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(Random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random variable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</w:delText>
        </w:r>
      </w:del>
      <w:del w:id="10" w:author="PR Preview" w:date="2026-01-01T00:00:00Z">
        <w:r>
          <w:delText xml:space="preserve"> </w:delText>
        </w:r>
      </w:del>
      <w:hyperlink r:id="rId9">
        <w:del w:id="1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from a</w:delText>
        </w:r>
      </w:del>
      <w:del w:id="14" w:author="PR Preview" w:date="2026-01-01T00:00:00Z">
        <w:r>
          <w:delText xml:space="preserve"> </w:delText>
        </w:r>
      </w:del>
      <w:hyperlink r:id="rId10">
        <w:del w:id="15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to the real numbers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0" w:author="PR Preview" w:date="2026-01-01T00:00:00Z">
        <w:r>
          <w:delText xml:space="preserve">: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it assigns a number to each possible outcome of a</w:delText>
        </w:r>
      </w:del>
      <w:del w:id="23" w:author="PR Preview" w:date="2026-01-01T00:00:00Z">
        <w:r>
          <w:delText xml:space="preserve"> </w:delText>
        </w:r>
      </w:del>
      <w:hyperlink r:id="rId11">
        <w:del w:id="24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25" w:author="PR Preview" w:date="2026-01-01T00:00:00Z">
        <w:r>
          <w:delText xml:space="preserve">.</w:delText>
        </w:r>
      </w:del>
    </w:p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Definition 1 (Random variable)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random variable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a</w:t>
        </w:r>
      </w:ins>
      <w:ins w:id="33" w:author="PR Preview" w:date="2026-01-01T00:00:00Z">
        <w:r>
          <w:t xml:space="preserve"> </w:t>
        </w:r>
      </w:ins>
      <w:hyperlink r:id="rId9">
        <w:ins w:id="3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from a</w:t>
        </w:r>
      </w:ins>
      <w:ins w:id="37" w:author="PR Preview" w:date="2026-01-01T00:00:00Z">
        <w:r>
          <w:t xml:space="preserve"> </w:t>
        </w:r>
      </w:ins>
      <w:hyperlink r:id="rId10">
        <w:ins w:id="38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3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to the real numbers</w:t>
        </w:r>
      </w:ins>
      <w:ins w:id="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(Wikipedia contributors 2026l)</w:t>
        </w:r>
      </w:ins>
      <w:ins w:id="45" w:author="PR Preview" w:date="2026-01-01T00:00:00Z">
        <w:r>
          <w:t xml:space="preserve">: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it assigns a number to each possible outcome of a</w:t>
        </w:r>
      </w:ins>
      <w:ins w:id="48" w:author="PR Preview" w:date="2026-01-01T00:00:00Z">
        <w:r>
          <w:t xml:space="preserve"> </w:t>
        </w:r>
      </w:ins>
      <w:hyperlink r:id="rId11">
        <w:ins w:id="49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50" w:author="PR Preview" w:date="2026-01-01T00:00:00Z">
        <w:r>
          <w:t xml:space="preserve">.</w:t>
        </w:r>
      </w:ins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del w:id="51" w:author="PR Preview" w:date="2026-01-01T00:00:00Z">
        <w:r>
          <w:delText xml:space="preserve">See also:</w:delText>
        </w:r>
      </w:del>
      <w:del w:id="52" w:author="PR Preview" w:date="2026-01-01T00:00:00Z">
        <w:r>
          <w:delText xml:space="preserve"> </w:delText>
        </w:r>
      </w:del>
      <w:hyperlink r:id="rId169">
        <w:del w:id="53" w:author="PR Preview" w:date="2026-01-01T00:00:00Z">
          <w:r>
            <w:rPr>
              <w:rStyle w:val="Hyperlink"/>
            </w:rPr>
            <w:delText xml:space="preserve">https://en.wikipedia.org/wiki/Random_variable</w:delText>
          </w:r>
        </w:del>
      </w:hyperlink>
    </w:p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del w:id="54" w:author="PR Preview" w:date="2026-01-01T00:00:00Z">
        <w:r>
          <w:rPr>
            <w:b/>
            <w:bCs/>
          </w:rPr>
          <w:delText xml:space="preserve">Definition 5 (Probability mass function (PMF))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If</w:delText>
        </w:r>
      </w:del>
      <w:del w:id="57" w:author="PR Preview" w:date="2026-01-01T00:00:00Z">
        <w:r>
          <w:delText xml:space="preserve"> </w:delText>
        </w:r>
      </w:del>
      <m:oMath>
        <m:r>
          <m:t>X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is a</w:delText>
        </w:r>
      </w:del>
      <w:del w:id="60" w:author="PR Preview" w:date="2026-01-01T00:00:00Z">
        <w:r>
          <w:delText xml:space="preserve"> </w:delText>
        </w:r>
      </w:del>
      <w:hyperlink w:anchor="def-discrete-rv">
        <w:del w:id="61" w:author="PR Preview" w:date="2026-01-01T00:00:00Z">
          <w:r>
            <w:rPr>
              <w:rStyle w:val="Hyperlink"/>
            </w:rPr>
            <w:delText xml:space="preserve">discrete random variable</w:delText>
          </w:r>
        </w:del>
      </w:hyperlink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the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rPr>
            <w:b/>
            <w:bCs/>
          </w:rPr>
          <w:delText xml:space="preserve">probability mass function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of</w:delText>
        </w:r>
      </w:del>
      <w:del w:id="69" w:author="PR Preview" w:date="2026-01-01T00:00:00Z">
        <w:r>
          <w:delText xml:space="preserve"> </w:delText>
        </w:r>
      </w:del>
      <m:oMath>
        <m:r>
          <m:t>X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at value</w:delText>
        </w:r>
      </w:del>
      <w:del w:id="72" w:author="PR Preview" w:date="2026-01-01T00:00:00Z">
        <w:r>
          <w:delText xml:space="preserve"> </w:delText>
        </w:r>
      </w:del>
      <m:oMath>
        <m:r>
          <m:t>x</m:t>
        </m:r>
      </m:oMath>
      <w:del w:id="73" w:author="PR Preview" w:date="2026-01-01T00:00:00Z">
        <w:r>
          <w:delText xml:space="preserve">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denoted</w:delText>
        </w:r>
      </w:del>
      <w:del w:id="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9" w:author="PR Preview" w:date="2026-01-01T00:00:00Z">
        <w:r>
          <w:delText xml:space="preserve">,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3" w:author="PR Preview" w:date="2026-01-01T00:00:00Z">
        <w:r>
          <w:delText xml:space="preserve">, or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the probability that</w:delText>
        </w:r>
      </w:del>
      <w:del w:id="88" w:author="PR Preview" w:date="2026-01-01T00:00:00Z">
        <w:r>
          <w:delText xml:space="preserve"> </w:delText>
        </w:r>
      </w:del>
      <m:oMath>
        <m:r>
          <m:t>X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takes exactly the value</w:delText>
        </w:r>
      </w:del>
      <w:del w:id="91" w:author="PR Preview" w:date="2026-01-01T00:00:00Z">
        <w:r>
          <w:delText xml:space="preserve"> </w:delText>
        </w:r>
      </w:del>
      <m:oMath>
        <m:r>
          <m:t>x</m:t>
        </m:r>
      </m:oMath>
      <w:del w:id="9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93" w:author="PR Preview" w:date="2026-01-01T00:00:00Z">
        <w:r>
          <w:rPr>
            <w:i/>
            <w:iCs/>
          </w:rPr>
          <w:delText xml:space="preserve">Remark</w:delText>
        </w:r>
      </w:del>
      <w:del w:id="94" w:author="PR Preview" w:date="2026-01-01T00:00:00Z">
        <w:r>
          <w:delText xml:space="preserve">. </w:delText>
        </w:r>
      </w:del>
      <w:del w:id="95" w:author="PR Preview" w:date="2026-01-01T00:00:00Z">
        <w:r>
          <w:delText xml:space="preserve">See also</w:delText>
        </w:r>
      </w:del>
      <w:del w:id="96" w:author="PR Preview" w:date="2026-01-01T00:00:00Z">
        <w:r>
          <w:delText xml:space="preserve"> </w:delText>
        </w:r>
      </w:del>
      <w:hyperlink r:id="rId165">
        <w:del w:id="97" w:author="PR Preview" w:date="2026-01-01T00:00:00Z">
          <w:r>
            <w:rPr>
              <w:rStyle w:val="Hyperlink"/>
            </w:rPr>
            <w:delText xml:space="preserve">https://en.wikipedia.org/wiki/Probability_mass_function</w:delText>
          </w:r>
        </w:del>
      </w:hyperlink>
    </w:p>
    <w:p>
      <w:pPr>
        <w:pStyle w:val="FirstParagraph"/>
      </w:pPr>
      <w:ins w:id="98" w:author="PR Preview" w:date="2026-01-01T00:00:00Z">
        <w:r>
          <w:rPr>
            <w:b/>
            <w:bCs/>
          </w:rPr>
          <w:t xml:space="preserve">Definition 5 (Probability mass function (PMF))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If</w:t>
        </w:r>
      </w:ins>
      <w:ins w:id="101" w:author="PR Preview" w:date="2026-01-01T00:00:00Z">
        <w:r>
          <w:t xml:space="preserve"> </w:t>
        </w:r>
      </w:ins>
      <m:oMath>
        <m:r>
          <m:t>X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a</w:t>
        </w:r>
      </w:ins>
      <w:ins w:id="104" w:author="PR Preview" w:date="2026-01-01T00:00:00Z">
        <w:r>
          <w:t xml:space="preserve"> </w:t>
        </w:r>
      </w:ins>
      <w:hyperlink w:anchor="def-discrete-rv">
        <w:ins w:id="105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probability mass function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of</w:t>
        </w:r>
      </w:ins>
      <w:ins w:id="113" w:author="PR Preview" w:date="2026-01-01T00:00:00Z">
        <w:r>
          <w:t xml:space="preserve"> </w:t>
        </w:r>
      </w:ins>
      <m:oMath>
        <m:r>
          <m:t>X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at value</w:t>
        </w:r>
      </w:ins>
      <w:ins w:id="116" w:author="PR Preview" w:date="2026-01-01T00:00:00Z">
        <w:r>
          <w:t xml:space="preserve"> </w:t>
        </w:r>
      </w:ins>
      <m:oMath>
        <m:r>
          <m:t>x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denoted</w:t>
        </w:r>
      </w:ins>
      <w:ins w:id="1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, or</w:t>
        </w:r>
      </w:ins>
      <w:ins w:id="12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is the probability that</w:t>
        </w:r>
      </w:ins>
      <w:ins w:id="132" w:author="PR Preview" w:date="2026-01-01T00:00:00Z">
        <w:r>
          <w:t xml:space="preserve"> </w:t>
        </w:r>
      </w:ins>
      <m:oMath>
        <m:r>
          <m:t>X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takes exactly the value</w:t>
        </w:r>
      </w:ins>
      <w:ins w:id="135" w:author="PR Preview" w:date="2026-01-01T00:00:00Z">
        <w:r>
          <w:t xml:space="preserve"> </w:t>
        </w:r>
      </w:ins>
      <m:oMath>
        <m:r>
          <m:t>x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(Wikipedia contributors 2026j)</w:t>
        </w:r>
      </w:ins>
      <w:ins w:id="1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del w:id="139" w:author="PR Preview" w:date="2026-01-01T00:00:00Z">
        <w:r>
          <w:rPr>
            <w:b/>
            <w:bCs/>
          </w:rPr>
          <w:delText xml:space="preserve">Definition 6 (Bernoulli distribution)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</w:delText>
        </w:r>
      </w:del>
      <w:del w:id="142" w:author="PR Preview" w:date="2026-01-01T00:00:00Z">
        <w:r>
          <w:delText xml:space="preserve"> </w:delText>
        </w:r>
      </w:del>
      <w:hyperlink w:anchor="def-discrete-rv">
        <w:del w:id="143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random variable</w:delText>
        </w:r>
      </w:del>
      <w:del w:id="146" w:author="PR Preview" w:date="2026-01-01T00:00:00Z">
        <w:r>
          <w:delText xml:space="preserve"> </w:delText>
        </w:r>
      </w:del>
      <m:oMath>
        <m:r>
          <m:t>X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has the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rPr>
            <w:b/>
            <w:bCs/>
          </w:rPr>
          <w:delText xml:space="preserve">Bernoulli distribution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with parameter</w:delText>
        </w:r>
      </w:del>
      <w:del w:id="15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written</w:delText>
        </w:r>
      </w:del>
      <w:del w:id="15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8" w:author="PR Preview" w:date="2026-01-01T00:00:00Z">
        <w:r>
          <w:delText xml:space="preserve">, if:</w:delText>
        </w:r>
      </w:del>
    </w:p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Definition 6 (Bernoulli distribution)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</w:t>
        </w:r>
      </w:ins>
      <w:ins w:id="162" w:author="PR Preview" w:date="2026-01-01T00:00:00Z">
        <w:r>
          <w:t xml:space="preserve"> </w:t>
        </w:r>
      </w:ins>
      <w:hyperlink w:anchor="def-discrete-rv">
        <w:ins w:id="163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random variable</w:t>
        </w:r>
      </w:ins>
      <w:ins w:id="166" w:author="PR Preview" w:date="2026-01-01T00:00:00Z">
        <w:r>
          <w:t xml:space="preserve"> </w:t>
        </w:r>
      </w:ins>
      <m:oMath>
        <m:r>
          <m:t>X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has the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Bernoulli distribution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with parameter</w:t>
        </w:r>
      </w:ins>
      <w:ins w:id="17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written</w:t>
        </w:r>
      </w:ins>
      <w:ins w:id="1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(Wikipedia contributors 2026a)</w:t>
        </w:r>
      </w:ins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del w:id="183" w:author="PR Preview" w:date="2026-01-01T00:00:00Z">
        <w:r>
          <w:rPr>
            <w:b/>
            <w:bCs/>
          </w:rPr>
          <w:delText xml:space="preserve">Definition 7 (Probability density function (PDF))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If</w:delText>
        </w:r>
      </w:del>
      <w:del w:id="186" w:author="PR Preview" w:date="2026-01-01T00:00:00Z">
        <w:r>
          <w:delText xml:space="preserve"> </w:delText>
        </w:r>
      </w:del>
      <m:oMath>
        <m:r>
          <m:t>X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is a</w:delText>
        </w:r>
      </w:del>
      <w:del w:id="189" w:author="PR Preview" w:date="2026-01-01T00:00:00Z">
        <w:r>
          <w:delText xml:space="preserve"> </w:delText>
        </w:r>
      </w:del>
      <w:hyperlink w:anchor="def-continuous-rv">
        <w:del w:id="190" w:author="PR Preview" w:date="2026-01-01T00:00:00Z">
          <w:r>
            <w:rPr>
              <w:rStyle w:val="Hyperlink"/>
            </w:rPr>
            <w:delText xml:space="preserve">continuous random variable</w:delText>
          </w:r>
        </w:del>
      </w:hyperlink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probability density function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of</w:delText>
        </w:r>
      </w:del>
      <w:del w:id="198" w:author="PR Preview" w:date="2026-01-01T00:00:00Z">
        <w:r>
          <w:delText xml:space="preserve"> </w:delText>
        </w:r>
      </w:del>
      <m:oMath>
        <m:r>
          <m:t>X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denoted</w:delText>
        </w:r>
      </w:del>
      <w:del w:id="2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3" w:author="PR Preview" w:date="2026-01-01T00:00:00Z">
        <w:r>
          <w:delText xml:space="preserve">,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" w:author="PR Preview" w:date="2026-01-01T00:00:00Z">
        <w:r>
          <w:delText xml:space="preserve">,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7" w:author="PR Preview" w:date="2026-01-01T00:00:00Z">
        <w:r>
          <w:delText xml:space="preserve">,</w:delText>
        </w:r>
      </w:del>
      <w:del w:id="20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9" w:author="PR Preview" w:date="2026-01-01T00:00:00Z">
        <w:r>
          <w:delText xml:space="preserve">, or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is a function</w:delText>
        </w:r>
      </w:del>
      <w:del w:id="214" w:author="PR Preview" w:date="2026-01-01T00:00:00Z">
        <w:r>
          <w:delText xml:space="preserve"> </w:delText>
        </w:r>
      </w:del>
      <m:oMath>
        <m:r>
          <m:t>f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that satisfies:</w:delText>
        </w:r>
      </w:del>
    </w:p>
    <w:p>
      <w:pPr>
        <w:pStyle w:val="BodyText"/>
      </w:pPr>
      <w:ins w:id="217" w:author="PR Preview" w:date="2026-01-01T00:00:00Z">
        <w:r>
          <w:rPr>
            <w:b/>
            <w:bCs/>
          </w:rPr>
          <w:t xml:space="preserve">Definition 7 (Probability density function (PDF))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If</w:t>
        </w:r>
      </w:ins>
      <w:ins w:id="220" w:author="PR Preview" w:date="2026-01-01T00:00:00Z">
        <w:r>
          <w:t xml:space="preserve"> </w:t>
        </w:r>
      </w:ins>
      <m:oMath>
        <m:r>
          <m:t>X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a</w:t>
        </w:r>
      </w:ins>
      <w:ins w:id="223" w:author="PR Preview" w:date="2026-01-01T00:00:00Z">
        <w:r>
          <w:t xml:space="preserve"> </w:t>
        </w:r>
      </w:ins>
      <w:hyperlink w:anchor="def-continuous-rv">
        <w:ins w:id="224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probability density function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of</w:t>
        </w:r>
      </w:ins>
      <w:ins w:id="232" w:author="PR Preview" w:date="2026-01-01T00:00:00Z">
        <w:r>
          <w:t xml:space="preserve"> </w:t>
        </w:r>
      </w:ins>
      <m:oMath>
        <m:r>
          <m:t>X</m:t>
        </m:r>
      </m:oMath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denoted</w:t>
        </w:r>
      </w:ins>
      <w:ins w:id="2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9" w:author="PR Preview" w:date="2026-01-01T00:00:00Z">
        <w:r>
          <w:t xml:space="preserve">,</w:t>
        </w:r>
      </w:ins>
      <w:ins w:id="24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3" w:author="PR Preview" w:date="2026-01-01T00:00:00Z">
        <w:r>
          <w:t xml:space="preserve">, or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a function</w:t>
        </w:r>
      </w:ins>
      <w:ins w:id="248" w:author="PR Preview" w:date="2026-01-01T00:00:00Z">
        <w:r>
          <w:t xml:space="preserve"> </w:t>
        </w:r>
      </w:ins>
      <m:oMath>
        <m:r>
          <m:t>f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that satisfies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(Wikipedia contributors 2026i)</w:t>
        </w:r>
      </w:ins>
      <w:ins w:id="25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del w:id="254" w:author="PR Preview" w:date="2026-01-01T00:00:00Z">
        <w:r>
          <w:rPr>
            <w:i/>
            <w:iCs/>
          </w:rPr>
          <w:delText xml:space="preserve">Remark</w:delText>
        </w:r>
      </w:del>
      <w:del w:id="255" w:author="PR Preview" w:date="2026-01-01T00:00:00Z">
        <w:r>
          <w:delText xml:space="preserve">. </w:delText>
        </w:r>
      </w:del>
      <w:del w:id="256" w:author="PR Preview" w:date="2026-01-01T00:00:00Z">
        <w:r>
          <w:delText xml:space="preserve">See also</w:delText>
        </w:r>
      </w:del>
      <w:del w:id="257" w:author="PR Preview" w:date="2026-01-01T00:00:00Z">
        <w:r>
          <w:delText xml:space="preserve"> </w:delText>
        </w:r>
      </w:del>
      <w:hyperlink r:id="rId12">
        <w:del w:id="258" w:author="PR Preview" w:date="2026-01-01T00:00:00Z">
          <w:r>
            <w:rPr>
              <w:rStyle w:val="Hyperlink"/>
            </w:rPr>
            <w:delText xml:space="preserve">https://en.wikipedia.org/wiki/Probability_density_function#Formal_definition</w:delText>
          </w:r>
        </w:del>
      </w:hyperlink>
    </w:p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del w:id="259" w:author="PR Preview" w:date="2026-01-01T00:00:00Z">
        <w:r>
          <w:rPr>
            <w:b/>
            <w:bCs/>
          </w:rPr>
          <w:delText xml:space="preserve">Definition 9 (Uniform distribution on an interval)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The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rPr>
            <w:b/>
            <w:bCs/>
          </w:rPr>
          <w:delText xml:space="preserve">uniform distribution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on an interval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(</w:delText>
        </w:r>
      </w:del>
      <w:hyperlink w:anchor="def-uniform-set">
        <w:del w:id="26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with</w:delText>
        </w:r>
      </w:del>
      <w:del w:id="272" w:author="PR Preview" w:date="2026-01-01T00:00:00Z">
        <w:r>
          <w:delText xml:space="preserve"> </w:delText>
        </w:r>
      </w:del>
      <m:oMath>
        <m:r>
          <m:t>μ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the length),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with</w:delText>
        </w:r>
      </w:del>
      <w:del w:id="277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&lt;</m:t>
        </m:r>
        <m:r>
          <m:t>β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is the distribution of a random variable</w:delText>
        </w:r>
      </w:del>
      <w:del w:id="281" w:author="PR Preview" w:date="2026-01-01T00:00:00Z">
        <w:r>
          <w:delText xml:space="preserve"> </w:delText>
        </w:r>
      </w:del>
      <m:oMath>
        <m:r>
          <m:t>X</m:t>
        </m:r>
      </m:oMath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written</w:delText>
        </w:r>
      </w:del>
      <w:del w:id="28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del w:id="286" w:author="PR Preview" w:date="2026-01-01T00:00:00Z">
        <w:r>
          <w:delText xml:space="preserve">,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that is continuous with</w:delText>
        </w:r>
      </w:del>
      <w:del w:id="289" w:author="PR Preview" w:date="2026-01-01T00:00:00Z">
        <w:r>
          <w:delText xml:space="preserve"> </w:delText>
        </w:r>
      </w:del>
      <w:hyperlink w:anchor="def-pdf">
        <w:del w:id="290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291" w:author="PR Preview" w:date="2026-01-01T00:00:00Z">
        <w:r>
          <w:delText xml:space="preserve">:</w:delText>
        </w:r>
      </w:del>
    </w:p>
    <w:p>
      <w:pPr>
        <w:pStyle w:val="FirstParagraph"/>
      </w:pPr>
      <w:ins w:id="292" w:author="PR Preview" w:date="2026-01-01T00:00:00Z">
        <w:r>
          <w:rPr>
            <w:b/>
            <w:bCs/>
          </w:rPr>
          <w:t xml:space="preserve">Definition 9 (Uniform distribution on an interval)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rPr>
            <w:b/>
            <w:bCs/>
          </w:rPr>
          <w:t xml:space="preserve">uniform distribution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on an interval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(</w:t>
        </w:r>
      </w:ins>
      <w:hyperlink w:anchor="def-uniform-set">
        <w:ins w:id="30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with</w:t>
        </w:r>
      </w:ins>
      <w:ins w:id="305" w:author="PR Preview" w:date="2026-01-01T00:00:00Z">
        <w:r>
          <w:t xml:space="preserve"> </w:t>
        </w:r>
      </w:ins>
      <m:oMath>
        <m:r>
          <m:t>μ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the length),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with</w:t>
        </w:r>
      </w:ins>
      <w:ins w:id="310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&lt;</m:t>
        </m:r>
        <m:r>
          <m:t>β</m:t>
        </m:r>
      </m:oMath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 the distribution of a random variable</w:t>
        </w:r>
      </w:ins>
      <w:ins w:id="314" w:author="PR Preview" w:date="2026-01-01T00:00:00Z">
        <w:r>
          <w:t xml:space="preserve"> </w:t>
        </w:r>
      </w:ins>
      <m:oMath>
        <m:r>
          <m:t>X</m:t>
        </m:r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written</w:t>
        </w:r>
      </w:ins>
      <w:ins w:id="3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that is continuous with</w:t>
        </w:r>
      </w:ins>
      <w:ins w:id="322" w:author="PR Preview" w:date="2026-01-01T00:00:00Z">
        <w:r>
          <w:t xml:space="preserve"> </w:t>
        </w:r>
      </w:ins>
      <w:hyperlink w:anchor="def-pdf">
        <w:ins w:id="323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(Wikipedia contributors 2026b)</w:t>
        </w:r>
      </w:ins>
      <w:ins w:id="3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del w:id="327" w:author="PR Preview" w:date="2026-01-01T00:00:00Z">
        <w:r>
          <w:rPr>
            <w:b/>
            <w:bCs/>
          </w:rPr>
          <w:delText xml:space="preserve">Definition 10 (Normal distribution (Gaussian distribution))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A random variable</w:delText>
        </w:r>
      </w:del>
      <w:del w:id="330" w:author="PR Preview" w:date="2026-01-01T00:00:00Z">
        <w:r>
          <w:delText xml:space="preserve"> </w:delText>
        </w:r>
      </w:del>
      <m:oMath>
        <m:r>
          <m:t>X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has the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b/>
            <w:bCs/>
          </w:rPr>
          <w:delText xml:space="preserve">normal distribution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(or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Gaussian distribution</w:delText>
        </w:r>
      </w:del>
      <w:del w:id="339" w:author="PR Preview" w:date="2026-01-01T00:00:00Z">
        <w:r>
          <w:delText xml:space="preserve">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with mean parameter</w:delText>
        </w:r>
      </w:del>
      <w:del w:id="34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 variance parameter</w:delText>
        </w:r>
      </w:del>
      <w:del w:id="34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46" w:author="PR Preview" w:date="2026-01-01T00:00:00Z">
        <w:r>
          <w:delText xml:space="preserve">,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written</w:delText>
        </w:r>
      </w:del>
      <w:del w:id="34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50" w:author="PR Preview" w:date="2026-01-01T00:00:00Z">
        <w:r>
          <w:delText xml:space="preserve">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if</w:delText>
        </w:r>
      </w:del>
      <w:del w:id="353" w:author="PR Preview" w:date="2026-01-01T00:00:00Z">
        <w:r>
          <w:delText xml:space="preserve"> </w:delText>
        </w:r>
      </w:del>
      <m:oMath>
        <m:r>
          <m:t>X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is continuous with</w:delText>
        </w:r>
      </w:del>
      <w:del w:id="356" w:author="PR Preview" w:date="2026-01-01T00:00:00Z">
        <w:r>
          <w:delText xml:space="preserve"> </w:delText>
        </w:r>
      </w:del>
      <w:hyperlink w:anchor="def-pdf">
        <w:del w:id="357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358" w:author="PR Preview" w:date="2026-01-01T00:00:00Z">
        <w:r>
          <w:delText xml:space="preserve">:</w:delText>
        </w:r>
      </w:del>
    </w:p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Definition 10 (Normal distribution (Gaussian distribution))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 random variable</w:t>
        </w:r>
      </w:ins>
      <w:ins w:id="362" w:author="PR Preview" w:date="2026-01-01T00:00:00Z">
        <w:r>
          <w:t xml:space="preserve"> </w:t>
        </w:r>
      </w:ins>
      <m:oMath>
        <m:r>
          <m:t>X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has the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normal distribution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(or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rPr>
            <w:b/>
            <w:bCs/>
          </w:rPr>
          <w:t xml:space="preserve">Gaussian distribution</w:t>
        </w:r>
      </w:ins>
      <w:ins w:id="371" w:author="PR Preview" w:date="2026-01-01T00:00:00Z">
        <w:r>
          <w:t xml:space="preserve">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with mean parameter</w:t>
        </w:r>
      </w:ins>
      <w:ins w:id="37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and variance parameter</w:t>
        </w:r>
      </w:ins>
      <w:ins w:id="37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written</w:t>
        </w:r>
      </w:ins>
      <w:ins w:id="3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(Wikipedia contributors 2026h)</w:t>
        </w:r>
      </w:ins>
      <w:ins w:id="384" w:author="PR Preview" w:date="2026-01-01T00:00:00Z">
        <w:r>
          <w:t xml:space="preserve">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if</w:t>
        </w:r>
      </w:ins>
      <w:ins w:id="387" w:author="PR Preview" w:date="2026-01-01T00:00:00Z">
        <w:r>
          <w:t xml:space="preserve"> </w:t>
        </w:r>
      </w:ins>
      <m:oMath>
        <m:r>
          <m:t>X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 continuous with</w:t>
        </w:r>
      </w:ins>
      <w:ins w:id="390" w:author="PR Preview" w:date="2026-01-01T00:00:00Z">
        <w:r>
          <w:t xml:space="preserve"> </w:t>
        </w:r>
      </w:ins>
      <w:hyperlink w:anchor="def-pdf">
        <w:ins w:id="391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3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del w:id="393" w:author="PR Preview" w:date="2026-01-01T00:00:00Z">
        <w:r>
          <w:rPr>
            <w:b/>
            <w:bCs/>
          </w:rPr>
          <w:delText xml:space="preserve">Definition 12 (Exponential distribution)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 random variable</w:delText>
        </w:r>
      </w:del>
      <w:del w:id="396" w:author="PR Preview" w:date="2026-01-01T00:00:00Z">
        <w:r>
          <w:delText xml:space="preserve"> </w:delText>
        </w:r>
      </w:del>
      <m:oMath>
        <m:r>
          <m:t>T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has the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exponential distribution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with rate</w:delText>
        </w:r>
      </w:del>
      <w:del w:id="40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if</w:delText>
        </w:r>
      </w:del>
      <w:del w:id="406" w:author="PR Preview" w:date="2026-01-01T00:00:00Z">
        <w:r>
          <w:delText xml:space="preserve"> </w:delText>
        </w:r>
      </w:del>
      <m:oMath>
        <m:r>
          <m:t>T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is continuous with</w:delText>
        </w:r>
      </w:del>
      <w:del w:id="409" w:author="PR Preview" w:date="2026-01-01T00:00:00Z">
        <w:r>
          <w:delText xml:space="preserve"> </w:delText>
        </w:r>
      </w:del>
      <w:hyperlink w:anchor="def-pdf">
        <w:del w:id="410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411" w:author="PR Preview" w:date="2026-01-01T00:00:00Z">
        <w:r>
          <w:delText xml:space="preserve">:</w:delText>
        </w:r>
      </w:del>
    </w:p>
    <w:p>
      <w:pPr>
        <w:pStyle w:val="BodyText"/>
      </w:pPr>
      <w:ins w:id="412" w:author="PR Preview" w:date="2026-01-01T00:00:00Z">
        <w:r>
          <w:rPr>
            <w:b/>
            <w:bCs/>
          </w:rPr>
          <w:t xml:space="preserve">Definition 12 (Exponential distribution)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 random variable</w:t>
        </w:r>
      </w:ins>
      <w:ins w:id="415" w:author="PR Preview" w:date="2026-01-01T00:00:00Z">
        <w:r>
          <w:t xml:space="preserve"> </w:t>
        </w:r>
      </w:ins>
      <m:oMath>
        <m:r>
          <m:t>T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has the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rPr>
            <w:b/>
            <w:bCs/>
          </w:rPr>
          <w:t xml:space="preserve">exponential distribution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with rate</w:t>
        </w:r>
      </w:ins>
      <w:ins w:id="422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(Wikipedia contributors 2026d)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if</w:t>
        </w:r>
      </w:ins>
      <w:ins w:id="427" w:author="PR Preview" w:date="2026-01-01T00:00:00Z">
        <w:r>
          <w:t xml:space="preserve"> </w:t>
        </w:r>
      </w:ins>
      <m:oMath>
        <m:r>
          <m:t>T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is continuous with</w:t>
        </w:r>
      </w:ins>
      <w:ins w:id="430" w:author="PR Preview" w:date="2026-01-01T00:00:00Z">
        <w:r>
          <w:t xml:space="preserve"> </w:t>
        </w:r>
      </w:ins>
      <w:hyperlink w:anchor="def-pdf">
        <w:ins w:id="431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4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del w:id="433" w:author="PR Preview" w:date="2026-01-01T00:00:00Z">
        <w:r>
          <w:rPr>
            <w:b/>
            <w:bCs/>
          </w:rPr>
          <w:delText xml:space="preserve">Definition 13 (Cumulative distribution function (CDF))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For a random variable</w:delText>
        </w:r>
      </w:del>
      <w:del w:id="436" w:author="PR Preview" w:date="2026-01-01T00:00:00Z">
        <w:r>
          <w:delText xml:space="preserve"> </w:delText>
        </w:r>
      </w:del>
      <m:oMath>
        <m:r>
          <m:t>X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(discrete or continuous),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its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rPr>
            <w:b/>
            <w:bCs/>
          </w:rPr>
          <w:delText xml:space="preserve">cumulative distribution function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is:</w:delText>
        </w:r>
      </w:del>
    </w:p>
    <w:p>
      <w:pPr>
        <w:pStyle w:val="BodyText"/>
      </w:pPr>
      <w:ins w:id="445" w:author="PR Preview" w:date="2026-01-01T00:00:00Z">
        <w:r>
          <w:rPr>
            <w:b/>
            <w:bCs/>
          </w:rPr>
          <w:t xml:space="preserve">Definition 13 (Cumulative distribution function (CDF))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For a random variable</w:t>
        </w:r>
      </w:ins>
      <w:ins w:id="448" w:author="PR Preview" w:date="2026-01-01T00:00:00Z">
        <w:r>
          <w:t xml:space="preserve"> </w:t>
        </w:r>
      </w:ins>
      <m:oMath>
        <m:r>
          <m:t>X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(discrete or continuous),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its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rPr>
            <w:b/>
            <w:bCs/>
          </w:rPr>
          <w:t xml:space="preserve">cumulative distribution function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(Wikipedia contributors 2026c)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del w:id="459" w:author="PR Preview" w:date="2026-01-01T00:00:00Z">
        <w:r>
          <w:delText xml:space="preserve">See also</w:delText>
        </w:r>
      </w:del>
      <w:del w:id="460" w:author="PR Preview" w:date="2026-01-01T00:00:00Z">
        <w:r>
          <w:delText xml:space="preserve"> </w:delText>
        </w:r>
      </w:del>
      <w:hyperlink r:id="rId151">
        <w:del w:id="461" w:author="PR Preview" w:date="2026-01-01T00:00:00Z">
          <w:r>
            <w:rPr>
              <w:rStyle w:val="Hyperlink"/>
            </w:rPr>
            <w:delText xml:space="preserve">https://en.wikipedia.org/wiki/Cumulative_distribution_function</w:delText>
          </w:r>
        </w:del>
      </w:hyperlink>
    </w:p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del w:id="462" w:author="PR Preview" w:date="2026-01-01T00:00:00Z">
        <w:r>
          <w:rPr>
            <w:i/>
            <w:iCs/>
          </w:rPr>
          <w:delText xml:space="preserve">Remark</w:delText>
        </w:r>
      </w:del>
      <w:del w:id="463" w:author="PR Preview" w:date="2026-01-01T00:00:00Z">
        <w:r>
          <w:delText xml:space="preserve">. </w:delText>
        </w:r>
      </w:del>
      <w:del w:id="464" w:author="PR Preview" w:date="2026-01-01T00:00:00Z">
        <w:r>
          <w:delText xml:space="preserve">The proof needs measure theory beyond these notes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(Billingsley 1995)</w:delText>
        </w:r>
      </w:del>
      <w:del w:id="467" w:author="PR Preview" w:date="2026-01-01T00:00:00Z">
        <w:r>
          <w:delText xml:space="preserve">;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see also</w:delText>
        </w:r>
      </w:del>
      <w:del w:id="470" w:author="PR Preview" w:date="2026-01-01T00:00:00Z">
        <w:r>
          <w:delText xml:space="preserve"> </w:delText>
        </w:r>
      </w:del>
      <w:hyperlink r:id="rId151">
        <w:del w:id="471" w:author="PR Preview" w:date="2026-01-01T00:00:00Z">
          <w:r>
            <w:rPr>
              <w:rStyle w:val="Hyperlink"/>
            </w:rPr>
            <w:delText xml:space="preserve">https://en.wikipedia.org/wiki/Cumulative_distribution_function</w:delText>
          </w:r>
        </w:del>
      </w:hyperlink>
      <w:del w:id="472" w:author="PR Preview" w:date="2026-01-01T00:00:00Z">
        <w:r>
          <w:delText xml:space="preserve">.</w:delText>
        </w:r>
      </w:del>
    </w:p>
    <w:p>
      <w:pPr>
        <w:pStyle w:val="BodyText"/>
      </w:pPr>
      <w:ins w:id="473" w:author="PR Preview" w:date="2026-01-01T00:00:00Z">
        <w:r>
          <w:rPr>
            <w:i/>
            <w:iCs/>
          </w:rPr>
          <w:t xml:space="preserve">Remark</w:t>
        </w:r>
      </w:ins>
      <w:ins w:id="474" w:author="PR Preview" w:date="2026-01-01T00:00:00Z">
        <w:r>
          <w:t xml:space="preserve">. </w:t>
        </w:r>
      </w:ins>
      <w:ins w:id="475" w:author="PR Preview" w:date="2026-01-01T00:00:00Z">
        <w:r>
          <w:t xml:space="preserve">The proof needs measure theory beyond these notes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(Billingsley 1995; Wikipedia contributors 2026c)</w:t>
        </w:r>
      </w:ins>
      <w:ins w:id="478" w:author="PR Preview" w:date="2026-01-01T00:00:00Z">
        <w:r>
          <w:t xml:space="preserve">.</w:t>
        </w:r>
      </w:ins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del w:id="479" w:author="PR Preview" w:date="2026-01-01T00:00:00Z">
        <w:r>
          <w:rPr>
            <w:b/>
            <w:bCs/>
          </w:rPr>
          <w:delText xml:space="preserve">Definition 16 (Joint distribution)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The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rPr>
            <w:b/>
            <w:bCs/>
          </w:rPr>
          <w:delText xml:space="preserve">joint distribution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of</w:delText>
        </w:r>
      </w:del>
      <w:del w:id="486" w:author="PR Preview" w:date="2026-01-01T00:00:00Z">
        <w:r>
          <w:delText xml:space="preserve"> </w:delText>
        </w:r>
      </w:del>
      <w:hyperlink w:anchor="def-jointly-distributed">
        <w:del w:id="487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random variables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is the function that assigns to each set</w:delText>
        </w:r>
      </w:del>
      <w:del w:id="4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for which</w:delText>
        </w:r>
      </w:del>
      <w:del w:id="496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is an</w:delText>
        </w:r>
      </w:del>
      <w:del w:id="499" w:author="PR Preview" w:date="2026-01-01T00:00:00Z">
        <w:r>
          <w:delText xml:space="preserve"> </w:delText>
        </w:r>
      </w:del>
      <w:hyperlink r:id="rId75">
        <w:del w:id="500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the probability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504" w:author="PR Preview" w:date="2026-01-01T00:00:00Z">
        <w:r>
          <w:delText xml:space="preserve">.</w:delText>
        </w:r>
      </w:del>
    </w:p>
    <w:p>
      <w:pPr>
        <w:pStyle w:val="FirstParagraph"/>
      </w:pPr>
      <w:ins w:id="505" w:author="PR Preview" w:date="2026-01-01T00:00:00Z">
        <w:r>
          <w:rPr>
            <w:b/>
            <w:bCs/>
          </w:rPr>
          <w:t xml:space="preserve">Definition 16 (Joint distribution)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The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rPr>
            <w:b/>
            <w:bCs/>
          </w:rPr>
          <w:t xml:space="preserve">joint distribution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of</w:t>
        </w:r>
      </w:ins>
      <w:ins w:id="512" w:author="PR Preview" w:date="2026-01-01T00:00:00Z">
        <w:r>
          <w:t xml:space="preserve"> </w:t>
        </w:r>
      </w:ins>
      <w:hyperlink w:anchor="def-jointly-distributed">
        <w:ins w:id="513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random variables</w:t>
        </w:r>
      </w:ins>
      <w:ins w:id="5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 the function that assigns to each set</w:t>
        </w:r>
      </w:ins>
      <w:ins w:id="5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for which</w:t>
        </w:r>
      </w:ins>
      <w:ins w:id="522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is an</w:t>
        </w:r>
      </w:ins>
      <w:ins w:id="525" w:author="PR Preview" w:date="2026-01-01T00:00:00Z">
        <w:r>
          <w:t xml:space="preserve"> </w:t>
        </w:r>
      </w:ins>
      <w:hyperlink r:id="rId75">
        <w:ins w:id="526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the probability</w:t>
        </w:r>
      </w:ins>
      <w:ins w:id="52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(Wikipedia contributors 2026f)</w:t>
        </w:r>
      </w:ins>
      <w:ins w:id="532" w:author="PR Preview" w:date="2026-01-01T00:00:00Z">
        <w:r>
          <w:t xml:space="preserve">.</w:t>
        </w:r>
      </w:ins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del w:id="533" w:author="PR Preview" w:date="2026-01-01T00:00:00Z">
        <w:r>
          <w:rPr>
            <w:b/>
            <w:bCs/>
          </w:rPr>
          <w:delText xml:space="preserve">Definition 18 (Marginal distribution)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When a random variable</w:delText>
        </w:r>
      </w:del>
      <w:del w:id="536" w:author="PR Preview" w:date="2026-01-01T00:00:00Z">
        <w:r>
          <w:delText xml:space="preserve"> </w:delText>
        </w:r>
      </w:del>
      <m:oMath>
        <m:r>
          <m:t>X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is one of several</w:delText>
        </w:r>
      </w:del>
      <w:del w:id="539" w:author="PR Preview" w:date="2026-01-01T00:00:00Z">
        <w:r>
          <w:delText xml:space="preserve"> </w:delText>
        </w:r>
      </w:del>
      <w:hyperlink w:anchor="def-jointly-distributed">
        <w:del w:id="540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random variables,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the distribution of</w:delText>
        </w:r>
      </w:del>
      <w:del w:id="545" w:author="PR Preview" w:date="2026-01-01T00:00:00Z">
        <w:r>
          <w:delText xml:space="preserve"> </w:delText>
        </w:r>
      </w:del>
      <m:oMath>
        <m:r>
          <m:t>X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by itself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(its CDF, and its PMF or density)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is called the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marginal distribution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of</w:delText>
        </w:r>
      </w:del>
      <w:del w:id="556" w:author="PR Preview" w:date="2026-01-01T00:00:00Z">
        <w:r>
          <w:delText xml:space="preserve"> </w:delText>
        </w:r>
      </w:del>
      <m:oMath>
        <m:r>
          <m:t>X</m:t>
        </m:r>
      </m:oMath>
      <w:del w:id="557" w:author="PR Preview" w:date="2026-01-01T00:00:00Z">
        <w:r>
          <w:delText xml:space="preserve">.</w:delText>
        </w:r>
      </w:del>
    </w:p>
    <w:p>
      <w:pPr>
        <w:pStyle w:val="BodyText"/>
      </w:pPr>
      <w:ins w:id="558" w:author="PR Preview" w:date="2026-01-01T00:00:00Z">
        <w:r>
          <w:rPr>
            <w:b/>
            <w:bCs/>
          </w:rPr>
          <w:t xml:space="preserve">Definition 18 (Marginal distribution)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When a random variable</w:t>
        </w:r>
      </w:ins>
      <w:ins w:id="561" w:author="PR Preview" w:date="2026-01-01T00:00:00Z">
        <w:r>
          <w:t xml:space="preserve"> </w:t>
        </w:r>
      </w:ins>
      <m:oMath>
        <m:r>
          <m:t>X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is one of several</w:t>
        </w:r>
      </w:ins>
      <w:ins w:id="564" w:author="PR Preview" w:date="2026-01-01T00:00:00Z">
        <w:r>
          <w:t xml:space="preserve"> </w:t>
        </w:r>
      </w:ins>
      <w:hyperlink w:anchor="def-jointly-distributed">
        <w:ins w:id="565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random variables,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the distribution of</w:t>
        </w:r>
      </w:ins>
      <w:ins w:id="570" w:author="PR Preview" w:date="2026-01-01T00:00:00Z">
        <w:r>
          <w:t xml:space="preserve"> </w:t>
        </w:r>
      </w:ins>
      <m:oMath>
        <m:r>
          <m:t>X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by itself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(its CDF, and its PMF or density)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is called the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rPr>
            <w:b/>
            <w:bCs/>
          </w:rPr>
          <w:t xml:space="preserve">marginal distribution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of</w:t>
        </w:r>
      </w:ins>
      <w:ins w:id="581" w:author="PR Preview" w:date="2026-01-01T00:00:00Z">
        <w:r>
          <w:t xml:space="preserve"> </w:t>
        </w:r>
      </w:ins>
      <m:oMath>
        <m:r>
          <m:t>X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(Wikipedia contributors 2026g)</w:t>
        </w:r>
      </w:ins>
      <w:ins w:id="584" w:author="PR Preview" w:date="2026-01-01T00:00:00Z">
        <w:r>
          <w:t xml:space="preserve">.</w:t>
        </w:r>
      </w:ins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del w:id="585" w:author="PR Preview" w:date="2026-01-01T00:00:00Z">
        <w:r>
          <w:rPr>
            <w:b/>
            <w:bCs/>
          </w:rPr>
          <w:delText xml:space="preserve">Definition 21 (Survival function (survivor function))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The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rPr>
            <w:b/>
            <w:bCs/>
          </w:rPr>
          <w:delText xml:space="preserve">survival function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(or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rPr>
            <w:b/>
            <w:bCs/>
          </w:rPr>
          <w:delText xml:space="preserve">survivor function</w:delText>
        </w:r>
      </w:del>
      <w:del w:id="594" w:author="PR Preview" w:date="2026-01-01T00:00:00Z">
        <w:r>
          <w:delText xml:space="preserve">)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of a random variable</w:delText>
        </w:r>
      </w:del>
      <w:del w:id="597" w:author="PR Preview" w:date="2026-01-01T00:00:00Z">
        <w:r>
          <w:delText xml:space="preserve"> </w:delText>
        </w:r>
      </w:del>
      <m:oMath>
        <m:r>
          <m:t>T</m:t>
        </m:r>
      </m:oMath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denoted</w:delText>
        </w:r>
      </w:del>
      <w:del w:id="601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602" w:author="PR Preview" w:date="2026-01-01T00:00:00Z">
        <w:r>
          <w:delText xml:space="preserve">,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is the probability that</w:delText>
        </w:r>
      </w:del>
      <w:del w:id="605" w:author="PR Preview" w:date="2026-01-01T00:00:00Z">
        <w:r>
          <w:delText xml:space="preserve"> </w:delText>
        </w:r>
      </w:del>
      <m:oMath>
        <m:r>
          <m:t>T</m:t>
        </m:r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exceeds</w:delText>
        </w:r>
      </w:del>
      <w:del w:id="608" w:author="PR Preview" w:date="2026-01-01T00:00:00Z">
        <w:r>
          <w:delText xml:space="preserve"> </w:delText>
        </w:r>
      </w:del>
      <m:oMath>
        <m:r>
          <m:t>t</m:t>
        </m:r>
      </m:oMath>
      <w:del w:id="609" w:author="PR Preview" w:date="2026-01-01T00:00:00Z">
        <w:r>
          <w:delText xml:space="preserve">:</w:delText>
        </w:r>
      </w:del>
    </w:p>
    <w:p>
      <w:pPr>
        <w:pStyle w:val="FirstParagraph"/>
      </w:pPr>
      <w:ins w:id="610" w:author="PR Preview" w:date="2026-01-01T00:00:00Z">
        <w:r>
          <w:rPr>
            <w:b/>
            <w:bCs/>
          </w:rPr>
          <w:t xml:space="preserve">Definition 21 (Survival function (survivor function))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The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rPr>
            <w:b/>
            <w:bCs/>
          </w:rPr>
          <w:t xml:space="preserve">survival function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(or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rPr>
            <w:b/>
            <w:bCs/>
          </w:rPr>
          <w:t xml:space="preserve">survivor function</w:t>
        </w:r>
      </w:ins>
      <w:ins w:id="619" w:author="PR Preview" w:date="2026-01-01T00:00:00Z">
        <w:r>
          <w:t xml:space="preserve">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of a random variable</w:t>
        </w:r>
      </w:ins>
      <w:ins w:id="622" w:author="PR Preview" w:date="2026-01-01T00:00:00Z">
        <w:r>
          <w:t xml:space="preserve"> </w:t>
        </w:r>
      </w:ins>
      <m:oMath>
        <m:r>
          <m:t>T</m:t>
        </m:r>
      </m:oMath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denoted</w:t>
        </w:r>
      </w:ins>
      <w:ins w:id="626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627" w:author="PR Preview" w:date="2026-01-01T00:00:00Z">
        <w:r>
          <w:t xml:space="preserve">,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is the probability that</w:t>
        </w:r>
      </w:ins>
      <w:ins w:id="630" w:author="PR Preview" w:date="2026-01-01T00:00:00Z">
        <w:r>
          <w:t xml:space="preserve"> </w:t>
        </w:r>
      </w:ins>
      <m:oMath>
        <m:r>
          <m:t>T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exceeds</w:t>
        </w:r>
      </w:ins>
      <w:ins w:id="633" w:author="PR Preview" w:date="2026-01-01T00:00:00Z">
        <w:r>
          <w:t xml:space="preserve"> </w:t>
        </w:r>
      </w:ins>
      <m:oMath>
        <m:r>
          <m:t>t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(Wikipedia contributors 2026m)</w:t>
        </w:r>
      </w:ins>
      <w:ins w:id="6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del w:id="637" w:author="PR Preview" w:date="2026-01-01T00:00:00Z">
        <w:r>
          <w:rPr>
            <w:b/>
            <w:bCs/>
          </w:rPr>
          <w:delText xml:space="preserve">Definition 22 (Hazard function (hazard rate, hazard rate function))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The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rPr>
            <w:b/>
            <w:bCs/>
          </w:rPr>
          <w:delText xml:space="preserve">hazard function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(also called the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b/>
            <w:bCs/>
          </w:rPr>
          <w:delText xml:space="preserve">hazard rate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or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rPr>
            <w:b/>
            <w:bCs/>
          </w:rPr>
          <w:delText xml:space="preserve">hazard rate function</w:delText>
        </w:r>
      </w:del>
      <w:del w:id="650" w:author="PR Preview" w:date="2026-01-01T00:00:00Z">
        <w:r>
          <w:delText xml:space="preserve">)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of a continuous random variable</w:delText>
        </w:r>
      </w:del>
      <w:del w:id="653" w:author="PR Preview" w:date="2026-01-01T00:00:00Z">
        <w:r>
          <w:delText xml:space="preserve"> </w:delText>
        </w:r>
      </w:del>
      <m:oMath>
        <m:r>
          <m:t>T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at a value</w:delText>
        </w:r>
      </w:del>
      <w:del w:id="656" w:author="PR Preview" w:date="2026-01-01T00:00:00Z">
        <w:r>
          <w:delText xml:space="preserve"> </w:delText>
        </w:r>
      </w:del>
      <m:oMath>
        <m:r>
          <m:t>t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with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660" w:author="PR Preview" w:date="2026-01-01T00:00:00Z">
        <w:r>
          <w:delText xml:space="preserve">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typically denoted</w:delText>
        </w:r>
      </w:del>
      <w:del w:id="66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or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667" w:author="PR Preview" w:date="2026-01-01T00:00:00Z">
        <w:r>
          <w:delText xml:space="preserve">,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is the limit of the</w:delText>
        </w:r>
      </w:del>
      <w:del w:id="670" w:author="PR Preview" w:date="2026-01-01T00:00:00Z">
        <w:r>
          <w:delText xml:space="preserve"> </w:delText>
        </w:r>
      </w:del>
      <w:hyperlink r:id="rId111">
        <w:del w:id="671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that</w:delText>
        </w:r>
      </w:del>
      <w:del w:id="674" w:author="PR Preview" w:date="2026-01-01T00:00:00Z">
        <w:r>
          <w:delText xml:space="preserve"> </w:delText>
        </w:r>
      </w:del>
      <m:oMath>
        <m:r>
          <m:t>T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falls in an interval starting at</w:delText>
        </w:r>
      </w:del>
      <w:del w:id="677" w:author="PR Preview" w:date="2026-01-01T00:00:00Z">
        <w:r>
          <w:delText xml:space="preserve"> </w:delText>
        </w:r>
      </w:del>
      <m:oMath>
        <m:r>
          <m:t>t</m:t>
        </m:r>
      </m:oMath>
      <w:del w:id="678" w:author="PR Preview" w:date="2026-01-01T00:00:00Z">
        <w:r>
          <w:delText xml:space="preserve">, given</w:delText>
        </w:r>
      </w:del>
      <w:del w:id="67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divided by the width of that interval,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as that width shrinks to 0:</w:delText>
        </w:r>
      </w:del>
    </w:p>
    <w:p>
      <w:pPr>
        <w:pStyle w:val="BodyText"/>
      </w:pPr>
      <w:ins w:id="685" w:author="PR Preview" w:date="2026-01-01T00:00:00Z">
        <w:r>
          <w:rPr>
            <w:b/>
            <w:bCs/>
          </w:rPr>
          <w:t xml:space="preserve">Definition 22 (Hazard function (hazard rate, hazard rate function))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The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rPr>
            <w:b/>
            <w:bCs/>
          </w:rPr>
          <w:t xml:space="preserve">hazard function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(also called the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rPr>
            <w:b/>
            <w:bCs/>
          </w:rPr>
          <w:t xml:space="preserve">hazard rate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or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rPr>
            <w:b/>
            <w:bCs/>
          </w:rPr>
          <w:t xml:space="preserve">hazard rate function</w:t>
        </w:r>
      </w:ins>
      <w:ins w:id="698" w:author="PR Preview" w:date="2026-01-01T00:00:00Z">
        <w:r>
          <w:t xml:space="preserve">)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of a continuous random variable</w:t>
        </w:r>
      </w:ins>
      <w:ins w:id="701" w:author="PR Preview" w:date="2026-01-01T00:00:00Z">
        <w:r>
          <w:t xml:space="preserve"> </w:t>
        </w:r>
      </w:ins>
      <m:oMath>
        <m:r>
          <m:t>T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at a value</w:t>
        </w:r>
      </w:ins>
      <w:ins w:id="704" w:author="PR Preview" w:date="2026-01-01T00:00:00Z">
        <w:r>
          <w:t xml:space="preserve"> </w:t>
        </w:r>
      </w:ins>
      <m:oMath>
        <m:r>
          <m:t>t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with</w:t>
        </w:r>
      </w:ins>
      <w:ins w:id="70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708" w:author="PR Preview" w:date="2026-01-01T00:00:00Z">
        <w:r>
          <w:t xml:space="preserve">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typically denoted</w:t>
        </w:r>
      </w:ins>
      <w:ins w:id="71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or</w:t>
        </w:r>
      </w:ins>
      <w:ins w:id="714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715" w:author="PR Preview" w:date="2026-01-01T00:00:00Z">
        <w:r>
          <w:t xml:space="preserve">,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is the limit of the</w:t>
        </w:r>
      </w:ins>
      <w:ins w:id="718" w:author="PR Preview" w:date="2026-01-01T00:00:00Z">
        <w:r>
          <w:t xml:space="preserve"> </w:t>
        </w:r>
      </w:ins>
      <w:hyperlink r:id="rId111">
        <w:ins w:id="719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that</w:t>
        </w:r>
      </w:ins>
      <w:ins w:id="722" w:author="PR Preview" w:date="2026-01-01T00:00:00Z">
        <w:r>
          <w:t xml:space="preserve"> </w:t>
        </w:r>
      </w:ins>
      <m:oMath>
        <m:r>
          <m:t>T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falls in an interval starting at</w:t>
        </w:r>
      </w:ins>
      <w:ins w:id="725" w:author="PR Preview" w:date="2026-01-01T00:00:00Z">
        <w:r>
          <w:t xml:space="preserve"> </w:t>
        </w:r>
      </w:ins>
      <m:oMath>
        <m:r>
          <m:t>t</m:t>
        </m:r>
      </m:oMath>
      <w:ins w:id="726" w:author="PR Preview" w:date="2026-01-01T00:00:00Z">
        <w:r>
          <w:t xml:space="preserve">, given</w:t>
        </w:r>
      </w:ins>
      <w:ins w:id="72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divided by the width of that interval,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as that width shrinks to 0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(Wikipedia contributors 2026e)</w:t>
        </w:r>
      </w:ins>
      <w:ins w:id="7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ins w:id="736" w:author="PR Preview" w:date="2026-01-01T00:00:00Z">
        <w:r>
          <w:t xml:space="preserve">Further reading</w:t>
        </w:r>
      </w:ins>
    </w:p>
    <w:p>
      <w:pPr>
        <w:numPr>
          <w:ilvl w:val="0"/>
          <w:numId w:val="1004"/>
        </w:numPr>
      </w:pPr>
      <w:ins w:id="737" w:author="PR Preview" w:date="2026-01-01T00:00:00Z">
        <w:r>
          <w:t xml:space="preserve">Wikipedia contributors (2026l)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— random variables, with examples and measure-theoretic definition</w:t>
        </w:r>
      </w:ins>
    </w:p>
    <w:p>
      <w:pPr>
        <w:numPr>
          <w:ilvl w:val="0"/>
          <w:numId w:val="1004"/>
        </w:numPr>
      </w:pPr>
      <w:ins w:id="740" w:author="PR Preview" w:date="2026-01-01T00:00:00Z">
        <w:r>
          <w:t xml:space="preserve">Wikipedia contributors (2026j)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— the PMF and common examples</w:t>
        </w:r>
      </w:ins>
    </w:p>
    <w:p>
      <w:pPr>
        <w:numPr>
          <w:ilvl w:val="0"/>
          <w:numId w:val="1004"/>
        </w:numPr>
      </w:pPr>
      <w:ins w:id="743" w:author="PR Preview" w:date="2026-01-01T00:00:00Z">
        <w:r>
          <w:t xml:space="preserve">Wikipedia contributors (2026i)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— the PDF, its properties and its uses</w:t>
        </w:r>
      </w:ins>
    </w:p>
    <w:p>
      <w:pPr>
        <w:numPr>
          <w:ilvl w:val="0"/>
          <w:numId w:val="1004"/>
        </w:numPr>
      </w:pPr>
      <w:ins w:id="746" w:author="PR Preview" w:date="2026-01-01T00:00:00Z">
        <w:r>
          <w:t xml:space="preserve">Wikipedia contributors (2026c)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— the CDF, its properties and its relation to the density</w:t>
        </w:r>
      </w:ins>
    </w:p>
    <w:p>
      <w:pPr>
        <w:numPr>
          <w:ilvl w:val="0"/>
          <w:numId w:val="1004"/>
        </w:numPr>
      </w:pPr>
      <w:ins w:id="749" w:author="PR Preview" w:date="2026-01-01T00:00:00Z">
        <w:r>
          <w:t xml:space="preserve">Wikipedia contributors (2026k)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— the quantile function, the inverse of the CDF</w:t>
        </w:r>
      </w:ins>
    </w:p>
    <w:p>
      <w:pPr>
        <w:numPr>
          <w:ilvl w:val="0"/>
          <w:numId w:val="1004"/>
        </w:numPr>
      </w:pPr>
      <w:ins w:id="752" w:author="PR Preview" w:date="2026-01-01T00:00:00Z">
        <w:r>
          <w:t xml:space="preserve">Wikipedia contributors (2026f)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— joint, marginal and conditional distributions</w:t>
        </w:r>
      </w:ins>
    </w:p>
    <w:p>
      <w:pPr>
        <w:numPr>
          <w:ilvl w:val="0"/>
          <w:numId w:val="1004"/>
        </w:numPr>
      </w:pPr>
      <w:ins w:id="755" w:author="PR Preview" w:date="2026-01-01T00:00:00Z">
        <w:r>
          <w:t xml:space="preserve">Wikipedia contributors (2026m)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— the survival function and its relation to the hazard</w:t>
        </w:r>
      </w:ins>
    </w:p>
    <w:p>
      <w:pPr>
        <w:numPr>
          <w:ilvl w:val="0"/>
          <w:numId w:val="1004"/>
        </w:numPr>
      </w:pPr>
      <w:ins w:id="758" w:author="PR Preview" w:date="2026-01-01T00:00:00Z">
        <w:r>
          <w:t xml:space="preserve">Wikipedia contributors (2026e)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— the hazard rate, with examples</w:t>
        </w:r>
      </w:ins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ins w:id="761" w:author="PR Preview" w:date="2026-01-01T00:00:00Z">
        <w:r>
          <w:t xml:space="preserve">Wikipedia contributors. 2026a.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rPr>
            <w:i/>
            <w:iCs/>
          </w:rPr>
          <w:t xml:space="preserve">Bernoulli Distribution —</w:t>
        </w:r>
      </w:ins>
      <w:ins w:id="764" w:author="PR Preview" w:date="2026-01-01T00:00:00Z">
        <w:r>
          <w:rPr>
            <w:i/>
            <w:iCs/>
          </w:rPr>
          <w:t xml:space="preserve"> </w:t>
        </w:r>
      </w:ins>
      <w:ins w:id="765" w:author="PR Preview" w:date="2026-01-01T00:00:00Z">
        <w:r>
          <w:rPr>
            <w:i/>
            <w:iCs/>
          </w:rPr>
          <w:t xml:space="preserve">Wikipedia</w:t>
        </w:r>
      </w:ins>
      <w:ins w:id="766" w:author="PR Preview" w:date="2026-01-01T00:00:00Z">
        <w:r>
          <w:rPr>
            <w:i/>
            <w:iCs/>
          </w:rPr>
          <w:t xml:space="preserve">,</w:t>
        </w:r>
      </w:ins>
      <w:ins w:id="767" w:author="PR Preview" w:date="2026-01-01T00:00:00Z">
        <w:r>
          <w:rPr>
            <w:i/>
            <w:iCs/>
          </w:rPr>
          <w:t xml:space="preserve"> </w:t>
        </w:r>
      </w:ins>
      <w:ins w:id="768" w:author="PR Preview" w:date="2026-01-01T00:00:00Z">
        <w:r>
          <w:rPr>
            <w:i/>
            <w:iCs/>
          </w:rPr>
          <w:t xml:space="preserve">the Free Encyclopedia</w:t>
        </w:r>
      </w:ins>
      <w:ins w:id="769" w:author="PR Preview" w:date="2026-01-01T00:00:00Z">
        <w:r>
          <w:t xml:space="preserve">.</w:t>
        </w:r>
      </w:ins>
      <w:ins w:id="770" w:author="PR Preview" w:date="2026-01-01T00:00:00Z">
        <w:r>
          <w:t xml:space="preserve"> </w:t>
        </w:r>
      </w:ins>
      <w:hyperlink r:id="rId147">
        <w:ins w:id="771" w:author="PR Preview" w:date="2026-01-01T00:00:00Z">
          <w:r>
            <w:rPr>
              <w:rStyle w:val="Hyperlink"/>
            </w:rPr>
            <w:t xml:space="preserve">https://en.wikipedia.org/wiki/Bernoulli_distribution</w:t>
          </w:r>
        </w:ins>
      </w:hyperlink>
      <w:ins w:id="772" w:author="PR Preview" w:date="2026-01-01T00:00:00Z">
        <w:r>
          <w:t xml:space="preserve">.</w:t>
        </w:r>
      </w:ins>
    </w:p>
    <w:bookmarkEnd w:id="148"/>
    <w:bookmarkStart w:id="150" w:name="X8e40b323e1cebef129773974979d417183cf94f"/>
    <w:p>
      <w:pPr>
        <w:pStyle w:val="Bibliography"/>
      </w:pPr>
      <w:ins w:id="773" w:author="PR Preview" w:date="2026-01-01T00:00:00Z">
        <w:r>
          <w:t xml:space="preserve">Wikipedia contributors. 2026b.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rPr>
            <w:i/>
            <w:iCs/>
          </w:rPr>
          <w:t xml:space="preserve">Continuous Uniform Distribution —</w:t>
        </w:r>
      </w:ins>
      <w:ins w:id="776" w:author="PR Preview" w:date="2026-01-01T00:00:00Z">
        <w:r>
          <w:rPr>
            <w:i/>
            <w:iCs/>
          </w:rPr>
          <w:t xml:space="preserve"> </w:t>
        </w:r>
      </w:ins>
      <w:ins w:id="777" w:author="PR Preview" w:date="2026-01-01T00:00:00Z">
        <w:r>
          <w:rPr>
            <w:i/>
            <w:iCs/>
          </w:rPr>
          <w:t xml:space="preserve">Wikipedia</w:t>
        </w:r>
      </w:ins>
      <w:ins w:id="778" w:author="PR Preview" w:date="2026-01-01T00:00:00Z">
        <w:r>
          <w:rPr>
            <w:i/>
            <w:iCs/>
          </w:rPr>
          <w:t xml:space="preserve">,</w:t>
        </w:r>
      </w:ins>
      <w:ins w:id="779" w:author="PR Preview" w:date="2026-01-01T00:00:00Z">
        <w:r>
          <w:rPr>
            <w:i/>
            <w:iCs/>
          </w:rPr>
          <w:t xml:space="preserve"> </w:t>
        </w:r>
      </w:ins>
      <w:ins w:id="780" w:author="PR Preview" w:date="2026-01-01T00:00:00Z">
        <w:r>
          <w:rPr>
            <w:i/>
            <w:iCs/>
          </w:rPr>
          <w:t xml:space="preserve">the Free Encyclopedia</w:t>
        </w:r>
      </w:ins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hyperlink r:id="rId149">
        <w:ins w:id="783" w:author="PR Preview" w:date="2026-01-01T00:00:00Z">
          <w:r>
            <w:rPr>
              <w:rStyle w:val="Hyperlink"/>
            </w:rPr>
            <w:t xml:space="preserve">https://en.wikipedia.org/wiki/Continuous_uniform_distribution</w:t>
          </w:r>
        </w:ins>
      </w:hyperlink>
      <w:ins w:id="784" w:author="PR Preview" w:date="2026-01-01T00:00:00Z">
        <w:r>
          <w:t xml:space="preserve">.</w:t>
        </w:r>
      </w:ins>
    </w:p>
    <w:bookmarkEnd w:id="150"/>
    <w:bookmarkStart w:id="152" w:name="X94f7c881ef14f58a67183d1131099bc3b3af124"/>
    <w:p>
      <w:pPr>
        <w:pStyle w:val="Bibliography"/>
      </w:pPr>
      <w:ins w:id="785" w:author="PR Preview" w:date="2026-01-01T00:00:00Z">
        <w:r>
          <w:t xml:space="preserve">Wikipedia contributors. 2026c.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rPr>
            <w:i/>
            <w:iCs/>
          </w:rPr>
          <w:t xml:space="preserve">Cumulative Distribution Function —</w:t>
        </w:r>
      </w:ins>
      <w:ins w:id="788" w:author="PR Preview" w:date="2026-01-01T00:00:00Z">
        <w:r>
          <w:rPr>
            <w:i/>
            <w:iCs/>
          </w:rPr>
          <w:t xml:space="preserve"> </w:t>
        </w:r>
      </w:ins>
      <w:ins w:id="789" w:author="PR Preview" w:date="2026-01-01T00:00:00Z">
        <w:r>
          <w:rPr>
            <w:i/>
            <w:iCs/>
          </w:rPr>
          <w:t xml:space="preserve">Wikipedia</w:t>
        </w:r>
      </w:ins>
      <w:ins w:id="790" w:author="PR Preview" w:date="2026-01-01T00:00:00Z">
        <w:r>
          <w:rPr>
            <w:i/>
            <w:iCs/>
          </w:rPr>
          <w:t xml:space="preserve">,</w:t>
        </w:r>
      </w:ins>
      <w:ins w:id="791" w:author="PR Preview" w:date="2026-01-01T00:00:00Z">
        <w:r>
          <w:rPr>
            <w:i/>
            <w:iCs/>
          </w:rPr>
          <w:t xml:space="preserve"> </w:t>
        </w:r>
      </w:ins>
      <w:ins w:id="792" w:author="PR Preview" w:date="2026-01-01T00:00:00Z">
        <w:r>
          <w:rPr>
            <w:i/>
            <w:iCs/>
          </w:rPr>
          <w:t xml:space="preserve">the Free Encyclopedia</w:t>
        </w:r>
      </w:ins>
      <w:ins w:id="793" w:author="PR Preview" w:date="2026-01-01T00:00:00Z">
        <w:r>
          <w:t xml:space="preserve">.</w:t>
        </w:r>
      </w:ins>
      <w:ins w:id="794" w:author="PR Preview" w:date="2026-01-01T00:00:00Z">
        <w:r>
          <w:t xml:space="preserve"> </w:t>
        </w:r>
      </w:ins>
      <w:hyperlink r:id="rId151">
        <w:ins w:id="795" w:author="PR Preview" w:date="2026-01-01T00:00:00Z">
          <w:r>
            <w:rPr>
              <w:rStyle w:val="Hyperlink"/>
            </w:rPr>
            <w:t xml:space="preserve">https://en.wikipedia.org/wiki/Cumulative_distribution_function</w:t>
          </w:r>
        </w:ins>
      </w:hyperlink>
      <w:ins w:id="796" w:author="PR Preview" w:date="2026-01-01T00:00:00Z">
        <w:r>
          <w:t xml:space="preserve">.</w:t>
        </w:r>
      </w:ins>
    </w:p>
    <w:bookmarkEnd w:id="152"/>
    <w:bookmarkStart w:id="154" w:name="ref-wikipedia_exponential_distribution"/>
    <w:p>
      <w:pPr>
        <w:pStyle w:val="Bibliography"/>
      </w:pPr>
      <w:ins w:id="797" w:author="PR Preview" w:date="2026-01-01T00:00:00Z">
        <w:r>
          <w:t xml:space="preserve">Wikipedia contributors. 2026d.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rPr>
            <w:i/>
            <w:iCs/>
          </w:rPr>
          <w:t xml:space="preserve">Exponential Distribution —</w:t>
        </w:r>
      </w:ins>
      <w:ins w:id="800" w:author="PR Preview" w:date="2026-01-01T00:00:00Z">
        <w:r>
          <w:rPr>
            <w:i/>
            <w:iCs/>
          </w:rPr>
          <w:t xml:space="preserve"> </w:t>
        </w:r>
      </w:ins>
      <w:ins w:id="801" w:author="PR Preview" w:date="2026-01-01T00:00:00Z">
        <w:r>
          <w:rPr>
            <w:i/>
            <w:iCs/>
          </w:rPr>
          <w:t xml:space="preserve">Wikipedia</w:t>
        </w:r>
      </w:ins>
      <w:ins w:id="802" w:author="PR Preview" w:date="2026-01-01T00:00:00Z">
        <w:r>
          <w:rPr>
            <w:i/>
            <w:iCs/>
          </w:rPr>
          <w:t xml:space="preserve">,</w:t>
        </w:r>
      </w:ins>
      <w:ins w:id="803" w:author="PR Preview" w:date="2026-01-01T00:00:00Z">
        <w:r>
          <w:rPr>
            <w:i/>
            <w:iCs/>
          </w:rPr>
          <w:t xml:space="preserve"> </w:t>
        </w:r>
      </w:ins>
      <w:ins w:id="804" w:author="PR Preview" w:date="2026-01-01T00:00:00Z">
        <w:r>
          <w:rPr>
            <w:i/>
            <w:iCs/>
          </w:rPr>
          <w:t xml:space="preserve">the Free Encyclopedia</w:t>
        </w:r>
      </w:ins>
      <w:ins w:id="805" w:author="PR Preview" w:date="2026-01-01T00:00:00Z">
        <w:r>
          <w:t xml:space="preserve">.</w:t>
        </w:r>
      </w:ins>
      <w:ins w:id="806" w:author="PR Preview" w:date="2026-01-01T00:00:00Z">
        <w:r>
          <w:t xml:space="preserve"> </w:t>
        </w:r>
      </w:ins>
      <w:hyperlink r:id="rId153">
        <w:ins w:id="807" w:author="PR Preview" w:date="2026-01-01T00:00:00Z">
          <w:r>
            <w:rPr>
              <w:rStyle w:val="Hyperlink"/>
            </w:rPr>
            <w:t xml:space="preserve">https://en.wikipedia.org/wiki/Exponential_distribution</w:t>
          </w:r>
        </w:ins>
      </w:hyperlink>
      <w:ins w:id="808" w:author="PR Preview" w:date="2026-01-01T00:00:00Z">
        <w:r>
          <w:t xml:space="preserve">.</w:t>
        </w:r>
      </w:ins>
    </w:p>
    <w:bookmarkEnd w:id="154"/>
    <w:bookmarkStart w:id="156" w:name="ref-wikipedia_failure_rate"/>
    <w:p>
      <w:pPr>
        <w:pStyle w:val="Bibliography"/>
      </w:pPr>
      <w:ins w:id="809" w:author="PR Preview" w:date="2026-01-01T00:00:00Z">
        <w:r>
          <w:t xml:space="preserve">Wikipedia contributors. 2026e.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rPr>
            <w:i/>
            <w:iCs/>
          </w:rPr>
          <w:t xml:space="preserve">Failure Rate —</w:t>
        </w:r>
      </w:ins>
      <w:ins w:id="812" w:author="PR Preview" w:date="2026-01-01T00:00:00Z">
        <w:r>
          <w:rPr>
            <w:i/>
            <w:iCs/>
          </w:rPr>
          <w:t xml:space="preserve"> </w:t>
        </w:r>
      </w:ins>
      <w:ins w:id="813" w:author="PR Preview" w:date="2026-01-01T00:00:00Z">
        <w:r>
          <w:rPr>
            <w:i/>
            <w:iCs/>
          </w:rPr>
          <w:t xml:space="preserve">Wikipedia</w:t>
        </w:r>
      </w:ins>
      <w:ins w:id="814" w:author="PR Preview" w:date="2026-01-01T00:00:00Z">
        <w:r>
          <w:rPr>
            <w:i/>
            <w:iCs/>
          </w:rPr>
          <w:t xml:space="preserve">,</w:t>
        </w:r>
      </w:ins>
      <w:ins w:id="815" w:author="PR Preview" w:date="2026-01-01T00:00:00Z">
        <w:r>
          <w:rPr>
            <w:i/>
            <w:iCs/>
          </w:rPr>
          <w:t xml:space="preserve"> </w:t>
        </w:r>
      </w:ins>
      <w:ins w:id="816" w:author="PR Preview" w:date="2026-01-01T00:00:00Z">
        <w:r>
          <w:rPr>
            <w:i/>
            <w:iCs/>
          </w:rPr>
          <w:t xml:space="preserve">the Free Encyclopedia</w:t>
        </w:r>
      </w:ins>
      <w:ins w:id="817" w:author="PR Preview" w:date="2026-01-01T00:00:00Z">
        <w:r>
          <w:t xml:space="preserve">.</w:t>
        </w:r>
      </w:ins>
      <w:ins w:id="818" w:author="PR Preview" w:date="2026-01-01T00:00:00Z">
        <w:r>
          <w:t xml:space="preserve"> </w:t>
        </w:r>
      </w:ins>
      <w:hyperlink r:id="rId155">
        <w:ins w:id="819" w:author="PR Preview" w:date="2026-01-01T00:00:00Z">
          <w:r>
            <w:rPr>
              <w:rStyle w:val="Hyperlink"/>
            </w:rPr>
            <w:t xml:space="preserve">https://en.wikipedia.org/wiki/Failure_rate</w:t>
          </w:r>
        </w:ins>
      </w:hyperlink>
      <w:ins w:id="820" w:author="PR Preview" w:date="2026-01-01T00:00:00Z">
        <w:r>
          <w:t xml:space="preserve">.</w:t>
        </w:r>
      </w:ins>
    </w:p>
    <w:bookmarkEnd w:id="156"/>
    <w:bookmarkStart w:id="158" w:name="Xaf27294aed242081dab0bdcf1e3d8373c0fed17"/>
    <w:p>
      <w:pPr>
        <w:pStyle w:val="Bibliography"/>
      </w:pPr>
      <w:ins w:id="821" w:author="PR Preview" w:date="2026-01-01T00:00:00Z">
        <w:r>
          <w:t xml:space="preserve">Wikipedia contributors. 2026f.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rPr>
            <w:i/>
            <w:iCs/>
          </w:rPr>
          <w:t xml:space="preserve">Joint Probability Distribution —</w:t>
        </w:r>
      </w:ins>
      <w:ins w:id="824" w:author="PR Preview" w:date="2026-01-01T00:00:00Z">
        <w:r>
          <w:rPr>
            <w:i/>
            <w:iCs/>
          </w:rPr>
          <w:t xml:space="preserve"> </w:t>
        </w:r>
      </w:ins>
      <w:ins w:id="825" w:author="PR Preview" w:date="2026-01-01T00:00:00Z">
        <w:r>
          <w:rPr>
            <w:i/>
            <w:iCs/>
          </w:rPr>
          <w:t xml:space="preserve">Wikipedia</w:t>
        </w:r>
      </w:ins>
      <w:ins w:id="826" w:author="PR Preview" w:date="2026-01-01T00:00:00Z">
        <w:r>
          <w:rPr>
            <w:i/>
            <w:iCs/>
          </w:rPr>
          <w:t xml:space="preserve">,</w:t>
        </w:r>
      </w:ins>
      <w:ins w:id="827" w:author="PR Preview" w:date="2026-01-01T00:00:00Z">
        <w:r>
          <w:rPr>
            <w:i/>
            <w:iCs/>
          </w:rPr>
          <w:t xml:space="preserve"> </w:t>
        </w:r>
      </w:ins>
      <w:ins w:id="828" w:author="PR Preview" w:date="2026-01-01T00:00:00Z">
        <w:r>
          <w:rPr>
            <w:i/>
            <w:iCs/>
          </w:rPr>
          <w:t xml:space="preserve">the Free Encyclopedia</w:t>
        </w:r>
      </w:ins>
      <w:ins w:id="829" w:author="PR Preview" w:date="2026-01-01T00:00:00Z">
        <w:r>
          <w:t xml:space="preserve">.</w:t>
        </w:r>
      </w:ins>
      <w:ins w:id="830" w:author="PR Preview" w:date="2026-01-01T00:00:00Z">
        <w:r>
          <w:t xml:space="preserve"> </w:t>
        </w:r>
      </w:ins>
      <w:hyperlink r:id="rId157">
        <w:ins w:id="831" w:author="PR Preview" w:date="2026-01-01T00:00:00Z">
          <w:r>
            <w:rPr>
              <w:rStyle w:val="Hyperlink"/>
            </w:rPr>
            <w:t xml:space="preserve">https://en.wikipedia.org/wiki/Joint_probability_distribution</w:t>
          </w:r>
        </w:ins>
      </w:hyperlink>
      <w:ins w:id="832" w:author="PR Preview" w:date="2026-01-01T00:00:00Z">
        <w:r>
          <w:t xml:space="preserve">.</w:t>
        </w:r>
      </w:ins>
    </w:p>
    <w:bookmarkEnd w:id="158"/>
    <w:bookmarkStart w:id="160" w:name="ref-wikipedia_marginal_distribution"/>
    <w:p>
      <w:pPr>
        <w:pStyle w:val="Bibliography"/>
      </w:pPr>
      <w:ins w:id="833" w:author="PR Preview" w:date="2026-01-01T00:00:00Z">
        <w:r>
          <w:t xml:space="preserve">Wikipedia contributors. 2026g.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rPr>
            <w:i/>
            <w:iCs/>
          </w:rPr>
          <w:t xml:space="preserve">Marginal Distribution —</w:t>
        </w:r>
      </w:ins>
      <w:ins w:id="836" w:author="PR Preview" w:date="2026-01-01T00:00:00Z">
        <w:r>
          <w:rPr>
            <w:i/>
            <w:iCs/>
          </w:rPr>
          <w:t xml:space="preserve"> </w:t>
        </w:r>
      </w:ins>
      <w:ins w:id="837" w:author="PR Preview" w:date="2026-01-01T00:00:00Z">
        <w:r>
          <w:rPr>
            <w:i/>
            <w:iCs/>
          </w:rPr>
          <w:t xml:space="preserve">Wikipedia</w:t>
        </w:r>
      </w:ins>
      <w:ins w:id="838" w:author="PR Preview" w:date="2026-01-01T00:00:00Z">
        <w:r>
          <w:rPr>
            <w:i/>
            <w:iCs/>
          </w:rPr>
          <w:t xml:space="preserve">,</w:t>
        </w:r>
      </w:ins>
      <w:ins w:id="839" w:author="PR Preview" w:date="2026-01-01T00:00:00Z">
        <w:r>
          <w:rPr>
            <w:i/>
            <w:iCs/>
          </w:rPr>
          <w:t xml:space="preserve"> </w:t>
        </w:r>
      </w:ins>
      <w:ins w:id="840" w:author="PR Preview" w:date="2026-01-01T00:00:00Z">
        <w:r>
          <w:rPr>
            <w:i/>
            <w:iCs/>
          </w:rPr>
          <w:t xml:space="preserve">the Free Encyclopedia</w:t>
        </w:r>
      </w:ins>
      <w:ins w:id="841" w:author="PR Preview" w:date="2026-01-01T00:00:00Z">
        <w:r>
          <w:t xml:space="preserve">.</w:t>
        </w:r>
      </w:ins>
      <w:ins w:id="842" w:author="PR Preview" w:date="2026-01-01T00:00:00Z">
        <w:r>
          <w:t xml:space="preserve"> </w:t>
        </w:r>
      </w:ins>
      <w:hyperlink r:id="rId159">
        <w:ins w:id="843" w:author="PR Preview" w:date="2026-01-01T00:00:00Z">
          <w:r>
            <w:rPr>
              <w:rStyle w:val="Hyperlink"/>
            </w:rPr>
            <w:t xml:space="preserve">https://en.wikipedia.org/wiki/Marginal_distribution</w:t>
          </w:r>
        </w:ins>
      </w:hyperlink>
      <w:ins w:id="844" w:author="PR Preview" w:date="2026-01-01T00:00:00Z">
        <w:r>
          <w:t xml:space="preserve">.</w:t>
        </w:r>
      </w:ins>
    </w:p>
    <w:bookmarkEnd w:id="160"/>
    <w:bookmarkStart w:id="162" w:name="ref-wikipedia_normal_distribution"/>
    <w:p>
      <w:pPr>
        <w:pStyle w:val="Bibliography"/>
      </w:pPr>
      <w:ins w:id="845" w:author="PR Preview" w:date="2026-01-01T00:00:00Z">
        <w:r>
          <w:t xml:space="preserve">Wikipedia contributors. 2026h.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rPr>
            <w:i/>
            <w:iCs/>
          </w:rPr>
          <w:t xml:space="preserve">Normal Distribution —</w:t>
        </w:r>
      </w:ins>
      <w:ins w:id="848" w:author="PR Preview" w:date="2026-01-01T00:00:00Z">
        <w:r>
          <w:rPr>
            <w:i/>
            <w:iCs/>
          </w:rPr>
          <w:t xml:space="preserve"> </w:t>
        </w:r>
      </w:ins>
      <w:ins w:id="849" w:author="PR Preview" w:date="2026-01-01T00:00:00Z">
        <w:r>
          <w:rPr>
            <w:i/>
            <w:iCs/>
          </w:rPr>
          <w:t xml:space="preserve">Wikipedia</w:t>
        </w:r>
      </w:ins>
      <w:ins w:id="850" w:author="PR Preview" w:date="2026-01-01T00:00:00Z">
        <w:r>
          <w:rPr>
            <w:i/>
            <w:iCs/>
          </w:rPr>
          <w:t xml:space="preserve">,</w:t>
        </w:r>
      </w:ins>
      <w:ins w:id="851" w:author="PR Preview" w:date="2026-01-01T00:00:00Z">
        <w:r>
          <w:rPr>
            <w:i/>
            <w:iCs/>
          </w:rPr>
          <w:t xml:space="preserve"> </w:t>
        </w:r>
      </w:ins>
      <w:ins w:id="852" w:author="PR Preview" w:date="2026-01-01T00:00:00Z">
        <w:r>
          <w:rPr>
            <w:i/>
            <w:iCs/>
          </w:rPr>
          <w:t xml:space="preserve">the Free Encyclopedia</w:t>
        </w:r>
      </w:ins>
      <w:ins w:id="853" w:author="PR Preview" w:date="2026-01-01T00:00:00Z">
        <w:r>
          <w:t xml:space="preserve">.</w:t>
        </w:r>
      </w:ins>
      <w:ins w:id="854" w:author="PR Preview" w:date="2026-01-01T00:00:00Z">
        <w:r>
          <w:t xml:space="preserve"> </w:t>
        </w:r>
      </w:ins>
      <w:hyperlink r:id="rId161">
        <w:ins w:id="855" w:author="PR Preview" w:date="2026-01-01T00:00:00Z">
          <w:r>
            <w:rPr>
              <w:rStyle w:val="Hyperlink"/>
            </w:rPr>
            <w:t xml:space="preserve">https://en.wikipedia.org/wiki/Normal_distribution</w:t>
          </w:r>
        </w:ins>
      </w:hyperlink>
      <w:ins w:id="856" w:author="PR Preview" w:date="2026-01-01T00:00:00Z">
        <w:r>
          <w:t xml:space="preserve">.</w:t>
        </w:r>
      </w:ins>
    </w:p>
    <w:bookmarkEnd w:id="162"/>
    <w:bookmarkStart w:id="164" w:name="X284569a1076713b35b76605781ea41e303e6132"/>
    <w:p>
      <w:pPr>
        <w:pStyle w:val="Bibliography"/>
      </w:pPr>
      <w:ins w:id="857" w:author="PR Preview" w:date="2026-01-01T00:00:00Z">
        <w:r>
          <w:t xml:space="preserve">Wikipedia contributors. 2026i.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i/>
            <w:iCs/>
          </w:rPr>
          <w:t xml:space="preserve">Probability Density Function —</w:t>
        </w:r>
      </w:ins>
      <w:ins w:id="860" w:author="PR Preview" w:date="2026-01-01T00:00:00Z">
        <w:r>
          <w:rPr>
            <w:i/>
            <w:iCs/>
          </w:rPr>
          <w:t xml:space="preserve"> </w:t>
        </w:r>
      </w:ins>
      <w:ins w:id="861" w:author="PR Preview" w:date="2026-01-01T00:00:00Z">
        <w:r>
          <w:rPr>
            <w:i/>
            <w:iCs/>
          </w:rPr>
          <w:t xml:space="preserve">Wikipedia</w:t>
        </w:r>
      </w:ins>
      <w:ins w:id="862" w:author="PR Preview" w:date="2026-01-01T00:00:00Z">
        <w:r>
          <w:rPr>
            <w:i/>
            <w:iCs/>
          </w:rPr>
          <w:t xml:space="preserve">,</w:t>
        </w:r>
      </w:ins>
      <w:ins w:id="863" w:author="PR Preview" w:date="2026-01-01T00:00:00Z">
        <w:r>
          <w:rPr>
            <w:i/>
            <w:iCs/>
          </w:rPr>
          <w:t xml:space="preserve"> </w:t>
        </w:r>
      </w:ins>
      <w:ins w:id="864" w:author="PR Preview" w:date="2026-01-01T00:00:00Z">
        <w:r>
          <w:rPr>
            <w:i/>
            <w:iCs/>
          </w:rPr>
          <w:t xml:space="preserve">the Free Encyclopedia</w:t>
        </w:r>
      </w:ins>
      <w:ins w:id="865" w:author="PR Preview" w:date="2026-01-01T00:00:00Z">
        <w:r>
          <w:t xml:space="preserve">.</w:t>
        </w:r>
      </w:ins>
      <w:ins w:id="866" w:author="PR Preview" w:date="2026-01-01T00:00:00Z">
        <w:r>
          <w:t xml:space="preserve"> </w:t>
        </w:r>
      </w:ins>
      <w:hyperlink r:id="rId163">
        <w:ins w:id="867" w:author="PR Preview" w:date="2026-01-01T00:00:00Z">
          <w:r>
            <w:rPr>
              <w:rStyle w:val="Hyperlink"/>
            </w:rPr>
            <w:t xml:space="preserve">https://en.wikipedia.org/wiki/Probability_density_function</w:t>
          </w:r>
        </w:ins>
      </w:hyperlink>
      <w:ins w:id="868" w:author="PR Preview" w:date="2026-01-01T00:00:00Z">
        <w:r>
          <w:t xml:space="preserve">.</w:t>
        </w:r>
      </w:ins>
    </w:p>
    <w:bookmarkEnd w:id="164"/>
    <w:bookmarkStart w:id="166" w:name="ref-wikipedia_probability_mass_function"/>
    <w:p>
      <w:pPr>
        <w:pStyle w:val="Bibliography"/>
      </w:pPr>
      <w:ins w:id="869" w:author="PR Preview" w:date="2026-01-01T00:00:00Z">
        <w:r>
          <w:t xml:space="preserve">Wikipedia contributors. 2026j.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rPr>
            <w:i/>
            <w:iCs/>
          </w:rPr>
          <w:t xml:space="preserve">Probability Mass Function —</w:t>
        </w:r>
      </w:ins>
      <w:ins w:id="872" w:author="PR Preview" w:date="2026-01-01T00:00:00Z">
        <w:r>
          <w:rPr>
            <w:i/>
            <w:iCs/>
          </w:rPr>
          <w:t xml:space="preserve"> </w:t>
        </w:r>
      </w:ins>
      <w:ins w:id="873" w:author="PR Preview" w:date="2026-01-01T00:00:00Z">
        <w:r>
          <w:rPr>
            <w:i/>
            <w:iCs/>
          </w:rPr>
          <w:t xml:space="preserve">Wikipedia</w:t>
        </w:r>
      </w:ins>
      <w:ins w:id="874" w:author="PR Preview" w:date="2026-01-01T00:00:00Z">
        <w:r>
          <w:rPr>
            <w:i/>
            <w:iCs/>
          </w:rPr>
          <w:t xml:space="preserve">,</w:t>
        </w:r>
      </w:ins>
      <w:ins w:id="875" w:author="PR Preview" w:date="2026-01-01T00:00:00Z">
        <w:r>
          <w:rPr>
            <w:i/>
            <w:iCs/>
          </w:rPr>
          <w:t xml:space="preserve"> </w:t>
        </w:r>
      </w:ins>
      <w:ins w:id="876" w:author="PR Preview" w:date="2026-01-01T00:00:00Z">
        <w:r>
          <w:rPr>
            <w:i/>
            <w:iCs/>
          </w:rPr>
          <w:t xml:space="preserve">the Free Encyclopedia</w:t>
        </w:r>
      </w:ins>
      <w:ins w:id="877" w:author="PR Preview" w:date="2026-01-01T00:00:00Z">
        <w:r>
          <w:t xml:space="preserve">.</w:t>
        </w:r>
      </w:ins>
      <w:ins w:id="878" w:author="PR Preview" w:date="2026-01-01T00:00:00Z">
        <w:r>
          <w:t xml:space="preserve"> </w:t>
        </w:r>
      </w:ins>
      <w:hyperlink r:id="rId165">
        <w:ins w:id="879" w:author="PR Preview" w:date="2026-01-01T00:00:00Z">
          <w:r>
            <w:rPr>
              <w:rStyle w:val="Hyperlink"/>
            </w:rPr>
            <w:t xml:space="preserve">https://en.wikipedia.org/wiki/Probability_mass_function</w:t>
          </w:r>
        </w:ins>
      </w:hyperlink>
      <w:ins w:id="880" w:author="PR Preview" w:date="2026-01-01T00:00:00Z">
        <w:r>
          <w:t xml:space="preserve">.</w:t>
        </w:r>
      </w:ins>
    </w:p>
    <w:bookmarkEnd w:id="166"/>
    <w:bookmarkStart w:id="168" w:name="ref-wikipedia_quantile_function"/>
    <w:p>
      <w:pPr>
        <w:pStyle w:val="Bibliography"/>
      </w:pPr>
      <w:ins w:id="881" w:author="PR Preview" w:date="2026-01-01T00:00:00Z">
        <w:r>
          <w:t xml:space="preserve">Wikipedia contributors. 2026k.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rPr>
            <w:i/>
            <w:iCs/>
          </w:rPr>
          <w:t xml:space="preserve">Quantile Function —</w:t>
        </w:r>
      </w:ins>
      <w:ins w:id="884" w:author="PR Preview" w:date="2026-01-01T00:00:00Z">
        <w:r>
          <w:rPr>
            <w:i/>
            <w:iCs/>
          </w:rPr>
          <w:t xml:space="preserve"> </w:t>
        </w:r>
      </w:ins>
      <w:ins w:id="885" w:author="PR Preview" w:date="2026-01-01T00:00:00Z">
        <w:r>
          <w:rPr>
            <w:i/>
            <w:iCs/>
          </w:rPr>
          <w:t xml:space="preserve">Wikipedia</w:t>
        </w:r>
      </w:ins>
      <w:ins w:id="886" w:author="PR Preview" w:date="2026-01-01T00:00:00Z">
        <w:r>
          <w:rPr>
            <w:i/>
            <w:iCs/>
          </w:rPr>
          <w:t xml:space="preserve">,</w:t>
        </w:r>
      </w:ins>
      <w:ins w:id="887" w:author="PR Preview" w:date="2026-01-01T00:00:00Z">
        <w:r>
          <w:rPr>
            <w:i/>
            <w:iCs/>
          </w:rPr>
          <w:t xml:space="preserve"> </w:t>
        </w:r>
      </w:ins>
      <w:ins w:id="888" w:author="PR Preview" w:date="2026-01-01T00:00:00Z">
        <w:r>
          <w:rPr>
            <w:i/>
            <w:iCs/>
          </w:rPr>
          <w:t xml:space="preserve">the Free Encyclopedia</w:t>
        </w:r>
      </w:ins>
      <w:ins w:id="889" w:author="PR Preview" w:date="2026-01-01T00:00:00Z">
        <w:r>
          <w:t xml:space="preserve">.</w:t>
        </w:r>
      </w:ins>
      <w:ins w:id="890" w:author="PR Preview" w:date="2026-01-01T00:00:00Z">
        <w:r>
          <w:t xml:space="preserve"> </w:t>
        </w:r>
      </w:ins>
      <w:hyperlink r:id="rId167">
        <w:ins w:id="891" w:author="PR Preview" w:date="2026-01-01T00:00:00Z">
          <w:r>
            <w:rPr>
              <w:rStyle w:val="Hyperlink"/>
            </w:rPr>
            <w:t xml:space="preserve">https://en.wikipedia.org/wiki/Quantile_function</w:t>
          </w:r>
        </w:ins>
      </w:hyperlink>
      <w:ins w:id="892" w:author="PR Preview" w:date="2026-01-01T00:00:00Z">
        <w:r>
          <w:t xml:space="preserve">.</w:t>
        </w:r>
      </w:ins>
    </w:p>
    <w:bookmarkEnd w:id="168"/>
    <w:bookmarkStart w:id="170" w:name="ref-wikipedia_random_variable"/>
    <w:p>
      <w:pPr>
        <w:pStyle w:val="Bibliography"/>
      </w:pPr>
      <w:ins w:id="893" w:author="PR Preview" w:date="2026-01-01T00:00:00Z">
        <w:r>
          <w:t xml:space="preserve">Wikipedia contributors. 2026l.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rPr>
            <w:i/>
            <w:iCs/>
          </w:rPr>
          <w:t xml:space="preserve">Random Variable —</w:t>
        </w:r>
      </w:ins>
      <w:ins w:id="896" w:author="PR Preview" w:date="2026-01-01T00:00:00Z">
        <w:r>
          <w:rPr>
            <w:i/>
            <w:iCs/>
          </w:rPr>
          <w:t xml:space="preserve"> </w:t>
        </w:r>
      </w:ins>
      <w:ins w:id="897" w:author="PR Preview" w:date="2026-01-01T00:00:00Z">
        <w:r>
          <w:rPr>
            <w:i/>
            <w:iCs/>
          </w:rPr>
          <w:t xml:space="preserve">Wikipedia</w:t>
        </w:r>
      </w:ins>
      <w:ins w:id="898" w:author="PR Preview" w:date="2026-01-01T00:00:00Z">
        <w:r>
          <w:rPr>
            <w:i/>
            <w:iCs/>
          </w:rPr>
          <w:t xml:space="preserve">,</w:t>
        </w:r>
      </w:ins>
      <w:ins w:id="899" w:author="PR Preview" w:date="2026-01-01T00:00:00Z">
        <w:r>
          <w:rPr>
            <w:i/>
            <w:iCs/>
          </w:rPr>
          <w:t xml:space="preserve"> </w:t>
        </w:r>
      </w:ins>
      <w:ins w:id="900" w:author="PR Preview" w:date="2026-01-01T00:00:00Z">
        <w:r>
          <w:rPr>
            <w:i/>
            <w:iCs/>
          </w:rPr>
          <w:t xml:space="preserve">the Free Encyclopedia</w:t>
        </w:r>
      </w:ins>
      <w:ins w:id="901" w:author="PR Preview" w:date="2026-01-01T00:00:00Z">
        <w:r>
          <w:t xml:space="preserve">.</w:t>
        </w:r>
      </w:ins>
      <w:ins w:id="902" w:author="PR Preview" w:date="2026-01-01T00:00:00Z">
        <w:r>
          <w:t xml:space="preserve"> </w:t>
        </w:r>
      </w:ins>
      <w:hyperlink r:id="rId169">
        <w:ins w:id="903" w:author="PR Preview" w:date="2026-01-01T00:00:00Z">
          <w:r>
            <w:rPr>
              <w:rStyle w:val="Hyperlink"/>
            </w:rPr>
            <w:t xml:space="preserve">https://en.wikipedia.org/wiki/Random_variable</w:t>
          </w:r>
        </w:ins>
      </w:hyperlink>
      <w:ins w:id="904" w:author="PR Preview" w:date="2026-01-01T00:00:00Z">
        <w:r>
          <w:t xml:space="preserve">.</w:t>
        </w:r>
      </w:ins>
    </w:p>
    <w:bookmarkEnd w:id="170"/>
    <w:bookmarkStart w:id="172" w:name="ref-wikipedia_survival_function"/>
    <w:p>
      <w:pPr>
        <w:pStyle w:val="Bibliography"/>
      </w:pPr>
      <w:ins w:id="905" w:author="PR Preview" w:date="2026-01-01T00:00:00Z">
        <w:r>
          <w:t xml:space="preserve">Wikipedia contributors. 2026m.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rPr>
            <w:i/>
            <w:iCs/>
          </w:rPr>
          <w:t xml:space="preserve">Survival Function —</w:t>
        </w:r>
      </w:ins>
      <w:ins w:id="908" w:author="PR Preview" w:date="2026-01-01T00:00:00Z">
        <w:r>
          <w:rPr>
            <w:i/>
            <w:iCs/>
          </w:rPr>
          <w:t xml:space="preserve"> </w:t>
        </w:r>
      </w:ins>
      <w:ins w:id="909" w:author="PR Preview" w:date="2026-01-01T00:00:00Z">
        <w:r>
          <w:rPr>
            <w:i/>
            <w:iCs/>
          </w:rPr>
          <w:t xml:space="preserve">Wikipedia</w:t>
        </w:r>
      </w:ins>
      <w:ins w:id="910" w:author="PR Preview" w:date="2026-01-01T00:00:00Z">
        <w:r>
          <w:rPr>
            <w:i/>
            <w:iCs/>
          </w:rPr>
          <w:t xml:space="preserve">,</w:t>
        </w:r>
      </w:ins>
      <w:ins w:id="911" w:author="PR Preview" w:date="2026-01-01T00:00:00Z">
        <w:r>
          <w:rPr>
            <w:i/>
            <w:iCs/>
          </w:rPr>
          <w:t xml:space="preserve"> </w:t>
        </w:r>
      </w:ins>
      <w:ins w:id="912" w:author="PR Preview" w:date="2026-01-01T00:00:00Z">
        <w:r>
          <w:rPr>
            <w:i/>
            <w:iCs/>
          </w:rPr>
          <w:t xml:space="preserve">the Free Encyclopedia</w:t>
        </w:r>
      </w:ins>
      <w:ins w:id="913" w:author="PR Preview" w:date="2026-01-01T00:00:00Z">
        <w:r>
          <w:t xml:space="preserve">.</w:t>
        </w:r>
      </w:ins>
      <w:ins w:id="914" w:author="PR Preview" w:date="2026-01-01T00:00:00Z">
        <w:r>
          <w:t xml:space="preserve"> </w:t>
        </w:r>
      </w:ins>
      <w:hyperlink r:id="rId171">
        <w:ins w:id="915" w:author="PR Preview" w:date="2026-01-01T00:00:00Z">
          <w:r>
            <w:rPr>
              <w:rStyle w:val="Hyperlink"/>
            </w:rPr>
            <w:t xml:space="preserve">https://en.wikipedia.org/wiki/Survival_function</w:t>
          </w:r>
        </w:ins>
      </w:hyperlink>
      <w:ins w:id="916" w:author="PR Preview" w:date="2026-01-01T00:00:00Z">
        <w:r>
          <w:t xml:space="preserve">.</w:t>
        </w:r>
      </w:ins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Relationship Id="rId12" Type="http://schemas.openxmlformats.org/officeDocument/2006/relationships/hyperlink" Target="https://en.wikipedia.org/wiki/Probability_density_function#Formal_definition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2026-10-17T20:43:26Z</dcterms:created>
  <dcterms:modified xsi:type="dcterms:W3CDTF">2026-10-17T20:43:26Z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