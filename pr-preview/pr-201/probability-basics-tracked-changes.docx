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2026-10-17 13:34:44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13:31:32 (PDT)</w:t>
        </w:r>
      </w:ins>
    </w:p>
    <w:bookmarkStart w:id="64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4 (Random experiment)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random experiment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is a</w:delText>
        </w:r>
      </w:del>
      <w:del w:id="10" w:author="PR Preview" w:date="2026-01-01T00:00:00Z">
        <w:r>
          <w:delText xml:space="preserve"> </w:delText>
        </w:r>
      </w:del>
      <w:hyperlink w:anchor="def-procedure">
        <w:del w:id="11" w:author="PR Preview" w:date="2026-01-01T00:00:00Z">
          <w:r>
            <w:rPr>
              <w:rStyle w:val="Hyperlink"/>
            </w:rPr>
            <w:delText xml:space="preserve">procedure</w:delText>
          </w:r>
        </w:del>
      </w:hyperlink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that ends in exactly one</w:delText>
        </w:r>
      </w:del>
      <w:del w:id="14" w:author="PR Preview" w:date="2026-01-01T00:00:00Z">
        <w:r>
          <w:delText xml:space="preserve"> </w:delText>
        </w:r>
      </w:del>
      <w:hyperlink w:anchor="def-experiment-outcome">
        <w:del w:id="15" w:author="PR Preview" w:date="2026-01-01T00:00:00Z">
          <w:r>
            <w:rPr>
              <w:rStyle w:val="Hyperlink"/>
            </w:rPr>
            <w:delText xml:space="preserve">outcome</w:delText>
          </w:r>
        </w:del>
      </w:hyperlink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that we have not determined in advance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(Wikipedia contributors 2026e)</w:delText>
        </w:r>
      </w:del>
      <w:del w:id="20" w:author="PR Preview" w:date="2026-01-01T00:00:00Z">
        <w:r>
          <w:delText xml:space="preserve">.</w:delText>
        </w:r>
      </w:del>
    </w:p>
    <w:p>
      <w:pPr>
        <w:pStyle w:val="BodyText"/>
      </w:pPr>
      <w:ins w:id="21" w:author="PR Preview" w:date="2026-01-01T00:00:00Z">
        <w:r>
          <w:rPr>
            <w:b/>
            <w:bCs/>
          </w:rPr>
          <w:t xml:space="preserve">Definition 4 (Random experiment)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A</w:t>
        </w:r>
      </w:ins>
      <w:ins w:id="24" w:author="PR Preview" w:date="2026-01-01T00:00:00Z">
        <w:r>
          <w:t xml:space="preserve"> </w:t>
        </w:r>
      </w:ins>
      <w:ins w:id="25" w:author="PR Preview" w:date="2026-01-01T00:00:00Z">
        <w:r>
          <w:rPr>
            <w:b/>
            <w:bCs/>
          </w:rPr>
          <w:t xml:space="preserve">random experiment</w:t>
        </w:r>
      </w:ins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is a</w:t>
        </w:r>
      </w:ins>
      <w:ins w:id="28" w:author="PR Preview" w:date="2026-01-01T00:00:00Z">
        <w:r>
          <w:t xml:space="preserve"> </w:t>
        </w:r>
      </w:ins>
      <w:hyperlink w:anchor="def-procedure">
        <w:ins w:id="29" w:author="PR Preview" w:date="2026-01-01T00:00:00Z">
          <w:r>
            <w:rPr>
              <w:rStyle w:val="Hyperlink"/>
            </w:rPr>
            <w:t xml:space="preserve">procedure</w:t>
          </w:r>
        </w:ins>
      </w:hyperlink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that ends in exactly one</w:t>
        </w:r>
      </w:ins>
      <w:ins w:id="32" w:author="PR Preview" w:date="2026-01-01T00:00:00Z">
        <w:r>
          <w:t xml:space="preserve"> </w:t>
        </w:r>
      </w:ins>
      <w:hyperlink w:anchor="def-experiment-outcome">
        <w:ins w:id="33" w:author="PR Preview" w:date="2026-01-01T00:00:00Z">
          <w:r>
            <w:rPr>
              <w:rStyle w:val="Hyperlink"/>
            </w:rPr>
            <w:t xml:space="preserve">outcome</w:t>
          </w:r>
        </w:ins>
      </w:hyperlink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that we have not determined in advance.</w:t>
        </w:r>
      </w:ins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del w:id="36" w:author="PR Preview" w:date="2026-01-01T00:00:00Z">
        <w:r>
          <w:rPr>
            <w:b/>
            <w:bCs/>
          </w:rPr>
          <w:delText xml:space="preserve">Definition 5 (Sample space)</w:delText>
        </w:r>
      </w:del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delText xml:space="preserve">The</w:delText>
        </w:r>
      </w:del>
      <w:del w:id="39" w:author="PR Preview" w:date="2026-01-01T00:00:00Z">
        <w:r>
          <w:delText xml:space="preserve"> </w:delText>
        </w:r>
      </w:del>
      <w:del w:id="40" w:author="PR Preview" w:date="2026-01-01T00:00:00Z">
        <w:r>
          <w:rPr>
            <w:b/>
            <w:bCs/>
          </w:rPr>
          <w:delText xml:space="preserve">sample space</w:delText>
        </w:r>
      </w:del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of a</w:delText>
        </w:r>
      </w:del>
      <w:del w:id="43" w:author="PR Preview" w:date="2026-01-01T00:00:00Z">
        <w:r>
          <w:delText xml:space="preserve"> </w:delText>
        </w:r>
      </w:del>
      <w:hyperlink w:anchor="def-random-experiment">
        <w:del w:id="44" w:author="PR Preview" w:date="2026-01-01T00:00:00Z">
          <w:r>
            <w:rPr>
              <w:rStyle w:val="Hyperlink"/>
            </w:rPr>
            <w:delText xml:space="preserve">random experiment</w:delText>
          </w:r>
        </w:del>
      </w:hyperlink>
      <w:del w:id="45" w:author="PR Preview" w:date="2026-01-01T00:00:00Z">
        <w:r>
          <w:delText xml:space="preserve">, denoted</w:delText>
        </w:r>
      </w:del>
      <w:del w:id="46" w:author="PR Preview" w:date="2026-01-01T00:00:00Z">
        <w:r>
          <w:delText xml:space="preserve"> </w:delText>
        </w:r>
      </w:del>
      <m:oMath>
        <m:r>
          <m:rPr>
            <m:sty m:val="p"/>
          </m:rPr>
          <m:t>Ω</m:t>
        </m:r>
      </m:oMath>
      <w:del w:id="47" w:author="PR Preview" w:date="2026-01-01T00:00:00Z">
        <w:r>
          <w:delText xml:space="preserve">,</w:delText>
        </w:r>
      </w:del>
      <w:del w:id="48" w:author="PR Preview" w:date="2026-01-01T00:00:00Z">
        <w:r>
          <w:delText xml:space="preserve"> </w:delText>
        </w:r>
      </w:del>
      <w:del w:id="49" w:author="PR Preview" w:date="2026-01-01T00:00:00Z">
        <w:r>
          <w:delText xml:space="preserve">is the</w:delText>
        </w:r>
      </w:del>
      <w:del w:id="50" w:author="PR Preview" w:date="2026-01-01T00:00:00Z">
        <w:r>
          <w:delText xml:space="preserve"> </w:delText>
        </w:r>
      </w:del>
      <w:hyperlink r:id="rId21">
        <w:del w:id="51" w:author="PR Preview" w:date="2026-01-01T00:00:00Z">
          <w:r>
            <w:rPr>
              <w:rStyle w:val="Hyperlink"/>
            </w:rPr>
            <w:delText xml:space="preserve">set</w:delText>
          </w:r>
        </w:del>
      </w:hyperlink>
      <w:del w:id="52" w:author="PR Preview" w:date="2026-01-01T00:00:00Z">
        <w:r>
          <w:delText xml:space="preserve"> </w:delText>
        </w:r>
      </w:del>
      <w:del w:id="53" w:author="PR Preview" w:date="2026-01-01T00:00:00Z">
        <w:r>
          <w:delText xml:space="preserve">of all of its possible outcomes</w:delText>
        </w:r>
      </w:del>
      <w:del w:id="54" w:author="PR Preview" w:date="2026-01-01T00:00:00Z">
        <w:r>
          <w:delText xml:space="preserve"> </w:delText>
        </w:r>
      </w:del>
      <w:del w:id="55" w:author="PR Preview" w:date="2026-01-01T00:00:00Z">
        <w:r>
          <w:delText xml:space="preserve">(Wikipedia contributors 2026i)</w:delText>
        </w:r>
      </w:del>
      <w:del w:id="56" w:author="PR Preview" w:date="2026-01-01T00:00:00Z">
        <w:r>
          <w:delText xml:space="preserve">.</w:delText>
        </w:r>
      </w:del>
    </w:p>
    <w:p>
      <w:pPr>
        <w:pStyle w:val="FirstParagraph"/>
      </w:pPr>
      <w:ins w:id="57" w:author="PR Preview" w:date="2026-01-01T00:00:00Z">
        <w:r>
          <w:rPr>
            <w:b/>
            <w:bCs/>
          </w:rPr>
          <w:t xml:space="preserve">Definition 5 (Sample space)</w:t>
        </w:r>
      </w:ins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The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rPr>
            <w:b/>
            <w:bCs/>
          </w:rPr>
          <w:t xml:space="preserve">sample space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of a</w:t>
        </w:r>
      </w:ins>
      <w:ins w:id="64" w:author="PR Preview" w:date="2026-01-01T00:00:00Z">
        <w:r>
          <w:t xml:space="preserve"> </w:t>
        </w:r>
      </w:ins>
      <w:hyperlink w:anchor="def-random-experiment">
        <w:ins w:id="65" w:author="PR Preview" w:date="2026-01-01T00:00:00Z">
          <w:r>
            <w:rPr>
              <w:rStyle w:val="Hyperlink"/>
            </w:rPr>
            <w:t xml:space="preserve">random experiment</w:t>
          </w:r>
        </w:ins>
      </w:hyperlink>
      <w:ins w:id="66" w:author="PR Preview" w:date="2026-01-01T00:00:00Z">
        <w:r>
          <w:t xml:space="preserve">, denoted</w:t>
        </w:r>
      </w:ins>
      <w:ins w:id="67" w:author="PR Preview" w:date="2026-01-01T00:00:00Z">
        <w:r>
          <w:t xml:space="preserve"> </w:t>
        </w:r>
      </w:ins>
      <m:oMath>
        <m:r>
          <m:rPr>
            <m:sty m:val="p"/>
          </m:rPr>
          <m:t>Ω</m:t>
        </m:r>
      </m:oMath>
      <w:ins w:id="68" w:author="PR Preview" w:date="2026-01-01T00:00:00Z">
        <w:r>
          <w:t xml:space="preserve">,</w:t>
        </w:r>
      </w:ins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is the</w:t>
        </w:r>
      </w:ins>
      <w:ins w:id="71" w:author="PR Preview" w:date="2026-01-01T00:00:00Z">
        <w:r>
          <w:t xml:space="preserve"> </w:t>
        </w:r>
      </w:ins>
      <w:hyperlink r:id="rId21">
        <w:ins w:id="72" w:author="PR Preview" w:date="2026-01-01T00:00:00Z">
          <w:r>
            <w:rPr>
              <w:rStyle w:val="Hyperlink"/>
            </w:rPr>
            <w:t xml:space="preserve">set</w:t>
          </w:r>
        </w:ins>
      </w:hyperlink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of all of its possible outcomes.</w:t>
        </w:r>
      </w:ins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del w:id="75" w:author="PR Preview" w:date="2026-01-01T00:00:00Z">
        <w:r>
          <w:rPr>
            <w:b/>
            <w:bCs/>
          </w:rPr>
          <w:delText xml:space="preserve">Definition 6 (Event)</w:delText>
        </w:r>
      </w:del>
      <w:del w:id="76" w:author="PR Preview" w:date="2026-01-01T00:00:00Z">
        <w:r>
          <w:delText xml:space="preserve"> </w:delText>
        </w:r>
      </w:del>
      <w:del w:id="77" w:author="PR Preview" w:date="2026-01-01T00:00:00Z">
        <w:r>
          <w:delText xml:space="preserve">An</w:delText>
        </w:r>
      </w:del>
      <w:del w:id="78" w:author="PR Preview" w:date="2026-01-01T00:00:00Z">
        <w:r>
          <w:delText xml:space="preserve"> </w:delText>
        </w:r>
      </w:del>
      <w:del w:id="79" w:author="PR Preview" w:date="2026-01-01T00:00:00Z">
        <w:r>
          <w:rPr>
            <w:b/>
            <w:bCs/>
          </w:rPr>
          <w:delText xml:space="preserve">event</w:delText>
        </w:r>
      </w:del>
      <w:del w:id="80" w:author="PR Preview" w:date="2026-01-01T00:00:00Z">
        <w:r>
          <w:delText xml:space="preserve"> </w:delText>
        </w:r>
      </w:del>
      <w:del w:id="81" w:author="PR Preview" w:date="2026-01-01T00:00:00Z">
        <w:r>
          <w:delText xml:space="preserve">is a subset of the</w:delText>
        </w:r>
      </w:del>
      <w:del w:id="82" w:author="PR Preview" w:date="2026-01-01T00:00:00Z">
        <w:r>
          <w:delText xml:space="preserve"> </w:delText>
        </w:r>
      </w:del>
      <w:hyperlink w:anchor="def-sample-space">
        <w:del w:id="83" w:author="PR Preview" w:date="2026-01-01T00:00:00Z">
          <w:r>
            <w:rPr>
              <w:rStyle w:val="Hyperlink"/>
            </w:rPr>
            <w:delText xml:space="preserve">sample space</w:delText>
          </w:r>
        </w:del>
      </w:hyperlink>
      <w:del w:id="84" w:author="PR Preview" w:date="2026-01-01T00:00:00Z">
        <w:r>
          <w:delText xml:space="preserve"> </w:delText>
        </w:r>
      </w:del>
      <m:oMath>
        <m:r>
          <m:rPr>
            <m:sty m:val="p"/>
          </m:rPr>
          <m:t>Ω</m:t>
        </m:r>
      </m:oMath>
      <w:del w:id="85" w:author="PR Preview" w:date="2026-01-01T00:00:00Z">
        <w:r>
          <w:delText xml:space="preserve"> </w:delText>
        </w:r>
      </w:del>
      <w:del w:id="86" w:author="PR Preview" w:date="2026-01-01T00:00:00Z">
        <w:r>
          <w:delText xml:space="preserve">(Wikipedia contributors 2026d)</w:delText>
        </w:r>
      </w:del>
      <w:del w:id="87" w:author="PR Preview" w:date="2026-01-01T00:00:00Z">
        <w:r>
          <w:delText xml:space="preserve">:</w:delText>
        </w:r>
      </w:del>
      <w:del w:id="88" w:author="PR Preview" w:date="2026-01-01T00:00:00Z">
        <w:r>
          <w:delText xml:space="preserve"> </w:delText>
        </w:r>
      </w:del>
      <w:del w:id="89" w:author="PR Preview" w:date="2026-01-01T00:00:00Z">
        <w:r>
          <w:delText xml:space="preserve">a set of outcomes.</w:delText>
        </w:r>
      </w:del>
    </w:p>
    <w:p>
      <w:pPr>
        <w:pStyle w:val="BodyText"/>
      </w:pPr>
      <w:ins w:id="90" w:author="PR Preview" w:date="2026-01-01T00:00:00Z">
        <w:r>
          <w:rPr>
            <w:b/>
            <w:bCs/>
          </w:rPr>
          <w:t xml:space="preserve">Definition 6 (Event)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An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rPr>
            <w:b/>
            <w:bCs/>
          </w:rPr>
          <w:t xml:space="preserve">event</w:t>
        </w:r>
      </w:ins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is a subset of the</w:t>
        </w:r>
      </w:ins>
      <w:ins w:id="97" w:author="PR Preview" w:date="2026-01-01T00:00:00Z">
        <w:r>
          <w:t xml:space="preserve"> </w:t>
        </w:r>
      </w:ins>
      <w:hyperlink w:anchor="def-sample-space">
        <w:ins w:id="98" w:author="PR Preview" w:date="2026-01-01T00:00:00Z">
          <w:r>
            <w:rPr>
              <w:rStyle w:val="Hyperlink"/>
            </w:rPr>
            <w:t xml:space="preserve">sample space</w:t>
          </w:r>
        </w:ins>
      </w:hyperlink>
      <w:ins w:id="99" w:author="PR Preview" w:date="2026-01-01T00:00:00Z">
        <w:r>
          <w:t xml:space="preserve"> </w:t>
        </w:r>
      </w:ins>
      <m:oMath>
        <m:r>
          <m:rPr>
            <m:sty m:val="p"/>
          </m:rPr>
          <m:t>Ω</m:t>
        </m:r>
      </m:oMath>
      <w:ins w:id="100" w:author="PR Preview" w:date="2026-01-01T00:00:00Z">
        <w:r>
          <w:t xml:space="preserve">:</w:t>
        </w:r>
      </w:ins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a set of outcomes.</w:t>
        </w:r>
      </w:ins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occurs"/>
    <w:p>
      <w:pPr>
        <w:pStyle w:val="BodyText"/>
      </w:pPr>
      <w:r>
        <w:rPr>
          <w:b/>
          <w:bCs/>
        </w:rPr>
        <w:t xml:space="preserve">Example 8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1"/>
    <w:bookmarkStart w:id="32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3" w:name="exm-complement"/>
    <w:p>
      <w:pPr>
        <w:pStyle w:val="BodyText"/>
      </w:pPr>
      <w:r>
        <w:rPr>
          <w:b/>
          <w:bCs/>
        </w:rPr>
        <w:t xml:space="preserve">Example 9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3"/>
    <w:bookmarkStart w:id="34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5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6" w:name="exm-mutually-exclusive"/>
    <w:p>
      <w:pPr>
        <w:pStyle w:val="BodyText"/>
      </w:pPr>
      <w:r>
        <w:rPr>
          <w:b/>
          <w:bCs/>
        </w:rPr>
        <w:t xml:space="preserve">Example 10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6"/>
    <w:bookmarkStart w:id="37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7"/>
    <w:bookmarkStart w:id="38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9" w:name="exm-partition"/>
    <w:p>
      <w:pPr>
        <w:pStyle w:val="BodyText"/>
      </w:pPr>
      <w:r>
        <w:rPr>
          <w:b/>
          <w:bCs/>
        </w:rPr>
        <w:t xml:space="preserve">Example 11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9"/>
    <w:bookmarkStart w:id="41" w:name="def-probability"/>
    <w:p>
      <w:pPr>
        <w:pStyle w:val="BodyText"/>
      </w:pPr>
      <w:del w:id="103" w:author="PR Preview" w:date="2026-01-01T00:00:00Z">
        <w:r>
          <w:rPr>
            <w:b/>
            <w:bCs/>
          </w:rPr>
          <w:delText xml:space="preserve">Definition 11 (Probability measure)</w:delText>
        </w:r>
      </w:del>
      <w:del w:id="104" w:author="PR Preview" w:date="2026-01-01T00:00:00Z">
        <w:r>
          <w:delText xml:space="preserve"> </w:delText>
        </w:r>
      </w:del>
      <w:del w:id="105" w:author="PR Preview" w:date="2026-01-01T00:00:00Z">
        <w:r>
          <w:delText xml:space="preserve">A</w:delText>
        </w:r>
      </w:del>
      <w:del w:id="106" w:author="PR Preview" w:date="2026-01-01T00:00:00Z">
        <w:r>
          <w:delText xml:space="preserve"> </w:delText>
        </w:r>
      </w:del>
      <w:del w:id="107" w:author="PR Preview" w:date="2026-01-01T00:00:00Z">
        <w:r>
          <w:rPr>
            <w:b/>
            <w:bCs/>
          </w:rPr>
          <w:delText xml:space="preserve">probability measure</w:delText>
        </w:r>
      </w:del>
      <w:del w:id="108" w:author="PR Preview" w:date="2026-01-01T00:00:00Z">
        <w:r>
          <w:delText xml:space="preserve"> </w:delText>
        </w:r>
      </w:del>
      <w:del w:id="109" w:author="PR Preview" w:date="2026-01-01T00:00:00Z">
        <w:r>
          <w:delText xml:space="preserve">on a</w:delText>
        </w:r>
      </w:del>
      <w:del w:id="110" w:author="PR Preview" w:date="2026-01-01T00:00:00Z">
        <w:r>
          <w:delText xml:space="preserve"> </w:delText>
        </w:r>
      </w:del>
      <w:hyperlink w:anchor="def-sample-space">
        <w:del w:id="111" w:author="PR Preview" w:date="2026-01-01T00:00:00Z">
          <w:r>
            <w:rPr>
              <w:rStyle w:val="Hyperlink"/>
            </w:rPr>
            <w:delText xml:space="preserve">sample space</w:delText>
          </w:r>
        </w:del>
      </w:hyperlink>
      <w:del w:id="112" w:author="PR Preview" w:date="2026-01-01T00:00:00Z">
        <w:r>
          <w:delText xml:space="preserve"> </w:delText>
        </w:r>
      </w:del>
      <m:oMath>
        <m:r>
          <m:rPr>
            <m:sty m:val="p"/>
          </m:rPr>
          <m:t>Ω</m:t>
        </m:r>
      </m:oMath>
      <w:del w:id="113" w:author="PR Preview" w:date="2026-01-01T00:00:00Z">
        <w:r>
          <w:delText xml:space="preserve">,</w:delText>
        </w:r>
      </w:del>
      <w:del w:id="114" w:author="PR Preview" w:date="2026-01-01T00:00:00Z">
        <w:r>
          <w:delText xml:space="preserve"> </w:delText>
        </w:r>
      </w:del>
      <w:del w:id="115" w:author="PR Preview" w:date="2026-01-01T00:00:00Z">
        <w:r>
          <w:delText xml:space="preserve">often denoted</w:delText>
        </w:r>
      </w:del>
      <w:del w:id="116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del w:id="117" w:author="PR Preview" w:date="2026-01-01T00:00:00Z">
        <w:r>
          <w:delText xml:space="preserve"> </w:delText>
        </w:r>
      </w:del>
      <w:del w:id="118" w:author="PR Preview" w:date="2026-01-01T00:00:00Z">
        <w:r>
          <w:delText xml:space="preserve">or</w:delText>
        </w:r>
      </w:del>
      <w:del w:id="119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del w:id="120" w:author="PR Preview" w:date="2026-01-01T00:00:00Z">
        <w:r>
          <w:delText xml:space="preserve">,</w:delText>
        </w:r>
      </w:del>
      <w:del w:id="121" w:author="PR Preview" w:date="2026-01-01T00:00:00Z">
        <w:r>
          <w:delText xml:space="preserve"> </w:delText>
        </w:r>
      </w:del>
      <w:del w:id="122" w:author="PR Preview" w:date="2026-01-01T00:00:00Z">
        <w:r>
          <w:delText xml:space="preserve">is a</w:delText>
        </w:r>
      </w:del>
      <w:del w:id="123" w:author="PR Preview" w:date="2026-01-01T00:00:00Z">
        <w:r>
          <w:delText xml:space="preserve"> </w:delText>
        </w:r>
      </w:del>
      <w:hyperlink r:id="rId40">
        <w:del w:id="124" w:author="PR Preview" w:date="2026-01-01T00:00:00Z">
          <w:r>
            <w:rPr>
              <w:rStyle w:val="Hyperlink"/>
            </w:rPr>
            <w:delText xml:space="preserve">measure</w:delText>
          </w:r>
        </w:del>
      </w:hyperlink>
      <w:del w:id="125" w:author="PR Preview" w:date="2026-01-01T00:00:00Z">
        <w:r>
          <w:delText xml:space="preserve"> </w:delText>
        </w:r>
      </w:del>
      <w:del w:id="126" w:author="PR Preview" w:date="2026-01-01T00:00:00Z">
        <w:r>
          <w:delText xml:space="preserve">on the</w:delText>
        </w:r>
      </w:del>
      <w:del w:id="127" w:author="PR Preview" w:date="2026-01-01T00:00:00Z">
        <w:r>
          <w:delText xml:space="preserve"> </w:delText>
        </w:r>
      </w:del>
      <w:hyperlink w:anchor="def-event">
        <w:del w:id="128" w:author="PR Preview" w:date="2026-01-01T00:00:00Z">
          <w:r>
            <w:rPr>
              <w:rStyle w:val="Hyperlink"/>
            </w:rPr>
            <w:delText xml:space="preserve">events</w:delText>
          </w:r>
        </w:del>
      </w:hyperlink>
      <w:del w:id="129" w:author="PR Preview" w:date="2026-01-01T00:00:00Z">
        <w:r>
          <w:delText xml:space="preserve"> </w:delText>
        </w:r>
      </w:del>
      <w:del w:id="130" w:author="PR Preview" w:date="2026-01-01T00:00:00Z">
        <w:r>
          <w:delText xml:space="preserve">of</w:delText>
        </w:r>
      </w:del>
      <w:del w:id="131" w:author="PR Preview" w:date="2026-01-01T00:00:00Z">
        <w:r>
          <w:delText xml:space="preserve"> </w:delText>
        </w:r>
      </w:del>
      <m:oMath>
        <m:r>
          <m:rPr>
            <m:sty m:val="p"/>
          </m:rPr>
          <m:t>Ω</m:t>
        </m:r>
      </m:oMath>
      <w:del w:id="132" w:author="PR Preview" w:date="2026-01-01T00:00:00Z">
        <w:r>
          <w:delText xml:space="preserve"> </w:delText>
        </w:r>
      </w:del>
      <w:del w:id="133" w:author="PR Preview" w:date="2026-01-01T00:00:00Z">
        <w:r>
          <w:delText xml:space="preserve">that gives the whole sample space probability 1</w:delText>
        </w:r>
      </w:del>
      <w:del w:id="134" w:author="PR Preview" w:date="2026-01-01T00:00:00Z">
        <w:r>
          <w:delText xml:space="preserve"> </w:delText>
        </w:r>
      </w:del>
      <w:del w:id="135" w:author="PR Preview" w:date="2026-01-01T00:00:00Z">
        <w:r>
          <w:delText xml:space="preserve">(Wikipedia contributors 2026h)</w:delText>
        </w:r>
      </w:del>
      <w:del w:id="136" w:author="PR Preview" w:date="2026-01-01T00:00:00Z">
        <w:r>
          <w:delText xml:space="preserve">:</w:delText>
        </w:r>
      </w:del>
    </w:p>
    <w:p>
      <w:pPr>
        <w:pStyle w:val="BodyText"/>
      </w:pPr>
      <w:ins w:id="137" w:author="PR Preview" w:date="2026-01-01T00:00:00Z">
        <w:r>
          <w:rPr>
            <w:b/>
            <w:bCs/>
          </w:rPr>
          <w:t xml:space="preserve">Definition 11 (Probability measure)</w:t>
        </w:r>
      </w:ins>
      <w:ins w:id="138" w:author="PR Preview" w:date="2026-01-01T00:00:00Z">
        <w:r>
          <w:t xml:space="preserve"> </w:t>
        </w:r>
      </w:ins>
      <w:ins w:id="139" w:author="PR Preview" w:date="2026-01-01T00:00:00Z">
        <w:r>
          <w:t xml:space="preserve">A</w:t>
        </w:r>
      </w:ins>
      <w:ins w:id="140" w:author="PR Preview" w:date="2026-01-01T00:00:00Z">
        <w:r>
          <w:t xml:space="preserve"> </w:t>
        </w:r>
      </w:ins>
      <w:ins w:id="141" w:author="PR Preview" w:date="2026-01-01T00:00:00Z">
        <w:r>
          <w:rPr>
            <w:b/>
            <w:bCs/>
          </w:rPr>
          <w:t xml:space="preserve">probability measure</w:t>
        </w:r>
      </w:ins>
      <w:ins w:id="142" w:author="PR Preview" w:date="2026-01-01T00:00:00Z">
        <w:r>
          <w:t xml:space="preserve"> </w:t>
        </w:r>
      </w:ins>
      <w:ins w:id="143" w:author="PR Preview" w:date="2026-01-01T00:00:00Z">
        <w:r>
          <w:t xml:space="preserve">on a</w:t>
        </w:r>
      </w:ins>
      <w:ins w:id="144" w:author="PR Preview" w:date="2026-01-01T00:00:00Z">
        <w:r>
          <w:t xml:space="preserve"> </w:t>
        </w:r>
      </w:ins>
      <w:hyperlink w:anchor="def-sample-space">
        <w:ins w:id="145" w:author="PR Preview" w:date="2026-01-01T00:00:00Z">
          <w:r>
            <w:rPr>
              <w:rStyle w:val="Hyperlink"/>
            </w:rPr>
            <w:t xml:space="preserve">sample space</w:t>
          </w:r>
        </w:ins>
      </w:hyperlink>
      <w:ins w:id="146" w:author="PR Preview" w:date="2026-01-01T00:00:00Z">
        <w:r>
          <w:t xml:space="preserve"> </w:t>
        </w:r>
      </w:ins>
      <m:oMath>
        <m:r>
          <m:rPr>
            <m:sty m:val="p"/>
          </m:rPr>
          <m:t>Ω</m:t>
        </m:r>
      </m:oMath>
      <w:ins w:id="147" w:author="PR Preview" w:date="2026-01-01T00:00:00Z">
        <w:r>
          <w:t xml:space="preserve">,</w:t>
        </w:r>
      </w:ins>
      <w:ins w:id="148" w:author="PR Preview" w:date="2026-01-01T00:00:00Z">
        <w:r>
          <w:t xml:space="preserve"> </w:t>
        </w:r>
      </w:ins>
      <w:ins w:id="149" w:author="PR Preview" w:date="2026-01-01T00:00:00Z">
        <w:r>
          <w:t xml:space="preserve">often denoted</w:t>
        </w:r>
      </w:ins>
      <w:ins w:id="150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ins w:id="151" w:author="PR Preview" w:date="2026-01-01T00:00:00Z">
        <w:r>
          <w:t xml:space="preserve"> </w:t>
        </w:r>
      </w:ins>
      <w:ins w:id="152" w:author="PR Preview" w:date="2026-01-01T00:00:00Z">
        <w:r>
          <w:t xml:space="preserve">or</w:t>
        </w:r>
      </w:ins>
      <w:ins w:id="153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ins w:id="154" w:author="PR Preview" w:date="2026-01-01T00:00:00Z">
        <w:r>
          <w:t xml:space="preserve">,</w:t>
        </w:r>
      </w:ins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is a</w:t>
        </w:r>
      </w:ins>
      <w:ins w:id="157" w:author="PR Preview" w:date="2026-01-01T00:00:00Z">
        <w:r>
          <w:t xml:space="preserve"> </w:t>
        </w:r>
      </w:ins>
      <w:hyperlink r:id="rId40">
        <w:ins w:id="158" w:author="PR Preview" w:date="2026-01-01T00:00:00Z">
          <w:r>
            <w:rPr>
              <w:rStyle w:val="Hyperlink"/>
            </w:rPr>
            <w:t xml:space="preserve">measure</w:t>
          </w:r>
        </w:ins>
      </w:hyperlink>
      <w:ins w:id="159" w:author="PR Preview" w:date="2026-01-01T00:00:00Z">
        <w:r>
          <w:t xml:space="preserve"> </w:t>
        </w:r>
      </w:ins>
      <w:ins w:id="160" w:author="PR Preview" w:date="2026-01-01T00:00:00Z">
        <w:r>
          <w:t xml:space="preserve">on the</w:t>
        </w:r>
      </w:ins>
      <w:ins w:id="161" w:author="PR Preview" w:date="2026-01-01T00:00:00Z">
        <w:r>
          <w:t xml:space="preserve"> </w:t>
        </w:r>
      </w:ins>
      <w:hyperlink w:anchor="def-event">
        <w:ins w:id="162" w:author="PR Preview" w:date="2026-01-01T00:00:00Z">
          <w:r>
            <w:rPr>
              <w:rStyle w:val="Hyperlink"/>
            </w:rPr>
            <w:t xml:space="preserve">events</w:t>
          </w:r>
        </w:ins>
      </w:hyperlink>
      <w:ins w:id="163" w:author="PR Preview" w:date="2026-01-01T00:00:00Z">
        <w:r>
          <w:t xml:space="preserve"> </w:t>
        </w:r>
      </w:ins>
      <w:ins w:id="164" w:author="PR Preview" w:date="2026-01-01T00:00:00Z">
        <w:r>
          <w:t xml:space="preserve">of</w:t>
        </w:r>
      </w:ins>
      <w:ins w:id="165" w:author="PR Preview" w:date="2026-01-01T00:00:00Z">
        <w:r>
          <w:t xml:space="preserve"> </w:t>
        </w:r>
      </w:ins>
      <m:oMath>
        <m:r>
          <m:rPr>
            <m:sty m:val="p"/>
          </m:rPr>
          <m:t>Ω</m:t>
        </m:r>
      </m:oMath>
      <w:ins w:id="166" w:author="PR Preview" w:date="2026-01-01T00:00:00Z">
        <w:r>
          <w:t xml:space="preserve"> </w:t>
        </w:r>
      </w:ins>
      <w:ins w:id="167" w:author="PR Preview" w:date="2026-01-01T00:00:00Z">
        <w:r>
          <w:t xml:space="preserve">that gives the whole sample space probability 1: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43" w:name="exm-probability"/>
    <w:p>
      <w:pPr>
        <w:pStyle w:val="BodyText"/>
      </w:pPr>
      <w:r>
        <w:rPr>
          <w:b/>
          <w:bCs/>
        </w:rPr>
        <w:t xml:space="preserve">Example 12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5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4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7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0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1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9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2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0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del w:id="168" w:author="PR Preview" w:date="2026-01-01T00:00:00Z">
        <w:r>
          <w:rPr>
            <w:i/>
            <w:iCs/>
          </w:rPr>
          <w:delText xml:space="preserve">Remark</w:delText>
        </w:r>
      </w:del>
      <w:del w:id="169" w:author="PR Preview" w:date="2026-01-01T00:00:00Z">
        <w:r>
          <w:delText xml:space="preserve">. </w:delText>
        </w:r>
      </w:del>
      <w:del w:id="170" w:author="PR Preview" w:date="2026-01-01T00:00:00Z">
        <w:r>
          <w:delText xml:space="preserve">Many sources define a probability measure by these three axioms instead;</w:delText>
        </w:r>
      </w:del>
      <w:del w:id="171" w:author="PR Preview" w:date="2026-01-01T00:00:00Z">
        <w:r>
          <w:delText xml:space="preserve"> </w:delText>
        </w:r>
      </w:del>
      <w:del w:id="172" w:author="PR Preview" w:date="2026-01-01T00:00:00Z">
        <w:r>
          <w:delText xml:space="preserve">the theorem shows that the two definitions agree.</w:delText>
        </w:r>
      </w:del>
      <w:del w:id="173" w:author="PR Preview" w:date="2026-01-01T00:00:00Z">
        <w:r>
          <w:delText xml:space="preserve"> </w:delText>
        </w:r>
      </w:del>
      <w:del w:id="174" w:author="PR Preview" w:date="2026-01-01T00:00:00Z">
        <w:r>
          <w:delText xml:space="preserve">The axioms are named for Kolmogorov,</w:delText>
        </w:r>
      </w:del>
      <w:del w:id="175" w:author="PR Preview" w:date="2026-01-01T00:00:00Z">
        <w:r>
          <w:delText xml:space="preserve"> </w:delText>
        </w:r>
      </w:del>
      <w:del w:id="176" w:author="PR Preview" w:date="2026-01-01T00:00:00Z">
        <w:r>
          <w:delText xml:space="preserve">who introduced them in 1933</w:delText>
        </w:r>
      </w:del>
      <w:del w:id="177" w:author="PR Preview" w:date="2026-01-01T00:00:00Z">
        <w:r>
          <w:delText xml:space="preserve"> </w:delText>
        </w:r>
      </w:del>
      <w:del w:id="178" w:author="PR Preview" w:date="2026-01-01T00:00:00Z">
        <w:r>
          <w:delText xml:space="preserve">(Wikipedia contributors 2026g)</w:delText>
        </w:r>
      </w:del>
      <w:del w:id="179" w:author="PR Preview" w:date="2026-01-01T00:00:00Z">
        <w:r>
          <w:delText xml:space="preserve">.</w:delText>
        </w:r>
      </w:del>
      <w:del w:id="180" w:author="PR Preview" w:date="2026-01-01T00:00:00Z">
        <w:r>
          <w:delText xml:space="preserve"> </w:delText>
        </w:r>
      </w:del>
      <w:del w:id="181" w:author="PR Preview" w:date="2026-01-01T00:00:00Z">
        <w:r>
          <w:delText xml:space="preserve">The axiom form does not list</w:delText>
        </w:r>
      </w:del>
      <w:del w:id="182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183" w:author="PR Preview" w:date="2026-01-01T00:00:00Z">
        <w:r>
          <w:delText xml:space="preserve">;</w:delText>
        </w:r>
      </w:del>
      <w:del w:id="184" w:author="PR Preview" w:date="2026-01-01T00:00:00Z">
        <w:r>
          <w:delText xml:space="preserve"> </w:delText>
        </w:r>
      </w:del>
      <w:del w:id="185" w:author="PR Preview" w:date="2026-01-01T00:00:00Z">
        <w:r>
          <w:delText xml:space="preserve">the proof above derives it.</w:delText>
        </w:r>
      </w:del>
    </w:p>
    <w:p>
      <w:pPr>
        <w:pStyle w:val="BodyText"/>
      </w:pPr>
      <w:ins w:id="186" w:author="PR Preview" w:date="2026-01-01T00:00:00Z">
        <w:r>
          <w:rPr>
            <w:i/>
            <w:iCs/>
          </w:rPr>
          <w:t xml:space="preserve">Remark</w:t>
        </w:r>
      </w:ins>
      <w:ins w:id="187" w:author="PR Preview" w:date="2026-01-01T00:00:00Z">
        <w:r>
          <w:t xml:space="preserve">. </w:t>
        </w:r>
      </w:ins>
      <w:ins w:id="188" w:author="PR Preview" w:date="2026-01-01T00:00:00Z">
        <w:r>
          <w:t xml:space="preserve">Many sources define a probability measure by these three axioms instead;</w:t>
        </w:r>
      </w:ins>
      <w:ins w:id="189" w:author="PR Preview" w:date="2026-01-01T00:00:00Z">
        <w:r>
          <w:t xml:space="preserve"> </w:t>
        </w:r>
      </w:ins>
      <w:ins w:id="190" w:author="PR Preview" w:date="2026-01-01T00:00:00Z">
        <w:r>
          <w:t xml:space="preserve">the theorem shows that the two definitions agree.</w:t>
        </w:r>
      </w:ins>
      <w:ins w:id="191" w:author="PR Preview" w:date="2026-01-01T00:00:00Z">
        <w:r>
          <w:t xml:space="preserve"> </w:t>
        </w:r>
      </w:ins>
      <w:ins w:id="192" w:author="PR Preview" w:date="2026-01-01T00:00:00Z">
        <w:r>
          <w:t xml:space="preserve">The axioms are named for Kolmogorov,</w:t>
        </w:r>
      </w:ins>
      <w:ins w:id="193" w:author="PR Preview" w:date="2026-01-01T00:00:00Z">
        <w:r>
          <w:t xml:space="preserve"> </w:t>
        </w:r>
      </w:ins>
      <w:ins w:id="194" w:author="PR Preview" w:date="2026-01-01T00:00:00Z">
        <w:r>
          <w:t xml:space="preserve">who introduced them in 1933</w:t>
        </w:r>
      </w:ins>
      <w:ins w:id="195" w:author="PR Preview" w:date="2026-01-01T00:00:00Z">
        <w:r>
          <w:t xml:space="preserve"> </w:t>
        </w:r>
      </w:ins>
      <w:ins w:id="196" w:author="PR Preview" w:date="2026-01-01T00:00:00Z">
        <w:r>
          <w:t xml:space="preserve">(see</w:t>
        </w:r>
      </w:ins>
      <w:ins w:id="197" w:author="PR Preview" w:date="2026-01-01T00:00:00Z">
        <w:r>
          <w:t xml:space="preserve"> </w:t>
        </w:r>
      </w:ins>
      <w:hyperlink r:id="rId53">
        <w:ins w:id="198" w:author="PR Preview" w:date="2026-01-01T00:00:00Z">
          <w:r>
            <w:rPr>
              <w:rStyle w:val="Hyperlink"/>
            </w:rPr>
            <w:t xml:space="preserve">Wikipedia: Probability axioms</w:t>
          </w:r>
        </w:ins>
      </w:hyperlink>
      <w:ins w:id="199" w:author="PR Preview" w:date="2026-01-01T00:00:00Z">
        <w:r>
          <w:t xml:space="preserve">).</w:t>
        </w:r>
      </w:ins>
      <w:ins w:id="200" w:author="PR Preview" w:date="2026-01-01T00:00:00Z">
        <w:r>
          <w:t xml:space="preserve"> </w:t>
        </w:r>
      </w:ins>
      <w:ins w:id="201" w:author="PR Preview" w:date="2026-01-01T00:00:00Z">
        <w:r>
          <w:t xml:space="preserve">The axiom form does not list</w:t>
        </w:r>
      </w:ins>
      <w:ins w:id="202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203" w:author="PR Preview" w:date="2026-01-01T00:00:00Z">
        <w:r>
          <w:t xml:space="preserve">;</w:t>
        </w:r>
      </w:ins>
      <w:ins w:id="204" w:author="PR Preview" w:date="2026-01-01T00:00:00Z">
        <w:r>
          <w:t xml:space="preserve"> </w:t>
        </w:r>
      </w:ins>
      <w:ins w:id="205" w:author="PR Preview" w:date="2026-01-01T00:00:00Z">
        <w:r>
          <w:t xml:space="preserve">the proof above derives it.</w:t>
        </w:r>
      </w:ins>
    </w:p>
    <w:bookmarkStart w:id="54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5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56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7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8" w:name="exm-p-neg"/>
    <w:p>
      <w:pPr>
        <w:pStyle w:val="FirstParagraph"/>
      </w:pPr>
      <w:r>
        <w:rPr>
          <w:b/>
          <w:bCs/>
        </w:rPr>
        <w:t xml:space="preserve">Example 13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8"/>
    <w:bookmarkStart w:id="60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60"/>
    <w:bookmarkStart w:id="62" w:name="exm-random-choice-sets"/>
    <w:p>
      <w:pPr>
        <w:pStyle w:val="BodyText"/>
      </w:pPr>
      <w:r>
        <w:rPr>
          <w:b/>
          <w:bCs/>
        </w:rPr>
        <w:t xml:space="preserve">Example 14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2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1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2"/>
    <w:bookmarkStart w:id="63" w:name="exm-random-choice-auto"/>
    <w:p>
      <w:pPr>
        <w:pStyle w:val="BodyText"/>
      </w:pPr>
      <w:r>
        <w:rPr>
          <w:b/>
          <w:bCs/>
        </w:rPr>
        <w:t xml:space="preserve">Example 15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3"/>
    <w:bookmarkEnd w:id="64"/>
    <w:bookmarkStart w:id="87" w:name="conditional-probability"/>
    <w:p>
      <w:pPr>
        <w:pStyle w:val="Heading2"/>
      </w:pPr>
      <w:r>
        <w:t xml:space="preserve">2 Conditional probability</w:t>
      </w:r>
    </w:p>
    <w:bookmarkStart w:id="65" w:name="def-conditional-prob"/>
    <w:p>
      <w:pPr>
        <w:pStyle w:val="FirstParagraph"/>
      </w:pPr>
      <w:del w:id="206" w:author="PR Preview" w:date="2026-01-01T00:00:00Z">
        <w:r>
          <w:rPr>
            <w:b/>
            <w:bCs/>
          </w:rPr>
          <w:delText xml:space="preserve">Definition 13 (Conditional probability)</w:delText>
        </w:r>
      </w:del>
      <w:del w:id="207" w:author="PR Preview" w:date="2026-01-01T00:00:00Z">
        <w:r>
          <w:delText xml:space="preserve"> </w:delText>
        </w:r>
      </w:del>
      <w:del w:id="208" w:author="PR Preview" w:date="2026-01-01T00:00:00Z">
        <w:r>
          <w:delText xml:space="preserve">For two events</w:delText>
        </w:r>
      </w:del>
      <w:del w:id="209" w:author="PR Preview" w:date="2026-01-01T00:00:00Z">
        <w:r>
          <w:delText xml:space="preserve"> </w:delText>
        </w:r>
      </w:del>
      <m:oMath>
        <m:r>
          <m:t>A</m:t>
        </m:r>
      </m:oMath>
      <w:del w:id="210" w:author="PR Preview" w:date="2026-01-01T00:00:00Z">
        <w:r>
          <w:delText xml:space="preserve"> </w:delText>
        </w:r>
      </w:del>
      <w:del w:id="211" w:author="PR Preview" w:date="2026-01-01T00:00:00Z">
        <w:r>
          <w:delText xml:space="preserve">and</w:delText>
        </w:r>
      </w:del>
      <w:del w:id="212" w:author="PR Preview" w:date="2026-01-01T00:00:00Z">
        <w:r>
          <w:delText xml:space="preserve"> </w:delText>
        </w:r>
      </w:del>
      <m:oMath>
        <m:r>
          <m:t>B</m:t>
        </m:r>
      </m:oMath>
      <w:del w:id="213" w:author="PR Preview" w:date="2026-01-01T00:00:00Z">
        <w:r>
          <w:delText xml:space="preserve"> </w:delText>
        </w:r>
      </w:del>
      <w:del w:id="214" w:author="PR Preview" w:date="2026-01-01T00:00:00Z">
        <w:r>
          <w:delText xml:space="preserve">with</w:delText>
        </w:r>
      </w:del>
      <w:del w:id="215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del w:id="216" w:author="PR Preview" w:date="2026-01-01T00:00:00Z">
        <w:r>
          <w:delText xml:space="preserve">,</w:delText>
        </w:r>
      </w:del>
      <w:del w:id="217" w:author="PR Preview" w:date="2026-01-01T00:00:00Z">
        <w:r>
          <w:delText xml:space="preserve"> </w:delText>
        </w:r>
      </w:del>
      <w:del w:id="218" w:author="PR Preview" w:date="2026-01-01T00:00:00Z">
        <w:r>
          <w:delText xml:space="preserve">the</w:delText>
        </w:r>
      </w:del>
      <w:del w:id="219" w:author="PR Preview" w:date="2026-01-01T00:00:00Z">
        <w:r>
          <w:delText xml:space="preserve"> </w:delText>
        </w:r>
      </w:del>
      <w:del w:id="220" w:author="PR Preview" w:date="2026-01-01T00:00:00Z">
        <w:r>
          <w:rPr>
            <w:b/>
            <w:bCs/>
          </w:rPr>
          <w:delText xml:space="preserve">conditional probability</w:delText>
        </w:r>
      </w:del>
      <w:del w:id="221" w:author="PR Preview" w:date="2026-01-01T00:00:00Z">
        <w:r>
          <w:delText xml:space="preserve"> </w:delText>
        </w:r>
      </w:del>
      <w:del w:id="222" w:author="PR Preview" w:date="2026-01-01T00:00:00Z">
        <w:r>
          <w:delText xml:space="preserve">of</w:delText>
        </w:r>
      </w:del>
      <w:del w:id="223" w:author="PR Preview" w:date="2026-01-01T00:00:00Z">
        <w:r>
          <w:delText xml:space="preserve"> </w:delText>
        </w:r>
      </w:del>
      <m:oMath>
        <m:r>
          <m:t>A</m:t>
        </m:r>
      </m:oMath>
      <w:del w:id="224" w:author="PR Preview" w:date="2026-01-01T00:00:00Z">
        <w:r>
          <w:delText xml:space="preserve"> </w:delText>
        </w:r>
      </w:del>
      <w:del w:id="225" w:author="PR Preview" w:date="2026-01-01T00:00:00Z">
        <w:r>
          <w:delText xml:space="preserve">given</w:delText>
        </w:r>
      </w:del>
      <w:del w:id="226" w:author="PR Preview" w:date="2026-01-01T00:00:00Z">
        <w:r>
          <w:delText xml:space="preserve"> </w:delText>
        </w:r>
      </w:del>
      <m:oMath>
        <m:r>
          <m:t>B</m:t>
        </m:r>
      </m:oMath>
      <w:del w:id="227" w:author="PR Preview" w:date="2026-01-01T00:00:00Z">
        <w:r>
          <w:delText xml:space="preserve"> </w:delText>
        </w:r>
      </w:del>
      <w:del w:id="228" w:author="PR Preview" w:date="2026-01-01T00:00:00Z">
        <w:r>
          <w:delText xml:space="preserve">(Wikipedia contributors 2026c)</w:delText>
        </w:r>
      </w:del>
      <w:del w:id="229" w:author="PR Preview" w:date="2026-01-01T00:00:00Z">
        <w:r>
          <w:delText xml:space="preserve">,</w:delText>
        </w:r>
      </w:del>
      <w:del w:id="230" w:author="PR Preview" w:date="2026-01-01T00:00:00Z">
        <w:r>
          <w:delText xml:space="preserve"> </w:delText>
        </w:r>
      </w:del>
      <w:del w:id="231" w:author="PR Preview" w:date="2026-01-01T00:00:00Z">
        <w:r>
          <w:delText xml:space="preserve">denoted</w:delText>
        </w:r>
      </w:del>
      <w:del w:id="232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del w:id="233" w:author="PR Preview" w:date="2026-01-01T00:00:00Z">
        <w:r>
          <w:delText xml:space="preserve">, is:</w:delText>
        </w:r>
      </w:del>
    </w:p>
    <w:p>
      <w:pPr>
        <w:pStyle w:val="FirstParagraph"/>
      </w:pPr>
      <w:ins w:id="234" w:author="PR Preview" w:date="2026-01-01T00:00:00Z">
        <w:r>
          <w:rPr>
            <w:b/>
            <w:bCs/>
          </w:rPr>
          <w:t xml:space="preserve">Definition 13 (Conditional probability)</w:t>
        </w:r>
      </w:ins>
      <w:ins w:id="235" w:author="PR Preview" w:date="2026-01-01T00:00:00Z">
        <w:r>
          <w:t xml:space="preserve"> </w:t>
        </w:r>
      </w:ins>
      <w:ins w:id="236" w:author="PR Preview" w:date="2026-01-01T00:00:00Z">
        <w:r>
          <w:t xml:space="preserve">For two events</w:t>
        </w:r>
      </w:ins>
      <w:ins w:id="237" w:author="PR Preview" w:date="2026-01-01T00:00:00Z">
        <w:r>
          <w:t xml:space="preserve"> </w:t>
        </w:r>
      </w:ins>
      <m:oMath>
        <m:r>
          <m:t>A</m:t>
        </m:r>
      </m:oMath>
      <w:ins w:id="238" w:author="PR Preview" w:date="2026-01-01T00:00:00Z">
        <w:r>
          <w:t xml:space="preserve"> </w:t>
        </w:r>
      </w:ins>
      <w:ins w:id="239" w:author="PR Preview" w:date="2026-01-01T00:00:00Z">
        <w:r>
          <w:t xml:space="preserve">and</w:t>
        </w:r>
      </w:ins>
      <w:ins w:id="240" w:author="PR Preview" w:date="2026-01-01T00:00:00Z">
        <w:r>
          <w:t xml:space="preserve"> </w:t>
        </w:r>
      </w:ins>
      <m:oMath>
        <m:r>
          <m:t>B</m:t>
        </m:r>
      </m:oMath>
      <w:ins w:id="241" w:author="PR Preview" w:date="2026-01-01T00:00:00Z">
        <w:r>
          <w:t xml:space="preserve"> </w:t>
        </w:r>
      </w:ins>
      <w:ins w:id="242" w:author="PR Preview" w:date="2026-01-01T00:00:00Z">
        <w:r>
          <w:t xml:space="preserve">with</w:t>
        </w:r>
      </w:ins>
      <w:ins w:id="243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ins w:id="244" w:author="PR Preview" w:date="2026-01-01T00:00:00Z">
        <w:r>
          <w:t xml:space="preserve">,</w:t>
        </w:r>
      </w:ins>
      <w:ins w:id="245" w:author="PR Preview" w:date="2026-01-01T00:00:00Z">
        <w:r>
          <w:t xml:space="preserve"> </w:t>
        </w:r>
      </w:ins>
      <w:ins w:id="246" w:author="PR Preview" w:date="2026-01-01T00:00:00Z">
        <w:r>
          <w:t xml:space="preserve">the</w:t>
        </w:r>
      </w:ins>
      <w:ins w:id="247" w:author="PR Preview" w:date="2026-01-01T00:00:00Z">
        <w:r>
          <w:t xml:space="preserve"> </w:t>
        </w:r>
      </w:ins>
      <w:ins w:id="248" w:author="PR Preview" w:date="2026-01-01T00:00:00Z">
        <w:r>
          <w:rPr>
            <w:b/>
            <w:bCs/>
          </w:rPr>
          <w:t xml:space="preserve">conditional probability</w:t>
        </w:r>
      </w:ins>
      <w:ins w:id="249" w:author="PR Preview" w:date="2026-01-01T00:00:00Z">
        <w:r>
          <w:t xml:space="preserve"> </w:t>
        </w:r>
      </w:ins>
      <w:ins w:id="250" w:author="PR Preview" w:date="2026-01-01T00:00:00Z">
        <w:r>
          <w:t xml:space="preserve">of</w:t>
        </w:r>
      </w:ins>
      <w:ins w:id="251" w:author="PR Preview" w:date="2026-01-01T00:00:00Z">
        <w:r>
          <w:t xml:space="preserve"> </w:t>
        </w:r>
      </w:ins>
      <m:oMath>
        <m:r>
          <m:t>A</m:t>
        </m:r>
      </m:oMath>
      <w:ins w:id="252" w:author="PR Preview" w:date="2026-01-01T00:00:00Z">
        <w:r>
          <w:t xml:space="preserve"> </w:t>
        </w:r>
      </w:ins>
      <w:ins w:id="253" w:author="PR Preview" w:date="2026-01-01T00:00:00Z">
        <w:r>
          <w:t xml:space="preserve">given</w:t>
        </w:r>
      </w:ins>
      <w:ins w:id="254" w:author="PR Preview" w:date="2026-01-01T00:00:00Z">
        <w:r>
          <w:t xml:space="preserve"> </w:t>
        </w:r>
      </w:ins>
      <m:oMath>
        <m:r>
          <m:t>B</m:t>
        </m:r>
      </m:oMath>
      <w:ins w:id="255" w:author="PR Preview" w:date="2026-01-01T00:00:00Z">
        <w:r>
          <w:t xml:space="preserve">,</w:t>
        </w:r>
      </w:ins>
      <w:ins w:id="256" w:author="PR Preview" w:date="2026-01-01T00:00:00Z">
        <w:r>
          <w:t xml:space="preserve"> </w:t>
        </w:r>
      </w:ins>
      <w:ins w:id="257" w:author="PR Preview" w:date="2026-01-01T00:00:00Z">
        <w:r>
          <w:t xml:space="preserve">denoted</w:t>
        </w:r>
      </w:ins>
      <w:ins w:id="258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ins w:id="259" w:author="PR Preview" w:date="2026-01-01T00:00:00Z">
        <w:r>
          <w:t xml:space="preserve">, is: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66" w:name="exm-conditional-prob"/>
    <w:p>
      <w:pPr>
        <w:pStyle w:val="BodyText"/>
      </w:pPr>
      <w:r>
        <w:rPr>
          <w:b/>
          <w:bCs/>
        </w:rPr>
        <w:t xml:space="preserve">Example 16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66"/>
    <w:bookmarkStart w:id="67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8" w:name="exm-law-conditional-prob"/>
    <w:p>
      <w:pPr>
        <w:pStyle w:val="FirstParagraph"/>
      </w:pPr>
      <w:r>
        <w:rPr>
          <w:b/>
          <w:bCs/>
        </w:rPr>
        <w:t xml:space="preserve">Example 17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8"/>
    <w:bookmarkStart w:id="69" w:name="thm-total-prob"/>
    <w:p>
      <w:pPr>
        <w:pStyle w:val="FirstParagraph"/>
      </w:pPr>
      <w:del w:id="260" w:author="PR Preview" w:date="2026-01-01T00:00:00Z">
        <w:r>
          <w:rPr>
            <w:b/>
            <w:bCs/>
          </w:rPr>
          <w:delText xml:space="preserve">Theorem 6 (Law of total probability)</w:delText>
        </w:r>
      </w:del>
      <w:del w:id="261" w:author="PR Preview" w:date="2026-01-01T00:00:00Z">
        <w:r>
          <w:delText xml:space="preserve"> </w:delText>
        </w:r>
      </w:del>
      <w:del w:id="262" w:author="PR Preview" w:date="2026-01-01T00:00:00Z">
        <w:r>
          <w:delText xml:space="preserve">If</w:delText>
        </w:r>
      </w:del>
      <w:del w:id="263" w:author="PR Preview" w:date="2026-01-01T00:00:00Z">
        <w:r>
          <w:delText xml:space="preserve"> </w:delText>
        </w:r>
      </w:del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264" w:author="PR Preview" w:date="2026-01-01T00:00:00Z">
        <w:r>
          <w:delText xml:space="preserve"> </w:delText>
        </w:r>
      </w:del>
      <w:del w:id="265" w:author="PR Preview" w:date="2026-01-01T00:00:00Z">
        <w:r>
          <w:delText xml:space="preserve">is a</w:delText>
        </w:r>
      </w:del>
      <w:del w:id="266" w:author="PR Preview" w:date="2026-01-01T00:00:00Z">
        <w:r>
          <w:delText xml:space="preserve"> </w:delText>
        </w:r>
      </w:del>
      <w:hyperlink w:anchor="def-partition">
        <w:del w:id="267" w:author="PR Preview" w:date="2026-01-01T00:00:00Z">
          <w:r>
            <w:rPr>
              <w:rStyle w:val="Hyperlink"/>
            </w:rPr>
            <w:delText xml:space="preserve">partition</w:delText>
          </w:r>
        </w:del>
      </w:hyperlink>
      <w:del w:id="268" w:author="PR Preview" w:date="2026-01-01T00:00:00Z">
        <w:r>
          <w:delText xml:space="preserve"> </w:delText>
        </w:r>
      </w:del>
      <w:del w:id="269" w:author="PR Preview" w:date="2026-01-01T00:00:00Z">
        <w:r>
          <w:delText xml:space="preserve">of the sample space,</w:delText>
        </w:r>
      </w:del>
      <w:del w:id="270" w:author="PR Preview" w:date="2026-01-01T00:00:00Z">
        <w:r>
          <w:delText xml:space="preserve"> </w:delText>
        </w:r>
      </w:del>
      <w:del w:id="271" w:author="PR Preview" w:date="2026-01-01T00:00:00Z">
        <w:r>
          <w:delText xml:space="preserve">with</w:delText>
        </w:r>
      </w:del>
      <w:del w:id="272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del w:id="273" w:author="PR Preview" w:date="2026-01-01T00:00:00Z">
        <w:r>
          <w:delText xml:space="preserve"> </w:delText>
        </w:r>
      </w:del>
      <w:del w:id="274" w:author="PR Preview" w:date="2026-01-01T00:00:00Z">
        <w:r>
          <w:delText xml:space="preserve">for every</w:delText>
        </w:r>
      </w:del>
      <w:del w:id="275" w:author="PR Preview" w:date="2026-01-01T00:00:00Z">
        <w:r>
          <w:delText xml:space="preserve"> </w:delText>
        </w:r>
      </w:del>
      <m:oMath>
        <m:r>
          <m:t>i</m:t>
        </m:r>
      </m:oMath>
      <w:del w:id="276" w:author="PR Preview" w:date="2026-01-01T00:00:00Z">
        <w:r>
          <w:delText xml:space="preserve">,</w:delText>
        </w:r>
      </w:del>
      <w:del w:id="277" w:author="PR Preview" w:date="2026-01-01T00:00:00Z">
        <w:r>
          <w:delText xml:space="preserve"> </w:delText>
        </w:r>
      </w:del>
      <w:del w:id="278" w:author="PR Preview" w:date="2026-01-01T00:00:00Z">
        <w:r>
          <w:delText xml:space="preserve">then for any event</w:delText>
        </w:r>
      </w:del>
      <w:del w:id="279" w:author="PR Preview" w:date="2026-01-01T00:00:00Z">
        <w:r>
          <w:delText xml:space="preserve"> </w:delText>
        </w:r>
      </w:del>
      <m:oMath>
        <m:r>
          <m:t>A</m:t>
        </m:r>
      </m:oMath>
      <w:del w:id="280" w:author="PR Preview" w:date="2026-01-01T00:00:00Z">
        <w:r>
          <w:delText xml:space="preserve"> </w:delText>
        </w:r>
      </w:del>
      <w:del w:id="281" w:author="PR Preview" w:date="2026-01-01T00:00:00Z">
        <w:r>
          <w:delText xml:space="preserve">(Wikipedia contributors 2026f)</w:delText>
        </w:r>
      </w:del>
      <w:del w:id="282" w:author="PR Preview" w:date="2026-01-01T00:00:00Z">
        <w:r>
          <w:delText xml:space="preserve">:</w:delText>
        </w:r>
      </w:del>
    </w:p>
    <w:p>
      <w:pPr>
        <w:pStyle w:val="FirstParagraph"/>
      </w:pPr>
      <w:ins w:id="283" w:author="PR Preview" w:date="2026-01-01T00:00:00Z">
        <w:r>
          <w:rPr>
            <w:b/>
            <w:bCs/>
          </w:rPr>
          <w:t xml:space="preserve">Theorem 6 (Law of total probability)</w:t>
        </w:r>
      </w:ins>
      <w:ins w:id="284" w:author="PR Preview" w:date="2026-01-01T00:00:00Z">
        <w:r>
          <w:t xml:space="preserve"> </w:t>
        </w:r>
      </w:ins>
      <w:ins w:id="285" w:author="PR Preview" w:date="2026-01-01T00:00:00Z">
        <w:r>
          <w:t xml:space="preserve">If</w:t>
        </w:r>
      </w:ins>
      <w:ins w:id="286" w:author="PR Preview" w:date="2026-01-01T00:00:00Z">
        <w:r>
          <w:t xml:space="preserve"> </w:t>
        </w:r>
      </w:ins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287" w:author="PR Preview" w:date="2026-01-01T00:00:00Z">
        <w:r>
          <w:t xml:space="preserve"> </w:t>
        </w:r>
      </w:ins>
      <w:ins w:id="288" w:author="PR Preview" w:date="2026-01-01T00:00:00Z">
        <w:r>
          <w:t xml:space="preserve">is a</w:t>
        </w:r>
      </w:ins>
      <w:ins w:id="289" w:author="PR Preview" w:date="2026-01-01T00:00:00Z">
        <w:r>
          <w:t xml:space="preserve"> </w:t>
        </w:r>
      </w:ins>
      <w:hyperlink w:anchor="def-partition">
        <w:ins w:id="290" w:author="PR Preview" w:date="2026-01-01T00:00:00Z">
          <w:r>
            <w:rPr>
              <w:rStyle w:val="Hyperlink"/>
            </w:rPr>
            <w:t xml:space="preserve">partition</w:t>
          </w:r>
        </w:ins>
      </w:hyperlink>
      <w:ins w:id="291" w:author="PR Preview" w:date="2026-01-01T00:00:00Z">
        <w:r>
          <w:t xml:space="preserve"> </w:t>
        </w:r>
      </w:ins>
      <w:ins w:id="292" w:author="PR Preview" w:date="2026-01-01T00:00:00Z">
        <w:r>
          <w:t xml:space="preserve">of the sample space,</w:t>
        </w:r>
      </w:ins>
      <w:ins w:id="293" w:author="PR Preview" w:date="2026-01-01T00:00:00Z">
        <w:r>
          <w:t xml:space="preserve"> </w:t>
        </w:r>
      </w:ins>
      <w:ins w:id="294" w:author="PR Preview" w:date="2026-01-01T00:00:00Z">
        <w:r>
          <w:t xml:space="preserve">with</w:t>
        </w:r>
      </w:ins>
      <w:ins w:id="295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ins w:id="296" w:author="PR Preview" w:date="2026-01-01T00:00:00Z">
        <w:r>
          <w:t xml:space="preserve"> </w:t>
        </w:r>
      </w:ins>
      <w:ins w:id="297" w:author="PR Preview" w:date="2026-01-01T00:00:00Z">
        <w:r>
          <w:t xml:space="preserve">for every</w:t>
        </w:r>
      </w:ins>
      <w:ins w:id="298" w:author="PR Preview" w:date="2026-01-01T00:00:00Z">
        <w:r>
          <w:t xml:space="preserve"> </w:t>
        </w:r>
      </w:ins>
      <m:oMath>
        <m:r>
          <m:t>i</m:t>
        </m:r>
      </m:oMath>
      <w:ins w:id="299" w:author="PR Preview" w:date="2026-01-01T00:00:00Z">
        <w:r>
          <w:t xml:space="preserve">,</w:t>
        </w:r>
      </w:ins>
      <w:ins w:id="300" w:author="PR Preview" w:date="2026-01-01T00:00:00Z">
        <w:r>
          <w:t xml:space="preserve"> </w:t>
        </w:r>
      </w:ins>
      <w:ins w:id="301" w:author="PR Preview" w:date="2026-01-01T00:00:00Z">
        <w:r>
          <w:t xml:space="preserve">then for any event</w:t>
        </w:r>
      </w:ins>
      <w:ins w:id="302" w:author="PR Preview" w:date="2026-01-01T00:00:00Z">
        <w:r>
          <w:t xml:space="preserve"> </w:t>
        </w:r>
      </w:ins>
      <m:oMath>
        <m:r>
          <m:t>A</m:t>
        </m:r>
      </m:oMath>
      <w:ins w:id="303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9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thm-bayes"/>
    <w:p>
      <w:pPr>
        <w:pStyle w:val="FirstParagraph"/>
      </w:pPr>
      <w:del w:id="304" w:author="PR Preview" w:date="2026-01-01T00:00:00Z">
        <w:r>
          <w:rPr>
            <w:b/>
            <w:bCs/>
          </w:rPr>
          <w:delText xml:space="preserve">Theorem 7 (Bayes’ theorem)</w:delText>
        </w:r>
      </w:del>
      <w:del w:id="305" w:author="PR Preview" w:date="2026-01-01T00:00:00Z">
        <w:r>
          <w:delText xml:space="preserve"> </w:delText>
        </w:r>
      </w:del>
      <w:del w:id="306" w:author="PR Preview" w:date="2026-01-01T00:00:00Z">
        <w:r>
          <w:delText xml:space="preserve">For any two events</w:delText>
        </w:r>
      </w:del>
      <w:del w:id="307" w:author="PR Preview" w:date="2026-01-01T00:00:00Z">
        <w:r>
          <w:delText xml:space="preserve"> </w:delText>
        </w:r>
      </w:del>
      <m:oMath>
        <m:r>
          <m:t>A</m:t>
        </m:r>
      </m:oMath>
      <w:del w:id="308" w:author="PR Preview" w:date="2026-01-01T00:00:00Z">
        <w:r>
          <w:delText xml:space="preserve"> </w:delText>
        </w:r>
      </w:del>
      <w:del w:id="309" w:author="PR Preview" w:date="2026-01-01T00:00:00Z">
        <w:r>
          <w:delText xml:space="preserve">and</w:delText>
        </w:r>
      </w:del>
      <w:del w:id="310" w:author="PR Preview" w:date="2026-01-01T00:00:00Z">
        <w:r>
          <w:delText xml:space="preserve"> </w:delText>
        </w:r>
      </w:del>
      <m:oMath>
        <m:r>
          <m:t>B</m:t>
        </m:r>
      </m:oMath>
      <w:del w:id="311" w:author="PR Preview" w:date="2026-01-01T00:00:00Z">
        <w:r>
          <w:delText xml:space="preserve"> </w:delText>
        </w:r>
      </w:del>
      <w:del w:id="312" w:author="PR Preview" w:date="2026-01-01T00:00:00Z">
        <w:r>
          <w:delText xml:space="preserve">with</w:delText>
        </w:r>
      </w:del>
      <w:del w:id="313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del w:id="314" w:author="PR Preview" w:date="2026-01-01T00:00:00Z">
        <w:r>
          <w:delText xml:space="preserve"> </w:delText>
        </w:r>
      </w:del>
      <w:del w:id="315" w:author="PR Preview" w:date="2026-01-01T00:00:00Z">
        <w:r>
          <w:delText xml:space="preserve">and</w:delText>
        </w:r>
      </w:del>
      <w:del w:id="316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del w:id="317" w:author="PR Preview" w:date="2026-01-01T00:00:00Z">
        <w:r>
          <w:delText xml:space="preserve"> </w:delText>
        </w:r>
      </w:del>
      <w:del w:id="318" w:author="PR Preview" w:date="2026-01-01T00:00:00Z">
        <w:r>
          <w:delText xml:space="preserve">(Wikipedia contributors 2026b)</w:delText>
        </w:r>
      </w:del>
      <w:del w:id="319" w:author="PR Preview" w:date="2026-01-01T00:00:00Z">
        <w:r>
          <w:delText xml:space="preserve">:</w:delText>
        </w:r>
      </w:del>
    </w:p>
    <w:p>
      <w:pPr>
        <w:pStyle w:val="FirstParagraph"/>
      </w:pPr>
      <w:ins w:id="320" w:author="PR Preview" w:date="2026-01-01T00:00:00Z">
        <w:r>
          <w:rPr>
            <w:b/>
            <w:bCs/>
          </w:rPr>
          <w:t xml:space="preserve">Theorem 7 (Bayes’ theorem)</w:t>
        </w:r>
      </w:ins>
      <w:ins w:id="321" w:author="PR Preview" w:date="2026-01-01T00:00:00Z">
        <w:r>
          <w:t xml:space="preserve"> </w:t>
        </w:r>
      </w:ins>
      <w:ins w:id="322" w:author="PR Preview" w:date="2026-01-01T00:00:00Z">
        <w:r>
          <w:t xml:space="preserve">For any two events</w:t>
        </w:r>
      </w:ins>
      <w:ins w:id="323" w:author="PR Preview" w:date="2026-01-01T00:00:00Z">
        <w:r>
          <w:t xml:space="preserve"> </w:t>
        </w:r>
      </w:ins>
      <m:oMath>
        <m:r>
          <m:t>A</m:t>
        </m:r>
      </m:oMath>
      <w:ins w:id="324" w:author="PR Preview" w:date="2026-01-01T00:00:00Z">
        <w:r>
          <w:t xml:space="preserve"> </w:t>
        </w:r>
      </w:ins>
      <w:ins w:id="325" w:author="PR Preview" w:date="2026-01-01T00:00:00Z">
        <w:r>
          <w:t xml:space="preserve">and</w:t>
        </w:r>
      </w:ins>
      <w:ins w:id="326" w:author="PR Preview" w:date="2026-01-01T00:00:00Z">
        <w:r>
          <w:t xml:space="preserve"> </w:t>
        </w:r>
      </w:ins>
      <m:oMath>
        <m:r>
          <m:t>B</m:t>
        </m:r>
      </m:oMath>
      <w:ins w:id="327" w:author="PR Preview" w:date="2026-01-01T00:00:00Z">
        <w:r>
          <w:t xml:space="preserve"> </w:t>
        </w:r>
      </w:ins>
      <w:ins w:id="328" w:author="PR Preview" w:date="2026-01-01T00:00:00Z">
        <w:r>
          <w:t xml:space="preserve">with</w:t>
        </w:r>
      </w:ins>
      <w:ins w:id="329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ins w:id="330" w:author="PR Preview" w:date="2026-01-01T00:00:00Z">
        <w:r>
          <w:t xml:space="preserve"> </w:t>
        </w:r>
      </w:ins>
      <w:ins w:id="331" w:author="PR Preview" w:date="2026-01-01T00:00:00Z">
        <w:r>
          <w:t xml:space="preserve">and</w:t>
        </w:r>
      </w:ins>
      <w:ins w:id="332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ins w:id="333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1" w:name="exm-bayes"/>
    <w:p>
      <w:pPr>
        <w:pStyle w:val="FirstParagraph"/>
      </w:pPr>
      <w:r>
        <w:rPr>
          <w:b/>
          <w:bCs/>
        </w:rPr>
        <w:t xml:space="preserve">Example 18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71"/>
    <w:bookmarkStart w:id="72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72"/>
    <w:bookmarkStart w:id="74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73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3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74"/>
    <w:bookmarkStart w:id="75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75"/>
    <w:bookmarkStart w:id="76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84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85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86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87"/>
    <w:bookmarkStart w:id="98" w:name="references"/>
    <w:p>
      <w:pPr>
        <w:pStyle w:val="Heading2"/>
      </w:pPr>
      <w:del w:id="334" w:author="PR Preview" w:date="2026-01-01T00:00:00Z">
        <w:r>
          <w:delText xml:space="preserve">Further reading</w:delText>
        </w:r>
      </w:del>
    </w:p>
    <w:p>
      <w:pPr>
        <w:numPr>
          <w:ilvl w:val="0"/>
          <w:numId w:val="1005"/>
        </w:numPr>
      </w:pPr>
      <w:del w:id="335" w:author="PR Preview" w:date="2026-01-01T00:00:00Z">
        <w:r>
          <w:delText xml:space="preserve">Wikipedia contributors (2026i)</w:delText>
        </w:r>
      </w:del>
      <w:del w:id="336" w:author="PR Preview" w:date="2026-01-01T00:00:00Z">
        <w:r>
          <w:delText xml:space="preserve"> </w:delText>
        </w:r>
      </w:del>
      <w:del w:id="337" w:author="PR Preview" w:date="2026-01-01T00:00:00Z">
        <w:r>
          <w:delText xml:space="preserve">— sample spaces and events, with examples</w:delText>
        </w:r>
      </w:del>
    </w:p>
    <w:p>
      <w:pPr>
        <w:numPr>
          <w:ilvl w:val="0"/>
          <w:numId w:val="1005"/>
        </w:numPr>
      </w:pPr>
      <w:del w:id="338" w:author="PR Preview" w:date="2026-01-01T00:00:00Z">
        <w:r>
          <w:delText xml:space="preserve">Wikipedia contributors (2026h)</w:delText>
        </w:r>
      </w:del>
      <w:del w:id="339" w:author="PR Preview" w:date="2026-01-01T00:00:00Z">
        <w:r>
          <w:delText xml:space="preserve"> </w:delText>
        </w:r>
      </w:del>
      <w:del w:id="340" w:author="PR Preview" w:date="2026-01-01T00:00:00Z">
        <w:r>
          <w:delText xml:space="preserve">— the sample space, events and probability measure together</w:delText>
        </w:r>
      </w:del>
    </w:p>
    <w:p>
      <w:pPr>
        <w:numPr>
          <w:ilvl w:val="0"/>
          <w:numId w:val="1005"/>
        </w:numPr>
      </w:pPr>
      <w:del w:id="341" w:author="PR Preview" w:date="2026-01-01T00:00:00Z">
        <w:r>
          <w:delText xml:space="preserve">Wikipedia contributors (2026c)</w:delText>
        </w:r>
      </w:del>
      <w:del w:id="342" w:author="PR Preview" w:date="2026-01-01T00:00:00Z">
        <w:r>
          <w:delText xml:space="preserve"> </w:delText>
        </w:r>
      </w:del>
      <w:del w:id="343" w:author="PR Preview" w:date="2026-01-01T00:00:00Z">
        <w:r>
          <w:delText xml:space="preserve">— the definition, with common misreadings</w:delText>
        </w:r>
      </w:del>
    </w:p>
    <w:p>
      <w:pPr>
        <w:numPr>
          <w:ilvl w:val="0"/>
          <w:numId w:val="1005"/>
        </w:numPr>
      </w:pPr>
      <w:del w:id="344" w:author="PR Preview" w:date="2026-01-01T00:00:00Z">
        <w:r>
          <w:delText xml:space="preserve">Wikipedia contributors (2026f)</w:delText>
        </w:r>
      </w:del>
      <w:del w:id="345" w:author="PR Preview" w:date="2026-01-01T00:00:00Z">
        <w:r>
          <w:delText xml:space="preserve"> </w:delText>
        </w:r>
      </w:del>
      <w:del w:id="346" w:author="PR Preview" w:date="2026-01-01T00:00:00Z">
        <w:r>
          <w:delText xml:space="preserve">— the law, with examples</w:delText>
        </w:r>
      </w:del>
    </w:p>
    <w:p>
      <w:pPr>
        <w:numPr>
          <w:ilvl w:val="0"/>
          <w:numId w:val="1005"/>
        </w:numPr>
      </w:pPr>
      <w:del w:id="347" w:author="PR Preview" w:date="2026-01-01T00:00:00Z">
        <w:r>
          <w:delText xml:space="preserve">Wikipedia contributors (2026b)</w:delText>
        </w:r>
      </w:del>
      <w:del w:id="348" w:author="PR Preview" w:date="2026-01-01T00:00:00Z">
        <w:r>
          <w:delText xml:space="preserve"> </w:delText>
        </w:r>
      </w:del>
      <w:del w:id="349" w:author="PR Preview" w:date="2026-01-01T00:00:00Z">
        <w:r>
          <w:delText xml:space="preserve">— the theorem, its proof and its uses</w:delText>
        </w:r>
      </w:del>
    </w:p>
    <w:p>
      <w:pPr>
        <w:numPr>
          <w:ilvl w:val="0"/>
          <w:numId w:val="1005"/>
        </w:numPr>
      </w:pPr>
      <w:del w:id="350" w:author="PR Preview" w:date="2026-01-01T00:00:00Z">
        <w:r>
          <w:delText xml:space="preserve">Wikipedia contributors (2026a)</w:delText>
        </w:r>
      </w:del>
      <w:del w:id="351" w:author="PR Preview" w:date="2026-01-01T00:00:00Z">
        <w:r>
          <w:delText xml:space="preserve"> </w:delText>
        </w:r>
      </w:del>
      <w:del w:id="352" w:author="PR Preview" w:date="2026-01-01T00:00:00Z">
        <w:r>
          <w:delText xml:space="preserve">— why ignoring the base rate misleads</w:delText>
        </w:r>
      </w:del>
    </w:p>
    <w:p>
      <w:pPr>
        <w:pStyle w:val="Heading2"/>
      </w:pPr>
      <w:r>
        <w:t xml:space="preserve">References</w:t>
      </w:r>
    </w:p>
    <w:bookmarkStart w:id="97" w:name="refs"/>
    <w:bookmarkStart w:id="8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9"/>
    <w:bookmarkStart w:id="9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9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91"/>
    <w:bookmarkStart w:id="92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92"/>
    <w:bookmarkStart w:id="94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93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94"/>
    <w:bookmarkStart w:id="96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95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96"/>
    <w:bookmarkEnd w:id="97"/>
    <w:bookmarkEnd w:id="98"/>
    <w:p>
      <w:pPr>
        <w:pStyle w:val="Bibliography"/>
      </w:pPr>
      <w:del w:id="353" w:author="PR Preview" w:date="2026-01-01T00:00:00Z">
        <w:r>
          <w:delText xml:space="preserve">Wikipedia contributors. 2026a.</w:delText>
        </w:r>
      </w:del>
      <w:del w:id="354" w:author="PR Preview" w:date="2026-01-01T00:00:00Z">
        <w:r>
          <w:delText xml:space="preserve"> </w:delText>
        </w:r>
      </w:del>
      <w:del w:id="355" w:author="PR Preview" w:date="2026-01-01T00:00:00Z">
        <w:r>
          <w:rPr>
            <w:i/>
            <w:iCs/>
          </w:rPr>
          <w:delText xml:space="preserve">Base Rate Fallacy —</w:delText>
        </w:r>
      </w:del>
      <w:del w:id="356" w:author="PR Preview" w:date="2026-01-01T00:00:00Z">
        <w:r>
          <w:rPr>
            <w:i/>
            <w:iCs/>
          </w:rPr>
          <w:delText xml:space="preserve"> </w:delText>
        </w:r>
      </w:del>
      <w:del w:id="357" w:author="PR Preview" w:date="2026-01-01T00:00:00Z">
        <w:r>
          <w:rPr>
            <w:i/>
            <w:iCs/>
          </w:rPr>
          <w:delText xml:space="preserve">Wikipedia</w:delText>
        </w:r>
      </w:del>
      <w:del w:id="358" w:author="PR Preview" w:date="2026-01-01T00:00:00Z">
        <w:r>
          <w:rPr>
            <w:i/>
            <w:iCs/>
          </w:rPr>
          <w:delText xml:space="preserve">,</w:delText>
        </w:r>
      </w:del>
      <w:del w:id="359" w:author="PR Preview" w:date="2026-01-01T00:00:00Z">
        <w:r>
          <w:rPr>
            <w:i/>
            <w:iCs/>
          </w:rPr>
          <w:delText xml:space="preserve"> </w:delText>
        </w:r>
      </w:del>
      <w:del w:id="360" w:author="PR Preview" w:date="2026-01-01T00:00:00Z">
        <w:r>
          <w:rPr>
            <w:i/>
            <w:iCs/>
          </w:rPr>
          <w:delText xml:space="preserve">the Free Encyclopedia</w:delText>
        </w:r>
      </w:del>
      <w:del w:id="361" w:author="PR Preview" w:date="2026-01-01T00:00:00Z">
        <w:r>
          <w:delText xml:space="preserve">.</w:delText>
        </w:r>
      </w:del>
      <w:del w:id="362" w:author="PR Preview" w:date="2026-01-01T00:00:00Z">
        <w:r>
          <w:delText xml:space="preserve"> </w:delText>
        </w:r>
      </w:del>
      <w:hyperlink r:id="rId9">
        <w:del w:id="363" w:author="PR Preview" w:date="2026-01-01T00:00:00Z">
          <w:r>
            <w:rPr>
              <w:rStyle w:val="Hyperlink"/>
            </w:rPr>
            <w:delText xml:space="preserve">https://en.wikipedia.org/wiki/Base_rate_fallacy</w:delText>
          </w:r>
        </w:del>
      </w:hyperlink>
      <w:del w:id="364" w:author="PR Preview" w:date="2026-01-01T00:00:00Z">
        <w:r>
          <w:delText xml:space="preserve">.</w:delText>
        </w:r>
      </w:del>
    </w:p>
    <w:p>
      <w:pPr>
        <w:pStyle w:val="Bibliography"/>
      </w:pPr>
      <w:del w:id="365" w:author="PR Preview" w:date="2026-01-01T00:00:00Z">
        <w:r>
          <w:delText xml:space="preserve">Wikipedia contributors. 2026b.</w:delText>
        </w:r>
      </w:del>
      <w:del w:id="366" w:author="PR Preview" w:date="2026-01-01T00:00:00Z">
        <w:r>
          <w:delText xml:space="preserve"> </w:delText>
        </w:r>
      </w:del>
      <w:del w:id="367" w:author="PR Preview" w:date="2026-01-01T00:00:00Z">
        <w:r>
          <w:rPr>
            <w:i/>
            <w:iCs/>
          </w:rPr>
          <w:delText xml:space="preserve">Bayes’ Theorem —</w:delText>
        </w:r>
      </w:del>
      <w:del w:id="368" w:author="PR Preview" w:date="2026-01-01T00:00:00Z">
        <w:r>
          <w:rPr>
            <w:i/>
            <w:iCs/>
          </w:rPr>
          <w:delText xml:space="preserve"> </w:delText>
        </w:r>
      </w:del>
      <w:del w:id="369" w:author="PR Preview" w:date="2026-01-01T00:00:00Z">
        <w:r>
          <w:rPr>
            <w:i/>
            <w:iCs/>
          </w:rPr>
          <w:delText xml:space="preserve">Wikipedia</w:delText>
        </w:r>
      </w:del>
      <w:del w:id="370" w:author="PR Preview" w:date="2026-01-01T00:00:00Z">
        <w:r>
          <w:rPr>
            <w:i/>
            <w:iCs/>
          </w:rPr>
          <w:delText xml:space="preserve">,</w:delText>
        </w:r>
      </w:del>
      <w:del w:id="371" w:author="PR Preview" w:date="2026-01-01T00:00:00Z">
        <w:r>
          <w:rPr>
            <w:i/>
            <w:iCs/>
          </w:rPr>
          <w:delText xml:space="preserve"> </w:delText>
        </w:r>
      </w:del>
      <w:del w:id="372" w:author="PR Preview" w:date="2026-01-01T00:00:00Z">
        <w:r>
          <w:rPr>
            <w:i/>
            <w:iCs/>
          </w:rPr>
          <w:delText xml:space="preserve">the Free Encyclopedia</w:delText>
        </w:r>
      </w:del>
      <w:del w:id="373" w:author="PR Preview" w:date="2026-01-01T00:00:00Z">
        <w:r>
          <w:delText xml:space="preserve">.</w:delText>
        </w:r>
      </w:del>
      <w:del w:id="374" w:author="PR Preview" w:date="2026-01-01T00:00:00Z">
        <w:r>
          <w:delText xml:space="preserve"> </w:delText>
        </w:r>
      </w:del>
      <w:hyperlink r:id="rId10">
        <w:del w:id="375" w:author="PR Preview" w:date="2026-01-01T00:00:00Z">
          <w:r>
            <w:rPr>
              <w:rStyle w:val="Hyperlink"/>
            </w:rPr>
            <w:delText xml:space="preserve">https://en.wikipedia.org/wiki/Bayes%27_theorem</w:delText>
          </w:r>
        </w:del>
      </w:hyperlink>
      <w:del w:id="376" w:author="PR Preview" w:date="2026-01-01T00:00:00Z">
        <w:r>
          <w:delText xml:space="preserve">.</w:delText>
        </w:r>
      </w:del>
    </w:p>
    <w:p>
      <w:pPr>
        <w:pStyle w:val="Bibliography"/>
      </w:pPr>
      <w:del w:id="377" w:author="PR Preview" w:date="2026-01-01T00:00:00Z">
        <w:r>
          <w:delText xml:space="preserve">Wikipedia contributors. 2026c.</w:delText>
        </w:r>
      </w:del>
      <w:del w:id="378" w:author="PR Preview" w:date="2026-01-01T00:00:00Z">
        <w:r>
          <w:delText xml:space="preserve"> </w:delText>
        </w:r>
      </w:del>
      <w:del w:id="379" w:author="PR Preview" w:date="2026-01-01T00:00:00Z">
        <w:r>
          <w:rPr>
            <w:i/>
            <w:iCs/>
          </w:rPr>
          <w:delText xml:space="preserve">Conditional Probability —</w:delText>
        </w:r>
      </w:del>
      <w:del w:id="380" w:author="PR Preview" w:date="2026-01-01T00:00:00Z">
        <w:r>
          <w:rPr>
            <w:i/>
            <w:iCs/>
          </w:rPr>
          <w:delText xml:space="preserve"> </w:delText>
        </w:r>
      </w:del>
      <w:del w:id="381" w:author="PR Preview" w:date="2026-01-01T00:00:00Z">
        <w:r>
          <w:rPr>
            <w:i/>
            <w:iCs/>
          </w:rPr>
          <w:delText xml:space="preserve">Wikipedia</w:delText>
        </w:r>
      </w:del>
      <w:del w:id="382" w:author="PR Preview" w:date="2026-01-01T00:00:00Z">
        <w:r>
          <w:rPr>
            <w:i/>
            <w:iCs/>
          </w:rPr>
          <w:delText xml:space="preserve">,</w:delText>
        </w:r>
      </w:del>
      <w:del w:id="383" w:author="PR Preview" w:date="2026-01-01T00:00:00Z">
        <w:r>
          <w:rPr>
            <w:i/>
            <w:iCs/>
          </w:rPr>
          <w:delText xml:space="preserve"> </w:delText>
        </w:r>
      </w:del>
      <w:del w:id="384" w:author="PR Preview" w:date="2026-01-01T00:00:00Z">
        <w:r>
          <w:rPr>
            <w:i/>
            <w:iCs/>
          </w:rPr>
          <w:delText xml:space="preserve">the Free Encyclopedia</w:delText>
        </w:r>
      </w:del>
      <w:del w:id="385" w:author="PR Preview" w:date="2026-01-01T00:00:00Z">
        <w:r>
          <w:delText xml:space="preserve">.</w:delText>
        </w:r>
      </w:del>
      <w:del w:id="386" w:author="PR Preview" w:date="2026-01-01T00:00:00Z">
        <w:r>
          <w:delText xml:space="preserve"> </w:delText>
        </w:r>
      </w:del>
      <w:hyperlink r:id="rId11">
        <w:del w:id="387" w:author="PR Preview" w:date="2026-01-01T00:00:00Z">
          <w:r>
            <w:rPr>
              <w:rStyle w:val="Hyperlink"/>
            </w:rPr>
            <w:delText xml:space="preserve">https://en.wikipedia.org/wiki/Conditional_probability</w:delText>
          </w:r>
        </w:del>
      </w:hyperlink>
      <w:del w:id="388" w:author="PR Preview" w:date="2026-01-01T00:00:00Z">
        <w:r>
          <w:delText xml:space="preserve">.</w:delText>
        </w:r>
      </w:del>
    </w:p>
    <w:p>
      <w:pPr>
        <w:pStyle w:val="Bibliography"/>
      </w:pPr>
      <w:del w:id="389" w:author="PR Preview" w:date="2026-01-01T00:00:00Z">
        <w:r>
          <w:delText xml:space="preserve">Wikipedia contributors. 2026d.</w:delText>
        </w:r>
      </w:del>
      <w:del w:id="390" w:author="PR Preview" w:date="2026-01-01T00:00:00Z">
        <w:r>
          <w:delText xml:space="preserve"> </w:delText>
        </w:r>
      </w:del>
      <w:del w:id="391" w:author="PR Preview" w:date="2026-01-01T00:00:00Z">
        <w:r>
          <w:rPr>
            <w:i/>
            <w:iCs/>
          </w:rPr>
          <w:delText xml:space="preserve">Event (Probability Theory) —</w:delText>
        </w:r>
      </w:del>
      <w:del w:id="392" w:author="PR Preview" w:date="2026-01-01T00:00:00Z">
        <w:r>
          <w:rPr>
            <w:i/>
            <w:iCs/>
          </w:rPr>
          <w:delText xml:space="preserve"> </w:delText>
        </w:r>
      </w:del>
      <w:del w:id="393" w:author="PR Preview" w:date="2026-01-01T00:00:00Z">
        <w:r>
          <w:rPr>
            <w:i/>
            <w:iCs/>
          </w:rPr>
          <w:delText xml:space="preserve">Wikipedia</w:delText>
        </w:r>
      </w:del>
      <w:del w:id="394" w:author="PR Preview" w:date="2026-01-01T00:00:00Z">
        <w:r>
          <w:rPr>
            <w:i/>
            <w:iCs/>
          </w:rPr>
          <w:delText xml:space="preserve">,</w:delText>
        </w:r>
      </w:del>
      <w:del w:id="395" w:author="PR Preview" w:date="2026-01-01T00:00:00Z">
        <w:r>
          <w:rPr>
            <w:i/>
            <w:iCs/>
          </w:rPr>
          <w:delText xml:space="preserve"> </w:delText>
        </w:r>
      </w:del>
      <w:del w:id="396" w:author="PR Preview" w:date="2026-01-01T00:00:00Z">
        <w:r>
          <w:rPr>
            <w:i/>
            <w:iCs/>
          </w:rPr>
          <w:delText xml:space="preserve">the Free Encyclopedia</w:delText>
        </w:r>
      </w:del>
      <w:del w:id="397" w:author="PR Preview" w:date="2026-01-01T00:00:00Z">
        <w:r>
          <w:delText xml:space="preserve">.</w:delText>
        </w:r>
      </w:del>
      <w:del w:id="398" w:author="PR Preview" w:date="2026-01-01T00:00:00Z">
        <w:r>
          <w:delText xml:space="preserve"> </w:delText>
        </w:r>
      </w:del>
      <w:hyperlink r:id="rId12">
        <w:del w:id="399" w:author="PR Preview" w:date="2026-01-01T00:00:00Z">
          <w:r>
            <w:rPr>
              <w:rStyle w:val="Hyperlink"/>
            </w:rPr>
            <w:delText xml:space="preserve">https://en.wikipedia.org/wiki/Event_(probability_theory)</w:delText>
          </w:r>
        </w:del>
      </w:hyperlink>
      <w:del w:id="400" w:author="PR Preview" w:date="2026-01-01T00:00:00Z">
        <w:r>
          <w:delText xml:space="preserve">.</w:delText>
        </w:r>
      </w:del>
    </w:p>
    <w:p>
      <w:pPr>
        <w:pStyle w:val="Bibliography"/>
      </w:pPr>
      <w:del w:id="401" w:author="PR Preview" w:date="2026-01-01T00:00:00Z">
        <w:r>
          <w:delText xml:space="preserve">Wikipedia contributors. 2026e.</w:delText>
        </w:r>
      </w:del>
      <w:del w:id="402" w:author="PR Preview" w:date="2026-01-01T00:00:00Z">
        <w:r>
          <w:delText xml:space="preserve"> </w:delText>
        </w:r>
      </w:del>
      <w:del w:id="403" w:author="PR Preview" w:date="2026-01-01T00:00:00Z">
        <w:r>
          <w:rPr>
            <w:i/>
            <w:iCs/>
          </w:rPr>
          <w:delText xml:space="preserve">Experiment (Probability Theory) —</w:delText>
        </w:r>
      </w:del>
      <w:del w:id="404" w:author="PR Preview" w:date="2026-01-01T00:00:00Z">
        <w:r>
          <w:rPr>
            <w:i/>
            <w:iCs/>
          </w:rPr>
          <w:delText xml:space="preserve"> </w:delText>
        </w:r>
      </w:del>
      <w:del w:id="405" w:author="PR Preview" w:date="2026-01-01T00:00:00Z">
        <w:r>
          <w:rPr>
            <w:i/>
            <w:iCs/>
          </w:rPr>
          <w:delText xml:space="preserve">Wikipedia</w:delText>
        </w:r>
      </w:del>
      <w:del w:id="406" w:author="PR Preview" w:date="2026-01-01T00:00:00Z">
        <w:r>
          <w:rPr>
            <w:i/>
            <w:iCs/>
          </w:rPr>
          <w:delText xml:space="preserve">,</w:delText>
        </w:r>
      </w:del>
      <w:del w:id="407" w:author="PR Preview" w:date="2026-01-01T00:00:00Z">
        <w:r>
          <w:rPr>
            <w:i/>
            <w:iCs/>
          </w:rPr>
          <w:delText xml:space="preserve"> </w:delText>
        </w:r>
      </w:del>
      <w:del w:id="408" w:author="PR Preview" w:date="2026-01-01T00:00:00Z">
        <w:r>
          <w:rPr>
            <w:i/>
            <w:iCs/>
          </w:rPr>
          <w:delText xml:space="preserve">the Free Encyclopedia</w:delText>
        </w:r>
      </w:del>
      <w:del w:id="409" w:author="PR Preview" w:date="2026-01-01T00:00:00Z">
        <w:r>
          <w:delText xml:space="preserve">.</w:delText>
        </w:r>
      </w:del>
      <w:del w:id="410" w:author="PR Preview" w:date="2026-01-01T00:00:00Z">
        <w:r>
          <w:delText xml:space="preserve"> </w:delText>
        </w:r>
      </w:del>
      <w:hyperlink r:id="rId13">
        <w:del w:id="411" w:author="PR Preview" w:date="2026-01-01T00:00:00Z">
          <w:r>
            <w:rPr>
              <w:rStyle w:val="Hyperlink"/>
            </w:rPr>
            <w:delText xml:space="preserve">https://en.wikipedia.org/wiki/Experiment_(probability_theory)</w:delText>
          </w:r>
        </w:del>
      </w:hyperlink>
      <w:del w:id="412" w:author="PR Preview" w:date="2026-01-01T00:00:00Z">
        <w:r>
          <w:delText xml:space="preserve">.</w:delText>
        </w:r>
      </w:del>
    </w:p>
    <w:p>
      <w:pPr>
        <w:pStyle w:val="Bibliography"/>
      </w:pPr>
      <w:del w:id="413" w:author="PR Preview" w:date="2026-01-01T00:00:00Z">
        <w:r>
          <w:delText xml:space="preserve">Wikipedia contributors. 2026f.</w:delText>
        </w:r>
      </w:del>
      <w:del w:id="414" w:author="PR Preview" w:date="2026-01-01T00:00:00Z">
        <w:r>
          <w:delText xml:space="preserve"> </w:delText>
        </w:r>
      </w:del>
      <w:del w:id="415" w:author="PR Preview" w:date="2026-01-01T00:00:00Z">
        <w:r>
          <w:rPr>
            <w:i/>
            <w:iCs/>
          </w:rPr>
          <w:delText xml:space="preserve">Law of Total Probability —</w:delText>
        </w:r>
      </w:del>
      <w:del w:id="416" w:author="PR Preview" w:date="2026-01-01T00:00:00Z">
        <w:r>
          <w:rPr>
            <w:i/>
            <w:iCs/>
          </w:rPr>
          <w:delText xml:space="preserve"> </w:delText>
        </w:r>
      </w:del>
      <w:del w:id="417" w:author="PR Preview" w:date="2026-01-01T00:00:00Z">
        <w:r>
          <w:rPr>
            <w:i/>
            <w:iCs/>
          </w:rPr>
          <w:delText xml:space="preserve">Wikipedia</w:delText>
        </w:r>
      </w:del>
      <w:del w:id="418" w:author="PR Preview" w:date="2026-01-01T00:00:00Z">
        <w:r>
          <w:rPr>
            <w:i/>
            <w:iCs/>
          </w:rPr>
          <w:delText xml:space="preserve">,</w:delText>
        </w:r>
      </w:del>
      <w:del w:id="419" w:author="PR Preview" w:date="2026-01-01T00:00:00Z">
        <w:r>
          <w:rPr>
            <w:i/>
            <w:iCs/>
          </w:rPr>
          <w:delText xml:space="preserve"> </w:delText>
        </w:r>
      </w:del>
      <w:del w:id="420" w:author="PR Preview" w:date="2026-01-01T00:00:00Z">
        <w:r>
          <w:rPr>
            <w:i/>
            <w:iCs/>
          </w:rPr>
          <w:delText xml:space="preserve">the Free Encyclopedia</w:delText>
        </w:r>
      </w:del>
      <w:del w:id="421" w:author="PR Preview" w:date="2026-01-01T00:00:00Z">
        <w:r>
          <w:delText xml:space="preserve">.</w:delText>
        </w:r>
      </w:del>
      <w:del w:id="422" w:author="PR Preview" w:date="2026-01-01T00:00:00Z">
        <w:r>
          <w:delText xml:space="preserve"> </w:delText>
        </w:r>
      </w:del>
      <w:hyperlink r:id="rId14">
        <w:del w:id="423" w:author="PR Preview" w:date="2026-01-01T00:00:00Z">
          <w:r>
            <w:rPr>
              <w:rStyle w:val="Hyperlink"/>
            </w:rPr>
            <w:delText xml:space="preserve">https://en.wikipedia.org/wiki/Law_of_total_probability</w:delText>
          </w:r>
        </w:del>
      </w:hyperlink>
      <w:del w:id="424" w:author="PR Preview" w:date="2026-01-01T00:00:00Z">
        <w:r>
          <w:delText xml:space="preserve">.</w:delText>
        </w:r>
      </w:del>
    </w:p>
    <w:p>
      <w:pPr>
        <w:pStyle w:val="Bibliography"/>
      </w:pPr>
      <w:del w:id="425" w:author="PR Preview" w:date="2026-01-01T00:00:00Z">
        <w:r>
          <w:delText xml:space="preserve">Wikipedia contributors. 2026g.</w:delText>
        </w:r>
      </w:del>
      <w:del w:id="426" w:author="PR Preview" w:date="2026-01-01T00:00:00Z">
        <w:r>
          <w:delText xml:space="preserve"> </w:delText>
        </w:r>
      </w:del>
      <w:del w:id="427" w:author="PR Preview" w:date="2026-01-01T00:00:00Z">
        <w:r>
          <w:rPr>
            <w:i/>
            <w:iCs/>
          </w:rPr>
          <w:delText xml:space="preserve">Probability Axioms —</w:delText>
        </w:r>
      </w:del>
      <w:del w:id="428" w:author="PR Preview" w:date="2026-01-01T00:00:00Z">
        <w:r>
          <w:rPr>
            <w:i/>
            <w:iCs/>
          </w:rPr>
          <w:delText xml:space="preserve"> </w:delText>
        </w:r>
      </w:del>
      <w:del w:id="429" w:author="PR Preview" w:date="2026-01-01T00:00:00Z">
        <w:r>
          <w:rPr>
            <w:i/>
            <w:iCs/>
          </w:rPr>
          <w:delText xml:space="preserve">Wikipedia</w:delText>
        </w:r>
      </w:del>
      <w:del w:id="430" w:author="PR Preview" w:date="2026-01-01T00:00:00Z">
        <w:r>
          <w:rPr>
            <w:i/>
            <w:iCs/>
          </w:rPr>
          <w:delText xml:space="preserve">,</w:delText>
        </w:r>
      </w:del>
      <w:del w:id="431" w:author="PR Preview" w:date="2026-01-01T00:00:00Z">
        <w:r>
          <w:rPr>
            <w:i/>
            <w:iCs/>
          </w:rPr>
          <w:delText xml:space="preserve"> </w:delText>
        </w:r>
      </w:del>
      <w:del w:id="432" w:author="PR Preview" w:date="2026-01-01T00:00:00Z">
        <w:r>
          <w:rPr>
            <w:i/>
            <w:iCs/>
          </w:rPr>
          <w:delText xml:space="preserve">the Free Encyclopedia</w:delText>
        </w:r>
      </w:del>
      <w:del w:id="433" w:author="PR Preview" w:date="2026-01-01T00:00:00Z">
        <w:r>
          <w:delText xml:space="preserve">.</w:delText>
        </w:r>
      </w:del>
      <w:del w:id="434" w:author="PR Preview" w:date="2026-01-01T00:00:00Z">
        <w:r>
          <w:delText xml:space="preserve"> </w:delText>
        </w:r>
      </w:del>
      <w:hyperlink r:id="rId53">
        <w:del w:id="435" w:author="PR Preview" w:date="2026-01-01T00:00:00Z">
          <w:r>
            <w:rPr>
              <w:rStyle w:val="Hyperlink"/>
            </w:rPr>
            <w:delText xml:space="preserve">https://en.wikipedia.org/wiki/Probability_axioms</w:delText>
          </w:r>
        </w:del>
      </w:hyperlink>
      <w:del w:id="436" w:author="PR Preview" w:date="2026-01-01T00:00:00Z">
        <w:r>
          <w:delText xml:space="preserve">.</w:delText>
        </w:r>
      </w:del>
    </w:p>
    <w:p>
      <w:pPr>
        <w:pStyle w:val="Bibliography"/>
      </w:pPr>
      <w:del w:id="437" w:author="PR Preview" w:date="2026-01-01T00:00:00Z">
        <w:r>
          <w:delText xml:space="preserve">Wikipedia contributors. 2026h.</w:delText>
        </w:r>
      </w:del>
      <w:del w:id="438" w:author="PR Preview" w:date="2026-01-01T00:00:00Z">
        <w:r>
          <w:delText xml:space="preserve"> </w:delText>
        </w:r>
      </w:del>
      <w:del w:id="439" w:author="PR Preview" w:date="2026-01-01T00:00:00Z">
        <w:r>
          <w:rPr>
            <w:i/>
            <w:iCs/>
          </w:rPr>
          <w:delText xml:space="preserve">Probability Space —</w:delText>
        </w:r>
      </w:del>
      <w:del w:id="440" w:author="PR Preview" w:date="2026-01-01T00:00:00Z">
        <w:r>
          <w:rPr>
            <w:i/>
            <w:iCs/>
          </w:rPr>
          <w:delText xml:space="preserve"> </w:delText>
        </w:r>
      </w:del>
      <w:del w:id="441" w:author="PR Preview" w:date="2026-01-01T00:00:00Z">
        <w:r>
          <w:rPr>
            <w:i/>
            <w:iCs/>
          </w:rPr>
          <w:delText xml:space="preserve">Wikipedia</w:delText>
        </w:r>
      </w:del>
      <w:del w:id="442" w:author="PR Preview" w:date="2026-01-01T00:00:00Z">
        <w:r>
          <w:rPr>
            <w:i/>
            <w:iCs/>
          </w:rPr>
          <w:delText xml:space="preserve">,</w:delText>
        </w:r>
      </w:del>
      <w:del w:id="443" w:author="PR Preview" w:date="2026-01-01T00:00:00Z">
        <w:r>
          <w:rPr>
            <w:i/>
            <w:iCs/>
          </w:rPr>
          <w:delText xml:space="preserve"> </w:delText>
        </w:r>
      </w:del>
      <w:del w:id="444" w:author="PR Preview" w:date="2026-01-01T00:00:00Z">
        <w:r>
          <w:rPr>
            <w:i/>
            <w:iCs/>
          </w:rPr>
          <w:delText xml:space="preserve">the Free Encyclopedia</w:delText>
        </w:r>
      </w:del>
      <w:del w:id="445" w:author="PR Preview" w:date="2026-01-01T00:00:00Z">
        <w:r>
          <w:delText xml:space="preserve">.</w:delText>
        </w:r>
      </w:del>
      <w:del w:id="446" w:author="PR Preview" w:date="2026-01-01T00:00:00Z">
        <w:r>
          <w:delText xml:space="preserve"> </w:delText>
        </w:r>
      </w:del>
      <w:hyperlink r:id="rId15">
        <w:del w:id="447" w:author="PR Preview" w:date="2026-01-01T00:00:00Z">
          <w:r>
            <w:rPr>
              <w:rStyle w:val="Hyperlink"/>
            </w:rPr>
            <w:delText xml:space="preserve">https://en.wikipedia.org/wiki/Probability_space</w:delText>
          </w:r>
        </w:del>
      </w:hyperlink>
      <w:del w:id="448" w:author="PR Preview" w:date="2026-01-01T00:00:00Z">
        <w:r>
          <w:delText xml:space="preserve">.</w:delText>
        </w:r>
      </w:del>
    </w:p>
    <w:p>
      <w:pPr>
        <w:pStyle w:val="Bibliography"/>
      </w:pPr>
      <w:del w:id="449" w:author="PR Preview" w:date="2026-01-01T00:00:00Z">
        <w:r>
          <w:delText xml:space="preserve">Wikipedia contributors. 2026i.</w:delText>
        </w:r>
      </w:del>
      <w:del w:id="450" w:author="PR Preview" w:date="2026-01-01T00:00:00Z">
        <w:r>
          <w:delText xml:space="preserve"> </w:delText>
        </w:r>
      </w:del>
      <w:del w:id="451" w:author="PR Preview" w:date="2026-01-01T00:00:00Z">
        <w:r>
          <w:rPr>
            <w:i/>
            <w:iCs/>
          </w:rPr>
          <w:delText xml:space="preserve">Sample Space —</w:delText>
        </w:r>
      </w:del>
      <w:del w:id="452" w:author="PR Preview" w:date="2026-01-01T00:00:00Z">
        <w:r>
          <w:rPr>
            <w:i/>
            <w:iCs/>
          </w:rPr>
          <w:delText xml:space="preserve"> </w:delText>
        </w:r>
      </w:del>
      <w:del w:id="453" w:author="PR Preview" w:date="2026-01-01T00:00:00Z">
        <w:r>
          <w:rPr>
            <w:i/>
            <w:iCs/>
          </w:rPr>
          <w:delText xml:space="preserve">Wikipedia</w:delText>
        </w:r>
      </w:del>
      <w:del w:id="454" w:author="PR Preview" w:date="2026-01-01T00:00:00Z">
        <w:r>
          <w:rPr>
            <w:i/>
            <w:iCs/>
          </w:rPr>
          <w:delText xml:space="preserve">,</w:delText>
        </w:r>
      </w:del>
      <w:del w:id="455" w:author="PR Preview" w:date="2026-01-01T00:00:00Z">
        <w:r>
          <w:rPr>
            <w:i/>
            <w:iCs/>
          </w:rPr>
          <w:delText xml:space="preserve"> </w:delText>
        </w:r>
      </w:del>
      <w:del w:id="456" w:author="PR Preview" w:date="2026-01-01T00:00:00Z">
        <w:r>
          <w:rPr>
            <w:i/>
            <w:iCs/>
          </w:rPr>
          <w:delText xml:space="preserve">the Free Encyclopedia</w:delText>
        </w:r>
      </w:del>
      <w:del w:id="457" w:author="PR Preview" w:date="2026-01-01T00:00:00Z">
        <w:r>
          <w:delText xml:space="preserve">.</w:delText>
        </w:r>
      </w:del>
      <w:del w:id="458" w:author="PR Preview" w:date="2026-01-01T00:00:00Z">
        <w:r>
          <w:delText xml:space="preserve"> </w:delText>
        </w:r>
      </w:del>
      <w:hyperlink r:id="rId16">
        <w:del w:id="459" w:author="PR Preview" w:date="2026-01-01T00:00:00Z">
          <w:r>
            <w:rPr>
              <w:rStyle w:val="Hyperlink"/>
            </w:rPr>
            <w:delText xml:space="preserve">https://en.wikipedia.org/wiki/Sample_space</w:delText>
          </w:r>
        </w:del>
      </w:hyperlink>
      <w:del w:id="460" w:author="PR Preview" w:date="2026-01-01T00:00:00Z">
        <w:r>
          <w:delText xml:space="preserve">.</w:delText>
        </w:r>
      </w:del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7" Type="http://schemas.openxmlformats.org/officeDocument/2006/relationships/image" Target="media/rId77.png"/><Relationship Id="rId19" Type="http://schemas.openxmlformats.org/officeDocument/2006/relationships/hyperlink" Target="data/auto.csv" TargetMode="External"/><Relationship Id="rId95" Type="http://schemas.openxmlformats.org/officeDocument/2006/relationships/hyperlink" Target="https://bookdown.org/kevin_davisross/probsim-book/" TargetMode="External"/><Relationship Id="rId84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53" Type="http://schemas.openxmlformats.org/officeDocument/2006/relationships/hyperlink" Target="https://en.wikipedia.org/wiki/Probability_axioms" TargetMode="External"/><Relationship Id="rId93" Type="http://schemas.openxmlformats.org/officeDocument/2006/relationships/hyperlink" Target="https://facultyweb.cs.wwu.edu/~hutchib2/video_lectures/data371/" TargetMode="External"/><Relationship Id="rId80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46" Type="http://schemas.openxmlformats.org/officeDocument/2006/relationships/hyperlink" Target="https://morrison-lab.github.io/mds/measures.html#cor-measure-finitely-additive" TargetMode="External"/><Relationship Id="rId49" Type="http://schemas.openxmlformats.org/officeDocument/2006/relationships/hyperlink" Target="https://morrison-lab.github.io/mds/measures.html#def-countable-additivity" TargetMode="External"/><Relationship Id="rId44" Type="http://schemas.openxmlformats.org/officeDocument/2006/relationships/hyperlink" Target="https://morrison-lab.github.io/mds/measures.html#def-finite-additivity" TargetMode="External"/><Relationship Id="rId40" Type="http://schemas.openxmlformats.org/officeDocument/2006/relationships/hyperlink" Target="https://morrison-lab.github.io/mds/measures.html#def-measure" TargetMode="External"/><Relationship Id="rId35" Type="http://schemas.openxmlformats.org/officeDocument/2006/relationships/hyperlink" Target="https://morrison-lab.github.io/mds/measures.html#def-pairwise-disjoint" TargetMode="External"/><Relationship Id="rId25" Type="http://schemas.openxmlformats.org/officeDocument/2006/relationships/hyperlink" Target="https://morrison-lab.github.io/mds/measures.html#def-sigma-algebra" TargetMode="External"/><Relationship Id="rId42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2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48" Type="http://schemas.openxmlformats.org/officeDocument/2006/relationships/hyperlink" Target="https://morrison-lab.github.io/mds/measures.html#thm-sigma-algebra-closure" TargetMode="External"/><Relationship Id="rId51" Type="http://schemas.openxmlformats.org/officeDocument/2006/relationships/hyperlink" Target="https://morrison-lab.github.io/mds/sets.html#def-extended-nonneg-reals" TargetMode="External"/><Relationship Id="rId21" Type="http://schemas.openxmlformats.org/officeDocument/2006/relationships/hyperlink" Target="https://morrison-lab.github.io/mds/sets.html#def-set" TargetMode="External"/><Relationship Id="rId61" Type="http://schemas.openxmlformats.org/officeDocument/2006/relationships/hyperlink" Target="https://morrison-lab.github.io/pds/random-variables.html#def-uniform" TargetMode="External"/><Relationship Id="rId81" Type="http://schemas.openxmlformats.org/officeDocument/2006/relationships/hyperlink" Target="https://wwu.instructure.com/courses/1906010/modules#module_3922392" TargetMode="External"/><Relationship Id="rId90" Type="http://schemas.openxmlformats.org/officeDocument/2006/relationships/hyperlink" Target="https://www.cengage.com/c/statistical-inference-2e-casella-berger/9780534243128/" TargetMode="External"/><Relationship Id="rId88" Type="http://schemas.openxmlformats.org/officeDocument/2006/relationships/hyperlink" Target="https://www.youtube.com/playlist?list=PLeB45KifGiuHesi4PALNZSYZFhViVGQJK" TargetMode="External"/><Relationship Id="rId85" Type="http://schemas.openxmlformats.org/officeDocument/2006/relationships/hyperlink" Target="https://www.youtube.com/watch?v=LfdTIvLfdtA" TargetMode="External"/><Relationship Id="rId86" Type="http://schemas.openxmlformats.org/officeDocument/2006/relationships/hyperlink" Target="https://www.youtube.com/watch?v=c-yB3q7zYlU" TargetMode="External"/><Relationship Id="rId59" Type="http://schemas.openxmlformats.org/officeDocument/2006/relationships/hyperlink" Target="random-variables.qmd#def-uniform-set" TargetMode="External"/><Relationship Id="rId9" Type="http://schemas.openxmlformats.org/officeDocument/2006/relationships/hyperlink" Target="https://en.wikipedia.org/wiki/Base_rate_fallacy" TargetMode="External"/><Relationship Id="rId10" Type="http://schemas.openxmlformats.org/officeDocument/2006/relationships/hyperlink" Target="https://en.wikipedia.org/wiki/Bayes%27_theorem" TargetMode="External"/><Relationship Id="rId11" Type="http://schemas.openxmlformats.org/officeDocument/2006/relationships/hyperlink" Target="https://en.wikipedia.org/wiki/Conditional_probability" TargetMode="External"/><Relationship Id="rId12" Type="http://schemas.openxmlformats.org/officeDocument/2006/relationships/hyperlink" Target="https://en.wikipedia.org/wiki/Event_(probability_theory)" TargetMode="External"/><Relationship Id="rId13" Type="http://schemas.openxmlformats.org/officeDocument/2006/relationships/hyperlink" Target="https://en.wikipedia.org/wiki/Experiment_(probability_theory)" TargetMode="External"/><Relationship Id="rId14" Type="http://schemas.openxmlformats.org/officeDocument/2006/relationships/hyperlink" Target="https://en.wikipedia.org/wiki/Law_of_total_probability" TargetMode="External"/><Relationship Id="rId15" Type="http://schemas.openxmlformats.org/officeDocument/2006/relationships/hyperlink" Target="https://en.wikipedia.org/wiki/Probability_space" TargetMode="External"/><Relationship Id="rId16" Type="http://schemas.openxmlformats.org/officeDocument/2006/relationships/hyperlink" Target="https://en.wikipedia.org/wiki/Sample_space" TargetMode="External"/></Relationships>
</file>

<file path=word/_rels/footnotes.xml.rels><?xml version='1.0' encoding='UTF-8' standalone='yes'?>
<Relationships xmlns="http://schemas.openxmlformats.org/package/2006/relationships"><Relationship Id="rId19" Type="http://schemas.openxmlformats.org/officeDocument/2006/relationships/hyperlink" Target="data/auto.csv" TargetMode="External"/><Relationship Id="rId95" Type="http://schemas.openxmlformats.org/officeDocument/2006/relationships/hyperlink" Target="https://bookdown.org/kevin_davisross/probsim-book/" TargetMode="External"/><Relationship Id="rId84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53" Type="http://schemas.openxmlformats.org/officeDocument/2006/relationships/hyperlink" Target="https://en.wikipedia.org/wiki/Probability_axioms" TargetMode="External"/><Relationship Id="rId93" Type="http://schemas.openxmlformats.org/officeDocument/2006/relationships/hyperlink" Target="https://facultyweb.cs.wwu.edu/~hutchib2/video_lectures/data371/" TargetMode="External"/><Relationship Id="rId80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46" Type="http://schemas.openxmlformats.org/officeDocument/2006/relationships/hyperlink" Target="https://morrison-lab.github.io/mds/measures.html#cor-measure-finitely-additive" TargetMode="External"/><Relationship Id="rId49" Type="http://schemas.openxmlformats.org/officeDocument/2006/relationships/hyperlink" Target="https://morrison-lab.github.io/mds/measures.html#def-countable-additivity" TargetMode="External"/><Relationship Id="rId44" Type="http://schemas.openxmlformats.org/officeDocument/2006/relationships/hyperlink" Target="https://morrison-lab.github.io/mds/measures.html#def-finite-additivity" TargetMode="External"/><Relationship Id="rId40" Type="http://schemas.openxmlformats.org/officeDocument/2006/relationships/hyperlink" Target="https://morrison-lab.github.io/mds/measures.html#def-measure" TargetMode="External"/><Relationship Id="rId35" Type="http://schemas.openxmlformats.org/officeDocument/2006/relationships/hyperlink" Target="https://morrison-lab.github.io/mds/measures.html#def-pairwise-disjoint" TargetMode="External"/><Relationship Id="rId25" Type="http://schemas.openxmlformats.org/officeDocument/2006/relationships/hyperlink" Target="https://morrison-lab.github.io/mds/measures.html#def-sigma-algebra" TargetMode="External"/><Relationship Id="rId42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2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48" Type="http://schemas.openxmlformats.org/officeDocument/2006/relationships/hyperlink" Target="https://morrison-lab.github.io/mds/measures.html#thm-sigma-algebra-closure" TargetMode="External"/><Relationship Id="rId51" Type="http://schemas.openxmlformats.org/officeDocument/2006/relationships/hyperlink" Target="https://morrison-lab.github.io/mds/sets.html#def-extended-nonneg-reals" TargetMode="External"/><Relationship Id="rId21" Type="http://schemas.openxmlformats.org/officeDocument/2006/relationships/hyperlink" Target="https://morrison-lab.github.io/mds/sets.html#def-set" TargetMode="External"/><Relationship Id="rId61" Type="http://schemas.openxmlformats.org/officeDocument/2006/relationships/hyperlink" Target="https://morrison-lab.github.io/pds/random-variables.html#def-uniform" TargetMode="External"/><Relationship Id="rId81" Type="http://schemas.openxmlformats.org/officeDocument/2006/relationships/hyperlink" Target="https://wwu.instructure.com/courses/1906010/modules#module_3922392" TargetMode="External"/><Relationship Id="rId90" Type="http://schemas.openxmlformats.org/officeDocument/2006/relationships/hyperlink" Target="https://www.cengage.com/c/statistical-inference-2e-casella-berger/9780534243128/" TargetMode="External"/><Relationship Id="rId88" Type="http://schemas.openxmlformats.org/officeDocument/2006/relationships/hyperlink" Target="https://www.youtube.com/playlist?list=PLeB45KifGiuHesi4PALNZSYZFhViVGQJK" TargetMode="External"/><Relationship Id="rId85" Type="http://schemas.openxmlformats.org/officeDocument/2006/relationships/hyperlink" Target="https://www.youtube.com/watch?v=LfdTIvLfdtA" TargetMode="External"/><Relationship Id="rId86" Type="http://schemas.openxmlformats.org/officeDocument/2006/relationships/hyperlink" Target="https://www.youtube.com/watch?v=c-yB3q7zYlU" TargetMode="External"/><Relationship Id="rId59" Type="http://schemas.openxmlformats.org/officeDocument/2006/relationships/hyperlink" Target="random-variables.qmd#def-uniform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2026-10-17T20:42:50Z</dcterms:created>
  <dcterms:modified xsi:type="dcterms:W3CDTF">2026-10-17T20:42:50Z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13:31:32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