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2026-10-15 13:51:50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14:26:40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36" w:name="thm-sample-mean-expectation"/>
    <w:p>
      <w:pPr>
        <w:pStyle w:val="BodyText"/>
      </w:pPr>
      <w:r>
        <w:rPr>
          <w:b/>
          <w:bCs/>
        </w:rPr>
        <w:t xml:space="preserve">Theorem 5 (The expectation of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9" w:name="X1b674fb215c38ba7bf07b336b30c333a3581625"/>
    <w:p>
      <w:pPr>
        <w:pStyle w:val="Heading2"/>
      </w:pPr>
      <w:r>
        <w:t xml:space="preserve">1 Conditional distributions and expectations</w:t>
      </w:r>
    </w:p>
    <w:bookmarkStart w:id="38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"/>
    <w:bookmarkStart w:id="43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9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3"/>
    <w:bookmarkStart w:id="46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6"/>
    <w:bookmarkStart w:id="50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8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0"/>
    <w:bookmarkStart w:id="51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1"/>
    <w:bookmarkStart w:id="52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4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4"/>
    <w:bookmarkStart w:id="55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5"/>
    <w:bookmarkStart w:id="56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6"/>
    <w:bookmarkStart w:id="57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7"/>
    <w:bookmarkStart w:id="58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8"/>
    <w:bookmarkStart w:id="60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9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0"/>
    <w:bookmarkStart w:id="61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3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4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5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3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6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6"/>
    <w:bookmarkStart w:id="67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9"/>
    <w:bookmarkStart w:id="94" w:name="fubinitonelli-for-expectations"/>
    <w:p>
      <w:pPr>
        <w:pStyle w:val="Heading2"/>
      </w:pPr>
      <w:r>
        <w:t xml:space="preserve">2 Fubini–Tonelli for expectations</w:t>
      </w:r>
    </w:p>
    <w:bookmarkStart w:id="71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0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3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4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4"/>
    <w:bookmarkStart w:id="76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5"/>
        </w:tc>
      </w:tr>
    </w:tbl>
    <w:bookmarkEnd w:id="76"/>
    <w:bookmarkStart w:id="78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7"/>
        </w:tc>
      </w:tr>
    </w:tbl>
    <w:bookmarkEnd w:id="78"/>
    <w:bookmarkStart w:id="79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4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4"/>
    <w:bookmarkStart w:id="85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6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6"/>
    <w:bookmarkStart w:id="87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1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2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3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4"/>
    <w:bookmarkStart w:id="111" w:name="sec-loss-risk"/>
    <w:p>
      <w:pPr>
        <w:pStyle w:val="Heading2"/>
      </w:pPr>
      <w:r>
        <w:t xml:space="preserve">3 Loss and risk</w:t>
      </w:r>
    </w:p>
    <w:bookmarkStart w:id="95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6"/>
    <w:bookmarkStart w:id="9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7"/>
    <w:bookmarkStart w:id="98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9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del w:id="3" w:author="PR Preview" w:date="2026-01-01T00:00:00Z">
        <w:r>
          <w:delText xml:space="preserve">For squared error loss and a prediction</w:delText>
        </w:r>
      </w:del>
      <w:del w:id="4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5" w:author="PR Preview" w:date="2026-01-01T00:00:00Z">
        <w:r>
          <w:delText xml:space="preserve">,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the risk is</w:delText>
        </w:r>
      </w:del>
      <w:del w:id="8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9" w:author="PR Preview" w:date="2026-01-01T00:00:00Z">
        <w:r>
          <w:delText xml:space="preserve">.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Hastie et al. (2009, 18)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call it the expected prediction error.</w:delText>
        </w:r>
      </w:del>
    </w:p>
    <w:p>
      <w:pPr>
        <w:pStyle w:val="BodyText"/>
      </w:pPr>
      <w:ins w:id="14" w:author="PR Preview" w:date="2026-01-01T00:00:00Z">
        <w:r>
          <w:t xml:space="preserve">For squared error loss and a prediction</w:t>
        </w:r>
      </w:ins>
      <w:ins w:id="15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6" w:author="PR Preview" w:date="2026-01-01T00:00:00Z">
        <w:r>
          <w:t xml:space="preserve">,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the risk is</w:t>
        </w:r>
      </w:ins>
      <w:ins w:id="19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20" w:author="PR Preview" w:date="2026-01-01T00:00:00Z">
        <w:r>
          <w:t xml:space="preserve">,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also called the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rPr>
            <w:b/>
            <w:bCs/>
          </w:rPr>
          <w:t xml:space="preserve">expected prediction error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(Hastie et al. 2009, 18)</w:t>
        </w:r>
      </w:ins>
      <w:ins w:id="27" w:author="PR Preview" w:date="2026-01-01T00:00:00Z">
        <w:r>
          <w:t xml:space="preserve">.</w:t>
        </w:r>
      </w:ins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100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00"/>
    <w:bookmarkStart w:id="101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1"/>
    <w:bookmarkStart w:id="102" w:name="thm-best-predictor"/>
    <w:p>
      <w:pPr>
        <w:pStyle w:val="FirstParagraph"/>
      </w:pPr>
      <w:r>
        <w:rPr>
          <w:b/>
          <w:bCs/>
        </w:rPr>
        <w:t xml:space="preserve">Theorem 12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3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3"/>
    <w:bookmarkStart w:id="104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4"/>
    <w:bookmarkStart w:id="105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5"/>
    <w:bookmarkStart w:id="106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6"/>
    <w:bookmarkStart w:id="107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bookmarkStart w:id="108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Start w:id="110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 prediction functions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conditional expectation function is a minimizer of the squared-error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09">
        <w:r>
          <w:rPr>
            <w:rStyle w:val="Hyperlink"/>
          </w:rPr>
          <w:t xml:space="preserve">set of minimizers</w:t>
        </w:r>
      </w:hyperlink>
      <w:r>
        <w:t xml:space="preserve">.</w:t>
      </w:r>
      <w:r>
        <w:t xml:space="preserve"> </w:t>
      </w:r>
      <w:r>
        <w:t xml:space="preserve">Moreover, every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that set satisfies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minimizer is unique up to probability-</w:t>
      </w:r>
      <m:oMath>
        <m:r>
          <m:t>1</m:t>
        </m:r>
      </m:oMath>
      <w:r>
        <w:t xml:space="preserve"> </w:t>
      </w:r>
      <w:r>
        <w:t xml:space="preserve">equality.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risk no larger than that of any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 minimizer.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minimizer, its risk 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1"/>
    <w:bookmarkStart w:id="123" w:name="sec-entropy"/>
    <w:p>
      <w:pPr>
        <w:pStyle w:val="Heading2"/>
      </w:pPr>
      <w:r>
        <w:t xml:space="preserve">4 Entropy and cross-entropy</w:t>
      </w:r>
    </w:p>
    <w:bookmarkStart w:id="112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12"/>
    <w:bookmarkStart w:id="113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3"/>
    <w:bookmarkStart w:id="114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4"/>
    <w:bookmarkStart w:id="115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5"/>
    <w:bookmarkStart w:id="116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6"/>
    <w:bookmarkStart w:id="117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8"/>
    <w:bookmarkStart w:id="119" w:name="def-kl-divergence"/>
    <w:p>
      <w:pPr>
        <w:pStyle w:val="BodyText"/>
      </w:pPr>
      <w:r>
        <w:rPr>
          <w:b/>
          <w:bCs/>
        </w:rPr>
        <w:t xml:space="preserve">Definition 16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20"/>
    <w:bookmarkStart w:id="121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21"/>
    <w:bookmarkStart w:id="122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22"/>
    <w:bookmarkEnd w:id="123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2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4"/>
    <w:bookmarkStart w:id="12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6"/>
    <w:bookmarkStart w:id="12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8"/>
    <w:bookmarkStart w:id="13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30"/>
    <w:bookmarkStart w:id="13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3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32"/>
    <w:bookmarkStart w:id="133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3"/>
    <w:bookmarkStart w:id="135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4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5"/>
    <w:bookmarkStart w:id="1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6"/>
    <w:bookmarkStart w:id="138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7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8"/>
    <w:bookmarkStart w:id="140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8" Type="http://schemas.openxmlformats.org/officeDocument/2006/relationships/image" Target="media/rId88.png"/><Relationship Id="rId83" Type="http://schemas.openxmlformats.org/officeDocument/2006/relationships/hyperlink" Target="data/auto.csv" TargetMode="External"/><Relationship Id="rId134" Type="http://schemas.openxmlformats.org/officeDocument/2006/relationships/hyperlink" Target="https://bookdown.org/kevin_davisross/probsim-book/" TargetMode="External"/><Relationship Id="rId82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0-387-84858-7" TargetMode="External"/><Relationship Id="rId129" Type="http://schemas.openxmlformats.org/officeDocument/2006/relationships/hyperlink" Target="https://doi.org/10.1007/978-1-4614-4708-5" TargetMode="External"/><Relationship Id="rId127" Type="http://schemas.openxmlformats.org/officeDocument/2006/relationships/hyperlink" Target="https://doi.org/10.1201/9781315182780" TargetMode="External"/><Relationship Id="rId137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9" Type="http://schemas.openxmlformats.org/officeDocument/2006/relationships/hyperlink" Target="https://en.wikipedia.org/wiki/Law_of_the_unconscious_statistician" TargetMode="External"/><Relationship Id="rId81" Type="http://schemas.openxmlformats.org/officeDocument/2006/relationships/hyperlink" Target="https://islp.readthedocs.io/" TargetMode="External"/><Relationship Id="rId109" Type="http://schemas.openxmlformats.org/officeDocument/2006/relationships/hyperlink" Target="https://morrison-lab.github.io/mds/algebra-basics.html#def-argmin" TargetMode="External"/><Relationship Id="rId19" Type="http://schemas.openxmlformats.org/officeDocument/2006/relationships/hyperlink" Target="https://morrison-lab.github.io/mds/calculus-double-integrals.html#thm-fubini-tonelli" TargetMode="External"/><Relationship Id="rId72" Type="http://schemas.openxmlformats.org/officeDocument/2006/relationships/hyperlink" Target="https://morrison-lab.github.io/mds/measures.html#def-counting-measure" TargetMode="External"/><Relationship Id="rId70" Type="http://schemas.openxmlformats.org/officeDocument/2006/relationships/hyperlink" Target="https://morrison-lab.github.io/mds/measures.html#def-measure" TargetMode="External"/><Relationship Id="rId125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9" Type="http://schemas.openxmlformats.org/officeDocument/2006/relationships/hyperlink" Target="probability-basics.qmd#def-random-choice" TargetMode="External"/><Relationship Id="rId80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3" Type="http://schemas.openxmlformats.org/officeDocument/2006/relationships/hyperlink" Target="random-variables.qmd#def-joint-density-mass" TargetMode="External"/><Relationship Id="rId44" Type="http://schemas.openxmlformats.org/officeDocument/2006/relationships/hyperlink" Target="random-variables.qmd#def-joint-pdf" TargetMode="External"/><Relationship Id="rId40" Type="http://schemas.openxmlformats.org/officeDocument/2006/relationships/hyperlink" Target="random-variables.qmd#def-joint-pmf" TargetMode="External"/><Relationship Id="rId37" Type="http://schemas.openxmlformats.org/officeDocument/2006/relationships/hyperlink" Target="random-variables.qmd#def-jointly-distributed" TargetMode="External"/><Relationship Id="rId42" Type="http://schemas.openxmlformats.org/officeDocument/2006/relationships/hyperlink" Target="random-variables.qmd#def-marginal" TargetMode="External"/><Relationship Id="rId49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9" Type="http://schemas.openxmlformats.org/officeDocument/2006/relationships/hyperlink" Target="random-variables.qmd#exm-joint-pmf" TargetMode="External"/><Relationship Id="rId45" Type="http://schemas.openxmlformats.org/officeDocument/2006/relationships/hyperlink" Target="random-variables.qmd#thm-marginal-density" TargetMode="External"/><Relationship Id="rId41" Type="http://schemas.openxmlformats.org/officeDocument/2006/relationships/hyperlink" Target="random-variables.qmd#thm-marginal-pmf" TargetMode="External"/><Relationship Id="rId48" Type="http://schemas.openxmlformats.org/officeDocument/2006/relationships/hyperlink" Target="variance-covariance.qmd#def-correlation" TargetMode="External"/><Relationship Id="rId47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3" Type="http://schemas.openxmlformats.org/officeDocument/2006/relationships/hyperlink" Target="data/auto.csv" TargetMode="External"/><Relationship Id="rId134" Type="http://schemas.openxmlformats.org/officeDocument/2006/relationships/hyperlink" Target="https://bookdown.org/kevin_davisross/probsim-book/" TargetMode="External"/><Relationship Id="rId82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0-387-84858-7" TargetMode="External"/><Relationship Id="rId129" Type="http://schemas.openxmlformats.org/officeDocument/2006/relationships/hyperlink" Target="https://doi.org/10.1007/978-1-4614-4708-5" TargetMode="External"/><Relationship Id="rId127" Type="http://schemas.openxmlformats.org/officeDocument/2006/relationships/hyperlink" Target="https://doi.org/10.1201/9781315182780" TargetMode="External"/><Relationship Id="rId137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9" Type="http://schemas.openxmlformats.org/officeDocument/2006/relationships/hyperlink" Target="https://en.wikipedia.org/wiki/Law_of_the_unconscious_statistician" TargetMode="External"/><Relationship Id="rId81" Type="http://schemas.openxmlformats.org/officeDocument/2006/relationships/hyperlink" Target="https://islp.readthedocs.io/" TargetMode="External"/><Relationship Id="rId109" Type="http://schemas.openxmlformats.org/officeDocument/2006/relationships/hyperlink" Target="https://morrison-lab.github.io/mds/algebra-basics.html#def-argmin" TargetMode="External"/><Relationship Id="rId19" Type="http://schemas.openxmlformats.org/officeDocument/2006/relationships/hyperlink" Target="https://morrison-lab.github.io/mds/calculus-double-integrals.html#thm-fubini-tonelli" TargetMode="External"/><Relationship Id="rId72" Type="http://schemas.openxmlformats.org/officeDocument/2006/relationships/hyperlink" Target="https://morrison-lab.github.io/mds/measures.html#def-counting-measure" TargetMode="External"/><Relationship Id="rId70" Type="http://schemas.openxmlformats.org/officeDocument/2006/relationships/hyperlink" Target="https://morrison-lab.github.io/mds/measures.html#def-measure" TargetMode="External"/><Relationship Id="rId125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9" Type="http://schemas.openxmlformats.org/officeDocument/2006/relationships/hyperlink" Target="probability-basics.qmd#def-random-choice" TargetMode="External"/><Relationship Id="rId80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3" Type="http://schemas.openxmlformats.org/officeDocument/2006/relationships/hyperlink" Target="random-variables.qmd#def-joint-density-mass" TargetMode="External"/><Relationship Id="rId44" Type="http://schemas.openxmlformats.org/officeDocument/2006/relationships/hyperlink" Target="random-variables.qmd#def-joint-pdf" TargetMode="External"/><Relationship Id="rId40" Type="http://schemas.openxmlformats.org/officeDocument/2006/relationships/hyperlink" Target="random-variables.qmd#def-joint-pmf" TargetMode="External"/><Relationship Id="rId37" Type="http://schemas.openxmlformats.org/officeDocument/2006/relationships/hyperlink" Target="random-variables.qmd#def-jointly-distributed" TargetMode="External"/><Relationship Id="rId42" Type="http://schemas.openxmlformats.org/officeDocument/2006/relationships/hyperlink" Target="random-variables.qmd#def-marginal" TargetMode="External"/><Relationship Id="rId49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9" Type="http://schemas.openxmlformats.org/officeDocument/2006/relationships/hyperlink" Target="random-variables.qmd#exm-joint-pmf" TargetMode="External"/><Relationship Id="rId45" Type="http://schemas.openxmlformats.org/officeDocument/2006/relationships/hyperlink" Target="random-variables.qmd#thm-marginal-density" TargetMode="External"/><Relationship Id="rId41" Type="http://schemas.openxmlformats.org/officeDocument/2006/relationships/hyperlink" Target="random-variables.qmd#thm-marginal-pmf" TargetMode="External"/><Relationship Id="rId48" Type="http://schemas.openxmlformats.org/officeDocument/2006/relationships/hyperlink" Target="variance-covariance.qmd#def-correlation" TargetMode="External"/><Relationship Id="rId47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2026-10-15T21:35:15Z</dcterms:created>
  <dcterms:modified xsi:type="dcterms:W3CDTF">2026-10-15T21:35:15Z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14:26:40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