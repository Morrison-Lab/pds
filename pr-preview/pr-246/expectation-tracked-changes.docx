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del w:id="3" w:author="PR Preview" w:date="2026-01-01T00:00:00Z">
        <w:r>
          <w:delText xml:space="preserve">It is the</w:delText>
        </w:r>
      </w:del>
      <w:del w:id="4" w:author="PR Preview" w:date="2026-01-01T00:00:00Z">
        <w:r>
          <w:delText xml:space="preserve"> </w:delText>
        </w:r>
      </w:del>
      <w:hyperlink w:anchor="def-risk">
        <w:del w:id="5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under</w:delText>
        </w:r>
      </w:del>
      <w:del w:id="8" w:author="PR Preview" w:date="2026-01-01T00:00:00Z">
        <w:r>
          <w:delText xml:space="preserve"> </w:delText>
        </w:r>
      </w:del>
      <w:hyperlink w:anchor="def-squared-error-loss">
        <w:del w:id="9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10" w:author="PR Preview" w:date="2026-01-01T00:00:00Z">
        <w:r>
          <w:delText xml:space="preserve">.</w:delText>
        </w:r>
      </w:del>
    </w:p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ins w:id="11" w:author="PR Preview" w:date="2026-01-01T00:00:00Z">
        <w:r>
          <w:rPr>
            <w:i/>
            <w:iCs/>
          </w:rPr>
          <w:t xml:space="preserve">Remark 5</w:t>
        </w:r>
      </w:ins>
      <w:ins w:id="12" w:author="PR Preview" w:date="2026-01-01T00:00:00Z">
        <w:r>
          <w:t xml:space="preserve"> (The squared-error risk is a risk). </w:t>
        </w:r>
      </w:ins>
      <w:ins w:id="13" w:author="PR Preview" w:date="2026-01-01T00:00:00Z">
        <w:r>
          <w:t xml:space="preserve">The</w:t>
        </w:r>
      </w:ins>
      <w:ins w:id="14" w:author="PR Preview" w:date="2026-01-01T00:00:00Z">
        <w:r>
          <w:t xml:space="preserve"> </w:t>
        </w:r>
      </w:ins>
      <w:hyperlink w:anchor="def-squared-error-risk">
        <w:ins w:id="15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is the</w:t>
        </w:r>
      </w:ins>
      <w:ins w:id="18" w:author="PR Preview" w:date="2026-01-01T00:00:00Z">
        <w:r>
          <w:t xml:space="preserve"> </w:t>
        </w:r>
      </w:ins>
      <w:hyperlink w:anchor="def-risk">
        <w:ins w:id="1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under</w:t>
        </w:r>
      </w:ins>
      <w:ins w:id="22" w:author="PR Preview" w:date="2026-01-01T00:00:00Z">
        <w:r>
          <w:t xml:space="preserve"> </w:t>
        </w:r>
      </w:ins>
      <w:hyperlink w:anchor="def-squared-error-loss">
        <w:ins w:id="23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24" w:author="PR Preview" w:date="2026-01-01T00:00:00Z">
        <w:r>
          <w:t xml:space="preserve">.</w:t>
        </w:r>
      </w:ins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del w:id="25" w:author="PR Preview" w:date="2026-01-01T00:00:00Z">
        <w:r>
          <w:rPr>
            <w:i/>
            <w:iCs/>
          </w:rPr>
          <w:delText xml:space="preserve">Remark 5</w:delText>
        </w:r>
      </w:del>
      <w:del w:id="26" w:author="PR Preview" w:date="2026-01-01T00:00:00Z">
        <w:r>
          <w:delText xml:space="preserve"> (The irreducible risk does not depend on the prediction function). </w:delText>
        </w:r>
      </w:del>
      <w:del w:id="27" w:author="PR Preview" w:date="2026-01-01T00:00:00Z">
        <w:r>
          <w:delText xml:space="preserve">The irreducible risk depends only on the joint distribution of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not on the prediction function</w:delText>
        </w:r>
      </w:del>
      <w:del w:id="31" w:author="PR Preview" w:date="2026-01-01T00:00:00Z">
        <w:r>
          <w:delText xml:space="preserve"> </w:delText>
        </w:r>
      </w:del>
      <m:oMath>
        <m:r>
          <m:t>f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so no choice of</w:delText>
        </w:r>
      </w:del>
      <w:del w:id="35" w:author="PR Preview" w:date="2026-01-01T00:00:00Z">
        <w:r>
          <w:delText xml:space="preserve"> </w:delText>
        </w:r>
      </w:del>
      <m:oMath>
        <m:r>
          <m:t>f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can achieve a smaller risk.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6</w:t>
        </w:r>
      </w:ins>
      <w:ins w:id="39" w:author="PR Preview" w:date="2026-01-01T00:00:00Z">
        <w:r>
          <w:t xml:space="preserve"> (The irreducible risk does not depend on the prediction function). </w:t>
        </w:r>
      </w:ins>
      <w:ins w:id="40" w:author="PR Preview" w:date="2026-01-01T00:00:00Z">
        <w:r>
          <w:t xml:space="preserve">The irreducible risk depends only on the joint distribution of</w:t>
        </w:r>
      </w:ins>
      <w:ins w:id="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 not on the prediction function</w:t>
        </w:r>
      </w:ins>
      <w:ins w:id="44" w:author="PR Preview" w:date="2026-01-01T00:00:00Z">
        <w:r>
          <w:t xml:space="preserve"> </w:t>
        </w:r>
      </w:ins>
      <m:oMath>
        <m:r>
          <m:t>f</m:t>
        </m:r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so no choice of</w:t>
        </w:r>
      </w:ins>
      <w:ins w:id="48" w:author="PR Preview" w:date="2026-01-01T00:00:00Z">
        <w:r>
          <w:t xml:space="preserve"> </w:t>
        </w:r>
      </w:ins>
      <m:oMath>
        <m:r>
          <m:t>f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can achieve a smaller risk.</w:t>
        </w:r>
      </w:ins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del w:id="51" w:author="PR Preview" w:date="2026-01-01T00:00:00Z">
        <w:r>
          <w:rPr>
            <w:i/>
            <w:iCs/>
          </w:rPr>
          <w:delText xml:space="preserve">Remark 6</w:delText>
        </w:r>
      </w:del>
      <w:del w:id="52" w:author="PR Preview" w:date="2026-01-01T00:00:00Z">
        <w:r>
          <w:delText xml:space="preserve"> (When the reducible risk is zero). </w:delText>
        </w:r>
      </w:del>
      <w:del w:id="53" w:author="PR Preview" w:date="2026-01-01T00:00:00Z">
        <w:r>
          <w:delText xml:space="preserve">The reducible risk is zero if and only if</w:delText>
        </w:r>
      </w:del>
      <w:del w:id="5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5" w:author="PR Preview" w:date="2026-01-01T00:00:00Z">
        <w:r>
          <w:delText xml:space="preserve">.</w:delText>
        </w:r>
      </w:del>
    </w:p>
    <w:p>
      <w:pPr>
        <w:pStyle w:val="BodyText"/>
      </w:pPr>
      <w:ins w:id="56" w:author="PR Preview" w:date="2026-01-01T00:00:00Z">
        <w:r>
          <w:rPr>
            <w:i/>
            <w:iCs/>
          </w:rPr>
          <w:t xml:space="preserve">Remark 7</w:t>
        </w:r>
      </w:ins>
      <w:ins w:id="57" w:author="PR Preview" w:date="2026-01-01T00:00:00Z">
        <w:r>
          <w:t xml:space="preserve"> (When the reducible risk is zero). </w:t>
        </w:r>
      </w:ins>
      <w:ins w:id="58" w:author="PR Preview" w:date="2026-01-01T00:00:00Z">
        <w:r>
          <w:t xml:space="preserve">The reducible risk is zero if and only if</w:t>
        </w:r>
      </w:ins>
      <w:ins w:id="5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0" w:author="PR Preview" w:date="2026-01-01T00:00:00Z">
        <w:r>
          <w:t xml:space="preserve">.</w:t>
        </w:r>
      </w:ins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del w:id="61" w:author="PR Preview" w:date="2026-01-01T00:00:00Z">
        <w:r>
          <w:rPr>
            <w:i/>
            <w:iCs/>
          </w:rPr>
          <w:delText xml:space="preserve">Remark 7</w:delText>
        </w:r>
      </w:del>
      <w:del w:id="62" w:author="PR Preview" w:date="2026-01-01T00:00:00Z">
        <w:r>
          <w:delText xml:space="preserve"> (The base of the logarithm is a unit). </w:delText>
        </w:r>
      </w:del>
      <w:del w:id="63" w:author="PR Preview" w:date="2026-01-01T00:00:00Z">
        <w:r>
          <w:delText xml:space="preserve">With the natural logarithm, entropy is measured in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i/>
            <w:iCs/>
          </w:rPr>
          <w:delText xml:space="preserve">nats</w:delText>
        </w:r>
      </w:del>
      <w:del w:id="66" w:author="PR Preview" w:date="2026-01-01T00:00:00Z">
        <w:r>
          <w:delText xml:space="preserve">.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With base 2, it is measured in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i/>
            <w:iCs/>
          </w:rPr>
          <w:delText xml:space="preserve">bits</w:delText>
        </w:r>
      </w:del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Changing the base multiplies every entropy by the same positive constant.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ins w:id="76" w:author="PR Preview" w:date="2026-01-01T00:00:00Z">
        <w:r>
          <w:rPr>
            <w:i/>
            <w:iCs/>
          </w:rPr>
          <w:t xml:space="preserve">Remark 8</w:t>
        </w:r>
      </w:ins>
      <w:ins w:id="77" w:author="PR Preview" w:date="2026-01-01T00:00:00Z">
        <w:r>
          <w:t xml:space="preserve"> (The base of the logarithm is a unit). </w:t>
        </w:r>
      </w:ins>
      <w:ins w:id="78" w:author="PR Preview" w:date="2026-01-01T00:00:00Z">
        <w:r>
          <w:t xml:space="preserve">With the natural logarithm, entropy is measured in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i/>
            <w:iCs/>
          </w:rPr>
          <w:t xml:space="preserve">nats</w:t>
        </w:r>
      </w:ins>
      <w:ins w:id="81" w:author="PR Preview" w:date="2026-01-01T00:00:00Z">
        <w:r>
          <w:t xml:space="preserve">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With base 2, it is measured in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rPr>
            <w:i/>
            <w:iCs/>
          </w:rPr>
          <w:t xml:space="preserve">bits</w:t>
        </w:r>
      </w:ins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Changing the base multiplies every entropy by the same positive constant.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It does not change which distribution has the larger entropy.</w:t>
        </w:r>
      </w:ins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del w:id="91" w:author="PR Preview" w:date="2026-01-01T00:00:00Z">
        <w:r>
          <w:rPr>
            <w:i/>
            <w:iCs/>
          </w:rPr>
          <w:delText xml:space="preserve">Remark 8</w:delText>
        </w:r>
      </w:del>
      <w:del w:id="92" w:author="PR Preview" w:date="2026-01-01T00:00:00Z">
        <w:r>
          <w:delText xml:space="preserve"> (Where the definition comes from). </w:delText>
        </w:r>
      </w:del>
      <w:del w:id="93" w:author="PR Preview" w:date="2026-01-01T00:00:00Z">
        <w:r>
          <w:delText xml:space="preserve">Murphy [16, Sec. 2.8.1], p. 56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defines entropy this way,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and notes that among distributions on</w:delText>
        </w:r>
      </w:del>
      <w:del w:id="98" w:author="PR Preview" w:date="2026-01-01T00:00:00Z">
        <w:r>
          <w:delText xml:space="preserve"> </w:delText>
        </w:r>
      </w:del>
      <m:oMath>
        <m:r>
          <m:t>K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outcomes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it is largest,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104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ins w:id="105" w:author="PR Preview" w:date="2026-01-01T00:00:00Z">
        <w:r>
          <w:rPr>
            <w:i/>
            <w:iCs/>
          </w:rPr>
          <w:t xml:space="preserve">Remark 9</w:t>
        </w:r>
      </w:ins>
      <w:ins w:id="106" w:author="PR Preview" w:date="2026-01-01T00:00:00Z">
        <w:r>
          <w:t xml:space="preserve"> (Where the definition comes from). </w:t>
        </w:r>
      </w:ins>
      <w:ins w:id="107" w:author="PR Preview" w:date="2026-01-01T00:00:00Z">
        <w:r>
          <w:t xml:space="preserve">Murphy [16, Sec. 2.8.1], p. 56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defines entropy this way,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 notes that among distributions on</w:t>
        </w:r>
      </w:ins>
      <w:ins w:id="112" w:author="PR Preview" w:date="2026-01-01T00:00:00Z">
        <w:r>
          <w:t xml:space="preserve"> </w:t>
        </w:r>
      </w:ins>
      <m:oMath>
        <m:r>
          <m:t>K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outcomes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it is largest,</w:t>
        </w:r>
      </w:ins>
      <w:ins w:id="11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118" w:author="PR Preview" w:date="2026-01-01T00:00:00Z">
        <w:r>
          <w:t xml:space="preserve">, for the uniform distribution.</w:t>
        </w:r>
      </w:ins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del w:id="119" w:author="PR Preview" w:date="2026-01-01T00:00:00Z">
        <w:r>
          <w:rPr>
            <w:i/>
            <w:iCs/>
          </w:rPr>
          <w:delText xml:space="preserve">Remark 9</w:delText>
        </w:r>
      </w:del>
      <w:del w:id="120" w:author="PR Preview" w:date="2026-01-01T00:00:00Z">
        <w:r>
          <w:delText xml:space="preserve"> (Cross-entropy as an expected negative log probability). </w:delText>
        </w:r>
      </w:del>
      <w:del w:id="121" w:author="PR Preview" w:date="2026-01-01T00:00:00Z">
        <w:r>
          <w:delText xml:space="preserve">The cross-entropy is the</w:delText>
        </w:r>
      </w:del>
      <w:del w:id="122" w:author="PR Preview" w:date="2026-01-01T00:00:00Z">
        <w:r>
          <w:delText xml:space="preserve"> </w:delText>
        </w:r>
      </w:del>
      <w:hyperlink w:anchor="def-expectation">
        <w:del w:id="123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of</w:delText>
        </w:r>
      </w:del>
      <w:del w:id="12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when</w:delText>
        </w:r>
      </w:del>
      <w:del w:id="129" w:author="PR Preview" w:date="2026-01-01T00:00:00Z">
        <w:r>
          <w:delText xml:space="preserve"> </w:delText>
        </w:r>
      </w:del>
      <m:oMath>
        <m:r>
          <m:t>X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has probability mass function</w:delText>
        </w:r>
      </w:del>
      <w:del w:id="132" w:author="PR Preview" w:date="2026-01-01T00:00:00Z">
        <w:r>
          <w:delText xml:space="preserve"> </w:delText>
        </w:r>
      </w:del>
      <m:oMath>
        <m:r>
          <m:t>p</m:t>
        </m:r>
      </m:oMath>
      <w:del w:id="133" w:author="PR Preview" w:date="2026-01-01T00:00:00Z">
        <w:r>
          <w:delText xml:space="preserve">.</w:delText>
        </w:r>
      </w:del>
    </w:p>
    <w:p>
      <w:pPr>
        <w:pStyle w:val="BodyText"/>
      </w:pPr>
      <w:del w:id="134" w:author="PR Preview" w:date="2026-01-01T00:00:00Z">
        <w:r>
          <w:rPr>
            <w:i/>
            <w:iCs/>
          </w:rPr>
          <w:delText xml:space="preserve">Remark 10</w:delText>
        </w:r>
      </w:del>
      <w:del w:id="135" w:author="PR Preview" w:date="2026-01-01T00:00:00Z">
        <w:r>
          <w:delText xml:space="preserve"> (Entropy is the cross-entropy of a distribution with itself). </w:delText>
        </w:r>
      </w:del>
      <w:del w:id="136" w:author="PR Preview" w:date="2026-01-01T00:00:00Z">
        <w:r>
          <w:delText xml:space="preserve">Setting</w:delText>
        </w:r>
      </w:del>
      <w:del w:id="137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gives</w:delText>
        </w:r>
      </w:del>
      <w:del w:id="14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which is the</w:delText>
        </w:r>
      </w:del>
      <w:del w:id="144" w:author="PR Preview" w:date="2026-01-01T00:00:00Z">
        <w:r>
          <w:delText xml:space="preserve"> </w:delText>
        </w:r>
      </w:del>
      <w:hyperlink w:anchor="def-entropy">
        <w:del w:id="145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 a random variable with mass function</w:delText>
        </w:r>
      </w:del>
      <w:del w:id="148" w:author="PR Preview" w:date="2026-01-01T00:00:00Z">
        <w:r>
          <w:delText xml:space="preserve"> </w:delText>
        </w:r>
      </w:del>
      <m:oMath>
        <m:r>
          <m:t>p</m:t>
        </m:r>
      </m:oMath>
      <w:del w:id="149" w:author="PR Preview" w:date="2026-01-01T00:00:00Z">
        <w:r>
          <w:delText xml:space="preserve">.</w:delText>
        </w:r>
      </w:del>
    </w:p>
    <w:p>
      <w:pPr>
        <w:pStyle w:val="BodyText"/>
      </w:pPr>
      <w:ins w:id="150" w:author="PR Preview" w:date="2026-01-01T00:00:00Z">
        <w:r>
          <w:rPr>
            <w:i/>
            <w:iCs/>
          </w:rPr>
          <w:t xml:space="preserve">Remark 10</w:t>
        </w:r>
      </w:ins>
      <w:ins w:id="151" w:author="PR Preview" w:date="2026-01-01T00:00:00Z">
        <w:r>
          <w:t xml:space="preserve"> (Cross-entropy as an expected negative log probability). </w:t>
        </w:r>
      </w:ins>
      <w:ins w:id="152" w:author="PR Preview" w:date="2026-01-01T00:00:00Z">
        <w:r>
          <w:t xml:space="preserve">The cross-entropy is the</w:t>
        </w:r>
      </w:ins>
      <w:ins w:id="153" w:author="PR Preview" w:date="2026-01-01T00:00:00Z">
        <w:r>
          <w:t xml:space="preserve"> </w:t>
        </w:r>
      </w:ins>
      <w:hyperlink w:anchor="def-expectation">
        <w:ins w:id="154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of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when</w:t>
        </w:r>
      </w:ins>
      <w:ins w:id="160" w:author="PR Preview" w:date="2026-01-01T00:00:00Z">
        <w:r>
          <w:t xml:space="preserve"> </w:t>
        </w:r>
      </w:ins>
      <m:oMath>
        <m:r>
          <m:t>X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has probability mass function</w:t>
        </w:r>
      </w:ins>
      <w:ins w:id="163" w:author="PR Preview" w:date="2026-01-01T00:00:00Z">
        <w:r>
          <w:t xml:space="preserve"> </w:t>
        </w:r>
      </w:ins>
      <m:oMath>
        <m:r>
          <m:t>p</m:t>
        </m:r>
      </m:oMath>
      <w:ins w:id="164" w:author="PR Preview" w:date="2026-01-01T00:00:00Z">
        <w:r>
          <w:t xml:space="preserve">.</w:t>
        </w:r>
      </w:ins>
    </w:p>
    <w:bookmarkEnd w:id="161"/>
    <w:bookmarkStart w:id="162" w:name="rem-cross-entropy-entropy"/>
    <w:p>
      <w:pPr>
        <w:pStyle w:val="BodyText"/>
      </w:pPr>
      <w:ins w:id="165" w:author="PR Preview" w:date="2026-01-01T00:00:00Z">
        <w:r>
          <w:rPr>
            <w:i/>
            <w:iCs/>
          </w:rPr>
          <w:t xml:space="preserve">Remark 11</w:t>
        </w:r>
      </w:ins>
      <w:ins w:id="166" w:author="PR Preview" w:date="2026-01-01T00:00:00Z">
        <w:r>
          <w:t xml:space="preserve"> (Entropy is the cross-entropy of a distribution with itself). </w:t>
        </w:r>
      </w:ins>
      <w:ins w:id="167" w:author="PR Preview" w:date="2026-01-01T00:00:00Z">
        <w:r>
          <w:t xml:space="preserve">Setting</w:t>
        </w:r>
      </w:ins>
      <w:ins w:id="16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gives</w:t>
        </w:r>
      </w:ins>
      <w:ins w:id="171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172" w:author="PR Preview" w:date="2026-01-01T00:00:00Z">
        <w:r>
          <w:t xml:space="preserve">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which is the</w:t>
        </w:r>
      </w:ins>
      <w:ins w:id="175" w:author="PR Preview" w:date="2026-01-01T00:00:00Z">
        <w:r>
          <w:t xml:space="preserve"> </w:t>
        </w:r>
      </w:ins>
      <w:hyperlink w:anchor="def-entropy">
        <w:ins w:id="176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of a random variable with mass function</w:t>
        </w:r>
      </w:ins>
      <w:ins w:id="179" w:author="PR Preview" w:date="2026-01-01T00:00:00Z">
        <w:r>
          <w:t xml:space="preserve"> </w:t>
        </w:r>
      </w:ins>
      <m:oMath>
        <m:r>
          <m:t>p</m:t>
        </m:r>
      </m:oMath>
      <w:ins w:id="180" w:author="PR Preview" w:date="2026-01-01T00:00:00Z">
        <w:r>
          <w:t xml:space="preserve">.</w:t>
        </w:r>
      </w:ins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del w:id="181" w:author="PR Preview" w:date="2026-01-01T00:00:00Z">
        <w:r>
          <w:rPr>
            <w:i/>
            <w:iCs/>
          </w:rPr>
          <w:delText xml:space="preserve">Remark 11</w:delText>
        </w:r>
      </w:del>
      <w:del w:id="182" w:author="PR Preview" w:date="2026-01-01T00:00:00Z">
        <w:r>
          <w:delText xml:space="preserve"> (The divergence is not symmetric). </w:delText>
        </w:r>
      </w:del>
      <w:del w:id="183" w:author="PR Preview" w:date="2026-01-01T00:00:00Z">
        <w:r>
          <w:delText xml:space="preserve">In general,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so it is not a distance between</w:delText>
        </w:r>
      </w:del>
      <w:del w:id="188" w:author="PR Preview" w:date="2026-01-01T00:00:00Z">
        <w:r>
          <w:delText xml:space="preserve"> </w:delText>
        </w:r>
      </w:del>
      <m:oMath>
        <m:r>
          <m:t>p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</w:delText>
        </w:r>
      </w:del>
      <w:del w:id="191" w:author="PR Preview" w:date="2026-01-01T00:00:00Z">
        <w:r>
          <w:delText xml:space="preserve"> </w:delText>
        </w:r>
      </w:del>
      <m:oMath>
        <m:r>
          <m:t>q</m:t>
        </m:r>
      </m:oMath>
      <w:del w:id="192" w:author="PR Preview" w:date="2026-01-01T00:00:00Z">
        <w:r>
          <w:delText xml:space="preserve">.</w:delText>
        </w:r>
      </w:del>
    </w:p>
    <w:p>
      <w:pPr>
        <w:pStyle w:val="FirstParagraph"/>
      </w:pPr>
      <w:ins w:id="193" w:author="PR Preview" w:date="2026-01-01T00:00:00Z">
        <w:r>
          <w:rPr>
            <w:i/>
            <w:iCs/>
          </w:rPr>
          <w:t xml:space="preserve">Remark 12</w:t>
        </w:r>
      </w:ins>
      <w:ins w:id="194" w:author="PR Preview" w:date="2026-01-01T00:00:00Z">
        <w:r>
          <w:t xml:space="preserve"> (The divergence is not symmetric). </w:t>
        </w:r>
      </w:ins>
      <w:ins w:id="195" w:author="PR Preview" w:date="2026-01-01T00:00:00Z">
        <w:r>
          <w:t xml:space="preserve">In general,</w:t>
        </w:r>
      </w:ins>
      <w:ins w:id="19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so it is not a distance between</w:t>
        </w:r>
      </w:ins>
      <w:ins w:id="200" w:author="PR Preview" w:date="2026-01-01T00:00:00Z">
        <w:r>
          <w:t xml:space="preserve"> </w:t>
        </w:r>
      </w:ins>
      <m:oMath>
        <m:r>
          <m:t>p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r>
          <m:t>q</m:t>
        </m:r>
      </m:oMath>
      <w:ins w:id="204" w:author="PR Preview" w:date="2026-01-01T00:00:00Z">
        <w:r>
          <w:t xml:space="preserve">.</w:t>
        </w:r>
      </w:ins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del w:id="205" w:author="PR Preview" w:date="2026-01-01T00:00:00Z">
        <w:r>
          <w:rPr>
            <w:i/>
            <w:iCs/>
          </w:rPr>
          <w:delText xml:space="preserve">Remark 12</w:delText>
        </w:r>
      </w:del>
      <w:del w:id="206" w:author="PR Preview" w:date="2026-01-01T00:00:00Z">
        <w:r>
          <w:delText xml:space="preserve"> (Where the definitions come from). </w:delText>
        </w:r>
      </w:del>
      <w:del w:id="207" w:author="PR Preview" w:date="2026-01-01T00:00:00Z">
        <w:r>
          <w:delText xml:space="preserve">Murphy [16, Sec. 2.8.2], pp. 57–58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defines the KL divergence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and the cross-entropy as above,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and gives the coding interpretation: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 cross-entropy is the average number of bits needed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to encode data from a source with distribution</w:delText>
        </w:r>
      </w:del>
      <w:del w:id="218" w:author="PR Preview" w:date="2026-01-01T00:00:00Z">
        <w:r>
          <w:delText xml:space="preserve"> </w:delText>
        </w:r>
      </w:del>
      <m:oMath>
        <m:r>
          <m:t>p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using a code designed for</w:delText>
        </w:r>
      </w:del>
      <w:del w:id="221" w:author="PR Preview" w:date="2026-01-01T00:00:00Z">
        <w:r>
          <w:delText xml:space="preserve"> </w:delText>
        </w:r>
      </w:del>
      <m:oMath>
        <m:r>
          <m:t>q</m:t>
        </m:r>
      </m:oMath>
      <w:del w:id="222" w:author="PR Preview" w:date="2026-01-01T00:00:00Z">
        <w:r>
          <w:delText xml:space="preserve">.</w:delText>
        </w:r>
      </w:del>
    </w:p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13</w:t>
        </w:r>
      </w:ins>
      <w:ins w:id="224" w:author="PR Preview" w:date="2026-01-01T00:00:00Z">
        <w:r>
          <w:t xml:space="preserve"> (Where the definitions come from). </w:t>
        </w:r>
      </w:ins>
      <w:ins w:id="225" w:author="PR Preview" w:date="2026-01-01T00:00:00Z">
        <w:r>
          <w:t xml:space="preserve">Murphy [16, Sec. 2.8.2], pp. 57–58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defines the KL divergence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and the cross-entropy as above,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 gives the coding interpretation: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 cross-entropy is the average number of bits needed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to encode data from a source with distribution</w:t>
        </w:r>
      </w:ins>
      <w:ins w:id="236" w:author="PR Preview" w:date="2026-01-01T00:00:00Z">
        <w:r>
          <w:t xml:space="preserve"> </w:t>
        </w:r>
      </w:ins>
      <m:oMath>
        <m:r>
          <m:t>p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using a code designed for</w:t>
        </w:r>
      </w:ins>
      <w:ins w:id="239" w:author="PR Preview" w:date="2026-01-01T00:00:00Z">
        <w:r>
          <w:t xml:space="preserve"> </w:t>
        </w:r>
      </w:ins>
      <m:oMath>
        <m:r>
          <m:t>q</m:t>
        </m:r>
      </m:oMath>
      <w:ins w:id="240" w:author="PR Preview" w:date="2026-01-01T00:00:00Z">
        <w:r>
          <w:t xml:space="preserve">.</w:t>
        </w:r>
      </w:ins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2026-10-23T10:05:13Z</dcterms:created>
  <dcterms:modified xsi:type="dcterms:W3CDTF">2026-10-23T10:05:13Z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