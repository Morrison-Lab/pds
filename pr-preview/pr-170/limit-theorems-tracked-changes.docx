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12:42:26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12:44:10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del w:id="3" w:author="PR Preview" w:date="2026-01-01T00:00:00Z">
        <w:r>
          <w:delText xml:space="preserve">Horsepower is not bell-shaped: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few powerful cars give it a long right tail.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To apply</w:delText>
        </w:r>
      </w:del>
      <w:del w:id="8" w:author="PR Preview" w:date="2026-01-01T00:00:00Z">
        <w:r>
          <w:delText xml:space="preserve"> </w:delText>
        </w:r>
      </w:del>
      <w:hyperlink w:anchor="thm-clt">
        <w:del w:id="9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0" w:author="PR Preview" w:date="2026-01-01T00:00:00Z">
        <w:r>
          <w:delText xml:space="preserve">, treat each draw of one car at random as one IID observation</w:delText>
        </w:r>
      </w:del>
      <w:del w:id="1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so that</w:delText>
        </w:r>
      </w:del>
      <w:del w:id="15" w:author="PR Preview" w:date="2026-01-01T00:00:00Z">
        <w:r>
          <w:delText xml:space="preserve"> </w:delText>
        </w:r>
      </w:del>
      <m:oMath>
        <m:r>
          <m:t>μ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</w:delText>
        </w:r>
      </w:del>
      <w:del w:id="1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are the mean and variance of the 392 horsepower values.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The sample mean</w:delText>
        </w:r>
      </w:del>
      <w:del w:id="23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has mean</w:delText>
        </w:r>
      </w:del>
      <w:del w:id="26" w:author="PR Preview" w:date="2026-01-01T00:00:00Z">
        <w:r>
          <w:delText xml:space="preserve"> </w:delText>
        </w:r>
      </w:del>
      <m:oMath>
        <m:r>
          <m:t>μ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and standard deviation</w:delText>
        </w:r>
      </w:del>
      <w:del w:id="29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30" w:author="PR Preview" w:date="2026-01-01T00:00:00Z">
        <w:r>
          <w:delText xml:space="preserve">,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because</w:delText>
        </w:r>
      </w:del>
      <w:del w:id="3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has mean</w:delText>
        </w:r>
      </w:del>
      <w:del w:id="36" w:author="PR Preview" w:date="2026-01-01T00:00:00Z">
        <w:r>
          <w:delText xml:space="preserve"> </w:delText>
        </w:r>
      </w:del>
      <m:oMath>
        <m:r>
          <m:t>n</m:t>
        </m:r>
        <m:r>
          <m:t>μ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 variance</w:delText>
        </w:r>
      </w:del>
      <w:del w:id="39" w:author="PR Preview" w:date="2026-01-01T00:00:00Z">
        <w:r>
          <w:delText xml:space="preserve"> </w:delText>
        </w:r>
      </w:del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by</w:delText>
        </w:r>
      </w:del>
      <w:del w:id="42" w:author="PR Preview" w:date="2026-01-01T00:00:00Z">
        <w:r>
          <w:delText xml:space="preserve"> </w:delText>
        </w:r>
      </w:del>
      <w:hyperlink w:anchor="cor-sum-iid-moments">
        <w:del w:id="43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44" w:author="PR Preview" w:date="2026-01-01T00:00:00Z">
        <w:r>
          <w:delText xml:space="preserve">.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The code below draws 10,000 random samples of each size</w:delText>
        </w:r>
      </w:del>
      <w:del w:id="4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del w:id="48" w:author="PR Preview" w:date="2026-01-01T00:00:00Z">
        <w:r>
          <w:delText xml:space="preserve">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with replacement, and computes each sample’s mean.</w:delText>
        </w:r>
      </w:del>
    </w:p>
    <w:p>
      <w:pPr>
        <w:pStyle w:val="BodyText"/>
      </w:pPr>
      <w:ins w:id="51" w:author="PR Preview" w:date="2026-01-01T00:00:00Z">
        <w:r>
          <w:t xml:space="preserve">Horsepower is not bell-shaped: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 few powerful cars give it a long right tail.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To apply</w:t>
        </w:r>
      </w:ins>
      <w:ins w:id="56" w:author="PR Preview" w:date="2026-01-01T00:00:00Z">
        <w:r>
          <w:t xml:space="preserve"> </w:t>
        </w:r>
      </w:ins>
      <w:hyperlink w:anchor="thm-clt">
        <w:ins w:id="5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58" w:author="PR Preview" w:date="2026-01-01T00:00:00Z">
        <w:r>
          <w:t xml:space="preserve">, treat each draw of one car at random as one IID observation</w:t>
        </w:r>
      </w:ins>
      <w:ins w:id="5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60" w:author="PR Preview" w:date="2026-01-01T00:00:00Z">
        <w:r>
          <w:t xml:space="preserve">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so that</w:t>
        </w:r>
      </w:ins>
      <w:ins w:id="63" w:author="PR Preview" w:date="2026-01-01T00:00:00Z">
        <w:r>
          <w:t xml:space="preserve"> </w:t>
        </w:r>
      </w:ins>
      <m:oMath>
        <m:r>
          <m:t>μ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and</w:t>
        </w:r>
      </w:ins>
      <w:ins w:id="6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are the mean and variance of the 392 horsepower values.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The sample mean</w:t>
        </w:r>
      </w:ins>
      <w:ins w:id="71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ins w:id="72" w:author="PR Preview" w:date="2026-01-01T00:00:00Z">
        <w:r>
          <w:t xml:space="preserve">, where</w:t>
        </w:r>
      </w:ins>
      <w:ins w:id="7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74" w:author="PR Preview" w:date="2026-01-01T00:00:00Z">
        <w:r>
          <w:t xml:space="preserve">, has mean</w:t>
        </w:r>
      </w:ins>
      <w:ins w:id="75" w:author="PR Preview" w:date="2026-01-01T00:00:00Z">
        <w:r>
          <w:t xml:space="preserve"> </w:t>
        </w:r>
      </w:ins>
      <m:oMath>
        <m:r>
          <m:t>μ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and standard deviation</w:t>
        </w:r>
      </w:ins>
      <w:ins w:id="78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79" w:author="PR Preview" w:date="2026-01-01T00:00:00Z">
        <w:r>
          <w:t xml:space="preserve">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because</w:t>
        </w:r>
      </w:ins>
      <w:ins w:id="8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has mean</w:t>
        </w:r>
      </w:ins>
      <w:ins w:id="85" w:author="PR Preview" w:date="2026-01-01T00:00:00Z">
        <w:r>
          <w:t xml:space="preserve"> </w:t>
        </w:r>
      </w:ins>
      <m:oMath>
        <m:r>
          <m:t>n</m:t>
        </m:r>
        <m:r>
          <m:t>μ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and variance</w:t>
        </w:r>
      </w:ins>
      <w:ins w:id="88" w:author="PR Preview" w:date="2026-01-01T00:00:00Z">
        <w:r>
          <w:t xml:space="preserve"> </w:t>
        </w:r>
      </w:ins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by</w:t>
        </w:r>
      </w:ins>
      <w:ins w:id="91" w:author="PR Preview" w:date="2026-01-01T00:00:00Z">
        <w:r>
          <w:t xml:space="preserve"> </w:t>
        </w:r>
      </w:ins>
      <w:hyperlink w:anchor="cor-sum-iid-moments">
        <w:ins w:id="92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93" w:author="PR Preview" w:date="2026-01-01T00:00:00Z">
        <w:r>
          <w:t xml:space="preserve">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The code below draws 10,000 random samples of each size</w:t>
        </w:r>
      </w:ins>
      <w:ins w:id="9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ins w:id="97" w:author="PR Preview" w:date="2026-01-01T00:00:00Z">
        <w:r>
          <w:t xml:space="preserve">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with replacement, and computes each sample’s mean.</w:t>
        </w:r>
      </w:ins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2026-10-15T19:55:03Z</dcterms:created>
  <dcterms:modified xsi:type="dcterms:W3CDTF">2026-10-15T19:55:03Z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