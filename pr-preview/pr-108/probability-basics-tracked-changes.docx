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bookmarkStart w:id="5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Start w:id="48" w:name="def-random-choic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8 (Choosing at random)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t>S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 set with a</w:t>
        </w:r>
      </w:ins>
      <w:ins w:id="9" w:author="PR Preview" w:date="2026-01-01T00:00:00Z">
        <w:r>
          <w:t xml:space="preserve"> </w:t>
        </w:r>
      </w:ins>
      <w:hyperlink r:id="rId28">
        <w:ins w:id="1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1" w:author="PR Preview" w:date="2026-01-01T00:00:00Z">
        <w:r>
          <w:t xml:space="preserve"> </w:t>
        </w:r>
      </w:ins>
      <m:oMath>
        <m:r>
          <m:t>μ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such that</w:t>
        </w:r>
      </w:ins>
      <w:ins w:id="1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5" w:author="PR Preview" w:date="2026-01-01T00:00:00Z">
        <w:r>
          <w:t xml:space="preserve">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To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choose an element of</w:t>
        </w:r>
      </w:ins>
      <w:ins w:id="20" w:author="PR Preview" w:date="2026-01-01T00:00:00Z">
        <w:r>
          <w:rPr>
            <w:b/>
            <w:bCs/>
          </w:rPr>
          <w:t xml:space="preserve"> </w:t>
        </w:r>
      </w:ins>
      <m:oMath>
        <m:r>
          <m:t>S</m:t>
        </m:r>
      </m:oMath>
      <w:ins w:id="21" w:author="PR Preview" w:date="2026-01-01T00:00:00Z">
        <w:r>
          <w:rPr>
            <w:b/>
            <w:bCs/>
          </w:rP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at random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to run a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random experiment whose</w:t>
        </w:r>
      </w:ins>
      <w:ins w:id="27" w:author="PR Preview" w:date="2026-01-01T00:00:00Z">
        <w:r>
          <w:t xml:space="preserve"> </w:t>
        </w:r>
      </w:ins>
      <w:hyperlink w:anchor="def-sample-space">
        <w:ins w:id="28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</w:t>
        </w:r>
      </w:ins>
      <w:ins w:id="31" w:author="PR Preview" w:date="2026-01-01T00:00:00Z">
        <w:r>
          <w:t xml:space="preserve"> </w:t>
        </w:r>
      </w:ins>
      <m:oMath>
        <m:r>
          <m:t>S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whose</w:t>
        </w:r>
      </w:ins>
      <w:ins w:id="34" w:author="PR Preview" w:date="2026-01-01T00:00:00Z">
        <w:r>
          <w:t xml:space="preserve"> </w:t>
        </w:r>
      </w:ins>
      <w:hyperlink w:anchor="def-probability">
        <w:ins w:id="35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the</w:t>
        </w:r>
      </w:ins>
      <w:ins w:id="38" w:author="PR Preview" w:date="2026-01-01T00:00:00Z">
        <w:r>
          <w:t xml:space="preserve"> </w:t>
        </w:r>
      </w:ins>
      <w:hyperlink r:id="rId47">
        <w:ins w:id="39" w:author="PR Preview" w:date="2026-01-01T00:00:00Z">
          <w:r>
            <w:rPr>
              <w:rStyle w:val="Hyperlink"/>
            </w:rPr>
            <w:t xml:space="preserve">uniform distribution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on</w:t>
        </w:r>
      </w:ins>
      <w:ins w:id="42" w:author="PR Preview" w:date="2026-01-01T00:00:00Z">
        <w:r>
          <w:t xml:space="preserve"> </w:t>
        </w:r>
      </w:ins>
      <m:oMath>
        <m:r>
          <m:t>S</m:t>
        </m:r>
      </m:oMath>
      <w:ins w:id="43" w:author="PR Preview" w:date="2026-01-01T00:00:00Z">
        <w:r>
          <w:t xml:space="preserve">.</w:t>
        </w:r>
      </w:ins>
    </w:p>
    <w:bookmarkEnd w:id="48"/>
    <w:bookmarkStart w:id="50" w:name="exm-random-choice-sets"/>
    <w:p>
      <w:pPr>
        <w:pStyle w:val="BodyText"/>
      </w:pPr>
      <w:ins w:id="44" w:author="PR Preview" w:date="2026-01-01T00:00:00Z">
        <w:r>
          <w:rPr>
            <w:b/>
            <w:bCs/>
          </w:rPr>
          <w:t xml:space="preserve">Example 9 (Choosing at random from a finite set and from an interval)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 a finite set</w:t>
        </w:r>
      </w:ins>
      <w:ins w:id="47" w:author="PR Preview" w:date="2026-01-01T00:00:00Z">
        <w:r>
          <w:t xml:space="preserve"> </w:t>
        </w:r>
      </w:ins>
      <m:oMath>
        <m:r>
          <m:t>S</m:t>
        </m:r>
      </m:oMath>
      <w:ins w:id="48" w:author="PR Preview" w:date="2026-01-01T00:00:00Z">
        <w:r>
          <w:t xml:space="preserve">, let</w:t>
        </w:r>
      </w:ins>
      <w:ins w:id="4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be the</w:t>
        </w:r>
      </w:ins>
      <w:ins w:id="52" w:author="PR Preview" w:date="2026-01-01T00:00:00Z">
        <w:r>
          <w:t xml:space="preserve"> </w:t>
        </w:r>
      </w:ins>
      <w:hyperlink r:id="rId30">
        <w:ins w:id="53" w:author="PR Preview" w:date="2026-01-01T00:00:00Z">
          <w:r>
            <w:rPr>
              <w:rStyle w:val="Hyperlink"/>
            </w:rPr>
            <w:t xml:space="preserve">counting measure</w:t>
          </w:r>
        </w:ins>
      </w:hyperlink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so every element of</w:t>
        </w:r>
      </w:ins>
      <w:ins w:id="61" w:author="PR Preview" w:date="2026-01-01T00:00:00Z">
        <w:r>
          <w:t xml:space="preserve"> </w:t>
        </w:r>
      </w:ins>
      <m:oMath>
        <m:r>
          <m:t>S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has the same probability</w:t>
        </w:r>
      </w:ins>
      <w:ins w:id="6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65" w:author="PR Preview" w:date="2026-01-01T00:00:00Z">
        <w:r>
          <w:t xml:space="preserve">.</w:t>
        </w:r>
      </w:ins>
    </w:p>
    <w:p>
      <w:pPr>
        <w:pStyle w:val="BodyText"/>
      </w:pPr>
      <w:ins w:id="66" w:author="PR Preview" w:date="2026-01-01T00:00:00Z">
        <w:r>
          <w:t xml:space="preserve">For the interval</w:t>
        </w:r>
      </w:ins>
      <w:ins w:id="6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8" w:author="PR Preview" w:date="2026-01-01T00:00:00Z">
        <w:r>
          <w:t xml:space="preserve">, let</w:t>
        </w:r>
      </w:ins>
      <w:ins w:id="6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 the length of</w:t>
        </w:r>
      </w:ins>
      <w:ins w:id="72" w:author="PR Preview" w:date="2026-01-01T00:00:00Z">
        <w:r>
          <w:t xml:space="preserve"> </w:t>
        </w:r>
      </w:ins>
      <m:oMath>
        <m:r>
          <m:t>A</m:t>
        </m:r>
      </m:oMath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Then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the length of</w:t>
        </w:r>
      </w:ins>
      <w:ins w:id="79" w:author="PR Preview" w:date="2026-01-01T00:00:00Z">
        <w:r>
          <w:t xml:space="preserve"> </w:t>
        </w:r>
      </w:ins>
      <m:oMath>
        <m:r>
          <m:t>A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so the probability that the chosen number lies in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</w:t>
        </w:r>
      </w:ins>
      <w:ins w:id="86" w:author="PR Preview" w:date="2026-01-01T00:00:00Z">
        <w:r>
          <w:t xml:space="preserve"> </w:t>
        </w:r>
      </w:ins>
      <m:oMath>
        <m:r>
          <m:t>0.3</m:t>
        </m:r>
      </m:oMath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chosen number has the</w:t>
        </w:r>
      </w:ins>
      <w:ins w:id="90" w:author="PR Preview" w:date="2026-01-01T00:00:00Z">
        <w:r>
          <w:t xml:space="preserve"> </w:t>
        </w:r>
      </w:ins>
      <w:hyperlink r:id="rId49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ins w:id="91" w:author="PR Preview" w:date="2026-01-01T00:00:00Z">
          <w:r>
            <w:rPr>
              <w:rStyle w:val="Hyperlink"/>
            </w:rPr>
            <w:t xml:space="preserve"> </w:t>
          </w:r>
        </w:ins>
        <w:ins w:id="92" w:author="PR Preview" w:date="2026-01-01T00:00:00Z">
          <w:r>
            <w:rPr>
              <w:rStyle w:val="Hyperlink"/>
            </w:rPr>
            <w:t xml:space="preserve">distribution</w:t>
          </w:r>
        </w:ins>
      </w:hyperlink>
      <w:ins w:id="93" w:author="PR Preview" w:date="2026-01-01T00:00:00Z">
        <w:r>
          <w:t xml:space="preserve">.</w:t>
        </w:r>
      </w:ins>
    </w:p>
    <w:p>
      <w:pPr>
        <w:pStyle w:val="BodyText"/>
      </w:pPr>
      <w:ins w:id="94" w:author="PR Preview" w:date="2026-01-01T00:00:00Z">
        <w:r>
          <w:t xml:space="preserve">The integers have infinite counting measure,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so they have no choice at random in this sense.</w:t>
        </w:r>
      </w:ins>
    </w:p>
    <w:bookmarkEnd w:id="50"/>
    <w:bookmarkStart w:id="53" w:name="exm-random-choice-auto"/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Example 10 (Choosing a car at random from the Auto data)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 Auto data record the number of engine cylinders and the fuel economy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(miles per gallon) of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392 car models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sold between 1970 and 1982.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They come from the StatLib library at Carnegie Mellon University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ship with the book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i/>
            <w:iCs/>
          </w:rPr>
          <w:t xml:space="preserve">An Introduction to Statistical Learning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 the R package</w:t>
        </w:r>
      </w:ins>
      <w:ins w:id="114" w:author="PR Preview" w:date="2026-01-01T00:00:00Z">
        <w:r>
          <w:t xml:space="preserve"> </w:t>
        </w:r>
      </w:ins>
      <w:hyperlink r:id="rId51">
        <w:ins w:id="115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ins w:id="118" w:author="PR Preview" w:date="2026-01-01T00:00:00Z">
        <w:r>
          <w:rPr>
            <w:rStyle w:val="VerbatimChar"/>
          </w:rPr>
          <w:t xml:space="preserve">ISLR2::Auto</w:t>
        </w:r>
      </w:ins>
      <w:ins w:id="119" w:author="PR Preview" w:date="2026-01-01T00:00:00Z">
        <w:r>
          <w:t xml:space="preserve">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This site has a copy at</w:t>
        </w:r>
      </w:ins>
      <w:ins w:id="122" w:author="PR Preview" w:date="2026-01-01T00:00:00Z">
        <w:r>
          <w:t xml:space="preserve"> </w:t>
        </w:r>
      </w:ins>
      <w:hyperlink r:id="rId52">
        <w:ins w:id="123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124" w:author="PR Preview" w:date="2026-01-01T00:00:00Z">
        <w:r>
          <w:t xml:space="preserve">.</w:t>
        </w:r>
      </w:ins>
    </w:p>
    <w:p>
      <w:pPr>
        <w:pStyle w:val="BodyText"/>
      </w:pPr>
      <w:ins w:id="125" w:author="PR Preview" w:date="2026-01-01T00:00:00Z">
        <w:r>
          <w:t xml:space="preserve">Let</w:t>
        </w:r>
      </w:ins>
      <w:ins w:id="126" w:author="PR Preview" w:date="2026-01-01T00:00:00Z">
        <w:r>
          <w:t xml:space="preserve"> </w:t>
        </w:r>
      </w:ins>
      <m:oMath>
        <m:r>
          <m:t>S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be the set of car models in the data.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Choosing a car at random from</w:t>
        </w:r>
      </w:ins>
      <w:ins w:id="131" w:author="PR Preview" w:date="2026-01-01T00:00:00Z">
        <w:r>
          <w:t xml:space="preserve"> </w:t>
        </w:r>
      </w:ins>
      <m:oMath>
        <m:r>
          <m:t>S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(</w:t>
        </w:r>
      </w:ins>
      <w:hyperlink w:anchor="def-random-choice">
        <w:ins w:id="13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35" w:author="PR Preview" w:date="2026-01-01T00:00:00Z">
        <w:r>
          <w:t xml:space="preserve">),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with the counting measure, gives each car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probability</w:t>
        </w:r>
      </w:ins>
      <w:ins w:id="14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so the probability that the car has four cylinders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the fraction of cars with four cylinders:</w:t>
        </w:r>
      </w:ins>
    </w:p>
    <w:p>
      <w:pPr>
        <w:pStyle w:val="SourceCode"/>
      </w:pPr>
      <w:ins w:id="146" w:author="PR Preview" w:date="2026-01-01T00:00:00Z">
        <w:r>
          <w:rPr>
            <w:rStyle w:val="CommentTok"/>
          </w:rPr>
          <w:t xml:space="preserve"># read the local copy of the Auto data (one row per car model):</w:t>
        </w:r>
      </w:ins>
      <w:ins w:id="147" w:author="PR Preview" w:date="2026-01-01T00:00:00Z">
        <w:r>
          <w:br/>
        </w:r>
      </w:ins>
      <w:ins w:id="148" w:author="PR Preview" w:date="2026-01-01T00:00:00Z">
        <w:r>
          <w:rPr>
            <w:rStyle w:val="NormalTok"/>
          </w:rPr>
          <w:t xml:space="preserve">auto </w:t>
        </w:r>
      </w:ins>
      <w:ins w:id="149" w:author="PR Preview" w:date="2026-01-01T00:00:00Z">
        <w:r>
          <w:rPr>
            <w:rStyle w:val="OtherTok"/>
          </w:rPr>
          <w:t xml:space="preserve">&lt;-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FunctionTok"/>
          </w:rPr>
          <w:t xml:space="preserve">read.csv</w:t>
        </w:r>
      </w:ins>
      <w:ins w:id="152" w:author="PR Preview" w:date="2026-01-01T00:00:00Z">
        <w:r>
          <w:rPr>
            <w:rStyle w:val="NormalTok"/>
          </w:rPr>
          <w:t xml:space="preserve">(</w:t>
        </w:r>
      </w:ins>
      <w:ins w:id="153" w:author="PR Preview" w:date="2026-01-01T00:00:00Z">
        <w:r>
          <w:rPr>
            <w:rStyle w:val="StringTok"/>
          </w:rPr>
          <w:t xml:space="preserve">"data/auto.csv"</w:t>
        </w:r>
      </w:ins>
      <w:ins w:id="154" w:author="PR Preview" w:date="2026-01-01T00:00:00Z">
        <w:r>
          <w:rPr>
            <w:rStyle w:val="NormalTok"/>
          </w:rPr>
          <w:t xml:space="preserve">)</w:t>
        </w:r>
      </w:ins>
      <w:ins w:id="155" w:author="PR Preview" w:date="2026-01-01T00:00:00Z">
        <w:r>
          <w:br/>
        </w:r>
      </w:ins>
      <w:ins w:id="156" w:author="PR Preview" w:date="2026-01-01T00:00:00Z">
        <w:r>
          <w:br/>
        </w:r>
      </w:ins>
      <w:ins w:id="157" w:author="PR Preview" w:date="2026-01-01T00:00:00Z">
        <w:r>
          <w:rPr>
            <w:rStyle w:val="CommentTok"/>
          </w:rPr>
          <w:t xml:space="preserve"># the event "four cylinders" is the set of rows where cylinders == 4;</w:t>
        </w:r>
      </w:ins>
      <w:ins w:id="158" w:author="PR Preview" w:date="2026-01-01T00:00:00Z">
        <w:r>
          <w:br/>
        </w:r>
      </w:ins>
      <w:ins w:id="159" w:author="PR Preview" w:date="2026-01-01T00:00:00Z">
        <w:r>
          <w:rPr>
            <w:rStyle w:val="CommentTok"/>
          </w:rPr>
          <w:t xml:space="preserve"># the mean of the logical vector is |A| / |S|, the probability in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CommentTok"/>
          </w:rPr>
          <w:t xml:space="preserve"># the definition of choosing at random:</w:t>
        </w:r>
      </w:ins>
      <w:ins w:id="162" w:author="PR Preview" w:date="2026-01-01T00:00:00Z">
        <w:r>
          <w:br/>
        </w:r>
      </w:ins>
      <w:ins w:id="163" w:author="PR Preview" w:date="2026-01-01T00:00:00Z">
        <w:r>
          <w:rPr>
            <w:rStyle w:val="FunctionTok"/>
          </w:rPr>
          <w:t xml:space="preserve">mean</w:t>
        </w:r>
      </w:ins>
      <w:ins w:id="164" w:author="PR Preview" w:date="2026-01-01T00:00:00Z">
        <w:r>
          <w:rPr>
            <w:rStyle w:val="NormalTok"/>
          </w:rPr>
          <w:t xml:space="preserve">(auto</w:t>
        </w:r>
      </w:ins>
      <w:ins w:id="165" w:author="PR Preview" w:date="2026-01-01T00:00:00Z">
        <w:r>
          <w:rPr>
            <w:rStyle w:val="SpecialCharTok"/>
          </w:rPr>
          <w:t xml:space="preserve">$</w:t>
        </w:r>
      </w:ins>
      <w:ins w:id="166" w:author="PR Preview" w:date="2026-01-01T00:00:00Z">
        <w:r>
          <w:rPr>
            <w:rStyle w:val="NormalTok"/>
          </w:rPr>
          <w:t xml:space="preserve">cylinders </w:t>
        </w:r>
      </w:ins>
      <w:ins w:id="167" w:author="PR Preview" w:date="2026-01-01T00:00:00Z">
        <w:r>
          <w:rPr>
            <w:rStyle w:val="SpecialCharTok"/>
          </w:rPr>
          <w:t xml:space="preserve">==</w:t>
        </w:r>
      </w:ins>
      <w:ins w:id="168" w:author="PR Preview" w:date="2026-01-01T00:00:00Z">
        <w:r>
          <w:rPr>
            <w:rStyle w:val="NormalTok"/>
          </w:rPr>
          <w:t xml:space="preserve"> </w:t>
        </w:r>
      </w:ins>
      <w:ins w:id="169" w:author="PR Preview" w:date="2026-01-01T00:00:00Z">
        <w:r>
          <w:rPr>
            <w:rStyle w:val="DecValTok"/>
          </w:rPr>
          <w:t xml:space="preserve">4</w:t>
        </w:r>
      </w:ins>
      <w:ins w:id="170" w:author="PR Preview" w:date="2026-01-01T00:00:00Z">
        <w:r>
          <w:rPr>
            <w:rStyle w:val="NormalTok"/>
          </w:rPr>
          <w:t xml:space="preserve">)</w:t>
        </w:r>
      </w:ins>
      <w:ins w:id="171" w:author="PR Preview" w:date="2026-01-01T00:00:00Z">
        <w:r>
          <w:br/>
        </w:r>
      </w:ins>
      <w:ins w:id="172" w:author="PR Preview" w:date="2026-01-01T00:00:00Z">
        <w:r>
          <w:rPr>
            <w:rStyle w:val="CommentTok"/>
          </w:rPr>
          <w:t xml:space="preserve">#&gt; [1] 0.5076531</w:t>
        </w:r>
      </w:ins>
    </w:p>
    <w:bookmarkEnd w:id="53"/>
    <w:bookmarkEnd w:id="54"/>
    <w:bookmarkStart w:id="72" w:name="conditional-probability"/>
    <w:p>
      <w:pPr>
        <w:pStyle w:val="Heading2"/>
      </w:pPr>
      <w:r>
        <w:t xml:space="preserve">2 Conditional probability</w:t>
      </w:r>
    </w:p>
    <w:bookmarkStart w:id="55" w:name="def-conditional-prob"/>
    <w:p>
      <w:pPr>
        <w:pStyle w:val="FirstParagraph"/>
      </w:pPr>
      <w:del w:id="173" w:author="PR Preview" w:date="2026-01-01T00:00:00Z">
        <w:r>
          <w:rPr>
            <w:b/>
            <w:bCs/>
          </w:rPr>
          <w:delText xml:space="preserve">Definition 8 (Conditional probability)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two events</w:delText>
        </w:r>
      </w:del>
      <w:del w:id="176" w:author="PR Preview" w:date="2026-01-01T00:00:00Z">
        <w:r>
          <w:delText xml:space="preserve"> </w:delText>
        </w:r>
      </w:del>
      <m:oMath>
        <m:r>
          <m:t>A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</w:delText>
        </w:r>
      </w:del>
      <w:del w:id="179" w:author="PR Preview" w:date="2026-01-01T00:00:00Z">
        <w:r>
          <w:delText xml:space="preserve"> </w:delText>
        </w:r>
      </w:del>
      <m:oMath>
        <m:r>
          <m:t>B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with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the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rPr>
            <w:b/>
            <w:bCs/>
          </w:rPr>
          <w:delText xml:space="preserve">conditional probability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of</w:delText>
        </w:r>
      </w:del>
      <w:del w:id="190" w:author="PR Preview" w:date="2026-01-01T00:00:00Z">
        <w:r>
          <w:delText xml:space="preserve"> </w:delText>
        </w:r>
      </w:del>
      <m:oMath>
        <m:r>
          <m:t>A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given</w:delText>
        </w:r>
      </w:del>
      <w:del w:id="193" w:author="PR Preview" w:date="2026-01-01T00:00:00Z">
        <w:r>
          <w:delText xml:space="preserve"> </w:delText>
        </w:r>
      </w:del>
      <m:oMath>
        <m:r>
          <m:t>B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denoted</w:delText>
        </w:r>
      </w:del>
      <w:del w:id="19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198" w:author="PR Preview" w:date="2026-01-01T00:00:00Z">
        <w:r>
          <w:delText xml:space="preserve">, is:</w:delText>
        </w:r>
      </w:del>
    </w:p>
    <w:p>
      <w:pPr>
        <w:pStyle w:val="FirstParagraph"/>
      </w:pPr>
      <w:ins w:id="199" w:author="PR Preview" w:date="2026-01-01T00:00:00Z">
        <w:r>
          <w:rPr>
            <w:b/>
            <w:bCs/>
          </w:rPr>
          <w:t xml:space="preserve">Definition 9 (Conditional probability)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For two events</w:t>
        </w:r>
      </w:ins>
      <w:ins w:id="202" w:author="PR Preview" w:date="2026-01-01T00:00:00Z">
        <w:r>
          <w:t xml:space="preserve"> </w:t>
        </w:r>
      </w:ins>
      <m:oMath>
        <m:r>
          <m:t>A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m:oMath>
        <m:r>
          <m:t>B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with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the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b/>
            <w:bCs/>
          </w:rPr>
          <w:t xml:space="preserve">conditional probability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</w:t>
        </w:r>
      </w:ins>
      <w:ins w:id="216" w:author="PR Preview" w:date="2026-01-01T00:00:00Z">
        <w:r>
          <w:t xml:space="preserve"> </w:t>
        </w:r>
      </w:ins>
      <m:oMath>
        <m:r>
          <m:t>A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given</w:t>
        </w:r>
      </w:ins>
      <w:ins w:id="219" w:author="PR Preview" w:date="2026-01-01T00:00:00Z">
        <w:r>
          <w:t xml:space="preserve"> </w:t>
        </w:r>
      </w:ins>
      <m:oMath>
        <m:r>
          <m:t>B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denoted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224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6" w:name="exm-conditional-prob"/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Example 9 (Rolling a six, given an even roll)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For a fair die (</w:delText>
        </w:r>
      </w:del>
      <w:hyperlink w:anchor="exm-probability">
        <w:del w:id="22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29" w:author="PR Preview" w:date="2026-01-01T00:00:00Z">
        <w:r>
          <w:delText xml:space="preserve">),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let</w:delText>
        </w:r>
      </w:del>
      <w:del w:id="2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</w:delText>
        </w:r>
      </w:del>
      <w:del w:id="23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36" w:author="PR Preview" w:date="2026-01-01T00:00:00Z">
        <w:r>
          <w:delText xml:space="preserve">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Then</w:delText>
        </w:r>
      </w:del>
      <w:del w:id="23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240" w:author="PR Preview" w:date="2026-01-01T00:00:00Z">
        <w:r>
          <w:delText xml:space="preserve">, so:</w:delText>
        </w:r>
      </w:del>
    </w:p>
    <w:p>
      <w:pPr>
        <w:pStyle w:val="BodyText"/>
      </w:pPr>
      <w:ins w:id="241" w:author="PR Preview" w:date="2026-01-01T00:00:00Z">
        <w:r>
          <w:rPr>
            <w:b/>
            <w:bCs/>
          </w:rPr>
          <w:t xml:space="preserve">Example 11 (Rolling a six, given an even roll)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For a fair die (</w:t>
        </w:r>
      </w:ins>
      <w:hyperlink w:anchor="exm-probability">
        <w:ins w:id="24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45" w:author="PR Preview" w:date="2026-01-01T00:00:00Z">
        <w:r>
          <w:t xml:space="preserve">),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let</w:t>
        </w:r>
      </w:ins>
      <w:ins w:id="2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</w:t>
        </w:r>
      </w:ins>
      <w:ins w:id="2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52" w:author="PR Preview" w:date="2026-01-01T00:00:00Z">
        <w:r>
          <w:t xml:space="preserve">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Then</w:t>
        </w:r>
      </w:ins>
      <w:ins w:id="2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25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6"/>
    <w:bookmarkStart w:id="5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del w:id="257" w:author="PR Preview" w:date="2026-01-01T00:00:00Z">
        <w:r>
          <w:rPr>
            <w:i/>
            <w:iCs/>
          </w:rPr>
          <w:delText xml:space="preserve">Proof</w:delText>
        </w:r>
      </w:del>
      <w:del w:id="258" w:author="PR Preview" w:date="2026-01-01T00:00:00Z">
        <w:r>
          <w:delText xml:space="preserve">. </w:delText>
        </w:r>
      </w:del>
      <w:del w:id="259" w:author="PR Preview" w:date="2026-01-01T00:00:00Z">
        <w:r>
          <w:delText xml:space="preserve">Rearranging</w:delText>
        </w:r>
      </w:del>
      <w:del w:id="260" w:author="PR Preview" w:date="2026-01-01T00:00:00Z">
        <w:r>
          <w:delText xml:space="preserve"> </w:delText>
        </w:r>
      </w:del>
      <w:hyperlink w:anchor="def-conditional-prob">
        <w:del w:id="26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62" w:author="PR Preview" w:date="2026-01-01T00:00:00Z">
        <w:r>
          <w:delText xml:space="preserve">:</w:delText>
        </w:r>
      </w:del>
    </w:p>
    <w:p>
      <w:pPr>
        <w:pStyle w:val="FirstParagraph"/>
      </w:pPr>
      <w:ins w:id="263" w:author="PR Preview" w:date="2026-01-01T00:00:00Z">
        <w:r>
          <w:rPr>
            <w:i/>
            <w:iCs/>
          </w:rPr>
          <w:t xml:space="preserve">Proof</w:t>
        </w:r>
      </w:ins>
      <w:ins w:id="264" w:author="PR Preview" w:date="2026-01-01T00:00:00Z">
        <w:r>
          <w:t xml:space="preserve">. </w:t>
        </w:r>
      </w:ins>
      <w:ins w:id="265" w:author="PR Preview" w:date="2026-01-01T00:00:00Z">
        <w:r>
          <w:t xml:space="preserve">Rearranging</w:t>
        </w:r>
      </w:ins>
      <w:ins w:id="266" w:author="PR Preview" w:date="2026-01-01T00:00:00Z">
        <w:r>
          <w:t xml:space="preserve"> </w:t>
        </w:r>
      </w:ins>
      <w:hyperlink w:anchor="def-conditional-prob">
        <w:ins w:id="26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law-conditional-prob"/>
    <w:p>
      <w:pPr>
        <w:pStyle w:val="FirstParagraph"/>
      </w:pPr>
      <w:del w:id="269" w:author="PR Preview" w:date="2026-01-01T00:00:00Z">
        <w:r>
          <w:rPr>
            <w:b/>
            <w:bCs/>
          </w:rPr>
          <w:delText xml:space="preserve">Example 10 (Applying the law of conditional probability)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272" w:author="PR Preview" w:date="2026-01-01T00:00:00Z">
        <w:r>
          <w:delText xml:space="preserve">),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 among adults who exercise regularly,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277" w:author="PR Preview" w:date="2026-01-01T00:00:00Z">
        <w:r>
          <w:delText xml:space="preserve">).</w:delText>
        </w:r>
      </w:del>
    </w:p>
    <w:p>
      <w:pPr>
        <w:pStyle w:val="FirstParagraph"/>
      </w:pPr>
      <w:ins w:id="278" w:author="PR Preview" w:date="2026-01-01T00:00:00Z">
        <w:r>
          <w:rPr>
            <w:b/>
            <w:bCs/>
          </w:rPr>
          <w:t xml:space="preserve">Example 12 (Applying the law of conditional probability)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281" w:author="PR Preview" w:date="2026-01-01T00:00:00Z">
        <w:r>
          <w:t xml:space="preserve">),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 among adults who exercise regularly,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286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8"/>
    <w:bookmarkStart w:id="5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p>
      <w:pPr>
        <w:pStyle w:val="FirstParagraph"/>
      </w:pPr>
      <w:del w:id="287" w:author="PR Preview" w:date="2026-01-01T00:00:00Z">
        <w:r>
          <w:rPr>
            <w:i/>
            <w:iCs/>
          </w:rPr>
          <w:delText xml:space="preserve">Proof</w:delText>
        </w:r>
      </w:del>
      <w:del w:id="288" w:author="PR Preview" w:date="2026-01-01T00:00:00Z">
        <w:r>
          <w:delText xml:space="preserve">. </w:delText>
        </w:r>
      </w:del>
      <w:del w:id="289" w:author="PR Preview" w:date="2026-01-01T00:00:00Z">
        <w:r>
          <w:delText xml:space="preserve">By</w:delText>
        </w:r>
      </w:del>
      <w:del w:id="290" w:author="PR Preview" w:date="2026-01-01T00:00:00Z">
        <w:r>
          <w:delText xml:space="preserve"> </w:delText>
        </w:r>
      </w:del>
      <w:hyperlink w:anchor="def-conditional-prob">
        <w:del w:id="29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and</w:delText>
        </w:r>
      </w:del>
      <w:del w:id="294" w:author="PR Preview" w:date="2026-01-01T00:00:00Z">
        <w:r>
          <w:delText xml:space="preserve"> </w:delText>
        </w:r>
      </w:del>
      <w:hyperlink w:anchor="thm-law-conditional-prob">
        <w:del w:id="29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96" w:author="PR Preview" w:date="2026-01-01T00:00:00Z">
        <w:r>
          <w:delText xml:space="preserve">:</w:delText>
        </w:r>
      </w:del>
    </w:p>
    <w:p>
      <w:pPr>
        <w:pStyle w:val="FirstParagraph"/>
      </w:pPr>
      <w:ins w:id="297" w:author="PR Preview" w:date="2026-01-01T00:00:00Z">
        <w:r>
          <w:rPr>
            <w:i/>
            <w:iCs/>
          </w:rPr>
          <w:t xml:space="preserve">Proof</w:t>
        </w:r>
      </w:ins>
      <w:ins w:id="298" w:author="PR Preview" w:date="2026-01-01T00:00:00Z">
        <w:r>
          <w:t xml:space="preserve">. </w:t>
        </w:r>
      </w:ins>
      <w:ins w:id="299" w:author="PR Preview" w:date="2026-01-01T00:00:00Z">
        <w:r>
          <w:t xml:space="preserve">By</w:t>
        </w:r>
      </w:ins>
      <w:ins w:id="300" w:author="PR Preview" w:date="2026-01-01T00:00:00Z">
        <w:r>
          <w:t xml:space="preserve"> </w:t>
        </w:r>
      </w:ins>
      <w:hyperlink w:anchor="def-conditional-prob">
        <w:ins w:id="30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</w:t>
        </w:r>
      </w:ins>
      <w:ins w:id="304" w:author="PR Preview" w:date="2026-01-01T00:00:00Z">
        <w:r>
          <w:t xml:space="preserve"> </w:t>
        </w:r>
      </w:ins>
      <w:hyperlink w:anchor="thm-law-conditional-prob">
        <w:ins w:id="30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bayes"/>
    <w:p>
      <w:pPr>
        <w:pStyle w:val="FirstParagraph"/>
      </w:pPr>
      <w:del w:id="307" w:author="PR Preview" w:date="2026-01-01T00:00:00Z">
        <w:r>
          <w:rPr>
            <w:b/>
            <w:bCs/>
          </w:rPr>
          <w:delText xml:space="preserve">Example 11 (Positive predictive value of a medical test)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Suppose a disease test has 99% sensitivity and 99% specificity,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312" w:author="PR Preview" w:date="2026-01-01T00:00:00Z">
        <w:r>
          <w:rPr>
            <w:b/>
            <w:bCs/>
          </w:rPr>
          <w:t xml:space="preserve">Example 13 (Positive predictive value of a medical test)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Suppose a disease test has 99% sensitivity and 99% specificity,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1"/>
    <w:bookmarkStart w:id="62" w:name="exr-bayes"/>
    <w:p>
      <w:pPr>
        <w:pStyle w:val="BodyText"/>
      </w:pPr>
      <w:del w:id="317" w:author="PR Preview" w:date="2026-01-01T00:00:00Z">
        <w:r>
          <w:rPr>
            <w:b/>
            <w:bCs/>
          </w:rPr>
          <w:delText xml:space="preserve">Exercise 1 (Turn a conditional around)</w:delText>
        </w:r>
      </w:del>
      <w:del w:id="318" w:author="PR Preview" w:date="2026-01-01T00:00:00Z">
        <w:r>
          <w:delText xml:space="preserve"> </w:delText>
        </w:r>
      </w:del>
      <w:hyperlink w:anchor="def-conditional-prob">
        <w:del w:id="31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defines</w:delText>
        </w:r>
      </w:del>
      <w:del w:id="32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in terms of</w:delText>
        </w:r>
      </w:del>
      <w:del w:id="32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326" w:author="PR Preview" w:date="2026-01-01T00:00:00Z">
        <w:r>
          <w:delText xml:space="preserve">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Write the same definition with</w:delText>
        </w:r>
      </w:del>
      <w:del w:id="329" w:author="PR Preview" w:date="2026-01-01T00:00:00Z">
        <w:r>
          <w:delText xml:space="preserve"> </w:delText>
        </w:r>
      </w:del>
      <m:oMath>
        <m:r>
          <m:t>A</m:t>
        </m:r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and</w:delText>
        </w:r>
      </w:del>
      <w:del w:id="332" w:author="PR Preview" w:date="2026-01-01T00:00:00Z">
        <w:r>
          <w:delText xml:space="preserve"> </w:delText>
        </w:r>
      </w:del>
      <m:oMath>
        <m:r>
          <m:t>B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swapped,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then eliminate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between the two.</w:delText>
        </w:r>
      </w:del>
    </w:p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Exercise 1 (Turn a conditional around)</w:t>
        </w:r>
      </w:ins>
      <w:ins w:id="341" w:author="PR Preview" w:date="2026-01-01T00:00:00Z">
        <w:r>
          <w:t xml:space="preserve"> </w:t>
        </w:r>
      </w:ins>
      <w:hyperlink w:anchor="def-conditional-prob">
        <w:ins w:id="34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defines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in terms of</w:t>
        </w:r>
      </w:ins>
      <w:ins w:id="34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349" w:author="PR Preview" w:date="2026-01-01T00:00:00Z">
        <w:r>
          <w:t xml:space="preserve">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Write the same definition with</w:t>
        </w:r>
      </w:ins>
      <w:ins w:id="352" w:author="PR Preview" w:date="2026-01-01T00:00:00Z">
        <w:r>
          <w:t xml:space="preserve"> </w:t>
        </w:r>
      </w:ins>
      <m:oMath>
        <m:r>
          <m:t>A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</w:t>
        </w:r>
      </w:ins>
      <w:ins w:id="355" w:author="PR Preview" w:date="2026-01-01T00:00:00Z">
        <w:r>
          <w:t xml:space="preserve"> </w:t>
        </w:r>
      </w:ins>
      <m:oMath>
        <m:r>
          <m:t>B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swapped,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then eliminate</w:t>
        </w:r>
      </w:ins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between the two.</w:t>
        </w:r>
      </w:ins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2"/>
    <w:bookmarkStart w:id="64" w:name="sol-bayes"/>
    <w:p>
      <w:pPr>
        <w:pStyle w:val="BodyText"/>
      </w:pPr>
      <w:del w:id="363" w:author="PR Preview" w:date="2026-01-01T00:00:00Z">
        <w:r>
          <w:rPr>
            <w:i/>
            <w:iCs/>
          </w:rPr>
          <w:delText xml:space="preserve">Solution 1</w:delText>
        </w:r>
      </w:del>
      <w:del w:id="364" w:author="PR Preview" w:date="2026-01-01T00:00:00Z">
        <w:r>
          <w:delText xml:space="preserve">. </w:delText>
        </w:r>
      </w:del>
      <w:del w:id="365" w:author="PR Preview" w:date="2026-01-01T00:00:00Z">
        <w:r>
          <w:delText xml:space="preserve">Multiplying</w:delText>
        </w:r>
      </w:del>
      <w:del w:id="366" w:author="PR Preview" w:date="2026-01-01T00:00:00Z">
        <w:r>
          <w:delText xml:space="preserve"> </w:delText>
        </w:r>
      </w:del>
      <w:hyperlink w:anchor="def-conditional-prob">
        <w:del w:id="36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through by its denominator, in each direction,</w:delText>
        </w:r>
      </w:del>
    </w:p>
    <w:p>
      <w:pPr>
        <w:pStyle w:val="BodyText"/>
      </w:pPr>
      <w:ins w:id="370" w:author="PR Preview" w:date="2026-01-01T00:00:00Z">
        <w:r>
          <w:rPr>
            <w:i/>
            <w:iCs/>
          </w:rPr>
          <w:t xml:space="preserve">Solution 1</w:t>
        </w:r>
      </w:ins>
      <w:ins w:id="371" w:author="PR Preview" w:date="2026-01-01T00:00:00Z">
        <w:r>
          <w:t xml:space="preserve">. </w:t>
        </w:r>
      </w:ins>
      <w:ins w:id="372" w:author="PR Preview" w:date="2026-01-01T00:00:00Z">
        <w:r>
          <w:t xml:space="preserve">Multiplying</w:t>
        </w:r>
      </w:ins>
      <w:ins w:id="373" w:author="PR Preview" w:date="2026-01-01T00:00:00Z">
        <w:r>
          <w:t xml:space="preserve"> </w:t>
        </w:r>
      </w:ins>
      <w:hyperlink w:anchor="def-conditional-prob">
        <w:ins w:id="37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through by its denominator, in each direction,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4"/>
    <w:bookmarkStart w:id="6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5"/>
    <w:bookmarkStart w:id="6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72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73"/>
    <w:bookmarkStart w:id="7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7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75"/>
    <w:bookmarkStart w:id="7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7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52" Type="http://schemas.openxmlformats.org/officeDocument/2006/relationships/hyperlink" Target="data/auto.csv" TargetMode="External"/><Relationship Id="rId76" Type="http://schemas.openxmlformats.org/officeDocument/2006/relationships/hyperlink" Target="https://bookdown.org/kevin_davisross/probsim-book/" TargetMode="External"/><Relationship Id="rId51" Type="http://schemas.openxmlformats.org/officeDocument/2006/relationships/hyperlink" Target="https://cran.r-project.org/package=ISLR2" TargetMode="External"/><Relationship Id="rId41" Type="http://schemas.openxmlformats.org/officeDocument/2006/relationships/hyperlink" Target="https://en.wikipedia.org/wiki/Probability_axioms" TargetMode="External"/><Relationship Id="rId74" Type="http://schemas.openxmlformats.org/officeDocument/2006/relationships/hyperlink" Target="https://facultyweb.cs.wwu.edu/~hutchib2/video_lectures/data371/" TargetMode="External"/><Relationship Id="rId70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49" Type="http://schemas.openxmlformats.org/officeDocument/2006/relationships/hyperlink" Target="https://morrison-lab.github.io/pds/random-variables.html#def-uniform" TargetMode="External"/><Relationship Id="rId71" Type="http://schemas.openxmlformats.org/officeDocument/2006/relationships/hyperlink" Target="https://wwu.instructure.com/courses/1906010/modules#module_3922392" TargetMode="External"/><Relationship Id="rId47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data/auto.csv" TargetMode="External"/><Relationship Id="rId76" Type="http://schemas.openxmlformats.org/officeDocument/2006/relationships/hyperlink" Target="https://bookdown.org/kevin_davisross/probsim-book/" TargetMode="External"/><Relationship Id="rId51" Type="http://schemas.openxmlformats.org/officeDocument/2006/relationships/hyperlink" Target="https://cran.r-project.org/package=ISLR2" TargetMode="External"/><Relationship Id="rId41" Type="http://schemas.openxmlformats.org/officeDocument/2006/relationships/hyperlink" Target="https://en.wikipedia.org/wiki/Probability_axioms" TargetMode="External"/><Relationship Id="rId74" Type="http://schemas.openxmlformats.org/officeDocument/2006/relationships/hyperlink" Target="https://facultyweb.cs.wwu.edu/~hutchib2/video_lectures/data371/" TargetMode="External"/><Relationship Id="rId70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49" Type="http://schemas.openxmlformats.org/officeDocument/2006/relationships/hyperlink" Target="https://morrison-lab.github.io/pds/random-variables.html#def-uniform" TargetMode="External"/><Relationship Id="rId71" Type="http://schemas.openxmlformats.org/officeDocument/2006/relationships/hyperlink" Target="https://wwu.instructure.com/courses/1906010/modules#module_3922392" TargetMode="External"/><Relationship Id="rId47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2026-10-12T23:12:01Z</dcterms:created>
  <dcterms:modified xsi:type="dcterms:W3CDTF">2026-10-12T23:12:01Z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