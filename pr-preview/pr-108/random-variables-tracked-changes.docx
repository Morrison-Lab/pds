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2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4" w:name="def-uniform-se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8 (Uniform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random variable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has the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uniform distribution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on an interval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</w:delText>
        </w:r>
      </w:del>
      <w:del w:id="17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&lt;</m:t>
        </m:r>
        <m:r>
          <m:t>β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written</w:delText>
        </w:r>
      </w:del>
      <w:del w:id="2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if</w:delText>
        </w:r>
      </w:del>
      <w:del w:id="25" w:author="PR Preview" w:date="2026-01-01T00:00:00Z">
        <w:r>
          <w:delText xml:space="preserve"> </w:delText>
        </w:r>
      </w:del>
      <m:oMath>
        <m:r>
          <m:t>X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 continuous with</w:delText>
        </w:r>
      </w:del>
      <w:del w:id="28" w:author="PR Preview" w:date="2026-01-01T00:00:00Z">
        <w:r>
          <w:delText xml:space="preserve"> </w:delText>
        </w:r>
      </w:del>
      <w:hyperlink w:anchor="def-pdf">
        <w:del w:id="29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3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Example 8 (Subinterval probabilities of a uniform random variable)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For</w:delText>
        </w:r>
      </w:del>
      <w:del w:id="3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(</w:delText>
        </w:r>
      </w:del>
      <w:hyperlink w:anchor="def-uniform">
        <w:del w:id="3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8" w:author="PR Preview" w:date="2026-01-01T00:00:00Z">
        <w:r>
          <w:delText xml:space="preserve">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and any subinterval</w:delText>
        </w:r>
      </w:del>
      <w:del w:id="4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(so</w:delText>
        </w:r>
      </w:del>
      <w:del w:id="44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del w:id="45" w:author="PR Preview" w:date="2026-01-01T00:00:00Z">
        <w:r>
          <w:delText xml:space="preserve">):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Definition 8 (Uniform distribution on a set)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Let</w:t>
        </w:r>
      </w:ins>
      <w:ins w:id="49" w:author="PR Preview" w:date="2026-01-01T00:00:00Z">
        <w:r>
          <w:t xml:space="preserve"> </w:t>
        </w:r>
      </w:ins>
      <m:oMath>
        <m:r>
          <m:t>S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be a set with a</w:t>
        </w:r>
      </w:ins>
      <w:ins w:id="52" w:author="PR Preview" w:date="2026-01-01T00:00:00Z">
        <w:r>
          <w:t xml:space="preserve"> </w:t>
        </w:r>
      </w:ins>
      <w:hyperlink r:id="rId33">
        <w:ins w:id="53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54" w:author="PR Preview" w:date="2026-01-01T00:00:00Z">
        <w:r>
          <w:t xml:space="preserve"> </w:t>
        </w:r>
      </w:ins>
      <m:oMath>
        <m:r>
          <m:t>μ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such that</w:t>
        </w:r>
      </w:ins>
      <w:ins w:id="5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rPr>
            <w:b/>
            <w:bCs/>
          </w:rPr>
          <w:t xml:space="preserve">uniform distribution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on</w:t>
        </w:r>
      </w:ins>
      <w:ins w:id="65" w:author="PR Preview" w:date="2026-01-01T00:00:00Z">
        <w:r>
          <w:t xml:space="preserve"> </w:t>
        </w:r>
      </w:ins>
      <m:oMath>
        <m:r>
          <m:t>S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</w:t>
        </w:r>
      </w:ins>
      <w:ins w:id="68" w:author="PR Preview" w:date="2026-01-01T00:00:00Z">
        <w:r>
          <w:t xml:space="preserve"> </w:t>
        </w:r>
      </w:ins>
      <w:hyperlink r:id="rId30">
        <w:ins w:id="69" w:author="PR Preview" w:date="2026-01-01T00:00:00Z">
          <w:r>
            <w:rPr>
              <w:rStyle w:val="Hyperlink"/>
            </w:rPr>
            <w:t xml:space="preserve">probability measure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ins w:id="70" w:author="PR Preview" w:date="2026-01-01T00:00:00Z">
        <w:r>
          <w:rPr>
            <w:b/>
            <w:bCs/>
          </w:rPr>
          <w:t xml:space="preserve">Definition 9 (Uniform distribution on an interval)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uniform distribution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on an interval</w:t>
        </w:r>
      </w:ins>
      <w:ins w:id="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</w:t>
        </w:r>
      </w:ins>
      <w:hyperlink w:anchor="def-uniform-set">
        <w:ins w:id="8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with</w:t>
        </w:r>
      </w:ins>
      <w:ins w:id="83" w:author="PR Preview" w:date="2026-01-01T00:00:00Z">
        <w:r>
          <w:t xml:space="preserve"> </w:t>
        </w:r>
      </w:ins>
      <m:oMath>
        <m:r>
          <m:t>μ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length),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with</w:t>
        </w:r>
      </w:ins>
      <w:ins w:id="88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&lt;</m:t>
        </m:r>
        <m:r>
          <m:t>β</m:t>
        </m:r>
      </m:oMath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the distribution of a random variable</w:t>
        </w:r>
      </w:ins>
      <w:ins w:id="92" w:author="PR Preview" w:date="2026-01-01T00:00:00Z">
        <w:r>
          <w:t xml:space="preserve"> </w:t>
        </w:r>
      </w:ins>
      <m:oMath>
        <m:r>
          <m:t>X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written</w:t>
        </w:r>
      </w:ins>
      <w:ins w:id="9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that is continuous with</w:t>
        </w:r>
      </w:ins>
      <w:ins w:id="100" w:author="PR Preview" w:date="2026-01-01T00:00:00Z">
        <w:r>
          <w:t xml:space="preserve"> </w:t>
        </w:r>
      </w:ins>
      <w:hyperlink w:anchor="def-pdf">
        <w:ins w:id="101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1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ins w:id="103" w:author="PR Preview" w:date="2026-01-01T00:00:00Z">
        <w:r>
          <w:rPr>
            <w:b/>
            <w:bCs/>
          </w:rPr>
          <w:t xml:space="preserve">Example 8 (Subinterval probabilities of a uniform random variable)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For</w:t>
        </w:r>
      </w:ins>
      <w:ins w:id="1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(</w:t>
        </w:r>
      </w:ins>
      <w:hyperlink w:anchor="def-uniform">
        <w:ins w:id="10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0" w:author="PR Preview" w:date="2026-01-01T00:00:00Z">
        <w:r>
          <w:t xml:space="preserve">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any subinterval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(so</w:t>
        </w:r>
      </w:ins>
      <w:ins w:id="116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ins w:id="11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del w:id="118" w:author="PR Preview" w:date="2026-01-01T00:00:00Z">
        <w:r>
          <w:rPr>
            <w:b/>
            <w:bCs/>
          </w:rPr>
          <w:delText xml:space="preserve">Definition 9 (Normal distribution)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 random variable</w:delText>
        </w:r>
      </w:del>
      <w:del w:id="121" w:author="PR Preview" w:date="2026-01-01T00:00:00Z">
        <w:r>
          <w:delText xml:space="preserve"> </w:delText>
        </w:r>
      </w:del>
      <m:oMath>
        <m:r>
          <m:t>X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has the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rPr>
            <w:b/>
            <w:bCs/>
          </w:rPr>
          <w:delText xml:space="preserve">normal distribution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(or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rPr>
            <w:b/>
            <w:bCs/>
          </w:rPr>
          <w:delText xml:space="preserve">Gaussian distribution</w:delText>
        </w:r>
      </w:del>
      <w:del w:id="130" w:author="PR Preview" w:date="2026-01-01T00:00:00Z">
        <w:r>
          <w:delText xml:space="preserve">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with mean parameter</w:delText>
        </w:r>
      </w:del>
      <w:del w:id="13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and variance parameter</w:delText>
        </w:r>
      </w:del>
      <w:del w:id="13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37" w:author="PR Preview" w:date="2026-01-01T00:00:00Z">
        <w:r>
          <w:delText xml:space="preserve">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written</w:delText>
        </w:r>
      </w:del>
      <w:del w:id="1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if</w:delText>
        </w:r>
      </w:del>
      <w:del w:id="144" w:author="PR Preview" w:date="2026-01-01T00:00:00Z">
        <w:r>
          <w:delText xml:space="preserve"> </w:delText>
        </w:r>
      </w:del>
      <m:oMath>
        <m:r>
          <m:t>X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is continuous with</w:delText>
        </w:r>
      </w:del>
      <w:del w:id="147" w:author="PR Preview" w:date="2026-01-01T00:00:00Z">
        <w:r>
          <w:delText xml:space="preserve"> </w:delText>
        </w:r>
      </w:del>
      <w:hyperlink w:anchor="def-pdf">
        <w:del w:id="148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149" w:author="PR Preview" w:date="2026-01-01T00:00:00Z">
        <w:r>
          <w:delText xml:space="preserve">:</w:delText>
        </w:r>
      </w:del>
    </w:p>
    <w:p>
      <w:pPr>
        <w:pStyle w:val="BodyText"/>
      </w:pPr>
      <w:ins w:id="150" w:author="PR Preview" w:date="2026-01-01T00:00:00Z">
        <w:r>
          <w:rPr>
            <w:b/>
            <w:bCs/>
          </w:rPr>
          <w:t xml:space="preserve">Definition 10 (Normal distribution)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 random variable</w:t>
        </w:r>
      </w:ins>
      <w:ins w:id="153" w:author="PR Preview" w:date="2026-01-01T00:00:00Z">
        <w:r>
          <w:t xml:space="preserve"> </w:t>
        </w:r>
      </w:ins>
      <m:oMath>
        <m:r>
          <m:t>X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has the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rPr>
            <w:b/>
            <w:bCs/>
          </w:rPr>
          <w:t xml:space="preserve">normal distribution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(or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rPr>
            <w:b/>
            <w:bCs/>
          </w:rPr>
          <w:t xml:space="preserve">Gaussian distribution</w:t>
        </w:r>
      </w:ins>
      <w:ins w:id="162" w:author="PR Preview" w:date="2026-01-01T00:00:00Z">
        <w:r>
          <w:t xml:space="preserve">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with mean parameter</w:t>
        </w:r>
      </w:ins>
      <w:ins w:id="16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 variance parameter</w:t>
        </w:r>
      </w:ins>
      <w:ins w:id="1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69" w:author="PR Preview" w:date="2026-01-01T00:00:00Z">
        <w:r>
          <w:t xml:space="preserve">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written</w:t>
        </w:r>
      </w:ins>
      <w:ins w:id="17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73" w:author="PR Preview" w:date="2026-01-01T00:00:00Z">
        <w:r>
          <w:t xml:space="preserve">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if</w:t>
        </w:r>
      </w:ins>
      <w:ins w:id="176" w:author="PR Preview" w:date="2026-01-01T00:00:00Z">
        <w:r>
          <w:t xml:space="preserve"> </w:t>
        </w:r>
      </w:ins>
      <m:oMath>
        <m:r>
          <m:t>X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 continuous with</w:t>
        </w:r>
      </w:ins>
      <w:ins w:id="179" w:author="PR Preview" w:date="2026-01-01T00:00:00Z">
        <w:r>
          <w:t xml:space="preserve"> </w:t>
        </w:r>
      </w:ins>
      <w:hyperlink w:anchor="def-pdf">
        <w:ins w:id="180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1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4" w:name="thm-normal-density"/>
    <w:p>
      <w:pPr>
        <w:pStyle w:val="BodyText"/>
      </w:pPr>
      <w:del w:id="182" w:author="PR Preview" w:date="2026-01-01T00:00:00Z">
        <w:r>
          <w:rPr>
            <w:b/>
            <w:bCs/>
          </w:rPr>
          <w:delText xml:space="preserve">Theorem 3 (The normal density integrates to 1, with mean</w:delText>
        </w:r>
      </w:del>
      <w:del w:id="183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184" w:author="PR Preview" w:date="2026-01-01T00:00:00Z">
        <w:r>
          <w:rPr>
            <w:b/>
            <w:bCs/>
          </w:rPr>
          <w:delText xml:space="preserve"> </w:delText>
        </w:r>
      </w:del>
      <w:del w:id="185" w:author="PR Preview" w:date="2026-01-01T00:00:00Z">
        <w:r>
          <w:rPr>
            <w:b/>
            <w:bCs/>
          </w:rPr>
          <w:delText xml:space="preserve">and variance</w:delText>
        </w:r>
      </w:del>
      <w:del w:id="18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87" w:author="PR Preview" w:date="2026-01-01T00:00:00Z">
        <w:r>
          <w:rPr>
            <w:b/>
            <w:bCs/>
          </w:rPr>
          <w:delText xml:space="preserve">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If</w:delText>
        </w:r>
      </w:del>
      <w:del w:id="1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(</w:delText>
        </w:r>
      </w:del>
      <w:hyperlink w:anchor="def-normal">
        <w:del w:id="19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94" w:author="PR Preview" w:date="2026-01-01T00:00:00Z">
        <w:r>
          <w:delText xml:space="preserve">), then:</w:delText>
        </w:r>
      </w:del>
    </w:p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Theorem 3 (The normal density integrates to 1, with mean</w:t>
        </w:r>
      </w:ins>
      <w:ins w:id="196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197" w:author="PR Preview" w:date="2026-01-01T00:00:00Z">
        <w:r>
          <w:rPr>
            <w:b/>
            <w:bCs/>
          </w:rP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and variance</w:t>
        </w:r>
      </w:ins>
      <w:ins w:id="19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00" w:author="PR Preview" w:date="2026-01-01T00:00:00Z">
        <w:r>
          <w:rPr>
            <w:b/>
            <w:bCs/>
          </w:rPr>
          <w:t xml:space="preserve">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If</w:t>
        </w:r>
      </w:ins>
      <w:ins w:id="2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(</w:t>
        </w:r>
      </w:ins>
      <w:hyperlink w:anchor="def-normal">
        <w:ins w:id="20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07" w:author="PR Preview" w:date="2026-01-01T00:00:00Z">
        <w:r>
          <w:t xml:space="preserve">), then: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5" w:name="def-std-normal"/>
    <w:p>
      <w:pPr>
        <w:pStyle w:val="BodyText"/>
      </w:pPr>
      <w:del w:id="208" w:author="PR Preview" w:date="2026-01-01T00:00:00Z">
        <w:r>
          <w:rPr>
            <w:b/>
            <w:bCs/>
          </w:rPr>
          <w:delText xml:space="preserve">Definition 10 (Standard normal distribution)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rPr>
            <w:b/>
            <w:bCs/>
          </w:rPr>
          <w:delText xml:space="preserve">standard normal distribution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is the</w:delText>
        </w:r>
      </w:del>
      <w:del w:id="215" w:author="PR Preview" w:date="2026-01-01T00:00:00Z">
        <w:r>
          <w:delText xml:space="preserve"> </w:delText>
        </w:r>
      </w:del>
      <w:hyperlink w:anchor="def-normal">
        <w:del w:id="216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with mean parameter 0 and variance parameter 1,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20" w:author="PR Preview" w:date="2026-01-01T00:00:00Z">
        <w:r>
          <w:delText xml:space="preserve">.</w:delText>
        </w:r>
      </w:del>
    </w:p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Definition 11 (Standard normal distribution)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standard normal distribution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is the</w:t>
        </w:r>
      </w:ins>
      <w:ins w:id="228" w:author="PR Preview" w:date="2026-01-01T00:00:00Z">
        <w:r>
          <w:t xml:space="preserve"> </w:t>
        </w:r>
      </w:ins>
      <w:hyperlink w:anchor="def-normal">
        <w:ins w:id="229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with mean parameter 0 and variance parameter 1,</w:t>
        </w:r>
      </w:ins>
      <w:ins w:id="232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33" w:author="PR Preview" w:date="2026-01-01T00:00:00Z">
        <w:r>
          <w:t xml:space="preserve">.</w:t>
        </w:r>
      </w:ins>
    </w:p>
    <w:bookmarkEnd w:id="45"/>
    <w:bookmarkStart w:id="46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6"/>
    <w:bookmarkStart w:id="47" w:name="def-exponential"/>
    <w:p>
      <w:pPr>
        <w:pStyle w:val="BodyText"/>
      </w:pPr>
      <w:del w:id="234" w:author="PR Preview" w:date="2026-01-01T00:00:00Z">
        <w:r>
          <w:rPr>
            <w:b/>
            <w:bCs/>
          </w:rPr>
          <w:delText xml:space="preserve">Definition 11 (Exponential distribution)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 random variable</w:delText>
        </w:r>
      </w:del>
      <w:del w:id="237" w:author="PR Preview" w:date="2026-01-01T00:00:00Z">
        <w:r>
          <w:delText xml:space="preserve"> </w:delText>
        </w:r>
      </w:del>
      <m:oMath>
        <m:r>
          <m:t>T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has the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rPr>
            <w:b/>
            <w:bCs/>
          </w:rPr>
          <w:delText xml:space="preserve">exponential distribution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with rate</w:delText>
        </w:r>
      </w:del>
      <w:del w:id="24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if</w:delText>
        </w:r>
      </w:del>
      <w:del w:id="247" w:author="PR Preview" w:date="2026-01-01T00:00:00Z">
        <w:r>
          <w:delText xml:space="preserve"> </w:delText>
        </w:r>
      </w:del>
      <m:oMath>
        <m:r>
          <m:t>T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continuous with</w:delText>
        </w:r>
      </w:del>
      <w:del w:id="250" w:author="PR Preview" w:date="2026-01-01T00:00:00Z">
        <w:r>
          <w:delText xml:space="preserve"> </w:delText>
        </w:r>
      </w:del>
      <w:hyperlink w:anchor="def-pdf">
        <w:del w:id="251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252" w:author="PR Preview" w:date="2026-01-01T00:00:00Z">
        <w:r>
          <w:delText xml:space="preserve">:</w:delText>
        </w:r>
      </w:del>
    </w:p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Definition 12 (Exponential distribution)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 random variable</w:t>
        </w:r>
      </w:ins>
      <w:ins w:id="256" w:author="PR Preview" w:date="2026-01-01T00:00:00Z">
        <w:r>
          <w:t xml:space="preserve"> </w:t>
        </w:r>
      </w:ins>
      <m:oMath>
        <m:r>
          <m:t>T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has the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b/>
            <w:bCs/>
          </w:rPr>
          <w:t xml:space="preserve">exponential distribution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with rate</w:t>
        </w:r>
      </w:ins>
      <w:ins w:id="26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if</w:t>
        </w:r>
      </w:ins>
      <w:ins w:id="266" w:author="PR Preview" w:date="2026-01-01T00:00:00Z">
        <w:r>
          <w:t xml:space="preserve"> </w:t>
        </w:r>
      </w:ins>
      <m:oMath>
        <m:r>
          <m:t>T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continuous with</w:t>
        </w:r>
      </w:ins>
      <w:ins w:id="269" w:author="PR Preview" w:date="2026-01-01T00:00:00Z">
        <w:r>
          <w:t xml:space="preserve"> </w:t>
        </w:r>
      </w:ins>
      <w:hyperlink w:anchor="def-pdf">
        <w:ins w:id="270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2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7"/>
    <w:bookmarkStart w:id="48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8"/>
    <w:bookmarkStart w:id="49" w:name="def-cdf"/>
    <w:p>
      <w:pPr>
        <w:pStyle w:val="BodyText"/>
      </w:pPr>
      <w:del w:id="272" w:author="PR Preview" w:date="2026-01-01T00:00:00Z">
        <w:r>
          <w:rPr>
            <w:b/>
            <w:bCs/>
          </w:rPr>
          <w:delText xml:space="preserve">Definition 12 (Cumulative distribution function (CDF))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For a random variable</w:delText>
        </w:r>
      </w:del>
      <w:del w:id="275" w:author="PR Preview" w:date="2026-01-01T00:00:00Z">
        <w:r>
          <w:delText xml:space="preserve"> </w:delText>
        </w:r>
      </w:del>
      <m:oMath>
        <m:r>
          <m:t>X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(discrete or continuous),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its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rPr>
            <w:b/>
            <w:bCs/>
          </w:rPr>
          <w:delText xml:space="preserve">cumulative distribution function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is:</w:delText>
        </w:r>
      </w:del>
    </w:p>
    <w:p>
      <w:pPr>
        <w:pStyle w:val="BodyText"/>
      </w:pPr>
      <w:ins w:id="284" w:author="PR Preview" w:date="2026-01-01T00:00:00Z">
        <w:r>
          <w:rPr>
            <w:b/>
            <w:bCs/>
          </w:rPr>
          <w:t xml:space="preserve">Definition 13 (Cumulative distribution function (CDF))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For a random variable</w:t>
        </w:r>
      </w:ins>
      <w:ins w:id="287" w:author="PR Preview" w:date="2026-01-01T00:00:00Z">
        <w:r>
          <w:t xml:space="preserve"> </w:t>
        </w:r>
      </w:ins>
      <m:oMath>
        <m:r>
          <m:t>X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(discrete or continuous),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its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rPr>
            <w:b/>
            <w:bCs/>
          </w:rPr>
          <w:t xml:space="preserve">cumulative distribution function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</w:p>
    <w:bookmarkStart w:id="51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7" w:name="def-quantile-function"/>
    <w:p>
      <w:pPr>
        <w:pStyle w:val="BodyText"/>
      </w:pPr>
      <w:del w:id="296" w:author="PR Preview" w:date="2026-01-01T00:00:00Z">
        <w:r>
          <w:rPr>
            <w:b/>
            <w:bCs/>
          </w:rPr>
          <w:delText xml:space="preserve">Definition 13 (Quantile function (population inverse CDF))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For a random variable</w:delText>
        </w:r>
      </w:del>
      <w:del w:id="299" w:author="PR Preview" w:date="2026-01-01T00:00:00Z">
        <w:r>
          <w:delText xml:space="preserve"> </w:delText>
        </w:r>
      </w:del>
      <m:oMath>
        <m:r>
          <m:t>X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with</w:delText>
        </w:r>
      </w:del>
      <w:del w:id="302" w:author="PR Preview" w:date="2026-01-01T00:00:00Z">
        <w:r>
          <w:delText xml:space="preserve"> </w:delText>
        </w:r>
      </w:del>
      <w:hyperlink w:anchor="def-cdf">
        <w:del w:id="303" w:author="PR Preview" w:date="2026-01-01T00:00:00Z">
          <w:r>
            <w:rPr>
              <w:rStyle w:val="Hyperlink"/>
            </w:rPr>
            <w:delText xml:space="preserve">cumulative distribution function (CDF)</w:delText>
          </w:r>
        </w:del>
      </w:hyperlink>
      <w:del w:id="304" w:author="PR Preview" w:date="2026-01-01T00:00:00Z">
        <w:r>
          <w:delText xml:space="preserve"> </w:delText>
        </w:r>
      </w:del>
      <m:oMath>
        <m:r>
          <m:t>F</m:t>
        </m:r>
      </m:oMath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its population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rPr>
            <w:b/>
            <w:bCs/>
          </w:rPr>
          <w:delText xml:space="preserve">quantile function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(generalized inverse of</w:delText>
        </w:r>
      </w:del>
      <w:del w:id="312" w:author="PR Preview" w:date="2026-01-01T00:00:00Z">
        <w:r>
          <w:delText xml:space="preserve"> </w:delText>
        </w:r>
      </w:del>
      <m:oMath>
        <m:r>
          <m:t>F</m:t>
        </m:r>
      </m:oMath>
      <w:del w:id="313" w:author="PR Preview" w:date="2026-01-01T00:00:00Z">
        <w:r>
          <w:delText xml:space="preserve">)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is:</w:delText>
        </w:r>
      </w:del>
    </w:p>
    <w:p>
      <w:pPr>
        <w:pStyle w:val="BodyText"/>
      </w:pPr>
      <w:ins w:id="316" w:author="PR Preview" w:date="2026-01-01T00:00:00Z">
        <w:r>
          <w:rPr>
            <w:b/>
            <w:bCs/>
          </w:rPr>
          <w:t xml:space="preserve">Definition 14 (Quantile function (population inverse CDF))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For a random variable</w:t>
        </w:r>
      </w:ins>
      <w:ins w:id="319" w:author="PR Preview" w:date="2026-01-01T00:00:00Z">
        <w:r>
          <w:t xml:space="preserve"> </w:t>
        </w:r>
      </w:ins>
      <m:oMath>
        <m:r>
          <m:t>X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with</w:t>
        </w:r>
      </w:ins>
      <w:ins w:id="322" w:author="PR Preview" w:date="2026-01-01T00:00:00Z">
        <w:r>
          <w:t xml:space="preserve"> </w:t>
        </w:r>
      </w:ins>
      <w:hyperlink w:anchor="def-cdf">
        <w:ins w:id="323" w:author="PR Preview" w:date="2026-01-01T00:00:00Z">
          <w:r>
            <w:rPr>
              <w:rStyle w:val="Hyperlink"/>
            </w:rPr>
            <w:t xml:space="preserve">cumulative distribution function (CDF)</w:t>
          </w:r>
        </w:ins>
      </w:hyperlink>
      <w:ins w:id="324" w:author="PR Preview" w:date="2026-01-01T00:00:00Z">
        <w:r>
          <w:t xml:space="preserve"> </w:t>
        </w:r>
      </w:ins>
      <m:oMath>
        <m:r>
          <m:t>F</m:t>
        </m:r>
      </m:oMath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its population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b/>
            <w:bCs/>
          </w:rPr>
          <w:t xml:space="preserve">quantile function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(generalized inverse of</w:t>
        </w:r>
      </w:ins>
      <w:ins w:id="332" w:author="PR Preview" w:date="2026-01-01T00:00:00Z">
        <w:r>
          <w:t xml:space="preserve"> </w:t>
        </w:r>
      </w:ins>
      <m:oMath>
        <m:r>
          <m:t>F</m:t>
        </m:r>
      </m:oMath>
      <w:ins w:id="333" w:author="PR Preview" w:date="2026-01-01T00:00:00Z">
        <w:r>
          <w:t xml:space="preserve">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0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1" w:name="exm-density-vs-CDF"/>
    <w:p>
      <w:pPr>
        <w:pStyle w:val="BodyText"/>
      </w:pPr>
      <w:del w:id="336" w:author="PR Preview" w:date="2026-01-01T00:00:00Z">
        <w:r>
          <w:rPr>
            <w:b/>
            <w:bCs/>
          </w:rPr>
          <w:delText xml:space="preserve">Example 14 (CDF and density of a uniform random variable)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For</w:delText>
        </w:r>
      </w:del>
      <w:del w:id="33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with the density</w:delText>
        </w:r>
      </w:del>
      <w:del w:id="342" w:author="PR Preview" w:date="2026-01-01T00:00:00Z">
        <w:r>
          <w:delText xml:space="preserve"> </w:delText>
        </w:r>
      </w:del>
      <m:oMath>
        <m:r>
          <m:t>f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of</w:delText>
        </w:r>
      </w:del>
      <w:del w:id="345" w:author="PR Preview" w:date="2026-01-01T00:00:00Z">
        <w:r>
          <w:delText xml:space="preserve"> </w:delText>
        </w:r>
      </w:del>
      <w:hyperlink w:anchor="def-uniform">
        <w:del w:id="34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47" w:author="PR Preview" w:date="2026-01-01T00:00:00Z">
        <w:r>
          <w:delText xml:space="preserve">,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and</w:delText>
        </w:r>
      </w:del>
      <w:del w:id="35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51" w:author="PR Preview" w:date="2026-01-01T00:00:00Z">
        <w:r>
          <w:delText xml:space="preserve">:</w:delText>
        </w:r>
      </w:del>
    </w:p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Example 14 (CDF and density of a uniform random variable)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</w:t>
        </w:r>
      </w:ins>
      <w:ins w:id="3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with the density</w:t>
        </w:r>
      </w:ins>
      <w:ins w:id="358" w:author="PR Preview" w:date="2026-01-01T00:00:00Z">
        <w:r>
          <w:t xml:space="preserve"> </w:t>
        </w:r>
      </w:ins>
      <m:oMath>
        <m:r>
          <m:t>f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of</w:t>
        </w:r>
      </w:ins>
      <w:ins w:id="361" w:author="PR Preview" w:date="2026-01-01T00:00:00Z">
        <w:r>
          <w:t xml:space="preserve"> </w:t>
        </w:r>
      </w:ins>
      <w:hyperlink w:anchor="def-uniform">
        <w:ins w:id="36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63" w:author="PR Preview" w:date="2026-01-01T00:00:00Z">
        <w:r>
          <w:t xml:space="preserve">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and</w:t>
        </w:r>
      </w:ins>
      <w:ins w:id="36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1"/>
    <w:bookmarkStart w:id="62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3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5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368" w:author="PR Preview" w:date="2026-01-01T00:00:00Z">
        <w:r>
          <w:delText xml:space="preserve">For</w:delText>
        </w:r>
      </w:del>
      <w:del w:id="3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or</w:delText>
        </w:r>
      </w:del>
      <w:del w:id="37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1</m:t>
        </m:r>
      </m:oMath>
      <w:del w:id="373" w:author="PR Preview" w:date="2026-01-01T00:00:00Z">
        <w:r>
          <w:delText xml:space="preserve">, the interval eventually misses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75" w:author="PR Preview" w:date="2026-01-01T00:00:00Z">
        <w:r>
          <w:delText xml:space="preserve">, so the limit is</w:delText>
        </w:r>
      </w:del>
      <w:del w:id="376" w:author="PR Preview" w:date="2026-01-01T00:00:00Z">
        <w:r>
          <w:delText xml:space="preserve"> </w:delText>
        </w:r>
      </w:del>
      <m:oMath>
        <m:r>
          <m:t>0</m:t>
        </m:r>
      </m:oMath>
      <w:del w:id="377" w:author="PR Preview" w:date="2026-01-01T00:00:00Z">
        <w:r>
          <w:delText xml:space="preserve">.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Both agree with the density of</w:delText>
        </w:r>
      </w:del>
      <w:del w:id="380" w:author="PR Preview" w:date="2026-01-01T00:00:00Z">
        <w:r>
          <w:delText xml:space="preserve"> </w:delText>
        </w:r>
      </w:del>
      <w:hyperlink w:anchor="def-uniform">
        <w:del w:id="38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82" w:author="PR Preview" w:date="2026-01-01T00:00:00Z">
        <w:r>
          <w:delText xml:space="preserve">.</w:delText>
        </w:r>
      </w:del>
    </w:p>
    <w:p>
      <w:pPr>
        <w:pStyle w:val="FirstParagraph"/>
      </w:pPr>
      <w:ins w:id="383" w:author="PR Preview" w:date="2026-01-01T00:00:00Z">
        <w:r>
          <w:t xml:space="preserve">For</w:t>
        </w:r>
      </w:ins>
      <w:ins w:id="3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or</w:t>
        </w:r>
      </w:ins>
      <w:ins w:id="38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388" w:author="PR Preview" w:date="2026-01-01T00:00:00Z">
        <w:r>
          <w:t xml:space="preserve">, the interval eventually misses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0" w:author="PR Preview" w:date="2026-01-01T00:00:00Z">
        <w:r>
          <w:t xml:space="preserve">, so the limit is</w:t>
        </w:r>
      </w:ins>
      <w:ins w:id="391" w:author="PR Preview" w:date="2026-01-01T00:00:00Z">
        <w:r>
          <w:t xml:space="preserve"> </w:t>
        </w:r>
      </w:ins>
      <m:oMath>
        <m:r>
          <m:t>0</m:t>
        </m:r>
      </m:oMath>
      <w:ins w:id="392" w:author="PR Preview" w:date="2026-01-01T00:00:00Z">
        <w:r>
          <w:t xml:space="preserve">.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Both agree with the density of</w:t>
        </w:r>
      </w:ins>
      <w:ins w:id="395" w:author="PR Preview" w:date="2026-01-01T00:00:00Z">
        <w:r>
          <w:t xml:space="preserve"> </w:t>
        </w:r>
      </w:ins>
      <w:hyperlink w:anchor="def-uniform">
        <w:ins w:id="39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97" w:author="PR Preview" w:date="2026-01-01T00:00:00Z">
        <w:r>
          <w:t xml:space="preserve">.</w:t>
        </w:r>
      </w:ins>
    </w:p>
    <w:bookmarkEnd w:id="65"/>
    <w:bookmarkStart w:id="66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7" w:name="exm-density-limit-jump"/>
    <w:p>
      <w:pPr>
        <w:pStyle w:val="BodyText"/>
      </w:pPr>
      <w:del w:id="398" w:author="PR Preview" w:date="2026-01-01T00:00:00Z">
        <w:r>
          <w:rPr>
            <w:b/>
            <w:bCs/>
          </w:rPr>
          <w:delText xml:space="preserve">Example 17 (The density limit at a jump)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At a point where</w:delText>
        </w:r>
      </w:del>
      <w:del w:id="401" w:author="PR Preview" w:date="2026-01-01T00:00:00Z">
        <w:r>
          <w:delText xml:space="preserve"> </w:delText>
        </w:r>
      </w:del>
      <m:oMath>
        <m:r>
          <m:t>f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is not continuous,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the limit can differ from the chosen value</w:delText>
        </w:r>
      </w:del>
      <w:del w:id="4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07" w:author="PR Preview" w:date="2026-01-01T00:00:00Z">
        <w:r>
          <w:delText xml:space="preserve">.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For</w:delText>
        </w:r>
      </w:del>
      <w:del w:id="41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with the density</w:delText>
        </w:r>
      </w:del>
      <w:del w:id="413" w:author="PR Preview" w:date="2026-01-01T00:00:00Z">
        <w:r>
          <w:delText xml:space="preserve"> </w:delText>
        </w:r>
      </w:del>
      <m:oMath>
        <m:r>
          <m:t>f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of</w:delText>
        </w:r>
      </w:del>
      <w:del w:id="416" w:author="PR Preview" w:date="2026-01-01T00:00:00Z">
        <w:r>
          <w:delText xml:space="preserve"> </w:delText>
        </w:r>
      </w:del>
      <w:hyperlink w:anchor="def-uniform">
        <w:del w:id="41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18" w:author="PR Preview" w:date="2026-01-01T00:00:00Z">
        <w:r>
          <w:delText xml:space="preserve">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which sets</w:delText>
        </w:r>
      </w:del>
      <w:del w:id="4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and</w:delText>
        </w:r>
      </w:del>
      <w:del w:id="4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for</w:delText>
        </w:r>
      </w:del>
      <w:del w:id="42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1</m:t>
        </m:r>
      </m:oMath>
      <w:del w:id="428" w:author="PR Preview" w:date="2026-01-01T00:00:00Z">
        <w:r>
          <w:delText xml:space="preserve">,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and for</w:delText>
        </w:r>
      </w:del>
      <w:del w:id="43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432" w:author="PR Preview" w:date="2026-01-01T00:00:00Z">
        <w:r>
          <w:delText xml:space="preserve">:</w:delText>
        </w:r>
      </w:del>
    </w:p>
    <w:p>
      <w:pPr>
        <w:pStyle w:val="BodyText"/>
      </w:pPr>
      <w:ins w:id="433" w:author="PR Preview" w:date="2026-01-01T00:00:00Z">
        <w:r>
          <w:rPr>
            <w:b/>
            <w:bCs/>
          </w:rPr>
          <w:t xml:space="preserve">Example 17 (The density limit at a jump)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At a point where</w:t>
        </w:r>
      </w:ins>
      <w:ins w:id="436" w:author="PR Preview" w:date="2026-01-01T00:00:00Z">
        <w:r>
          <w:t xml:space="preserve"> </w:t>
        </w:r>
      </w:ins>
      <m:oMath>
        <m:r>
          <m:t>f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is not continuous,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 limit can differ from the chosen value</w:t>
        </w:r>
      </w:ins>
      <w:ins w:id="4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For</w:t>
        </w:r>
      </w:ins>
      <w:ins w:id="44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with the density</w:t>
        </w:r>
      </w:ins>
      <w:ins w:id="448" w:author="PR Preview" w:date="2026-01-01T00:00:00Z">
        <w:r>
          <w:t xml:space="preserve"> </w:t>
        </w:r>
      </w:ins>
      <m:oMath>
        <m:r>
          <m:t>f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of</w:t>
        </w:r>
      </w:ins>
      <w:ins w:id="451" w:author="PR Preview" w:date="2026-01-01T00:00:00Z">
        <w:r>
          <w:t xml:space="preserve"> </w:t>
        </w:r>
      </w:ins>
      <w:hyperlink w:anchor="def-uniform">
        <w:ins w:id="45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53" w:author="PR Preview" w:date="2026-01-01T00:00:00Z">
        <w:r>
          <w:t xml:space="preserve">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which sets</w:t>
        </w:r>
      </w:ins>
      <w:ins w:id="4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</w:t>
        </w:r>
      </w:ins>
      <w:ins w:id="4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for</w:t>
        </w:r>
      </w:ins>
      <w:ins w:id="4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and for</w:t>
        </w:r>
      </w:ins>
      <w:ins w:id="46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4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7"/>
    <w:bookmarkStart w:id="68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9" w:name="exm-density-sums-to-one"/>
    <w:p>
      <w:pPr>
        <w:pStyle w:val="BodyText"/>
      </w:pPr>
      <w:del w:id="468" w:author="PR Preview" w:date="2026-01-01T00:00:00Z">
        <w:r>
          <w:rPr>
            <w:b/>
            <w:bCs/>
          </w:rPr>
          <w:delText xml:space="preserve">Example 18 (The uniform density integrates to 1)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For</w:delText>
        </w:r>
      </w:del>
      <w:del w:id="4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(</w:delText>
        </w:r>
      </w:del>
      <w:hyperlink w:anchor="def-uniform">
        <w:del w:id="47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75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76" w:author="PR Preview" w:date="2026-01-01T00:00:00Z">
        <w:r>
          <w:rPr>
            <w:b/>
            <w:bCs/>
          </w:rPr>
          <w:delText xml:space="preserve">Definition 14 (Jointly distributed random variables)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Random variables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are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rPr>
            <w:b/>
            <w:bCs/>
          </w:rPr>
          <w:delText xml:space="preserve">jointly distributed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when they are defined on the same</w:delText>
        </w:r>
      </w:del>
      <w:del w:id="486" w:author="PR Preview" w:date="2026-01-01T00:00:00Z">
        <w:r>
          <w:delText xml:space="preserve"> </w:delText>
        </w:r>
      </w:del>
      <w:hyperlink r:id="rId10">
        <w:del w:id="487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488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489" w:author="PR Preview" w:date="2026-01-01T00:00:00Z">
        <w:r>
          <w:delText xml:space="preserve">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so that an event about several of them at once,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such as</w:delText>
        </w:r>
      </w:del>
      <w:del w:id="494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has a probability.</w:delText>
        </w:r>
      </w:del>
    </w:p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Example 18 (The uniform density integrates to 1)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For</w:t>
        </w:r>
      </w:ins>
      <w:ins w:id="5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(</w:t>
        </w:r>
      </w:ins>
      <w:hyperlink w:anchor="def-uniform">
        <w:ins w:id="50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05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jointly-distributed"/>
    <w:p>
      <w:pPr>
        <w:pStyle w:val="FirstParagraph"/>
      </w:pPr>
      <w:ins w:id="506" w:author="PR Preview" w:date="2026-01-01T00:00:00Z">
        <w:r>
          <w:rPr>
            <w:b/>
            <w:bCs/>
          </w:rPr>
          <w:t xml:space="preserve">Definition 15 (Jointly distributed random variables)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Random variables</w:t>
        </w:r>
      </w:ins>
      <w:ins w:id="50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are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jointly distributed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when they are defined on the same</w:t>
        </w:r>
      </w:ins>
      <w:ins w:id="516" w:author="PR Preview" w:date="2026-01-01T00:00:00Z">
        <w:r>
          <w:t xml:space="preserve"> </w:t>
        </w:r>
      </w:ins>
      <w:hyperlink r:id="rId10">
        <w:ins w:id="517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518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so that an event about several of them at once,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such as</w:t>
        </w:r>
      </w:ins>
      <w:ins w:id="524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ins w:id="525" w:author="PR Preview" w:date="2026-01-01T00:00:00Z">
        <w:r>
          <w:t xml:space="preserve">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has a probability.</w:t>
        </w:r>
      </w:ins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1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1"/>
    <w:bookmarkStart w:id="73" w:name="def-joint-distribution"/>
    <w:p>
      <w:pPr>
        <w:pStyle w:val="FirstParagraph"/>
      </w:pPr>
      <w:del w:id="528" w:author="PR Preview" w:date="2026-01-01T00:00:00Z">
        <w:r>
          <w:rPr>
            <w:b/>
            <w:bCs/>
          </w:rPr>
          <w:delText xml:space="preserve">Definition 15 (Joint distribution)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The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rPr>
            <w:b/>
            <w:bCs/>
          </w:rPr>
          <w:delText xml:space="preserve">joint distribution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of</w:delText>
        </w:r>
      </w:del>
      <w:del w:id="535" w:author="PR Preview" w:date="2026-01-01T00:00:00Z">
        <w:r>
          <w:delText xml:space="preserve"> </w:delText>
        </w:r>
      </w:del>
      <w:hyperlink w:anchor="def-jointly-distributed">
        <w:del w:id="536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random variables</w:delText>
        </w:r>
      </w:del>
      <w:del w:id="5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 the function that assigns to each set</w:delText>
        </w:r>
      </w:del>
      <w:del w:id="5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for which</w:delText>
        </w:r>
      </w:del>
      <w:del w:id="545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is an</w:delText>
        </w:r>
      </w:del>
      <w:del w:id="548" w:author="PR Preview" w:date="2026-01-01T00:00:00Z">
        <w:r>
          <w:delText xml:space="preserve"> </w:delText>
        </w:r>
      </w:del>
      <w:hyperlink r:id="rId72">
        <w:del w:id="549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the probability</w:delText>
        </w:r>
      </w:del>
      <w:del w:id="55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553" w:author="PR Preview" w:date="2026-01-01T00:00:00Z">
        <w:r>
          <w:delText xml:space="preserve">.</w:delText>
        </w:r>
      </w:del>
    </w:p>
    <w:p>
      <w:pPr>
        <w:pStyle w:val="FirstParagraph"/>
      </w:pPr>
      <w:ins w:id="554" w:author="PR Preview" w:date="2026-01-01T00:00:00Z">
        <w:r>
          <w:rPr>
            <w:b/>
            <w:bCs/>
          </w:rPr>
          <w:t xml:space="preserve">Definition 16 (Joint distribution)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The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rPr>
            <w:b/>
            <w:bCs/>
          </w:rPr>
          <w:t xml:space="preserve">joint distribution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of</w:t>
        </w:r>
      </w:ins>
      <w:ins w:id="561" w:author="PR Preview" w:date="2026-01-01T00:00:00Z">
        <w:r>
          <w:t xml:space="preserve"> </w:t>
        </w:r>
      </w:ins>
      <w:hyperlink w:anchor="def-jointly-distributed">
        <w:ins w:id="562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random variables</w:t>
        </w:r>
      </w:ins>
      <w:ins w:id="56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is the function that assigns to each set</w:t>
        </w:r>
      </w:ins>
      <w:ins w:id="5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for which</w:t>
        </w:r>
      </w:ins>
      <w:ins w:id="571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is an</w:t>
        </w:r>
      </w:ins>
      <w:ins w:id="574" w:author="PR Preview" w:date="2026-01-01T00:00:00Z">
        <w:r>
          <w:t xml:space="preserve"> </w:t>
        </w:r>
      </w:ins>
      <w:hyperlink r:id="rId72">
        <w:ins w:id="575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the probability</w:t>
        </w:r>
      </w:ins>
      <w:ins w:id="57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579" w:author="PR Preview" w:date="2026-01-01T00:00:00Z">
        <w:r>
          <w:t xml:space="preserve">.</w:t>
        </w:r>
      </w:ins>
    </w:p>
    <w:bookmarkEnd w:id="73"/>
    <w:bookmarkStart w:id="74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4"/>
    <w:bookmarkStart w:id="75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6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7" w:name="def-joint-pmf"/>
    <w:p>
      <w:pPr>
        <w:pStyle w:val="BodyText"/>
      </w:pPr>
      <w:del w:id="580" w:author="PR Preview" w:date="2026-01-01T00:00:00Z">
        <w:r>
          <w:rPr>
            <w:b/>
            <w:bCs/>
          </w:rPr>
          <w:delText xml:space="preserve">Definition 16 (Joint probability mass function)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For</w:delText>
        </w:r>
      </w:del>
      <w:del w:id="583" w:author="PR Preview" w:date="2026-01-01T00:00:00Z">
        <w:r>
          <w:delText xml:space="preserve"> </w:delText>
        </w:r>
      </w:del>
      <w:hyperlink w:anchor="def-jointly-distributed">
        <w:del w:id="584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discrete random variables</w:delText>
        </w:r>
      </w:del>
      <w:del w:id="587" w:author="PR Preview" w:date="2026-01-01T00:00:00Z">
        <w:r>
          <w:delText xml:space="preserve"> </w:delText>
        </w:r>
      </w:del>
      <m:oMath>
        <m:r>
          <m:t>X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and</w:delText>
        </w:r>
      </w:del>
      <w:del w:id="590" w:author="PR Preview" w:date="2026-01-01T00:00:00Z">
        <w:r>
          <w:delText xml:space="preserve"> </w:delText>
        </w:r>
      </w:del>
      <m:oMath>
        <m:r>
          <m:t>Y</m:t>
        </m:r>
      </m:oMath>
      <w:del w:id="591" w:author="PR Preview" w:date="2026-01-01T00:00:00Z">
        <w:r>
          <w:delText xml:space="preserve">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the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rPr>
            <w:b/>
            <w:bCs/>
          </w:rPr>
          <w:delText xml:space="preserve">joint probability mass function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(joint PMF) of</w:delText>
        </w:r>
      </w:del>
      <w:del w:id="598" w:author="PR Preview" w:date="2026-01-01T00:00:00Z">
        <w:r>
          <w:delText xml:space="preserve"> </w:delText>
        </w:r>
      </w:del>
      <m:oMath>
        <m:r>
          <m:t>X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and</w:delText>
        </w:r>
      </w:del>
      <w:del w:id="601" w:author="PR Preview" w:date="2026-01-01T00:00:00Z">
        <w:r>
          <w:delText xml:space="preserve"> </w:delText>
        </w:r>
      </w:del>
      <m:oMath>
        <m:r>
          <m:t>Y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the probability that</w:delText>
        </w:r>
      </w:del>
      <w:del w:id="604" w:author="PR Preview" w:date="2026-01-01T00:00:00Z">
        <w:r>
          <w:delText xml:space="preserve"> </w:delText>
        </w:r>
      </w:del>
      <m:oMath>
        <m:r>
          <m:t>X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takes the value</w:delText>
        </w:r>
      </w:del>
      <w:del w:id="607" w:author="PR Preview" w:date="2026-01-01T00:00:00Z">
        <w:r>
          <w:delText xml:space="preserve"> </w:delText>
        </w:r>
      </w:del>
      <m:oMath>
        <m:r>
          <m:t>x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and</w:delText>
        </w:r>
      </w:del>
      <w:del w:id="610" w:author="PR Preview" w:date="2026-01-01T00:00:00Z">
        <w:r>
          <w:delText xml:space="preserve"> </w:delText>
        </w:r>
      </w:del>
      <m:oMath>
        <m:r>
          <m:t>Y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takes the value</w:delText>
        </w:r>
      </w:del>
      <w:del w:id="613" w:author="PR Preview" w:date="2026-01-01T00:00:00Z">
        <w:r>
          <w:delText xml:space="preserve"> </w:delText>
        </w:r>
      </w:del>
      <m:oMath>
        <m:r>
          <m:t>y</m:t>
        </m:r>
      </m:oMath>
      <w:del w:id="614" w:author="PR Preview" w:date="2026-01-01T00:00:00Z">
        <w:r>
          <w:delText xml:space="preserve">:</w:delText>
        </w:r>
      </w:del>
    </w:p>
    <w:p>
      <w:pPr>
        <w:pStyle w:val="BodyText"/>
      </w:pPr>
      <w:ins w:id="615" w:author="PR Preview" w:date="2026-01-01T00:00:00Z">
        <w:r>
          <w:rPr>
            <w:b/>
            <w:bCs/>
          </w:rPr>
          <w:t xml:space="preserve">Definition 17 (Joint probability mass function)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For</w:t>
        </w:r>
      </w:ins>
      <w:ins w:id="618" w:author="PR Preview" w:date="2026-01-01T00:00:00Z">
        <w:r>
          <w:t xml:space="preserve"> </w:t>
        </w:r>
      </w:ins>
      <w:hyperlink w:anchor="def-jointly-distributed">
        <w:ins w:id="619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discrete random variables</w:t>
        </w:r>
      </w:ins>
      <w:ins w:id="622" w:author="PR Preview" w:date="2026-01-01T00:00:00Z">
        <w:r>
          <w:t xml:space="preserve"> </w:t>
        </w:r>
      </w:ins>
      <m:oMath>
        <m:r>
          <m:t>X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and</w:t>
        </w:r>
      </w:ins>
      <w:ins w:id="625" w:author="PR Preview" w:date="2026-01-01T00:00:00Z">
        <w:r>
          <w:t xml:space="preserve"> </w:t>
        </w:r>
      </w:ins>
      <m:oMath>
        <m:r>
          <m:t>Y</m:t>
        </m:r>
      </m:oMath>
      <w:ins w:id="626" w:author="PR Preview" w:date="2026-01-01T00:00:00Z">
        <w:r>
          <w:t xml:space="preserve">,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the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rPr>
            <w:b/>
            <w:bCs/>
          </w:rPr>
          <w:t xml:space="preserve">joint probability mass function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(joint PMF) of</w:t>
        </w:r>
      </w:ins>
      <w:ins w:id="633" w:author="PR Preview" w:date="2026-01-01T00:00:00Z">
        <w:r>
          <w:t xml:space="preserve"> </w:t>
        </w:r>
      </w:ins>
      <m:oMath>
        <m:r>
          <m:t>X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and</w:t>
        </w:r>
      </w:ins>
      <w:ins w:id="636" w:author="PR Preview" w:date="2026-01-01T00:00:00Z">
        <w:r>
          <w:t xml:space="preserve"> </w:t>
        </w:r>
      </w:ins>
      <m:oMath>
        <m:r>
          <m:t>Y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is the probability that</w:t>
        </w:r>
      </w:ins>
      <w:ins w:id="639" w:author="PR Preview" w:date="2026-01-01T00:00:00Z">
        <w:r>
          <w:t xml:space="preserve"> </w:t>
        </w:r>
      </w:ins>
      <m:oMath>
        <m:r>
          <m:t>X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takes the value</w:t>
        </w:r>
      </w:ins>
      <w:ins w:id="642" w:author="PR Preview" w:date="2026-01-01T00:00:00Z">
        <w:r>
          <w:t xml:space="preserve"> </w:t>
        </w:r>
      </w:ins>
      <m:oMath>
        <m:r>
          <m:t>x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and</w:t>
        </w:r>
      </w:ins>
      <w:ins w:id="645" w:author="PR Preview" w:date="2026-01-01T00:00:00Z">
        <w:r>
          <w:t xml:space="preserve"> </w:t>
        </w:r>
      </w:ins>
      <m:oMath>
        <m:r>
          <m:t>Y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takes the value</w:t>
        </w:r>
      </w:ins>
      <w:ins w:id="648" w:author="PR Preview" w:date="2026-01-01T00:00:00Z">
        <w:r>
          <w:t xml:space="preserve"> </w:t>
        </w:r>
      </w:ins>
      <m:oMath>
        <m:r>
          <m:t>y</m:t>
        </m:r>
      </m:oMath>
      <w:ins w:id="6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7"/>
    <w:bookmarkStart w:id="78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8"/>
    <w:bookmarkStart w:id="79" w:name="def-marginal"/>
    <w:p>
      <w:pPr>
        <w:pStyle w:val="BodyText"/>
      </w:pPr>
      <w:del w:id="650" w:author="PR Preview" w:date="2026-01-01T00:00:00Z">
        <w:r>
          <w:rPr>
            <w:b/>
            <w:bCs/>
          </w:rPr>
          <w:delText xml:space="preserve">Definition 17 (Marginal distribution)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When a random variable</w:delText>
        </w:r>
      </w:del>
      <w:del w:id="653" w:author="PR Preview" w:date="2026-01-01T00:00:00Z">
        <w:r>
          <w:delText xml:space="preserve"> </w:delText>
        </w:r>
      </w:del>
      <m:oMath>
        <m:r>
          <m:t>X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is one of several</w:delText>
        </w:r>
      </w:del>
      <w:del w:id="656" w:author="PR Preview" w:date="2026-01-01T00:00:00Z">
        <w:r>
          <w:delText xml:space="preserve"> </w:delText>
        </w:r>
      </w:del>
      <w:hyperlink w:anchor="def-jointly-distributed">
        <w:del w:id="657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random variables,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the distribution of</w:delText>
        </w:r>
      </w:del>
      <w:del w:id="662" w:author="PR Preview" w:date="2026-01-01T00:00:00Z">
        <w:r>
          <w:delText xml:space="preserve"> </w:delText>
        </w:r>
      </w:del>
      <m:oMath>
        <m:r>
          <m:t>X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by itself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(its CDF, and its PMF or density)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called the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marginal distribution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of</w:delText>
        </w:r>
      </w:del>
      <w:del w:id="673" w:author="PR Preview" w:date="2026-01-01T00:00:00Z">
        <w:r>
          <w:delText xml:space="preserve"> </w:delText>
        </w:r>
      </w:del>
      <m:oMath>
        <m:r>
          <m:t>X</m:t>
        </m:r>
      </m:oMath>
      <w:del w:id="674" w:author="PR Preview" w:date="2026-01-01T00:00:00Z">
        <w:r>
          <w:delText xml:space="preserve">.</w:delText>
        </w:r>
      </w:del>
    </w:p>
    <w:p>
      <w:pPr>
        <w:pStyle w:val="BodyText"/>
      </w:pPr>
      <w:ins w:id="675" w:author="PR Preview" w:date="2026-01-01T00:00:00Z">
        <w:r>
          <w:rPr>
            <w:b/>
            <w:bCs/>
          </w:rPr>
          <w:t xml:space="preserve">Definition 18 (Marginal distribution)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When a random variable</w:t>
        </w:r>
      </w:ins>
      <w:ins w:id="678" w:author="PR Preview" w:date="2026-01-01T00:00:00Z">
        <w:r>
          <w:t xml:space="preserve"> </w:t>
        </w:r>
      </w:ins>
      <m:oMath>
        <m:r>
          <m:t>X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is one of several</w:t>
        </w:r>
      </w:ins>
      <w:ins w:id="681" w:author="PR Preview" w:date="2026-01-01T00:00:00Z">
        <w:r>
          <w:t xml:space="preserve"> </w:t>
        </w:r>
      </w:ins>
      <w:hyperlink w:anchor="def-jointly-distributed">
        <w:ins w:id="682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random variables,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the distribution of</w:t>
        </w:r>
      </w:ins>
      <w:ins w:id="687" w:author="PR Preview" w:date="2026-01-01T00:00:00Z">
        <w:r>
          <w:t xml:space="preserve"> </w:t>
        </w:r>
      </w:ins>
      <m:oMath>
        <m:r>
          <m:t>X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by itself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(its CDF, and its PMF or density)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is called the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rPr>
            <w:b/>
            <w:bCs/>
          </w:rPr>
          <w:t xml:space="preserve">marginal distribution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of</w:t>
        </w:r>
      </w:ins>
      <w:ins w:id="698" w:author="PR Preview" w:date="2026-01-01T00:00:00Z">
        <w:r>
          <w:t xml:space="preserve"> </w:t>
        </w:r>
      </w:ins>
      <m:oMath>
        <m:r>
          <m:t>X</m:t>
        </m:r>
      </m:oMath>
      <w:ins w:id="699" w:author="PR Preview" w:date="2026-01-01T00:00:00Z">
        <w:r>
          <w:t xml:space="preserve">.</w:t>
        </w:r>
      </w:ins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0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0"/>
    <w:bookmarkStart w:id="81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2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2"/>
    <w:bookmarkStart w:id="83" w:name="def-joint-pdf"/>
    <w:p>
      <w:pPr>
        <w:pStyle w:val="BodyText"/>
      </w:pPr>
      <w:del w:id="700" w:author="PR Preview" w:date="2026-01-01T00:00:00Z">
        <w:r>
          <w:rPr>
            <w:b/>
            <w:bCs/>
          </w:rPr>
          <w:delText xml:space="preserve">Definition 18 (Joint probability density function)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For</w:delText>
        </w:r>
      </w:del>
      <w:del w:id="703" w:author="PR Preview" w:date="2026-01-01T00:00:00Z">
        <w:r>
          <w:delText xml:space="preserve"> </w:delText>
        </w:r>
      </w:del>
      <w:hyperlink w:anchor="def-jointly-distributed">
        <w:del w:id="704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continuous random variables</w:delText>
        </w:r>
      </w:del>
      <w:del w:id="707" w:author="PR Preview" w:date="2026-01-01T00:00:00Z">
        <w:r>
          <w:delText xml:space="preserve"> </w:delText>
        </w:r>
      </w:del>
      <m:oMath>
        <m:r>
          <m:t>X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and</w:delText>
        </w:r>
      </w:del>
      <w:del w:id="710" w:author="PR Preview" w:date="2026-01-01T00:00:00Z">
        <w:r>
          <w:delText xml:space="preserve"> </w:delText>
        </w:r>
      </w:del>
      <m:oMath>
        <m:r>
          <m:t>Y</m:t>
        </m:r>
      </m:oMath>
      <w:del w:id="711" w:author="PR Preview" w:date="2026-01-01T00:00:00Z">
        <w:r>
          <w:delText xml:space="preserve">,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a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rPr>
            <w:b/>
            <w:bCs/>
          </w:rPr>
          <w:delText xml:space="preserve">joint probability density function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(joint density) of</w:delText>
        </w:r>
      </w:del>
      <w:del w:id="718" w:author="PR Preview" w:date="2026-01-01T00:00:00Z">
        <w:r>
          <w:delText xml:space="preserve"> </w:delText>
        </w:r>
      </w:del>
      <m:oMath>
        <m:r>
          <m:t>X</m:t>
        </m:r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and</w:delText>
        </w:r>
      </w:del>
      <w:del w:id="721" w:author="PR Preview" w:date="2026-01-01T00:00:00Z">
        <w:r>
          <w:delText xml:space="preserve"> </w:delText>
        </w:r>
      </w:del>
      <m:oMath>
        <m:r>
          <m:t>Y</m:t>
        </m:r>
      </m:oMath>
      <w:del w:id="722" w:author="PR Preview" w:date="2026-01-01T00:00:00Z">
        <w:r>
          <w:delText xml:space="preserve">,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denoted</w:delText>
        </w:r>
      </w:del>
      <w:del w:id="725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or</w:delText>
        </w:r>
      </w:del>
      <w:del w:id="72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del w:id="729" w:author="PR Preview" w:date="2026-01-01T00:00:00Z">
        <w:r>
          <w:delText xml:space="preserve">,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is a function</w:delText>
        </w:r>
      </w:del>
      <w:del w:id="73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on</w:delText>
        </w:r>
      </w:del>
      <w:del w:id="73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that satisfies:</w:delText>
        </w:r>
      </w:del>
    </w:p>
    <w:p>
      <w:pPr>
        <w:pStyle w:val="BodyText"/>
      </w:pPr>
      <w:ins w:id="738" w:author="PR Preview" w:date="2026-01-01T00:00:00Z">
        <w:r>
          <w:rPr>
            <w:b/>
            <w:bCs/>
          </w:rPr>
          <w:t xml:space="preserve">Definition 19 (Joint probability density function)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For</w:t>
        </w:r>
      </w:ins>
      <w:ins w:id="741" w:author="PR Preview" w:date="2026-01-01T00:00:00Z">
        <w:r>
          <w:t xml:space="preserve"> </w:t>
        </w:r>
      </w:ins>
      <w:hyperlink w:anchor="def-jointly-distributed">
        <w:ins w:id="742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continuous random variables</w:t>
        </w:r>
      </w:ins>
      <w:ins w:id="745" w:author="PR Preview" w:date="2026-01-01T00:00:00Z">
        <w:r>
          <w:t xml:space="preserve"> </w:t>
        </w:r>
      </w:ins>
      <m:oMath>
        <m:r>
          <m:t>X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</w:t>
        </w:r>
      </w:ins>
      <w:ins w:id="748" w:author="PR Preview" w:date="2026-01-01T00:00:00Z">
        <w:r>
          <w:t xml:space="preserve"> </w:t>
        </w:r>
      </w:ins>
      <m:oMath>
        <m:r>
          <m:t>Y</m:t>
        </m:r>
      </m:oMath>
      <w:ins w:id="749" w:author="PR Preview" w:date="2026-01-01T00:00:00Z">
        <w:r>
          <w:t xml:space="preserve">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rPr>
            <w:b/>
            <w:bCs/>
          </w:rPr>
          <w:t xml:space="preserve">joint probability density function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(joint density) of</w:t>
        </w:r>
      </w:ins>
      <w:ins w:id="756" w:author="PR Preview" w:date="2026-01-01T00:00:00Z">
        <w:r>
          <w:t xml:space="preserve"> </w:t>
        </w:r>
      </w:ins>
      <m:oMath>
        <m:r>
          <m:t>X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and</w:t>
        </w:r>
      </w:ins>
      <w:ins w:id="759" w:author="PR Preview" w:date="2026-01-01T00:00:00Z">
        <w:r>
          <w:t xml:space="preserve"> </w:t>
        </w:r>
      </w:ins>
      <m:oMath>
        <m:r>
          <m:t>Y</m:t>
        </m:r>
      </m:oMath>
      <w:ins w:id="760" w:author="PR Preview" w:date="2026-01-01T00:00:00Z">
        <w:r>
          <w:t xml:space="preserve">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denoted</w:t>
        </w:r>
      </w:ins>
      <w:ins w:id="76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or</w:t>
        </w:r>
      </w:ins>
      <w:ins w:id="76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767" w:author="PR Preview" w:date="2026-01-01T00:00:00Z">
        <w:r>
          <w:t xml:space="preserve">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is a function</w:t>
        </w:r>
      </w:ins>
      <w:ins w:id="77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on</w:t>
        </w:r>
      </w:ins>
      <w:ins w:id="7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2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4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4"/>
    <w:bookmarkStart w:id="85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7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8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89" w:name="def-joint-density-mass"/>
    <w:p>
      <w:pPr>
        <w:pStyle w:val="BodyText"/>
      </w:pPr>
      <w:del w:id="776" w:author="PR Preview" w:date="2026-01-01T00:00:00Z">
        <w:r>
          <w:rPr>
            <w:b/>
            <w:bCs/>
          </w:rPr>
          <w:delText xml:space="preserve">Definition 19 (Joint density-mass function)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Let</w:delText>
        </w:r>
      </w:del>
      <w:del w:id="779" w:author="PR Preview" w:date="2026-01-01T00:00:00Z">
        <w:r>
          <w:delText xml:space="preserve"> </w:delText>
        </w:r>
      </w:del>
      <m:oMath>
        <m:r>
          <m:t>X</m:t>
        </m:r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be a discrete random variable and</w:delText>
        </w:r>
      </w:del>
      <w:del w:id="782" w:author="PR Preview" w:date="2026-01-01T00:00:00Z">
        <w:r>
          <w:delText xml:space="preserve"> </w:delText>
        </w:r>
      </w:del>
      <m:oMath>
        <m:r>
          <m:t>Y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 continuous random variable,</w:delText>
        </w:r>
      </w:del>
      <w:del w:id="785" w:author="PR Preview" w:date="2026-01-01T00:00:00Z">
        <w:r>
          <w:delText xml:space="preserve"> </w:delText>
        </w:r>
      </w:del>
      <w:hyperlink w:anchor="def-jointly-distributed">
        <w:del w:id="786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787" w:author="PR Preview" w:date="2026-01-01T00:00:00Z">
        <w:r>
          <w:delText xml:space="preserve">.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A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rPr>
            <w:b/>
            <w:bCs/>
          </w:rPr>
          <w:delText xml:space="preserve">joint density-mass function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of</w:delText>
        </w:r>
      </w:del>
      <w:del w:id="794" w:author="PR Preview" w:date="2026-01-01T00:00:00Z">
        <w:r>
          <w:delText xml:space="preserve"> </w:delText>
        </w:r>
      </w:del>
      <m:oMath>
        <m:r>
          <m:t>X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and</w:delText>
        </w:r>
      </w:del>
      <w:del w:id="797" w:author="PR Preview" w:date="2026-01-01T00:00:00Z">
        <w:r>
          <w:delText xml:space="preserve"> </w:delText>
        </w:r>
      </w:del>
      <m:oMath>
        <m:r>
          <m:t>Y</m:t>
        </m:r>
      </m:oMath>
      <w:del w:id="798" w:author="PR Preview" w:date="2026-01-01T00:00:00Z">
        <w:r>
          <w:delText xml:space="preserve">,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denoted</w:delText>
        </w:r>
      </w:del>
      <w:del w:id="80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del w:id="802" w:author="PR Preview" w:date="2026-01-01T00:00:00Z">
        <w:r>
          <w:delText xml:space="preserve">,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is a function</w:delText>
        </w:r>
      </w:del>
      <w:del w:id="80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that is a probability mass in</w:delText>
        </w:r>
      </w:del>
      <w:del w:id="808" w:author="PR Preview" w:date="2026-01-01T00:00:00Z">
        <w:r>
          <w:delText xml:space="preserve"> </w:delText>
        </w:r>
      </w:del>
      <m:oMath>
        <m:r>
          <m:t>x</m:t>
        </m:r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and a probability density in</w:delText>
        </w:r>
      </w:del>
      <w:del w:id="811" w:author="PR Preview" w:date="2026-01-01T00:00:00Z">
        <w:r>
          <w:delText xml:space="preserve"> </w:delText>
        </w:r>
      </w:del>
      <m:oMath>
        <m:r>
          <m:t>y</m:t>
        </m:r>
      </m:oMath>
      <w:del w:id="812" w:author="PR Preview" w:date="2026-01-01T00:00:00Z">
        <w:r>
          <w:delText xml:space="preserve">: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for every</w:delText>
        </w:r>
      </w:del>
      <w:del w:id="815" w:author="PR Preview" w:date="2026-01-01T00:00:00Z">
        <w:r>
          <w:delText xml:space="preserve"> </w:delText>
        </w:r>
      </w:del>
      <m:oMath>
        <m:r>
          <m:t>x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and every set</w:delText>
        </w:r>
      </w:del>
      <w:del w:id="81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819" w:author="PR Preview" w:date="2026-01-01T00:00:00Z">
        <w:r>
          <w:delText xml:space="preserve">,</w:delText>
        </w:r>
      </w:del>
    </w:p>
    <w:p>
      <w:pPr>
        <w:pStyle w:val="BodyText"/>
      </w:pPr>
      <w:ins w:id="820" w:author="PR Preview" w:date="2026-01-01T00:00:00Z">
        <w:r>
          <w:rPr>
            <w:b/>
            <w:bCs/>
          </w:rPr>
          <w:t xml:space="preserve">Definition 20 (Joint density-mass function)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Let</w:t>
        </w:r>
      </w:ins>
      <w:ins w:id="823" w:author="PR Preview" w:date="2026-01-01T00:00:00Z">
        <w:r>
          <w:t xml:space="preserve"> </w:t>
        </w:r>
      </w:ins>
      <m:oMath>
        <m:r>
          <m:t>X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be a discrete random variable and</w:t>
        </w:r>
      </w:ins>
      <w:ins w:id="826" w:author="PR Preview" w:date="2026-01-01T00:00:00Z">
        <w:r>
          <w:t xml:space="preserve"> </w:t>
        </w:r>
      </w:ins>
      <m:oMath>
        <m:r>
          <m:t>Y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 continuous random variable,</w:t>
        </w:r>
      </w:ins>
      <w:ins w:id="829" w:author="PR Preview" w:date="2026-01-01T00:00:00Z">
        <w:r>
          <w:t xml:space="preserve"> </w:t>
        </w:r>
      </w:ins>
      <w:hyperlink w:anchor="def-jointly-distributed">
        <w:ins w:id="830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831" w:author="PR Preview" w:date="2026-01-01T00:00:00Z">
        <w:r>
          <w:t xml:space="preserve">.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A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rPr>
            <w:b/>
            <w:bCs/>
          </w:rPr>
          <w:t xml:space="preserve">joint density-mass function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of</w:t>
        </w:r>
      </w:ins>
      <w:ins w:id="838" w:author="PR Preview" w:date="2026-01-01T00:00:00Z">
        <w:r>
          <w:t xml:space="preserve"> </w:t>
        </w:r>
      </w:ins>
      <m:oMath>
        <m:r>
          <m:t>X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and</w:t>
        </w:r>
      </w:ins>
      <w:ins w:id="841" w:author="PR Preview" w:date="2026-01-01T00:00:00Z">
        <w:r>
          <w:t xml:space="preserve"> </w:t>
        </w:r>
      </w:ins>
      <m:oMath>
        <m:r>
          <m:t>Y</m:t>
        </m:r>
      </m:oMath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denoted</w:t>
        </w:r>
      </w:ins>
      <w:ins w:id="84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846" w:author="PR Preview" w:date="2026-01-01T00:00:00Z">
        <w:r>
          <w:t xml:space="preserve">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is a function</w:t>
        </w:r>
      </w:ins>
      <w:ins w:id="84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that is a probability mass in</w:t>
        </w:r>
      </w:ins>
      <w:ins w:id="852" w:author="PR Preview" w:date="2026-01-01T00:00:00Z">
        <w:r>
          <w:t xml:space="preserve"> </w:t>
        </w:r>
      </w:ins>
      <m:oMath>
        <m:r>
          <m:t>x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and a probability density in</w:t>
        </w:r>
      </w:ins>
      <w:ins w:id="855" w:author="PR Preview" w:date="2026-01-01T00:00:00Z">
        <w:r>
          <w:t xml:space="preserve"> </w:t>
        </w:r>
      </w:ins>
      <m:oMath>
        <m:r>
          <m:t>y</m:t>
        </m:r>
      </m:oMath>
      <w:ins w:id="856" w:author="PR Preview" w:date="2026-01-01T00:00:00Z">
        <w:r>
          <w:t xml:space="preserve">: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for every</w:t>
        </w:r>
      </w:ins>
      <w:ins w:id="859" w:author="PR Preview" w:date="2026-01-01T00:00:00Z">
        <w:r>
          <w:t xml:space="preserve"> </w:t>
        </w:r>
      </w:ins>
      <m:oMath>
        <m:r>
          <m:t>x</m:t>
        </m:r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and every set</w:t>
        </w:r>
      </w:ins>
      <w:ins w:id="8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86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0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4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3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3"/>
    <w:bookmarkEnd w:id="94"/>
    <w:bookmarkStart w:id="101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5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5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1"/>
    <w:bookmarkEnd w:id="102"/>
    <w:bookmarkStart w:id="122" w:name="sec-prob-haz"/>
    <w:p>
      <w:pPr>
        <w:pStyle w:val="Heading2"/>
      </w:pPr>
      <w:r>
        <w:t xml:space="preserve">3 Survival, hazard, and cumulative hazard functions</w:t>
      </w:r>
    </w:p>
    <w:bookmarkStart w:id="103" w:name="def-surv-fn"/>
    <w:p>
      <w:pPr>
        <w:pStyle w:val="FirstParagraph"/>
      </w:pPr>
      <w:del w:id="864" w:author="PR Preview" w:date="2026-01-01T00:00:00Z">
        <w:r>
          <w:rPr>
            <w:b/>
            <w:bCs/>
          </w:rPr>
          <w:delText xml:space="preserve">Definition 20 (Survival function)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The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rPr>
            <w:b/>
            <w:bCs/>
          </w:rPr>
          <w:delText xml:space="preserve">survival function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(or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rPr>
            <w:b/>
            <w:bCs/>
          </w:rPr>
          <w:delText xml:space="preserve">survivor function</w:delText>
        </w:r>
      </w:del>
      <w:del w:id="873" w:author="PR Preview" w:date="2026-01-01T00:00:00Z">
        <w:r>
          <w:delText xml:space="preserve">)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of a random variable</w:delText>
        </w:r>
      </w:del>
      <w:del w:id="876" w:author="PR Preview" w:date="2026-01-01T00:00:00Z">
        <w:r>
          <w:delText xml:space="preserve"> </w:delText>
        </w:r>
      </w:del>
      <m:oMath>
        <m:r>
          <m:t>T</m:t>
        </m:r>
      </m:oMath>
      <w:del w:id="877" w:author="PR Preview" w:date="2026-01-01T00:00:00Z">
        <w:r>
          <w:delText xml:space="preserve">,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denoted</w:delText>
        </w:r>
      </w:del>
      <w:del w:id="880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881" w:author="PR Preview" w:date="2026-01-01T00:00:00Z">
        <w:r>
          <w:delText xml:space="preserve">,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is the probability that</w:delText>
        </w:r>
      </w:del>
      <w:del w:id="884" w:author="PR Preview" w:date="2026-01-01T00:00:00Z">
        <w:r>
          <w:delText xml:space="preserve"> </w:delText>
        </w:r>
      </w:del>
      <m:oMath>
        <m:r>
          <m:t>T</m:t>
        </m:r>
      </m:oMath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exceeds</w:delText>
        </w:r>
      </w:del>
      <w:del w:id="887" w:author="PR Preview" w:date="2026-01-01T00:00:00Z">
        <w:r>
          <w:delText xml:space="preserve"> </w:delText>
        </w:r>
      </w:del>
      <m:oMath>
        <m:r>
          <m:t>t</m:t>
        </m:r>
      </m:oMath>
      <w:del w:id="888" w:author="PR Preview" w:date="2026-01-01T00:00:00Z">
        <w:r>
          <w:delText xml:space="preserve">:</w:delText>
        </w:r>
      </w:del>
    </w:p>
    <w:p>
      <w:pPr>
        <w:pStyle w:val="FirstParagraph"/>
      </w:pPr>
      <w:ins w:id="889" w:author="PR Preview" w:date="2026-01-01T00:00:00Z">
        <w:r>
          <w:rPr>
            <w:b/>
            <w:bCs/>
          </w:rPr>
          <w:t xml:space="preserve">Definition 21 (Survival function)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The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rPr>
            <w:b/>
            <w:bCs/>
          </w:rPr>
          <w:t xml:space="preserve">survival function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(or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rPr>
            <w:b/>
            <w:bCs/>
          </w:rPr>
          <w:t xml:space="preserve">survivor function</w:t>
        </w:r>
      </w:ins>
      <w:ins w:id="898" w:author="PR Preview" w:date="2026-01-01T00:00:00Z">
        <w:r>
          <w:t xml:space="preserve">)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of a random variable</w:t>
        </w:r>
      </w:ins>
      <w:ins w:id="901" w:author="PR Preview" w:date="2026-01-01T00:00:00Z">
        <w:r>
          <w:t xml:space="preserve"> </w:t>
        </w:r>
      </w:ins>
      <m:oMath>
        <m:r>
          <m:t>T</m:t>
        </m:r>
      </m:oMath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denoted</w:t>
        </w:r>
      </w:ins>
      <w:ins w:id="905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906" w:author="PR Preview" w:date="2026-01-01T00:00:00Z">
        <w:r>
          <w:t xml:space="preserve">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is the probability that</w:t>
        </w:r>
      </w:ins>
      <w:ins w:id="909" w:author="PR Preview" w:date="2026-01-01T00:00:00Z">
        <w:r>
          <w:t xml:space="preserve"> </w:t>
        </w:r>
      </w:ins>
      <m:oMath>
        <m:r>
          <m:t>T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exceeds</w:t>
        </w:r>
      </w:ins>
      <w:ins w:id="912" w:author="PR Preview" w:date="2026-01-01T00:00:00Z">
        <w:r>
          <w:t xml:space="preserve"> </w:t>
        </w:r>
      </w:ins>
      <m:oMath>
        <m:r>
          <m:t>t</m:t>
        </m:r>
      </m:oMath>
      <w:ins w:id="9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4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5" w:name="exm-exp-survfn"/>
    <w:p>
      <w:pPr>
        <w:pStyle w:val="FirstParagraph"/>
      </w:pPr>
      <w:del w:id="914" w:author="PR Preview" w:date="2026-01-01T00:00:00Z">
        <w:r>
          <w:rPr>
            <w:b/>
            <w:bCs/>
          </w:rPr>
          <w:delText xml:space="preserve">Example 28 (Survival function of an exponential distribution)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Let</w:delText>
        </w:r>
      </w:del>
      <w:del w:id="917" w:author="PR Preview" w:date="2026-01-01T00:00:00Z">
        <w:r>
          <w:delText xml:space="preserve"> </w:delText>
        </w:r>
      </w:del>
      <m:oMath>
        <m:r>
          <m:t>T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be exponential with rate</w:delText>
        </w:r>
      </w:del>
      <w:del w:id="92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(</w:delText>
        </w:r>
      </w:del>
      <w:hyperlink w:anchor="def-exponential">
        <w:del w:id="92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24" w:author="PR Preview" w:date="2026-01-01T00:00:00Z">
        <w:r>
          <w:delText xml:space="preserve">),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so</w:delText>
        </w:r>
      </w:del>
      <w:del w:id="927" w:author="PR Preview" w:date="2026-01-01T00:00:00Z">
        <w:r>
          <w:delText xml:space="preserve"> </w:delText>
        </w:r>
      </w:del>
      <m:oMath>
        <m:r>
          <m:t>T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has density</w:delText>
        </w:r>
      </w:del>
      <w:del w:id="9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for</w:delText>
        </w:r>
      </w:del>
      <w:del w:id="93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934" w:author="PR Preview" w:date="2026-01-01T00:00:00Z">
        <w:r>
          <w:delText xml:space="preserve">.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For</w:delText>
        </w:r>
      </w:del>
      <w:del w:id="93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938" w:author="PR Preview" w:date="2026-01-01T00:00:00Z">
        <w:r>
          <w:delText xml:space="preserve">, by</w:delText>
        </w:r>
      </w:del>
      <w:del w:id="939" w:author="PR Preview" w:date="2026-01-01T00:00:00Z">
        <w:r>
          <w:delText xml:space="preserve"> </w:delText>
        </w:r>
      </w:del>
      <w:hyperlink w:anchor="thm-survival-expressions-1">
        <w:del w:id="940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941" w:author="PR Preview" w:date="2026-01-01T00:00:00Z">
        <w:r>
          <w:delText xml:space="preserve">:</w:delText>
        </w:r>
      </w:del>
    </w:p>
    <w:p>
      <w:pPr>
        <w:pStyle w:val="FirstParagraph"/>
      </w:pPr>
      <w:ins w:id="942" w:author="PR Preview" w:date="2026-01-01T00:00:00Z">
        <w:r>
          <w:rPr>
            <w:b/>
            <w:bCs/>
          </w:rPr>
          <w:t xml:space="preserve">Example 28 (Survival function of an exponential distribution)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Let</w:t>
        </w:r>
      </w:ins>
      <w:ins w:id="945" w:author="PR Preview" w:date="2026-01-01T00:00:00Z">
        <w:r>
          <w:t xml:space="preserve"> </w:t>
        </w:r>
      </w:ins>
      <m:oMath>
        <m:r>
          <m:t>T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be exponential with rate</w:t>
        </w:r>
      </w:ins>
      <w:ins w:id="94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(</w:t>
        </w:r>
      </w:ins>
      <w:hyperlink w:anchor="def-exponential">
        <w:ins w:id="951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952" w:author="PR Preview" w:date="2026-01-01T00:00:00Z">
        <w:r>
          <w:t xml:space="preserve">),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so</w:t>
        </w:r>
      </w:ins>
      <w:ins w:id="955" w:author="PR Preview" w:date="2026-01-01T00:00:00Z">
        <w:r>
          <w:t xml:space="preserve"> </w:t>
        </w:r>
      </w:ins>
      <m:oMath>
        <m:r>
          <m:t>T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has density</w:t>
        </w:r>
      </w:ins>
      <w:ins w:id="9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for</w:t>
        </w:r>
      </w:ins>
      <w:ins w:id="96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962" w:author="PR Preview" w:date="2026-01-01T00:00:00Z">
        <w:r>
          <w:t xml:space="preserve">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For</w:t>
        </w:r>
      </w:ins>
      <w:ins w:id="96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966" w:author="PR Preview" w:date="2026-01-01T00:00:00Z">
        <w:r>
          <w:t xml:space="preserve">, by</w:t>
        </w:r>
      </w:ins>
      <w:ins w:id="967" w:author="PR Preview" w:date="2026-01-01T00:00:00Z">
        <w:r>
          <w:t xml:space="preserve"> </w:t>
        </w:r>
      </w:ins>
      <w:hyperlink w:anchor="thm-survival-expressions-1">
        <w:ins w:id="968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9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5"/>
    <w:bookmarkStart w:id="107" w:name="def-hazard"/>
    <w:p>
      <w:pPr>
        <w:pStyle w:val="BodyText"/>
      </w:pPr>
      <w:del w:id="970" w:author="PR Preview" w:date="2026-01-01T00:00:00Z">
        <w:r>
          <w:rPr>
            <w:b/>
            <w:bCs/>
          </w:rPr>
          <w:delText xml:space="preserve">Definition 21 (Hazard function)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The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rPr>
            <w:b/>
            <w:bCs/>
          </w:rPr>
          <w:delText xml:space="preserve">hazard function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(also called the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rPr>
            <w:b/>
            <w:bCs/>
          </w:rPr>
          <w:delText xml:space="preserve">hazard rate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or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rPr>
            <w:b/>
            <w:bCs/>
          </w:rPr>
          <w:delText xml:space="preserve">hazard rate function</w:delText>
        </w:r>
      </w:del>
      <w:del w:id="983" w:author="PR Preview" w:date="2026-01-01T00:00:00Z">
        <w:r>
          <w:delText xml:space="preserve">)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of a continuous random variable</w:delText>
        </w:r>
      </w:del>
      <w:del w:id="986" w:author="PR Preview" w:date="2026-01-01T00:00:00Z">
        <w:r>
          <w:delText xml:space="preserve"> </w:delText>
        </w:r>
      </w:del>
      <m:oMath>
        <m:r>
          <m:t>T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at a value</w:delText>
        </w:r>
      </w:del>
      <w:del w:id="989" w:author="PR Preview" w:date="2026-01-01T00:00:00Z">
        <w:r>
          <w:delText xml:space="preserve"> </w:delText>
        </w:r>
      </w:del>
      <m:oMath>
        <m:r>
          <m:t>t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with</w:delText>
        </w:r>
      </w:del>
      <w:del w:id="99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993" w:author="PR Preview" w:date="2026-01-01T00:00:00Z">
        <w:r>
          <w:delText xml:space="preserve">,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typically denoted</w:delText>
        </w:r>
      </w:del>
      <w:del w:id="99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or</w:delText>
        </w:r>
      </w:del>
      <w:del w:id="999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1000" w:author="PR Preview" w:date="2026-01-01T00:00:00Z">
        <w:r>
          <w:delText xml:space="preserve">,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is the limit of the</w:delText>
        </w:r>
      </w:del>
      <w:del w:id="1003" w:author="PR Preview" w:date="2026-01-01T00:00:00Z">
        <w:r>
          <w:delText xml:space="preserve"> </w:delText>
        </w:r>
      </w:del>
      <w:hyperlink r:id="rId106">
        <w:del w:id="1004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that</w:delText>
        </w:r>
      </w:del>
      <w:del w:id="1007" w:author="PR Preview" w:date="2026-01-01T00:00:00Z">
        <w:r>
          <w:delText xml:space="preserve"> </w:delText>
        </w:r>
      </w:del>
      <m:oMath>
        <m:r>
          <m:t>T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falls in an interval starting at</w:delText>
        </w:r>
      </w:del>
      <w:del w:id="1010" w:author="PR Preview" w:date="2026-01-01T00:00:00Z">
        <w:r>
          <w:delText xml:space="preserve"> </w:delText>
        </w:r>
      </w:del>
      <m:oMath>
        <m:r>
          <m:t>t</m:t>
        </m:r>
      </m:oMath>
      <w:del w:id="1011" w:author="PR Preview" w:date="2026-01-01T00:00:00Z">
        <w:r>
          <w:delText xml:space="preserve">, given</w:delText>
        </w:r>
      </w:del>
      <w:del w:id="101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1013" w:author="PR Preview" w:date="2026-01-01T00:00:00Z">
        <w:r>
          <w:delText xml:space="preserve">,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divided by the width of that interval,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as that width shrinks to 0:</w:delText>
        </w:r>
      </w:del>
    </w:p>
    <w:p>
      <w:pPr>
        <w:pStyle w:val="BodyText"/>
      </w:pPr>
      <w:ins w:id="1018" w:author="PR Preview" w:date="2026-01-01T00:00:00Z">
        <w:r>
          <w:rPr>
            <w:b/>
            <w:bCs/>
          </w:rPr>
          <w:t xml:space="preserve">Definition 22 (Hazard function)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The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rPr>
            <w:b/>
            <w:bCs/>
          </w:rPr>
          <w:t xml:space="preserve">hazard function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(also called the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rPr>
            <w:b/>
            <w:bCs/>
          </w:rPr>
          <w:t xml:space="preserve">hazard rate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or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rPr>
            <w:b/>
            <w:bCs/>
          </w:rPr>
          <w:t xml:space="preserve">hazard rate function</w:t>
        </w:r>
      </w:ins>
      <w:ins w:id="1031" w:author="PR Preview" w:date="2026-01-01T00:00:00Z">
        <w:r>
          <w:t xml:space="preserve">)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of a continuous random variable</w:t>
        </w:r>
      </w:ins>
      <w:ins w:id="1034" w:author="PR Preview" w:date="2026-01-01T00:00:00Z">
        <w:r>
          <w:t xml:space="preserve"> </w:t>
        </w:r>
      </w:ins>
      <m:oMath>
        <m:r>
          <m:t>T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at a value</w:t>
        </w:r>
      </w:ins>
      <w:ins w:id="1037" w:author="PR Preview" w:date="2026-01-01T00:00:00Z">
        <w:r>
          <w:t xml:space="preserve"> </w:t>
        </w:r>
      </w:ins>
      <m:oMath>
        <m:r>
          <m:t>t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with</w:t>
        </w:r>
      </w:ins>
      <w:ins w:id="1040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041" w:author="PR Preview" w:date="2026-01-01T00:00:00Z">
        <w:r>
          <w:t xml:space="preserve">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typically denoted</w:t>
        </w:r>
      </w:ins>
      <w:ins w:id="104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or</w:t>
        </w:r>
      </w:ins>
      <w:ins w:id="1047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is the limit of the</w:t>
        </w:r>
      </w:ins>
      <w:ins w:id="1051" w:author="PR Preview" w:date="2026-01-01T00:00:00Z">
        <w:r>
          <w:t xml:space="preserve"> </w:t>
        </w:r>
      </w:ins>
      <w:hyperlink r:id="rId106">
        <w:ins w:id="1052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that</w:t>
        </w:r>
      </w:ins>
      <w:ins w:id="1055" w:author="PR Preview" w:date="2026-01-01T00:00:00Z">
        <w:r>
          <w:t xml:space="preserve"> </w:t>
        </w:r>
      </w:ins>
      <m:oMath>
        <m:r>
          <m:t>T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falls in an interval starting at</w:t>
        </w:r>
      </w:ins>
      <w:ins w:id="1058" w:author="PR Preview" w:date="2026-01-01T00:00:00Z">
        <w:r>
          <w:t xml:space="preserve"> </w:t>
        </w:r>
      </w:ins>
      <m:oMath>
        <m:r>
          <m:t>t</m:t>
        </m:r>
      </m:oMath>
      <w:ins w:id="1059" w:author="PR Preview" w:date="2026-01-01T00:00:00Z">
        <w:r>
          <w:t xml:space="preserve">, given</w:t>
        </w:r>
      </w:ins>
      <w:ins w:id="106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1061" w:author="PR Preview" w:date="2026-01-01T00:00:00Z">
        <w:r>
          <w:t xml:space="preserve">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divided by the width of that interval,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as that width shrinks to 0: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del w:id="1066" w:author="PR Preview" w:date="2026-01-01T00:00:00Z">
        <w:r>
          <w:delText xml:space="preserve">If</w:delText>
        </w:r>
      </w:del>
      <w:del w:id="1067" w:author="PR Preview" w:date="2026-01-01T00:00:00Z">
        <w:r>
          <w:delText xml:space="preserve"> </w:delText>
        </w:r>
      </w:del>
      <m:oMath>
        <m:r>
          <m:t>T</m:t>
        </m:r>
      </m:oMath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is the time at which an event occurs,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then</w:delText>
        </w:r>
      </w:del>
      <w:del w:id="107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is a rate, not a probability: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for a small interval width</w:delText>
        </w:r>
      </w:del>
      <w:del w:id="1077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1078" w:author="PR Preview" w:date="2026-01-01T00:00:00Z">
        <w:r>
          <w:delText xml:space="preserve">,</w:delText>
        </w:r>
      </w:del>
      <w:del w:id="107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is approximately the probability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that the event occurs in</w:delText>
        </w:r>
      </w:del>
      <w:del w:id="108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del w:id="1085" w:author="PR Preview" w:date="2026-01-01T00:00:00Z">
        <w:r>
          <w:delText xml:space="preserve">,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given that it has not occurred before</w:delText>
        </w:r>
      </w:del>
      <w:del w:id="1088" w:author="PR Preview" w:date="2026-01-01T00:00:00Z">
        <w:r>
          <w:delText xml:space="preserve"> </w:delText>
        </w:r>
      </w:del>
      <m:oMath>
        <m:r>
          <m:t>t</m:t>
        </m:r>
      </m:oMath>
      <w:del w:id="1089" w:author="PR Preview" w:date="2026-01-01T00:00:00Z">
        <w:r>
          <w:delText xml:space="preserve">.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Many sources write the hazard as</w:delText>
        </w:r>
      </w:del>
      <w:del w:id="109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del w:id="1093" w:author="PR Preview" w:date="2026-01-01T00:00:00Z">
        <w:r>
          <w:delText xml:space="preserve">,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reading it as the density of</w:delText>
        </w:r>
      </w:del>
      <w:del w:id="1096" w:author="PR Preview" w:date="2026-01-01T00:00:00Z">
        <w:r>
          <w:delText xml:space="preserve"> </w:delText>
        </w:r>
      </w:del>
      <m:oMath>
        <m:r>
          <m:t>T</m:t>
        </m:r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at</w:delText>
        </w:r>
      </w:del>
      <w:del w:id="1099" w:author="PR Preview" w:date="2026-01-01T00:00:00Z">
        <w:r>
          <w:delText xml:space="preserve"> </w:delText>
        </w:r>
      </w:del>
      <m:oMath>
        <m:r>
          <m:t>t</m:t>
        </m:r>
      </m:oMath>
      <w:del w:id="1100" w:author="PR Preview" w:date="2026-01-01T00:00:00Z">
        <w:r>
          <w:delText xml:space="preserve">, conditional on the event</w:delText>
        </w:r>
      </w:del>
      <w:del w:id="110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1102" w:author="PR Preview" w:date="2026-01-01T00:00:00Z">
        <w:r>
          <w:delText xml:space="preserve">;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that notation abbreviates the limit in</w:delText>
        </w:r>
      </w:del>
      <w:del w:id="1105" w:author="PR Preview" w:date="2026-01-01T00:00:00Z">
        <w:r>
          <w:delText xml:space="preserve"> </w:delText>
        </w:r>
      </w:del>
      <w:hyperlink w:anchor="def-hazard">
        <w:del w:id="1106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107" w:author="PR Preview" w:date="2026-01-01T00:00:00Z">
        <w:r>
          <w:delText xml:space="preserve">.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For a discrete</w:delText>
        </w:r>
      </w:del>
      <w:del w:id="1110" w:author="PR Preview" w:date="2026-01-01T00:00:00Z">
        <w:r>
          <w:delText xml:space="preserve"> </w:delText>
        </w:r>
      </w:del>
      <m:oMath>
        <m:r>
          <m:t>T</m:t>
        </m:r>
      </m:oMath>
      <w:del w:id="1111" w:author="PR Preview" w:date="2026-01-01T00:00:00Z">
        <w:r>
          <w:delText xml:space="preserve">, the analogous quantity is the</w:delText>
        </w:r>
      </w:del>
      <w:del w:id="1112" w:author="PR Preview" w:date="2026-01-01T00:00:00Z">
        <w:r>
          <w:delText xml:space="preserve"> </w:delText>
        </w:r>
      </w:del>
      <w:hyperlink w:anchor="def-discrete-hazard">
        <w:del w:id="1113" w:author="PR Preview" w:date="2026-01-01T00:00:00Z">
          <w:r>
            <w:rPr>
              <w:rStyle w:val="Hyperlink"/>
            </w:rPr>
            <w:delText xml:space="preserve">discrete-time hazard</w:delText>
          </w:r>
        </w:del>
      </w:hyperlink>
      <w:del w:id="1114" w:author="PR Preview" w:date="2026-01-01T00:00:00Z">
        <w:r>
          <w:delText xml:space="preserve">.</w:delText>
        </w:r>
      </w:del>
    </w:p>
    <w:p>
      <w:pPr>
        <w:pStyle w:val="BodyText"/>
      </w:pPr>
      <w:ins w:id="1115" w:author="PR Preview" w:date="2026-01-01T00:00:00Z">
        <w:r>
          <w:t xml:space="preserve">If</w:t>
        </w:r>
      </w:ins>
      <w:ins w:id="1116" w:author="PR Preview" w:date="2026-01-01T00:00:00Z">
        <w:r>
          <w:t xml:space="preserve"> </w:t>
        </w:r>
      </w:ins>
      <m:oMath>
        <m:r>
          <m:t>T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is the time at which an event occurs,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then</w:t>
        </w:r>
      </w:ins>
      <w:ins w:id="112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is a rate, not a probability: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for a small interval width</w:t>
        </w:r>
      </w:ins>
      <w:ins w:id="112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1127" w:author="PR Preview" w:date="2026-01-01T00:00:00Z">
        <w:r>
          <w:t xml:space="preserve">,</w:t>
        </w:r>
      </w:ins>
      <w:ins w:id="112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is approximately the probability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that the event occurs in</w:t>
        </w:r>
      </w:ins>
      <w:ins w:id="113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ins w:id="1134" w:author="PR Preview" w:date="2026-01-01T00:00:00Z">
        <w:r>
          <w:t xml:space="preserve">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given that it has not occurred before</w:t>
        </w:r>
      </w:ins>
      <w:ins w:id="1137" w:author="PR Preview" w:date="2026-01-01T00:00:00Z">
        <w:r>
          <w:t xml:space="preserve"> </w:t>
        </w:r>
      </w:ins>
      <m:oMath>
        <m:r>
          <m:t>t</m:t>
        </m:r>
      </m:oMath>
      <w:ins w:id="1138" w:author="PR Preview" w:date="2026-01-01T00:00:00Z">
        <w:r>
          <w:t xml:space="preserve">.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Many sources write the hazard as</w:t>
        </w:r>
      </w:ins>
      <w:ins w:id="114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reading it as the density of</w:t>
        </w:r>
      </w:ins>
      <w:ins w:id="1145" w:author="PR Preview" w:date="2026-01-01T00:00:00Z">
        <w:r>
          <w:t xml:space="preserve"> </w:t>
        </w:r>
      </w:ins>
      <m:oMath>
        <m:r>
          <m:t>T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at</w:t>
        </w:r>
      </w:ins>
      <w:ins w:id="1148" w:author="PR Preview" w:date="2026-01-01T00:00:00Z">
        <w:r>
          <w:t xml:space="preserve"> </w:t>
        </w:r>
      </w:ins>
      <m:oMath>
        <m:r>
          <m:t>t</m:t>
        </m:r>
      </m:oMath>
      <w:ins w:id="1149" w:author="PR Preview" w:date="2026-01-01T00:00:00Z">
        <w:r>
          <w:t xml:space="preserve">, conditional on the event</w:t>
        </w:r>
      </w:ins>
      <w:ins w:id="115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1151" w:author="PR Preview" w:date="2026-01-01T00:00:00Z">
        <w:r>
          <w:t xml:space="preserve">;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that notation abbreviates the limit in</w:t>
        </w:r>
      </w:ins>
      <w:ins w:id="1154" w:author="PR Preview" w:date="2026-01-01T00:00:00Z">
        <w:r>
          <w:t xml:space="preserve"> </w:t>
        </w:r>
      </w:ins>
      <w:hyperlink w:anchor="def-hazard">
        <w:ins w:id="115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56" w:author="PR Preview" w:date="2026-01-01T00:00:00Z">
        <w:r>
          <w:t xml:space="preserve">.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For a discrete</w:t>
        </w:r>
      </w:ins>
      <w:ins w:id="1159" w:author="PR Preview" w:date="2026-01-01T00:00:00Z">
        <w:r>
          <w:t xml:space="preserve"> </w:t>
        </w:r>
      </w:ins>
      <m:oMath>
        <m:r>
          <m:t>T</m:t>
        </m:r>
      </m:oMath>
      <w:ins w:id="1160" w:author="PR Preview" w:date="2026-01-01T00:00:00Z">
        <w:r>
          <w:t xml:space="preserve">, the analogous quantity is the</w:t>
        </w:r>
      </w:ins>
      <w:ins w:id="1161" w:author="PR Preview" w:date="2026-01-01T00:00:00Z">
        <w:r>
          <w:t xml:space="preserve"> </w:t>
        </w:r>
      </w:ins>
      <w:hyperlink w:anchor="def-discrete-hazard">
        <w:ins w:id="1162" w:author="PR Preview" w:date="2026-01-01T00:00:00Z">
          <w:r>
            <w:rPr>
              <w:rStyle w:val="Hyperlink"/>
            </w:rPr>
            <w:t xml:space="preserve">discrete-time hazard</w:t>
          </w:r>
        </w:ins>
      </w:hyperlink>
      <w:ins w:id="1163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9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9"/>
    <w:bookmarkStart w:id="110" w:name="def-discrete-hazard"/>
    <w:p>
      <w:pPr>
        <w:pStyle w:val="BodyText"/>
      </w:pPr>
      <w:del w:id="1164" w:author="PR Preview" w:date="2026-01-01T00:00:00Z">
        <w:r>
          <w:rPr>
            <w:b/>
            <w:bCs/>
          </w:rPr>
          <w:delText xml:space="preserve">Definition 22 (Discrete-time hazard)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The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rPr>
            <w:b/>
            <w:bCs/>
          </w:rPr>
          <w:delText xml:space="preserve">discrete-time hazard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of a</w:delText>
        </w:r>
      </w:del>
      <w:del w:id="1171" w:author="PR Preview" w:date="2026-01-01T00:00:00Z">
        <w:r>
          <w:delText xml:space="preserve"> </w:delText>
        </w:r>
      </w:del>
      <w:hyperlink w:anchor="def-discrete-rv">
        <w:del w:id="1172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random variable</w:delText>
        </w:r>
      </w:del>
      <w:del w:id="1175" w:author="PR Preview" w:date="2026-01-01T00:00:00Z">
        <w:r>
          <w:delText xml:space="preserve"> </w:delText>
        </w:r>
      </w:del>
      <m:oMath>
        <m:r>
          <m:t>T</m:t>
        </m:r>
      </m:oMath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at a value</w:delText>
        </w:r>
      </w:del>
      <w:del w:id="1178" w:author="PR Preview" w:date="2026-01-01T00:00:00Z">
        <w:r>
          <w:delText xml:space="preserve"> </w:delText>
        </w:r>
      </w:del>
      <m:oMath>
        <m:r>
          <m:t>t</m:t>
        </m:r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with</w:delText>
        </w:r>
      </w:del>
      <w:del w:id="118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is the</w:delText>
        </w:r>
      </w:del>
      <w:del w:id="1184" w:author="PR Preview" w:date="2026-01-01T00:00:00Z">
        <w:r>
          <w:delText xml:space="preserve"> </w:delText>
        </w:r>
      </w:del>
      <w:hyperlink r:id="rId106">
        <w:del w:id="1185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that</w:delText>
        </w:r>
      </w:del>
      <w:del w:id="1188" w:author="PR Preview" w:date="2026-01-01T00:00:00Z">
        <w:r>
          <w:delText xml:space="preserve"> </w:delText>
        </w:r>
      </w:del>
      <m:oMath>
        <m:r>
          <m:t>T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equals</w:delText>
        </w:r>
      </w:del>
      <w:del w:id="1191" w:author="PR Preview" w:date="2026-01-01T00:00:00Z">
        <w:r>
          <w:delText xml:space="preserve"> </w:delText>
        </w:r>
      </w:del>
      <m:oMath>
        <m:r>
          <m:t>t</m:t>
        </m:r>
      </m:oMath>
      <w:del w:id="1192" w:author="PR Preview" w:date="2026-01-01T00:00:00Z">
        <w:r>
          <w:delText xml:space="preserve">, given</w:delText>
        </w:r>
      </w:del>
      <w:del w:id="119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1194" w:author="PR Preview" w:date="2026-01-01T00:00:00Z">
        <w:r>
          <w:delText xml:space="preserve">:</w:delText>
        </w:r>
      </w:del>
    </w:p>
    <w:p>
      <w:pPr>
        <w:pStyle w:val="BodyText"/>
      </w:pPr>
      <w:ins w:id="1195" w:author="PR Preview" w:date="2026-01-01T00:00:00Z">
        <w:r>
          <w:rPr>
            <w:b/>
            <w:bCs/>
          </w:rPr>
          <w:t xml:space="preserve">Definition 23 (Discrete-time hazard)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The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rPr>
            <w:b/>
            <w:bCs/>
          </w:rPr>
          <w:t xml:space="preserve">discrete-time hazard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of a</w:t>
        </w:r>
      </w:ins>
      <w:ins w:id="1202" w:author="PR Preview" w:date="2026-01-01T00:00:00Z">
        <w:r>
          <w:t xml:space="preserve"> </w:t>
        </w:r>
      </w:ins>
      <w:hyperlink w:anchor="def-discrete-rv">
        <w:ins w:id="1203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random variable</w:t>
        </w:r>
      </w:ins>
      <w:ins w:id="1206" w:author="PR Preview" w:date="2026-01-01T00:00:00Z">
        <w:r>
          <w:t xml:space="preserve"> </w:t>
        </w:r>
      </w:ins>
      <m:oMath>
        <m:r>
          <m:t>T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at a value</w:t>
        </w:r>
      </w:ins>
      <w:ins w:id="1209" w:author="PR Preview" w:date="2026-01-01T00:00:00Z">
        <w:r>
          <w:t xml:space="preserve"> </w:t>
        </w:r>
      </w:ins>
      <m:oMath>
        <m:r>
          <m:t>t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with</w:t>
        </w:r>
      </w:ins>
      <w:ins w:id="121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is the</w:t>
        </w:r>
      </w:ins>
      <w:ins w:id="1215" w:author="PR Preview" w:date="2026-01-01T00:00:00Z">
        <w:r>
          <w:t xml:space="preserve"> </w:t>
        </w:r>
      </w:ins>
      <w:hyperlink r:id="rId106">
        <w:ins w:id="1216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that</w:t>
        </w:r>
      </w:ins>
      <w:ins w:id="1219" w:author="PR Preview" w:date="2026-01-01T00:00:00Z">
        <w:r>
          <w:t xml:space="preserve"> </w:t>
        </w:r>
      </w:ins>
      <m:oMath>
        <m:r>
          <m:t>T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equals</w:t>
        </w:r>
      </w:ins>
      <w:ins w:id="1222" w:author="PR Preview" w:date="2026-01-01T00:00:00Z">
        <w:r>
          <w:t xml:space="preserve"> </w:t>
        </w:r>
      </w:ins>
      <m:oMath>
        <m:r>
          <m:t>t</m:t>
        </m:r>
      </m:oMath>
      <w:ins w:id="1223" w:author="PR Preview" w:date="2026-01-01T00:00:00Z">
        <w:r>
          <w:t xml:space="preserve">, given</w:t>
        </w:r>
      </w:ins>
      <w:ins w:id="122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12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1"/>
    <w:bookmarkStart w:id="112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3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8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4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26" w:author="PR Preview" w:date="2026-01-01T00:00:00Z">
        <w:r>
          <w:delText xml:space="preserve">At</w:delText>
        </w:r>
      </w:del>
      <w:del w:id="122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1228" w:author="PR Preview" w:date="2026-01-01T00:00:00Z">
        <w:r>
          <w:delText xml:space="preserve">, where</w:delText>
        </w:r>
      </w:del>
      <w:del w:id="1229" w:author="PR Preview" w:date="2026-01-01T00:00:00Z">
        <w:r>
          <w:delText xml:space="preserve"> </w:delText>
        </w:r>
      </w:del>
      <m:oMath>
        <m:r>
          <m:t>f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jumps from</w:delText>
        </w:r>
      </w:del>
      <w:del w:id="1232" w:author="PR Preview" w:date="2026-01-01T00:00:00Z">
        <w:r>
          <w:delText xml:space="preserve"> </w:delText>
        </w:r>
      </w:del>
      <m:oMath>
        <m:r>
          <m:t>0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to</w:delText>
        </w:r>
      </w:del>
      <w:del w:id="1235" w:author="PR Preview" w:date="2026-01-01T00:00:00Z">
        <w:r>
          <w:delText xml:space="preserve"> </w:delText>
        </w:r>
      </w:del>
      <m:oMath>
        <m:r>
          <m:t>λ</m:t>
        </m:r>
      </m:oMath>
      <w:del w:id="1236" w:author="PR Preview" w:date="2026-01-01T00:00:00Z">
        <w:r>
          <w:delText xml:space="preserve">,</w:delText>
        </w:r>
      </w:del>
      <w:del w:id="1237" w:author="PR Preview" w:date="2026-01-01T00:00:00Z">
        <w:r>
          <w:delText xml:space="preserve"> </w:delText>
        </w:r>
      </w:del>
      <w:hyperlink w:anchor="def-hazard">
        <w:del w:id="123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gives the same value directly:</w:delText>
        </w:r>
      </w:del>
      <w:del w:id="124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as</w:delText>
        </w:r>
      </w:del>
      <w:del w:id="1244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del w:id="1245" w:author="PR Preview" w:date="2026-01-01T00:00:00Z">
        <w:r>
          <w:delText xml:space="preserve">.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So the exponential distribution has a constant hazard for</w:delText>
        </w:r>
      </w:del>
      <w:del w:id="124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1249" w:author="PR Preview" w:date="2026-01-01T00:00:00Z">
        <w:r>
          <w:delText xml:space="preserve">,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equal to its rate parameter;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for</w:delText>
        </w:r>
      </w:del>
      <w:del w:id="125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1255" w:author="PR Preview" w:date="2026-01-01T00:00:00Z">
        <w:r>
          <w:delText xml:space="preserve">,</w:delText>
        </w:r>
      </w:del>
      <w:del w:id="12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57" w:author="PR Preview" w:date="2026-01-01T00:00:00Z">
        <w:r>
          <w:delText xml:space="preserve">, so</w:delText>
        </w:r>
      </w:del>
      <w:del w:id="125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59" w:author="PR Preview" w:date="2026-01-01T00:00:00Z">
        <w:r>
          <w:delText xml:space="preserve">.</w:delText>
        </w:r>
      </w:del>
    </w:p>
    <w:p>
      <w:pPr>
        <w:pStyle w:val="BodyText"/>
      </w:pPr>
      <w:del w:id="1260" w:author="PR Preview" w:date="2026-01-01T00:00:00Z">
        <w:r>
          <w:rPr>
            <w:b/>
            <w:bCs/>
          </w:rPr>
          <w:delText xml:space="preserve">Definition 23 (Cumulative hazard function)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The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rPr>
            <w:b/>
            <w:bCs/>
          </w:rPr>
          <w:delText xml:space="preserve">cumulative hazard function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of a continuous random variable</w:delText>
        </w:r>
      </w:del>
      <w:del w:id="1267" w:author="PR Preview" w:date="2026-01-01T00:00:00Z">
        <w:r>
          <w:delText xml:space="preserve"> </w:delText>
        </w:r>
      </w:del>
      <m:oMath>
        <m:r>
          <m:t>T</m:t>
        </m:r>
      </m:oMath>
      <w:del w:id="1268" w:author="PR Preview" w:date="2026-01-01T00:00:00Z">
        <w:r>
          <w:delText xml:space="preserve">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often denoted</w:delText>
        </w:r>
      </w:del>
      <w:del w:id="1271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or</w:delText>
        </w:r>
      </w:del>
      <w:del w:id="1274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1275" w:author="PR Preview" w:date="2026-01-01T00:00:00Z">
        <w:r>
          <w:delText xml:space="preserve">,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is the integral of its</w:delText>
        </w:r>
      </w:del>
      <w:del w:id="1278" w:author="PR Preview" w:date="2026-01-01T00:00:00Z">
        <w:r>
          <w:delText xml:space="preserve"> </w:delText>
        </w:r>
      </w:del>
      <w:hyperlink w:anchor="def-hazard">
        <w:del w:id="1279" w:author="PR Preview" w:date="2026-01-01T00:00:00Z">
          <w:r>
            <w:rPr>
              <w:rStyle w:val="Hyperlink"/>
            </w:rPr>
            <w:delText xml:space="preserve">hazard function</w:delText>
          </w:r>
        </w:del>
      </w:hyperlink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up to</w:delText>
        </w:r>
      </w:del>
      <w:del w:id="1282" w:author="PR Preview" w:date="2026-01-01T00:00:00Z">
        <w:r>
          <w:delText xml:space="preserve"> </w:delText>
        </w:r>
      </w:del>
      <m:oMath>
        <m:r>
          <m:t>t</m:t>
        </m:r>
      </m:oMath>
      <w:del w:id="1283" w:author="PR Preview" w:date="2026-01-01T00:00:00Z">
        <w:r>
          <w:delText xml:space="preserve">:</w:delText>
        </w:r>
      </w:del>
    </w:p>
    <w:p>
      <w:pPr>
        <w:pStyle w:val="FirstParagraph"/>
      </w:pPr>
      <w:ins w:id="1284" w:author="PR Preview" w:date="2026-01-01T00:00:00Z">
        <w:r>
          <w:t xml:space="preserve">At</w:t>
        </w:r>
      </w:ins>
      <w:ins w:id="128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1286" w:author="PR Preview" w:date="2026-01-01T00:00:00Z">
        <w:r>
          <w:t xml:space="preserve">, where</w:t>
        </w:r>
      </w:ins>
      <w:ins w:id="1287" w:author="PR Preview" w:date="2026-01-01T00:00:00Z">
        <w:r>
          <w:t xml:space="preserve"> </w:t>
        </w:r>
      </w:ins>
      <m:oMath>
        <m:r>
          <m:t>f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jumps from</w:t>
        </w:r>
      </w:ins>
      <w:ins w:id="1290" w:author="PR Preview" w:date="2026-01-01T00:00:00Z">
        <w:r>
          <w:t xml:space="preserve"> </w:t>
        </w:r>
      </w:ins>
      <m:oMath>
        <m:r>
          <m:t>0</m:t>
        </m:r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to</w:t>
        </w:r>
      </w:ins>
      <w:ins w:id="1293" w:author="PR Preview" w:date="2026-01-01T00:00:00Z">
        <w:r>
          <w:t xml:space="preserve"> </w:t>
        </w:r>
      </w:ins>
      <m:oMath>
        <m:r>
          <m:t>λ</m:t>
        </m:r>
      </m:oMath>
      <w:ins w:id="1294" w:author="PR Preview" w:date="2026-01-01T00:00:00Z">
        <w:r>
          <w:t xml:space="preserve">,</w:t>
        </w:r>
      </w:ins>
      <w:ins w:id="1295" w:author="PR Preview" w:date="2026-01-01T00:00:00Z">
        <w:r>
          <w:t xml:space="preserve"> </w:t>
        </w:r>
      </w:ins>
      <w:hyperlink w:anchor="def-hazard">
        <w:ins w:id="129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gives the same value directly:</w:t>
        </w:r>
      </w:ins>
      <w:ins w:id="129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as</w:t>
        </w:r>
      </w:ins>
      <w:ins w:id="1302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ins w:id="1303" w:author="PR Preview" w:date="2026-01-01T00:00:00Z">
        <w:r>
          <w:t xml:space="preserve">.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So the exponential distribution has a constant hazard for</w:t>
        </w:r>
      </w:ins>
      <w:ins w:id="130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307" w:author="PR Preview" w:date="2026-01-01T00:00:00Z">
        <w:r>
          <w:t xml:space="preserve">,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equal to its rate parameter;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for</w:t>
        </w:r>
      </w:ins>
      <w:ins w:id="13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1313" w:author="PR Preview" w:date="2026-01-01T00:00:00Z">
        <w:r>
          <w:t xml:space="preserve">,</w:t>
        </w:r>
      </w:ins>
      <w:ins w:id="13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15" w:author="PR Preview" w:date="2026-01-01T00:00:00Z">
        <w:r>
          <w:t xml:space="preserve">, so</w:t>
        </w:r>
      </w:ins>
      <w:ins w:id="131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17" w:author="PR Preview" w:date="2026-01-01T00:00:00Z">
        <w:r>
          <w:t xml:space="preserve">.</w:t>
        </w:r>
      </w:ins>
    </w:p>
    <w:bookmarkEnd w:id="114"/>
    <w:bookmarkStart w:id="115" w:name="def-cuhaz"/>
    <w:p>
      <w:pPr>
        <w:pStyle w:val="BodyText"/>
      </w:pPr>
      <w:ins w:id="1318" w:author="PR Preview" w:date="2026-01-01T00:00:00Z">
        <w:r>
          <w:rPr>
            <w:b/>
            <w:bCs/>
          </w:rPr>
          <w:t xml:space="preserve">Definition 24 (Cumulative hazard function)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The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rPr>
            <w:b/>
            <w:bCs/>
          </w:rPr>
          <w:t xml:space="preserve">cumulative hazard function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of a continuous random variable</w:t>
        </w:r>
      </w:ins>
      <w:ins w:id="1325" w:author="PR Preview" w:date="2026-01-01T00:00:00Z">
        <w:r>
          <w:t xml:space="preserve"> </w:t>
        </w:r>
      </w:ins>
      <m:oMath>
        <m:r>
          <m:t>T</m:t>
        </m:r>
      </m:oMath>
      <w:ins w:id="1326" w:author="PR Preview" w:date="2026-01-01T00:00:00Z">
        <w:r>
          <w:t xml:space="preserve">,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often denoted</w:t>
        </w:r>
      </w:ins>
      <w:ins w:id="132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or</w:t>
        </w:r>
      </w:ins>
      <w:ins w:id="1332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333" w:author="PR Preview" w:date="2026-01-01T00:00:00Z">
        <w:r>
          <w:t xml:space="preserve">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is the integral of its</w:t>
        </w:r>
      </w:ins>
      <w:ins w:id="1336" w:author="PR Preview" w:date="2026-01-01T00:00:00Z">
        <w:r>
          <w:t xml:space="preserve"> </w:t>
        </w:r>
      </w:ins>
      <w:hyperlink w:anchor="def-hazard">
        <w:ins w:id="1337" w:author="PR Preview" w:date="2026-01-01T00:00:00Z">
          <w:r>
            <w:rPr>
              <w:rStyle w:val="Hyperlink"/>
            </w:rPr>
            <w:t xml:space="preserve">hazard function</w:t>
          </w:r>
        </w:ins>
      </w:hyperlink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up to</w:t>
        </w:r>
      </w:ins>
      <w:ins w:id="1340" w:author="PR Preview" w:date="2026-01-01T00:00:00Z">
        <w:r>
          <w:t xml:space="preserve"> </w:t>
        </w:r>
      </w:ins>
      <m:oMath>
        <m:r>
          <m:t>t</m:t>
        </m:r>
      </m:oMath>
      <w:ins w:id="13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bookmarkStart w:id="116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6"/>
    <w:bookmarkStart w:id="117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9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8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0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2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8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8"/>
    <w:bookmarkStart w:id="13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0"/>
    <w:bookmarkStart w:id="131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1"/>
    <w:bookmarkStart w:id="133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3"/>
    <w:bookmarkStart w:id="135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4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5"/>
    <w:bookmarkStart w:id="136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6"/>
    <w:bookmarkStart w:id="13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42" Type="http://schemas.openxmlformats.org/officeDocument/2006/relationships/hyperlink" Target="expectation.qmd#def-expectation" TargetMode="External"/><Relationship Id="rId137" Type="http://schemas.openxmlformats.org/officeDocument/2006/relationships/hyperlink" Target="https://doi.org/10.1007/978-1-4614-1353-0" TargetMode="External"/><Relationship Id="rId126" Type="http://schemas.openxmlformats.org/officeDocument/2006/relationships/hyperlink" Target="https://doi.org/10.1201/9781315182780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50" Type="http://schemas.openxmlformats.org/officeDocument/2006/relationships/hyperlink" Target="https://en.wikipedia.org/wiki/Cumulative_distribution_function" TargetMode="External"/><Relationship Id="rId76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9" Type="http://schemas.openxmlformats.org/officeDocument/2006/relationships/hyperlink" Target="https://facultyweb.cs.wwu.edu/~hutchib2/video_lectures/data371/" TargetMode="External"/><Relationship Id="rId99" Type="http://schemas.openxmlformats.org/officeDocument/2006/relationships/hyperlink" Target="https://facultyweb.cs.wwu.edu/~hutchib2/video_lectures/data371/#probability_refresher" TargetMode="External"/><Relationship Id="rId134" Type="http://schemas.openxmlformats.org/officeDocument/2006/relationships/hyperlink" Target="https://link.springer.com/book/10.1007/978-1-4419-6646-9" TargetMode="External"/><Relationship Id="rId132" Type="http://schemas.openxmlformats.org/officeDocument/2006/relationships/hyperlink" Target="https://link.springer.com/book/10.1007/b97377" TargetMode="External"/><Relationship Id="rId86" Type="http://schemas.openxmlformats.org/officeDocument/2006/relationships/hyperlink" Target="https://morrison-lab.github.io/mds/calculus-double-integrals.html#thm-fubini-tonelli" TargetMode="External"/><Relationship Id="rId33" Type="http://schemas.openxmlformats.org/officeDocument/2006/relationships/hyperlink" Target="https://morrison-lab.github.io/mds/measures.html#def-measure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100" Type="http://schemas.openxmlformats.org/officeDocument/2006/relationships/hyperlink" Target="https://wwu.instructure.com/courses/1906010/modules#module_3922392" TargetMode="External"/><Relationship Id="rId124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06" Type="http://schemas.openxmlformats.org/officeDocument/2006/relationships/hyperlink" Target="probability-basics.qmd#def-conditional-prob" TargetMode="External"/><Relationship Id="rId72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08" Type="http://schemas.openxmlformats.org/officeDocument/2006/relationships/hyperlink" Target="probability-basics.qmd#thm-prob-subset" TargetMode="External"/><Relationship Id="rId4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expectation.qmd#def-expectation" TargetMode="External"/><Relationship Id="rId137" Type="http://schemas.openxmlformats.org/officeDocument/2006/relationships/hyperlink" Target="https://doi.org/10.1007/978-1-4614-1353-0" TargetMode="External"/><Relationship Id="rId126" Type="http://schemas.openxmlformats.org/officeDocument/2006/relationships/hyperlink" Target="https://doi.org/10.1201/9781315182780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50" Type="http://schemas.openxmlformats.org/officeDocument/2006/relationships/hyperlink" Target="https://en.wikipedia.org/wiki/Cumulative_distribution_function" TargetMode="External"/><Relationship Id="rId76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9" Type="http://schemas.openxmlformats.org/officeDocument/2006/relationships/hyperlink" Target="https://facultyweb.cs.wwu.edu/~hutchib2/video_lectures/data371/" TargetMode="External"/><Relationship Id="rId99" Type="http://schemas.openxmlformats.org/officeDocument/2006/relationships/hyperlink" Target="https://facultyweb.cs.wwu.edu/~hutchib2/video_lectures/data371/#probability_refresher" TargetMode="External"/><Relationship Id="rId134" Type="http://schemas.openxmlformats.org/officeDocument/2006/relationships/hyperlink" Target="https://link.springer.com/book/10.1007/978-1-4419-6646-9" TargetMode="External"/><Relationship Id="rId132" Type="http://schemas.openxmlformats.org/officeDocument/2006/relationships/hyperlink" Target="https://link.springer.com/book/10.1007/b97377" TargetMode="External"/><Relationship Id="rId86" Type="http://schemas.openxmlformats.org/officeDocument/2006/relationships/hyperlink" Target="https://morrison-lab.github.io/mds/calculus-double-integrals.html#thm-fubini-tonelli" TargetMode="External"/><Relationship Id="rId33" Type="http://schemas.openxmlformats.org/officeDocument/2006/relationships/hyperlink" Target="https://morrison-lab.github.io/mds/measures.html#def-measure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100" Type="http://schemas.openxmlformats.org/officeDocument/2006/relationships/hyperlink" Target="https://wwu.instructure.com/courses/1906010/modules#module_3922392" TargetMode="External"/><Relationship Id="rId124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06" Type="http://schemas.openxmlformats.org/officeDocument/2006/relationships/hyperlink" Target="probability-basics.qmd#def-conditional-prob" TargetMode="External"/><Relationship Id="rId72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08" Type="http://schemas.openxmlformats.org/officeDocument/2006/relationships/hyperlink" Target="probability-basics.qmd#thm-prob-subset" TargetMode="External"/><Relationship Id="rId4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2026-10-12T23:12:27Z</dcterms:created>
  <dcterms:modified xsi:type="dcterms:W3CDTF">2026-10-12T23:12:27Z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