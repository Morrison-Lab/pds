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21:13:07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(Stochastic process)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stochastic process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collection of random variables indexed by a set,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most often a set of times or locations.</w:delText>
        </w:r>
      </w:del>
    </w:p>
    <w:p>
      <w:pPr>
        <w:pStyle w:val="BodyText"/>
      </w:pPr>
      <w:del w:id="12" w:author="PR Preview" w:date="2026-01-01T00:00:00Z">
        <w:r>
          <w:delText xml:space="preserve">The word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“stochastic”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comes from the Greek</w:delText>
        </w:r>
      </w:del>
      <w:del w:id="17" w:author="PR Preview" w:date="2026-01-01T00:00:00Z">
        <w:r>
          <w:delText xml:space="preserve"> </w:delText>
        </w:r>
      </w:del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(</w:delText>
        </w:r>
      </w:del>
      <w:del w:id="20" w:author="PR Preview" w:date="2026-01-01T00:00:00Z">
        <w:r>
          <w:rPr>
            <w:i/>
            <w:iCs/>
          </w:rPr>
          <w:delText xml:space="preserve">stókhos</w:delText>
        </w:r>
      </w:del>
      <w:del w:id="21" w:author="PR Preview" w:date="2026-01-01T00:00:00Z">
        <w:r>
          <w:delText xml:space="preserve">),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meaning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“aim”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or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“guess”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(see</w:delText>
        </w:r>
      </w:del>
      <w:del w:id="32" w:author="PR Preview" w:date="2026-01-01T00:00:00Z">
        <w:r>
          <w:delText xml:space="preserve"> </w:delText>
        </w:r>
      </w:del>
      <w:hyperlink r:id="rId16">
        <w:del w:id="33" w:author="PR Preview" w:date="2026-01-01T00:00:00Z">
          <w:r>
            <w:rPr>
              <w:rStyle w:val="Hyperlink"/>
            </w:rPr>
            <w:delText xml:space="preserve">etymology</w:delText>
          </w:r>
        </w:del>
      </w:hyperlink>
      <w:del w:id="34" w:author="PR Preview" w:date="2026-01-01T00:00:00Z">
        <w:r>
          <w:delText xml:space="preserve">).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The term is almost always used for processes or systems evolving in time or space under uncertain rules,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rather than for a single variable or event.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In probability theory,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“stochastic process”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and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“random process”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are synonyms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(Adler and Taylor 2009; Stirzaker 2005; Kallenberg 2002)</w:delText>
        </w:r>
      </w:del>
      <w:del w:id="51" w:author="PR Preview" w:date="2026-01-01T00:00:00Z">
        <w:r>
          <w:delText xml:space="preserve">.</w:delText>
        </w:r>
      </w:del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Definition 2 (Stochastic process)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A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b/>
            <w:bCs/>
          </w:rPr>
          <w:t xml:space="preserve">stochastic process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is a collection of random variables indexed by a set,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most often a set of times or locations.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In probability theory,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“stochastic process”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and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“random process”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are synonyms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(Adler and Taylor 2009; Stirzaker 2005; Kallenberg 2002)</w:t>
        </w:r>
      </w:ins>
      <w:ins w:id="73" w:author="PR Preview" w:date="2026-01-01T00:00:00Z">
        <w:r>
          <w:t xml:space="preserve">.</w:t>
        </w:r>
      </w:ins>
    </w:p>
    <w:bookmarkEnd w:id="15"/>
    <w:bookmarkStart w:id="17" w:name="rem-stochastic-process-word"/>
    <w:p>
      <w:pPr>
        <w:pStyle w:val="BodyText"/>
      </w:pPr>
      <w:ins w:id="74" w:author="PR Preview" w:date="2026-01-01T00:00:00Z">
        <w:r>
          <w:rPr>
            <w:i/>
            <w:iCs/>
          </w:rPr>
          <w:t xml:space="preserve">Remark 1</w:t>
        </w:r>
      </w:ins>
      <w:ins w:id="75" w:author="PR Preview" w:date="2026-01-01T00:00:00Z">
        <w:r>
          <w:t xml:space="preserve"> (The word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“stochastic”</w:t>
        </w:r>
      </w:ins>
      <w:ins w:id="78" w:author="PR Preview" w:date="2026-01-01T00:00:00Z">
        <w:r>
          <w:t xml:space="preserve">). </w:t>
        </w:r>
      </w:ins>
      <w:ins w:id="79" w:author="PR Preview" w:date="2026-01-01T00:00:00Z">
        <w:r>
          <w:t xml:space="preserve">The word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“stochastic”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comes from the Greek</w:t>
        </w:r>
      </w:ins>
      <w:ins w:id="84" w:author="PR Preview" w:date="2026-01-01T00:00:00Z">
        <w:r>
          <w:t xml:space="preserve"> </w:t>
        </w:r>
      </w:ins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(</w:t>
        </w:r>
      </w:ins>
      <w:ins w:id="87" w:author="PR Preview" w:date="2026-01-01T00:00:00Z">
        <w:r>
          <w:rPr>
            <w:i/>
            <w:iCs/>
          </w:rPr>
          <w:t xml:space="preserve">stókhos</w:t>
        </w:r>
      </w:ins>
      <w:ins w:id="88" w:author="PR Preview" w:date="2026-01-01T00:00:00Z">
        <w:r>
          <w:t xml:space="preserve">),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meaning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“aim”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or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“guess”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(see</w:t>
        </w:r>
      </w:ins>
      <w:ins w:id="99" w:author="PR Preview" w:date="2026-01-01T00:00:00Z">
        <w:r>
          <w:t xml:space="preserve"> </w:t>
        </w:r>
      </w:ins>
      <w:hyperlink r:id="rId16">
        <w:ins w:id="100" w:author="PR Preview" w:date="2026-01-01T00:00:00Z">
          <w:r>
            <w:rPr>
              <w:rStyle w:val="Hyperlink"/>
            </w:rPr>
            <w:t xml:space="preserve">etymology</w:t>
          </w:r>
        </w:ins>
      </w:hyperlink>
      <w:ins w:id="101" w:author="PR Preview" w:date="2026-01-01T00:00:00Z">
        <w:r>
          <w:t xml:space="preserve">).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 term is almost always used for processes or systems evolving in time or space under uncertain rules,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rather than for a single variable or event.</w:t>
        </w:r>
      </w:ins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2026-10-14T04:20:29Z</dcterms:created>
  <dcterms:modified xsi:type="dcterms:W3CDTF">2026-10-14T04:20:29Z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