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23:23:36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Lemma 1 (Hoeffding’s lemma)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t>X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 random variable with</w:t>
        </w:r>
      </w:ins>
      <w:ins w:id="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 mean</w:t>
        </w:r>
      </w:ins>
      <w:ins w:id="12" w:author="PR Preview" w:date="2026-01-01T00:00:00Z">
        <w:r>
          <w:t xml:space="preserve"> </w:t>
        </w:r>
      </w:ins>
      <m:oMath>
        <m:r>
          <m:t>μ</m:t>
        </m:r>
      </m:oMath>
      <w:ins w:id="13" w:author="PR Preview" w:date="2026-01-01T00:00:00Z">
        <w:r>
          <w:t xml:space="preserve">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Then for every real number</w:t>
        </w:r>
      </w:ins>
      <w:ins w:id="16" w:author="PR Preview" w:date="2026-01-01T00:00:00Z">
        <w:r>
          <w:t xml:space="preserve"> </w:t>
        </w:r>
      </w:ins>
      <m:oMath>
        <m:r>
          <m:t>s</m:t>
        </m:r>
      </m:oMath>
      <w:ins w:id="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ins w:id="18" w:author="PR Preview" w:date="2026-01-01T00:00:00Z">
        <w:r>
          <w:rPr>
            <w:i/>
            <w:iCs/>
          </w:rPr>
          <w:t xml:space="preserve">Proof</w:t>
        </w:r>
      </w:ins>
      <w:ins w:id="19" w:author="PR Preview" w:date="2026-01-01T00:00:00Z">
        <w:r>
          <w:t xml:space="preserve">. </w:t>
        </w:r>
      </w:ins>
      <w:ins w:id="20" w:author="PR Preview" w:date="2026-01-01T00:00:00Z">
        <w:r>
          <w:t xml:space="preserve">First bound</w:t>
        </w:r>
      </w:ins>
      <w:ins w:id="21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by a line.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 function</w:t>
        </w:r>
      </w:ins>
      <w:ins w:id="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convex, and for</w:t>
        </w:r>
      </w:ins>
      <w:ins w:id="2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 number</w:t>
        </w:r>
      </w:ins>
      <w:ins w:id="32" w:author="PR Preview" w:date="2026-01-01T00:00:00Z">
        <w:r>
          <w:t xml:space="preserve"> </w:t>
        </w:r>
      </w:ins>
      <m:oMath>
        <m:r>
          <m:t>s</m:t>
        </m:r>
        <m:r>
          <m:t>X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 the weighted average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9" w:author="PR Preview" w:date="2026-01-01T00:00:00Z">
        <w:r>
          <w:t xml:space="preserve">Take the expectation of both sides,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which preserves the inequality: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2" w:author="PR Preview" w:date="2026-01-01T00:00:00Z">
        <w:r>
          <w:t xml:space="preserve">The number</w:t>
        </w:r>
      </w:ins>
      <w:ins w:id="4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is a weighted average of</w:t>
        </w:r>
      </w:ins>
      <w:ins w:id="46" w:author="PR Preview" w:date="2026-01-01T00:00:00Z">
        <w:r>
          <w:t xml:space="preserve"> </w:t>
        </w:r>
      </w:ins>
      <m:oMath>
        <m:r>
          <m:t>1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s</m:t>
            </m:r>
          </m:sup>
        </m:sSup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weights</w:t>
        </w:r>
      </w:ins>
      <w:ins w:id="5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μ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m:oMath>
        <m:r>
          <m:t>μ</m:t>
        </m:r>
      </m:oMath>
      <w:ins w:id="56" w:author="PR Preview" w:date="2026-01-01T00:00:00Z">
        <w:r>
          <w:t xml:space="preserve">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so it is positive.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Multiply by the constant</w:t>
        </w:r>
      </w:ins>
      <w:ins w:id="61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write the result as an exponential: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4" w:author="PR Preview" w:date="2026-01-01T00:00:00Z">
        <w:r>
          <w:t xml:space="preserve">It remains to show</w:t>
        </w:r>
      </w:ins>
      <w:ins w:id="6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ins w:id="66" w:author="PR Preview" w:date="2026-01-01T00:00:00Z">
        <w:r>
          <w:t xml:space="preserve">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Write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9" w:author="PR Preview" w:date="2026-01-01T00:00:00Z">
        <w:r>
          <w:t xml:space="preserve">which lies in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first derivative of</w:t>
        </w:r>
      </w:ins>
      <w:ins w:id="74" w:author="PR Preview" w:date="2026-01-01T00:00:00Z">
        <w:r>
          <w:t xml:space="preserve"> </w:t>
        </w:r>
      </w:ins>
      <m:oMath>
        <m:r>
          <m:t>L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7" w:author="PR Preview" w:date="2026-01-01T00:00:00Z">
        <w:r>
          <w:t xml:space="preserve">The derivative of</w:t>
        </w:r>
      </w:ins>
      <w:ins w:id="78" w:author="PR Preview" w:date="2026-01-01T00:00:00Z">
        <w:r>
          <w:t xml:space="preserve"> </w:t>
        </w:r>
      </w:ins>
      <m:oMath>
        <m:r>
          <m:t>p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1" w:author="PR Preview" w:date="2026-01-01T00:00:00Z">
        <w:r>
          <w:t xml:space="preserve">so</w:t>
        </w:r>
      </w:ins>
      <w:ins w:id="8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3" w:author="PR Preview" w:date="2026-01-01T00:00:00Z">
        <w:r>
          <w:t xml:space="preserve">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Completing the square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ins w:id="86" w:author="PR Preview" w:date="2026-01-01T00:00:00Z">
        <w:r>
          <w:t xml:space="preserve">At</w:t>
        </w:r>
      </w:ins>
      <w:ins w:id="8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</w:t>
        </w:r>
      </w:ins>
      <w:ins w:id="9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By Taylor’s theorem with the Lagrange remainder,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there is a number</w:t>
        </w:r>
      </w:ins>
      <w:ins w:id="98" w:author="PR Preview" w:date="2026-01-01T00:00:00Z">
        <w:r>
          <w:t xml:space="preserve"> </w:t>
        </w:r>
      </w:ins>
      <m:oMath>
        <m:r>
          <m:t>ξ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between</w:t>
        </w:r>
      </w:ins>
      <w:ins w:id="101" w:author="PR Preview" w:date="2026-01-01T00:00:00Z">
        <w:r>
          <w:t xml:space="preserve"> </w:t>
        </w:r>
      </w:ins>
      <m:oMath>
        <m:r>
          <m:t>0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</w:t>
        </w:r>
      </w:ins>
      <w:ins w:id="104" w:author="PR Preview" w:date="2026-01-01T00:00:00Z">
        <w:r>
          <w:t xml:space="preserve"> </w:t>
        </w:r>
      </w:ins>
      <m:oMath>
        <m:r>
          <m:t>s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7" w:author="PR Preview" w:date="2026-01-01T00:00:00Z">
        <w:r>
          <w:t xml:space="preserve">Therefore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ins w:id="109" w:author="PR Preview" w:date="2026-01-01T00:00:00Z">
        <w:r>
          <w:t xml:space="preserve">.</w:t>
        </w:r>
      </w:ins>
    </w:p>
    <w:p>
      <w:pPr>
        <w:pStyle w:val="BodyText"/>
      </w:pPr>
      <w:ins w:id="110" w:author="PR Preview" w:date="2026-01-01T00:00:00Z">
        <w:r>
          <w:rPr>
            <w:i/>
            <w:iCs/>
          </w:rPr>
          <w:t xml:space="preserve">Remark</w:t>
        </w:r>
      </w:ins>
      <w:ins w:id="111" w:author="PR Preview" w:date="2026-01-01T00:00:00Z">
        <w:r>
          <w:t xml:space="preserve">. </w:t>
        </w:r>
      </w:ins>
      <w:ins w:id="112" w:author="PR Preview" w:date="2026-01-01T00:00:00Z">
        <w:r>
          <w:t xml:space="preserve">The bound on the moment generating function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the step of Hoeffding’s 1963 paper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(Hoeffding 1963)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that the literature calls Hoeffding’s lemma.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 next result uses it to bound the tails of an average.</w:t>
        </w:r>
      </w:ins>
    </w:p>
    <w:bookmarkStart w:id="45" w:name="thm-hoeffding"/>
    <w:p>
      <w:pPr>
        <w:pStyle w:val="BodyText"/>
      </w:pPr>
      <w:ins w:id="122" w:author="PR Preview" w:date="2026-01-01T00:00:00Z">
        <w:r>
          <w:rPr>
            <w:b/>
            <w:bCs/>
          </w:rPr>
          <w:t xml:space="preserve">Theorem 4 (Hoeffding’s inequality)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Let</w:t>
        </w:r>
      </w:ins>
      <w:ins w:id="1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be</w:t>
        </w:r>
      </w:ins>
      <w:ins w:id="128" w:author="PR Preview" w:date="2026-01-01T00:00:00Z">
        <w:r>
          <w:t xml:space="preserve"> </w:t>
        </w:r>
      </w:ins>
      <w:hyperlink r:id="rId9">
        <w:ins w:id="129" w:author="PR Preview" w:date="2026-01-01T00:00:00Z">
          <w:r>
            <w:rPr>
              <w:rStyle w:val="Hyperlink"/>
            </w:rPr>
            <w:t xml:space="preserve">IID</w:t>
          </w:r>
        </w:ins>
      </w:hyperlink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random variables with</w:t>
        </w:r>
      </w:ins>
      <w:ins w:id="13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 mean</w:t>
        </w:r>
      </w:ins>
      <w:ins w:id="135" w:author="PR Preview" w:date="2026-01-01T00:00:00Z">
        <w:r>
          <w:t xml:space="preserve"> </w:t>
        </w:r>
      </w:ins>
      <m:oMath>
        <m:r>
          <m:t>μ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 let</w:t>
        </w:r>
      </w:ins>
      <w:ins w:id="139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40" w:author="PR Preview" w:date="2026-01-01T00:00:00Z">
        <w:r>
          <w:t xml:space="preserve">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Then for every</w:t>
        </w:r>
      </w:ins>
      <w:ins w:id="14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44" w:author="PR Preview" w:date="2026-01-01T00:00:00Z">
        <w:r>
          <w:t xml:space="preserve">,</w:t>
        </w:r>
      </w:ins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ins w:id="145" w:author="PR Preview" w:date="2026-01-01T00:00:00Z">
        <w:r>
          <w:rPr>
            <w:i/>
            <w:iCs/>
          </w:rPr>
          <w:t xml:space="preserve">Proof</w:t>
        </w:r>
      </w:ins>
      <w:ins w:id="146" w:author="PR Preview" w:date="2026-01-01T00:00:00Z">
        <w:r>
          <w:t xml:space="preserve">. </w:t>
        </w:r>
      </w:ins>
      <w:ins w:id="147" w:author="PR Preview" w:date="2026-01-01T00:00:00Z">
        <w:r>
          <w:t xml:space="preserve">Fix</w:t>
        </w:r>
      </w:ins>
      <w:ins w:id="14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49" w:author="PR Preview" w:date="2026-01-01T00:00:00Z">
        <w:r>
          <w:t xml:space="preserve">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 event</w:t>
        </w:r>
      </w:ins>
      <w:ins w:id="15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 the event</w:t>
        </w:r>
      </w:ins>
      <w:ins w:id="15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because the exponential is increasing and</w:t>
        </w:r>
      </w:ins>
      <w:ins w:id="159" w:author="PR Preview" w:date="2026-01-01T00:00:00Z">
        <w:r>
          <w:t xml:space="preserve"> </w:t>
        </w:r>
      </w:ins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random variable</w:t>
        </w:r>
      </w:ins>
      <w:ins w:id="163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positive,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so</w:t>
        </w:r>
      </w:ins>
      <w:ins w:id="168" w:author="PR Preview" w:date="2026-01-01T00:00:00Z">
        <w:r>
          <w:t xml:space="preserve"> </w:t>
        </w:r>
      </w:ins>
      <w:hyperlink w:anchor="thm-markov">
        <w:ins w:id="169" w:author="PR Preview" w:date="2026-01-01T00:00:00Z">
          <w:r>
            <w:rPr>
              <w:rStyle w:val="Hyperlink"/>
            </w:rPr>
            <w:t xml:space="preserve">Markov’s inequality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applies: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ins w:id="172" w:author="PR Preview" w:date="2026-01-01T00:00:00Z">
        <w:r>
          <w:t xml:space="preserve">Rewrite the exponent as a sum, so that the exponential becomes a product: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73" w:author="PR Preview" w:date="2026-01-01T00:00:00Z">
        <w:r>
          <w:t xml:space="preserve">The factors are functions of independent random variables,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so they are independent,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and the expectation of a product of independent random variables is the product of their expectations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(the</w:t>
        </w:r>
      </w:ins>
      <w:ins w:id="180" w:author="PR Preview" w:date="2026-01-01T00:00:00Z">
        <w:r>
          <w:t xml:space="preserve"> </w:t>
        </w:r>
      </w:ins>
      <w:hyperlink r:id="rId16">
        <w:ins w:id="181" w:author="PR Preview" w:date="2026-01-01T00:00:00Z">
          <w:r>
            <w:rPr>
              <w:rStyle w:val="Hyperlink"/>
            </w:rPr>
            <w:t xml:space="preserve">expectation of a product of independent variables</w:t>
          </w:r>
        </w:ins>
      </w:hyperlink>
      <w:ins w:id="182" w:author="PR Preview" w:date="2026-01-01T00:00:00Z">
        <w:r>
          <w:t xml:space="preserve">, applied one factor at a time).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Then apply</w:t>
        </w:r>
      </w:ins>
      <w:ins w:id="185" w:author="PR Preview" w:date="2026-01-01T00:00:00Z">
        <w:r>
          <w:t xml:space="preserve"> </w:t>
        </w:r>
      </w:ins>
      <w:hyperlink w:anchor="lem-hoeffding">
        <w:ins w:id="18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to each factor: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ins w:id="189" w:author="PR Preview" w:date="2026-01-01T00:00:00Z">
        <w:r>
          <w:t xml:space="preserve">Combining the two displays, for every</w:t>
        </w:r>
      </w:ins>
      <w:ins w:id="19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92" w:author="PR Preview" w:date="2026-01-01T00:00:00Z">
        <w:r>
          <w:t xml:space="preserve">The right side is smallest where the exponent</w:t>
        </w:r>
      </w:ins>
      <w:ins w:id="1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 smallest.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Its derivative in</w:t>
        </w:r>
      </w:ins>
      <w:ins w:id="198" w:author="PR Preview" w:date="2026-01-01T00:00:00Z">
        <w:r>
          <w:t xml:space="preserve"> </w:t>
        </w:r>
      </w:ins>
      <m:oMath>
        <m:r>
          <m:t>s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ins w:id="202" w:author="PR Preview" w:date="2026-01-01T00:00:00Z">
        <w:r>
          <w:t xml:space="preserve">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which is zero at</w:t>
        </w:r>
      </w:ins>
      <w:ins w:id="20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ins w:id="206" w:author="PR Preview" w:date="2026-01-01T00:00:00Z">
        <w:r>
          <w:t xml:space="preserve">, and</w:t>
        </w:r>
      </w:ins>
      <w:ins w:id="207" w:author="PR Preview" w:date="2026-01-01T00:00:00Z">
        <w:r>
          <w:t xml:space="preserve"> </w:t>
        </w:r>
      </w:ins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allowed.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There the exponent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ins w:id="212" w:author="PR Preview" w:date="2026-01-01T00:00:00Z">
        <w:r>
          <w:t xml:space="preserve">which is the claim.</w:t>
        </w:r>
      </w:ins>
    </w:p>
    <w:bookmarkStart w:id="47" w:name="cor-hoeffding-two-sided"/>
    <w:p>
      <w:pPr>
        <w:pStyle w:val="BodyText"/>
      </w:pPr>
      <w:ins w:id="213" w:author="PR Preview" w:date="2026-01-01T00:00:00Z">
        <w:r>
          <w:rPr>
            <w:b/>
            <w:bCs/>
          </w:rPr>
          <w:t xml:space="preserve">Corollary 2 (Hoeffding’s inequality, two-sided)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Under the assumptions of</w:t>
        </w:r>
      </w:ins>
      <w:ins w:id="216" w:author="PR Preview" w:date="2026-01-01T00:00:00Z">
        <w:r>
          <w:t xml:space="preserve"> </w:t>
        </w:r>
      </w:ins>
      <w:hyperlink w:anchor="thm-hoeffding">
        <w:ins w:id="21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18" w:author="PR Preview" w:date="2026-01-01T00:00:00Z">
        <w:r>
          <w:t xml:space="preserve">, for every</w:t>
        </w:r>
      </w:ins>
      <w:ins w:id="21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20" w:author="PR Preview" w:date="2026-01-01T00:00:00Z">
        <w:r>
          <w:t xml:space="preserve">,</w:t>
        </w:r>
      </w:ins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ins w:id="221" w:author="PR Preview" w:date="2026-01-01T00:00:00Z">
        <w:r>
          <w:rPr>
            <w:i/>
            <w:iCs/>
          </w:rPr>
          <w:t xml:space="preserve">Proof</w:t>
        </w:r>
      </w:ins>
      <w:ins w:id="222" w:author="PR Preview" w:date="2026-01-01T00:00:00Z">
        <w:r>
          <w:t xml:space="preserve">. </w:t>
        </w:r>
      </w:ins>
      <w:ins w:id="223" w:author="PR Preview" w:date="2026-01-01T00:00:00Z">
        <w:r>
          <w:t xml:space="preserve">The variables</w:t>
        </w:r>
      </w:ins>
      <w:ins w:id="2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are IID, lie in</w:t>
        </w:r>
      </w:ins>
      <w:ins w:id="22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8" w:author="PR Preview" w:date="2026-01-01T00:00:00Z">
        <w:r>
          <w:t xml:space="preserve">, and have mean</w:t>
        </w:r>
      </w:ins>
      <w:ins w:id="22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μ</m:t>
        </m:r>
      </m:oMath>
      <w:ins w:id="230" w:author="PR Preview" w:date="2026-01-01T00:00:00Z">
        <w:r>
          <w:t xml:space="preserve">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Their average is</w:t>
        </w:r>
      </w:ins>
      <w:ins w:id="2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so</w:t>
        </w:r>
      </w:ins>
      <w:ins w:id="237" w:author="PR Preview" w:date="2026-01-01T00:00:00Z">
        <w:r>
          <w:t xml:space="preserve"> </w:t>
        </w:r>
      </w:ins>
      <w:hyperlink w:anchor="thm-hoeffding">
        <w:ins w:id="23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applied to them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41" w:author="PR Preview" w:date="2026-01-01T00:00:00Z">
        <w:r>
          <w:t xml:space="preserve">The event</w:t>
        </w:r>
      </w:ins>
      <w:ins w:id="2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 the union of</w:t>
        </w:r>
      </w:ins>
      <w:ins w:id="24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</w:t>
        </w:r>
      </w:ins>
      <w:ins w:id="2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ins w:id="249" w:author="PR Preview" w:date="2026-01-01T00:00:00Z">
        <w:r>
          <w:t xml:space="preserve">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The probability of a union is at most the sum of the probabilities,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ins w:id="254" w:author="PR Preview" w:date="2026-01-01T00:00:00Z">
        <w:r>
          <w:rPr>
            <w:i/>
            <w:iCs/>
          </w:rPr>
          <w:t xml:space="preserve">Remark</w:t>
        </w:r>
      </w:ins>
      <w:ins w:id="255" w:author="PR Preview" w:date="2026-01-01T00:00:00Z">
        <w:r>
          <w:t xml:space="preserve">. </w:t>
        </w:r>
      </w:ins>
      <w:ins w:id="256" w:author="PR Preview" w:date="2026-01-01T00:00:00Z">
        <w:r>
          <w:t xml:space="preserve">Hoeffding stated the inequality for sums of independent bounded random variables, with different bounds for each term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(Hoeffding 1963)</w:t>
        </w:r>
      </w:ins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This page states the case of an average of IID variables in</w:t>
        </w:r>
      </w:ins>
      <w:ins w:id="2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which is the case that bounds the gap between a sample proportion and the probability it estimates.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an indicator variable,</w:t>
        </w:r>
      </w:ins>
      <w:ins w:id="268" w:author="PR Preview" w:date="2026-01-01T00:00:00Z">
        <w:r>
          <w:t xml:space="preserve"> </w:t>
        </w:r>
      </w:ins>
      <m:oMath>
        <m:r>
          <m:t>μ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the probability of the event and</w:t>
        </w:r>
      </w:ins>
      <w:ins w:id="27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 the share of the</w:t>
        </w:r>
      </w:ins>
      <w:ins w:id="274" w:author="PR Preview" w:date="2026-01-01T00:00:00Z">
        <w:r>
          <w:t xml:space="preserve"> </w:t>
        </w:r>
      </w:ins>
      <m:oMath>
        <m:r>
          <m:t>n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draws in which it occurs.</w:t>
        </w:r>
      </w:ins>
    </w:p>
    <w:bookmarkStart w:id="48" w:name="exm-hoeffding-auto"/>
    <w:p>
      <w:pPr>
        <w:pStyle w:val="BodyText"/>
      </w:pPr>
      <w:ins w:id="277" w:author="PR Preview" w:date="2026-01-01T00:00:00Z">
        <w:r>
          <w:rPr>
            <w:b/>
            <w:bCs/>
          </w:rPr>
          <w:t xml:space="preserve">Example 4 (How loose is Hoeffding’s bound for the share of efficient cars?)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Take the 392 cars in the Auto data described in</w:t>
        </w:r>
      </w:ins>
      <w:ins w:id="280" w:author="PR Preview" w:date="2026-01-01T00:00:00Z">
        <w:r>
          <w:t xml:space="preserve"> </w:t>
        </w:r>
      </w:ins>
      <w:hyperlink w:anchor="exm-clt-auto">
        <w:ins w:id="28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as the whole population,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 call a car efficient if its fuel economy (</w:t>
        </w:r>
      </w:ins>
      <w:ins w:id="286" w:author="PR Preview" w:date="2026-01-01T00:00:00Z">
        <w:r>
          <w:rPr>
            <w:rStyle w:val="VerbatimChar"/>
          </w:rPr>
          <w:t xml:space="preserve">mpg</w:t>
        </w:r>
      </w:ins>
      <w:ins w:id="287" w:author="PR Preview" w:date="2026-01-01T00:00:00Z">
        <w:r>
          <w:t xml:space="preserve">) is above</w:t>
        </w:r>
      </w:ins>
      <w:ins w:id="288" w:author="PR Preview" w:date="2026-01-01T00:00:00Z">
        <w:r>
          <w:t xml:space="preserve"> </w:t>
        </w:r>
      </w:ins>
      <m:oMath>
        <m:r>
          <m:t>25</m:t>
        </m:r>
      </m:oMath>
      <w:ins w:id="289" w:author="PR Preview" w:date="2026-01-01T00:00:00Z">
        <w:r>
          <w:t xml:space="preserve">.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Let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if the</w:t>
        </w:r>
      </w:ins>
      <w:ins w:id="295" w:author="PR Preview" w:date="2026-01-01T00:00:00Z">
        <w:r>
          <w:t xml:space="preserve"> </w:t>
        </w:r>
      </w:ins>
      <m:oMath>
        <m:r>
          <m:t>i</m:t>
        </m:r>
      </m:oMath>
      <w:ins w:id="296" w:author="PR Preview" w:date="2026-01-01T00:00:00Z">
        <w:r>
          <w:t xml:space="preserve">th car drawn at random is efficient and</w:t>
        </w:r>
      </w:ins>
      <w:ins w:id="2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otherwise,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</w:t>
        </w:r>
      </w:ins>
      <w:ins w:id="302" w:author="PR Preview" w:date="2026-01-01T00:00:00Z">
        <w:r>
          <w:t xml:space="preserve"> </w:t>
        </w:r>
      </w:ins>
      <m:oMath>
        <m:r>
          <m:t>μ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the share of efficient cars and</w:t>
        </w:r>
      </w:ins>
      <w:ins w:id="30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is the share in a sample of</w:t>
        </w:r>
      </w:ins>
      <w:ins w:id="308" w:author="PR Preview" w:date="2026-01-01T00:00:00Z">
        <w:r>
          <w:t xml:space="preserve"> </w:t>
        </w:r>
      </w:ins>
      <m:oMath>
        <m:r>
          <m:t>n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draws.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Each</w:t>
        </w:r>
      </w:ins>
      <w:ins w:id="3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lies in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so</w:t>
        </w:r>
      </w:ins>
      <w:ins w:id="320" w:author="PR Preview" w:date="2026-01-01T00:00:00Z">
        <w:r>
          <w:t xml:space="preserve"> </w:t>
        </w:r>
      </w:ins>
      <w:hyperlink w:anchor="cor-hoeffding-two-sided">
        <w:ins w:id="321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applies.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 code below draws</w:t>
        </w:r>
      </w:ins>
      <w:ins w:id="32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samples of each size with replacement,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counts the samples whose share misses</w:t>
        </w:r>
      </w:ins>
      <w:ins w:id="331" w:author="PR Preview" w:date="2026-01-01T00:00:00Z">
        <w:r>
          <w:t xml:space="preserve"> </w:t>
        </w:r>
      </w:ins>
      <m:oMath>
        <m:r>
          <m:t>μ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by at least</w:t>
        </w:r>
      </w:ins>
      <w:ins w:id="33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 sets that count beside the bound</w:t>
        </w:r>
      </w:ins>
      <w:ins w:id="338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of</w:t>
        </w:r>
      </w:ins>
      <w:ins w:id="341" w:author="PR Preview" w:date="2026-01-01T00:00:00Z">
        <w:r>
          <w:t xml:space="preserve"> </w:t>
        </w:r>
      </w:ins>
      <w:hyperlink w:anchor="eq-hoeffding">
        <w:ins w:id="342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and the bound</w:t>
        </w:r>
      </w:ins>
      <w:ins w:id="3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that Chebyshev’s inequality gives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(</w:t>
        </w:r>
      </w:ins>
      <w:hyperlink w:anchor="exr-chebyshev-sample-size">
        <w:ins w:id="35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51" w:author="PR Preview" w:date="2026-01-01T00:00:00Z">
        <w:r>
          <w:t xml:space="preserve">).</w:t>
        </w:r>
      </w:ins>
    </w:p>
    <w:p>
      <w:pPr>
        <w:pStyle w:val="SourceCode"/>
      </w:pPr>
      <w:ins w:id="352" w:author="PR Preview" w:date="2026-01-01T00:00:00Z">
        <w:r>
          <w:rPr>
            <w:rStyle w:val="NormalTok"/>
          </w:rPr>
          <w:t xml:space="preserve">mpg </w:t>
        </w:r>
      </w:ins>
      <w:ins w:id="353" w:author="PR Preview" w:date="2026-01-01T00:00:00Z">
        <w:r>
          <w:rPr>
            <w:rStyle w:val="OtherTok"/>
          </w:rPr>
          <w:t xml:space="preserve">&lt;-</w:t>
        </w:r>
      </w:ins>
      <w:ins w:id="354" w:author="PR Preview" w:date="2026-01-01T00:00:00Z">
        <w:r>
          <w:rPr>
            <w:rStyle w:val="NormalTok"/>
          </w:rPr>
          <w:t xml:space="preserve"> </w:t>
        </w:r>
      </w:ins>
      <w:ins w:id="355" w:author="PR Preview" w:date="2026-01-01T00:00:00Z">
        <w:r>
          <w:rPr>
            <w:rStyle w:val="FunctionTok"/>
          </w:rPr>
          <w:t xml:space="preserve">read.csv</w:t>
        </w:r>
      </w:ins>
      <w:ins w:id="356" w:author="PR Preview" w:date="2026-01-01T00:00:00Z">
        <w:r>
          <w:rPr>
            <w:rStyle w:val="NormalTok"/>
          </w:rPr>
          <w:t xml:space="preserve">(</w:t>
        </w:r>
      </w:ins>
      <w:ins w:id="357" w:author="PR Preview" w:date="2026-01-01T00:00:00Z">
        <w:r>
          <w:rPr>
            <w:rStyle w:val="StringTok"/>
          </w:rPr>
          <w:t xml:space="preserve">"data/auto.csv"</w:t>
        </w:r>
      </w:ins>
      <w:ins w:id="358" w:author="PR Preview" w:date="2026-01-01T00:00:00Z">
        <w:r>
          <w:rPr>
            <w:rStyle w:val="NormalTok"/>
          </w:rPr>
          <w:t xml:space="preserve">)</w:t>
        </w:r>
      </w:ins>
      <w:ins w:id="359" w:author="PR Preview" w:date="2026-01-01T00:00:00Z">
        <w:r>
          <w:rPr>
            <w:rStyle w:val="SpecialCharTok"/>
          </w:rPr>
          <w:t xml:space="preserve">$</w:t>
        </w:r>
      </w:ins>
      <w:ins w:id="360" w:author="PR Preview" w:date="2026-01-01T00:00:00Z">
        <w:r>
          <w:rPr>
            <w:rStyle w:val="NormalTok"/>
          </w:rPr>
          <w:t xml:space="preserve">mpg</w:t>
        </w:r>
      </w:ins>
      <w:ins w:id="361" w:author="PR Preview" w:date="2026-01-01T00:00:00Z">
        <w:r>
          <w:br/>
        </w:r>
      </w:ins>
      <w:ins w:id="362" w:author="PR Preview" w:date="2026-01-01T00:00:00Z">
        <w:r>
          <w:rPr>
            <w:rStyle w:val="NormalTok"/>
          </w:rPr>
          <w:t xml:space="preserve">efficient </w:t>
        </w:r>
      </w:ins>
      <w:ins w:id="363" w:author="PR Preview" w:date="2026-01-01T00:00:00Z">
        <w:r>
          <w:rPr>
            <w:rStyle w:val="OtherTok"/>
          </w:rPr>
          <w:t xml:space="preserve">&lt;-</w:t>
        </w:r>
      </w:ins>
      <w:ins w:id="364" w:author="PR Preview" w:date="2026-01-01T00:00:00Z">
        <w:r>
          <w:rPr>
            <w:rStyle w:val="NormalTok"/>
          </w:rPr>
          <w:t xml:space="preserve"> </w:t>
        </w:r>
      </w:ins>
      <w:ins w:id="365" w:author="PR Preview" w:date="2026-01-01T00:00:00Z">
        <w:r>
          <w:rPr>
            <w:rStyle w:val="FunctionTok"/>
          </w:rPr>
          <w:t xml:space="preserve">as.numeric</w:t>
        </w:r>
      </w:ins>
      <w:ins w:id="366" w:author="PR Preview" w:date="2026-01-01T00:00:00Z">
        <w:r>
          <w:rPr>
            <w:rStyle w:val="NormalTok"/>
          </w:rPr>
          <w:t xml:space="preserve">(mpg </w:t>
        </w:r>
      </w:ins>
      <w:ins w:id="367" w:author="PR Preview" w:date="2026-01-01T00:00:00Z">
        <w:r>
          <w:rPr>
            <w:rStyle w:val="SpecialCharTok"/>
          </w:rPr>
          <w:t xml:space="preserve">&gt;</w:t>
        </w:r>
      </w:ins>
      <w:ins w:id="368" w:author="PR Preview" w:date="2026-01-01T00:00:00Z">
        <w:r>
          <w:rPr>
            <w:rStyle w:val="NormalTok"/>
          </w:rPr>
          <w:t xml:space="preserve"> </w:t>
        </w:r>
      </w:ins>
      <w:ins w:id="369" w:author="PR Preview" w:date="2026-01-01T00:00:00Z">
        <w:r>
          <w:rPr>
            <w:rStyle w:val="DecValTok"/>
          </w:rPr>
          <w:t xml:space="preserve">25</w:t>
        </w:r>
      </w:ins>
      <w:ins w:id="370" w:author="PR Preview" w:date="2026-01-01T00:00:00Z">
        <w:r>
          <w:rPr>
            <w:rStyle w:val="NormalTok"/>
          </w:rPr>
          <w:t xml:space="preserve">)</w:t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mu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FunctionTok"/>
          </w:rPr>
          <w:t xml:space="preserve">mean</w:t>
        </w:r>
      </w:ins>
      <w:ins w:id="376" w:author="PR Preview" w:date="2026-01-01T00:00:00Z">
        <w:r>
          <w:rPr>
            <w:rStyle w:val="NormalTok"/>
          </w:rPr>
          <w:t xml:space="preserve">(efficient)</w:t>
        </w:r>
      </w:ins>
      <w:ins w:id="377" w:author="PR Preview" w:date="2026-01-01T00:00:00Z">
        <w:r>
          <w:br/>
        </w:r>
      </w:ins>
      <w:ins w:id="378" w:author="PR Preview" w:date="2026-01-01T00:00:00Z">
        <w:r>
          <w:rPr>
            <w:rStyle w:val="NormalTok"/>
          </w:rPr>
          <w:t xml:space="preserve">sigma2 </w:t>
        </w:r>
      </w:ins>
      <w:ins w:id="379" w:author="PR Preview" w:date="2026-01-01T00:00:00Z">
        <w:r>
          <w:rPr>
            <w:rStyle w:val="OtherTok"/>
          </w:rPr>
          <w:t xml:space="preserve">&lt;-</w:t>
        </w:r>
      </w:ins>
      <w:ins w:id="380" w:author="PR Preview" w:date="2026-01-01T00:00:00Z">
        <w:r>
          <w:rPr>
            <w:rStyle w:val="NormalTok"/>
          </w:rPr>
          <w:t xml:space="preserve"> </w:t>
        </w:r>
      </w:ins>
      <w:ins w:id="381" w:author="PR Preview" w:date="2026-01-01T00:00:00Z">
        <w:r>
          <w:rPr>
            <w:rStyle w:val="FunctionTok"/>
          </w:rPr>
          <w:t xml:space="preserve">mean</w:t>
        </w:r>
      </w:ins>
      <w:ins w:id="382" w:author="PR Preview" w:date="2026-01-01T00:00:00Z">
        <w:r>
          <w:rPr>
            <w:rStyle w:val="NormalTok"/>
          </w:rPr>
          <w:t xml:space="preserve">((efficient </w:t>
        </w:r>
      </w:ins>
      <w:ins w:id="383" w:author="PR Preview" w:date="2026-01-01T00:00:00Z">
        <w:r>
          <w:rPr>
            <w:rStyle w:val="SpecialCharTok"/>
          </w:rPr>
          <w:t xml:space="preserve">-</w:t>
        </w:r>
      </w:ins>
      <w:ins w:id="384" w:author="PR Preview" w:date="2026-01-01T00:00:00Z">
        <w:r>
          <w:rPr>
            <w:rStyle w:val="NormalTok"/>
          </w:rPr>
          <w:t xml:space="preserve"> mu)</w:t>
        </w:r>
      </w:ins>
      <w:ins w:id="385" w:author="PR Preview" w:date="2026-01-01T00:00:00Z">
        <w:r>
          <w:rPr>
            <w:rStyle w:val="SpecialCharTok"/>
          </w:rPr>
          <w:t xml:space="preserve">^</w:t>
        </w:r>
      </w:ins>
      <w:ins w:id="386" w:author="PR Preview" w:date="2026-01-01T00:00:00Z">
        <w:r>
          <w:rPr>
            <w:rStyle w:val="DecValTok"/>
          </w:rPr>
          <w:t xml:space="preserve">2</w:t>
        </w:r>
      </w:ins>
      <w:ins w:id="387" w:author="PR Preview" w:date="2026-01-01T00:00:00Z">
        <w:r>
          <w:rPr>
            <w:rStyle w:val="NormalTok"/>
          </w:rPr>
          <w:t xml:space="preserve">)</w:t>
        </w:r>
      </w:ins>
      <w:ins w:id="388" w:author="PR Preview" w:date="2026-01-01T00:00:00Z">
        <w:r>
          <w:br/>
        </w:r>
      </w:ins>
      <w:ins w:id="389" w:author="PR Preview" w:date="2026-01-01T00:00:00Z">
        <w:r>
          <w:rPr>
            <w:rStyle w:val="NormalTok"/>
          </w:rPr>
          <w:t xml:space="preserve">tol </w:t>
        </w:r>
      </w:ins>
      <w:ins w:id="390" w:author="PR Preview" w:date="2026-01-01T00:00:00Z">
        <w:r>
          <w:rPr>
            <w:rStyle w:val="OtherTok"/>
          </w:rPr>
          <w:t xml:space="preserve">&lt;-</w:t>
        </w:r>
      </w:ins>
      <w:ins w:id="391" w:author="PR Preview" w:date="2026-01-01T00:00:00Z">
        <w:r>
          <w:rPr>
            <w:rStyle w:val="NormalTok"/>
          </w:rPr>
          <w:t xml:space="preserve"> </w:t>
        </w:r>
      </w:ins>
      <w:ins w:id="392" w:author="PR Preview" w:date="2026-01-01T00:00:00Z">
        <w:r>
          <w:rPr>
            <w:rStyle w:val="FloatTok"/>
          </w:rPr>
          <w:t xml:space="preserve">0.1</w:t>
        </w:r>
      </w:ins>
      <w:ins w:id="393" w:author="PR Preview" w:date="2026-01-01T00:00:00Z">
        <w:r>
          <w:br/>
        </w:r>
      </w:ins>
      <w:ins w:id="394" w:author="PR Preview" w:date="2026-01-01T00:00:00Z">
        <w:r>
          <w:br/>
        </w:r>
      </w:ins>
      <w:ins w:id="395" w:author="PR Preview" w:date="2026-01-01T00:00:00Z">
        <w:r>
          <w:rPr>
            <w:rStyle w:val="NormalTok"/>
          </w:rPr>
          <w:t xml:space="preserve">n </w:t>
        </w:r>
      </w:ins>
      <w:ins w:id="396" w:author="PR Preview" w:date="2026-01-01T00:00:00Z">
        <w:r>
          <w:rPr>
            <w:rStyle w:val="OtherTok"/>
          </w:rPr>
          <w:t xml:space="preserve">&lt;-</w:t>
        </w:r>
      </w:ins>
      <w:ins w:id="397" w:author="PR Preview" w:date="2026-01-01T00:00:00Z">
        <w:r>
          <w:rPr>
            <w:rStyle w:val="NormalTok"/>
          </w:rPr>
          <w:t xml:space="preserve"> </w:t>
        </w:r>
      </w:ins>
      <w:ins w:id="398" w:author="PR Preview" w:date="2026-01-01T00:00:00Z">
        <w:r>
          <w:rPr>
            <w:rStyle w:val="FunctionTok"/>
          </w:rPr>
          <w:t xml:space="preserve">c</w:t>
        </w:r>
      </w:ins>
      <w:ins w:id="399" w:author="PR Preview" w:date="2026-01-01T00:00:00Z">
        <w:r>
          <w:rPr>
            <w:rStyle w:val="NormalTok"/>
          </w:rPr>
          <w:t xml:space="preserve">(</w:t>
        </w:r>
      </w:ins>
      <w:ins w:id="400" w:author="PR Preview" w:date="2026-01-01T00:00:00Z">
        <w:r>
          <w:rPr>
            <w:rStyle w:val="DecValTok"/>
          </w:rPr>
          <w:t xml:space="preserve">50</w:t>
        </w:r>
      </w:ins>
      <w:ins w:id="401" w:author="PR Preview" w:date="2026-01-01T00:00:00Z">
        <w:r>
          <w:rPr>
            <w:rStyle w:val="NormalTok"/>
          </w:rPr>
          <w:t xml:space="preserve">, </w:t>
        </w:r>
      </w:ins>
      <w:ins w:id="402" w:author="PR Preview" w:date="2026-01-01T00:00:00Z">
        <w:r>
          <w:rPr>
            <w:rStyle w:val="DecValTok"/>
          </w:rPr>
          <w:t xml:space="preserve">100</w:t>
        </w:r>
      </w:ins>
      <w:ins w:id="403" w:author="PR Preview" w:date="2026-01-01T00:00:00Z">
        <w:r>
          <w:rPr>
            <w:rStyle w:val="NormalTok"/>
          </w:rPr>
          <w:t xml:space="preserve">, </w:t>
        </w:r>
      </w:ins>
      <w:ins w:id="404" w:author="PR Preview" w:date="2026-01-01T00:00:00Z">
        <w:r>
          <w:rPr>
            <w:rStyle w:val="DecValTok"/>
          </w:rPr>
          <w:t xml:space="preserve">200</w:t>
        </w:r>
      </w:ins>
      <w:ins w:id="405" w:author="PR Preview" w:date="2026-01-01T00:00:00Z">
        <w:r>
          <w:rPr>
            <w:rStyle w:val="NormalTok"/>
          </w:rPr>
          <w:t xml:space="preserve">, </w:t>
        </w:r>
      </w:ins>
      <w:ins w:id="406" w:author="PR Preview" w:date="2026-01-01T00:00:00Z">
        <w:r>
          <w:rPr>
            <w:rStyle w:val="DecValTok"/>
          </w:rPr>
          <w:t xml:space="preserve">400</w:t>
        </w:r>
      </w:ins>
      <w:ins w:id="407" w:author="PR Preview" w:date="2026-01-01T00:00:00Z">
        <w:r>
          <w:rPr>
            <w:rStyle w:val="NormalTok"/>
          </w:rPr>
          <w:t xml:space="preserve">)</w:t>
        </w:r>
      </w:ins>
      <w:ins w:id="408" w:author="PR Preview" w:date="2026-01-01T00:00:00Z">
        <w:r>
          <w:br/>
        </w:r>
      </w:ins>
      <w:ins w:id="409" w:author="PR Preview" w:date="2026-01-01T00:00:00Z">
        <w:r>
          <w:rPr>
            <w:rStyle w:val="FunctionTok"/>
          </w:rPr>
          <w:t xml:space="preserve">set.seed</w:t>
        </w:r>
      </w:ins>
      <w:ins w:id="410" w:author="PR Preview" w:date="2026-01-01T00:00:00Z">
        <w:r>
          <w:rPr>
            <w:rStyle w:val="NormalTok"/>
          </w:rPr>
          <w:t xml:space="preserve">(</w:t>
        </w:r>
      </w:ins>
      <w:ins w:id="411" w:author="PR Preview" w:date="2026-01-01T00:00:00Z">
        <w:r>
          <w:rPr>
            <w:rStyle w:val="DecValTok"/>
          </w:rPr>
          <w:t xml:space="preserve">571</w:t>
        </w:r>
      </w:ins>
      <w:ins w:id="412" w:author="PR Preview" w:date="2026-01-01T00:00:00Z">
        <w:r>
          <w:rPr>
            <w:rStyle w:val="NormalTok"/>
          </w:rPr>
          <w:t xml:space="preserve">)</w:t>
        </w:r>
      </w:ins>
      <w:ins w:id="413" w:author="PR Preview" w:date="2026-01-01T00:00:00Z">
        <w:r>
          <w:br/>
        </w:r>
      </w:ins>
      <w:ins w:id="414" w:author="PR Preview" w:date="2026-01-01T00:00:00Z">
        <w:r>
          <w:rPr>
            <w:rStyle w:val="NormalTok"/>
          </w:rPr>
          <w:t xml:space="preserve">share_missed </w:t>
        </w:r>
      </w:ins>
      <w:ins w:id="415" w:author="PR Preview" w:date="2026-01-01T00:00:00Z">
        <w:r>
          <w:rPr>
            <w:rStyle w:val="OtherTok"/>
          </w:rPr>
          <w:t xml:space="preserve">&lt;-</w:t>
        </w:r>
      </w:ins>
      <w:ins w:id="416" w:author="PR Preview" w:date="2026-01-01T00:00:00Z">
        <w:r>
          <w:rPr>
            <w:rStyle w:val="NormalTok"/>
          </w:rPr>
          <w:t xml:space="preserve"> </w:t>
        </w:r>
      </w:ins>
      <w:ins w:id="417" w:author="PR Preview" w:date="2026-01-01T00:00:00Z">
        <w:r>
          <w:rPr>
            <w:rStyle w:val="FunctionTok"/>
          </w:rPr>
          <w:t xml:space="preserve">sapply</w:t>
        </w:r>
      </w:ins>
      <w:ins w:id="418" w:author="PR Preview" w:date="2026-01-01T00:00:00Z">
        <w:r>
          <w:rPr>
            <w:rStyle w:val="NormalTok"/>
          </w:rPr>
          <w:t xml:space="preserve">(n, </w:t>
        </w:r>
      </w:ins>
      <w:ins w:id="419" w:author="PR Preview" w:date="2026-01-01T00:00:00Z">
        <w:r>
          <w:rPr>
            <w:rStyle w:val="ControlFlowTok"/>
          </w:rPr>
          <w:t xml:space="preserve">function</w:t>
        </w:r>
      </w:ins>
      <w:ins w:id="420" w:author="PR Preview" w:date="2026-01-01T00:00:00Z">
        <w:r>
          <w:rPr>
            <w:rStyle w:val="NormalTok"/>
          </w:rPr>
          <w:t xml:space="preserve">(nn) {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  xbar </w:t>
        </w:r>
      </w:ins>
      <w:ins w:id="423" w:author="PR Preview" w:date="2026-01-01T00:00:00Z">
        <w:r>
          <w:rPr>
            <w:rStyle w:val="OtherTok"/>
          </w:rPr>
          <w:t xml:space="preserve">&lt;-</w:t>
        </w:r>
      </w:ins>
      <w:ins w:id="424" w:author="PR Preview" w:date="2026-01-01T00:00:00Z">
        <w:r>
          <w:rPr>
            <w:rStyle w:val="NormalTok"/>
          </w:rPr>
          <w:t xml:space="preserve"> </w:t>
        </w:r>
      </w:ins>
      <w:ins w:id="425" w:author="PR Preview" w:date="2026-01-01T00:00:00Z">
        <w:r>
          <w:rPr>
            <w:rStyle w:val="FunctionTok"/>
          </w:rPr>
          <w:t xml:space="preserve">replicate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rPr>
            <w:rStyle w:val="DecValTok"/>
          </w:rPr>
          <w:t xml:space="preserve">10000</w:t>
        </w:r>
      </w:ins>
      <w:ins w:id="428" w:author="PR Preview" w:date="2026-01-01T00:00:00Z">
        <w:r>
          <w:rPr>
            <w:rStyle w:val="NormalTok"/>
          </w:rPr>
          <w:t xml:space="preserve">, </w:t>
        </w:r>
      </w:ins>
      <w:ins w:id="429" w:author="PR Preview" w:date="2026-01-01T00:00:00Z">
        <w:r>
          <w:rPr>
            <w:rStyle w:val="FunctionTok"/>
          </w:rPr>
          <w:t xml:space="preserve">mean</w:t>
        </w:r>
      </w:ins>
      <w:ins w:id="430" w:author="PR Preview" w:date="2026-01-01T00:00:00Z">
        <w:r>
          <w:rPr>
            <w:rStyle w:val="NormalTok"/>
          </w:rPr>
          <w:t xml:space="preserve">(</w:t>
        </w:r>
      </w:ins>
      <w:ins w:id="431" w:author="PR Preview" w:date="2026-01-01T00:00:00Z">
        <w:r>
          <w:rPr>
            <w:rStyle w:val="FunctionTok"/>
          </w:rPr>
          <w:t xml:space="preserve">sample</w:t>
        </w:r>
      </w:ins>
      <w:ins w:id="432" w:author="PR Preview" w:date="2026-01-01T00:00:00Z">
        <w:r>
          <w:rPr>
            <w:rStyle w:val="NormalTok"/>
          </w:rPr>
          <w:t xml:space="preserve">(efficient, nn, </w:t>
        </w:r>
      </w:ins>
      <w:ins w:id="433" w:author="PR Preview" w:date="2026-01-01T00:00:00Z">
        <w:r>
          <w:rPr>
            <w:rStyle w:val="AttributeTok"/>
          </w:rPr>
          <w:t xml:space="preserve">replace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ConstantTok"/>
          </w:rPr>
          <w:t xml:space="preserve">TRUE</w:t>
        </w:r>
      </w:ins>
      <w:ins w:id="436" w:author="PR Preview" w:date="2026-01-01T00:00:00Z">
        <w:r>
          <w:rPr>
            <w:rStyle w:val="NormalTok"/>
          </w:rPr>
          <w:t xml:space="preserve">)))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NormalTok"/>
          </w:rPr>
          <w:t xml:space="preserve">  </w:t>
        </w:r>
      </w:ins>
      <w:ins w:id="439" w:author="PR Preview" w:date="2026-01-01T00:00:00Z">
        <w:r>
          <w:rPr>
            <w:rStyle w:val="FunctionTok"/>
          </w:rPr>
          <w:t xml:space="preserve">mean</w:t>
        </w:r>
      </w:ins>
      <w:ins w:id="440" w:author="PR Preview" w:date="2026-01-01T00:00:00Z">
        <w:r>
          <w:rPr>
            <w:rStyle w:val="NormalTok"/>
          </w:rPr>
          <w:t xml:space="preserve">(</w:t>
        </w:r>
      </w:ins>
      <w:ins w:id="441" w:author="PR Preview" w:date="2026-01-01T00:00:00Z">
        <w:r>
          <w:rPr>
            <w:rStyle w:val="FunctionTok"/>
          </w:rPr>
          <w:t xml:space="preserve">abs</w:t>
        </w:r>
      </w:ins>
      <w:ins w:id="442" w:author="PR Preview" w:date="2026-01-01T00:00:00Z">
        <w:r>
          <w:rPr>
            <w:rStyle w:val="NormalTok"/>
          </w:rPr>
          <w:t xml:space="preserve">(xbar </w:t>
        </w:r>
      </w:ins>
      <w:ins w:id="443" w:author="PR Preview" w:date="2026-01-01T00:00:00Z">
        <w:r>
          <w:rPr>
            <w:rStyle w:val="SpecialCharTok"/>
          </w:rPr>
          <w:t xml:space="preserve">-</w:t>
        </w:r>
      </w:ins>
      <w:ins w:id="444" w:author="PR Preview" w:date="2026-01-01T00:00:00Z">
        <w:r>
          <w:rPr>
            <w:rStyle w:val="NormalTok"/>
          </w:rPr>
          <w:t xml:space="preserve"> mu) </w:t>
        </w:r>
      </w:ins>
      <w:ins w:id="445" w:author="PR Preview" w:date="2026-01-01T00:00:00Z">
        <w:r>
          <w:rPr>
            <w:rStyle w:val="SpecialCharTok"/>
          </w:rPr>
          <w:t xml:space="preserve">&gt;=</w:t>
        </w:r>
      </w:ins>
      <w:ins w:id="446" w:author="PR Preview" w:date="2026-01-01T00:00:00Z">
        <w:r>
          <w:rPr>
            <w:rStyle w:val="NormalTok"/>
          </w:rPr>
          <w:t xml:space="preserve"> tol)</w:t>
        </w:r>
      </w:ins>
      <w:ins w:id="447" w:author="PR Preview" w:date="2026-01-01T00:00:00Z">
        <w:r>
          <w:br/>
        </w:r>
      </w:ins>
      <w:ins w:id="448" w:author="PR Preview" w:date="2026-01-01T00:00:00Z">
        <w:r>
          <w:rPr>
            <w:rStyle w:val="NormalTok"/>
          </w:rPr>
          <w:t xml:space="preserve">})</w:t>
        </w:r>
      </w:ins>
      <w:ins w:id="449" w:author="PR Preview" w:date="2026-01-01T00:00:00Z">
        <w:r>
          <w:br/>
        </w:r>
      </w:ins>
      <w:ins w:id="450" w:author="PR Preview" w:date="2026-01-01T00:00:00Z">
        <w:r>
          <w:rPr>
            <w:rStyle w:val="FunctionTok"/>
          </w:rPr>
          <w:t xml:space="preserve">data.frame</w:t>
        </w:r>
      </w:ins>
      <w:ins w:id="451" w:author="PR Preview" w:date="2026-01-01T00:00:00Z">
        <w:r>
          <w:rPr>
            <w:rStyle w:val="NormalTok"/>
          </w:rPr>
          <w:t xml:space="preserve">(</w:t>
        </w:r>
      </w:ins>
      <w:ins w:id="452" w:author="PR Preview" w:date="2026-01-01T00:00:00Z">
        <w:r>
          <w:br/>
        </w:r>
      </w:ins>
      <w:ins w:id="453" w:author="PR Preview" w:date="2026-01-01T00:00:00Z">
        <w:r>
          <w:rPr>
            <w:rStyle w:val="NormalTok"/>
          </w:rPr>
          <w:t xml:space="preserve">  </w:t>
        </w:r>
      </w:ins>
      <w:ins w:id="454" w:author="PR Preview" w:date="2026-01-01T00:00:00Z">
        <w:r>
          <w:rPr>
            <w:rStyle w:val="AttributeTok"/>
          </w:rPr>
          <w:t xml:space="preserve">n =</w:t>
        </w:r>
      </w:ins>
      <w:ins w:id="455" w:author="PR Preview" w:date="2026-01-01T00:00:00Z">
        <w:r>
          <w:rPr>
            <w:rStyle w:val="NormalTok"/>
          </w:rPr>
          <w:t xml:space="preserve"> n,</w:t>
        </w:r>
      </w:ins>
      <w:ins w:id="456" w:author="PR Preview" w:date="2026-01-01T00:00:00Z">
        <w:r>
          <w:br/>
        </w:r>
      </w:ins>
      <w:ins w:id="457" w:author="PR Preview" w:date="2026-01-01T00:00:00Z">
        <w:r>
          <w:rPr>
            <w:rStyle w:val="NormalTok"/>
          </w:rPr>
          <w:t xml:space="preserve">  </w:t>
        </w:r>
      </w:ins>
      <w:ins w:id="458" w:author="PR Preview" w:date="2026-01-01T00:00:00Z">
        <w:r>
          <w:rPr>
            <w:rStyle w:val="AttributeTok"/>
          </w:rPr>
          <w:t xml:space="preserve">share_missed =</w:t>
        </w:r>
      </w:ins>
      <w:ins w:id="459" w:author="PR Preview" w:date="2026-01-01T00:00:00Z">
        <w:r>
          <w:rPr>
            <w:rStyle w:val="NormalTok"/>
          </w:rPr>
          <w:t xml:space="preserve"> share_missed,</w:t>
        </w:r>
      </w:ins>
      <w:ins w:id="460" w:author="PR Preview" w:date="2026-01-01T00:00:00Z">
        <w:r>
          <w:br/>
        </w:r>
      </w:ins>
      <w:ins w:id="461" w:author="PR Preview" w:date="2026-01-01T00:00:00Z">
        <w:r>
          <w:rPr>
            <w:rStyle w:val="NormalTok"/>
          </w:rPr>
          <w:t xml:space="preserve">  </w:t>
        </w:r>
      </w:ins>
      <w:ins w:id="462" w:author="PR Preview" w:date="2026-01-01T00:00:00Z">
        <w:r>
          <w:rPr>
            <w:rStyle w:val="AttributeTok"/>
          </w:rPr>
          <w:t xml:space="preserve">hoeffding_bound =</w:t>
        </w:r>
      </w:ins>
      <w:ins w:id="463" w:author="PR Preview" w:date="2026-01-01T00:00:00Z">
        <w:r>
          <w:rPr>
            <w:rStyle w:val="NormalTok"/>
          </w:rPr>
          <w:t xml:space="preserve"> </w:t>
        </w:r>
      </w:ins>
      <w:ins w:id="464" w:author="PR Preview" w:date="2026-01-01T00:00:00Z">
        <w:r>
          <w:rPr>
            <w:rStyle w:val="FunctionTok"/>
          </w:rPr>
          <w:t xml:space="preserve">pmin</w:t>
        </w:r>
      </w:ins>
      <w:ins w:id="465" w:author="PR Preview" w:date="2026-01-01T00:00:00Z">
        <w:r>
          <w:rPr>
            <w:rStyle w:val="NormalTok"/>
          </w:rPr>
          <w:t xml:space="preserve">(</w:t>
        </w:r>
      </w:ins>
      <w:ins w:id="466" w:author="PR Preview" w:date="2026-01-01T00:00:00Z">
        <w:r>
          <w:rPr>
            <w:rStyle w:val="DecValTok"/>
          </w:rPr>
          <w:t xml:space="preserve">1</w:t>
        </w:r>
      </w:ins>
      <w:ins w:id="467" w:author="PR Preview" w:date="2026-01-01T00:00:00Z">
        <w:r>
          <w:rPr>
            <w:rStyle w:val="NormalTok"/>
          </w:rPr>
          <w:t xml:space="preserve">, </w:t>
        </w:r>
      </w:ins>
      <w:ins w:id="468" w:author="PR Preview" w:date="2026-01-01T00:00:00Z">
        <w:r>
          <w:rPr>
            <w:rStyle w:val="DecValTok"/>
          </w:rPr>
          <w:t xml:space="preserve">2</w:t>
        </w:r>
      </w:ins>
      <w:ins w:id="469" w:author="PR Preview" w:date="2026-01-01T00:00:00Z">
        <w:r>
          <w:rPr>
            <w:rStyle w:val="NormalTok"/>
          </w:rPr>
          <w:t xml:space="preserve"> </w:t>
        </w:r>
      </w:ins>
      <w:ins w:id="470" w:author="PR Preview" w:date="2026-01-01T00:00:00Z">
        <w:r>
          <w:rPr>
            <w:rStyle w:val="SpecialCharTok"/>
          </w:rPr>
          <w:t xml:space="preserve">*</w:t>
        </w:r>
      </w:ins>
      <w:ins w:id="471" w:author="PR Preview" w:date="2026-01-01T00:00:00Z">
        <w:r>
          <w:rPr>
            <w:rStyle w:val="NormalTok"/>
          </w:rPr>
          <w:t xml:space="preserve"> </w:t>
        </w:r>
      </w:ins>
      <w:ins w:id="472" w:author="PR Preview" w:date="2026-01-01T00:00:00Z">
        <w:r>
          <w:rPr>
            <w:rStyle w:val="FunctionTok"/>
          </w:rPr>
          <w:t xml:space="preserve">exp</w:t>
        </w:r>
      </w:ins>
      <w:ins w:id="473" w:author="PR Preview" w:date="2026-01-01T00:00:00Z">
        <w:r>
          <w:rPr>
            <w:rStyle w:val="NormalTok"/>
          </w:rPr>
          <w:t xml:space="preserve">(</w:t>
        </w:r>
      </w:ins>
      <w:ins w:id="474" w:author="PR Preview" w:date="2026-01-01T00:00:00Z">
        <w:r>
          <w:rPr>
            <w:rStyle w:val="SpecialCharTok"/>
          </w:rPr>
          <w:t xml:space="preserve">-</w:t>
        </w:r>
      </w:ins>
      <w:ins w:id="475" w:author="PR Preview" w:date="2026-01-01T00:00:00Z">
        <w:r>
          <w:rPr>
            <w:rStyle w:val="DecValTok"/>
          </w:rPr>
          <w:t xml:space="preserve">2</w:t>
        </w:r>
      </w:ins>
      <w:ins w:id="476" w:author="PR Preview" w:date="2026-01-01T00:00:00Z">
        <w:r>
          <w:rPr>
            <w:rStyle w:val="NormalTok"/>
          </w:rPr>
          <w:t xml:space="preserve"> </w:t>
        </w:r>
      </w:ins>
      <w:ins w:id="477" w:author="PR Preview" w:date="2026-01-01T00:00:00Z">
        <w:r>
          <w:rPr>
            <w:rStyle w:val="SpecialCharTok"/>
          </w:rPr>
          <w:t xml:space="preserve">*</w:t>
        </w:r>
      </w:ins>
      <w:ins w:id="478" w:author="PR Preview" w:date="2026-01-01T00:00:00Z">
        <w:r>
          <w:rPr>
            <w:rStyle w:val="NormalTok"/>
          </w:rPr>
          <w:t xml:space="preserve"> n </w:t>
        </w:r>
      </w:ins>
      <w:ins w:id="479" w:author="PR Preview" w:date="2026-01-01T00:00:00Z">
        <w:r>
          <w:rPr>
            <w:rStyle w:val="SpecialCharTok"/>
          </w:rPr>
          <w:t xml:space="preserve">*</w:t>
        </w:r>
      </w:ins>
      <w:ins w:id="480" w:author="PR Preview" w:date="2026-01-01T00:00:00Z">
        <w:r>
          <w:rPr>
            <w:rStyle w:val="NormalTok"/>
          </w:rPr>
          <w:t xml:space="preserve"> tol</w:t>
        </w:r>
      </w:ins>
      <w:ins w:id="481" w:author="PR Preview" w:date="2026-01-01T00:00:00Z">
        <w:r>
          <w:rPr>
            <w:rStyle w:val="SpecialCharTok"/>
          </w:rPr>
          <w:t xml:space="preserve">^</w:t>
        </w:r>
      </w:ins>
      <w:ins w:id="482" w:author="PR Preview" w:date="2026-01-01T00:00:00Z">
        <w:r>
          <w:rPr>
            <w:rStyle w:val="DecValTok"/>
          </w:rPr>
          <w:t xml:space="preserve">2</w:t>
        </w:r>
      </w:ins>
      <w:ins w:id="483" w:author="PR Preview" w:date="2026-01-01T00:00:00Z">
        <w:r>
          <w:rPr>
            <w:rStyle w:val="NormalTok"/>
          </w:rPr>
          <w:t xml:space="preserve">)),</w:t>
        </w:r>
      </w:ins>
      <w:ins w:id="484" w:author="PR Preview" w:date="2026-01-01T00:00:00Z">
        <w:r>
          <w:br/>
        </w:r>
      </w:ins>
      <w:ins w:id="485" w:author="PR Preview" w:date="2026-01-01T00:00:00Z">
        <w:r>
          <w:rPr>
            <w:rStyle w:val="NormalTok"/>
          </w:rPr>
          <w:t xml:space="preserve">  </w:t>
        </w:r>
      </w:ins>
      <w:ins w:id="486" w:author="PR Preview" w:date="2026-01-01T00:00:00Z">
        <w:r>
          <w:rPr>
            <w:rStyle w:val="AttributeTok"/>
          </w:rPr>
          <w:t xml:space="preserve">chebyshev_bound =</w:t>
        </w:r>
      </w:ins>
      <w:ins w:id="487" w:author="PR Preview" w:date="2026-01-01T00:00:00Z">
        <w:r>
          <w:rPr>
            <w:rStyle w:val="NormalTok"/>
          </w:rPr>
          <w:t xml:space="preserve"> </w:t>
        </w:r>
      </w:ins>
      <w:ins w:id="488" w:author="PR Preview" w:date="2026-01-01T00:00:00Z">
        <w:r>
          <w:rPr>
            <w:rStyle w:val="FunctionTok"/>
          </w:rPr>
          <w:t xml:space="preserve">pmin</w:t>
        </w:r>
      </w:ins>
      <w:ins w:id="489" w:author="PR Preview" w:date="2026-01-01T00:00:00Z">
        <w:r>
          <w:rPr>
            <w:rStyle w:val="NormalTok"/>
          </w:rPr>
          <w:t xml:space="preserve">(</w:t>
        </w:r>
      </w:ins>
      <w:ins w:id="490" w:author="PR Preview" w:date="2026-01-01T00:00:00Z">
        <w:r>
          <w:rPr>
            <w:rStyle w:val="DecValTok"/>
          </w:rPr>
          <w:t xml:space="preserve">1</w:t>
        </w:r>
      </w:ins>
      <w:ins w:id="491" w:author="PR Preview" w:date="2026-01-01T00:00:00Z">
        <w:r>
          <w:rPr>
            <w:rStyle w:val="NormalTok"/>
          </w:rPr>
          <w:t xml:space="preserve">, sigma2 </w:t>
        </w:r>
      </w:ins>
      <w:ins w:id="492" w:author="PR Preview" w:date="2026-01-01T00:00:00Z">
        <w:r>
          <w:rPr>
            <w:rStyle w:val="SpecialCharTok"/>
          </w:rPr>
          <w:t xml:space="preserve">/</w:t>
        </w:r>
      </w:ins>
      <w:ins w:id="493" w:author="PR Preview" w:date="2026-01-01T00:00:00Z">
        <w:r>
          <w:rPr>
            <w:rStyle w:val="NormalTok"/>
          </w:rPr>
          <w:t xml:space="preserve"> (n </w:t>
        </w:r>
      </w:ins>
      <w:ins w:id="494" w:author="PR Preview" w:date="2026-01-01T00:00:00Z">
        <w:r>
          <w:rPr>
            <w:rStyle w:val="SpecialCharTok"/>
          </w:rPr>
          <w:t xml:space="preserve">*</w:t>
        </w:r>
      </w:ins>
      <w:ins w:id="495" w:author="PR Preview" w:date="2026-01-01T00:00:00Z">
        <w:r>
          <w:rPr>
            <w:rStyle w:val="NormalTok"/>
          </w:rPr>
          <w:t xml:space="preserve"> tol</w:t>
        </w:r>
      </w:ins>
      <w:ins w:id="496" w:author="PR Preview" w:date="2026-01-01T00:00:00Z">
        <w:r>
          <w:rPr>
            <w:rStyle w:val="SpecialCharTok"/>
          </w:rPr>
          <w:t xml:space="preserve">^</w:t>
        </w:r>
      </w:ins>
      <w:ins w:id="497" w:author="PR Preview" w:date="2026-01-01T00:00:00Z">
        <w:r>
          <w:rPr>
            <w:rStyle w:val="DecValTok"/>
          </w:rPr>
          <w:t xml:space="preserve">2</w:t>
        </w:r>
      </w:ins>
      <w:ins w:id="498" w:author="PR Preview" w:date="2026-01-01T00:00:00Z">
        <w:r>
          <w:rPr>
            <w:rStyle w:val="NormalTok"/>
          </w:rPr>
          <w:t xml:space="preserve">))</w:t>
        </w:r>
      </w:ins>
      <w:ins w:id="499" w:author="PR Preview" w:date="2026-01-01T00:00:00Z">
        <w:r>
          <w:br/>
        </w:r>
      </w:ins>
      <w:ins w:id="500" w:author="PR Preview" w:date="2026-01-01T00:00:00Z">
        <w:r>
          <w:rPr>
            <w:rStyle w:val="NormalTok"/>
          </w:rPr>
          <w:t xml:space="preserve">)</w:t>
        </w:r>
      </w:ins>
      <w:ins w:id="501" w:author="PR Preview" w:date="2026-01-01T00:00:00Z">
        <w:r>
          <w:br/>
        </w:r>
      </w:ins>
      <w:ins w:id="502" w:author="PR Preview" w:date="2026-01-01T00:00:00Z">
        <w:r>
          <w:rPr>
            <w:rStyle w:val="CommentTok"/>
          </w:rPr>
          <w:t xml:space="preserve">#&gt; # A tibble: 4 × 4</w:t>
        </w:r>
      </w:ins>
      <w:ins w:id="503" w:author="PR Preview" w:date="2026-01-01T00:00:00Z">
        <w:r>
          <w:br/>
        </w:r>
      </w:ins>
      <w:ins w:id="504" w:author="PR Preview" w:date="2026-01-01T00:00:00Z">
        <w:r>
          <w:rPr>
            <w:rStyle w:val="CommentTok"/>
          </w:rPr>
          <w:t xml:space="preserve">#&gt;       n share_missed hoeffding_bound chebyshev_bound</w:t>
        </w:r>
      </w:ins>
      <w:ins w:id="505" w:author="PR Preview" w:date="2026-01-01T00:00:00Z">
        <w:r>
          <w:br/>
        </w:r>
      </w:ins>
      <w:ins w:id="506" w:author="PR Preview" w:date="2026-01-01T00:00:00Z">
        <w:r>
          <w:rPr>
            <w:rStyle w:val="CommentTok"/>
          </w:rPr>
          <w:t xml:space="preserve">#&gt;   &lt;dbl&gt;        &lt;dbl&gt;           &lt;dbl&gt;           &lt;dbl&gt;</w:t>
        </w:r>
      </w:ins>
      <w:ins w:id="507" w:author="PR Preview" w:date="2026-01-01T00:00:00Z">
        <w:r>
          <w:br/>
        </w:r>
      </w:ins>
      <w:ins w:id="508" w:author="PR Preview" w:date="2026-01-01T00:00:00Z">
        <w:r>
          <w:rPr>
            <w:rStyle w:val="CommentTok"/>
          </w:rPr>
          <w:t xml:space="preserve">#&gt; 1    50       0.148         0.736             0.479 </w:t>
        </w:r>
      </w:ins>
      <w:ins w:id="509" w:author="PR Preview" w:date="2026-01-01T00:00:00Z">
        <w:r>
          <w:br/>
        </w:r>
      </w:ins>
      <w:ins w:id="510" w:author="PR Preview" w:date="2026-01-01T00:00:00Z">
        <w:r>
          <w:rPr>
            <w:rStyle w:val="CommentTok"/>
          </w:rPr>
          <w:t xml:space="preserve">#&gt; 2   100       0.0408        0.271             0.240 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CommentTok"/>
          </w:rPr>
          <w:t xml:space="preserve">#&gt; 3   200       0.0042        0.0366            0.120 </w:t>
        </w:r>
      </w:ins>
      <w:ins w:id="513" w:author="PR Preview" w:date="2026-01-01T00:00:00Z">
        <w:r>
          <w:br/>
        </w:r>
      </w:ins>
      <w:ins w:id="514" w:author="PR Preview" w:date="2026-01-01T00:00:00Z">
        <w:r>
          <w:rPr>
            <w:rStyle w:val="CommentTok"/>
          </w:rPr>
          <w:t xml:space="preserve">#&gt; 4   400       0             0.000671          0.0599</w:t>
        </w:r>
      </w:ins>
    </w:p>
    <w:p>
      <w:pPr>
        <w:pStyle w:val="FirstParagraph"/>
      </w:pPr>
      <w:ins w:id="515" w:author="PR Preview" w:date="2026-01-01T00:00:00Z">
        <w:r>
          <w:t xml:space="preserve">Both bounds hold at every sample size.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 share of efficient cars is 0.398.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For</w:t>
        </w:r>
      </w:ins>
      <w:ins w:id="5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100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Chebyshev’s bound is the smaller of the two,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but the Hoeffding bound falls exponentially in</w:t>
        </w:r>
      </w:ins>
      <w:ins w:id="528" w:author="PR Preview" w:date="2026-01-01T00:00:00Z">
        <w:r>
          <w:t xml:space="preserve"> </w:t>
        </w:r>
      </w:ins>
      <m:oMath>
        <m:r>
          <m:t>n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while the Chebyshev bound falls only like</w:t>
        </w:r>
      </w:ins>
      <w:ins w:id="53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so from</w:t>
        </w:r>
      </w:ins>
      <w:ins w:id="53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200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on Hoeffding’s is smaller.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At</w:t>
        </w:r>
      </w:ins>
      <w:ins w:id="5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400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Hoeffding bound is 0.00067,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against 0.06 for Chebyshev,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and 0 of the 10,000 samples missed.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Both bounds are loose because they must hold for every distribution of this kind, not only for this one.</w:t>
        </w:r>
      </w:ins>
    </w:p>
    <w:bookmarkEnd w:id="48"/>
    <w:bookmarkEnd w:id="49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1"/>
    <w:bookmarkStart w:id="5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3"/>
    <w:bookmarkStart w:id="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oeffding1963"/>
    <w:p>
      <w:pPr>
        <w:pStyle w:val="Bibliography"/>
      </w:pPr>
      <w:ins w:id="549" w:author="PR Preview" w:date="2026-01-01T00:00:00Z">
        <w:r>
          <w:t xml:space="preserve">Hoeffding, Wassily. 1963.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“Probability Inequalities for Sums of Bounded Random Variables.”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i/>
            <w:iCs/>
          </w:rPr>
          <w:t xml:space="preserve">Journal of the American Statistical Association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58 (301): 13–30.</w:t>
        </w:r>
      </w:ins>
      <w:ins w:id="556" w:author="PR Preview" w:date="2026-01-01T00:00:00Z">
        <w:r>
          <w:t xml:space="preserve"> </w:t>
        </w:r>
      </w:ins>
      <w:hyperlink r:id="rId57">
        <w:ins w:id="557" w:author="PR Preview" w:date="2026-01-01T00:00:00Z">
          <w:r>
            <w:rPr>
              <w:rStyle w:val="Hyperlink"/>
            </w:rPr>
            <w:t xml:space="preserve">https://doi.org/10.1080/01621459.1963.10500830</w:t>
          </w:r>
        </w:ins>
      </w:hyperlink>
      <w:ins w:id="558" w:author="PR Preview" w:date="2026-01-01T00:00:00Z">
        <w:r>
          <w:t xml:space="preserve">.</w:t>
        </w:r>
      </w:ins>
    </w:p>
    <w:bookmarkEnd w:id="58"/>
    <w:bookmarkStart w:id="6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60"/>
    <w:bookmarkStart w:id="6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80/01621459.1963.10500830" TargetMode="External"/><Relationship Id="rId55" Type="http://schemas.openxmlformats.org/officeDocument/2006/relationships/hyperlink" Target="https://doi.org/10.1201/9780429428357" TargetMode="External"/><Relationship Id="rId5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52" Type="http://schemas.openxmlformats.org/officeDocument/2006/relationships/hyperlink" Target="https://www.numdam.org/item/JMPA_1867_2_12__158_0/" TargetMode="External"/><Relationship Id="rId61" Type="http://schemas.openxmlformats.org/officeDocument/2006/relationships/hyperlink" Target="https://www.numdam.org/item/JMPA_1867_2_12__177_0/" TargetMode="External"/><Relationship Id="rId50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80/01621459.1963.10500830" TargetMode="External"/><Relationship Id="rId55" Type="http://schemas.openxmlformats.org/officeDocument/2006/relationships/hyperlink" Target="https://doi.org/10.1201/9780429428357" TargetMode="External"/><Relationship Id="rId5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52" Type="http://schemas.openxmlformats.org/officeDocument/2006/relationships/hyperlink" Target="https://www.numdam.org/item/JMPA_1867_2_12__158_0/" TargetMode="External"/><Relationship Id="rId61" Type="http://schemas.openxmlformats.org/officeDocument/2006/relationships/hyperlink" Target="https://www.numdam.org/item/JMPA_1867_2_12__177_0/" TargetMode="External"/><Relationship Id="rId50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2026-10-15T06:32:23Z</dcterms:created>
  <dcterms:modified xsi:type="dcterms:W3CDTF">2026-10-15T06:32:23Z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