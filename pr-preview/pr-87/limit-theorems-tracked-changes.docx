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00:57:34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 (Sample means of car horsepower)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Auto data record the horsepower and fuel economy of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392 car models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sold between 1970 and 1982.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They come from the StatLib library at Carnegie Mellon University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ship with the book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in the Python package</w:delText>
        </w:r>
      </w:del>
      <w:del w:id="19" w:author="PR Preview" w:date="2026-01-01T00:00:00Z">
        <w:r>
          <w:delText xml:space="preserve"> </w:delText>
        </w:r>
      </w:del>
      <w:hyperlink r:id="rId27">
        <w:del w:id="20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(</w:delText>
        </w:r>
      </w:del>
      <w:del w:id="23" w:author="PR Preview" w:date="2026-01-01T00:00:00Z">
        <w:r>
          <w:rPr>
            <w:rStyle w:val="VerbatimChar"/>
          </w:rPr>
          <w:delText xml:space="preserve">ISLP.load_data("Auto")</w:delText>
        </w:r>
      </w:del>
      <w:del w:id="24" w:author="PR Preview" w:date="2026-01-01T00:00:00Z">
        <w:r>
          <w:delText xml:space="preserve">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the R package</w:delText>
        </w:r>
      </w:del>
      <w:del w:id="27" w:author="PR Preview" w:date="2026-01-01T00:00:00Z">
        <w:r>
          <w:delText xml:space="preserve"> </w:delText>
        </w:r>
      </w:del>
      <w:hyperlink r:id="rId28">
        <w:del w:id="28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(</w:delText>
        </w:r>
      </w:del>
      <w:del w:id="31" w:author="PR Preview" w:date="2026-01-01T00:00:00Z">
        <w:r>
          <w:rPr>
            <w:rStyle w:val="VerbatimChar"/>
          </w:rPr>
          <w:delText xml:space="preserve">ISLR2::Auto</w:delText>
        </w:r>
      </w:del>
      <w:del w:id="32" w:author="PR Preview" w:date="2026-01-01T00:00:00Z">
        <w:r>
          <w:delText xml:space="preserve">).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This repository holds a copy at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rStyle w:val="VerbatimChar"/>
          </w:rPr>
          <w:delText xml:space="preserve">data/auto.csv</w:delText>
        </w:r>
      </w:del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 both code tabs below read that file.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Example 2 (Sample means of car horsepower)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Auto data record the horsepower and fuel economy of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392 car models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sold between 1970 and 1982.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They come from the StatLib library at Carnegie Mellon University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ship with the book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i/>
            <w:iCs/>
          </w:rPr>
          <w:t xml:space="preserve">An Introduction to Statistical Learning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in the Python package</w:t>
        </w:r>
      </w:ins>
      <w:ins w:id="56" w:author="PR Preview" w:date="2026-01-01T00:00:00Z">
        <w:r>
          <w:t xml:space="preserve"> </w:t>
        </w:r>
      </w:ins>
      <w:hyperlink r:id="rId27">
        <w:ins w:id="57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(</w:t>
        </w:r>
      </w:ins>
      <w:ins w:id="60" w:author="PR Preview" w:date="2026-01-01T00:00:00Z">
        <w:r>
          <w:rPr>
            <w:rStyle w:val="VerbatimChar"/>
          </w:rPr>
          <w:t xml:space="preserve">ISLP.load_data("Auto")</w:t>
        </w:r>
      </w:ins>
      <w:ins w:id="61" w:author="PR Preview" w:date="2026-01-01T00:00:00Z">
        <w:r>
          <w:t xml:space="preserve">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 the R package</w:t>
        </w:r>
      </w:ins>
      <w:ins w:id="64" w:author="PR Preview" w:date="2026-01-01T00:00:00Z">
        <w:r>
          <w:t xml:space="preserve"> </w:t>
        </w:r>
      </w:ins>
      <w:hyperlink r:id="rId28">
        <w:ins w:id="65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ins w:id="68" w:author="PR Preview" w:date="2026-01-01T00:00:00Z">
        <w:r>
          <w:rPr>
            <w:rStyle w:val="VerbatimChar"/>
          </w:rPr>
          <w:t xml:space="preserve">ISLR2::Auto</w:t>
        </w:r>
      </w:ins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This site has a copy at</w:t>
        </w:r>
      </w:ins>
      <w:ins w:id="72" w:author="PR Preview" w:date="2026-01-01T00:00:00Z">
        <w:r>
          <w:t xml:space="preserve"> </w:t>
        </w:r>
      </w:ins>
      <w:hyperlink r:id="rId29">
        <w:ins w:id="73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2026-10-09T08:03:13Z</dcterms:created>
  <dcterms:modified xsi:type="dcterms:W3CDTF">2026-10-09T08:03:13Z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