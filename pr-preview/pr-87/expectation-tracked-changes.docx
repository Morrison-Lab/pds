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2026-10-08 22:59:46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01:18:17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6</m:t>
            </m:r>
          </m:sup>
          <m:e>
            <m:r>
              <m:t>x</m:t>
            </m:r>
          </m:e>
        </m:nary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21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5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1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table of frequencies divided by the total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39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1"/>
    <w:bookmarkStart w:id="44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2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4"/>
    <w:bookmarkStart w:id="46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sample moments,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6"/>
    <w:bookmarkStart w:id="4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47"/>
    <w:bookmarkStart w:id="48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Start w:id="5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0"/>
    <w:bookmarkStart w:id="51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1"/>
    <w:bookmarkStart w:id="5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3"/>
    <w:bookmarkStart w:id="5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4"/>
    <w:bookmarkStart w:id="56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6"/>
    <w:bookmarkStart w:id="5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58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59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0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60"/>
    <w:bookmarkStart w:id="61" w:name="thm-cond-pull-out"/>
    <w:p>
      <w:pPr>
        <w:pStyle w:val="BodyText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3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4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2"/>
    <w:bookmarkStart w:id="6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(</m:t>
        </m:r>
        <m:r>
          <m:t>0.3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1.2</m:t>
        </m:r>
      </m:oMath>
      <w:r>
        <w:t xml:space="preserve"> </w:t>
      </w: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≠</m:t>
        </m:r>
        <m:r>
          <m:t>0.15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5"/>
    <w:bookmarkStart w:id="90" w:name="fubinitonelli-for-expectations"/>
    <w:p>
      <w:pPr>
        <w:pStyle w:val="Heading2"/>
      </w:pPr>
      <w:r>
        <w:t xml:space="preserve">2 Fubini–Tonelli for expectations</w:t>
      </w:r>
    </w:p>
    <w:bookmarkStart w:id="67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6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6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Both continuous: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Both discrete: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0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0"/>
    <w:bookmarkStart w:id="72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1"/>
        </w:tc>
      </w:tr>
    </w:tbl>
    <w:bookmarkEnd w:id="72"/>
    <w:bookmarkStart w:id="74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3"/>
        </w:tc>
      </w:tr>
    </w:tbl>
    <w:bookmarkEnd w:id="74"/>
    <w:bookmarkStart w:id="75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0" w:name="exm-lie-auto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Example 19 (Fuel economy by number of cylinders)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 Auto data record the number of engine cylinders and the fuel economy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(miles per gallon) of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392 car models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sold between 1970 and 1982.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They come from the StatLib library at Carnegie Mellon University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and ship with the book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rPr>
            <w:i/>
            <w:iCs/>
          </w:rPr>
          <w:delText xml:space="preserve">An Introduction to Statistical Learning</w:delText>
        </w:r>
      </w:del>
      <w:del w:id="18" w:author="PR Preview" w:date="2026-01-01T00:00:00Z">
        <w:r>
          <w:delText xml:space="preserve">,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in the Python package</w:delText>
        </w:r>
      </w:del>
      <w:del w:id="21" w:author="PR Preview" w:date="2026-01-01T00:00:00Z">
        <w:r>
          <w:delText xml:space="preserve"> </w:delText>
        </w:r>
      </w:del>
      <w:hyperlink r:id="rId77">
        <w:del w:id="22" w:author="PR Preview" w:date="2026-01-01T00:00:00Z">
          <w:r>
            <w:rPr>
              <w:rStyle w:val="VerbatimChar"/>
            </w:rPr>
            <w:delText xml:space="preserve">ISLP</w:delText>
          </w:r>
        </w:del>
      </w:hyperlink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(</w:delText>
        </w:r>
      </w:del>
      <w:del w:id="25" w:author="PR Preview" w:date="2026-01-01T00:00:00Z">
        <w:r>
          <w:rPr>
            <w:rStyle w:val="VerbatimChar"/>
          </w:rPr>
          <w:delText xml:space="preserve">ISLP.load_data("Auto")</w:delText>
        </w:r>
      </w:del>
      <w:del w:id="26" w:author="PR Preview" w:date="2026-01-01T00:00:00Z">
        <w:r>
          <w:delText xml:space="preserve">)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and the R package</w:delText>
        </w:r>
      </w:del>
      <w:del w:id="29" w:author="PR Preview" w:date="2026-01-01T00:00:00Z">
        <w:r>
          <w:delText xml:space="preserve"> </w:delText>
        </w:r>
      </w:del>
      <w:hyperlink r:id="rId78">
        <w:del w:id="30" w:author="PR Preview" w:date="2026-01-01T00:00:00Z">
          <w:r>
            <w:rPr>
              <w:rStyle w:val="VerbatimChar"/>
            </w:rPr>
            <w:delText xml:space="preserve">ISLR2</w:delText>
          </w:r>
        </w:del>
      </w:hyperlink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(</w:delText>
        </w:r>
      </w:del>
      <w:del w:id="33" w:author="PR Preview" w:date="2026-01-01T00:00:00Z">
        <w:r>
          <w:rPr>
            <w:rStyle w:val="VerbatimChar"/>
          </w:rPr>
          <w:delText xml:space="preserve">ISLR2::Auto</w:delText>
        </w:r>
      </w:del>
      <w:del w:id="34" w:author="PR Preview" w:date="2026-01-01T00:00:00Z">
        <w:r>
          <w:delText xml:space="preserve">).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This repository holds a copy at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rPr>
            <w:rStyle w:val="VerbatimChar"/>
          </w:rPr>
          <w:delText xml:space="preserve">data/auto.csv</w:delText>
        </w:r>
      </w:del>
      <w:del w:id="39" w:author="PR Preview" w:date="2026-01-01T00:00:00Z">
        <w:r>
          <w:delText xml:space="preserve">,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and both code tabs below read that file.</w:delText>
        </w:r>
      </w:del>
    </w:p>
    <w:p>
      <w:pPr>
        <w:pStyle w:val="BodyText"/>
      </w:pPr>
      <w:ins w:id="42" w:author="PR Preview" w:date="2026-01-01T00:00:00Z">
        <w:r>
          <w:rPr>
            <w:b/>
            <w:bCs/>
          </w:rPr>
          <w:t xml:space="preserve">Example 19 (Fuel economy by number of cylinders)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The Auto data record the number of engine cylinders and the fuel economy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(miles per gallon) of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392 car models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sold between 1970 and 1982.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They come from the StatLib library at Carnegie Mellon University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and ship with the book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rPr>
            <w:i/>
            <w:iCs/>
          </w:rPr>
          <w:t xml:space="preserve">An Introduction to Statistical Learning</w:t>
        </w:r>
      </w:ins>
      <w:ins w:id="57" w:author="PR Preview" w:date="2026-01-01T00:00:00Z">
        <w:r>
          <w:t xml:space="preserve">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in the Python package</w:t>
        </w:r>
      </w:ins>
      <w:ins w:id="60" w:author="PR Preview" w:date="2026-01-01T00:00:00Z">
        <w:r>
          <w:t xml:space="preserve"> </w:t>
        </w:r>
      </w:ins>
      <w:hyperlink r:id="rId77">
        <w:ins w:id="61" w:author="PR Preview" w:date="2026-01-01T00:00:00Z">
          <w:r>
            <w:rPr>
              <w:rStyle w:val="VerbatimChar"/>
            </w:rPr>
            <w:t xml:space="preserve">ISLP</w:t>
          </w:r>
        </w:ins>
      </w:hyperlink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(</w:t>
        </w:r>
      </w:ins>
      <w:ins w:id="64" w:author="PR Preview" w:date="2026-01-01T00:00:00Z">
        <w:r>
          <w:rPr>
            <w:rStyle w:val="VerbatimChar"/>
          </w:rPr>
          <w:t xml:space="preserve">ISLP.load_data("Auto")</w:t>
        </w:r>
      </w:ins>
      <w:ins w:id="65" w:author="PR Preview" w:date="2026-01-01T00:00:00Z">
        <w:r>
          <w:t xml:space="preserve">)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and the R package</w:t>
        </w:r>
      </w:ins>
      <w:ins w:id="68" w:author="PR Preview" w:date="2026-01-01T00:00:00Z">
        <w:r>
          <w:t xml:space="preserve"> </w:t>
        </w:r>
      </w:ins>
      <w:hyperlink r:id="rId78">
        <w:ins w:id="69" w:author="PR Preview" w:date="2026-01-01T00:00:00Z">
          <w:r>
            <w:rPr>
              <w:rStyle w:val="VerbatimChar"/>
            </w:rPr>
            <w:t xml:space="preserve">ISLR2</w:t>
          </w:r>
        </w:ins>
      </w:hyperlink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(</w:t>
        </w:r>
      </w:ins>
      <w:ins w:id="72" w:author="PR Preview" w:date="2026-01-01T00:00:00Z">
        <w:r>
          <w:rPr>
            <w:rStyle w:val="VerbatimChar"/>
          </w:rPr>
          <w:t xml:space="preserve">ISLR2::Auto</w:t>
        </w:r>
      </w:ins>
      <w:ins w:id="73" w:author="PR Preview" w:date="2026-01-01T00:00:00Z">
        <w:r>
          <w:t xml:space="preserve">).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This site has a copy at</w:t>
        </w:r>
      </w:ins>
      <w:ins w:id="76" w:author="PR Preview" w:date="2026-01-01T00:00:00Z">
        <w:r>
          <w:t xml:space="preserve"> </w:t>
        </w:r>
      </w:ins>
      <w:hyperlink r:id="rId79">
        <w:ins w:id="77" w:author="PR Preview" w:date="2026-01-01T00:00:00Z">
          <w:r>
            <w:rPr>
              <w:rStyle w:val="VerbatimChar"/>
            </w:rPr>
            <w:t xml:space="preserve">data/auto.csv</w:t>
          </w:r>
        </w:ins>
      </w:hyperlink>
      <w:ins w:id="78" w:author="PR Preview" w:date="2026-01-01T00:00:00Z">
        <w:r>
          <w:t xml:space="preserve">,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and both code tabs below read that file.</w:t>
        </w:r>
      </w:ins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0"/>
    <w:bookmarkStart w:id="81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2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2"/>
    <w:bookmarkStart w:id="8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8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+</m:t>
        </m:r>
        <m:r>
          <m:t>0.6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8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8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  <m:r>
              <m:t> </m:t>
            </m:r>
            <m:sSup>
              <m:e>
                <m:r>
                  <m:t>q</m:t>
                </m:r>
              </m:e>
              <m:sup>
                <m:r>
                  <m:t>y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0"/>
    <w:bookmarkStart w:id="101" w:name="sec-loss-risk"/>
    <w:p>
      <w:pPr>
        <w:pStyle w:val="Heading2"/>
      </w:pPr>
      <w:r>
        <w:t xml:space="preserve">3 Loss and risk</w:t>
      </w:r>
    </w:p>
    <w:bookmarkStart w:id="9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2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2"/>
    <w:bookmarkStart w:id="93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3"/>
    <w:bookmarkStart w:id="94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5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  <m:r>
          <m:t> </m:t>
        </m:r>
        <m:r>
          <m:t>c</m:t>
        </m:r>
        <m:r>
          <m:rPr>
            <m:sty m:val="p"/>
          </m:rPr>
          <m:t>+</m:t>
        </m:r>
        <m:r>
          <m:t>0.5</m:t>
        </m:r>
        <m:r>
          <m:t> 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6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6"/>
    <w:bookmarkStart w:id="97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97"/>
    <w:bookmarkStart w:id="98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99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9"/>
    <w:bookmarkStart w:id="100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1"/>
    <w:bookmarkStart w:id="112" w:name="sec-entropy"/>
    <w:p>
      <w:pPr>
        <w:pStyle w:val="Heading2"/>
      </w:pPr>
      <w:r>
        <w:t xml:space="preserve">4 Entropy and cross-entropy</w:t>
      </w:r>
    </w:p>
    <w:bookmarkStart w:id="10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2"/>
    <w:bookmarkStart w:id="103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3"/>
    <w:bookmarkStart w:id="104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4"/>
    <w:bookmarkStart w:id="105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5"/>
    <w:bookmarkStart w:id="10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6"/>
    <w:bookmarkStart w:id="107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07"/>
    <w:bookmarkStart w:id="108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8"/>
    <w:bookmarkStart w:id="109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09"/>
    <w:bookmarkStart w:id="110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0"/>
    <w:bookmarkStart w:id="111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1"/>
    <w:bookmarkEnd w:id="112"/>
    <w:bookmarkStart w:id="131" w:name="references"/>
    <w:p>
      <w:pPr>
        <w:pStyle w:val="Heading2"/>
      </w:pPr>
      <w:r>
        <w:t xml:space="preserve">References</w:t>
      </w:r>
    </w:p>
    <w:bookmarkStart w:id="130" w:name="refs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Start w:id="1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17"/>
    <w:bookmarkStart w:id="11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1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19"/>
    <w:bookmarkStart w:id="12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1"/>
    <w:bookmarkStart w:id="122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2"/>
    <w:bookmarkStart w:id="124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3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4"/>
    <w:bookmarkStart w:id="12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5"/>
    <w:bookmarkStart w:id="127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6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27"/>
    <w:bookmarkStart w:id="129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4" Type="http://schemas.openxmlformats.org/officeDocument/2006/relationships/image" Target="media/rId84.png"/><Relationship Id="rId79" Type="http://schemas.openxmlformats.org/officeDocument/2006/relationships/hyperlink" Target="data/auto.csv" TargetMode="External"/><Relationship Id="rId123" Type="http://schemas.openxmlformats.org/officeDocument/2006/relationships/hyperlink" Target="https://bookdown.org/kevin_davisross/probsim-book/" TargetMode="External"/><Relationship Id="rId78" Type="http://schemas.openxmlformats.org/officeDocument/2006/relationships/hyperlink" Target="https://cran.r-project.org/package=ISLR2" TargetMode="External"/><Relationship Id="rId120" Type="http://schemas.openxmlformats.org/officeDocument/2006/relationships/hyperlink" Target="https://doi.org/10.1007/978-0-387-84858-7" TargetMode="External"/><Relationship Id="rId118" Type="http://schemas.openxmlformats.org/officeDocument/2006/relationships/hyperlink" Target="https://doi.org/10.1007/978-1-4614-4708-5" TargetMode="External"/><Relationship Id="rId116" Type="http://schemas.openxmlformats.org/officeDocument/2006/relationships/hyperlink" Target="https://doi.org/10.1201/9781315182780" TargetMode="External"/><Relationship Id="rId126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28" Type="http://schemas.openxmlformats.org/officeDocument/2006/relationships/hyperlink" Target="https://en.wikipedia.org/wiki/Law_of_the_unconscious_statistician" TargetMode="External"/><Relationship Id="rId77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.html#thm-fubini-tonelli" TargetMode="External"/><Relationship Id="rId68" Type="http://schemas.openxmlformats.org/officeDocument/2006/relationships/hyperlink" Target="https://morrison-lab.github.io/mds/measures.html#def-counting-measure" TargetMode="External"/><Relationship Id="rId66" Type="http://schemas.openxmlformats.org/officeDocument/2006/relationships/hyperlink" Target="https://morrison-lab.github.io/mds/measures.html#def-measure" TargetMode="External"/><Relationship Id="rId114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76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49" Type="http://schemas.openxmlformats.org/officeDocument/2006/relationships/hyperlink" Target="random-variables.qmd#def-joint-density-mass" TargetMode="External"/><Relationship Id="rId42" Type="http://schemas.openxmlformats.org/officeDocument/2006/relationships/hyperlink" Target="random-variables.qmd#def-joint-pdf" TargetMode="External"/><Relationship Id="rId38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0" Type="http://schemas.openxmlformats.org/officeDocument/2006/relationships/hyperlink" Target="random-variables.qmd#def-marginal" TargetMode="External"/><Relationship Id="rId4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5" Type="http://schemas.openxmlformats.org/officeDocument/2006/relationships/hyperlink" Target="random-variables.qmd#exm-joint-pmf" TargetMode="External"/><Relationship Id="rId43" Type="http://schemas.openxmlformats.org/officeDocument/2006/relationships/hyperlink" Target="random-variables.qmd#thm-marginal-density" TargetMode="External"/><Relationship Id="rId39" Type="http://schemas.openxmlformats.org/officeDocument/2006/relationships/hyperlink" Target="random-variables.qmd#thm-marginal-pmf" TargetMode="External"/></Relationships>
</file>

<file path=word/_rels/footnotes.xml.rels><?xml version='1.0' encoding='UTF-8' standalone='yes'?>
<Relationships xmlns="http://schemas.openxmlformats.org/package/2006/relationships"><Relationship Id="rId79" Type="http://schemas.openxmlformats.org/officeDocument/2006/relationships/hyperlink" Target="data/auto.csv" TargetMode="External"/><Relationship Id="rId123" Type="http://schemas.openxmlformats.org/officeDocument/2006/relationships/hyperlink" Target="https://bookdown.org/kevin_davisross/probsim-book/" TargetMode="External"/><Relationship Id="rId78" Type="http://schemas.openxmlformats.org/officeDocument/2006/relationships/hyperlink" Target="https://cran.r-project.org/package=ISLR2" TargetMode="External"/><Relationship Id="rId120" Type="http://schemas.openxmlformats.org/officeDocument/2006/relationships/hyperlink" Target="https://doi.org/10.1007/978-0-387-84858-7" TargetMode="External"/><Relationship Id="rId118" Type="http://schemas.openxmlformats.org/officeDocument/2006/relationships/hyperlink" Target="https://doi.org/10.1007/978-1-4614-4708-5" TargetMode="External"/><Relationship Id="rId116" Type="http://schemas.openxmlformats.org/officeDocument/2006/relationships/hyperlink" Target="https://doi.org/10.1201/9781315182780" TargetMode="External"/><Relationship Id="rId126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28" Type="http://schemas.openxmlformats.org/officeDocument/2006/relationships/hyperlink" Target="https://en.wikipedia.org/wiki/Law_of_the_unconscious_statistician" TargetMode="External"/><Relationship Id="rId77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.html#thm-fubini-tonelli" TargetMode="External"/><Relationship Id="rId68" Type="http://schemas.openxmlformats.org/officeDocument/2006/relationships/hyperlink" Target="https://morrison-lab.github.io/mds/measures.html#def-counting-measure" TargetMode="External"/><Relationship Id="rId66" Type="http://schemas.openxmlformats.org/officeDocument/2006/relationships/hyperlink" Target="https://morrison-lab.github.io/mds/measures.html#def-measure" TargetMode="External"/><Relationship Id="rId114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76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49" Type="http://schemas.openxmlformats.org/officeDocument/2006/relationships/hyperlink" Target="random-variables.qmd#def-joint-density-mass" TargetMode="External"/><Relationship Id="rId42" Type="http://schemas.openxmlformats.org/officeDocument/2006/relationships/hyperlink" Target="random-variables.qmd#def-joint-pdf" TargetMode="External"/><Relationship Id="rId38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0" Type="http://schemas.openxmlformats.org/officeDocument/2006/relationships/hyperlink" Target="random-variables.qmd#def-marginal" TargetMode="External"/><Relationship Id="rId4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5" Type="http://schemas.openxmlformats.org/officeDocument/2006/relationships/hyperlink" Target="random-variables.qmd#exm-joint-pmf" TargetMode="External"/><Relationship Id="rId43" Type="http://schemas.openxmlformats.org/officeDocument/2006/relationships/hyperlink" Target="random-variables.qmd#thm-marginal-density" TargetMode="External"/><Relationship Id="rId39" Type="http://schemas.openxmlformats.org/officeDocument/2006/relationships/hyperlink" Target="random-variables.qmd#thm-marginal-pm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2026-10-09T08:22:12Z</dcterms:created>
  <dcterms:modified xsi:type="dcterms:W3CDTF">2026-10-09T08:22:12Z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