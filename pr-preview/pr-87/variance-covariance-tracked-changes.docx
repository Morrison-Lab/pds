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00:57:34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0.8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0.2</m:t>
        </m:r>
        <m:r>
          <m:rPr>
            <m:sty m:val="p"/>
          </m:rPr>
          <m:t>=</m:t>
        </m:r>
        <m:r>
          <m:t>0.16</m:t>
        </m:r>
      </m:oMath>
      <w:r>
        <w:t xml:space="preserve">.</w:t>
      </w:r>
    </w:p>
    <w:bookmarkEnd w:id="35"/>
    <w:bookmarkStart w:id="36" w:name="def-homosked"/>
    <w:p>
      <w:pPr>
        <w:pStyle w:val="BodyText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  <m:r>
          <m:rPr>
            <m:sty m:val="p"/>
          </m:rPr>
          <m:t>≠</m:t>
        </m:r>
        <m:r>
          <m:t>0.16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⋅</m:t>
        </m:r>
        <m:r>
          <m:t>0.3</m:t>
        </m:r>
        <m:r>
          <m:rPr>
            <m:sty m:val="p"/>
          </m:rPr>
          <m:t>=</m:t>
        </m:r>
        <m:r>
          <m:t>0.21</m:t>
        </m:r>
      </m:oMath>
      <w:r>
        <w:t xml:space="preserve">.</w:t>
      </w:r>
    </w:p>
    <w:bookmarkEnd w:id="45"/>
    <w:bookmarkStart w:id="46" w:name="def-precision"/>
    <w:p>
      <w:pPr>
        <w:pStyle w:val="BodyText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 its standard deviation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67"/>
    <w:bookmarkStart w:id="68" w:name="def-correlation"/>
    <w:p>
      <w:pPr>
        <w:pStyle w:val="BodyText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12.5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18 (Correlation of horsepower and fuel economy)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Auto data record the horsepower and fuel economy (miles per gallon)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of 392 car models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sold between 1970 and 1982.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They come from the StatLib library at Carnegie Mellon University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ship with the book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i/>
            <w:iCs/>
          </w:rPr>
          <w:delText xml:space="preserve">An Introduction to Statistical Learning</w:delText>
        </w:r>
      </w:del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in the Python package</w:delText>
        </w:r>
      </w:del>
      <w:del w:id="19" w:author="PR Preview" w:date="2026-01-01T00:00:00Z">
        <w:r>
          <w:delText xml:space="preserve"> </w:delText>
        </w:r>
      </w:del>
      <w:hyperlink r:id="rId95">
        <w:del w:id="20" w:author="PR Preview" w:date="2026-01-01T00:00:00Z">
          <w:r>
            <w:rPr>
              <w:rStyle w:val="VerbatimChar"/>
            </w:rPr>
            <w:delText xml:space="preserve">ISLP</w:delText>
          </w:r>
        </w:del>
      </w:hyperlink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(</w:delText>
        </w:r>
      </w:del>
      <w:del w:id="23" w:author="PR Preview" w:date="2026-01-01T00:00:00Z">
        <w:r>
          <w:rPr>
            <w:rStyle w:val="VerbatimChar"/>
          </w:rPr>
          <w:delText xml:space="preserve">ISLP.load_data("Auto")</w:delText>
        </w:r>
      </w:del>
      <w:del w:id="24" w:author="PR Preview" w:date="2026-01-01T00:00:00Z">
        <w:r>
          <w:delText xml:space="preserve">)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the R package</w:delText>
        </w:r>
      </w:del>
      <w:del w:id="27" w:author="PR Preview" w:date="2026-01-01T00:00:00Z">
        <w:r>
          <w:delText xml:space="preserve"> </w:delText>
        </w:r>
      </w:del>
      <w:hyperlink r:id="rId96">
        <w:del w:id="28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(</w:delText>
        </w:r>
      </w:del>
      <w:del w:id="31" w:author="PR Preview" w:date="2026-01-01T00:00:00Z">
        <w:r>
          <w:rPr>
            <w:rStyle w:val="VerbatimChar"/>
          </w:rPr>
          <w:delText xml:space="preserve">ISLR2::Auto</w:delText>
        </w:r>
      </w:del>
      <w:del w:id="32" w:author="PR Preview" w:date="2026-01-01T00:00:00Z">
        <w:r>
          <w:delText xml:space="preserve">).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This repository holds a copy at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rPr>
            <w:rStyle w:val="VerbatimChar"/>
          </w:rPr>
          <w:delText xml:space="preserve">data/auto.csv</w:delText>
        </w:r>
      </w:del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and both code tabs below read that file.</w:delText>
        </w:r>
      </w:del>
    </w:p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Example 18 (Correlation of horsepower and fuel economy)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 Auto data record the horsepower and fuel economy (miles per gallon)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of 392 car models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sold between 1970 and 1982.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They come from the StatLib library at Carnegie Mellon University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 ship with the book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i/>
            <w:iCs/>
          </w:rPr>
          <w:t xml:space="preserve">An Introduction to Statistical Learning</w:t>
        </w:r>
      </w:ins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in the Python package</w:t>
        </w:r>
      </w:ins>
      <w:ins w:id="56" w:author="PR Preview" w:date="2026-01-01T00:00:00Z">
        <w:r>
          <w:t xml:space="preserve"> </w:t>
        </w:r>
      </w:ins>
      <w:hyperlink r:id="rId95">
        <w:ins w:id="57" w:author="PR Preview" w:date="2026-01-01T00:00:00Z">
          <w:r>
            <w:rPr>
              <w:rStyle w:val="VerbatimChar"/>
            </w:rPr>
            <w:t xml:space="preserve">ISLP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(</w:t>
        </w:r>
      </w:ins>
      <w:ins w:id="60" w:author="PR Preview" w:date="2026-01-01T00:00:00Z">
        <w:r>
          <w:rPr>
            <w:rStyle w:val="VerbatimChar"/>
          </w:rPr>
          <w:t xml:space="preserve">ISLP.load_data("Auto")</w:t>
        </w:r>
      </w:ins>
      <w:ins w:id="61" w:author="PR Preview" w:date="2026-01-01T00:00:00Z">
        <w:r>
          <w:t xml:space="preserve">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and the R package</w:t>
        </w:r>
      </w:ins>
      <w:ins w:id="64" w:author="PR Preview" w:date="2026-01-01T00:00:00Z">
        <w:r>
          <w:t xml:space="preserve"> </w:t>
        </w:r>
      </w:ins>
      <w:hyperlink r:id="rId96">
        <w:ins w:id="65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(</w:t>
        </w:r>
      </w:ins>
      <w:ins w:id="68" w:author="PR Preview" w:date="2026-01-01T00:00:00Z">
        <w:r>
          <w:rPr>
            <w:rStyle w:val="VerbatimChar"/>
          </w:rPr>
          <w:t xml:space="preserve">ISLR2::Auto</w:t>
        </w:r>
      </w:ins>
      <w:ins w:id="69" w:author="PR Preview" w:date="2026-01-01T00:00:00Z">
        <w:r>
          <w:t xml:space="preserve">).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This site has a copy at</w:t>
        </w:r>
      </w:ins>
      <w:ins w:id="72" w:author="PR Preview" w:date="2026-01-01T00:00:00Z">
        <w:r>
          <w:t xml:space="preserve"> </w:t>
        </w:r>
      </w:ins>
      <w:hyperlink r:id="rId97">
        <w:ins w:id="73" w:author="PR Preview" w:date="2026-01-01T00:00:00Z">
          <w:r>
            <w:rPr>
              <w:rStyle w:val="VerbatimChar"/>
            </w:rPr>
            <w:t xml:space="preserve">data/auto.csv</w:t>
          </w:r>
        </w:ins>
      </w:hyperlink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 both code tabs below read that file.</w:t>
        </w:r>
      </w:ins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alpha.f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2026-10-09T08:04:11Z</dcterms:created>
  <dcterms:modified xsi:type="dcterms:W3CDTF">2026-10-09T08:04:11Z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