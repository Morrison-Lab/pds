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17:21:28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(Sample space)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sample space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 random experiment, denoted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the</w:delText>
        </w:r>
      </w:del>
      <w:del w:id="14" w:author="PR Preview" w:date="2026-01-01T00:00:00Z">
        <w:r>
          <w:delText xml:space="preserve"> </w:delText>
        </w:r>
      </w:del>
      <w:hyperlink r:id="rId14">
        <w:del w:id="15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of all of its possible outcomes.</w:delText>
        </w:r>
      </w:del>
    </w:p>
    <w:p>
      <w:pPr>
        <w:pStyle w:val="BodyText"/>
      </w:pPr>
      <w:del w:id="18" w:author="PR Preview" w:date="2026-01-01T00:00:00Z">
        <w:r>
          <w:rPr>
            <w:b/>
            <w:bCs/>
          </w:rPr>
          <w:delText xml:space="preserve">Example 1 (Sample space of a die roll)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Rolling a six-sided die once has sample space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2" w:author="PR Preview" w:date="2026-01-01T00:00:00Z">
        <w:r>
          <w:delText xml:space="preserve">.</w:delText>
        </w:r>
      </w:del>
    </w:p>
    <w:p>
      <w:pPr>
        <w:pStyle w:val="BodyText"/>
      </w:pPr>
      <w:del w:id="23" w:author="PR Preview" w:date="2026-01-01T00:00:00Z">
        <w:r>
          <w:rPr>
            <w:b/>
            <w:bCs/>
          </w:rPr>
          <w:delText xml:space="preserve">Definition 2 (Event)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b/>
            <w:bCs/>
          </w:rPr>
          <w:delText xml:space="preserve">event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 a subset of the</w:delText>
        </w:r>
      </w:del>
      <w:del w:id="30" w:author="PR Preview" w:date="2026-01-01T00:00:00Z">
        <w:r>
          <w:delText xml:space="preserve"> </w:delText>
        </w:r>
      </w:del>
      <w:hyperlink w:anchor="def-sample-space">
        <w:del w:id="31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32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33" w:author="PR Preview" w:date="2026-01-01T00:00:00Z">
        <w:r>
          <w:delText xml:space="preserve">: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 set of outcomes.</w:delText>
        </w:r>
      </w:del>
    </w:p>
    <w:p>
      <w:pPr>
        <w:pStyle w:val="BodyText"/>
      </w:pPr>
      <w:del w:id="36" w:author="PR Preview" w:date="2026-01-01T00:00:00Z">
        <w:r>
          <w:rPr>
            <w:i/>
            <w:iCs/>
          </w:rPr>
          <w:delText xml:space="preserve">Remark</w:delText>
        </w:r>
      </w:del>
      <w:del w:id="37" w:author="PR Preview" w:date="2026-01-01T00:00:00Z">
        <w:r>
          <w:delText xml:space="preserve">. </w:delText>
        </w:r>
      </w:del>
      <w:del w:id="38" w:author="PR Preview" w:date="2026-01-01T00:00:00Z">
        <w:r>
          <w:delText xml:space="preserve">When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is uncountable, such as an interval of real numbers,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only the subsets in a designated</w:delText>
        </w:r>
      </w:del>
      <w:del w:id="44" w:author="PR Preview" w:date="2026-01-01T00:00:00Z">
        <w:r>
          <w:delText xml:space="preserve"> </w:delText>
        </w:r>
      </w:del>
      <w:hyperlink r:id="rId18">
        <m:oMath>
          <m:r>
            <m:t>σ</m:t>
          </m:r>
        </m:oMath>
        <w:del w:id="4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4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on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count as events;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every set that arises in these notes is in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5" w:author="PR Preview" w:date="2026-01-01T00:00:00Z">
        <w:r>
          <w:delText xml:space="preserve">.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When</w:delText>
        </w:r>
      </w:del>
      <w:del w:id="58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 finite or</w:delText>
        </w:r>
      </w:del>
      <w:del w:id="61" w:author="PR Preview" w:date="2026-01-01T00:00:00Z">
        <w:r>
          <w:delText xml:space="preserve"> </w:delText>
        </w:r>
      </w:del>
      <w:hyperlink r:id="rId19">
        <w:del w:id="62" w:author="PR Preview" w:date="2026-01-01T00:00:00Z">
          <w:r>
            <w:rPr>
              <w:rStyle w:val="Hyperlink"/>
            </w:rPr>
            <w:delText xml:space="preserve">countably infinite</w:delText>
          </w:r>
        </w:del>
      </w:hyperlink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every subset of</w:delText>
        </w:r>
      </w:del>
      <w:del w:id="6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can be an event,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because the collection of all subsets of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is a</w:delText>
        </w:r>
      </w:del>
      <w:del w:id="74" w:author="PR Preview" w:date="2026-01-01T00:00:00Z">
        <w:r>
          <w:delText xml:space="preserve"> </w:delText>
        </w:r>
      </w:del>
      <m:oMath>
        <m:r>
          <m:t>σ</m:t>
        </m:r>
      </m:oMath>
      <w:del w:id="75" w:author="PR Preview" w:date="2026-01-01T00:00:00Z">
        <w:r>
          <w:delText xml:space="preserve">-algebra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(</w:delText>
        </w:r>
      </w:del>
      <w:hyperlink r:id="rId20">
        <w:del w:id="78" w:author="PR Preview" w:date="2026-01-01T00:00:00Z">
          <w:r>
            <w:rPr>
              <w:rStyle w:val="Hyperlink"/>
            </w:rPr>
            <w:delText xml:space="preserve">all subsets form a</w:delText>
          </w:r>
        </w:del>
        <w:del w:id="79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80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81" w:author="PR Preview" w:date="2026-01-01T00:00:00Z">
        <w:r>
          <w:delText xml:space="preserve">),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as in</w:delText>
        </w:r>
      </w:del>
      <w:del w:id="84" w:author="PR Preview" w:date="2026-01-01T00:00:00Z">
        <w:r>
          <w:delText xml:space="preserve"> </w:delText>
        </w:r>
      </w:del>
      <w:hyperlink r:id="rId21">
        <m:oMath>
          <m:r>
            <m:t>σ</m:t>
          </m:r>
        </m:oMath>
        <w:del w:id="85" w:author="PR Preview" w:date="2026-01-01T00:00:00Z">
          <w:r>
            <w:rPr>
              <w:rStyle w:val="Hyperlink"/>
            </w:rPr>
            <w:delText xml:space="preserve">-algebras for die rolls</w:delText>
          </w:r>
        </w:del>
      </w:hyperlink>
      <w:del w:id="86" w:author="PR Preview" w:date="2026-01-01T00:00:00Z">
        <w:r>
          <w:delText xml:space="preserve">.</w:delText>
        </w:r>
      </w:del>
    </w:p>
    <w:p>
      <w:pPr>
        <w:pStyle w:val="BodyText"/>
      </w:pPr>
      <w:del w:id="87" w:author="PR Preview" w:date="2026-01-01T00:00:00Z">
        <w:r>
          <w:rPr>
            <w:b/>
            <w:bCs/>
          </w:rPr>
          <w:delText xml:space="preserve">Example 2 (Rolling an even number)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In</w:delText>
        </w:r>
      </w:del>
      <w:del w:id="90" w:author="PR Preview" w:date="2026-01-01T00:00:00Z">
        <w:r>
          <w:delText xml:space="preserve"> </w:delText>
        </w:r>
      </w:del>
      <w:hyperlink w:anchor="exm-sample-space">
        <w:del w:id="91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the event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“the roll is even”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</w:delText>
        </w:r>
      </w:del>
      <w:del w:id="9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0" w:author="PR Preview" w:date="2026-01-01T00:00:00Z">
        <w:r>
          <w:delText xml:space="preserve">.</w:delText>
        </w:r>
      </w:del>
    </w:p>
    <w:p>
      <w:pPr>
        <w:pStyle w:val="BodyText"/>
      </w:pPr>
      <w:del w:id="101" w:author="PR Preview" w:date="2026-01-01T00:00:00Z">
        <w:r>
          <w:rPr>
            <w:b/>
            <w:bCs/>
          </w:rPr>
          <w:delText xml:space="preserve">Definition 3 (Occurrence of an event)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An</w:delText>
        </w:r>
      </w:del>
      <w:del w:id="104" w:author="PR Preview" w:date="2026-01-01T00:00:00Z">
        <w:r>
          <w:delText xml:space="preserve"> </w:delText>
        </w:r>
      </w:del>
      <w:hyperlink w:anchor="def-event">
        <w:del w:id="105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106" w:author="PR Preview" w:date="2026-01-01T00:00:00Z">
        <w:r>
          <w:delText xml:space="preserve"> </w:delText>
        </w:r>
      </w:del>
      <m:oMath>
        <m:r>
          <m:t>A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rPr>
            <w:b/>
            <w:bCs/>
          </w:rPr>
          <w:delText xml:space="preserve">occurs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when the outcome of the experiment is in</w:delText>
        </w:r>
      </w:del>
      <w:del w:id="111" w:author="PR Preview" w:date="2026-01-01T00:00:00Z">
        <w:r>
          <w:delText xml:space="preserve"> </w:delText>
        </w:r>
      </w:del>
      <m:oMath>
        <m:r>
          <m:t>A</m:t>
        </m:r>
      </m:oMath>
      <w:del w:id="112" w:author="PR Preview" w:date="2026-01-01T00:00:00Z">
        <w:r>
          <w:delText xml:space="preserve">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and does not occur when the outcome is not in</w:delText>
        </w:r>
      </w:del>
      <w:del w:id="115" w:author="PR Preview" w:date="2026-01-01T00:00:00Z">
        <w:r>
          <w:delText xml:space="preserve"> </w:delText>
        </w:r>
      </w:del>
      <m:oMath>
        <m:r>
          <m:t>A</m:t>
        </m:r>
      </m:oMath>
      <w:del w:id="116" w:author="PR Preview" w:date="2026-01-01T00:00:00Z">
        <w:r>
          <w:delText xml:space="preserve">.</w:delText>
        </w:r>
      </w:del>
    </w:p>
    <w:p>
      <w:pPr>
        <w:pStyle w:val="BodyText"/>
      </w:pPr>
      <w:del w:id="117" w:author="PR Preview" w:date="2026-01-01T00:00:00Z">
        <w:r>
          <w:rPr>
            <w:b/>
            <w:bCs/>
          </w:rPr>
          <w:delText xml:space="preserve">Example 3 (Rolling a 4)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In</w:delText>
        </w:r>
      </w:del>
      <w:del w:id="120" w:author="PR Preview" w:date="2026-01-01T00:00:00Z">
        <w:r>
          <w:delText xml:space="preserve"> </w:delText>
        </w:r>
      </w:del>
      <w:hyperlink w:anchor="exm-event">
        <w:del w:id="121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22" w:author="PR Preview" w:date="2026-01-01T00:00:00Z">
        <w:r>
          <w:delText xml:space="preserve">, if the die shows 4,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the event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“the roll is even”</w:delText>
        </w:r>
      </w:del>
      <w:del w:id="127" w:author="PR Preview" w:date="2026-01-01T00:00:00Z">
        <w:r>
          <w:delText xml:space="preserve">,</w:delText>
        </w:r>
      </w:del>
      <w:del w:id="12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29" w:author="PR Preview" w:date="2026-01-01T00:00:00Z">
        <w:r>
          <w:delText xml:space="preserve">, occurs,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because</w:delText>
        </w:r>
      </w:del>
      <w:del w:id="132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33" w:author="PR Preview" w:date="2026-01-01T00:00:00Z">
        <w:r>
          <w:delText xml:space="preserve">,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and the event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“the roll is at most 2”</w:delText>
        </w:r>
      </w:del>
      <w:del w:id="138" w:author="PR Preview" w:date="2026-01-01T00:00:00Z">
        <w:r>
          <w:delText xml:space="preserve">,</w:delText>
        </w:r>
      </w:del>
      <w:del w:id="13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140" w:author="PR Preview" w:date="2026-01-01T00:00:00Z">
        <w:r>
          <w:delText xml:space="preserve">, does not occur.</w:delText>
        </w:r>
      </w:del>
    </w:p>
    <w:p>
      <w:pPr>
        <w:pStyle w:val="BodyText"/>
      </w:pPr>
      <w:del w:id="141" w:author="PR Preview" w:date="2026-01-01T00:00:00Z">
        <w:r>
          <w:rPr>
            <w:b/>
            <w:bCs/>
          </w:rPr>
          <w:delText xml:space="preserve">Definition 4 (Complement of an event)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The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complement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 an</w:delText>
        </w:r>
      </w:del>
      <w:del w:id="148" w:author="PR Preview" w:date="2026-01-01T00:00:00Z">
        <w:r>
          <w:delText xml:space="preserve"> </w:delText>
        </w:r>
      </w:del>
      <w:hyperlink w:anchor="def-event">
        <w:del w:id="149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150" w:author="PR Preview" w:date="2026-01-01T00:00:00Z">
        <w:r>
          <w:delText xml:space="preserve"> </w:delText>
        </w:r>
      </w:del>
      <m:oMath>
        <m:r>
          <m:t>A</m:t>
        </m:r>
      </m:oMath>
      <w:del w:id="151" w:author="PR Preview" w:date="2026-01-01T00:00:00Z">
        <w:r>
          <w:delText xml:space="preserve">, denoted</w:delText>
        </w:r>
      </w:del>
      <w:del w:id="152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A</m:t>
        </m:r>
      </m:oMath>
      <w:del w:id="153" w:author="PR Preview" w:date="2026-01-01T00:00:00Z">
        <w:r>
          <w:delText xml:space="preserve">,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is the event that</w:delText>
        </w:r>
      </w:del>
      <w:del w:id="156" w:author="PR Preview" w:date="2026-01-01T00:00:00Z">
        <w:r>
          <w:delText xml:space="preserve"> </w:delText>
        </w:r>
      </w:del>
      <m:oMath>
        <m:r>
          <m:t>A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does not</w:delText>
        </w:r>
      </w:del>
      <w:del w:id="159" w:author="PR Preview" w:date="2026-01-01T00:00:00Z">
        <w:r>
          <w:delText xml:space="preserve"> </w:delText>
        </w:r>
      </w:del>
      <w:hyperlink w:anchor="def-occurs">
        <w:del w:id="160" w:author="PR Preview" w:date="2026-01-01T00:00:00Z">
          <w:r>
            <w:rPr>
              <w:rStyle w:val="Hyperlink"/>
            </w:rPr>
            <w:delText xml:space="preserve">occur</w:delText>
          </w:r>
        </w:del>
      </w:hyperlink>
      <w:del w:id="161" w:author="PR Preview" w:date="2026-01-01T00:00:00Z">
        <w:r>
          <w:delText xml:space="preserve">: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the set of outcomes in the sample space</w:delText>
        </w:r>
      </w:del>
      <w:del w:id="164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that are not in</w:delText>
        </w:r>
      </w:del>
      <w:del w:id="167" w:author="PR Preview" w:date="2026-01-01T00:00:00Z">
        <w:r>
          <w:delText xml:space="preserve"> </w:delText>
        </w:r>
      </w:del>
      <m:oMath>
        <m:r>
          <m:t>A</m:t>
        </m:r>
      </m:oMath>
      <w:del w:id="168" w:author="PR Preview" w:date="2026-01-01T00:00:00Z">
        <w:r>
          <w:delText xml:space="preserve">.</w:delText>
        </w:r>
      </w:del>
    </w:p>
    <w:p>
      <w:pPr>
        <w:pStyle w:val="BodyText"/>
      </w:pPr>
      <w:ins w:id="169" w:author="PR Preview" w:date="2026-01-01T00:00:00Z">
        <w:r>
          <w:rPr>
            <w:b/>
            <w:bCs/>
          </w:rPr>
          <w:t xml:space="preserve">Definition 1 (Random experiment)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rPr>
            <w:b/>
            <w:bCs/>
          </w:rPr>
          <w:t xml:space="preserve">random experiment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a procedure that produces exactly one outcome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out of several possible outcomes,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where which outcome it will produce is not determined in advance.</w:t>
        </w:r>
      </w:ins>
    </w:p>
    <w:bookmarkEnd w:id="10"/>
    <w:p>
      <w:pPr>
        <w:pStyle w:val="BodyText"/>
      </w:pPr>
      <w:ins w:id="180" w:author="PR Preview" w:date="2026-01-01T00:00:00Z">
        <w:r>
          <w:rPr>
            <w:i/>
            <w:iCs/>
          </w:rPr>
          <w:t xml:space="preserve">Remark</w:t>
        </w:r>
      </w:ins>
      <w:ins w:id="181" w:author="PR Preview" w:date="2026-01-01T00:00:00Z">
        <w:r>
          <w:t xml:space="preserve">. </w:t>
        </w:r>
      </w:ins>
      <w:ins w:id="182" w:author="PR Preview" w:date="2026-01-01T00:00:00Z">
        <w:r>
          <w:t xml:space="preserve">The possible outcomes are collected in the</w:t>
        </w:r>
      </w:ins>
      <w:ins w:id="183" w:author="PR Preview" w:date="2026-01-01T00:00:00Z">
        <w:r>
          <w:t xml:space="preserve"> </w:t>
        </w:r>
      </w:ins>
      <w:hyperlink w:anchor="def-sample-space">
        <w:ins w:id="184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185" w:author="PR Preview" w:date="2026-01-01T00:00:00Z">
        <w:r>
          <w:t xml:space="preserve">.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Physical procedures, such as rolling a die, and sampling procedures,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such as picking a unit from a data set without looking, are both random experiments.</w:t>
        </w:r>
      </w:ins>
    </w:p>
    <w:bookmarkStart w:id="13" w:name="exm-random-experiment"/>
    <w:p>
      <w:pPr>
        <w:pStyle w:val="BodyText"/>
      </w:pPr>
      <w:ins w:id="190" w:author="PR Preview" w:date="2026-01-01T00:00:00Z">
        <w:r>
          <w:rPr>
            <w:b/>
            <w:bCs/>
          </w:rPr>
          <w:t xml:space="preserve">Example 1 (Picking a car model from the Auto data)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 Auto data record the number of engine cylinders and the fuel economy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(miles per gallon) of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392 car models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sold between 1970 and 1982.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They come from the StatLib library at Carnegie Mellon University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and ship with the book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rPr>
            <w:i/>
            <w:iCs/>
          </w:rPr>
          <w:t xml:space="preserve">An Introduction to Statistical Learning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and the R package</w:t>
        </w:r>
      </w:ins>
      <w:ins w:id="207" w:author="PR Preview" w:date="2026-01-01T00:00:00Z">
        <w:r>
          <w:t xml:space="preserve"> </w:t>
        </w:r>
      </w:ins>
      <w:hyperlink r:id="rId11">
        <w:ins w:id="208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(</w:t>
        </w:r>
      </w:ins>
      <w:ins w:id="211" w:author="PR Preview" w:date="2026-01-01T00:00:00Z">
        <w:r>
          <w:rPr>
            <w:rStyle w:val="VerbatimChar"/>
          </w:rPr>
          <w:t xml:space="preserve">ISLR2::Auto</w:t>
        </w:r>
      </w:ins>
      <w:ins w:id="212" w:author="PR Preview" w:date="2026-01-01T00:00:00Z">
        <w:r>
          <w:t xml:space="preserve">).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This site has a copy at</w:t>
        </w:r>
      </w:ins>
      <w:ins w:id="215" w:author="PR Preview" w:date="2026-01-01T00:00:00Z">
        <w:r>
          <w:t xml:space="preserve"> </w:t>
        </w:r>
      </w:ins>
      <w:hyperlink r:id="rId12">
        <w:ins w:id="216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217" w:author="PR Preview" w:date="2026-01-01T00:00:00Z">
        <w:r>
          <w:t xml:space="preserve">.</w:t>
        </w:r>
      </w:ins>
    </w:p>
    <w:p>
      <w:pPr>
        <w:pStyle w:val="BodyText"/>
      </w:pPr>
      <w:ins w:id="218" w:author="PR Preview" w:date="2026-01-01T00:00:00Z">
        <w:r>
          <w:t xml:space="preserve">Pick one car model from the data without looking, and record its number of cylinders.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Which model comes up is not determined in advance,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so this procedure is a random experiment.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Its possible outcomes are the cylinder counts that occur in the data:</w:t>
        </w:r>
      </w:ins>
    </w:p>
    <w:p>
      <w:pPr>
        <w:pStyle w:val="SourceCode"/>
      </w:pPr>
      <w:ins w:id="225" w:author="PR Preview" w:date="2026-01-01T00:00:00Z">
        <w:r>
          <w:rPr>
            <w:rStyle w:val="CommentTok"/>
          </w:rPr>
          <w:t xml:space="preserve"># read the local copy of the Auto data (one row per car model):</w:t>
        </w:r>
      </w:ins>
      <w:ins w:id="226" w:author="PR Preview" w:date="2026-01-01T00:00:00Z">
        <w:r>
          <w:br/>
        </w:r>
      </w:ins>
      <w:ins w:id="227" w:author="PR Preview" w:date="2026-01-01T00:00:00Z">
        <w:r>
          <w:rPr>
            <w:rStyle w:val="NormalTok"/>
          </w:rPr>
          <w:t xml:space="preserve">auto </w:t>
        </w:r>
      </w:ins>
      <w:ins w:id="228" w:author="PR Preview" w:date="2026-01-01T00:00:00Z">
        <w:r>
          <w:rPr>
            <w:rStyle w:val="OtherTok"/>
          </w:rPr>
          <w:t xml:space="preserve">&lt;-</w:t>
        </w:r>
      </w:ins>
      <w:ins w:id="229" w:author="PR Preview" w:date="2026-01-01T00:00:00Z">
        <w:r>
          <w:rPr>
            <w:rStyle w:val="NormalTok"/>
          </w:rPr>
          <w:t xml:space="preserve"> </w:t>
        </w:r>
      </w:ins>
      <w:ins w:id="230" w:author="PR Preview" w:date="2026-01-01T00:00:00Z">
        <w:r>
          <w:rPr>
            <w:rStyle w:val="FunctionTok"/>
          </w:rPr>
          <w:t xml:space="preserve">read.csv</w:t>
        </w:r>
      </w:ins>
      <w:ins w:id="231" w:author="PR Preview" w:date="2026-01-01T00:00:00Z">
        <w:r>
          <w:rPr>
            <w:rStyle w:val="NormalTok"/>
          </w:rPr>
          <w:t xml:space="preserve">(</w:t>
        </w:r>
      </w:ins>
      <w:ins w:id="232" w:author="PR Preview" w:date="2026-01-01T00:00:00Z">
        <w:r>
          <w:rPr>
            <w:rStyle w:val="StringTok"/>
          </w:rPr>
          <w:t xml:space="preserve">"data/auto.csv"</w:t>
        </w:r>
      </w:ins>
      <w:ins w:id="233" w:author="PR Preview" w:date="2026-01-01T00:00:00Z">
        <w:r>
          <w:rPr>
            <w:rStyle w:val="NormalTok"/>
          </w:rPr>
          <w:t xml:space="preserve">)</w:t>
        </w:r>
      </w:ins>
      <w:ins w:id="234" w:author="PR Preview" w:date="2026-01-01T00:00:00Z">
        <w:r>
          <w:br/>
        </w:r>
      </w:ins>
      <w:ins w:id="235" w:author="PR Preview" w:date="2026-01-01T00:00:00Z">
        <w:r>
          <w:br/>
        </w:r>
      </w:ins>
      <w:ins w:id="236" w:author="PR Preview" w:date="2026-01-01T00:00:00Z">
        <w:r>
          <w:rPr>
            <w:rStyle w:val="CommentTok"/>
          </w:rPr>
          <w:t xml:space="preserve"># the possible outcomes are the distinct cylinder counts in the data: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FunctionTok"/>
          </w:rPr>
          <w:t xml:space="preserve">sort</w:t>
        </w:r>
      </w:ins>
      <w:ins w:id="239" w:author="PR Preview" w:date="2026-01-01T00:00:00Z">
        <w:r>
          <w:rPr>
            <w:rStyle w:val="NormalTok"/>
          </w:rPr>
          <w:t xml:space="preserve">(</w:t>
        </w:r>
      </w:ins>
      <w:ins w:id="240" w:author="PR Preview" w:date="2026-01-01T00:00:00Z">
        <w:r>
          <w:rPr>
            <w:rStyle w:val="FunctionTok"/>
          </w:rPr>
          <w:t xml:space="preserve">unique</w:t>
        </w:r>
      </w:ins>
      <w:ins w:id="241" w:author="PR Preview" w:date="2026-01-01T00:00:00Z">
        <w:r>
          <w:rPr>
            <w:rStyle w:val="NormalTok"/>
          </w:rPr>
          <w:t xml:space="preserve">(auto</w:t>
        </w:r>
      </w:ins>
      <w:ins w:id="242" w:author="PR Preview" w:date="2026-01-01T00:00:00Z">
        <w:r>
          <w:rPr>
            <w:rStyle w:val="SpecialCharTok"/>
          </w:rPr>
          <w:t xml:space="preserve">$</w:t>
        </w:r>
      </w:ins>
      <w:ins w:id="243" w:author="PR Preview" w:date="2026-01-01T00:00:00Z">
        <w:r>
          <w:rPr>
            <w:rStyle w:val="NormalTok"/>
          </w:rPr>
          <w:t xml:space="preserve">cylinders))</w:t>
        </w:r>
      </w:ins>
      <w:ins w:id="244" w:author="PR Preview" w:date="2026-01-01T00:00:00Z">
        <w:r>
          <w:br/>
        </w:r>
      </w:ins>
      <w:ins w:id="245" w:author="PR Preview" w:date="2026-01-01T00:00:00Z">
        <w:r>
          <w:rPr>
            <w:rStyle w:val="CommentTok"/>
          </w:rPr>
          <w:t xml:space="preserve">#&gt; [1] 3 4 5 6 8</w:t>
        </w:r>
      </w:ins>
    </w:p>
    <w:bookmarkEnd w:id="13"/>
    <w:bookmarkStart w:id="15" w:name="def-sample-space"/>
    <w:p>
      <w:pPr>
        <w:pStyle w:val="FirstParagraph"/>
      </w:pPr>
      <w:ins w:id="246" w:author="PR Preview" w:date="2026-01-01T00:00:00Z">
        <w:r>
          <w:rPr>
            <w:b/>
            <w:bCs/>
          </w:rPr>
          <w:t xml:space="preserve">Definition 2 (Sample space)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The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rPr>
            <w:b/>
            <w:bCs/>
          </w:rPr>
          <w:t xml:space="preserve">sample space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of a</w:t>
        </w:r>
      </w:ins>
      <w:ins w:id="253" w:author="PR Preview" w:date="2026-01-01T00:00:00Z">
        <w:r>
          <w:t xml:space="preserve"> </w:t>
        </w:r>
      </w:ins>
      <w:hyperlink w:anchor="def-random-experiment">
        <w:ins w:id="254" w:author="PR Preview" w:date="2026-01-01T00:00:00Z">
          <w:r>
            <w:rPr>
              <w:rStyle w:val="Hyperlink"/>
            </w:rPr>
            <w:t xml:space="preserve">random experiment</w:t>
          </w:r>
        </w:ins>
      </w:hyperlink>
      <w:ins w:id="255" w:author="PR Preview" w:date="2026-01-01T00:00:00Z">
        <w:r>
          <w:t xml:space="preserve">, denoted</w:t>
        </w:r>
      </w:ins>
      <w:ins w:id="256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57" w:author="PR Preview" w:date="2026-01-01T00:00:00Z">
        <w:r>
          <w:t xml:space="preserve">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is the</w:t>
        </w:r>
      </w:ins>
      <w:ins w:id="260" w:author="PR Preview" w:date="2026-01-01T00:00:00Z">
        <w:r>
          <w:t xml:space="preserve"> </w:t>
        </w:r>
      </w:ins>
      <w:hyperlink r:id="rId14">
        <w:ins w:id="261" w:author="PR Preview" w:date="2026-01-01T00:00:00Z">
          <w:r>
            <w:rPr>
              <w:rStyle w:val="Hyperlink"/>
            </w:rPr>
            <w:t xml:space="preserve">set</w:t>
          </w:r>
        </w:ins>
      </w:hyperlink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of all of its possible outcomes.</w:t>
        </w:r>
      </w:ins>
    </w:p>
    <w:bookmarkEnd w:id="15"/>
    <w:bookmarkStart w:id="16" w:name="exm-sample-space"/>
    <w:p>
      <w:pPr>
        <w:pStyle w:val="BodyText"/>
      </w:pPr>
      <w:ins w:id="264" w:author="PR Preview" w:date="2026-01-01T00:00:00Z">
        <w:r>
          <w:rPr>
            <w:b/>
            <w:bCs/>
          </w:rPr>
          <w:t xml:space="preserve">Example 2 (Sample space of a die roll)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Rolling a six-sided die once has sample space</w:t>
        </w:r>
      </w:ins>
      <w:ins w:id="267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268" w:author="PR Preview" w:date="2026-01-01T00:00:00Z">
        <w:r>
          <w:t xml:space="preserve">.</w:t>
        </w:r>
      </w:ins>
    </w:p>
    <w:bookmarkEnd w:id="16"/>
    <w:bookmarkStart w:id="17" w:name="def-event"/>
    <w:p>
      <w:pPr>
        <w:pStyle w:val="BodyText"/>
      </w:pPr>
      <w:ins w:id="269" w:author="PR Preview" w:date="2026-01-01T00:00:00Z">
        <w:r>
          <w:rPr>
            <w:b/>
            <w:bCs/>
          </w:rPr>
          <w:t xml:space="preserve">Definition 3 (Event)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An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rPr>
            <w:b/>
            <w:bCs/>
          </w:rPr>
          <w:t xml:space="preserve">event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is a subset of the</w:t>
        </w:r>
      </w:ins>
      <w:ins w:id="276" w:author="PR Preview" w:date="2026-01-01T00:00:00Z">
        <w:r>
          <w:t xml:space="preserve"> </w:t>
        </w:r>
      </w:ins>
      <w:hyperlink w:anchor="def-sample-space">
        <w:ins w:id="277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278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79" w:author="PR Preview" w:date="2026-01-01T00:00:00Z">
        <w:r>
          <w:t xml:space="preserve">: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 set of outcomes.</w:t>
        </w:r>
      </w:ins>
    </w:p>
    <w:bookmarkEnd w:id="17"/>
    <w:p>
      <w:pPr>
        <w:pStyle w:val="BodyText"/>
      </w:pPr>
      <w:ins w:id="282" w:author="PR Preview" w:date="2026-01-01T00:00:00Z">
        <w:r>
          <w:rPr>
            <w:i/>
            <w:iCs/>
          </w:rPr>
          <w:t xml:space="preserve">Remark</w:t>
        </w:r>
      </w:ins>
      <w:ins w:id="283" w:author="PR Preview" w:date="2026-01-01T00:00:00Z">
        <w:r>
          <w:t xml:space="preserve">. </w:t>
        </w:r>
      </w:ins>
      <w:ins w:id="284" w:author="PR Preview" w:date="2026-01-01T00:00:00Z">
        <w:r>
          <w:t xml:space="preserve">When</w:t>
        </w:r>
      </w:ins>
      <w:ins w:id="28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is uncountable, such as an interval of real numbers,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only the subsets in a designated</w:t>
        </w:r>
      </w:ins>
      <w:ins w:id="290" w:author="PR Preview" w:date="2026-01-01T00:00:00Z">
        <w:r>
          <w:t xml:space="preserve"> </w:t>
        </w:r>
      </w:ins>
      <w:hyperlink r:id="rId18">
        <m:oMath>
          <m:r>
            <m:t>σ</m:t>
          </m:r>
        </m:oMath>
        <w:ins w:id="291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on</w:t>
        </w:r>
      </w:ins>
      <w:ins w:id="29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count as events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(some sources call a</w:t>
        </w:r>
      </w:ins>
      <w:ins w:id="300" w:author="PR Preview" w:date="2026-01-01T00:00:00Z">
        <w:r>
          <w:t xml:space="preserve"> </w:t>
        </w:r>
      </w:ins>
      <m:oMath>
        <m:r>
          <m:t>σ</m:t>
        </m:r>
      </m:oMath>
      <w:ins w:id="301" w:author="PR Preview" w:date="2026-01-01T00:00:00Z">
        <w:r>
          <w:t xml:space="preserve">-algebra a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rPr>
            <w:b/>
            <w:bCs/>
          </w:rPr>
          <w:t xml:space="preserve">Borel field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(Casella and Berger 2002, Def. 1.2.1)</w:t>
        </w:r>
      </w:ins>
      <w:ins w:id="306" w:author="PR Preview" w:date="2026-01-01T00:00:00Z">
        <w:r>
          <w:t xml:space="preserve">);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every set that arises in these notes is in</w:t>
        </w:r>
      </w:ins>
      <w:ins w:id="3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When</w:t>
        </w:r>
      </w:ins>
      <w:ins w:id="31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is finite or</w:t>
        </w:r>
      </w:ins>
      <w:ins w:id="316" w:author="PR Preview" w:date="2026-01-01T00:00:00Z">
        <w:r>
          <w:t xml:space="preserve"> </w:t>
        </w:r>
      </w:ins>
      <w:hyperlink r:id="rId19">
        <w:ins w:id="317" w:author="PR Preview" w:date="2026-01-01T00:00:00Z">
          <w:r>
            <w:rPr>
              <w:rStyle w:val="Hyperlink"/>
            </w:rPr>
            <w:t xml:space="preserve">countably infinite</w:t>
          </w:r>
        </w:ins>
      </w:hyperlink>
      <w:ins w:id="318" w:author="PR Preview" w:date="2026-01-01T00:00:00Z">
        <w:r>
          <w:t xml:space="preserve">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every subset of</w:t>
        </w:r>
      </w:ins>
      <w:ins w:id="32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can be an event,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because the collection of all subsets of</w:t>
        </w:r>
      </w:ins>
      <w:ins w:id="326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 a</w:t>
        </w:r>
      </w:ins>
      <w:ins w:id="329" w:author="PR Preview" w:date="2026-01-01T00:00:00Z">
        <w:r>
          <w:t xml:space="preserve"> </w:t>
        </w:r>
      </w:ins>
      <m:oMath>
        <m:r>
          <m:t>σ</m:t>
        </m:r>
      </m:oMath>
      <w:ins w:id="330" w:author="PR Preview" w:date="2026-01-01T00:00:00Z">
        <w:r>
          <w:t xml:space="preserve">-algebra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(</w:t>
        </w:r>
      </w:ins>
      <w:hyperlink r:id="rId20">
        <w:ins w:id="333" w:author="PR Preview" w:date="2026-01-01T00:00:00Z">
          <w:r>
            <w:rPr>
              <w:rStyle w:val="Hyperlink"/>
            </w:rPr>
            <w:t xml:space="preserve">all subsets form a</w:t>
          </w:r>
        </w:ins>
        <w:ins w:id="334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335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36" w:author="PR Preview" w:date="2026-01-01T00:00:00Z">
        <w:r>
          <w:t xml:space="preserve">),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as in</w:t>
        </w:r>
      </w:ins>
      <w:ins w:id="339" w:author="PR Preview" w:date="2026-01-01T00:00:00Z">
        <w:r>
          <w:t xml:space="preserve"> </w:t>
        </w:r>
      </w:ins>
      <w:hyperlink r:id="rId21">
        <m:oMath>
          <m:r>
            <m:t>σ</m:t>
          </m:r>
        </m:oMath>
        <w:ins w:id="340" w:author="PR Preview" w:date="2026-01-01T00:00:00Z">
          <w:r>
            <w:rPr>
              <w:rStyle w:val="Hyperlink"/>
            </w:rPr>
            <w:t xml:space="preserve">-algebras for die rolls</w:t>
          </w:r>
        </w:ins>
      </w:hyperlink>
      <w:ins w:id="341" w:author="PR Preview" w:date="2026-01-01T00:00:00Z">
        <w:r>
          <w:t xml:space="preserve">.</w:t>
        </w:r>
      </w:ins>
    </w:p>
    <w:bookmarkStart w:id="22" w:name="exm-event"/>
    <w:p>
      <w:pPr>
        <w:pStyle w:val="BodyText"/>
      </w:pPr>
      <w:ins w:id="342" w:author="PR Preview" w:date="2026-01-01T00:00:00Z">
        <w:r>
          <w:rPr>
            <w:b/>
            <w:bCs/>
          </w:rPr>
          <w:t xml:space="preserve">Example 3 (Rolling an even number)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In</w:t>
        </w:r>
      </w:ins>
      <w:ins w:id="345" w:author="PR Preview" w:date="2026-01-01T00:00:00Z">
        <w:r>
          <w:t xml:space="preserve"> </w:t>
        </w:r>
      </w:ins>
      <w:hyperlink w:anchor="exm-sample-space">
        <w:ins w:id="346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the event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“the roll is even”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is</w:t>
        </w:r>
      </w:ins>
      <w:ins w:id="3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55" w:author="PR Preview" w:date="2026-01-01T00:00:00Z">
        <w:r>
          <w:t xml:space="preserve">.</w:t>
        </w:r>
      </w:ins>
    </w:p>
    <w:bookmarkEnd w:id="22"/>
    <w:bookmarkStart w:id="23" w:name="def-occurs"/>
    <w:p>
      <w:pPr>
        <w:pStyle w:val="BodyText"/>
      </w:pPr>
      <w:ins w:id="356" w:author="PR Preview" w:date="2026-01-01T00:00:00Z">
        <w:r>
          <w:rPr>
            <w:b/>
            <w:bCs/>
          </w:rPr>
          <w:t xml:space="preserve">Definition 4 (Occurrence of an event)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An</w:t>
        </w:r>
      </w:ins>
      <w:ins w:id="359" w:author="PR Preview" w:date="2026-01-01T00:00:00Z">
        <w:r>
          <w:t xml:space="preserve"> </w:t>
        </w:r>
      </w:ins>
      <w:hyperlink w:anchor="def-event">
        <w:ins w:id="360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361" w:author="PR Preview" w:date="2026-01-01T00:00:00Z">
        <w:r>
          <w:t xml:space="preserve"> </w:t>
        </w:r>
      </w:ins>
      <m:oMath>
        <m:r>
          <m:t>A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rPr>
            <w:b/>
            <w:bCs/>
          </w:rPr>
          <w:t xml:space="preserve">occurs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when the outcome of the experiment is in</w:t>
        </w:r>
      </w:ins>
      <w:ins w:id="366" w:author="PR Preview" w:date="2026-01-01T00:00:00Z">
        <w:r>
          <w:t xml:space="preserve"> </w:t>
        </w:r>
      </w:ins>
      <m:oMath>
        <m:r>
          <m:t>A</m:t>
        </m:r>
      </m:oMath>
      <w:ins w:id="367" w:author="PR Preview" w:date="2026-01-01T00:00:00Z">
        <w:r>
          <w:t xml:space="preserve">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and does not occur when the outcome is not in</w:t>
        </w:r>
      </w:ins>
      <w:ins w:id="370" w:author="PR Preview" w:date="2026-01-01T00:00:00Z">
        <w:r>
          <w:t xml:space="preserve"> </w:t>
        </w:r>
      </w:ins>
      <m:oMath>
        <m:r>
          <m:t>A</m:t>
        </m:r>
      </m:oMath>
      <w:ins w:id="371" w:author="PR Preview" w:date="2026-01-01T00:00:00Z">
        <w:r>
          <w:t xml:space="preserve">.</w:t>
        </w:r>
      </w:ins>
    </w:p>
    <w:bookmarkEnd w:id="23"/>
    <w:bookmarkStart w:id="24" w:name="exm-occurs"/>
    <w:p>
      <w:pPr>
        <w:pStyle w:val="BodyText"/>
      </w:pPr>
      <w:ins w:id="372" w:author="PR Preview" w:date="2026-01-01T00:00:00Z">
        <w:r>
          <w:rPr>
            <w:b/>
            <w:bCs/>
          </w:rPr>
          <w:t xml:space="preserve">Example 4 (Rolling a 4)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In</w:t>
        </w:r>
      </w:ins>
      <w:ins w:id="375" w:author="PR Preview" w:date="2026-01-01T00:00:00Z">
        <w:r>
          <w:t xml:space="preserve"> </w:t>
        </w:r>
      </w:ins>
      <w:hyperlink w:anchor="exm-event">
        <w:ins w:id="37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77" w:author="PR Preview" w:date="2026-01-01T00:00:00Z">
        <w:r>
          <w:t xml:space="preserve">, if the die shows 4,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the event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“the roll is even”</w:t>
        </w:r>
      </w:ins>
      <w:ins w:id="382" w:author="PR Preview" w:date="2026-01-01T00:00:00Z">
        <w:r>
          <w:t xml:space="preserve">,</w:t>
        </w:r>
      </w:ins>
      <w:ins w:id="38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84" w:author="PR Preview" w:date="2026-01-01T00:00:00Z">
        <w:r>
          <w:t xml:space="preserve">, occurs,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because</w:t>
        </w:r>
      </w:ins>
      <w:ins w:id="387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88" w:author="PR Preview" w:date="2026-01-01T00:00:00Z">
        <w:r>
          <w:t xml:space="preserve">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and the event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“the roll is at most 2”</w:t>
        </w:r>
      </w:ins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395" w:author="PR Preview" w:date="2026-01-01T00:00:00Z">
        <w:r>
          <w:t xml:space="preserve">, does not occur.</w:t>
        </w:r>
      </w:ins>
    </w:p>
    <w:bookmarkEnd w:id="24"/>
    <w:bookmarkStart w:id="25" w:name="def-complement"/>
    <w:p>
      <w:pPr>
        <w:pStyle w:val="BodyText"/>
      </w:pPr>
      <w:ins w:id="396" w:author="PR Preview" w:date="2026-01-01T00:00:00Z">
        <w:r>
          <w:rPr>
            <w:b/>
            <w:bCs/>
          </w:rPr>
          <w:t xml:space="preserve">Definition 5 (Complement of an event)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The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rPr>
            <w:b/>
            <w:bCs/>
          </w:rPr>
          <w:t xml:space="preserve">complement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of an</w:t>
        </w:r>
      </w:ins>
      <w:ins w:id="403" w:author="PR Preview" w:date="2026-01-01T00:00:00Z">
        <w:r>
          <w:t xml:space="preserve"> </w:t>
        </w:r>
      </w:ins>
      <w:hyperlink w:anchor="def-event">
        <w:ins w:id="404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405" w:author="PR Preview" w:date="2026-01-01T00:00:00Z">
        <w:r>
          <w:t xml:space="preserve"> </w:t>
        </w:r>
      </w:ins>
      <m:oMath>
        <m:r>
          <m:t>A</m:t>
        </m:r>
      </m:oMath>
      <w:ins w:id="406" w:author="PR Preview" w:date="2026-01-01T00:00:00Z">
        <w:r>
          <w:t xml:space="preserve">, denoted</w:t>
        </w:r>
      </w:ins>
      <w:ins w:id="40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</m:oMath>
      <w:ins w:id="408" w:author="PR Preview" w:date="2026-01-01T00:00:00Z">
        <w:r>
          <w:t xml:space="preserve">,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is the event that</w:t>
        </w:r>
      </w:ins>
      <w:ins w:id="411" w:author="PR Preview" w:date="2026-01-01T00:00:00Z">
        <w:r>
          <w:t xml:space="preserve"> </w:t>
        </w:r>
      </w:ins>
      <m:oMath>
        <m:r>
          <m:t>A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does not</w:t>
        </w:r>
      </w:ins>
      <w:ins w:id="414" w:author="PR Preview" w:date="2026-01-01T00:00:00Z">
        <w:r>
          <w:t xml:space="preserve"> </w:t>
        </w:r>
      </w:ins>
      <w:hyperlink w:anchor="def-occurs">
        <w:ins w:id="415" w:author="PR Preview" w:date="2026-01-01T00:00:00Z">
          <w:r>
            <w:rPr>
              <w:rStyle w:val="Hyperlink"/>
            </w:rPr>
            <w:t xml:space="preserve">occur</w:t>
          </w:r>
        </w:ins>
      </w:hyperlink>
      <w:ins w:id="416" w:author="PR Preview" w:date="2026-01-01T00:00:00Z">
        <w:r>
          <w:t xml:space="preserve">: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 set of outcomes in the sample space</w:t>
        </w:r>
      </w:ins>
      <w:ins w:id="41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that are not in</w:t>
        </w:r>
      </w:ins>
      <w:ins w:id="422" w:author="PR Preview" w:date="2026-01-01T00:00:00Z">
        <w:r>
          <w:t xml:space="preserve"> </w:t>
        </w:r>
      </w:ins>
      <m:oMath>
        <m:r>
          <m:t>A</m:t>
        </m:r>
      </m:oMath>
      <w:ins w:id="423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del w:id="424" w:author="PR Preview" w:date="2026-01-01T00:00:00Z">
        <w:r>
          <w:rPr>
            <w:b/>
            <w:bCs/>
          </w:rPr>
          <w:delText xml:space="preserve">Example 4 (Rolling an odd number)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In</w:delText>
        </w:r>
      </w:del>
      <w:del w:id="427" w:author="PR Preview" w:date="2026-01-01T00:00:00Z">
        <w:r>
          <w:delText xml:space="preserve"> </w:delText>
        </w:r>
      </w:del>
      <w:hyperlink w:anchor="exm-event">
        <w:del w:id="428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429" w:author="PR Preview" w:date="2026-01-01T00:00:00Z">
        <w:r>
          <w:delText xml:space="preserve">,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the complement of the event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“the roll is even”</w:delText>
        </w:r>
      </w:del>
      <w:del w:id="434" w:author="PR Preview" w:date="2026-01-01T00:00:00Z">
        <w:r>
          <w:delText xml:space="preserve">,</w:delText>
        </w:r>
      </w:del>
      <w:del w:id="4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436" w:author="PR Preview" w:date="2026-01-01T00:00:00Z">
        <w:r>
          <w:delText xml:space="preserve">,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is the event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“the roll is odd”</w:delText>
        </w:r>
      </w:del>
      <w:del w:id="441" w:author="PR Preview" w:date="2026-01-01T00:00:00Z">
        <w:r>
          <w:delText xml:space="preserve">,</w:delText>
        </w:r>
      </w:del>
      <w:del w:id="442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443" w:author="PR Preview" w:date="2026-01-01T00:00:00Z">
        <w:r>
          <w:delText xml:space="preserve">.</w:delText>
        </w:r>
      </w:del>
    </w:p>
    <w:p>
      <w:pPr>
        <w:pStyle w:val="BodyText"/>
      </w:pPr>
      <w:del w:id="444" w:author="PR Preview" w:date="2026-01-01T00:00:00Z">
        <w:r>
          <w:rPr>
            <w:b/>
            <w:bCs/>
          </w:rPr>
          <w:delText xml:space="preserve">Definition 5 (Mutually exclusive events)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Finitely or countably many sets</w:delText>
        </w:r>
      </w:del>
      <w:del w:id="44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48" w:author="PR Preview" w:date="2026-01-01T00:00:00Z">
        <w:r>
          <w:delText xml:space="preserve">,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such as</w:delText>
        </w:r>
      </w:del>
      <w:del w:id="451" w:author="PR Preview" w:date="2026-01-01T00:00:00Z">
        <w:r>
          <w:delText xml:space="preserve"> </w:delText>
        </w:r>
      </w:del>
      <w:hyperlink w:anchor="def-event">
        <w:del w:id="452" w:author="PR Preview" w:date="2026-01-01T00:00:00Z">
          <w:r>
            <w:rPr>
              <w:rStyle w:val="Hyperlink"/>
            </w:rPr>
            <w:delText xml:space="preserve">events</w:delText>
          </w:r>
        </w:del>
      </w:hyperlink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are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rPr>
            <w:b/>
            <w:bCs/>
          </w:rPr>
          <w:delText xml:space="preserve">mutually exclusive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(also called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rPr>
            <w:b/>
            <w:bCs/>
          </w:rPr>
          <w:delText xml:space="preserve">disjoint</w:delText>
        </w:r>
      </w:del>
      <w:del w:id="462" w:author="PR Preview" w:date="2026-01-01T00:00:00Z">
        <w:r>
          <w:delText xml:space="preserve">,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rPr>
            <w:b/>
            <w:bCs/>
          </w:rPr>
          <w:delText xml:space="preserve">pairwise disjoint</w:delText>
        </w:r>
      </w:del>
      <w:del w:id="465" w:author="PR Preview" w:date="2026-01-01T00:00:00Z">
        <w:r>
          <w:delText xml:space="preserve">, or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rPr>
            <w:b/>
            <w:bCs/>
          </w:rPr>
          <w:delText xml:space="preserve">mutually disjoint</w:delText>
        </w:r>
      </w:del>
      <w:del w:id="468" w:author="PR Preview" w:date="2026-01-01T00:00:00Z">
        <w:r>
          <w:delText xml:space="preserve">)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when no two of them share an element:</w:delText>
        </w:r>
      </w:del>
    </w:p>
    <w:p>
      <w:pPr>
        <w:pStyle w:val="BodyText"/>
      </w:pPr>
      <w:ins w:id="471" w:author="PR Preview" w:date="2026-01-01T00:00:00Z">
        <w:r>
          <w:rPr>
            <w:b/>
            <w:bCs/>
          </w:rPr>
          <w:t xml:space="preserve">Example 5 (Rolling an odd number)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In</w:t>
        </w:r>
      </w:ins>
      <w:ins w:id="474" w:author="PR Preview" w:date="2026-01-01T00:00:00Z">
        <w:r>
          <w:t xml:space="preserve"> </w:t>
        </w:r>
      </w:ins>
      <w:hyperlink w:anchor="exm-event">
        <w:ins w:id="47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the complement of the event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“the roll is even”</w:t>
        </w:r>
      </w:ins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83" w:author="PR Preview" w:date="2026-01-01T00:00:00Z">
        <w:r>
          <w:t xml:space="preserve">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is the event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“the roll is odd”</w:t>
        </w:r>
      </w:ins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490" w:author="PR Preview" w:date="2026-01-01T00:00:00Z">
        <w:r>
          <w:t xml:space="preserve">.</w:t>
        </w:r>
      </w:ins>
    </w:p>
    <w:bookmarkEnd w:id="26"/>
    <w:bookmarkStart w:id="27" w:name="def-mutually-exclusive"/>
    <w:p>
      <w:pPr>
        <w:pStyle w:val="BodyText"/>
      </w:pPr>
      <w:ins w:id="491" w:author="PR Preview" w:date="2026-01-01T00:00:00Z">
        <w:r>
          <w:rPr>
            <w:b/>
            <w:bCs/>
          </w:rPr>
          <w:t xml:space="preserve">Definition 6 (Mutually exclusive events)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Finitely or countably many sets</w:t>
        </w:r>
      </w:ins>
      <w:ins w:id="49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95" w:author="PR Preview" w:date="2026-01-01T00:00:00Z">
        <w:r>
          <w:t xml:space="preserve">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such as</w:t>
        </w:r>
      </w:ins>
      <w:ins w:id="498" w:author="PR Preview" w:date="2026-01-01T00:00:00Z">
        <w:r>
          <w:t xml:space="preserve"> </w:t>
        </w:r>
      </w:ins>
      <w:hyperlink w:anchor="def-event">
        <w:ins w:id="499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are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rPr>
            <w:b/>
            <w:bCs/>
          </w:rPr>
          <w:t xml:space="preserve">mutually exclusive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(also called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rPr>
            <w:b/>
            <w:bCs/>
          </w:rPr>
          <w:t xml:space="preserve">disjoint</w:t>
        </w:r>
      </w:ins>
      <w:ins w:id="509" w:author="PR Preview" w:date="2026-01-01T00:00:00Z">
        <w:r>
          <w:t xml:space="preserve">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rPr>
            <w:b/>
            <w:bCs/>
          </w:rPr>
          <w:t xml:space="preserve">pairwise disjoint</w:t>
        </w:r>
      </w:ins>
      <w:ins w:id="512" w:author="PR Preview" w:date="2026-01-01T00:00:00Z">
        <w:r>
          <w:t xml:space="preserve">, or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rPr>
            <w:b/>
            <w:bCs/>
          </w:rPr>
          <w:t xml:space="preserve">mutually disjoint</w:t>
        </w:r>
      </w:ins>
      <w:ins w:id="515" w:author="PR Preview" w:date="2026-01-01T00:00:00Z">
        <w:r>
          <w:t xml:space="preserve">)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when no two of them share an element: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del w:id="518" w:author="PR Preview" w:date="2026-01-01T00:00:00Z">
        <w:r>
          <w:rPr>
            <w:b/>
            <w:bCs/>
          </w:rPr>
          <w:delText xml:space="preserve">Example 5 (Low and high rolls)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In</w:delText>
        </w:r>
      </w:del>
      <w:del w:id="521" w:author="PR Preview" w:date="2026-01-01T00:00:00Z">
        <w:r>
          <w:delText xml:space="preserve"> </w:delText>
        </w:r>
      </w:del>
      <w:hyperlink w:anchor="exm-sample-space">
        <w:del w:id="522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523" w:author="PR Preview" w:date="2026-01-01T00:00:00Z">
        <w:r>
          <w:delText xml:space="preserve">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the events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“the roll is at most 2”</w:delText>
        </w:r>
      </w:del>
      <w:del w:id="528" w:author="PR Preview" w:date="2026-01-01T00:00:00Z">
        <w:r>
          <w:delText xml:space="preserve">,</w:delText>
        </w:r>
      </w:del>
      <w:del w:id="5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530" w:author="PR Preview" w:date="2026-01-01T00:00:00Z">
        <w:r>
          <w:delText xml:space="preserve">,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and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“the roll is at least 5”</w:delText>
        </w:r>
      </w:del>
      <w:del w:id="535" w:author="PR Preview" w:date="2026-01-01T00:00:00Z">
        <w:r>
          <w:delText xml:space="preserve">,</w:delText>
        </w:r>
      </w:del>
      <w:del w:id="5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37" w:author="PR Preview" w:date="2026-01-01T00:00:00Z">
        <w:r>
          <w:delText xml:space="preserve">,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are mutually exclusive: no roll is in both.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The events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“the roll is even”</w:delText>
        </w:r>
      </w:del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46" w:author="PR Preview" w:date="2026-01-01T00:00:00Z">
        <w:r>
          <w:delText xml:space="preserve">,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and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“the roll is at most 2”</w:delText>
        </w:r>
      </w:del>
      <w:del w:id="551" w:author="PR Preview" w:date="2026-01-01T00:00:00Z">
        <w:r>
          <w:delText xml:space="preserve">,</w:delText>
        </w:r>
      </w:del>
      <w:del w:id="5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553" w:author="PR Preview" w:date="2026-01-01T00:00:00Z">
        <w:r>
          <w:delText xml:space="preserve">,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are not mutually exclusive: a roll of 2 is in both.</w:delText>
        </w:r>
      </w:del>
    </w:p>
    <w:p>
      <w:pPr>
        <w:pStyle w:val="BodyText"/>
      </w:pPr>
      <w:del w:id="556" w:author="PR Preview" w:date="2026-01-01T00:00:00Z">
        <w:r>
          <w:rPr>
            <w:b/>
            <w:bCs/>
          </w:rPr>
          <w:delText xml:space="preserve">Definition 6 (Partition of an event)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A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rPr>
            <w:b/>
            <w:bCs/>
          </w:rPr>
          <w:delText xml:space="preserve">partition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of an</w:delText>
        </w:r>
      </w:del>
      <w:del w:id="563" w:author="PR Preview" w:date="2026-01-01T00:00:00Z">
        <w:r>
          <w:delText xml:space="preserve"> </w:delText>
        </w:r>
      </w:del>
      <w:hyperlink w:anchor="def-event">
        <w:del w:id="564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565" w:author="PR Preview" w:date="2026-01-01T00:00:00Z">
        <w:r>
          <w:delText xml:space="preserve"> </w:delText>
        </w:r>
      </w:del>
      <m:oMath>
        <m:r>
          <m:t>A</m:t>
        </m:r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is a finite or countably infinite collection of events</w:delText>
        </w:r>
      </w:del>
      <w:del w:id="56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that satisfies:</w:delText>
        </w:r>
      </w:del>
    </w:p>
    <w:p>
      <w:pPr>
        <w:pStyle w:val="BodyText"/>
      </w:pPr>
      <w:ins w:id="571" w:author="PR Preview" w:date="2026-01-01T00:00:00Z">
        <w:r>
          <w:rPr>
            <w:b/>
            <w:bCs/>
          </w:rPr>
          <w:t xml:space="preserve">Example 6 (Low and high rolls)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In</w:t>
        </w:r>
      </w:ins>
      <w:ins w:id="574" w:author="PR Preview" w:date="2026-01-01T00:00:00Z">
        <w:r>
          <w:t xml:space="preserve"> </w:t>
        </w:r>
      </w:ins>
      <w:hyperlink w:anchor="exm-sample-space">
        <w:ins w:id="575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576" w:author="PR Preview" w:date="2026-01-01T00:00:00Z">
        <w:r>
          <w:t xml:space="preserve">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the events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“the roll is at most 2”</w:t>
        </w:r>
      </w:ins>
      <w:ins w:id="581" w:author="PR Preview" w:date="2026-01-01T00:00:00Z">
        <w:r>
          <w:t xml:space="preserve">,</w:t>
        </w:r>
      </w:ins>
      <w:ins w:id="58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583" w:author="PR Preview" w:date="2026-01-01T00:00:00Z">
        <w:r>
          <w:t xml:space="preserve">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and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“the roll is at least 5”</w:t>
        </w:r>
      </w:ins>
      <w:ins w:id="588" w:author="PR Preview" w:date="2026-01-01T00:00:00Z">
        <w:r>
          <w:t xml:space="preserve">,</w:t>
        </w:r>
      </w:ins>
      <w:ins w:id="58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90" w:author="PR Preview" w:date="2026-01-01T00:00:00Z">
        <w:r>
          <w:t xml:space="preserve">,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are mutually exclusive: no roll is in both.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The events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“the roll is even”</w:t>
        </w:r>
      </w:ins>
      <w:ins w:id="597" w:author="PR Preview" w:date="2026-01-01T00:00:00Z">
        <w:r>
          <w:t xml:space="preserve">,</w:t>
        </w:r>
      </w:ins>
      <w:ins w:id="59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99" w:author="PR Preview" w:date="2026-01-01T00:00:00Z">
        <w:r>
          <w:t xml:space="preserve">,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and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“the roll is at most 2”</w:t>
        </w:r>
      </w:ins>
      <w:ins w:id="604" w:author="PR Preview" w:date="2026-01-01T00:00:00Z">
        <w:r>
          <w:t xml:space="preserve">,</w:t>
        </w:r>
      </w:ins>
      <w:ins w:id="60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606" w:author="PR Preview" w:date="2026-01-01T00:00:00Z">
        <w:r>
          <w:t xml:space="preserve">,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are not mutually exclusive: a roll of 2 is in both.</w:t>
        </w:r>
      </w:ins>
    </w:p>
    <w:bookmarkEnd w:id="29"/>
    <w:bookmarkStart w:id="30" w:name="def-partition"/>
    <w:p>
      <w:pPr>
        <w:pStyle w:val="BodyText"/>
      </w:pPr>
      <w:ins w:id="609" w:author="PR Preview" w:date="2026-01-01T00:00:00Z">
        <w:r>
          <w:rPr>
            <w:b/>
            <w:bCs/>
          </w:rPr>
          <w:t xml:space="preserve">Definition 7 (Partition of an event)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A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rPr>
            <w:b/>
            <w:bCs/>
          </w:rPr>
          <w:t xml:space="preserve">partition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of an</w:t>
        </w:r>
      </w:ins>
      <w:ins w:id="616" w:author="PR Preview" w:date="2026-01-01T00:00:00Z">
        <w:r>
          <w:t xml:space="preserve"> </w:t>
        </w:r>
      </w:ins>
      <w:hyperlink w:anchor="def-event">
        <w:ins w:id="617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618" w:author="PR Preview" w:date="2026-01-01T00:00:00Z">
        <w:r>
          <w:t xml:space="preserve"> </w:t>
        </w:r>
      </w:ins>
      <m:oMath>
        <m:r>
          <m:t>A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is a finite or countably infinite collection of events</w:t>
        </w:r>
      </w:ins>
      <w:ins w:id="62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del w:id="624" w:author="PR Preview" w:date="2026-01-01T00:00:00Z">
        <w:r>
          <w:rPr>
            <w:b/>
            <w:bCs/>
          </w:rPr>
          <w:delText xml:space="preserve">Example 6 (Partitioning the die roll)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In</w:delText>
        </w:r>
      </w:del>
      <w:del w:id="627" w:author="PR Preview" w:date="2026-01-01T00:00:00Z">
        <w:r>
          <w:delText xml:space="preserve"> </w:delText>
        </w:r>
      </w:del>
      <w:hyperlink w:anchor="exm-sample-space">
        <w:del w:id="628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the events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“the roll is even”</w:delText>
        </w:r>
      </w:del>
      <w:del w:id="634" w:author="PR Preview" w:date="2026-01-01T00:00:00Z">
        <w:r>
          <w:delText xml:space="preserve">,</w:delText>
        </w:r>
      </w:del>
      <w:del w:id="6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636" w:author="PR Preview" w:date="2026-01-01T00:00:00Z">
        <w:r>
          <w:delText xml:space="preserve">,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and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“the roll is odd”</w:delText>
        </w:r>
      </w:del>
      <w:del w:id="641" w:author="PR Preview" w:date="2026-01-01T00:00:00Z">
        <w:r>
          <w:delText xml:space="preserve">,</w:delText>
        </w:r>
      </w:del>
      <w:del w:id="6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643" w:author="PR Preview" w:date="2026-01-01T00:00:00Z">
        <w:r>
          <w:delText xml:space="preserve">,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are mutually exclusive, and their union is</w:delText>
        </w:r>
      </w:del>
      <w:del w:id="64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47" w:author="PR Preview" w:date="2026-01-01T00:00:00Z">
        <w:r>
          <w:delText xml:space="preserve">,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so they partition the sample space.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So do the six single-outcome events</w:delText>
        </w:r>
      </w:del>
      <w:del w:id="6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653" w:author="PR Preview" w:date="2026-01-01T00:00:00Z">
        <w:r>
          <w:delText xml:space="preserve">.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The events</w:delText>
        </w:r>
      </w:del>
      <w:del w:id="65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and</w:delText>
        </w:r>
      </w:del>
      <w:del w:id="6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from</w:delText>
        </w:r>
      </w:del>
      <w:del w:id="662" w:author="PR Preview" w:date="2026-01-01T00:00:00Z">
        <w:r>
          <w:delText xml:space="preserve"> </w:delText>
        </w:r>
      </w:del>
      <w:hyperlink w:anchor="exm-mutually-exclusive">
        <w:del w:id="663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do not partition</w:delText>
        </w:r>
      </w:del>
      <w:del w:id="66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67" w:author="PR Preview" w:date="2026-01-01T00:00:00Z">
        <w:r>
          <w:delText xml:space="preserve">: their union leaves out 3 and 4.</w:delText>
        </w:r>
      </w:del>
    </w:p>
    <w:p>
      <w:pPr>
        <w:pStyle w:val="BodyText"/>
      </w:pPr>
      <w:del w:id="668" w:author="PR Preview" w:date="2026-01-01T00:00:00Z">
        <w:r>
          <w:rPr>
            <w:b/>
            <w:bCs/>
          </w:rPr>
          <w:delText xml:space="preserve">Definition 7 (Probability measure)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A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rPr>
            <w:b/>
            <w:bCs/>
          </w:rPr>
          <w:delText xml:space="preserve">probability measure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on a</w:delText>
        </w:r>
      </w:del>
      <w:del w:id="675" w:author="PR Preview" w:date="2026-01-01T00:00:00Z">
        <w:r>
          <w:delText xml:space="preserve"> </w:delText>
        </w:r>
      </w:del>
      <w:hyperlink w:anchor="def-sample-space">
        <w:del w:id="676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677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78" w:author="PR Preview" w:date="2026-01-01T00:00:00Z">
        <w:r>
          <w:delText xml:space="preserve">,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often denoted</w:delText>
        </w:r>
      </w:del>
      <w:del w:id="68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or</w:delText>
        </w:r>
      </w:del>
      <w:del w:id="68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685" w:author="PR Preview" w:date="2026-01-01T00:00:00Z">
        <w:r>
          <w:delText xml:space="preserve">,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is a</w:delText>
        </w:r>
      </w:del>
      <w:del w:id="688" w:author="PR Preview" w:date="2026-01-01T00:00:00Z">
        <w:r>
          <w:delText xml:space="preserve"> </w:delText>
        </w:r>
      </w:del>
      <w:hyperlink r:id="rId32">
        <w:del w:id="689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on the</w:delText>
        </w:r>
      </w:del>
      <w:del w:id="692" w:author="PR Preview" w:date="2026-01-01T00:00:00Z">
        <w:r>
          <w:delText xml:space="preserve"> </w:delText>
        </w:r>
      </w:del>
      <w:hyperlink w:anchor="def-event">
        <w:del w:id="693" w:author="PR Preview" w:date="2026-01-01T00:00:00Z">
          <w:r>
            <w:rPr>
              <w:rStyle w:val="Hyperlink"/>
            </w:rPr>
            <w:delText xml:space="preserve">events</w:delText>
          </w:r>
        </w:del>
      </w:hyperlink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of</w:delText>
        </w:r>
      </w:del>
      <w:del w:id="69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that gives the whole sample space probability 1:</w:delText>
        </w:r>
      </w:del>
    </w:p>
    <w:p>
      <w:pPr>
        <w:pStyle w:val="BodyText"/>
      </w:pPr>
      <w:ins w:id="699" w:author="PR Preview" w:date="2026-01-01T00:00:00Z">
        <w:r>
          <w:rPr>
            <w:b/>
            <w:bCs/>
          </w:rPr>
          <w:t xml:space="preserve">Example 7 (Partitioning the die roll)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In</w:t>
        </w:r>
      </w:ins>
      <w:ins w:id="702" w:author="PR Preview" w:date="2026-01-01T00:00:00Z">
        <w:r>
          <w:t xml:space="preserve"> </w:t>
        </w:r>
      </w:ins>
      <w:hyperlink w:anchor="exm-sample-space">
        <w:ins w:id="70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704" w:author="PR Preview" w:date="2026-01-01T00:00:00Z">
        <w:r>
          <w:t xml:space="preserve">,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the events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“the roll is even”</w:t>
        </w:r>
      </w:ins>
      <w:ins w:id="709" w:author="PR Preview" w:date="2026-01-01T00:00:00Z">
        <w:r>
          <w:t xml:space="preserve">,</w:t>
        </w:r>
      </w:ins>
      <w:ins w:id="71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711" w:author="PR Preview" w:date="2026-01-01T00:00:00Z">
        <w:r>
          <w:t xml:space="preserve">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and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“the roll is odd”</w:t>
        </w:r>
      </w:ins>
      <w:ins w:id="716" w:author="PR Preview" w:date="2026-01-01T00:00:00Z">
        <w:r>
          <w:t xml:space="preserve">,</w:t>
        </w:r>
      </w:ins>
      <w:ins w:id="71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718" w:author="PR Preview" w:date="2026-01-01T00:00:00Z">
        <w:r>
          <w:t xml:space="preserve">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are mutually exclusive, and their union is</w:t>
        </w:r>
      </w:ins>
      <w:ins w:id="72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22" w:author="PR Preview" w:date="2026-01-01T00:00:00Z">
        <w:r>
          <w:t xml:space="preserve">,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so they partition the sample space.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So do the six single-outcome events</w:t>
        </w:r>
      </w:ins>
      <w:ins w:id="72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728" w:author="PR Preview" w:date="2026-01-01T00:00:00Z">
        <w:r>
          <w:t xml:space="preserve">.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The events</w:t>
        </w:r>
      </w:ins>
      <w:ins w:id="73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and</w:t>
        </w:r>
      </w:ins>
      <w:ins w:id="73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from</w:t>
        </w:r>
      </w:ins>
      <w:ins w:id="737" w:author="PR Preview" w:date="2026-01-01T00:00:00Z">
        <w:r>
          <w:t xml:space="preserve"> </w:t>
        </w:r>
      </w:ins>
      <w:hyperlink w:anchor="exm-mutually-exclusive">
        <w:ins w:id="738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do not partition</w:t>
        </w:r>
      </w:ins>
      <w:ins w:id="74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42" w:author="PR Preview" w:date="2026-01-01T00:00:00Z">
        <w:r>
          <w:t xml:space="preserve">: their union leaves out 3 and 4.</w:t>
        </w:r>
      </w:ins>
    </w:p>
    <w:bookmarkEnd w:id="31"/>
    <w:bookmarkStart w:id="33" w:name="def-probability"/>
    <w:p>
      <w:pPr>
        <w:pStyle w:val="BodyText"/>
      </w:pPr>
      <w:ins w:id="743" w:author="PR Preview" w:date="2026-01-01T00:00:00Z">
        <w:r>
          <w:rPr>
            <w:b/>
            <w:bCs/>
          </w:rPr>
          <w:t xml:space="preserve">Definition 8 (Probability measure)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A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rPr>
            <w:b/>
            <w:bCs/>
          </w:rPr>
          <w:t xml:space="preserve">probability measure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on a</w:t>
        </w:r>
      </w:ins>
      <w:ins w:id="750" w:author="PR Preview" w:date="2026-01-01T00:00:00Z">
        <w:r>
          <w:t xml:space="preserve"> </w:t>
        </w:r>
      </w:ins>
      <w:hyperlink w:anchor="def-sample-space">
        <w:ins w:id="751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752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53" w:author="PR Preview" w:date="2026-01-01T00:00:00Z">
        <w:r>
          <w:t xml:space="preserve">,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often denoted</w:t>
        </w:r>
      </w:ins>
      <w:ins w:id="75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or</w:t>
        </w:r>
      </w:ins>
      <w:ins w:id="75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760" w:author="PR Preview" w:date="2026-01-01T00:00:00Z">
        <w:r>
          <w:t xml:space="preserve">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a</w:t>
        </w:r>
      </w:ins>
      <w:ins w:id="763" w:author="PR Preview" w:date="2026-01-01T00:00:00Z">
        <w:r>
          <w:t xml:space="preserve"> </w:t>
        </w:r>
      </w:ins>
      <w:hyperlink r:id="rId32">
        <w:ins w:id="764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on the</w:t>
        </w:r>
      </w:ins>
      <w:ins w:id="767" w:author="PR Preview" w:date="2026-01-01T00:00:00Z">
        <w:r>
          <w:t xml:space="preserve"> </w:t>
        </w:r>
      </w:ins>
      <w:hyperlink w:anchor="def-event">
        <w:ins w:id="768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of</w:t>
        </w:r>
      </w:ins>
      <w:ins w:id="77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that gives the whole sample space probability 1: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del w:id="774" w:author="PR Preview" w:date="2026-01-01T00:00:00Z">
        <w:r>
          <w:rPr>
            <w:b/>
            <w:bCs/>
          </w:rPr>
          <w:delText xml:space="preserve">Example 7 (Probability measure for a fair die)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For the die roll in</w:delText>
        </w:r>
      </w:del>
      <w:del w:id="777" w:author="PR Preview" w:date="2026-01-01T00:00:00Z">
        <w:r>
          <w:delText xml:space="preserve"> </w:delText>
        </w:r>
      </w:del>
      <w:hyperlink w:anchor="exm-sample-space">
        <w:del w:id="778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779" w:author="PR Preview" w:date="2026-01-01T00:00:00Z">
        <w:r>
          <w:delText xml:space="preserve">,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define</w:delText>
        </w:r>
      </w:del>
      <w:del w:id="78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del w:id="783" w:author="PR Preview" w:date="2026-01-01T00:00:00Z">
        <w:r>
          <w:delText xml:space="preserve">,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where</w:delText>
        </w:r>
      </w:del>
      <w:del w:id="78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is the number of outcomes in</w:delText>
        </w:r>
      </w:del>
      <w:del w:id="789" w:author="PR Preview" w:date="2026-01-01T00:00:00Z">
        <w:r>
          <w:delText xml:space="preserve"> </w:delText>
        </w:r>
      </w:del>
      <m:oMath>
        <m:r>
          <m:t>A</m:t>
        </m:r>
      </m:oMath>
      <w:del w:id="790" w:author="PR Preview" w:date="2026-01-01T00:00:00Z">
        <w:r>
          <w:delText xml:space="preserve">.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This function is</w:delText>
        </w:r>
      </w:del>
      <w:del w:id="79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6</m:t>
        </m:r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times the counting measure</w:delText>
        </w:r>
      </w:del>
      <w:del w:id="79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on the die rolls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(</w:delText>
        </w:r>
      </w:del>
      <w:hyperlink r:id="rId34">
        <w:del w:id="801" w:author="PR Preview" w:date="2026-01-01T00:00:00Z">
          <w:r>
            <w:rPr>
              <w:rStyle w:val="Hyperlink"/>
            </w:rPr>
            <w:delText xml:space="preserve">counting elements is a measure</w:delText>
          </w:r>
        </w:del>
      </w:hyperlink>
      <w:del w:id="802" w:author="PR Preview" w:date="2026-01-01T00:00:00Z">
        <w:r>
          <w:delText xml:space="preserve">),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so it is a</w:delText>
        </w:r>
      </w:del>
      <w:del w:id="805" w:author="PR Preview" w:date="2026-01-01T00:00:00Z">
        <w:r>
          <w:delText xml:space="preserve"> </w:delText>
        </w:r>
      </w:del>
      <w:hyperlink r:id="rId32">
        <w:del w:id="806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on the events of</w:delText>
        </w:r>
      </w:del>
      <w:del w:id="80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810" w:author="PR Preview" w:date="2026-01-01T00:00:00Z">
        <w:r>
          <w:delText xml:space="preserve">,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and it gives</w:delText>
        </w:r>
      </w:del>
    </w:p>
    <w:p>
      <w:pPr>
        <w:pStyle w:val="FirstParagraph"/>
      </w:pPr>
      <w:ins w:id="813" w:author="PR Preview" w:date="2026-01-01T00:00:00Z">
        <w:r>
          <w:rPr>
            <w:i/>
            <w:iCs/>
          </w:rPr>
          <w:t xml:space="preserve">Remark</w:t>
        </w:r>
      </w:ins>
      <w:ins w:id="814" w:author="PR Preview" w:date="2026-01-01T00:00:00Z">
        <w:r>
          <w:t xml:space="preserve">. </w:t>
        </w:r>
      </w:ins>
      <w:ins w:id="815" w:author="PR Preview" w:date="2026-01-01T00:00:00Z">
        <w:r>
          <w:t xml:space="preserve">Other sources call a probability measure a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rPr>
            <w:b/>
            <w:bCs/>
          </w:rPr>
          <w:t xml:space="preserve">probability function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(Casella and Berger 2002, Def. 1.2.4)</w:t>
        </w:r>
      </w:ins>
      <w:ins w:id="820" w:author="PR Preview" w:date="2026-01-01T00:00:00Z">
        <w:r>
          <w:t xml:space="preserve">.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The two names mean the same thing.</w:t>
        </w:r>
      </w:ins>
    </w:p>
    <w:bookmarkStart w:id="35" w:name="exm-probability"/>
    <w:p>
      <w:pPr>
        <w:pStyle w:val="BodyText"/>
      </w:pPr>
      <w:ins w:id="823" w:author="PR Preview" w:date="2026-01-01T00:00:00Z">
        <w:r>
          <w:rPr>
            <w:b/>
            <w:bCs/>
          </w:rPr>
          <w:t xml:space="preserve">Example 8 (Probability measure for a fair die)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For the die roll in</w:t>
        </w:r>
      </w:ins>
      <w:ins w:id="826" w:author="PR Preview" w:date="2026-01-01T00:00:00Z">
        <w:r>
          <w:t xml:space="preserve"> </w:t>
        </w:r>
      </w:ins>
      <w:hyperlink w:anchor="exm-sample-space">
        <w:ins w:id="827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828" w:author="PR Preview" w:date="2026-01-01T00:00:00Z">
        <w:r>
          <w:t xml:space="preserve">,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define</w:t>
        </w:r>
      </w:ins>
      <w:ins w:id="83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ins w:id="832" w:author="PR Preview" w:date="2026-01-01T00:00:00Z">
        <w:r>
          <w:t xml:space="preserve">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where</w:t>
        </w:r>
      </w:ins>
      <w:ins w:id="83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is the number of outcomes in</w:t>
        </w:r>
      </w:ins>
      <w:ins w:id="838" w:author="PR Preview" w:date="2026-01-01T00:00:00Z">
        <w:r>
          <w:t xml:space="preserve"> </w:t>
        </w:r>
      </w:ins>
      <m:oMath>
        <m:r>
          <m:t>A</m:t>
        </m:r>
      </m:oMath>
      <w:ins w:id="839" w:author="PR Preview" w:date="2026-01-01T00:00:00Z">
        <w:r>
          <w:t xml:space="preserve">.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This function is</w:t>
        </w:r>
      </w:ins>
      <w:ins w:id="84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6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times the counting measure</w:t>
        </w:r>
      </w:ins>
      <w:ins w:id="84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on the die rolls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(</w:t>
        </w:r>
      </w:ins>
      <w:hyperlink r:id="rId34">
        <w:ins w:id="850" w:author="PR Preview" w:date="2026-01-01T00:00:00Z">
          <w:r>
            <w:rPr>
              <w:rStyle w:val="Hyperlink"/>
            </w:rPr>
            <w:t xml:space="preserve">counting elements is a measure</w:t>
          </w:r>
        </w:ins>
      </w:hyperlink>
      <w:ins w:id="851" w:author="PR Preview" w:date="2026-01-01T00:00:00Z">
        <w:r>
          <w:t xml:space="preserve">),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so it is a</w:t>
        </w:r>
      </w:ins>
      <w:ins w:id="854" w:author="PR Preview" w:date="2026-01-01T00:00:00Z">
        <w:r>
          <w:t xml:space="preserve"> </w:t>
        </w:r>
      </w:ins>
      <w:hyperlink r:id="rId32">
        <w:ins w:id="855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on the events of</w:t>
        </w:r>
      </w:ins>
      <w:ins w:id="858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859" w:author="PR Preview" w:date="2026-01-01T00:00:00Z">
        <w:r>
          <w:t xml:space="preserve">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and it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62" w:author="PR Preview" w:date="2026-01-01T00:00:00Z">
        <w:r>
          <w:delText xml:space="preserve">The event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“the roll is even”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from</w:delText>
        </w:r>
      </w:del>
      <w:del w:id="867" w:author="PR Preview" w:date="2026-01-01T00:00:00Z">
        <w:r>
          <w:delText xml:space="preserve"> </w:delText>
        </w:r>
      </w:del>
      <w:hyperlink w:anchor="exm-event">
        <w:del w:id="868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has probability</w:delText>
        </w:r>
      </w:del>
    </w:p>
    <w:p>
      <w:pPr>
        <w:pStyle w:val="FirstParagraph"/>
      </w:pPr>
      <w:ins w:id="871" w:author="PR Preview" w:date="2026-01-01T00:00:00Z">
        <w:r>
          <w:t xml:space="preserve">The event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“the roll is even”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from</w:t>
        </w:r>
      </w:ins>
      <w:ins w:id="876" w:author="PR Preview" w:date="2026-01-01T00:00:00Z">
        <w:r>
          <w:t xml:space="preserve"> </w:t>
        </w:r>
      </w:ins>
      <w:hyperlink w:anchor="exm-event">
        <w:ins w:id="87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has probability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del w:id="880" w:author="PR Preview" w:date="2026-01-01T00:00:00Z">
        <w:r>
          <w:rPr>
            <w:i/>
            <w:iCs/>
          </w:rPr>
          <w:delText xml:space="preserve">Proof</w:delText>
        </w:r>
      </w:del>
      <w:del w:id="881" w:author="PR Preview" w:date="2026-01-01T00:00:00Z">
        <w:r>
          <w:delText xml:space="preserve">. </w:delText>
        </w:r>
      </w:del>
      <w:del w:id="882" w:author="PR Preview" w:date="2026-01-01T00:00:00Z">
        <w:r>
          <w:delText xml:space="preserve">A probability measure is a measure (</w:delText>
        </w:r>
      </w:del>
      <w:hyperlink w:anchor="def-probability">
        <w:del w:id="88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884" w:author="PR Preview" w:date="2026-01-01T00:00:00Z">
        <w:r>
          <w:delText xml:space="preserve">),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so</w:delText>
        </w:r>
      </w:del>
      <w:del w:id="887" w:author="PR Preview" w:date="2026-01-01T00:00:00Z">
        <w:r>
          <w:delText xml:space="preserve"> </w:delText>
        </w:r>
      </w:del>
      <w:hyperlink r:id="rId38">
        <w:del w:id="888" w:author="PR Preview" w:date="2026-01-01T00:00:00Z">
          <w:r>
            <w:rPr>
              <w:rStyle w:val="Hyperlink"/>
            </w:rPr>
            <w:delText xml:space="preserve">measures are finitely additive</w:delText>
          </w:r>
        </w:del>
      </w:hyperlink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applies to it.</w:delText>
        </w:r>
      </w:del>
    </w:p>
    <w:p>
      <w:pPr>
        <w:pStyle w:val="FirstParagraph"/>
      </w:pPr>
      <w:ins w:id="891" w:author="PR Preview" w:date="2026-01-01T00:00:00Z">
        <w:r>
          <w:rPr>
            <w:i/>
            <w:iCs/>
          </w:rPr>
          <w:t xml:space="preserve">Proof</w:t>
        </w:r>
      </w:ins>
      <w:ins w:id="892" w:author="PR Preview" w:date="2026-01-01T00:00:00Z">
        <w:r>
          <w:t xml:space="preserve">. </w:t>
        </w:r>
      </w:ins>
      <w:ins w:id="893" w:author="PR Preview" w:date="2026-01-01T00:00:00Z">
        <w:r>
          <w:t xml:space="preserve">A probability measure is a measure (</w:t>
        </w:r>
      </w:ins>
      <w:hyperlink w:anchor="def-probability">
        <w:ins w:id="89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95" w:author="PR Preview" w:date="2026-01-01T00:00:00Z">
        <w:r>
          <w:t xml:space="preserve">),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so</w:t>
        </w:r>
      </w:ins>
      <w:ins w:id="898" w:author="PR Preview" w:date="2026-01-01T00:00:00Z">
        <w:r>
          <w:t xml:space="preserve"> </w:t>
        </w:r>
      </w:ins>
      <w:hyperlink r:id="rId38">
        <w:ins w:id="899" w:author="PR Preview" w:date="2026-01-01T00:00:00Z">
          <w:r>
            <w:rPr>
              <w:rStyle w:val="Hyperlink"/>
            </w:rPr>
            <w:t xml:space="preserve">measures are finitely additive</w:t>
          </w:r>
        </w:ins>
      </w:hyperlink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applies to it.</w:t>
        </w:r>
      </w:ins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del w:id="902" w:author="PR Preview" w:date="2026-01-01T00:00:00Z">
        <w:r>
          <w:rPr>
            <w:i/>
            <w:iCs/>
          </w:rPr>
          <w:delText xml:space="preserve">Proof</w:delText>
        </w:r>
      </w:del>
      <w:del w:id="903" w:author="PR Preview" w:date="2026-01-01T00:00:00Z">
        <w:r>
          <w:delText xml:space="preserve">. </w:delText>
        </w:r>
      </w:del>
      <w:del w:id="904" w:author="PR Preview" w:date="2026-01-01T00:00:00Z">
        <w:r>
          <w:delText xml:space="preserve">Suppose</w:delText>
        </w:r>
      </w:del>
      <w:del w:id="90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is a probability measure.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It is a</w:delText>
        </w:r>
      </w:del>
      <w:del w:id="910" w:author="PR Preview" w:date="2026-01-01T00:00:00Z">
        <w:r>
          <w:delText xml:space="preserve"> </w:delText>
        </w:r>
      </w:del>
      <w:hyperlink r:id="rId32">
        <w:del w:id="911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912" w:author="PR Preview" w:date="2026-01-01T00:00:00Z">
        <w:r>
          <w:delText xml:space="preserve">, so its values lie in the</w:delText>
        </w:r>
      </w:del>
      <w:del w:id="913" w:author="PR Preview" w:date="2026-01-01T00:00:00Z">
        <w:r>
          <w:delText xml:space="preserve"> </w:delText>
        </w:r>
      </w:del>
      <w:hyperlink r:id="rId43">
        <w:del w:id="914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91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916" w:author="PR Preview" w:date="2026-01-01T00:00:00Z">
        <w:r>
          <w:delText xml:space="preserve">,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which gives axiom 1,</w:delText>
        </w:r>
      </w:del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and it is countably additive, which is axiom 3.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Axiom 2 is the condition</w:delText>
        </w:r>
      </w:del>
      <w:del w:id="92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in</w:delText>
        </w:r>
      </w:del>
      <w:del w:id="926" w:author="PR Preview" w:date="2026-01-01T00:00:00Z">
        <w:r>
          <w:delText xml:space="preserve"> </w:delText>
        </w:r>
      </w:del>
      <w:hyperlink w:anchor="def-probability">
        <w:del w:id="927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928" w:author="PR Preview" w:date="2026-01-01T00:00:00Z">
        <w:r>
          <w:delText xml:space="preserve">.</w:delText>
        </w:r>
      </w:del>
    </w:p>
    <w:p>
      <w:pPr>
        <w:pStyle w:val="BodyText"/>
      </w:pPr>
      <w:del w:id="929" w:author="PR Preview" w:date="2026-01-01T00:00:00Z">
        <w:r>
          <w:delText xml:space="preserve">Conversely, suppose</w:delText>
        </w:r>
      </w:del>
      <w:del w:id="93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satisfies the three axioms.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By axiom 1,</w:delText>
        </w:r>
      </w:del>
      <w:del w:id="93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takes values in</w:delText>
        </w:r>
      </w:del>
      <w:del w:id="93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939" w:author="PR Preview" w:date="2026-01-01T00:00:00Z">
        <w:r>
          <w:delText xml:space="preserve">,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so axiom 3 says</w:delText>
        </w:r>
      </w:del>
      <w:del w:id="94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is countably additive in the sense of the</w:delText>
        </w:r>
      </w:del>
      <w:del w:id="945" w:author="PR Preview" w:date="2026-01-01T00:00:00Z">
        <w:r>
          <w:delText xml:space="preserve"> </w:delText>
        </w:r>
      </w:del>
      <w:hyperlink r:id="rId41">
        <w:del w:id="946" w:author="PR Preview" w:date="2026-01-01T00:00:00Z">
          <w:r>
            <w:rPr>
              <w:rStyle w:val="Hyperlink"/>
            </w:rPr>
            <w:delText xml:space="preserve">definition of countable additivity</w:delText>
          </w:r>
        </w:del>
      </w:hyperlink>
      <w:del w:id="947" w:author="PR Preview" w:date="2026-01-01T00:00:00Z">
        <w:r>
          <w:delText xml:space="preserve">.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Then, by</w:delText>
        </w:r>
      </w:del>
      <w:del w:id="950" w:author="PR Preview" w:date="2026-01-01T00:00:00Z">
        <w:r>
          <w:delText xml:space="preserve"> </w:delText>
        </w:r>
      </w:del>
      <w:hyperlink r:id="rId44">
        <w:del w:id="951" w:author="PR Preview" w:date="2026-01-01T00:00:00Z">
          <w:r>
            <w:rPr>
              <w:rStyle w:val="Hyperlink"/>
            </w:rPr>
            <w:delText xml:space="preserve">countable additivity and the empty set</w:delText>
          </w:r>
        </w:del>
      </w:hyperlink>
      <w:del w:id="952" w:author="PR Preview" w:date="2026-01-01T00:00:00Z">
        <w:r>
          <w:delText xml:space="preserve">,</w:delText>
        </w:r>
      </w:del>
      <w:del w:id="95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is 0 or</w:delText>
        </w:r>
      </w:del>
      <w:del w:id="956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957" w:author="PR Preview" w:date="2026-01-01T00:00:00Z">
        <w:r>
          <w:delText xml:space="preserve">;</w:delText>
        </w:r>
      </w:del>
      <w:del w:id="95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is a real number, so</w:delText>
        </w:r>
      </w:del>
      <w:del w:id="96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962" w:author="PR Preview" w:date="2026-01-01T00:00:00Z">
        <w:r>
          <w:delText xml:space="preserve">.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So</w:delText>
        </w:r>
      </w:del>
      <w:del w:id="96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satisfies both conditions of the</w:delText>
        </w:r>
      </w:del>
      <w:del w:id="968" w:author="PR Preview" w:date="2026-01-01T00:00:00Z">
        <w:r>
          <w:delText xml:space="preserve"> </w:delText>
        </w:r>
      </w:del>
      <w:hyperlink r:id="rId32">
        <w:del w:id="969" w:author="PR Preview" w:date="2026-01-01T00:00:00Z">
          <w:r>
            <w:rPr>
              <w:rStyle w:val="Hyperlink"/>
            </w:rPr>
            <w:delText xml:space="preserve">definition of a measure</w:delText>
          </w:r>
        </w:del>
      </w:hyperlink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and countable additivity)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and is a measure on the events of</w:delText>
        </w:r>
      </w:del>
      <w:del w:id="97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977" w:author="PR Preview" w:date="2026-01-01T00:00:00Z">
        <w:r>
          <w:delText xml:space="preserve">.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With axiom 2,</w:delText>
        </w:r>
      </w:del>
      <w:del w:id="98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is a probability measure (</w:delText>
        </w:r>
      </w:del>
      <w:hyperlink w:anchor="def-probability">
        <w:del w:id="98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984" w:author="PR Preview" w:date="2026-01-01T00:00:00Z">
        <w:r>
          <w:delText xml:space="preserve">).</w:delText>
        </w:r>
      </w:del>
    </w:p>
    <w:p>
      <w:pPr>
        <w:pStyle w:val="FirstParagraph"/>
      </w:pPr>
      <w:ins w:id="985" w:author="PR Preview" w:date="2026-01-01T00:00:00Z">
        <w:r>
          <w:rPr>
            <w:i/>
            <w:iCs/>
          </w:rPr>
          <w:t xml:space="preserve">Proof</w:t>
        </w:r>
      </w:ins>
      <w:ins w:id="986" w:author="PR Preview" w:date="2026-01-01T00:00:00Z">
        <w:r>
          <w:t xml:space="preserve">. </w:t>
        </w:r>
      </w:ins>
      <w:ins w:id="987" w:author="PR Preview" w:date="2026-01-01T00:00:00Z">
        <w:r>
          <w:t xml:space="preserve">Suppose</w:t>
        </w:r>
      </w:ins>
      <w:ins w:id="98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is a probability measure.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It is a</w:t>
        </w:r>
      </w:ins>
      <w:ins w:id="993" w:author="PR Preview" w:date="2026-01-01T00:00:00Z">
        <w:r>
          <w:t xml:space="preserve"> </w:t>
        </w:r>
      </w:ins>
      <w:hyperlink r:id="rId32">
        <w:ins w:id="994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995" w:author="PR Preview" w:date="2026-01-01T00:00:00Z">
        <w:r>
          <w:t xml:space="preserve">, so its values lie in the</w:t>
        </w:r>
      </w:ins>
      <w:ins w:id="996" w:author="PR Preview" w:date="2026-01-01T00:00:00Z">
        <w:r>
          <w:t xml:space="preserve"> </w:t>
        </w:r>
      </w:ins>
      <w:hyperlink r:id="rId43">
        <w:ins w:id="997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99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999" w:author="PR Preview" w:date="2026-01-01T00:00:00Z">
        <w:r>
          <w:t xml:space="preserve">,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which gives axiom 1,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and it is countably additive, which is axiom 3.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Axiom 2 is the condition</w:t>
        </w:r>
      </w:ins>
      <w:ins w:id="100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in</w:t>
        </w:r>
      </w:ins>
      <w:ins w:id="1009" w:author="PR Preview" w:date="2026-01-01T00:00:00Z">
        <w:r>
          <w:t xml:space="preserve"> </w:t>
        </w:r>
      </w:ins>
      <w:hyperlink w:anchor="def-probability">
        <w:ins w:id="101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011" w:author="PR Preview" w:date="2026-01-01T00:00:00Z">
        <w:r>
          <w:t xml:space="preserve">.</w:t>
        </w:r>
      </w:ins>
    </w:p>
    <w:p>
      <w:pPr>
        <w:pStyle w:val="BodyText"/>
      </w:pPr>
      <w:ins w:id="1012" w:author="PR Preview" w:date="2026-01-01T00:00:00Z">
        <w:r>
          <w:t xml:space="preserve">Conversely, suppose</w:t>
        </w:r>
      </w:ins>
      <w:ins w:id="1013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satisfies the three axioms.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By axiom 1,</w:t>
        </w:r>
      </w:ins>
      <w:ins w:id="101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takes values in</w:t>
        </w:r>
      </w:ins>
      <w:ins w:id="102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022" w:author="PR Preview" w:date="2026-01-01T00:00:00Z">
        <w:r>
          <w:t xml:space="preserve">,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so axiom 3 says</w:t>
        </w:r>
      </w:ins>
      <w:ins w:id="102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is countably additive in the sense of the</w:t>
        </w:r>
      </w:ins>
      <w:ins w:id="1028" w:author="PR Preview" w:date="2026-01-01T00:00:00Z">
        <w:r>
          <w:t xml:space="preserve"> </w:t>
        </w:r>
      </w:ins>
      <w:hyperlink r:id="rId41">
        <w:ins w:id="1029" w:author="PR Preview" w:date="2026-01-01T00:00:00Z">
          <w:r>
            <w:rPr>
              <w:rStyle w:val="Hyperlink"/>
            </w:rPr>
            <w:t xml:space="preserve">definition of countable additivity</w:t>
          </w:r>
        </w:ins>
      </w:hyperlink>
      <w:ins w:id="1030" w:author="PR Preview" w:date="2026-01-01T00:00:00Z">
        <w:r>
          <w:t xml:space="preserve">.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Then, by</w:t>
        </w:r>
      </w:ins>
      <w:ins w:id="1033" w:author="PR Preview" w:date="2026-01-01T00:00:00Z">
        <w:r>
          <w:t xml:space="preserve"> </w:t>
        </w:r>
      </w:ins>
      <w:hyperlink r:id="rId44">
        <w:ins w:id="1034" w:author="PR Preview" w:date="2026-01-01T00:00:00Z">
          <w:r>
            <w:rPr>
              <w:rStyle w:val="Hyperlink"/>
            </w:rPr>
            <w:t xml:space="preserve">countable additivity and the empty set</w:t>
          </w:r>
        </w:ins>
      </w:hyperlink>
      <w:ins w:id="1035" w:author="PR Preview" w:date="2026-01-01T00:00:00Z">
        <w:r>
          <w:t xml:space="preserve">,</w:t>
        </w:r>
      </w:ins>
      <w:ins w:id="103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is 0 or</w:t>
        </w:r>
      </w:ins>
      <w:ins w:id="1039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040" w:author="PR Preview" w:date="2026-01-01T00:00:00Z">
        <w:r>
          <w:t xml:space="preserve">;</w:t>
        </w:r>
      </w:ins>
      <w:ins w:id="104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is a real number, so</w:t>
        </w:r>
      </w:ins>
      <w:ins w:id="104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45" w:author="PR Preview" w:date="2026-01-01T00:00:00Z">
        <w:r>
          <w:t xml:space="preserve">.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So</w:t>
        </w:r>
      </w:ins>
      <w:ins w:id="104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satisfies both conditions of the</w:t>
        </w:r>
      </w:ins>
      <w:ins w:id="1051" w:author="PR Preview" w:date="2026-01-01T00:00:00Z">
        <w:r>
          <w:t xml:space="preserve"> </w:t>
        </w:r>
      </w:ins>
      <w:hyperlink r:id="rId32">
        <w:ins w:id="1052" w:author="PR Preview" w:date="2026-01-01T00:00:00Z">
          <w:r>
            <w:rPr>
              <w:rStyle w:val="Hyperlink"/>
            </w:rPr>
            <w:t xml:space="preserve">definition of a measure</w:t>
          </w:r>
        </w:ins>
      </w:hyperlink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and countable additivity)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and is a measure on the events of</w:t>
        </w:r>
      </w:ins>
      <w:ins w:id="105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060" w:author="PR Preview" w:date="2026-01-01T00:00:00Z">
        <w:r>
          <w:t xml:space="preserve">.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With axiom 2,</w:t>
        </w:r>
      </w:ins>
      <w:ins w:id="1063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is a probability measure (</w:t>
        </w:r>
      </w:ins>
      <w:hyperlink w:anchor="def-probability">
        <w:ins w:id="106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067" w:author="PR Preview" w:date="2026-01-01T00:00:00Z">
        <w:r>
          <w:t xml:space="preserve">).</w:t>
        </w:r>
      </w:ins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del w:id="1068" w:author="PR Preview" w:date="2026-01-01T00:00:00Z">
        <w:r>
          <w:rPr>
            <w:b/>
            <w:bCs/>
          </w:rPr>
          <w:delText xml:space="preserve">Example 8 (Probability of not rolling a six)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For a fair die, the event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“the roll is a six”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has probability</w:delText>
        </w:r>
      </w:del>
      <w:del w:id="1075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del w:id="1076" w:author="PR Preview" w:date="2026-01-01T00:00:00Z">
        <w:r>
          <w:delText xml:space="preserve">,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so by</w:delText>
        </w:r>
      </w:del>
      <w:del w:id="1079" w:author="PR Preview" w:date="2026-01-01T00:00:00Z">
        <w:r>
          <w:delText xml:space="preserve"> </w:delText>
        </w:r>
      </w:del>
      <w:hyperlink w:anchor="cor-p-neg">
        <w:del w:id="1080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the probability of not rolling a six is</w:delText>
        </w:r>
      </w:del>
      <w:del w:id="108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del w:id="1084" w:author="PR Preview" w:date="2026-01-01T00:00:00Z">
        <w:r>
          <w:delText xml:space="preserve">.</w:delText>
        </w:r>
      </w:del>
    </w:p>
    <w:p>
      <w:pPr>
        <w:pStyle w:val="BodyText"/>
      </w:pPr>
      <w:del w:id="1085" w:author="PR Preview" w:date="2026-01-01T00:00:00Z">
        <w:r>
          <w:rPr>
            <w:b/>
            <w:bCs/>
          </w:rPr>
          <w:delText xml:space="preserve">Definition 8 (Choosing at random)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Let</w:delText>
        </w:r>
      </w:del>
      <w:del w:id="1088" w:author="PR Preview" w:date="2026-01-01T00:00:00Z">
        <w:r>
          <w:delText xml:space="preserve"> </w:delText>
        </w:r>
      </w:del>
      <m:oMath>
        <m:r>
          <m:t>S</m:t>
        </m:r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be a set with a</w:delText>
        </w:r>
      </w:del>
      <w:del w:id="1091" w:author="PR Preview" w:date="2026-01-01T00:00:00Z">
        <w:r>
          <w:delText xml:space="preserve"> </w:delText>
        </w:r>
      </w:del>
      <w:hyperlink r:id="rId32">
        <w:del w:id="1092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093" w:author="PR Preview" w:date="2026-01-01T00:00:00Z">
        <w:r>
          <w:delText xml:space="preserve"> </w:delText>
        </w:r>
      </w:del>
      <m:oMath>
        <m:r>
          <m:t>μ</m:t>
        </m:r>
      </m:oMath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such that</w:delText>
        </w:r>
      </w:del>
      <w:del w:id="109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097" w:author="PR Preview" w:date="2026-01-01T00:00:00Z">
        <w:r>
          <w:delText xml:space="preserve">.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To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rPr>
            <w:b/>
            <w:bCs/>
          </w:rPr>
          <w:delText xml:space="preserve">choose an element of</w:delText>
        </w:r>
      </w:del>
      <w:del w:id="1102" w:author="PR Preview" w:date="2026-01-01T00:00:00Z">
        <w:r>
          <w:rPr>
            <w:b/>
            <w:bCs/>
          </w:rPr>
          <w:delText xml:space="preserve"> </w:delText>
        </w:r>
      </w:del>
      <m:oMath>
        <m:r>
          <m:t>S</m:t>
        </m:r>
      </m:oMath>
      <w:del w:id="1103" w:author="PR Preview" w:date="2026-01-01T00:00:00Z">
        <w:r>
          <w:rPr>
            <w:b/>
            <w:bCs/>
          </w:rPr>
          <w:delText xml:space="preserve"> </w:delText>
        </w:r>
      </w:del>
      <w:del w:id="1104" w:author="PR Preview" w:date="2026-01-01T00:00:00Z">
        <w:r>
          <w:rPr>
            <w:b/>
            <w:bCs/>
          </w:rPr>
          <w:delText xml:space="preserve">at random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 to run a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random experiment whose</w:delText>
        </w:r>
      </w:del>
      <w:del w:id="1109" w:author="PR Preview" w:date="2026-01-01T00:00:00Z">
        <w:r>
          <w:delText xml:space="preserve"> </w:delText>
        </w:r>
      </w:del>
      <w:hyperlink w:anchor="def-sample-space">
        <w:del w:id="1110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is</w:delText>
        </w:r>
      </w:del>
      <w:del w:id="1113" w:author="PR Preview" w:date="2026-01-01T00:00:00Z">
        <w:r>
          <w:delText xml:space="preserve"> </w:delText>
        </w:r>
      </w:del>
      <m:oMath>
        <m:r>
          <m:t>S</m:t>
        </m:r>
      </m:oMath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and whose</w:delText>
        </w:r>
      </w:del>
      <w:del w:id="1116" w:author="PR Preview" w:date="2026-01-01T00:00:00Z">
        <w:r>
          <w:delText xml:space="preserve"> </w:delText>
        </w:r>
      </w:del>
      <w:hyperlink w:anchor="def-probability">
        <w:del w:id="1117" w:author="PR Preview" w:date="2026-01-01T00:00:00Z">
          <w:r>
            <w:rPr>
              <w:rStyle w:val="Hyperlink"/>
            </w:rPr>
            <w:delText xml:space="preserve">probability measure</w:delText>
          </w:r>
        </w:del>
      </w:hyperlink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is the</w:delText>
        </w:r>
      </w:del>
      <w:del w:id="1120" w:author="PR Preview" w:date="2026-01-01T00:00:00Z">
        <w:r>
          <w:delText xml:space="preserve"> </w:delText>
        </w:r>
      </w:del>
      <w:hyperlink r:id="rId51">
        <w:del w:id="1121" w:author="PR Preview" w:date="2026-01-01T00:00:00Z">
          <w:r>
            <w:rPr>
              <w:rStyle w:val="Hyperlink"/>
            </w:rPr>
            <w:delText xml:space="preserve">uniform distribution</w:delText>
          </w:r>
        </w:del>
      </w:hyperlink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on</w:delText>
        </w:r>
      </w:del>
      <w:del w:id="1124" w:author="PR Preview" w:date="2026-01-01T00:00:00Z">
        <w:r>
          <w:delText xml:space="preserve"> </w:delText>
        </w:r>
      </w:del>
      <m:oMath>
        <m:r>
          <m:t>S</m:t>
        </m:r>
      </m:oMath>
      <w:del w:id="1125" w:author="PR Preview" w:date="2026-01-01T00:00:00Z">
        <w:r>
          <w:delText xml:space="preserve">.</w:delText>
        </w:r>
      </w:del>
    </w:p>
    <w:p>
      <w:pPr>
        <w:pStyle w:val="BodyText"/>
      </w:pPr>
      <w:del w:id="1126" w:author="PR Preview" w:date="2026-01-01T00:00:00Z">
        <w:r>
          <w:rPr>
            <w:b/>
            <w:bCs/>
          </w:rPr>
          <w:delText xml:space="preserve">Example 9 (Choosing at random from a finite set and from an interval)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For a finite set</w:delText>
        </w:r>
      </w:del>
      <w:del w:id="1129" w:author="PR Preview" w:date="2026-01-01T00:00:00Z">
        <w:r>
          <w:delText xml:space="preserve"> </w:delText>
        </w:r>
      </w:del>
      <m:oMath>
        <m:r>
          <m:t>S</m:t>
        </m:r>
      </m:oMath>
      <w:del w:id="1130" w:author="PR Preview" w:date="2026-01-01T00:00:00Z">
        <w:r>
          <w:delText xml:space="preserve">, let</w:delText>
        </w:r>
      </w:del>
      <w:del w:id="113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be the</w:delText>
        </w:r>
      </w:del>
      <w:del w:id="1134" w:author="PR Preview" w:date="2026-01-01T00:00:00Z">
        <w:r>
          <w:delText xml:space="preserve"> </w:delText>
        </w:r>
      </w:del>
      <w:hyperlink r:id="rId34">
        <w:del w:id="1135" w:author="PR Preview" w:date="2026-01-01T00:00:00Z">
          <w:r>
            <w:rPr>
              <w:rStyle w:val="Hyperlink"/>
            </w:rPr>
            <w:delText xml:space="preserve">counting measure</w:delText>
          </w:r>
        </w:del>
      </w:hyperlink>
      <w:del w:id="1136" w:author="PR Preview" w:date="2026-01-01T00:00:00Z">
        <w:r>
          <w:delText xml:space="preserve">.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Then</w:delText>
        </w:r>
      </w:del>
      <w:del w:id="113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del w:id="1140" w:author="PR Preview" w:date="2026-01-01T00:00:00Z">
        <w:r>
          <w:delText xml:space="preserve">,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so every element of</w:delText>
        </w:r>
      </w:del>
      <w:del w:id="1143" w:author="PR Preview" w:date="2026-01-01T00:00:00Z">
        <w:r>
          <w:delText xml:space="preserve"> </w:delText>
        </w:r>
      </w:del>
      <m:oMath>
        <m:r>
          <m:t>S</m:t>
        </m:r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has the same probability</w:delText>
        </w:r>
      </w:del>
      <w:del w:id="114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del w:id="1147" w:author="PR Preview" w:date="2026-01-01T00:00:00Z">
        <w:r>
          <w:delText xml:space="preserve">.</w:delText>
        </w:r>
      </w:del>
    </w:p>
    <w:p>
      <w:pPr>
        <w:pStyle w:val="FirstParagraph"/>
      </w:pPr>
      <w:ins w:id="1148" w:author="PR Preview" w:date="2026-01-01T00:00:00Z">
        <w:r>
          <w:rPr>
            <w:b/>
            <w:bCs/>
          </w:rPr>
          <w:t xml:space="preserve">Example 9 (Probability of not rolling a six)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For a fair die, the event</w:t>
        </w:r>
      </w:ins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“the roll is a six”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has probability</w:t>
        </w:r>
      </w:ins>
      <w:ins w:id="115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ins w:id="1156" w:author="PR Preview" w:date="2026-01-01T00:00:00Z">
        <w:r>
          <w:t xml:space="preserve">,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so by</w:t>
        </w:r>
      </w:ins>
      <w:ins w:id="1159" w:author="PR Preview" w:date="2026-01-01T00:00:00Z">
        <w:r>
          <w:t xml:space="preserve"> </w:t>
        </w:r>
      </w:ins>
      <w:hyperlink w:anchor="cor-p-neg">
        <w:ins w:id="1160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the probability of not rolling a six is</w:t>
        </w:r>
      </w:ins>
      <w:ins w:id="116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ins w:id="1164" w:author="PR Preview" w:date="2026-01-01T00:00:00Z">
        <w:r>
          <w:t xml:space="preserve">.</w:t>
        </w:r>
      </w:ins>
    </w:p>
    <w:bookmarkEnd w:id="50"/>
    <w:bookmarkStart w:id="52" w:name="def-random-choice"/>
    <w:p>
      <w:pPr>
        <w:pStyle w:val="BodyText"/>
      </w:pPr>
      <w:ins w:id="1165" w:author="PR Preview" w:date="2026-01-01T00:00:00Z">
        <w:r>
          <w:rPr>
            <w:b/>
            <w:bCs/>
          </w:rPr>
          <w:t xml:space="preserve">Definition 9 (Choosing at random)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Let</w:t>
        </w:r>
      </w:ins>
      <w:ins w:id="1168" w:author="PR Preview" w:date="2026-01-01T00:00:00Z">
        <w:r>
          <w:t xml:space="preserve"> </w:t>
        </w:r>
      </w:ins>
      <m:oMath>
        <m:r>
          <m:t>S</m:t>
        </m:r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be a set with a</w:t>
        </w:r>
      </w:ins>
      <w:ins w:id="1171" w:author="PR Preview" w:date="2026-01-01T00:00:00Z">
        <w:r>
          <w:t xml:space="preserve"> </w:t>
        </w:r>
      </w:ins>
      <w:hyperlink r:id="rId32">
        <w:ins w:id="1172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173" w:author="PR Preview" w:date="2026-01-01T00:00:00Z">
        <w:r>
          <w:t xml:space="preserve"> </w:t>
        </w:r>
      </w:ins>
      <m:oMath>
        <m:r>
          <m:t>μ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such that</w:t>
        </w:r>
      </w:ins>
      <w:ins w:id="117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177" w:author="PR Preview" w:date="2026-01-01T00:00:00Z">
        <w:r>
          <w:t xml:space="preserve">.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To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rPr>
            <w:b/>
            <w:bCs/>
          </w:rPr>
          <w:t xml:space="preserve">choose an element of</w:t>
        </w:r>
      </w:ins>
      <w:ins w:id="1182" w:author="PR Preview" w:date="2026-01-01T00:00:00Z">
        <w:r>
          <w:rPr>
            <w:b/>
            <w:bCs/>
          </w:rPr>
          <w:t xml:space="preserve"> </w:t>
        </w:r>
      </w:ins>
      <m:oMath>
        <m:r>
          <m:t>S</m:t>
        </m:r>
      </m:oMath>
      <w:ins w:id="1183" w:author="PR Preview" w:date="2026-01-01T00:00:00Z">
        <w:r>
          <w:rPr>
            <w:b/>
            <w:bCs/>
          </w:rPr>
          <w:t xml:space="preserve"> </w:t>
        </w:r>
      </w:ins>
      <w:ins w:id="1184" w:author="PR Preview" w:date="2026-01-01T00:00:00Z">
        <w:r>
          <w:rPr>
            <w:b/>
            <w:bCs/>
          </w:rPr>
          <w:t xml:space="preserve">at random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is to run a</w:t>
        </w:r>
      </w:ins>
      <w:ins w:id="1187" w:author="PR Preview" w:date="2026-01-01T00:00:00Z">
        <w:r>
          <w:t xml:space="preserve"> </w:t>
        </w:r>
      </w:ins>
      <w:hyperlink w:anchor="def-random-experiment">
        <w:ins w:id="1188" w:author="PR Preview" w:date="2026-01-01T00:00:00Z">
          <w:r>
            <w:rPr>
              <w:rStyle w:val="Hyperlink"/>
            </w:rPr>
            <w:t xml:space="preserve">random experiment</w:t>
          </w:r>
        </w:ins>
      </w:hyperlink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whose</w:t>
        </w:r>
      </w:ins>
      <w:ins w:id="1191" w:author="PR Preview" w:date="2026-01-01T00:00:00Z">
        <w:r>
          <w:t xml:space="preserve"> </w:t>
        </w:r>
      </w:ins>
      <w:hyperlink w:anchor="def-sample-space">
        <w:ins w:id="1192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is</w:t>
        </w:r>
      </w:ins>
      <w:ins w:id="1195" w:author="PR Preview" w:date="2026-01-01T00:00:00Z">
        <w:r>
          <w:t xml:space="preserve"> </w:t>
        </w:r>
      </w:ins>
      <m:oMath>
        <m:r>
          <m:t>S</m:t>
        </m:r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and whose</w:t>
        </w:r>
      </w:ins>
      <w:ins w:id="1198" w:author="PR Preview" w:date="2026-01-01T00:00:00Z">
        <w:r>
          <w:t xml:space="preserve"> </w:t>
        </w:r>
      </w:ins>
      <w:hyperlink w:anchor="def-probability">
        <w:ins w:id="1199" w:author="PR Preview" w:date="2026-01-01T00:00:00Z">
          <w:r>
            <w:rPr>
              <w:rStyle w:val="Hyperlink"/>
            </w:rPr>
            <w:t xml:space="preserve">probability measure</w:t>
          </w:r>
        </w:ins>
      </w:hyperlink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is the</w:t>
        </w:r>
      </w:ins>
      <w:ins w:id="1202" w:author="PR Preview" w:date="2026-01-01T00:00:00Z">
        <w:r>
          <w:t xml:space="preserve"> </w:t>
        </w:r>
      </w:ins>
      <w:hyperlink r:id="rId51">
        <w:ins w:id="1203" w:author="PR Preview" w:date="2026-01-01T00:00:00Z">
          <w:r>
            <w:rPr>
              <w:rStyle w:val="Hyperlink"/>
            </w:rPr>
            <w:t xml:space="preserve">uniform distribution</w:t>
          </w:r>
        </w:ins>
      </w:hyperlink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on</w:t>
        </w:r>
      </w:ins>
      <w:ins w:id="1206" w:author="PR Preview" w:date="2026-01-01T00:00:00Z">
        <w:r>
          <w:t xml:space="preserve"> </w:t>
        </w:r>
      </w:ins>
      <m:oMath>
        <m:r>
          <m:t>S</m:t>
        </m:r>
      </m:oMath>
      <w:ins w:id="1207" w:author="PR Preview" w:date="2026-01-01T00:00:00Z">
        <w:r>
          <w:t xml:space="preserve">.</w:t>
        </w:r>
      </w:ins>
    </w:p>
    <w:bookmarkEnd w:id="52"/>
    <w:bookmarkStart w:id="54" w:name="exm-random-choice-sets"/>
    <w:p>
      <w:pPr>
        <w:pStyle w:val="BodyText"/>
      </w:pPr>
      <w:ins w:id="1208" w:author="PR Preview" w:date="2026-01-01T00:00:00Z">
        <w:r>
          <w:rPr>
            <w:b/>
            <w:bCs/>
          </w:rPr>
          <w:t xml:space="preserve">Example 10 (Choosing at random from a finite set and from an interval)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For a finite set</w:t>
        </w:r>
      </w:ins>
      <w:ins w:id="1211" w:author="PR Preview" w:date="2026-01-01T00:00:00Z">
        <w:r>
          <w:t xml:space="preserve"> </w:t>
        </w:r>
      </w:ins>
      <m:oMath>
        <m:r>
          <m:t>S</m:t>
        </m:r>
      </m:oMath>
      <w:ins w:id="1212" w:author="PR Preview" w:date="2026-01-01T00:00:00Z">
        <w:r>
          <w:t xml:space="preserve">, let</w:t>
        </w:r>
      </w:ins>
      <w:ins w:id="121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be the</w:t>
        </w:r>
      </w:ins>
      <w:ins w:id="1216" w:author="PR Preview" w:date="2026-01-01T00:00:00Z">
        <w:r>
          <w:t xml:space="preserve"> </w:t>
        </w:r>
      </w:ins>
      <w:hyperlink r:id="rId34">
        <w:ins w:id="1217" w:author="PR Preview" w:date="2026-01-01T00:00:00Z">
          <w:r>
            <w:rPr>
              <w:rStyle w:val="Hyperlink"/>
            </w:rPr>
            <w:t xml:space="preserve">counting measure</w:t>
          </w:r>
        </w:ins>
      </w:hyperlink>
      <w:ins w:id="1218" w:author="PR Preview" w:date="2026-01-01T00:00:00Z">
        <w:r>
          <w:t xml:space="preserve">.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Then</w:t>
        </w:r>
      </w:ins>
      <w:ins w:id="122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1222" w:author="PR Preview" w:date="2026-01-01T00:00:00Z">
        <w:r>
          <w:t xml:space="preserve">,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so every element of</w:t>
        </w:r>
      </w:ins>
      <w:ins w:id="1225" w:author="PR Preview" w:date="2026-01-01T00:00:00Z">
        <w:r>
          <w:t xml:space="preserve"> </w:t>
        </w:r>
      </w:ins>
      <m:oMath>
        <m:r>
          <m:t>S</m:t>
        </m:r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has the same probability</w:t>
        </w:r>
      </w:ins>
      <w:ins w:id="122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1229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del w:id="1230" w:author="PR Preview" w:date="2026-01-01T00:00:00Z">
        <w:r>
          <w:rPr>
            <w:b/>
            <w:bCs/>
          </w:rPr>
          <w:delText xml:space="preserve">Example 10 (Choosing a car at random from the Auto data)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The Auto data record the number of engine cylinders and the fuel economy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(miles per gallon) of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392 car models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sold between 1970 and 1982.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They come from the StatLib library at Carnegie Mellon University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and ship with the book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and the R package</w:delText>
        </w:r>
      </w:del>
      <w:del w:id="1247" w:author="PR Preview" w:date="2026-01-01T00:00:00Z">
        <w:r>
          <w:delText xml:space="preserve"> </w:delText>
        </w:r>
      </w:del>
      <w:hyperlink r:id="rId11">
        <w:del w:id="1248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(</w:delText>
        </w:r>
      </w:del>
      <w:del w:id="1251" w:author="PR Preview" w:date="2026-01-01T00:00:00Z">
        <w:r>
          <w:rPr>
            <w:rStyle w:val="VerbatimChar"/>
          </w:rPr>
          <w:delText xml:space="preserve">ISLR2::Auto</w:delText>
        </w:r>
      </w:del>
      <w:del w:id="1252" w:author="PR Preview" w:date="2026-01-01T00:00:00Z">
        <w:r>
          <w:delText xml:space="preserve">).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This site has a copy at</w:delText>
        </w:r>
      </w:del>
      <w:del w:id="1255" w:author="PR Preview" w:date="2026-01-01T00:00:00Z">
        <w:r>
          <w:delText xml:space="preserve"> </w:delText>
        </w:r>
      </w:del>
      <w:hyperlink r:id="rId12">
        <w:del w:id="1256" w:author="PR Preview" w:date="2026-01-01T00:00:00Z">
          <w:r>
            <w:rPr>
              <w:rStyle w:val="VerbatimChar"/>
            </w:rPr>
            <w:delText xml:space="preserve">data/auto.csv</w:delText>
          </w:r>
        </w:del>
      </w:hyperlink>
      <w:del w:id="1257" w:author="PR Preview" w:date="2026-01-01T00:00:00Z">
        <w:r>
          <w:delText xml:space="preserve">.</w:delText>
        </w:r>
      </w:del>
    </w:p>
    <w:p>
      <w:pPr>
        <w:pStyle w:val="BodyText"/>
      </w:pPr>
      <w:del w:id="1258" w:author="PR Preview" w:date="2026-01-01T00:00:00Z">
        <w:r>
          <w:delText xml:space="preserve">Let</w:delText>
        </w:r>
      </w:del>
      <w:del w:id="1259" w:author="PR Preview" w:date="2026-01-01T00:00:00Z">
        <w:r>
          <w:delText xml:space="preserve"> </w:delText>
        </w:r>
      </w:del>
      <m:oMath>
        <m:r>
          <m:t>S</m:t>
        </m:r>
      </m:oMath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be the set of car models in the data.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Choosing a car at random from</w:delText>
        </w:r>
      </w:del>
      <w:del w:id="1264" w:author="PR Preview" w:date="2026-01-01T00:00:00Z">
        <w:r>
          <w:delText xml:space="preserve"> </w:delText>
        </w:r>
      </w:del>
      <m:oMath>
        <m:r>
          <m:t>S</m:t>
        </m:r>
      </m:oMath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(</w:delText>
        </w:r>
      </w:del>
      <w:hyperlink w:anchor="def-random-choice">
        <w:del w:id="126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268" w:author="PR Preview" w:date="2026-01-01T00:00:00Z">
        <w:r>
          <w:delText xml:space="preserve">),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with the counting measure, gives each car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probability</w:delText>
        </w:r>
      </w:del>
      <w:del w:id="127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del w:id="1274" w:author="PR Preview" w:date="2026-01-01T00:00:00Z">
        <w:r>
          <w:delText xml:space="preserve">,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so the probability that the car has four cylinders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is the fraction of cars with four cylinders:</w:delText>
        </w:r>
      </w:del>
    </w:p>
    <w:p>
      <w:pPr>
        <w:pStyle w:val="BodyText"/>
      </w:pPr>
      <w:ins w:id="1279" w:author="PR Preview" w:date="2026-01-01T00:00:00Z">
        <w:r>
          <w:rPr>
            <w:b/>
            <w:bCs/>
          </w:rPr>
          <w:t xml:space="preserve">Example 11 (Choosing a car at random from the Auto data)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The Auto data of</w:t>
        </w:r>
      </w:ins>
      <w:ins w:id="1282" w:author="PR Preview" w:date="2026-01-01T00:00:00Z">
        <w:r>
          <w:t xml:space="preserve"> </w:t>
        </w:r>
      </w:ins>
      <w:hyperlink w:anchor="exm-random-experiment">
        <w:ins w:id="128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have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392 car models.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Let</w:t>
        </w:r>
      </w:ins>
      <w:ins w:id="1290" w:author="PR Preview" w:date="2026-01-01T00:00:00Z">
        <w:r>
          <w:t xml:space="preserve"> </w:t>
        </w:r>
      </w:ins>
      <m:oMath>
        <m:r>
          <m:t>S</m:t>
        </m:r>
      </m:oMath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be the set of car models in the data.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Choosing a car at random from</w:t>
        </w:r>
      </w:ins>
      <w:ins w:id="1295" w:author="PR Preview" w:date="2026-01-01T00:00:00Z">
        <w:r>
          <w:t xml:space="preserve"> </w:t>
        </w:r>
      </w:ins>
      <m:oMath>
        <m:r>
          <m:t>S</m:t>
        </m:r>
      </m:oMath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(</w:t>
        </w:r>
      </w:ins>
      <w:hyperlink w:anchor="def-random-choice">
        <w:ins w:id="129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299" w:author="PR Preview" w:date="2026-01-01T00:00:00Z">
        <w:r>
          <w:t xml:space="preserve">),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with the counting measure, gives each car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probability</w:t>
        </w:r>
      </w:ins>
      <w:ins w:id="130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1305" w:author="PR Preview" w:date="2026-01-01T00:00:00Z">
        <w:r>
          <w:t xml:space="preserve">,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so the probability that the car has four cylinders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is the fraction of cars with four cylinders:</w:t>
        </w:r>
      </w:ins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4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del w:id="1310" w:author="PR Preview" w:date="2026-01-01T00:00:00Z">
        <w:r>
          <w:rPr>
            <w:b/>
            <w:bCs/>
          </w:rPr>
          <w:delText xml:space="preserve">Definition 9 (Conditional probability)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For two events</w:delText>
        </w:r>
      </w:del>
      <w:del w:id="1313" w:author="PR Preview" w:date="2026-01-01T00:00:00Z">
        <w:r>
          <w:delText xml:space="preserve"> </w:delText>
        </w:r>
      </w:del>
      <m:oMath>
        <m:r>
          <m:t>A</m:t>
        </m:r>
      </m:oMath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and</w:delText>
        </w:r>
      </w:del>
      <w:del w:id="1316" w:author="PR Preview" w:date="2026-01-01T00:00:00Z">
        <w:r>
          <w:delText xml:space="preserve"> </w:delText>
        </w:r>
      </w:del>
      <m:oMath>
        <m:r>
          <m:t>B</m:t>
        </m:r>
      </m:oMath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with</w:delText>
        </w:r>
      </w:del>
      <w:del w:id="131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320" w:author="PR Preview" w:date="2026-01-01T00:00:00Z">
        <w:r>
          <w:delText xml:space="preserve">,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the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rPr>
            <w:b/>
            <w:bCs/>
          </w:rPr>
          <w:delText xml:space="preserve">conditional probability</w:delText>
        </w:r>
      </w:del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of</w:delText>
        </w:r>
      </w:del>
      <w:del w:id="1327" w:author="PR Preview" w:date="2026-01-01T00:00:00Z">
        <w:r>
          <w:delText xml:space="preserve"> </w:delText>
        </w:r>
      </w:del>
      <m:oMath>
        <m:r>
          <m:t>A</m:t>
        </m:r>
      </m:oMath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given</w:delText>
        </w:r>
      </w:del>
      <w:del w:id="1330" w:author="PR Preview" w:date="2026-01-01T00:00:00Z">
        <w:r>
          <w:delText xml:space="preserve"> </w:delText>
        </w:r>
      </w:del>
      <m:oMath>
        <m:r>
          <m:t>B</m:t>
        </m:r>
      </m:oMath>
      <w:del w:id="1331" w:author="PR Preview" w:date="2026-01-01T00:00:00Z">
        <w:r>
          <w:delText xml:space="preserve">,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denoted</w:delText>
        </w:r>
      </w:del>
      <w:del w:id="133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1335" w:author="PR Preview" w:date="2026-01-01T00:00:00Z">
        <w:r>
          <w:delText xml:space="preserve">, is:</w:delText>
        </w:r>
      </w:del>
    </w:p>
    <w:p>
      <w:pPr>
        <w:pStyle w:val="FirstParagraph"/>
      </w:pPr>
      <w:ins w:id="1336" w:author="PR Preview" w:date="2026-01-01T00:00:00Z">
        <w:r>
          <w:rPr>
            <w:b/>
            <w:bCs/>
          </w:rPr>
          <w:t xml:space="preserve">Definition 10 (Conditional probability)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For two events</w:t>
        </w:r>
      </w:ins>
      <w:ins w:id="1339" w:author="PR Preview" w:date="2026-01-01T00:00:00Z">
        <w:r>
          <w:t xml:space="preserve"> </w:t>
        </w:r>
      </w:ins>
      <m:oMath>
        <m:r>
          <m:t>A</m:t>
        </m:r>
      </m:oMath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and</w:t>
        </w:r>
      </w:ins>
      <w:ins w:id="1342" w:author="PR Preview" w:date="2026-01-01T00:00:00Z">
        <w:r>
          <w:t xml:space="preserve"> </w:t>
        </w:r>
      </w:ins>
      <m:oMath>
        <m:r>
          <m:t>B</m:t>
        </m:r>
      </m:oMath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with</w:t>
        </w:r>
      </w:ins>
      <w:ins w:id="134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346" w:author="PR Preview" w:date="2026-01-01T00:00:00Z">
        <w:r>
          <w:t xml:space="preserve">,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the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rPr>
            <w:b/>
            <w:bCs/>
          </w:rPr>
          <w:t xml:space="preserve">conditional probability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of</w:t>
        </w:r>
      </w:ins>
      <w:ins w:id="1353" w:author="PR Preview" w:date="2026-01-01T00:00:00Z">
        <w:r>
          <w:t xml:space="preserve"> </w:t>
        </w:r>
      </w:ins>
      <m:oMath>
        <m:r>
          <m:t>A</m:t>
        </m:r>
      </m:oMath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given</w:t>
        </w:r>
      </w:ins>
      <w:ins w:id="1356" w:author="PR Preview" w:date="2026-01-01T00:00:00Z">
        <w:r>
          <w:t xml:space="preserve"> </w:t>
        </w:r>
      </w:ins>
      <m:oMath>
        <m:r>
          <m:t>B</m:t>
        </m:r>
      </m:oMath>
      <w:ins w:id="1357" w:author="PR Preview" w:date="2026-01-01T00:00:00Z">
        <w:r>
          <w:t xml:space="preserve">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denoted</w:t>
        </w:r>
      </w:ins>
      <w:ins w:id="1360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1361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del w:id="1362" w:author="PR Preview" w:date="2026-01-01T00:00:00Z">
        <w:r>
          <w:rPr>
            <w:b/>
            <w:bCs/>
          </w:rPr>
          <w:delText xml:space="preserve">Example 11 (Rolling a six, given an even roll)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For a fair die (</w:delText>
        </w:r>
      </w:del>
      <w:hyperlink w:anchor="exm-probability">
        <w:del w:id="1365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366" w:author="PR Preview" w:date="2026-01-01T00:00:00Z">
        <w:r>
          <w:delText xml:space="preserve">),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let</w:delText>
        </w:r>
      </w:del>
      <w:del w:id="136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and</w:delText>
        </w:r>
      </w:del>
      <w:del w:id="137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373" w:author="PR Preview" w:date="2026-01-01T00:00:00Z">
        <w:r>
          <w:delText xml:space="preserve">.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Then</w:delText>
        </w:r>
      </w:del>
      <w:del w:id="137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1377" w:author="PR Preview" w:date="2026-01-01T00:00:00Z">
        <w:r>
          <w:delText xml:space="preserve">, so:</w:delText>
        </w:r>
      </w:del>
    </w:p>
    <w:p>
      <w:pPr>
        <w:pStyle w:val="BodyText"/>
      </w:pPr>
      <w:ins w:id="1378" w:author="PR Preview" w:date="2026-01-01T00:00:00Z">
        <w:r>
          <w:rPr>
            <w:b/>
            <w:bCs/>
          </w:rPr>
          <w:t xml:space="preserve">Example 12 (Rolling a six, given an even roll)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For a fair die (</w:t>
        </w:r>
      </w:ins>
      <w:hyperlink w:anchor="exm-probability">
        <w:ins w:id="1381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382" w:author="PR Preview" w:date="2026-01-01T00:00:00Z">
        <w:r>
          <w:t xml:space="preserve">),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let</w:t>
        </w:r>
      </w:ins>
      <w:ins w:id="13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and</w:t>
        </w:r>
      </w:ins>
      <w:ins w:id="138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389" w:author="PR Preview" w:date="2026-01-01T00:00:00Z">
        <w:r>
          <w:t xml:space="preserve">.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Then</w:t>
        </w:r>
      </w:ins>
      <w:ins w:id="13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1393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del w:id="1394" w:author="PR Preview" w:date="2026-01-01T00:00:00Z">
        <w:r>
          <w:rPr>
            <w:i/>
            <w:iCs/>
          </w:rPr>
          <w:delText xml:space="preserve">Proof</w:delText>
        </w:r>
      </w:del>
      <w:del w:id="1395" w:author="PR Preview" w:date="2026-01-01T00:00:00Z">
        <w:r>
          <w:delText xml:space="preserve">. </w:delText>
        </w:r>
      </w:del>
      <w:del w:id="1396" w:author="PR Preview" w:date="2026-01-01T00:00:00Z">
        <w:r>
          <w:delText xml:space="preserve">Rearranging</w:delText>
        </w:r>
      </w:del>
      <w:del w:id="1397" w:author="PR Preview" w:date="2026-01-01T00:00:00Z">
        <w:r>
          <w:delText xml:space="preserve"> </w:delText>
        </w:r>
      </w:del>
      <w:hyperlink w:anchor="def-conditional-prob">
        <w:del w:id="139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399" w:author="PR Preview" w:date="2026-01-01T00:00:00Z">
        <w:r>
          <w:delText xml:space="preserve">:</w:delText>
        </w:r>
      </w:del>
    </w:p>
    <w:p>
      <w:pPr>
        <w:pStyle w:val="FirstParagraph"/>
      </w:pPr>
      <w:ins w:id="1400" w:author="PR Preview" w:date="2026-01-01T00:00:00Z">
        <w:r>
          <w:rPr>
            <w:i/>
            <w:iCs/>
          </w:rPr>
          <w:t xml:space="preserve">Proof</w:t>
        </w:r>
      </w:ins>
      <w:ins w:id="1401" w:author="PR Preview" w:date="2026-01-01T00:00:00Z">
        <w:r>
          <w:t xml:space="preserve">. </w:t>
        </w:r>
      </w:ins>
      <w:ins w:id="1402" w:author="PR Preview" w:date="2026-01-01T00:00:00Z">
        <w:r>
          <w:t xml:space="preserve">Rearranging</w:t>
        </w:r>
      </w:ins>
      <w:ins w:id="1403" w:author="PR Preview" w:date="2026-01-01T00:00:00Z">
        <w:r>
          <w:t xml:space="preserve"> </w:t>
        </w:r>
      </w:ins>
      <w:hyperlink w:anchor="def-conditional-prob">
        <w:ins w:id="140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40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del w:id="1406" w:author="PR Preview" w:date="2026-01-01T00:00:00Z">
        <w:r>
          <w:rPr>
            <w:b/>
            <w:bCs/>
          </w:rPr>
          <w:delText xml:space="preserve">Example 12 (Applying the law of conditional probability)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Suppose 30% of adults exercise regularly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del w:id="1409" w:author="PR Preview" w:date="2026-01-01T00:00:00Z">
        <w:r>
          <w:delText xml:space="preserve">),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and among adults who exercise regularly,</w:delText>
        </w:r>
      </w:del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60% have low blood pressure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del w:id="1414" w:author="PR Preview" w:date="2026-01-01T00:00:00Z">
        <w:r>
          <w:delText xml:space="preserve">).</w:delText>
        </w:r>
      </w:del>
    </w:p>
    <w:p>
      <w:pPr>
        <w:pStyle w:val="FirstParagraph"/>
      </w:pPr>
      <w:ins w:id="1415" w:author="PR Preview" w:date="2026-01-01T00:00:00Z">
        <w:r>
          <w:rPr>
            <w:b/>
            <w:bCs/>
          </w:rPr>
          <w:t xml:space="preserve">Example 13 (Applying the law of conditional probability)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Suppose 30% of adults exercise regularly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ins w:id="1418" w:author="PR Preview" w:date="2026-01-01T00:00:00Z">
        <w:r>
          <w:t xml:space="preserve">),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and among adults who exercise regularly,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60% have low blood pressure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ins w:id="1423" w:author="PR Preview" w:date="2026-01-01T00:00:00Z">
        <w:r>
          <w:t xml:space="preserve">).</w:t>
        </w:r>
      </w:ins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del w:id="1424" w:author="PR Preview" w:date="2026-01-01T00:00:00Z">
        <w:r>
          <w:rPr>
            <w:i/>
            <w:iCs/>
          </w:rPr>
          <w:delText xml:space="preserve">Proof</w:delText>
        </w:r>
      </w:del>
      <w:del w:id="1425" w:author="PR Preview" w:date="2026-01-01T00:00:00Z">
        <w:r>
          <w:delText xml:space="preserve">. </w:delText>
        </w:r>
      </w:del>
      <w:del w:id="1426" w:author="PR Preview" w:date="2026-01-01T00:00:00Z">
        <w:r>
          <w:delText xml:space="preserve">By</w:delText>
        </w:r>
      </w:del>
      <w:del w:id="1427" w:author="PR Preview" w:date="2026-01-01T00:00:00Z">
        <w:r>
          <w:delText xml:space="preserve"> </w:delText>
        </w:r>
      </w:del>
      <w:hyperlink w:anchor="def-conditional-prob">
        <w:del w:id="142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and</w:delText>
        </w:r>
      </w:del>
      <w:del w:id="1431" w:author="PR Preview" w:date="2026-01-01T00:00:00Z">
        <w:r>
          <w:delText xml:space="preserve"> </w:delText>
        </w:r>
      </w:del>
      <w:hyperlink w:anchor="thm-law-conditional-prob">
        <w:del w:id="143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433" w:author="PR Preview" w:date="2026-01-01T00:00:00Z">
        <w:r>
          <w:delText xml:space="preserve">:</w:delText>
        </w:r>
      </w:del>
    </w:p>
    <w:p>
      <w:pPr>
        <w:pStyle w:val="FirstParagraph"/>
      </w:pPr>
      <w:ins w:id="1434" w:author="PR Preview" w:date="2026-01-01T00:00:00Z">
        <w:r>
          <w:rPr>
            <w:i/>
            <w:iCs/>
          </w:rPr>
          <w:t xml:space="preserve">Proof</w:t>
        </w:r>
      </w:ins>
      <w:ins w:id="1435" w:author="PR Preview" w:date="2026-01-01T00:00:00Z">
        <w:r>
          <w:t xml:space="preserve">. </w:t>
        </w:r>
      </w:ins>
      <w:ins w:id="1436" w:author="PR Preview" w:date="2026-01-01T00:00:00Z">
        <w:r>
          <w:t xml:space="preserve">By</w:t>
        </w:r>
      </w:ins>
      <w:ins w:id="1437" w:author="PR Preview" w:date="2026-01-01T00:00:00Z">
        <w:r>
          <w:t xml:space="preserve"> </w:t>
        </w:r>
      </w:ins>
      <w:hyperlink w:anchor="def-conditional-prob">
        <w:ins w:id="143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and</w:t>
        </w:r>
      </w:ins>
      <w:ins w:id="1441" w:author="PR Preview" w:date="2026-01-01T00:00:00Z">
        <w:r>
          <w:t xml:space="preserve"> </w:t>
        </w:r>
      </w:ins>
      <w:hyperlink w:anchor="thm-law-conditional-prob">
        <w:ins w:id="144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44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del w:id="1444" w:author="PR Preview" w:date="2026-01-01T00:00:00Z">
        <w:r>
          <w:rPr>
            <w:b/>
            <w:bCs/>
          </w:rPr>
          <w:delText xml:space="preserve">Example 13 (Positive predictive value of a medical test)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Suppose a disease test has 99% sensitivity and 99% specificity,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and the prevalence of the disease in the population is 7%.</w:delText>
        </w:r>
      </w:del>
    </w:p>
    <w:p>
      <w:pPr>
        <w:pStyle w:val="FirstParagraph"/>
      </w:pPr>
      <w:ins w:id="1449" w:author="PR Preview" w:date="2026-01-01T00:00:00Z">
        <w:r>
          <w:rPr>
            <w:b/>
            <w:bCs/>
          </w:rPr>
          <w:t xml:space="preserve">Example 14 (Positive predictive value of a medical test)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Suppose a disease test has 99% sensitivity and 99% specificity,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and the prevalence of the disease in the population is 7%.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del w:id="1454" w:author="PR Preview" w:date="2026-01-01T00:00:00Z">
        <w:r>
          <w:rPr>
            <w:b/>
            <w:bCs/>
          </w:rPr>
          <w:delText xml:space="preserve">Exercise 1 (Turn a conditional around)</w:delText>
        </w:r>
      </w:del>
      <w:del w:id="1455" w:author="PR Preview" w:date="2026-01-01T00:00:00Z">
        <w:r>
          <w:delText xml:space="preserve"> </w:delText>
        </w:r>
      </w:del>
      <w:hyperlink w:anchor="def-conditional-prob">
        <w:del w:id="1456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defines</w:delText>
        </w:r>
      </w:del>
      <w:del w:id="145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in terms of</w:delText>
        </w:r>
      </w:del>
      <w:del w:id="146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1463" w:author="PR Preview" w:date="2026-01-01T00:00:00Z">
        <w:r>
          <w:delText xml:space="preserve">.</w:delText>
        </w:r>
      </w:del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Write the same definition with</w:delText>
        </w:r>
      </w:del>
      <w:del w:id="1466" w:author="PR Preview" w:date="2026-01-01T00:00:00Z">
        <w:r>
          <w:delText xml:space="preserve"> </w:delText>
        </w:r>
      </w:del>
      <m:oMath>
        <m:r>
          <m:t>A</m:t>
        </m:r>
      </m:oMath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and</w:delText>
        </w:r>
      </w:del>
      <w:del w:id="1469" w:author="PR Preview" w:date="2026-01-01T00:00:00Z">
        <w:r>
          <w:delText xml:space="preserve"> </w:delText>
        </w:r>
      </w:del>
      <m:oMath>
        <m:r>
          <m:t>B</m:t>
        </m:r>
      </m:oMath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swapped,</w:delText>
        </w:r>
      </w:del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then eliminate</w:delText>
        </w:r>
      </w:del>
      <w:del w:id="147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between the two.</w:delText>
        </w:r>
      </w:del>
    </w:p>
    <w:p>
      <w:pPr>
        <w:pStyle w:val="BodyText"/>
      </w:pPr>
      <w:ins w:id="1477" w:author="PR Preview" w:date="2026-01-01T00:00:00Z">
        <w:r>
          <w:rPr>
            <w:b/>
            <w:bCs/>
          </w:rPr>
          <w:t xml:space="preserve">Exercise 1 (Turn a conditional around)</w:t>
        </w:r>
      </w:ins>
      <w:ins w:id="1478" w:author="PR Preview" w:date="2026-01-01T00:00:00Z">
        <w:r>
          <w:t xml:space="preserve"> </w:t>
        </w:r>
      </w:ins>
      <w:hyperlink w:anchor="def-conditional-prob">
        <w:ins w:id="147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defines</w:t>
        </w:r>
      </w:ins>
      <w:ins w:id="148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in terms of</w:t>
        </w:r>
      </w:ins>
      <w:ins w:id="148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1486" w:author="PR Preview" w:date="2026-01-01T00:00:00Z">
        <w:r>
          <w:t xml:space="preserve">.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Write the same definition with</w:t>
        </w:r>
      </w:ins>
      <w:ins w:id="1489" w:author="PR Preview" w:date="2026-01-01T00:00:00Z">
        <w:r>
          <w:t xml:space="preserve"> </w:t>
        </w:r>
      </w:ins>
      <m:oMath>
        <m:r>
          <m:t>A</m:t>
        </m:r>
      </m:oMath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and</w:t>
        </w:r>
      </w:ins>
      <w:ins w:id="1492" w:author="PR Preview" w:date="2026-01-01T00:00:00Z">
        <w:r>
          <w:t xml:space="preserve"> </w:t>
        </w:r>
      </w:ins>
      <m:oMath>
        <m:r>
          <m:t>B</m:t>
        </m:r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swapped,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then eliminate</w:t>
        </w:r>
      </w:ins>
      <w:ins w:id="149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between the two.</w:t>
        </w:r>
      </w:ins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del w:id="1500" w:author="PR Preview" w:date="2026-01-01T00:00:00Z">
        <w:r>
          <w:rPr>
            <w:i/>
            <w:iCs/>
          </w:rPr>
          <w:delText xml:space="preserve">Solution 1</w:delText>
        </w:r>
      </w:del>
      <w:del w:id="1501" w:author="PR Preview" w:date="2026-01-01T00:00:00Z">
        <w:r>
          <w:delText xml:space="preserve">. </w:delText>
        </w:r>
      </w:del>
      <w:del w:id="1502" w:author="PR Preview" w:date="2026-01-01T00:00:00Z">
        <w:r>
          <w:delText xml:space="preserve">Multiplying</w:delText>
        </w:r>
      </w:del>
      <w:del w:id="1503" w:author="PR Preview" w:date="2026-01-01T00:00:00Z">
        <w:r>
          <w:delText xml:space="preserve"> </w:delText>
        </w:r>
      </w:del>
      <w:hyperlink w:anchor="def-conditional-prob">
        <w:del w:id="150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through by its denominator, in each direction,</w:delText>
        </w:r>
      </w:del>
    </w:p>
    <w:p>
      <w:pPr>
        <w:pStyle w:val="BodyText"/>
      </w:pPr>
      <w:ins w:id="1507" w:author="PR Preview" w:date="2026-01-01T00:00:00Z">
        <w:r>
          <w:rPr>
            <w:i/>
            <w:iCs/>
          </w:rPr>
          <w:t xml:space="preserve">Solution 1</w:t>
        </w:r>
      </w:ins>
      <w:ins w:id="1508" w:author="PR Preview" w:date="2026-01-01T00:00:00Z">
        <w:r>
          <w:t xml:space="preserve">. </w:t>
        </w:r>
      </w:ins>
      <w:ins w:id="1509" w:author="PR Preview" w:date="2026-01-01T00:00:00Z">
        <w:r>
          <w:t xml:space="preserve">Multiplying</w:t>
        </w:r>
      </w:ins>
      <w:ins w:id="1510" w:author="PR Preview" w:date="2026-01-01T00:00:00Z">
        <w:r>
          <w:t xml:space="preserve"> </w:t>
        </w:r>
      </w:ins>
      <w:hyperlink w:anchor="def-conditional-prob">
        <w:ins w:id="151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through by its denominator, in each direction,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74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6" w:name="ref-CaseBerg01"/>
    <w:p>
      <w:pPr>
        <w:pStyle w:val="Bibliography"/>
      </w:pPr>
      <w:ins w:id="1514" w:author="PR Preview" w:date="2026-01-01T00:00:00Z">
        <w:r>
          <w:t xml:space="preserve">Casella, George, and Roger Berger. 2002.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rPr>
            <w:i/>
            <w:iCs/>
          </w:rPr>
          <w:t xml:space="preserve">Statistical Inference</w:t>
        </w:r>
      </w:ins>
      <w:ins w:id="1517" w:author="PR Preview" w:date="2026-01-01T00:00:00Z">
        <w:r>
          <w:t xml:space="preserve">. 2nd ed. Cengage Learning.</w:t>
        </w:r>
      </w:ins>
      <w:ins w:id="1518" w:author="PR Preview" w:date="2026-01-01T00:00:00Z">
        <w:r>
          <w:t xml:space="preserve"> </w:t>
        </w:r>
      </w:ins>
      <w:hyperlink r:id="rId75">
        <w:ins w:id="1519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1520" w:author="PR Preview" w:date="2026-01-01T00:00:00Z">
        <w:r>
          <w:t xml:space="preserve">.</w:t>
        </w:r>
      </w:ins>
    </w:p>
    <w:bookmarkEnd w:id="76"/>
    <w:bookmarkStart w:id="77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77"/>
    <w:bookmarkStart w:id="7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7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79"/>
    <w:bookmarkStart w:id="8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0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0" Type="http://schemas.openxmlformats.org/officeDocument/2006/relationships/hyperlink" Target="https://bookdown.org/kevin_davisross/probsim-book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78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75" Type="http://schemas.openxmlformats.org/officeDocument/2006/relationships/hyperlink" Target="https://www.cengage.com/c/statistical-inference-2e-casella-berger/9780534243128/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0" Type="http://schemas.openxmlformats.org/officeDocument/2006/relationships/hyperlink" Target="https://bookdown.org/kevin_davisross/probsim-book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78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75" Type="http://schemas.openxmlformats.org/officeDocument/2006/relationships/hyperlink" Target="https://www.cengage.com/c/statistical-inference-2e-casella-berger/9780534243128/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2026-10-13T00:30:50Z</dcterms:created>
  <dcterms:modified xsi:type="dcterms:W3CDTF">2026-10-13T00:30:50Z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