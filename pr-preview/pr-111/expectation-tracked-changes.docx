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Expectation</w:t>
      </w:r>
    </w:p>
    <w:p>
      <w:pPr>
        <w:pStyle w:val="Date"/>
      </w:pPr>
      <w:del w:id="1" w:author="PR Preview" w:date="2026-01-01T00:00:00Z">
        <w:r>
          <w:delText xml:space="preserve">Last modified: 2026-10-12 16:25:27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2026-10-12 17:21:28 (PDT)</w:t>
        </w:r>
      </w:ins>
    </w:p>
    <w:p>
      <w:pPr>
        <w:pStyle w:val="FirstParagraph"/>
      </w:pPr>
      <w:bookmarkStart w:id="9" w:name="sec-expectation"/>
      <w:bookmarkEnd w:id="9"/>
    </w:p>
    <w:bookmarkStart w:id="12" w:name="def-expectation"/>
    <w:p>
      <w:pPr>
        <w:pStyle w:val="BodyText"/>
      </w:pPr>
      <w:r>
        <w:rPr>
          <w:b/>
          <w:bCs/>
        </w:rPr>
        <w:t xml:space="preserve">Definition 1 (Expectation, expected value, population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,</w:t>
      </w:r>
      <w:r>
        <w:t xml:space="preserve"> </w:t>
      </w:r>
      <w:r>
        <w:rPr>
          <w:b/>
          <w:bCs/>
        </w:rPr>
        <w:t xml:space="preserve">expected value</w:t>
      </w:r>
      <w:r>
        <w:t xml:space="preserve">, or</w:t>
      </w:r>
      <w:r>
        <w:t xml:space="preserve"> </w:t>
      </w:r>
      <w:r>
        <w:rPr>
          <w:b/>
          <w:bCs/>
        </w:rPr>
        <w:t xml:space="preserve">population mean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, denoted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is the mean of</w:t>
      </w:r>
      <w:r>
        <w:t xml:space="preserve"> </w:t>
      </w:r>
      <m:oMath>
        <m:r>
          <m:t>X</m:t>
        </m:r>
      </m:oMath>
      <w:r>
        <w:t xml:space="preserve">’s possible values,</w:t>
      </w:r>
      <w:r>
        <w:t xml:space="preserve"> </w:t>
      </w:r>
      <w:r>
        <w:t xml:space="preserve">weighted by the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w:r>
        <w:t xml:space="preserve">of those values: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continuous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r:id="rId11">
        <w:r>
          <w:rPr>
            <w:rStyle w:val="Hyperlink"/>
          </w:rPr>
          <w:t xml:space="preserve">probability density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mean of</w:t>
      </w:r>
      <w:r>
        <w:t xml:space="preserve"> </w:t>
      </w:r>
      <m:oMath>
        <m:r>
          <m:t>X</m:t>
        </m:r>
      </m:oMath>
      <w:r>
        <w:t xml:space="preserve">’s possible values, weighted by that density: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In both cases, the expectation is defined</w:t>
      </w:r>
      <w:r>
        <w:t xml:space="preserve"> </w:t>
      </w:r>
      <w:r>
        <w:t xml:space="preserve">only when the sum or integral converges absolutely,</w:t>
      </w:r>
      <w:r>
        <w:t xml:space="preserve"> </w:t>
      </w:r>
      <w:r>
        <w:t xml:space="preserve">that is, when it is finite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x</m:t>
        </m:r>
      </m:oMath>
      <w:r>
        <w:t xml:space="preserve">.</w:t>
      </w:r>
    </w:p>
    <w:bookmarkEnd w:id="1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See also</w:t>
      </w:r>
      <w:r>
        <w:t xml:space="preserve"> </w:t>
      </w:r>
      <w:hyperlink r:id="rId13">
        <w:r>
          <w:rPr>
            <w:rStyle w:val="Hyperlink"/>
          </w:rPr>
          <w:t xml:space="preserve">https://en.wikipedia.org/wiki/Expected_value</w:t>
        </w:r>
      </w:hyperlink>
    </w:p>
    <w:bookmarkStart w:id="14" w:name="exm-cauchy-no-mean"/>
    <w:p>
      <w:pPr>
        <w:pStyle w:val="BodyText"/>
      </w:pPr>
      <w:r>
        <w:rPr>
          <w:b/>
          <w:bCs/>
        </w:rPr>
        <w:t xml:space="preserve">Example 1 (The standard Cauchy distribution has no expectation)</w:t>
      </w:r>
      <w:r>
        <w:t xml:space="preserve"> </w:t>
      </w:r>
      <w:r>
        <w:t xml:space="preserve">A random variable whose expectation is not defined is not exotic.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the standard Cauchy distribution,</w:t>
      </w:r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π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π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x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.</w:t>
      </w:r>
      <w:r>
        <w:t xml:space="preserve"> </w:t>
      </w:r>
      <w:r>
        <w:t xml:space="preserve">So, integrating over each half-line: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b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 as </m:t>
              </m:r>
              <m:r>
                <m:t>b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a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0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on 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a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 as </m:t>
              </m:r>
              <m:r>
                <m:t>a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Both halves diverge,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diverges,</w:t>
      </w:r>
      <w:r>
        <w:t xml:space="preserve"> </w:t>
      </w:r>
      <w:r>
        <w:t xml:space="preserve">and by</w:t>
      </w:r>
      <w:r>
        <w:t xml:space="preserve"> </w:t>
      </w:r>
      <w:hyperlink w:anchor="def-expectation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no expectation.</w:t>
      </w:r>
    </w:p>
    <w:bookmarkEnd w:id="14"/>
    <w:bookmarkStart w:id="16" w:name="thm-bernoulli-mean"/>
    <w:p>
      <w:pPr>
        <w:pStyle w:val="BodyText"/>
      </w:pPr>
      <w:r>
        <w:rPr>
          <w:b/>
          <w:bCs/>
        </w:rPr>
        <w:t xml:space="preserve">Theorem 1 (Expectation of the Bernoulli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Bernoulli distribution</w:t>
        </w:r>
      </w:hyperlink>
      <w:r>
        <w:t xml:space="preserve">),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</m:oMath>
      </m:oMathPara>
    </w:p>
    <w:bookmarkEnd w:id="1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for discrete r.v.)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(range of Bernoulli r.v. is 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sum over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Bernoulli PMF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by 0 and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(addition of 0)</m:t>
              </m:r>
            </m:e>
          </m:eqArr>
        </m:oMath>
      </m:oMathPara>
    </w:p>
    <w:bookmarkStart w:id="18" w:name="thm-surv-mean"/>
    <w:p>
      <w:pPr>
        <w:pStyle w:val="FirstParagraph"/>
      </w:pPr>
      <w:r>
        <w:rPr>
          <w:b/>
          <w:bCs/>
        </w:rPr>
        <w:t xml:space="preserve">Theorem 2 (Expectation of time-to-event variables)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non-negative random variable</w:t>
      </w:r>
      <w:r>
        <w:t xml:space="preserve"> </w:t>
      </w:r>
      <w:r>
        <w:t xml:space="preserve">with</w:t>
      </w:r>
      <w:r>
        <w:t xml:space="preserve"> </w:t>
      </w:r>
      <w:hyperlink r:id="rId17">
        <w:r>
          <w:rPr>
            <w:rStyle w:val="Hyperlink"/>
          </w:rPr>
          <w:t xml:space="preserve">survival function</w:t>
        </w:r>
      </w:hyperlink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 a defined expectation,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S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bookmarkEnd w:id="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continuous case, in which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a density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.</w:t>
      </w:r>
      <w:r>
        <w:t xml:space="preserve"> </w:t>
      </w:r>
      <w:r>
        <w:t xml:space="preserve">The integrand</w:t>
      </w:r>
      <w:r>
        <w:t xml:space="preserve"> </w:t>
      </w:r>
      <m:oMath>
        <m:r>
          <m:rPr>
            <m:sty m:val="p"/>
          </m:rPr>
          <m:t>f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≤</m:t>
            </m:r>
            <m:r>
              <m:t>t</m:t>
            </m:r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is non-negative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Tonelli’s theorem</w:t>
      </w:r>
      <w:r>
        <w:t xml:space="preserve"> </w:t>
      </w:r>
      <w:r>
        <w:t xml:space="preserve">(the non-negative case of the</w:t>
      </w:r>
      <w:r>
        <w:t xml:space="preserve"> </w:t>
      </w:r>
      <w:hyperlink r:id="rId19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(1995)</w:t>
      </w:r>
      <w:r>
        <w:t xml:space="preserve">, Theorem 18.3)</w:t>
      </w:r>
      <w:r>
        <w:t xml:space="preserve"> </w:t>
      </w:r>
      <w:r>
        <w:t xml:space="preserve">lets us exchange the order of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u</m:t>
                  </m:r>
                </m:e>
              </m:nary>
              <m:r>
                <m:t> 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expectation; 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u</m:t>
                      </m:r>
                    </m:sup>
                    <m:e>
                      <m:r>
                        <m:t>1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u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u</m:t>
                      </m:r>
                    </m: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u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(Tonelli: exchange the order over 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 the density over 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S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survival function)</m:t>
              </m:r>
            </m:e>
          </m:eqArr>
        </m:oMath>
      </m:oMathPara>
    </w:p>
    <w:p>
      <w:pPr>
        <w:pStyle w:val="FirstParagraph"/>
      </w:pPr>
      <w:r>
        <w:t xml:space="preserve">Every step also holds when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u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u</m:t>
            </m:r>
          </m:e>
        </m:nary>
        <m:r>
          <m:t> </m:t>
        </m:r>
        <m:r>
          <m:rPr>
            <m:sty m:val="p"/>
          </m:rPr>
          <m:t>f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t> </m:t>
        </m:r>
        <m:r>
          <m:t>d</m:t>
        </m:r>
        <m:r>
          <m:t>u</m:t>
        </m:r>
      </m:oMath>
      <w:r>
        <w:t xml:space="preserve"> </w:t>
      </w:r>
      <w:r>
        <w:t xml:space="preserve">is infinite,</w:t>
      </w:r>
      <w:r>
        <w:t xml:space="preserve"> </w:t>
      </w:r>
      <w:r>
        <w:t xml:space="preserve">because Tonelli’s theorem needs only a non-negative integrand;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t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rPr>
                <m:sty m:val="p"/>
              </m:rPr>
              <m:t>S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is finite exactly when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is defined.</w:t>
      </w:r>
    </w:p>
    <w:p>
      <w:pPr>
        <w:pStyle w:val="BodyText"/>
      </w:pPr>
      <w:r>
        <w:t xml:space="preserve">See</w:t>
      </w:r>
      <w:r>
        <w:t xml:space="preserve"> </w:t>
      </w:r>
      <w:r>
        <w:t xml:space="preserve">(Soch 2020)</w:t>
      </w:r>
      <w:r>
        <w:t xml:space="preserve"> </w:t>
      </w:r>
      <w:r>
        <w:t xml:space="preserve">for an alternative presentation of this proof.</w:t>
      </w:r>
    </w:p>
    <w:bookmarkStart w:id="22" w:name="exm-fubini-survfn"/>
    <w:p>
      <w:pPr>
        <w:pStyle w:val="BodyText"/>
      </w:pPr>
      <w:r>
        <w:rPr>
          <w:b/>
          <w:bCs/>
        </w:rPr>
        <w:t xml:space="preserve">Example 2 (Mean of an exponential random variable via survival function)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</w:t>
      </w:r>
      <w:r>
        <w:t xml:space="preserve"> </w:t>
      </w:r>
      <w:hyperlink r:id="rId20">
        <w:r>
          <w:rPr>
            <w:rStyle w:val="Hyperlink"/>
          </w:rPr>
          <w:t xml:space="preserve">exponential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as computed on the</w:t>
      </w:r>
      <w:r>
        <w:t xml:space="preserve"> </w:t>
      </w:r>
      <w:hyperlink r:id="rId21">
        <w:r>
          <w:rPr>
            <w:rStyle w:val="Hyperlink"/>
          </w:rPr>
          <w:t xml:space="preserve">random variables page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urv-mean">
        <w:r>
          <w:rPr>
            <w:rStyle w:val="Hyperlink"/>
          </w:rPr>
          <w:t xml:space="preserve">Theorem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S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via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bookmarkEnd w:id="22"/>
    <w:bookmarkStart w:id="23" w:name="def-expectation-matrix"/>
    <w:p>
      <w:pPr>
        <w:pStyle w:val="FirstParagraph"/>
      </w:pPr>
      <w:r>
        <w:rPr>
          <w:b/>
          <w:bCs/>
        </w:rPr>
        <w:t xml:space="preserve">Definition 2 (Expectation of a random matrix)</w:t>
      </w:r>
      <w:r>
        <w:t xml:space="preserve"> </w:t>
      </w:r>
      <w:r>
        <w:t xml:space="preserve">For a random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of size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rPr>
              <m:sty m:val="bi"/>
            </m:rP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</m:m>
            </m:e>
          </m:d>
        </m:oMath>
      </m:oMathPara>
    </w:p>
    <w:bookmarkEnd w:id="23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other words, expectation is applied</w:t>
      </w:r>
      <w:r>
        <w:t xml:space="preserve"> </w:t>
      </w:r>
      <w:r>
        <w:rPr>
          <w:b/>
          <w:bCs/>
        </w:rPr>
        <w:t xml:space="preserve">element-wise</w:t>
      </w:r>
      <w:r>
        <w:t xml:space="preserve"> </w:t>
      </w:r>
      <w:r>
        <w:t xml:space="preserve">to a random matrix.</w:t>
      </w:r>
    </w:p>
    <w:bookmarkStart w:id="25" w:name="exm-expectation-matrix"/>
    <w:p>
      <w:pPr>
        <w:pStyle w:val="BodyText"/>
      </w:pPr>
      <w:r>
        <w:rPr>
          <w:b/>
          <w:bCs/>
        </w:rPr>
        <w:t xml:space="preserve">Example 3 (Expectation of a random vector of coin flips)</w:t>
      </w:r>
      <w:r>
        <w:t xml:space="preserve"> </w:t>
      </w:r>
      <w:r>
        <w:t xml:space="preserve">For the two fair coin flips in</w:t>
      </w:r>
      <w:r>
        <w:t xml:space="preserve"> </w:t>
      </w:r>
      <w:hyperlink r:id="rId24">
        <w:r>
          <w:rPr>
            <w:rStyle w:val="Hyperlink"/>
          </w:rPr>
          <w:t xml:space="preserve">the independence page’s example</w:t>
        </w:r>
      </w:hyperlink>
      <w:r>
        <w:t xml:space="preserve">,</w:t>
      </w:r>
      <w:r>
        <w:t xml:space="preserve"> </w:t>
      </w:r>
      <w:r>
        <w:t xml:space="preserve">the 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matrix, and: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since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Bernoulli with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(</w:t>
      </w:r>
      <w:hyperlink w:anchor="thm-bernoulli-mean">
        <w:r>
          <w:rPr>
            <w:rStyle w:val="Hyperlink"/>
          </w:rPr>
          <w:t xml:space="preserve">Theorem 1</w:t>
        </w:r>
      </w:hyperlink>
      <w:r>
        <w:t xml:space="preserve">).</w:t>
      </w:r>
    </w:p>
    <w:bookmarkEnd w:id="25"/>
    <w:bookmarkStart w:id="26" w:name="thm-lotus"/>
    <w:p>
      <w:pPr>
        <w:pStyle w:val="BodyText"/>
      </w:pPr>
      <w:r>
        <w:rPr>
          <w:b/>
          <w:bCs/>
        </w:rPr>
        <w:t xml:space="preserve">Theorem 3 (Law of the Unconscious Statistician (LOTUS))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For any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For any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continuous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discrete case.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</w:t>
      </w:r>
      <w:r>
        <w:t xml:space="preserve"> </w:t>
      </w:r>
      <w:r>
        <w:t xml:space="preserve">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over 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belongs to exactly one such group.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(substitution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for discrete r.v.)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g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y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g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y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y</m:t>
              </m:r>
              <m:r>
                <m:rPr>
                  <m:nor/>
                  <m:sty m:val="p"/>
                </m:rPr>
                <m:t> into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g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y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g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for every term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groups partition 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last step regroups a possibly infinite sum,</w:t>
      </w:r>
      <w:r>
        <w:t xml:space="preserve"> </w:t>
      </w:r>
      <w:r>
        <w:t xml:space="preserve">which is valid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defined only when the sum converges absolutely.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LOTUS says that to 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we do not need to first find the distribution 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we can compute the expectation directly using the distribution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continuous case is the density-weighted analogue of this argument,</w:t>
      </w:r>
      <w:r>
        <w:t xml:space="preserve"> </w:t>
      </w:r>
      <w:r>
        <w:t xml:space="preserve">but a fully rigorous proof needs the general change-of-variables</w:t>
      </w:r>
      <w:r>
        <w:t xml:space="preserve"> </w:t>
      </w:r>
      <w:r>
        <w:t xml:space="preserve">theorem for integrals against a pushforward measure — approximating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 simple functions and passing to the limit — which is beyond</w:t>
      </w:r>
      <w:r>
        <w:t xml:space="preserve"> </w:t>
      </w:r>
      <w:r>
        <w:t xml:space="preserve">this page’s scope</w:t>
      </w:r>
      <w:r>
        <w:t xml:space="preserve"> </w:t>
      </w:r>
      <w:r>
        <w:t xml:space="preserve">(Billingsley 1995; Gut 2013; Casella and Berger 2002; Wikipedia contributors 2026)</w:t>
      </w:r>
      <w:r>
        <w:t xml:space="preserve">.</w:t>
      </w:r>
    </w:p>
    <w:bookmarkStart w:id="27" w:name="exm-lotus"/>
    <w:p>
      <w:pPr>
        <w:pStyle w:val="BodyText"/>
      </w:pPr>
      <w:r>
        <w:rPr>
          <w:b/>
          <w:bCs/>
        </w:rPr>
        <w:t xml:space="preserve">Example 4 (Expected value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, discrete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discrete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sum over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Bernoulli PMF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7"/>
    <w:bookmarkStart w:id="29" w:name="exm-lotus-continuous"/>
    <w:p>
      <w:pPr>
        <w:pStyle w:val="FirstParagraph"/>
      </w:pPr>
      <w:r>
        <w:rPr>
          <w:b/>
          <w:bCs/>
        </w:rPr>
        <w:t xml:space="preserve">Example 5 (Expected value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a Uniform(0,1)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8">
        <w:r>
          <w:rPr>
            <w:rStyle w:val="Hyperlink"/>
          </w:rPr>
          <w:t xml:space="preserve">uniform distribution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By 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, continuous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</m:eqArr>
        </m:oMath>
      </m:oMathPara>
    </w:p>
    <w:bookmarkEnd w:id="29"/>
    <w:bookmarkStart w:id="30" w:name="thm-linearity-expectation"/>
    <w:p>
      <w:pPr>
        <w:pStyle w:val="FirstParagraph"/>
      </w:pPr>
      <w:r>
        <w:rPr>
          <w:b/>
          <w:bCs/>
        </w:rPr>
        <w:t xml:space="preserve">Theorem 4 (Linearity of expectation)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defined expectations,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 and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c</m:t>
          </m:r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discrete case, applying</w:t>
      </w:r>
      <w:r>
        <w:t xml:space="preserve"> 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a single discrete random object with values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t>y</m:t>
        </m:r>
        <m:r>
          <m:rPr>
            <m:sty m:val="p"/>
          </m:rPr>
          <m:t>+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the pair 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sum; constants factor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the order of summation in the second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x</m:t>
              </m:r>
              <m:r>
                <m:rPr>
                  <m:nor/>
                  <m:sty m:val="p"/>
                </m:rPr>
                <m:t> and </m:t>
              </m:r>
              <m:r>
                <m:t>y</m:t>
              </m:r>
              <m:r>
                <m:rPr>
                  <m:nor/>
                  <m:sty m:val="p"/>
                </m:rPr>
                <m:t> out of the inner sums; total probability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(marginalize: 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t xml:space="preserve">Splitting and exchanging the sums is valid because the sums converge absolutely,</w:t>
      </w:r>
      <w:r>
        <w:t xml:space="preserve">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t>x</m:t>
            </m:r>
            <m:r>
              <m:rPr>
                <m:sty m:val="p"/>
              </m:rPr>
              <m:t>+</m:t>
            </m:r>
            <m:r>
              <m:t>b</m:t>
            </m:r>
            <m:r>
              <m:t>y</m:t>
            </m:r>
            <m:r>
              <m:rPr>
                <m:sty m:val="p"/>
              </m:rPr>
              <m:t>+</m:t>
            </m:r>
            <m:r>
              <m:t>c</m:t>
            </m:r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b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are defined.</w:t>
      </w:r>
    </w:p>
    <w:p>
      <w:pPr>
        <w:pStyle w:val="BodyText"/>
      </w:pPr>
      <w:r>
        <w:t xml:space="preserve">Beyond the discrete case, this proof does not carry over by replacing sums with integrals.</w:t>
      </w:r>
      <w:r>
        <w:t xml:space="preserve"> </w:t>
      </w:r>
      <w:r>
        <w:t xml:space="preserve">That replacement would need a joint density for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some pairs have none: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no joint density.</w:t>
      </w:r>
      <w:r>
        <w:t xml:space="preserve"> </w:t>
      </w:r>
      <w:r>
        <w:t xml:space="preserve">In general, expectation is an integral against the probability measure,</w:t>
      </w:r>
      <w:r>
        <w:t xml:space="preserve"> </w:t>
      </w:r>
      <w:r>
        <w:t xml:space="preserve">and the theorem is the linearity of that (Lebesgue) integral</w:t>
      </w:r>
      <w:r>
        <w:t xml:space="preserve"> </w:t>
      </w:r>
      <w:r>
        <w:t xml:space="preserve">(Billingsley 1995)</w:t>
      </w:r>
      <w:r>
        <w:t xml:space="preserve">,</w:t>
      </w:r>
      <w:r>
        <w:t xml:space="preserve"> </w:t>
      </w:r>
      <w:r>
        <w:t xml:space="preserve">which is beyond these notes’ scope.</w:t>
      </w:r>
    </w:p>
    <w:bookmarkStart w:id="31" w:name="exm-linearity-expectation"/>
    <w:p>
      <w:pPr>
        <w:pStyle w:val="BodyText"/>
      </w:pPr>
      <w:r>
        <w:rPr>
          <w:b/>
          <w:bCs/>
        </w:rPr>
        <w:t xml:space="preserve">Example 6 (Expected total of two dice)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results of two six-sided die rolls.</w:t>
      </w:r>
      <w:r>
        <w:t xml:space="preserve"> </w:t>
      </w:r>
      <w:r>
        <w:t xml:space="preserve">Each has expectation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6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21</m:t>
                  </m:r>
                </m:num>
                <m:den>
                  <m:r>
                    <m:t>6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3.5</m:t>
              </m:r>
              <m:r>
                <m:rPr>
                  <m:sty m:val="p"/>
                </m:rPr>
                <m:t>+</m:t>
              </m:r>
              <m:r>
                <m:t>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This calculation does not need the rolls to be independent.</w:t>
      </w:r>
    </w:p>
    <w:bookmarkEnd w:id="31"/>
    <w:bookmarkStart w:id="32" w:name="cor-linearity-affine"/>
    <w:p>
      <w:pPr>
        <w:pStyle w:val="BodyText"/>
      </w:pPr>
      <w:r>
        <w:rPr>
          <w:b/>
          <w:bCs/>
        </w:rPr>
        <w:t xml:space="preserve">Corollary 1 (Expectation of a linear function of one random variable)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a defined expectation,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c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X</m:t>
        </m:r>
      </m:oMath>
      <w:r>
        <w:t xml:space="preserve">, this identity is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apply</w:t>
      </w:r>
      <w:r>
        <w:t xml:space="preserve"> 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integrates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Splitting the integral is valid because both pieces converge absolutely:</w:t>
      </w:r>
      <w:r>
        <w:t xml:space="preserve"> </w:t>
      </w:r>
      <w:r>
        <w:t xml:space="preserve">the first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and the second because its integrand is a non-negative density.</w:t>
      </w:r>
    </w:p>
    <w:bookmarkStart w:id="33" w:name="exm-linearity-affine"/>
    <w:p>
      <w:pPr>
        <w:pStyle w:val="BodyText"/>
      </w:pPr>
      <w:r>
        <w:rPr>
          <w:b/>
          <w:bCs/>
        </w:rPr>
        <w:t xml:space="preserve">Example 7 (Expectation of a rescaled uniform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linearity-affin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33"/>
    <w:bookmarkStart w:id="34" w:name="exr-linearity-use"/>
    <w:p>
      <w:pPr>
        <w:pStyle w:val="FirstParagraph"/>
      </w:pPr>
      <w:r>
        <w:rPr>
          <w:b/>
          <w:bCs/>
        </w:rPr>
        <w:t xml:space="preserve">Exercise 1 (Why the average of a sample is a random variable)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 draws from the same distribution,</w:t>
      </w:r>
      <w:r>
        <w:t xml:space="preserve"> </w:t>
      </w:r>
      <w:r>
        <w:t xml:space="preserve">each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be their average.</w:t>
      </w:r>
    </w:p>
    <w:p>
      <w:pPr>
        <w:pStyle w:val="BodyText"/>
      </w:pPr>
      <w:r>
        <w:t xml:space="preserve">Use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 show that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and say in one sentence what that does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tell us.</w:t>
      </w:r>
    </w:p>
    <w:bookmarkEnd w:id="34"/>
    <w:bookmarkStart w:id="35" w:name="sol-linearity-us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Pull the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out and split the sum, both by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rPr>
                  <m:sty m:val="p"/>
                </m:rPr>
                <m:t>[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</m:e>
          </m:eqArr>
        </m:oMath>
      </m:oMathPara>
    </w:p>
    <w:p>
      <w:pPr>
        <w:pStyle w:val="FirstParagraph"/>
      </w:pPr>
      <w:r>
        <w:t xml:space="preserve">So the sample average is right</w:t>
      </w:r>
      <w:r>
        <w:t xml:space="preserve"> </w:t>
      </w:r>
      <w:r>
        <w:rPr>
          <w:i/>
          <w:iCs/>
        </w:rPr>
        <w:t xml:space="preserve">on average</w:t>
      </w:r>
      <w:r>
        <w:t xml:space="preserve">.</w:t>
      </w:r>
      <w:r>
        <w:t xml:space="preserve"> </w:t>
      </w:r>
      <w:r>
        <w:t xml:space="preserve">Independence was never used: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holds regardless,</w:t>
      </w:r>
      <w:r>
        <w:t xml:space="preserve"> </w:t>
      </w:r>
      <w:r>
        <w:t xml:space="preserve">so this much would be true even for draws that influence one another.</w:t>
      </w:r>
    </w:p>
    <w:p>
      <w:pPr>
        <w:pStyle w:val="BodyText"/>
      </w:pPr>
      <w:r>
        <w:t xml:space="preserve">What it does not tell us is how far any</w:t>
      </w:r>
      <w:r>
        <w:t xml:space="preserve"> </w:t>
      </w:r>
      <w:r>
        <w:rPr>
          <w:i/>
          <w:iCs/>
        </w:rPr>
        <w:t xml:space="preserve">particular</w:t>
      </w:r>
      <w:r>
        <w:t xml:space="preserve"> </w:t>
      </w:r>
      <w:r>
        <w:t xml:space="preserve">sample average falls</w:t>
      </w:r>
      <w:r>
        <w:t xml:space="preserve"> </w:t>
      </w:r>
      <w:r>
        <w:t xml:space="preserve">from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— that is a statement about variance, not expectation,</w:t>
      </w:r>
      <w:r>
        <w:t xml:space="preserve"> </w:t>
      </w:r>
      <w:r>
        <w:t xml:space="preserve">and it is where independence does the work.</w:t>
      </w:r>
      <w:r>
        <w:t xml:space="preserve"> </w:t>
      </w:r>
      <w:r>
        <w:t xml:space="preserve">The distinction matters because an estimator or fitted model is a function of one</w:t>
      </w:r>
      <w:r>
        <w:t xml:space="preserve"> </w:t>
      </w:r>
      <w:r>
        <w:t xml:space="preserve">particular sample.</w:t>
      </w:r>
      <w:r>
        <w:t xml:space="preserve"> </w:t>
      </w:r>
      <w:r>
        <w:t xml:space="preserve">Knowing that the procedure is right on average says nothing about</w:t>
      </w:r>
      <w:r>
        <w:t xml:space="preserve"> </w:t>
      </w:r>
      <w:r>
        <w:t xml:space="preserve">the estimate actually in front of you,</w:t>
      </w:r>
      <w:r>
        <w:t xml:space="preserve"> </w:t>
      </w:r>
      <w:r>
        <w:t xml:space="preserve">and separating those two statements is foundational to understanding bias and variance.</w:t>
      </w:r>
    </w:p>
    <w:bookmarkEnd w:id="35"/>
    <w:bookmarkStart w:id="65" w:name="X1b674fb215c38ba7bf07b336b30c333a3581625"/>
    <w:p>
      <w:pPr>
        <w:pStyle w:val="Heading2"/>
      </w:pPr>
      <w:r>
        <w:t xml:space="preserve">1 Conditional distributions and expectations</w:t>
      </w:r>
    </w:p>
    <w:bookmarkStart w:id="37" w:name="def-cond-pmf"/>
    <w:p>
      <w:pPr>
        <w:pStyle w:val="FirstParagraph"/>
      </w:pPr>
      <w:r>
        <w:rPr>
          <w:b/>
          <w:bCs/>
        </w:rPr>
        <w:t xml:space="preserve">Definition 3 (Conditional probability mass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6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discrete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 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37"/>
    <w:bookmarkStart w:id="41" w:name="exm-cond-pmf"/>
    <w:p>
      <w:pPr>
        <w:pStyle w:val="FirstParagraph"/>
      </w:pPr>
      <w:r>
        <w:rPr>
          <w:b/>
          <w:bCs/>
        </w:rPr>
        <w:t xml:space="preserve">Example 8 (Conditional PMF from a vaccine trial)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vaccine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(2018)</w:t>
      </w:r>
      <w:r>
        <w:t xml:space="preserve">, Table 9.6)</w:t>
      </w:r>
      <w:r>
        <w:t xml:space="preserve"> </w:t>
      </w:r>
      <w:r>
        <w:t xml:space="preserve">records the responses in a flu vaccine trial: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treatment group (placebo or vaccine)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level of response to treatment (small, moderate, or large).</w:t>
      </w:r>
    </w:p>
    <w:p>
      <w:pPr>
        <w:pStyle w:val="SourceCode"/>
      </w:pPr>
      <w:r>
        <w:rPr>
          <w:rStyle w:val="NormalTok"/>
        </w:rPr>
        <w:t xml:space="preserve">response_levels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"small"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"moderate"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"large"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vaccine_tab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vaccine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response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(response,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response_levels))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xtabs</w:t>
      </w:r>
      <w:r>
        <w:rPr>
          <w:rStyle w:val="NormalTok"/>
        </w:rPr>
        <w:t xml:space="preserve">(frequency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treatment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response,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_)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as.data.frame.matrix</w:t>
      </w:r>
      <w:r>
        <w:rPr>
          <w:rStyle w:val="NormalTok"/>
        </w:rPr>
        <w:t xml:space="preserve">(vaccine_tab))</w:t>
      </w:r>
    </w:p>
    <w:tbl>
      <w:tblPr>
        <w:tblStyle w:val="Table"/>
        <w:tblW w:type="pct" w:w="2847"/>
        <w:tblLayout w:type="fixed"/>
        <w:tblLook w:firstRow="1" w:lastRow="0" w:firstColumn="0" w:lastColumn="0" w:noHBand="0" w:noVBand="0" w:val="0020"/>
      </w:tblPr>
      <w:tblGrid>
        <w:gridCol w:w="1540"/>
        <w:gridCol w:w="880"/>
        <w:gridCol w:w="121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small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moderate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large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placebo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vaccine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n_vaccine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(vaccine_tab)</w:t>
      </w:r>
      <w:r>
        <w:br/>
      </w:r>
      <w:r>
        <w:rPr>
          <w:rStyle w:val="NormalTok"/>
        </w:rPr>
        <w:t xml:space="preserve">n_placebo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vaccine_tab[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]</w:t>
      </w:r>
    </w:p>
    <w:p>
      <w:pPr>
        <w:pStyle w:val="FirstParagraph"/>
      </w:pPr>
      <w:r>
        <w:t xml:space="preserve">The</w:t>
      </w:r>
      <w:r>
        <w:t xml:space="preserve"> </w:t>
      </w:r>
      <w:hyperlink r:id="rId38">
        <w:r>
          <w:rPr>
            <w:rStyle w:val="Hyperlink"/>
          </w:rPr>
          <w:t xml:space="preserve">joint PMF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table of frequencies divided by the total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73</m:t>
        </m:r>
      </m:oMath>
      <w:r>
        <w:t xml:space="preserve"> </w:t>
      </w:r>
      <w:r>
        <w:t xml:space="preserve">trial participants.</w:t>
      </w:r>
      <w:r>
        <w:t xml:space="preserve"> </w:t>
      </w:r>
      <w:r>
        <w:t xml:space="preserve">By the</w:t>
      </w:r>
      <w:r>
        <w:t xml:space="preserve"> </w:t>
      </w:r>
      <w:hyperlink r:id="rId39">
        <w:r>
          <w:rPr>
            <w:rStyle w:val="Hyperlink"/>
          </w:rPr>
          <w:t xml:space="preserve">marginal PMF theorem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40">
        <w:r>
          <w:rPr>
            <w:rStyle w:val="Hyperlink"/>
          </w:rPr>
          <w:t xml:space="preserve">marginal</w:t>
        </w:r>
      </w:hyperlink>
      <w:r>
        <w:t xml:space="preserve"> </w:t>
      </w:r>
      <w:r>
        <w:t xml:space="preserve">probability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moderate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large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73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73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(read the table)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38</m:t>
                  </m:r>
                </m:num>
                <m:den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 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small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25</m:t>
                  </m:r>
                  <m:r>
                    <m:rPr>
                      <m:sty m:val="p"/>
                    </m:rPr>
                    <m:t>/</m:t>
                  </m:r>
                  <m:r>
                    <m:t>73</m:t>
                  </m:r>
                </m:num>
                <m:den>
                  <m:r>
                    <m:t>38</m:t>
                  </m:r>
                  <m:r>
                    <m:rPr>
                      <m:sty m:val="p"/>
                    </m:rPr>
                    <m:t>/</m:t>
                  </m:r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73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41"/>
    <w:bookmarkStart w:id="44" w:name="def-cond-pdf"/>
    <w:p>
      <w:pPr>
        <w:pStyle w:val="FirstParagraph"/>
      </w:pPr>
      <w:r>
        <w:rPr>
          <w:b/>
          <w:bCs/>
        </w:rPr>
        <w:t xml:space="preserve">Definition 4 (Conditional probability density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continuous random variables</w:t>
      </w:r>
      <w:r>
        <w:t xml:space="preserve"> </w:t>
      </w:r>
      <w:r>
        <w:t xml:space="preserve">with</w:t>
      </w:r>
      <w:r>
        <w:t xml:space="preserve"> </w:t>
      </w:r>
      <w:hyperlink r:id="rId42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w:hyperlink r:id="rId43">
        <w:r>
          <w:rPr>
            <w:rStyle w:val="Hyperlink"/>
          </w:rPr>
          <w:t xml:space="preserve">marginal density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 density function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44"/>
    <w:bookmarkStart w:id="46" w:name="exm-cond-pdf"/>
    <w:p>
      <w:pPr>
        <w:pStyle w:val="FirstParagraph"/>
      </w:pPr>
      <w:r>
        <w:rPr>
          <w:b/>
          <w:bCs/>
        </w:rPr>
        <w:t xml:space="preserve">Example 9 (Conditional PDF from a bivariate normal model of birthweight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birthweight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(2018)</w:t>
      </w:r>
      <w:r>
        <w:t xml:space="preserve">, Table 2.3)</w:t>
      </w:r>
      <w:r>
        <w:t xml:space="preserve"> </w:t>
      </w:r>
      <w:r>
        <w:t xml:space="preserve">records gestational age (weeks) and birthweight (grams)</w:t>
      </w:r>
      <w:r>
        <w:t xml:space="preserve"> </w:t>
      </w:r>
      <w:r>
        <w:t xml:space="preserve">for 12 boys and 12 girls.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gestational age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birthweight,</w:t>
      </w:r>
      <w:r>
        <w:t xml:space="preserve"> </w:t>
      </w:r>
      <w:r>
        <w:t xml:space="preserve">pooling both sexes into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observations.</w:t>
      </w:r>
    </w:p>
    <w:p>
      <w:pPr>
        <w:pStyle w:val="SourceCode"/>
      </w:pPr>
      <w:r>
        <w:rPr>
          <w:rStyle w:val="NormalTok"/>
        </w:rPr>
        <w:t xml:space="preserve">birthweight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birthweight</w:t>
      </w:r>
      <w:r>
        <w:br/>
      </w:r>
      <w:r>
        <w:rPr>
          <w:rStyle w:val="NormalTok"/>
        </w:rPr>
        <w:t xml:space="preserve">ga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birthweight[[</w:t>
      </w:r>
      <w:r>
        <w:rPr>
          <w:rStyle w:val="StringTok"/>
        </w:rPr>
        <w:t xml:space="preserve">"boys gestational age"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birthweight[[</w:t>
      </w:r>
      <w:r>
        <w:rPr>
          <w:rStyle w:val="StringTok"/>
        </w:rPr>
        <w:t xml:space="preserve">"girls gestational 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(birthweight[[</w:t>
      </w:r>
      <w:r>
        <w:rPr>
          <w:rStyle w:val="StringTok"/>
        </w:rPr>
        <w:t xml:space="preserve">"boys weight"</w:t>
      </w:r>
      <w:r>
        <w:rPr>
          <w:rStyle w:val="NormalTok"/>
        </w:rPr>
        <w:t xml:space="preserve">]], birthweight[[</w:t>
      </w:r>
      <w:r>
        <w:rPr>
          <w:rStyle w:val="StringTok"/>
        </w:rPr>
        <w:t xml:space="preserve">"girls weight"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mu_x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sigma_x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mu_y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(wt)</w:t>
      </w:r>
      <w:r>
        <w:br/>
      </w:r>
      <w:r>
        <w:rPr>
          <w:rStyle w:val="NormalTok"/>
        </w:rPr>
        <w:t xml:space="preserve">sigma_y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(wt)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(ga, wt)</w:t>
      </w:r>
      <w:r>
        <w:br/>
      </w:r>
      <w:r>
        <w:rPr>
          <w:rStyle w:val="NormalTok"/>
        </w:rPr>
        <w:t xml:space="preserve">beta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cov</w:t>
      </w:r>
      <w:r>
        <w:rPr>
          <w:rStyle w:val="NormalTok"/>
        </w:rPr>
        <w:t xml:space="preserve">(ga, wt)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intercept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mu_y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beta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mu_x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br/>
      </w:r>
      <w:r>
        <w:rPr>
          <w:rStyle w:val="NormalTok"/>
        </w:rPr>
        <w:t xml:space="preserve">marg_dens_x0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(x0,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mu_x,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sigma_x)</w:t>
      </w:r>
      <w:r>
        <w:br/>
      </w:r>
      <w:r>
        <w:rPr>
          <w:rStyle w:val="NormalTok"/>
        </w:rPr>
        <w:t xml:space="preserve">cond_mean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intercept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x0</w:t>
      </w:r>
      <w:r>
        <w:br/>
      </w:r>
      <w:r>
        <w:rPr>
          <w:rStyle w:val="NormalTok"/>
        </w:rPr>
        <w:t xml:space="preserve">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sigma_y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parameter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"mu_x"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"sigma_x"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"mu_y"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"sigma_y"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"rho"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(mu_x, sigma_x, mu_y, sigma_y, rho),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1667"/>
        <w:tblLayout w:type="fixed"/>
        <w:tblLook w:firstRow="1" w:lastRow="0" w:firstColumn="0" w:lastColumn="0" w:noHBand="0" w:noVBand="0" w:val="0020"/>
      </w:tblPr>
      <w:tblGrid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estimate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mu_x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38.54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sigma_x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1.817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mu_y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2968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sigma_y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282.1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rho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0.7443</w:t>
            </w:r>
          </w:p>
        </w:tc>
      </w:tr>
    </w:tbl>
    <w:p>
      <w:pPr>
        <w:pStyle w:val="BodyText"/>
      </w:pPr>
      <w:r>
        <w:t xml:space="preserve">Modeling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bivariate normal</w:t>
      </w:r>
      <w:r>
        <w:t xml:space="preserve"> </w:t>
      </w:r>
      <w:r>
        <w:t xml:space="preserve">with parameters set equal to these sample moments,</w:t>
      </w:r>
      <w:r>
        <w:t xml:space="preserve"> </w:t>
      </w:r>
      <w:r>
        <w:t xml:space="preserve">the joint density is</w:t>
      </w:r>
      <w:r>
        <w:t xml:space="preserve"> </w:t>
      </w:r>
      <w:r>
        <w:t xml:space="preserve">(a standard result; e.g.</w:t>
      </w:r>
      <w:r>
        <w:t xml:space="preserve"> </w:t>
      </w:r>
      <w:r>
        <w:t xml:space="preserve">Casella and Berger (2002)</w:t>
      </w:r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π</m:t>
              </m:r>
              <m:sSub>
                <m:e>
                  <m:r>
                    <m:t>σ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σ</m:t>
                  </m:r>
                </m:e>
                <m:sub>
                  <m:r>
                    <m:t>Y</m:t>
                  </m:r>
                </m:sub>
              </m:sSub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ρ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e>
              </m:d>
              <m:r>
                <m:t>​</m:t>
              </m:r>
            </m:sup>
          </m:sSup>
        </m:oMath>
      </m:oMathPara>
    </w:p>
    <w:p>
      <w:pPr>
        <w:pStyle w:val="FirstParagraph"/>
      </w:pPr>
      <w:r>
        <w:t xml:space="preserve">A further standard fact about the bivariate normal (</w:t>
      </w:r>
      <w:r>
        <w:t xml:space="preserve">Casella and Berger (2002)</w:t>
      </w:r>
      <w:r>
        <w:t xml:space="preserve">)</w:t>
      </w:r>
      <w:r>
        <w:t xml:space="preserve"> </w:t>
      </w:r>
      <w:r>
        <w:t xml:space="preserve">is that the marginal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45">
        <w:r>
          <w:rPr>
            <w:rStyle w:val="Hyperlink"/>
          </w:rPr>
          <w:t xml:space="preserve">normal</w:t>
        </w:r>
      </w:hyperlink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X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weeks (a full-term pregnancy),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38.5417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1.8173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density at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1.8173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38.5417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1.8173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σ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0.1591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 dividing the joint density by this marginal density</w:t>
      </w:r>
      <w:r>
        <w:t xml:space="preserve"> </w:t>
      </w:r>
      <w:r>
        <w:t xml:space="preserve">and simplifying the exponent</w:t>
      </w:r>
      <w:r>
        <w:t xml:space="preserve"> </w:t>
      </w:r>
      <w:r>
        <w:t xml:space="preserve">(completing the square in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w:r>
        <w:t xml:space="preserve">Casella and Berger (2002)</w:t>
      </w:r>
      <w:r>
        <w:t xml:space="preserve">)</w:t>
      </w:r>
      <w:r>
        <w:t xml:space="preserve"> </w:t>
      </w:r>
      <w:r>
        <w:t xml:space="preserve">gives the conditional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which is itself normal</w:t>
      </w:r>
      <w:r>
        <w:t xml:space="preserve"> </w:t>
      </w:r>
      <w:r>
        <w:t xml:space="preserve">with mean shifted along the regression line</w:t>
      </w:r>
      <w:r>
        <w:t xml:space="preserve"> </w:t>
      </w:r>
      <w:r>
        <w:t xml:space="preserve">and variance reduced by a factor of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40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2</m:t>
                          </m:r>
                          <m:r>
                            <m:t>ρ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40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</m:num>
                        <m:den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den>
                      </m:f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both densities; combine prefactors and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ρ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</m:t>
              </m:r>
              <m:r>
                <m:rPr>
                  <m:sty m:val="p"/>
                </m:rPr>
                <m:t>(</m:t>
              </m:r>
              <m:r>
                <m:t>40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terms: 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f>
                        <m:fPr>
                          <m:type m:val="bar"/>
                        </m:fPr>
                        <m:num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num>
                        <m:den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nor/>
                  <m:sty m:val="p"/>
                </m:rPr>
                <m:t> out of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sSub>
                                <m:e>
                                  <m:r>
                                    <m:t>μ</m:t>
                                  </m:r>
                                </m:e>
                                <m:sub>
                                  <m:r>
                                    <m:t>Y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ρ</m:t>
                              </m:r>
                              <m:f>
                                <m:fPr>
                                  <m:type m:val="bar"/>
                                </m:fPr>
                                <m:num>
                                  <m:sSub>
                                    <m:e>
                                      <m:r>
                                        <m:t>σ</m:t>
                                      </m:r>
                                    </m:e>
                                    <m:sub>
                                      <m:r>
                                        <m:t>Y</m:t>
                                      </m:r>
                                    </m:sub>
                                  </m:sSub>
                                </m:num>
                                <m:den>
                                  <m:sSub>
                                    <m:e>
                                      <m:r>
                                        <m:t>σ</m:t>
                                      </m:r>
                                    </m:e>
                                    <m:sub>
                                      <m:r>
                                        <m:t>X</m:t>
                                      </m:r>
                                    </m:sub>
                                  </m:sSub>
                                </m:den>
                              </m:f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40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μ</m:t>
                                  </m:r>
                                </m:e>
                                <m:sub>
                                  <m:r>
                                    <m:t>X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bracket is a perfect square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out each of the last two exponents reproduces the one before it.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40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3136.15</m:t>
            </m:r>
            <m:r>
              <m:rPr>
                <m:sty m:val="p"/>
              </m:rPr>
              <m:t>,</m:t>
            </m:r>
            <m:r>
              <m:t> </m:t>
            </m:r>
            <m:sSup>
              <m:e>
                <m:r>
                  <m:t>188.37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the conditional mean, 3136.15 g,</w:t>
      </w:r>
      <w:r>
        <w:t xml:space="preserve"> </w:t>
      </w:r>
      <w:r>
        <w:t xml:space="preserve">is exactly the fitted regression line’s prediction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−</m:t>
        </m:r>
        <m:r>
          <m:t>1484.9846</m:t>
        </m:r>
        <m:r>
          <m:rPr>
            <m:sty m:val="p"/>
          </m:rPr>
          <m:t>+</m:t>
        </m:r>
        <m:r>
          <m:t>115.5283</m:t>
        </m:r>
        <m:r>
          <m:rPr>
            <m:sty m:val="p"/>
          </m:rPr>
          <m:t>×</m:t>
        </m:r>
        <m:r>
          <m:t>40</m:t>
        </m:r>
        <m:r>
          <m:rPr>
            <m:sty m:val="p"/>
          </m:rPr>
          <m:t>=</m:t>
        </m:r>
        <m:r>
          <m:t>3136.15</m:t>
        </m:r>
      </m:oMath>
      <w:r>
        <w:t xml:space="preserve">),</w:t>
      </w:r>
      <w:r>
        <w:t xml:space="preserve"> </w:t>
      </w:r>
      <w:r>
        <w:t xml:space="preserve">matching</w:t>
      </w:r>
      <w:r>
        <w:t xml:space="preserve"> </w:t>
      </w:r>
      <w:r>
        <w:rPr>
          <w:rStyle w:val="VerbatimChar"/>
        </w:rPr>
        <w:t xml:space="preserve">R</w:t>
      </w:r>
      <w:r>
        <w:t xml:space="preserve">’s</w:t>
      </w:r>
      <w:r>
        <w:t xml:space="preserve"> </w:t>
      </w:r>
      <w:r>
        <w:rPr>
          <w:rStyle w:val="VerbatimChar"/>
        </w:rPr>
        <w:t xml:space="preserve">lm(wt ~ ga)</w:t>
      </w:r>
      <w:r>
        <w:t xml:space="preserve"> </w:t>
      </w:r>
      <w:r>
        <w:t xml:space="preserve">fit directly:</w:t>
      </w:r>
    </w:p>
    <w:p>
      <w:pPr>
        <w:pStyle w:val="SourceCode"/>
      </w:pP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ga)))</w:t>
      </w:r>
    </w:p>
    <w:tbl>
      <w:tblPr>
        <w:tblStyle w:val="Table"/>
        <w:tblW w:type="pct" w:w="1528"/>
        <w:tblLayout w:type="fixed"/>
        <w:tblLook w:firstRow="1" w:lastRow="0" w:firstColumn="0" w:lastColumn="0" w:noHBand="0" w:noVBand="0" w:val="0020"/>
      </w:tblPr>
      <w:tblGrid>
        <w:gridCol w:w="154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ga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-1485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115.5</w:t>
            </w:r>
          </w:p>
        </w:tc>
      </w:tr>
    </w:tbl>
    <w:bookmarkEnd w:id="46"/>
    <w:bookmarkStart w:id="47" w:name="def-cond-expectation"/>
    <w:p>
      <w:pPr>
        <w:pStyle w:val="BodyText"/>
      </w:pPr>
      <w:r>
        <w:rPr>
          <w:b/>
          <w:bCs/>
        </w:rPr>
        <w:t xml:space="preserve">Definition 5 (Conditional expectation)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discrete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continuous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47"/>
    <w:bookmarkStart w:id="48" w:name="exm-cond-expectation"/>
    <w:p>
      <w:pPr>
        <w:pStyle w:val="FirstParagraph"/>
      </w:pPr>
      <w:r>
        <w:rPr>
          <w:b/>
          <w:bCs/>
        </w:rPr>
        <w:t xml:space="preserve">Example 10 (Conditional expectation from real trial and birthweight data)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Continuing</w:t>
      </w:r>
      <w:r>
        <w:t xml:space="preserve"> </w:t>
      </w:r>
      <w:hyperlink w:anchor="exm-cond-pmf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score the vaccine trial’s response levels</w:t>
      </w:r>
      <w:r>
        <w:t xml:space="preserve"> </w:t>
      </w:r>
      <m:oMath>
        <m:r>
          <m:rPr>
            <m:nor/>
            <m:sty m:val="p"/>
          </m:rPr>
          <m:t>small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moderate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large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</m:oMath>
      <w:r>
        <w:t xml:space="preserve"> </w:t>
      </w:r>
      <w:r>
        <w:t xml:space="preserve">(from</w:t>
      </w:r>
      <w:r>
        <w:t xml:space="preserve"> </w:t>
      </w:r>
      <w:hyperlink w:anchor="exm-cond-pmf">
        <w:r>
          <w:rPr>
            <w:rStyle w:val="Hyperlink"/>
          </w:rPr>
          <w:t xml:space="preserve">Example 8</w:t>
        </w:r>
      </w:hyperlink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</m:e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moderate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38</m:t>
                  </m:r>
                </m:den>
              </m:f>
            </m:e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large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38</m:t>
                  </m:r>
                </m:den>
              </m:f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56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1.47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Continuing</w:t>
      </w:r>
      <w:r>
        <w:t xml:space="preserve"> </w:t>
      </w:r>
      <w:hyperlink w:anchor="exm-cond-pdf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40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3136.15</m:t>
            </m:r>
            <m:r>
              <m:rPr>
                <m:sty m:val="p"/>
              </m:rPr>
              <m:t>,</m:t>
            </m:r>
            <m:r>
              <m:t> </m:t>
            </m:r>
            <m:sSup>
              <m:e>
                <m:r>
                  <m:t>188.37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mean of a normal distribution is its location parameter</w:t>
      </w:r>
      <w:r>
        <w:t xml:space="preserve"> </w:t>
      </w:r>
      <w:r>
        <w:t xml:space="preserve">(</w:t>
      </w:r>
      <w:r>
        <w:t xml:space="preserve">Casella and Berger (2002)</w:t>
      </w:r>
      <w:r>
        <w:t xml:space="preserve">),</w:t>
      </w:r>
      <w:r>
        <w:t xml:space="preserve"> </w:t>
      </w:r>
      <w:r>
        <w:t xml:space="preserve">so 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against this conditional density 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3136.15</m:t>
              </m:r>
              <m:r>
                <m:rPr>
                  <m:nor/>
                  <m:sty m:val="p"/>
                </m:rPr>
                <m:t> g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mean of a normal distribution is its location parameter)</m:t>
              </m:r>
            </m:e>
          </m:eqArr>
        </m:oMath>
      </m:oMathPara>
    </w:p>
    <w:p>
      <w:pPr>
        <w:pStyle w:val="FirstParagraph"/>
      </w:pPr>
      <w:r>
        <w:t xml:space="preserve">matching the fitted regression line’s prediction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weeks exactly,</w:t>
      </w:r>
      <w:r>
        <w:t xml:space="preserve"> </w:t>
      </w:r>
      <w:r>
        <w:t xml:space="preserve">as expected since the conditional mean of a bivariate normal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 linear regression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X</m:t>
        </m:r>
      </m:oMath>
      <w:r>
        <w:t xml:space="preserve">.</w:t>
      </w:r>
    </w:p>
    <w:bookmarkEnd w:id="48"/>
    <w:bookmarkStart w:id="50" w:name="def-cond-mixed"/>
    <w:p>
      <w:pPr>
        <w:pStyle w:val="BodyText"/>
      </w:pPr>
      <w:r>
        <w:rPr>
          <w:b/>
          <w:bCs/>
        </w:rPr>
        <w:t xml:space="preserve">Definition 6 (Conditional expectation: mixed case)</w:t>
      </w:r>
      <w:r>
        <w:t xml:space="preserve"> </w:t>
      </w:r>
      <w:r>
        <w:t xml:space="preserve">Suppose exactly one of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</m:oMath>
      <w:r>
        <w:t xml:space="preserve"> </w:t>
      </w:r>
      <w:r>
        <w:t xml:space="preserve">is discrete and the other is continuous,</w:t>
      </w:r>
      <w:r>
        <w:t xml:space="preserve"> </w:t>
      </w:r>
      <w:r>
        <w:t xml:space="preserve">with</w:t>
      </w:r>
      <w:r>
        <w:t xml:space="preserve"> </w:t>
      </w:r>
      <w:hyperlink r:id="rId49">
        <w:r>
          <w:rPr>
            <w:rStyle w:val="Hyperlink"/>
          </w:rPr>
          <w:t xml:space="preserve">joint density-mass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is, for each fixed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 probability density in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conditional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and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is, for each fixed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 probability density in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and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50"/>
    <w:bookmarkStart w:id="51" w:name="exm-cond-mixed"/>
    <w:p>
      <w:pPr>
        <w:pStyle w:val="FirstParagraph"/>
      </w:pPr>
      <w:r>
        <w:rPr>
          <w:b/>
          <w:bCs/>
        </w:rPr>
        <w:t xml:space="preserve">Example 11 (Conditional expectation, one discrete variable and one continuous variable)</w:t>
      </w:r>
      <w: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plasma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(2018)</w:t>
      </w:r>
      <w:r>
        <w:t xml:space="preserve">, Table 6.25)</w:t>
      </w:r>
      <w:r>
        <w:t xml:space="preserve"> </w:t>
      </w:r>
      <w:r>
        <w:t xml:space="preserve">records plasma inorganic phosphate levels (mg/dL)</w:t>
      </w:r>
      <w:r>
        <w:t xml:space="preserve"> </w:t>
      </w:r>
      <w:r>
        <w:t xml:space="preserve">one hour after a glucose tolerance test,</w:t>
      </w:r>
      <w:r>
        <w:t xml:space="preserve"> </w:t>
      </w:r>
      <w:r>
        <w:t xml:space="preserve">for hyperinsulinemic obese (</w:t>
      </w:r>
      <w:r>
        <w:rPr>
          <w:rStyle w:val="VerbatimChar"/>
        </w:rPr>
        <w:t xml:space="preserve">H-O</w:t>
      </w:r>
      <w:r>
        <w:t xml:space="preserve">) and control (</w:t>
      </w:r>
      <w:r>
        <w:rPr>
          <w:rStyle w:val="VerbatimChar"/>
        </w:rPr>
        <w:t xml:space="preserve">C</w:t>
      </w:r>
      <w:r>
        <w:t xml:space="preserve">) participants.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group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phosphate level.</w:t>
      </w:r>
    </w:p>
    <w:p>
      <w:pPr>
        <w:pStyle w:val="SourceCode"/>
      </w:pPr>
      <w:r>
        <w:rPr>
          <w:rStyle w:val="NormalTok"/>
        </w:rPr>
        <w:t xml:space="preserve">plasma_summary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plasma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(Group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Group,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(phosphate),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(phosphate)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group_stat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(group, stat) {</w:t>
      </w:r>
      <w:r>
        <w:br/>
      </w:r>
      <w:r>
        <w:rPr>
          <w:rStyle w:val="NormalTok"/>
        </w:rPr>
        <w:t xml:space="preserve">  plasma_summary[[stat]][plasma_summary[[</w:t>
      </w:r>
      <w:r>
        <w:rPr>
          <w:rStyle w:val="StringTok"/>
        </w:rPr>
        <w:t xml:space="preserve">"Group"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group]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n_ho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mean_ho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sd_ho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mean_c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sd_c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(plasma_summary)</w:t>
      </w:r>
    </w:p>
    <w:tbl>
      <w:tblPr>
        <w:tblStyle w:val="Table"/>
        <w:tblW w:type="pct" w:w="2083"/>
        <w:tblLayout w:type="fixed"/>
        <w:tblLook w:firstRow="1" w:lastRow="0" w:firstColumn="0" w:lastColumn="0" w:noHBand="0" w:noVBand="0" w:val="0020"/>
      </w:tblPr>
      <w:tblGrid>
        <w:gridCol w:w="880"/>
        <w:gridCol w:w="550"/>
        <w:gridCol w:w="880"/>
        <w:gridCol w:w="99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Group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sd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H-O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3.945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0.7776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2.783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0.4086</w:t>
            </w:r>
          </w:p>
        </w:tc>
      </w:tr>
    </w:tbl>
    <w:p>
      <w:pPr>
        <w:pStyle w:val="BodyText"/>
      </w:pPr>
      <w:r>
        <w:t xml:space="preserve">Modeling phosphate as approximately normal within each group,</w:t>
      </w:r>
      <w:r>
        <w:t xml:space="preserve"> </w:t>
      </w:r>
      <w:r>
        <w:t xml:space="preserve">with parameters set equal to each group’s sample mean and SD,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H-O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11</m:t>
        </m:r>
        <m:r>
          <m:rPr>
            <m:sty m:val="p"/>
          </m:rPr>
          <m:t>/</m:t>
        </m:r>
        <m:r>
          <m:t>23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H-O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3.95</m:t>
              </m:r>
              <m:r>
                <m:rPr>
                  <m:sty m:val="p"/>
                </m:rPr>
                <m:t>,</m:t>
              </m:r>
              <m:r>
                <m:t> </m:t>
              </m:r>
              <m:sSup>
                <m:e>
                  <m:r>
                    <m:t>0.78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C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2.78</m:t>
              </m:r>
              <m:r>
                <m:rPr>
                  <m:sty m:val="p"/>
                </m:rPr>
                <m:t>,</m:t>
              </m:r>
              <m:r>
                <m:t> </m:t>
              </m:r>
              <m:sSup>
                <m:e>
                  <m:r>
                    <m:t>0.41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since the mean of a normal distribution</w:t>
      </w:r>
      <w:r>
        <w:t xml:space="preserve"> </w:t>
      </w:r>
      <w:r>
        <w:t xml:space="preserve">is its location parameter: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H-O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3.95</m:t>
          </m:r>
          <m:r>
            <m:rPr>
              <m:nor/>
              <m:sty m:val="p"/>
            </m:rPr>
            <m:t> mg/dL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2.78</m:t>
          </m:r>
          <m:r>
            <m:rPr>
              <m:nor/>
              <m:sty m:val="p"/>
            </m:rPr>
            <m:t> mg/dL</m:t>
          </m:r>
        </m:oMath>
      </m:oMathPara>
    </w:p>
    <w:p>
      <w:pPr>
        <w:pStyle w:val="FirstParagraph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senility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(2018)</w:t>
      </w:r>
      <w:r>
        <w:t xml:space="preserve">, Table 7.8)</w:t>
      </w:r>
      <w:r>
        <w:t xml:space="preserve"> </w:t>
      </w:r>
      <w:r>
        <w:t xml:space="preserve">records, for 54 elderly people,</w:t>
      </w:r>
      <w:r>
        <w:t xml:space="preserve"> </w:t>
      </w:r>
      <w:r>
        <w:t xml:space="preserve">a WAIS (Wechsler Adult Intelligence Scale) score</w:t>
      </w:r>
      <w:r>
        <w:t xml:space="preserve"> </w:t>
      </w:r>
      <w:r>
        <w:t xml:space="preserve">and whether symptoms of senility were present.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WAIS score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indicate senility symptoms.</w:t>
      </w:r>
    </w:p>
    <w:p>
      <w:pPr>
        <w:pStyle w:val="SourceCode"/>
      </w:pPr>
      <w:r>
        <w:rPr>
          <w:rStyle w:val="NormalTok"/>
        </w:rPr>
        <w:t xml:space="preserve">senility_fit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senility,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binomial)</w:t>
      </w:r>
      <w:r>
        <w:br/>
      </w:r>
      <w:r>
        <w:rPr>
          <w:rStyle w:val="NormalTok"/>
        </w:rPr>
        <w:t xml:space="preserve">b0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(senility_fit)[[</w:t>
      </w:r>
      <w:r>
        <w:rPr>
          <w:rStyle w:val="StringTok"/>
        </w:rPr>
        <w:t xml:space="preserve">"(Intercept)"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(senility_fit)[[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(senility_fit))</w:t>
      </w:r>
    </w:p>
    <w:tbl>
      <w:tblPr>
        <w:tblStyle w:val="Table"/>
        <w:tblW w:type="pct" w:w="1667"/>
        <w:tblLayout w:type="fixed"/>
        <w:tblLook w:firstRow="1" w:lastRow="0" w:firstColumn="0" w:lastColumn="0" w:noHBand="0" w:noVBand="0" w:val="0020"/>
      </w:tblPr>
      <w:tblGrid>
        <w:gridCol w:w="1540"/>
        <w:gridCol w:w="110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2.404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-0.3235</w:t>
            </w:r>
          </w:p>
        </w:tc>
      </w:tr>
    </w:tbl>
    <w:p>
      <w:pPr>
        <w:pStyle w:val="BodyText"/>
      </w:pPr>
      <w:r>
        <w:t xml:space="preserve">Modeling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fitted logistic regression: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logit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2.4040</m:t>
          </m:r>
          <m:r>
            <m:rPr>
              <m:sty m:val="p"/>
            </m:rPr>
            <m:t>−</m:t>
          </m:r>
          <m:r>
            <m:t>0.3235</m:t>
          </m:r>
          <m:r>
            <m:t> </m:t>
          </m:r>
          <m:r>
            <m:t>x</m:t>
          </m: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since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Bernoulli: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2.4040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0.3235</m:t>
                      </m:r>
                      <m:r>
                        <m:t> 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(invert the logit)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senility_p10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senility_fit,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senility_p15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senility_fit,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10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10</m:t>
            </m:r>
          </m:e>
        </m:d>
        <m:r>
          <m:t>​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15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15</m:t>
            </m:r>
          </m:e>
        </m:d>
        <m:r>
          <m:t>​</m:t>
        </m:r>
        <m:r>
          <m:rPr>
            <m:sty m:val="p"/>
          </m:rPr>
          <m:t>=</m:t>
        </m:r>
        <m:r>
          <m:t>0.08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a lower WAIS score is associated with higher predicted probability</w:t>
      </w:r>
      <w:r>
        <w:t xml:space="preserve"> </w:t>
      </w:r>
      <w:r>
        <w:t xml:space="preserve">of senility symptoms.</w:t>
      </w:r>
    </w:p>
    <w:bookmarkEnd w:id="51"/>
    <w:bookmarkStart w:id="52" w:name="def-cond-expectation-function"/>
    <w:p>
      <w:pPr>
        <w:pStyle w:val="BodyText"/>
      </w:pPr>
      <w:r>
        <w:rPr>
          <w:b/>
          <w:bCs/>
        </w:rPr>
        <w:t xml:space="preserve">Definition 7 (Conditional expectation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 function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function</w:t>
      </w:r>
      <w:r>
        <w:t xml:space="preserve"> </w:t>
      </w:r>
      <w:r>
        <w:t xml:space="preserve">(and hence random variable)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obtained by evaluating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; specifically,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52"/>
    <w:bookmarkStart w:id="53" w:name="exm-cond-expectation-function"/>
    <w:p>
      <w:pPr>
        <w:pStyle w:val="BodyText"/>
      </w:pPr>
      <w:r>
        <w:rPr>
          <w:b/>
          <w:bCs/>
        </w:rPr>
        <w:t xml:space="preserve">Example 12 (The conditional expectation function of the birthweight model)</w:t>
      </w:r>
      <w:r>
        <w:t xml:space="preserve"> </w:t>
      </w:r>
      <w:r>
        <w:t xml:space="preserve">Continuing</w:t>
      </w:r>
      <w:r>
        <w:t xml:space="preserve"> </w:t>
      </w:r>
      <w:hyperlink w:anchor="exm-cond-pdf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and</w:t>
      </w:r>
      <w:r>
        <w:t xml:space="preserve"> </w:t>
      </w:r>
      <w:hyperlink w:anchor="exm-cond-expectation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(gestational age, birthweight) is modeled as bivariate normal.</w:t>
      </w:r>
      <w:r>
        <w:t xml:space="preserve"> </w:t>
      </w:r>
      <w:r>
        <w:t xml:space="preserve">The general form of the conditional mean derived in</w:t>
      </w:r>
      <w:r>
        <w:t xml:space="preserve"> </w:t>
      </w:r>
      <w:hyperlink w:anchor="exm-cond-pdf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w:r>
        <w:t xml:space="preserve">evaluated at an arbitrary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 of just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gives the conditional expectation function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ρ</m:t>
              </m:r>
              <m:f>
                <m:fPr>
                  <m:type m:val="bar"/>
                </m:fPr>
                <m:num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1484.9846</m:t>
              </m:r>
              <m:r>
                <m:rPr>
                  <m:sty m:val="p"/>
                </m:rPr>
                <m:t>+</m:t>
              </m:r>
              <m:r>
                <m:t>115.5283</m:t>
              </m:r>
              <m:r>
                <m:t> 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which is exactly the fitted regression line</w:t>
      </w:r>
      <w:r>
        <w:t xml:space="preserve"> </w:t>
      </w:r>
      <w:r>
        <w:t xml:space="preserve">(the general algebraic identity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+</m:t>
        </m:r>
        <m:r>
          <m:t>ρ</m:t>
        </m:r>
        <m:f>
          <m:fPr>
            <m:type m:val="bar"/>
          </m:fPr>
          <m:num>
            <m:sSub>
              <m:e>
                <m:r>
                  <m:t>σ</m:t>
                </m:r>
              </m:e>
              <m:sub>
                <m:r>
                  <m:t>Y</m:t>
                </m:r>
              </m:sub>
            </m:sSub>
          </m:num>
          <m:den>
            <m:sSub>
              <m:e>
                <m:r>
                  <m:t>σ</m:t>
                </m:r>
              </m:e>
              <m:sub>
                <m:r>
                  <m:t>X</m:t>
                </m:r>
              </m:sub>
            </m:sSub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r>
              <m:t>ρ</m:t>
            </m:r>
            <m:f>
              <m:fPr>
                <m:type m:val="bar"/>
              </m:fPr>
              <m:num>
                <m:sSub>
                  <m:e>
                    <m:r>
                      <m:t>σ</m:t>
                    </m:r>
                  </m:e>
                  <m:sub>
                    <m:r>
                      <m:t>Y</m:t>
                    </m:r>
                  </m:sub>
                </m:sSub>
              </m:num>
              <m:den>
                <m:sSub>
                  <m:e>
                    <m:r>
                      <m:t>σ</m:t>
                    </m:r>
                  </m:e>
                  <m:sub>
                    <m:r>
                      <m:t>X</m:t>
                    </m:r>
                  </m:sub>
                </m:sSub>
              </m:den>
            </m:f>
            <m:sSub>
              <m:e>
                <m:r>
                  <m:t>μ</m:t>
                </m:r>
              </m:e>
              <m:sub>
                <m:r>
                  <m:t>X</m:t>
                </m:r>
              </m:sub>
            </m:sSub>
          </m:e>
        </m:d>
        <m:r>
          <m:t>​</m:t>
        </m:r>
        <m:r>
          <m:rPr>
            <m:sty m:val="p"/>
          </m:rPr>
          <m:t>+</m:t>
        </m:r>
        <m:r>
          <m:t>ρ</m:t>
        </m:r>
        <m:f>
          <m:fPr>
            <m:type m:val="bar"/>
          </m:fPr>
          <m:num>
            <m:sSub>
              <m:e>
                <m:r>
                  <m:t>σ</m:t>
                </m:r>
              </m:e>
              <m:sub>
                <m:r>
                  <m:t>Y</m:t>
                </m:r>
              </m:sub>
            </m:sSub>
          </m:num>
          <m:den>
            <m:sSub>
              <m:e>
                <m:r>
                  <m:t>σ</m:t>
                </m:r>
              </m:e>
              <m:sub>
                <m:r>
                  <m:t>X</m:t>
                </m:r>
              </m:sub>
            </m:sSub>
          </m:den>
        </m:f>
        <m:r>
          <m:t>x</m:t>
        </m:r>
      </m:oMath>
      <w:r>
        <w:t xml:space="preserve"> </w:t>
      </w:r>
      <w:r>
        <w:t xml:space="preserve">is what makes the bivariate-normal conditional mean linear in</w:t>
      </w:r>
      <w:r>
        <w:t xml:space="preserve"> </w:t>
      </w:r>
      <m:oMath>
        <m:r>
          <m:t>x</m:t>
        </m:r>
      </m:oMath>
      <w:r>
        <w:t xml:space="preserve">).</w:t>
      </w:r>
      <w:r>
        <w:t xml:space="preserve"> </w:t>
      </w:r>
      <w:r>
        <w:t xml:space="preserve">As a check, evaluating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cond-expectation">
        <w:r>
          <w:rPr>
            <w:rStyle w:val="Hyperlink"/>
          </w:rPr>
          <w:t xml:space="preserve">Example 10</w:t>
        </w:r>
      </w:hyperlink>
      <w:r>
        <w:t xml:space="preserve">’s result: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1484.9846</m:t>
          </m:r>
          <m:r>
            <m:rPr>
              <m:sty m:val="p"/>
            </m:rPr>
            <m:t>+</m:t>
          </m:r>
          <m:r>
            <m:t>115.5283</m:t>
          </m:r>
          <m:r>
            <m:rPr>
              <m:sty m:val="p"/>
            </m:rPr>
            <m:t>×</m:t>
          </m:r>
          <m:r>
            <m:t>40</m:t>
          </m:r>
          <m:r>
            <m:rPr>
              <m:sty m:val="p"/>
            </m:rPr>
            <m:t>=</m:t>
          </m:r>
          <m:r>
            <m:t>3136.15</m:t>
          </m:r>
          <m:r>
            <m:rPr>
              <m:nor/>
              <m:sty m:val="p"/>
            </m:rPr>
            <m:t> g</m:t>
          </m:r>
        </m:oMath>
      </m:oMathPara>
    </w:p>
    <w:bookmarkEnd w:id="53"/>
    <w:bookmarkStart w:id="54" w:name="def-cond-expectation-general"/>
    <w:p>
      <w:pPr>
        <w:pStyle w:val="FirstParagraph"/>
      </w:pPr>
      <w:r>
        <w:rPr>
          <w:b/>
          <w:bCs/>
        </w:rPr>
        <w:t xml:space="preserve">Definition 8 (Conditional expectation of a function of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random variables,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 function of two arguments,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value at which the conditional PMF or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defined</w:t>
      </w:r>
      <w:r>
        <w:t xml:space="preserve"> </w:t>
      </w:r>
      <w:r>
        <w:t xml:space="preserve">(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 or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h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and for continuous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h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when the sum or integral converges absolutely.</w:t>
      </w:r>
      <w:r>
        <w:t xml:space="preserve"> </w:t>
      </w: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54"/>
    <w:bookmarkStart w:id="56" w:name="exm-cond-expectation-general"/>
    <w:p>
      <w:pPr>
        <w:pStyle w:val="BodyText"/>
      </w:pPr>
      <w:r>
        <w:rPr>
          <w:b/>
          <w:bCs/>
        </w:rPr>
        <w:t xml:space="preserve">Example 13 (The second flip, given the first)</w:t>
      </w:r>
      <w:r>
        <w:t xml:space="preserve"> </w:t>
      </w:r>
      <w:r>
        <w:t xml:space="preserve">In the</w:t>
      </w:r>
      <w:r>
        <w:t xml:space="preserve"> </w:t>
      </w:r>
      <w:hyperlink r:id="rId55">
        <w:r>
          <w:rPr>
            <w:rStyle w:val="Hyperlink"/>
          </w:rPr>
          <w:t xml:space="preserve">joint PMF of two coin flips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the first flip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for the total number of heads.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conditional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the second flip.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56"/>
    <w:bookmarkStart w:id="57" w:name="cor-cond-expectation-general-y"/>
    <w:p>
      <w:pPr>
        <w:pStyle w:val="FirstParagraph"/>
      </w:pPr>
      <w:r>
        <w:rPr>
          <w:b/>
          <w:bCs/>
        </w:rPr>
        <w:t xml:space="preserve">Corollary 2 (With</w:t>
      </w:r>
      <w:r>
        <w:rPr>
          <w:b/>
          <w:bCs/>
        </w:rP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rPr>
          <w:b/>
          <w:bCs/>
        </w:rPr>
        <w:t xml:space="preserve">, the general definition gives</w:t>
      </w:r>
      <w:r>
        <w:rPr>
          <w:b/>
          <w:bCs/>
        </w:rP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gives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(when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both discrete or both continuous)</w:t>
      </w:r>
      <w:r>
        <w:t xml:space="preserve"> </w:t>
      </w:r>
      <w:r>
        <w:t xml:space="preserve">or from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(when one is discrete and the other continuous):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a function, discrete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expectation, discrete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last step is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</w:t>
      </w:r>
      <w:r>
        <w:t xml:space="preserve"> </w:t>
      </w:r>
      <w:r>
        <w:t xml:space="preserve">and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Start w:id="58" w:name="thm-cond-lotus"/>
    <w:p>
      <w:pPr>
        <w:pStyle w:val="BodyText"/>
      </w:pPr>
      <w:r>
        <w:rPr>
          <w:b/>
          <w:bCs/>
        </w:rPr>
        <w:t xml:space="preserve">Theorem 5 (Conditional LOTUS, discrete case)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discrete random variables,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 function of two arguments,</w:t>
      </w:r>
      <w:r>
        <w:t xml:space="preserve"> </w:t>
      </w:r>
      <m:oMath>
        <m:r>
          <m:t>W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value 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equals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W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with one sum converging absolutely exactly when the other does.</w:t>
      </w:r>
    </w:p>
    <w:bookmarkEnd w:id="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t>W</m:t>
        </m:r>
      </m:oMath>
      <w:r>
        <w:t xml:space="preserve"> </w:t>
      </w:r>
      <w:r>
        <w:t xml:space="preserve">is discrete because its range is contained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u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countable.</w:t>
      </w:r>
      <w:r>
        <w:t xml:space="preserve"> </w:t>
      </w:r>
      <w:r>
        <w:t xml:space="preserve">For each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W</m:t>
            </m:r>
            <m:r>
              <m:rPr>
                <m:sty m:val="p"/>
              </m:rPr>
              <m:t>=</m:t>
            </m:r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is the disjoint union</w:t>
      </w:r>
      <w:r>
        <w:t xml:space="preserve"> </w:t>
      </w:r>
      <w:r>
        <w:t xml:space="preserve">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over the values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w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w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W</m:t>
                  </m:r>
                  <m:r>
                    <m:rPr>
                      <m:sty m:val="p"/>
                    </m:rPr>
                    <m:t>=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PMF of </m:t>
              </m:r>
              <m:r>
                <m:t>W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each term; conditional PMF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Every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some outcome has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there;</w:t>
      </w:r>
      <w:r>
        <w:t xml:space="preserve"> </w:t>
      </w:r>
      <w:r>
        <w:t xml:space="preserve">the other values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contribute terms equal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 the groups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t>w</m:t>
            </m:r>
          </m:e>
        </m:d>
        <m:r>
          <m:t>​</m:t>
        </m:r>
      </m:oMath>
      <w:r>
        <w:t xml:space="preserve">, over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contain every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a non-zero term, each exactly once: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W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w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w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</m:t>
              </m:r>
              <m:r>
                <m:t>W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w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h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w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w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w</m:t>
              </m:r>
              <m:r>
                <m:rPr>
                  <m:nor/>
                  <m:sty m:val="p"/>
                </m:rPr>
                <m:t> into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h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w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for every term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groups contain every non-zero term once)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a function of </m:t>
              </m:r>
              <m:r>
                <m:t>X</m:t>
              </m:r>
              <m:r>
                <m:rPr>
                  <m:nor/>
                  <m:sty m:val="p"/>
                </m:rPr>
                <m:t> and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regroup a sum of non-negative terms, which is valid whether or not it converges,</w:t>
      </w:r>
      <w:r>
        <w:t xml:space="preserve"> </w:t>
      </w:r>
      <w:r>
        <w:t xml:space="preserve">so one sum converges absolutely exactly when the other does,</w:t>
      </w:r>
      <w:r>
        <w:t xml:space="preserve"> </w:t>
      </w:r>
      <w:r>
        <w:t xml:space="preserve">and then the regrouping above is valid too.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is the conditional version of</w:t>
      </w:r>
      <w:r>
        <w:t xml:space="preserve"> </w:t>
      </w:r>
      <w:hyperlink w:anchor="thm-lotus">
        <w:r>
          <w:rPr>
            <w:rStyle w:val="Hyperlink"/>
          </w:rPr>
          <w:t xml:space="preserve">LOTUS</w:t>
        </w:r>
      </w:hyperlink>
      <w:r>
        <w:t xml:space="preserve">:</w:t>
      </w:r>
      <w:r>
        <w:t xml:space="preserve"> </w:t>
      </w:r>
      <w:r>
        <w:t xml:space="preserve">for discrete</w:t>
      </w:r>
      <w:r>
        <w:t xml:space="preserve"> </w:t>
      </w:r>
      <m:oMath>
        <m:r>
          <m:t>X</m:t>
        </m:r>
      </m:oMath>
      <w:r>
        <w:t xml:space="preserve">, it is LOTUS applied under the probability measure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cond-lotus">
        <w:r>
          <w:rPr>
            <w:rStyle w:val="Hyperlink"/>
          </w:rPr>
          <w:t xml:space="preserve">Theorem 5</w:t>
        </w:r>
      </w:hyperlink>
      <w:r>
        <w:t xml:space="preserve">, results about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W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apply to it.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can also be a pair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, with the sum or integral taken over both.</w:t>
      </w:r>
    </w:p>
    <w:bookmarkStart w:id="59" w:name="thm-cond-linearity"/>
    <w:p>
      <w:pPr>
        <w:pStyle w:val="BodyText"/>
      </w:pPr>
      <w:r>
        <w:rPr>
          <w:b/>
          <w:bCs/>
        </w:rPr>
        <w:t xml:space="preserve">Theorem 6 (Linearity of conditional expectation)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functions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whose conditional expectations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defined,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both sides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sSub>
              <m:e>
                <m:r>
                  <m:t>h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b</m:t>
            </m:r>
            <m:sSub>
              <m:e>
                <m:r>
                  <m:t>h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h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h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5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sum; factor out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</m:eqArr>
        </m:oMath>
      </m:oMathPara>
    </w:p>
    <w:p>
      <w:pPr>
        <w:pStyle w:val="FirstParagraph"/>
      </w:pPr>
      <w:r>
        <w:t xml:space="preserve">Splitting the sum is valid because both sums converge absolutely.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sums,</w:t>
      </w:r>
      <w:r>
        <w:t xml:space="preserve"> </w:t>
      </w:r>
      <w:r>
        <w:t xml:space="preserve">by linearity of the integral:</w:t>
      </w:r>
      <w:r>
        <w:t xml:space="preserve"> </w:t>
      </w:r>
      <w:r>
        <w:t xml:space="preserve">unlike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, only one variable,</w:t>
      </w:r>
      <w:r>
        <w:t xml:space="preserve"> </w:t>
      </w:r>
      <m:oMath>
        <m:r>
          <m:t>y</m:t>
        </m:r>
      </m:oMath>
      <w:r>
        <w:t xml:space="preserve">, is integrated,</w:t>
      </w:r>
      <w:r>
        <w:t xml:space="preserve"> </w:t>
      </w:r>
      <w:r>
        <w:t xml:space="preserve">against one conditional density.</w:t>
      </w:r>
    </w:p>
    <w:bookmarkStart w:id="60" w:name="exm-cond-linearity"/>
    <w:p>
      <w:pPr>
        <w:pStyle w:val="BodyText"/>
      </w:pPr>
      <w:r>
        <w:rPr>
          <w:b/>
          <w:bCs/>
        </w:rPr>
        <w:t xml:space="preserve">Example 14 (Linearity, given the first flip)</w:t>
      </w:r>
      <w:r>
        <w:t xml:space="preserve"> </w:t>
      </w:r>
      <w:r>
        <w:t xml:space="preserve">Continuing</w:t>
      </w:r>
      <w:r>
        <w:t xml:space="preserve"> </w:t>
      </w:r>
      <w:hyperlink w:anchor="exm-cond-expectation-general">
        <w:r>
          <w:rPr>
            <w:rStyle w:val="Hyperlink"/>
          </w:rPr>
          <w:t xml:space="preserve">Example 13</w:t>
        </w:r>
      </w:hyperlink>
      <w:r>
        <w:t xml:space="preserve">,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cond-linearity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check,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0"/>
    <w:bookmarkStart w:id="61" w:name="thm-cond-pull-out"/>
    <w:p>
      <w:pPr>
        <w:pStyle w:val="FirstParagraph"/>
      </w:pPr>
      <w:r>
        <w:rPr>
          <w:b/>
          <w:bCs/>
        </w:rPr>
        <w:t xml:space="preserve">Theorem 7 (A function of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factors out of a conditional expectation given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one argument,</w:t>
      </w:r>
      <w:r>
        <w:t xml:space="preserve"> </w:t>
      </w:r>
      <w:r>
        <w:t xml:space="preserve">and a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two arguments</w:t>
      </w:r>
      <w:r>
        <w:t xml:space="preserve"> </w:t>
      </w:r>
      <w:r>
        <w:t xml:space="preserve">whose conditional expectation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defined: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both sides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t> </m:t>
            </m:r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In particular, taking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6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1</m:t>
        </m:r>
      </m:oMath>
      <w:r>
        <w:t xml:space="preserve">, the remaining sum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 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a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sums;</w:t>
      </w:r>
      <w:r>
        <w:t xml:space="preserve"> </w:t>
      </w:r>
      <w:r>
        <w:t xml:space="preserve">the conditional density integrates to 1 by</w:t>
      </w:r>
      <w:r>
        <w:t xml:space="preserve"> </w:t>
      </w:r>
      <w:hyperlink r:id="rId43">
        <w:r>
          <w:rPr>
            <w:rStyle w:val="Hyperlink"/>
          </w:rPr>
          <w:t xml:space="preserve">the marginal density theorem</w:t>
        </w:r>
      </w:hyperlink>
      <w:r>
        <w:t xml:space="preserve"> </w:t>
      </w:r>
      <w:r>
        <w:t xml:space="preserve">(or, in the mixed case, by</w:t>
      </w:r>
      <w:r>
        <w:t xml:space="preserve"> </w:t>
      </w:r>
      <w:hyperlink r:id="rId49">
        <w:r>
          <w:rPr>
            <w:rStyle w:val="Hyperlink"/>
          </w:rPr>
          <w:t xml:space="preserve">the joint density-mass function’s</w:t>
        </w:r>
      </w:hyperlink>
      <w:r>
        <w:t xml:space="preserve"> </w:t>
      </w:r>
      <w:r>
        <w:t xml:space="preserve">marginal identity).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result is often summarized as</w:t>
      </w:r>
      <w:r>
        <w:t xml:space="preserve"> </w:t>
      </w:r>
      <w:r>
        <w:t xml:space="preserve">“taking out what is known”</w:t>
      </w:r>
      <w:r>
        <w:t xml:space="preserve"> </w:t>
      </w:r>
      <w:r>
        <w:t xml:space="preserve">(e.g.,</w:t>
      </w:r>
      <w:r>
        <w:t xml:space="preserve"> </w:t>
      </w:r>
      <w:r>
        <w:t xml:space="preserve">Ross (2022)</w:t>
      </w:r>
      <w:r>
        <w:t xml:space="preserve">, Section 5.6.4):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 any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known constant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Start w:id="62" w:name="exm-cond-pull-out"/>
    <w:p>
      <w:pPr>
        <w:pStyle w:val="BodyText"/>
      </w:pPr>
      <w:r>
        <w:rPr>
          <w:b/>
          <w:bCs/>
        </w:rPr>
        <w:t xml:space="preserve">Example 15 (Taking out the first flip)</w:t>
      </w:r>
      <w:r>
        <w:t xml:space="preserve"> </w:t>
      </w:r>
      <w:r>
        <w:t xml:space="preserve">Continuing</w:t>
      </w:r>
      <w:r>
        <w:t xml:space="preserve"> </w:t>
      </w:r>
      <w:hyperlink w:anchor="exm-cond-linearity">
        <w:r>
          <w:rPr>
            <w:rStyle w:val="Hyperlink"/>
          </w:rPr>
          <w:t xml:space="preserve">Example 14</w:t>
        </w:r>
      </w:hyperlink>
      <w:r>
        <w:t xml:space="preserve">, 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check,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product</w:t>
      </w:r>
      <w:r>
        <w:t xml:space="preserve"> </w:t>
      </w:r>
      <m:oMath>
        <m:r>
          <m:t>X</m:t>
        </m:r>
        <m:r>
          <m:t>Y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Y</m:t>
        </m:r>
      </m:oMath>
      <w:r>
        <w:t xml:space="preserve">, 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each.</w:t>
      </w:r>
    </w:p>
    <w:bookmarkEnd w:id="62"/>
    <w:bookmarkStart w:id="63" w:name="exr-fubini-joint-disc"/>
    <w:p>
      <w:pPr>
        <w:pStyle w:val="BodyText"/>
      </w:pPr>
      <w:r>
        <w:rPr>
          <w:b/>
          <w:bCs/>
        </w:rPr>
        <w:t xml:space="preserve">Exercise 2 (Expectation of a sum, given a joint PMF)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discrete with joint probability mass function: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0.3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0.4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bookmarkEnd w:id="63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Treating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a single discrete random object</w:t>
      </w:r>
      <w:r>
        <w:t xml:space="preserve"> </w:t>
      </w:r>
      <w:r>
        <w:t xml:space="preserve">taking one of the four values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) applied to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gives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</m:rPr>
                    <m:t>{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}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ty m:val="p"/>
                        </m:rPr>
                        <m:t>{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}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four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0.3</m:t>
              </m:r>
              <m:r>
                <m:rPr>
                  <m:sty m:val="p"/>
                </m:rPr>
                <m:t>+</m:t>
              </m:r>
              <m:r>
                <m:t>0.1</m:t>
              </m:r>
              <m:r>
                <m:rPr>
                  <m:sty m:val="p"/>
                </m:rPr>
                <m:t>+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(</m:t>
              </m:r>
              <m:r>
                <m:t>0.3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0.7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linearity-expectation">
        <w:r>
          <w:rPr>
            <w:rStyle w:val="Hyperlink"/>
          </w:rPr>
          <w:t xml:space="preserve">linearity of expectation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4" w:name="fig-fubini-joint-disc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bar chart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Joint probability mass function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Marginal totals: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0.7</m:t>
              </m:r>
            </m:oMath>
            <w:r>
              <w:t xml:space="preserve">.</w:t>
            </w:r>
          </w:p>
          <w:bookmarkEnd w:id="64"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Note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independent here: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LOTUS applies regardless, since it requires only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mass function, not independence.</w:t>
      </w:r>
    </w:p>
    <w:p>
      <w:pPr>
        <w:pStyle w:val="BodyText"/>
      </w:pPr>
      <w:r>
        <w:t xml:space="preserve">There are only four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pairs here,</w:t>
      </w:r>
      <w:r>
        <w:t xml:space="preserve"> </w:t>
      </w:r>
      <w:r>
        <w:t xml:space="preserve">so summing them in any order — row by row, column by column,</w:t>
      </w:r>
      <w:r>
        <w:t xml:space="preserve"> </w:t>
      </w:r>
      <w:r>
        <w:t xml:space="preserve">or any other listing — gives the same total</w:t>
      </w:r>
      <w:r>
        <w:t xml:space="preserve"> </w:t>
      </w:r>
      <w:r>
        <w:t xml:space="preserve">by ordinary commutativity and associativity of addition;</w:t>
      </w:r>
      <w:r>
        <w:t xml:space="preserve"> </w:t>
      </w:r>
      <w:r>
        <w:t xml:space="preserve">no result about interchanging summation order is needed.</w:t>
      </w:r>
      <w:r>
        <w:t xml:space="preserve"> </w:t>
      </w:r>
      <w:r>
        <w:t xml:space="preserve">Once the support is countably infinite,</w:t>
      </w:r>
      <w:r>
        <w:t xml:space="preserve"> </w:t>
      </w:r>
      <w:r>
        <w:t xml:space="preserve">exchanging the order of summation needs a justification,</w:t>
      </w:r>
      <w:r>
        <w:t xml:space="preserve"> </w:t>
      </w:r>
      <w:r>
        <w:t xml:space="preserve">which the Fubini–Tonelli theorem provides.</w:t>
      </w:r>
    </w:p>
    <w:bookmarkEnd w:id="65"/>
    <w:bookmarkStart w:id="90" w:name="fubinitonelli-for-expectations"/>
    <w:p>
      <w:pPr>
        <w:pStyle w:val="Heading2"/>
      </w:pPr>
      <w:r>
        <w:t xml:space="preserve">2 Fubini–Tonelli for expectations</w:t>
      </w:r>
    </w:p>
    <w:bookmarkStart w:id="67" w:name="thm-fubini-tonelli-measure"/>
    <w:p>
      <w:pPr>
        <w:pStyle w:val="FirstParagraph"/>
      </w:pPr>
      <w:r>
        <w:rPr>
          <w:b/>
          <w:bCs/>
        </w:rPr>
        <w:t xml:space="preserve">Theorem 8 (Fubini–Tonelli theorem, measure-theoretic form)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hyperlink r:id="rId66">
        <w:r>
          <w:rPr>
            <w:rStyle w:val="Hyperlink"/>
          </w:rPr>
          <w:t xml:space="preserve">measures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σ</m:t>
        </m:r>
      </m:oMath>
      <w:r>
        <w:t xml:space="preserve">-algebras of subsets of sets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measurable function on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 either</w:t>
      </w:r>
    </w:p>
    <w:p>
      <w:pPr>
        <w:numPr>
          <w:ilvl w:val="0"/>
          <w:numId w:val="1001"/>
        </w:numPr>
      </w:pP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(Tonelli), or</w:t>
      </w:r>
    </w:p>
    <w:p>
      <w:pPr>
        <w:numPr>
          <w:ilvl w:val="0"/>
          <w:numId w:val="1001"/>
        </w:numPr>
      </w:pP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t>S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(Fubini),</w:t>
      </w:r>
    </w:p>
    <w:p>
      <w:pPr>
        <w:pStyle w:val="FirstParagraph"/>
      </w:pPr>
      <w:r>
        <w:t xml:space="preserve">then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against the product measure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equals both iterated integrals: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case (b), each inner integral is finite</w:t>
      </w:r>
      <w:r>
        <w:t xml:space="preserve"> </w:t>
      </w:r>
      <w:r>
        <w:t xml:space="preserve">except on a set of measure</w:t>
      </w:r>
      <w:r>
        <w:t xml:space="preserve"> </w:t>
      </w:r>
      <m:oMath>
        <m:r>
          <m:t>0</m:t>
        </m:r>
      </m:oMath>
      <w:r>
        <w:t xml:space="preserve">, which does not affect the outer integral.</w:t>
      </w:r>
    </w:p>
    <w:bookmarkEnd w:id="67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expectations, we use this measure-theoretic form of the</w:t>
      </w:r>
      <w:r>
        <w:t xml:space="preserve"> </w:t>
      </w:r>
      <w:hyperlink r:id="rId19">
        <w:r>
          <w:rPr>
            <w:rStyle w:val="Hyperlink"/>
          </w:rPr>
          <w:t xml:space="preserve">Fubini–Tonelli theorem</w:t>
        </w:r>
      </w:hyperlink>
      <w:r>
        <w:t xml:space="preserve">,</w:t>
      </w:r>
      <w:r>
        <w:t xml:space="preserve"> </w:t>
      </w:r>
      <w:r>
        <w:t xml:space="preserve">which lets us exchange the order of integration (or summation)</w:t>
      </w:r>
      <w:r>
        <w:t xml:space="preserve"> </w:t>
      </w:r>
      <w:r>
        <w:t xml:space="preserve">over a product of</w:t>
      </w:r>
      <w:r>
        <w:t xml:space="preserve"> </w:t>
      </w:r>
      <m:oMath>
        <m:r>
          <m:t>σ</m:t>
        </m:r>
      </m:oMath>
      <w:r>
        <w:t xml:space="preserve">-finite measure spaces,</w:t>
      </w:r>
      <w:r>
        <w:t xml:space="preserve"> </w:t>
      </w:r>
      <w:r>
        <w:t xml:space="preserve">provided the integrand is non-negative (Tonelli)</w:t>
      </w:r>
      <w:r>
        <w:t xml:space="preserve"> </w:t>
      </w:r>
      <w:r>
        <w:t xml:space="preserve">or absolutely integrable (Fubini).</w:t>
      </w:r>
      <w:r>
        <w:t xml:space="preserve"> </w:t>
      </w:r>
      <w:r>
        <w:t xml:space="preserve">Its proof is beyond these notes’ scope</w:t>
      </w:r>
      <w:r>
        <w:t xml:space="preserve"> </w:t>
      </w:r>
      <w:r>
        <w:t xml:space="preserve">(Billingsley 1995, Theorem 18.3)</w:t>
      </w:r>
      <w:r>
        <w:t xml:space="preserve">.</w:t>
      </w:r>
      <w:r>
        <w:t xml:space="preserve"> </w:t>
      </w:r>
      <w:r>
        <w:t xml:space="preserve">Lebesgue measure on the real line and</w:t>
      </w:r>
      <w:r>
        <w:t xml:space="preserve"> </w:t>
      </w:r>
      <w:hyperlink r:id="rId68">
        <w:r>
          <w:rPr>
            <w:rStyle w:val="Hyperlink"/>
          </w:rPr>
          <w:t xml:space="preserve">counting measure</w:t>
        </w:r>
      </w:hyperlink>
      <w:r>
        <w:t xml:space="preserve"> </w:t>
      </w:r>
      <w:r>
        <w:t xml:space="preserve">on a countable set</w:t>
      </w:r>
      <w:r>
        <w:t xml:space="preserve"> </w:t>
      </w:r>
      <w:r>
        <w:t xml:space="preserve">are both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which gives the theorem a form stated in terms of a joint distribution.</w:t>
      </w:r>
    </w:p>
    <w:bookmarkStart w:id="69" w:name="cor-fubini-joint"/>
    <w:p>
      <w:pPr>
        <w:pStyle w:val="BodyText"/>
      </w:pPr>
      <w:r>
        <w:rPr>
          <w:b/>
          <w:bCs/>
        </w:rPr>
        <w:t xml:space="preserve">Corollary 3 (Joint-distribution form (without independence; corollary of Fubini–Tonelli))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jointly distributed random variables</w:t>
      </w:r>
      <w:r>
        <w:t xml:space="preserve"> </w:t>
      </w:r>
      <w:r>
        <w:t xml:space="preserve">whose joint distribution has a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with respect to a product of</w:t>
      </w:r>
      <w:r>
        <w:t xml:space="preserve"> </w:t>
      </w:r>
      <m:oMath>
        <m:r>
          <m:t>σ</m:t>
        </m:r>
      </m:oMath>
      <w:r>
        <w:t xml:space="preserve">-finite reference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h</m:t>
        </m:r>
        <m:r>
          <m:rPr>
            <m:sty m:val="p"/>
          </m:rPr>
          <m:t>: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measurable.</w:t>
      </w:r>
      <w:r>
        <w:t xml:space="preserve"> </w:t>
      </w:r>
      <w:r>
        <w:t xml:space="preserve">If either</w:t>
      </w:r>
    </w:p>
    <w:p>
      <w:pPr>
        <w:numPr>
          <w:ilvl w:val="0"/>
          <w:numId w:val="1002"/>
        </w:numPr>
      </w:pP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almost surely, or</w:t>
      </w:r>
    </w:p>
    <w:p>
      <w:pPr>
        <w:numPr>
          <w:ilvl w:val="0"/>
          <w:numId w:val="1002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</w:p>
    <w:p>
      <w:pPr>
        <w:pStyle w:val="FirstParagraph"/>
      </w:pPr>
      <w:r>
        <w:t xml:space="preserve">then the expectation of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can be written as an iterated integral</w:t>
      </w:r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, with the order of integration exchangeable: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choice of reference measures covers three cases: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Both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Lebesgue measure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is the joint probability density function (PDF),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Both discrete: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counting measure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joint probability mass function (PMF),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Mixed</w:t>
      </w:r>
      <w:r>
        <w:t xml:space="preserve"> </w:t>
      </w:r>
      <w:r>
        <w:t xml:space="preserve">(one continuous, one discrete):</w:t>
      </w:r>
      <w:r>
        <w:t xml:space="preserve"> </w:t>
      </w:r>
      <w:r>
        <w:t xml:space="preserve">one reference measure is Lebesgue and the other is counting;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49">
        <w:r>
          <w:rPr>
            <w:rStyle w:val="Hyperlink"/>
          </w:rPr>
          <w:t xml:space="preserve">joint density-mass function</w:t>
        </w:r>
      </w:hyperlink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continuous),</w:t>
      </w:r>
      <w:r>
        <w:t xml:space="preserve"> </w:t>
      </w:r>
      <w:r>
        <w:t xml:space="preserve">and the iterated integrals combine an ordinary integral with a sum.</w:t>
      </w:r>
      <w:r>
        <w:t xml:space="preserve"> </w:t>
      </w:r>
      <w:r>
        <w:t xml:space="preserve">The conditional densities/PMFs here are defined the same way as in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just conditioning 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instead of</w:t>
      </w:r>
      <w:r>
        <w:t xml:space="preserve"> </w:t>
      </w:r>
      <m:oMath>
        <m:r>
          <m:t>X</m:t>
        </m:r>
      </m:oMath>
      <w:r>
        <w:t xml:space="preserve">.</w:t>
      </w:r>
    </w:p>
    <w:bookmarkEnd w:id="6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fubini-tonelli-measure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to the integrand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Lebesgue measure and counting measure on a countable set are each</w:t>
      </w:r>
      <w:r>
        <w:t xml:space="preserve"> </w:t>
      </w:r>
      <m:oMath>
        <m:r>
          <m:t>σ</m:t>
        </m:r>
      </m:oMath>
      <w:r>
        <w:t xml:space="preserve">-finite, so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 in all three cases.</w:t>
      </w:r>
      <w:r>
        <w:t xml:space="preserve"> </w:t>
      </w:r>
      <w:r>
        <w:t xml:space="preserve">The relevant condition is (a) when</w:t>
      </w:r>
      <w:r>
        <w:t xml:space="preserve"> </w:t>
      </w:r>
      <m:oMath>
        <m:r>
          <m:t>h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(b) when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Independence is not required.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the discrete case),</w:t>
      </w:r>
      <w:r>
        <w:t xml:space="preserve"> </w:t>
      </w:r>
      <w:r>
        <w:t xml:space="preserve">and the iterated integrals factor into separate integrals over the marginals.</w:t>
      </w:r>
    </w:p>
    <w:bookmarkStart w:id="70" w:name="exm-fubini-prob"/>
    <w:p>
      <w:pPr>
        <w:pStyle w:val="BodyText"/>
      </w:pPr>
      <w:r>
        <w:rPr>
          <w:b/>
          <w:bCs/>
        </w:rPr>
        <w:t xml:space="preserve">Example 16 (Expectation of a product of independent variables)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independently distributed.</w:t>
      </w:r>
      <w:r>
        <w:t xml:space="preserve">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Y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We apply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(both-continuous case)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 with densities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joint density factors 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Lebesgue measure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constants out of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2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As a check: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70"/>
    <w:bookmarkStart w:id="72" w:name="exm-fubini-prob-fail"/>
    <w:p>
      <w:pPr>
        <w:pStyle w:val="BodyText"/>
      </w:pPr>
      <w:r>
        <w:rPr>
          <w:b/>
          <w:bCs/>
        </w:rPr>
        <w:t xml:space="preserve">Example 17 (When independence fails: a counterexample)</w:t>
      </w:r>
      <w:r>
        <w:t xml:space="preserve"> </w:t>
      </w:r>
      <w:r>
        <w:t xml:space="preserve">Correctly applying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— not the product of marginals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valid only 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independent.</w:t>
      </w:r>
      <w:r>
        <w:t xml:space="preserve"> </w:t>
      </w:r>
      <w:r>
        <w:t xml:space="preserve">Using the wrong joint density gives the wrong answer.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 set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perfectly correlated and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independent).</w:t>
      </w:r>
    </w:p>
    <w:p>
      <w:pPr>
        <w:pStyle w:val="BodyText"/>
      </w:pPr>
      <w:r>
        <w:rPr>
          <w:b/>
          <w:bCs/>
        </w:rPr>
        <w:t xml:space="preserve">True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with the uniform density 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Erroneously applying the product-measure formula:</w:t>
      </w:r>
    </w:p>
    <w:p>
      <w:pPr>
        <w:pStyle w:val="BodyText"/>
      </w:pPr>
      <w:r>
        <w:t xml:space="preserve">Note that Fubini–Tonelli’s own conditions still hold here (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 </w:t>
      </w:r>
      <w:r>
        <w:t xml:space="preserve">is nonnegative and integrable), so the error is not a failure of</w:t>
      </w:r>
      <w:r>
        <w:t xml:space="preserve"> </w:t>
      </w:r>
      <w:r>
        <w:t xml:space="preserve">Fubini–Tonelli itself.</w:t>
      </w:r>
      <w:r>
        <w:t xml:space="preserve"> </w:t>
      </w:r>
      <w:r>
        <w:t xml:space="preserve">Rather, the error is using the</w:t>
      </w:r>
      <w:r>
        <w:t xml:space="preserve"> </w:t>
      </w:r>
      <w:r>
        <w:rPr>
          <w:i/>
          <w:iCs/>
        </w:rPr>
        <w:t xml:space="preserve">wrong measure</w:t>
      </w:r>
      <w:r>
        <w:t xml:space="preserve">: the joint distribution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concentrated on the diagonal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  <m:r>
          <m:rPr>
            <m:sty m:val="p"/>
          </m:rPr>
          <m:t>⊂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has Lebesgue measure zero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joint distribution is therefore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absolutely continuous with</w:t>
      </w:r>
      <w:r>
        <w:t xml:space="preserve"> </w:t>
      </w:r>
      <w:r>
        <w:t xml:space="preserve">respect to two-dimensional Lebesgue measure, so</w:t>
      </w:r>
      <w:r>
        <w:t xml:space="preserve"> </w:t>
      </w:r>
      <w:r>
        <w:rPr>
          <w:b/>
          <w:bCs/>
        </w:rPr>
        <w:t xml:space="preserve">no joint density</w:t>
      </w:r>
      <w:r>
        <w:rPr>
          <w:b/>
          <w:bCs/>
        </w:rP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exists</w:t>
      </w:r>
      <w:r>
        <w:t xml:space="preserve">, which is the reference density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requires.</w:t>
      </w:r>
    </w:p>
    <w:p>
      <w:pPr>
        <w:pStyle w:val="BodyText"/>
      </w:pPr>
      <w:r>
        <w:t xml:space="preserve">The following calculation is what someone would</w:t>
      </w:r>
      <w:r>
        <w:t xml:space="preserve"> </w:t>
      </w:r>
      <w:r>
        <w:rPr>
          <w:i/>
          <w:iCs/>
        </w:rPr>
        <w:t xml:space="preserve">erroneously</w:t>
      </w:r>
      <w:r>
        <w:t xml:space="preserve"> </w:t>
      </w:r>
      <w:r>
        <w:t xml:space="preserve">write</w:t>
      </w:r>
      <w:r>
        <w:t xml:space="preserve"> </w:t>
      </w:r>
      <w:r>
        <w:t xml:space="preserve">if they assumed independence and used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a</w:t>
      </w:r>
      <w:r>
        <w:t xml:space="preserve"> </w:t>
      </w:r>
      <w:r>
        <w:t xml:space="preserve">“joint density”</w:t>
      </w:r>
      <w:r>
        <w:t xml:space="preserve"> </w:t>
      </w:r>
      <w:r>
        <w:t xml:space="preserve">— a function that does not in fact correspond to the joint distribution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marginals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do have densities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</w:t>
      </w:r>
      <w:r>
        <w:t xml:space="preserve"> </w:t>
      </w:r>
      <w:r>
        <w:rPr>
          <w:i/>
          <w:iCs/>
        </w:rPr>
        <w:t xml:space="preserve">product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density of an</w:t>
      </w:r>
      <w:r>
        <w:t xml:space="preserve"> </w:t>
      </w:r>
      <w:r>
        <w:rPr>
          <w:i/>
          <w:iCs/>
        </w:rPr>
        <w:t xml:space="preserve">independent</w:t>
      </w:r>
      <w:r>
        <w:t xml:space="preserve"> </w:t>
      </w:r>
      <w:r>
        <w:t xml:space="preserve">pair, not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x</m:t>
              </m:r>
              <m:r>
                <m:rPr>
                  <m:nor/>
                  <m:sty m:val="p"/>
                </m:rPr>
                <m:t> out of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lin"/>
                    </m:fPr>
                    <m:num>
                      <m:r>
                        <m:t>x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calculation recovers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w:r>
        <w:rPr>
          <w:i/>
          <w:iCs/>
        </w:rPr>
        <w:t xml:space="preserve">independent</w:t>
      </w:r>
      <w:r>
        <w:t xml:space="preserve"> </w:t>
      </w:r>
      <w:r>
        <w:t xml:space="preserve">uniforms (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),</w:t>
      </w:r>
      <w:r>
        <w:t xml:space="preserve"> </w:t>
      </w:r>
      <w:r>
        <w:t xml:space="preserve">not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for the perfectly correlated pair (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).</w:t>
      </w:r>
      <w:r>
        <w:t xml:space="preserve"> </w:t>
      </w:r>
      <w:r>
        <w:t xml:space="preserve">The lesson is that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.</w:t>
      </w:r>
      <w:r>
        <w:t xml:space="preserve"> </w:t>
      </w:r>
      <w:r>
        <w:t xml:space="preserve">For independent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 this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for dependent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need not factor</w:t>
      </w:r>
      <w:r>
        <w:t xml:space="preserve"> </w:t>
      </w:r>
      <w:r>
        <w:t xml:space="preserve">— and for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, no joint density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exists at all,</w:t>
      </w:r>
      <w:r>
        <w:t xml:space="preserve"> </w:t>
      </w:r>
      <w:r>
        <w:t xml:space="preserve">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simply does not apply.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1" w:name="fig-fubini-prob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scatter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Samples from the joint distribution 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(red, on the diagonal)</w:t>
            </w:r>
            <w:r>
              <w:t xml:space="preserve"> </w:t>
            </w:r>
            <w:r>
              <w:t xml:space="preserve">versus an independent pair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with the same marginals</w:t>
            </w:r>
            <w:r>
              <w:t xml:space="preserve"> </w:t>
            </w:r>
            <w:r>
              <w:t xml:space="preserve">(grey, scattered over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).</w:t>
            </w:r>
            <w:r>
              <w:t xml:space="preserve"> </w:t>
            </w:r>
            <w:r>
              <w:t xml:space="preserve">The actual joint mass for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concentrated on a 1-dimensional diagonal</w:t>
            </w:r>
            <w:r>
              <w:t xml:space="preserve"> </w:t>
            </w:r>
            <w:r>
              <w:t xml:space="preserve">— a set of Lebesgue measure zero in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t xml:space="preserve">so no joint density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exists,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w:r>
              <w:t xml:space="preserve">“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”</w:t>
            </w:r>
            <w:r>
              <w:t xml:space="preserve"> </w:t>
            </w:r>
            <w:r>
              <w:t xml:space="preserve">calculation integrates against the wrong measure</w:t>
            </w:r>
            <w:r>
              <w:t xml:space="preserve"> </w:t>
            </w:r>
            <w:r>
              <w:t xml:space="preserve">(the grey distribution).</w:t>
            </w:r>
          </w:p>
          <w:bookmarkEnd w:id="71"/>
        </w:tc>
      </w:tr>
    </w:tbl>
    <w:bookmarkEnd w:id="72"/>
    <w:bookmarkStart w:id="74" w:name="exm-fubini-joint"/>
    <w:p>
      <w:pPr>
        <w:pStyle w:val="BodyText"/>
      </w:pPr>
      <w:r>
        <w:rPr>
          <w:b/>
          <w:bCs/>
        </w:rPr>
        <w:t xml:space="preserve">Example 18 (Both-continuous case: joint PDF on a non-rectangular support)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have 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otherwise).</w:t>
      </w:r>
      <w:r>
        <w:t xml:space="preserve">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over the support 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3" w:name="fig-fubini-join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Joint density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 </w:t>
            </w:r>
            <w:r>
              <w:t xml:space="preserve">on the triangular support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, and zero elsewhere.</w:t>
            </w:r>
            <w:r>
              <w:t xml:space="preserve"> </w:t>
            </w:r>
            <w:r>
              <w:t xml:space="preserve">The total</w:t>
            </w:r>
            <w:r>
              <w:t xml:space="preserve"> </w:t>
            </w:r>
            <w:r>
              <w:t xml:space="preserve">“volume”</w:t>
            </w:r>
            <w:r>
              <w:t xml:space="preserve"> </w:t>
            </w:r>
            <w:r>
              <w:t xml:space="preserve">under the density is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as required.</w:t>
            </w:r>
          </w:p>
          <w:bookmarkEnd w:id="73"/>
        </w:tc>
      </w:tr>
    </w:tbl>
    <w:bookmarkEnd w:id="74"/>
    <w:bookmarkStart w:id="75" w:name="thm-lie"/>
    <w:p>
      <w:pPr>
        <w:pStyle w:val="BodyText"/>
      </w:pPr>
      <w:r>
        <w:rPr>
          <w:b/>
          <w:bCs/>
        </w:rPr>
        <w:t xml:space="preserve">Theorem 9 (Law of iterated expectations)</w:t>
      </w:r>
      <w:r>
        <w:t xml:space="preserve"> </w:t>
      </w:r>
      <w:r>
        <w:t xml:space="preserve">For any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discrete,</w:t>
      </w:r>
      <w:r>
        <w:t xml:space="preserve"> </w:t>
      </w:r>
      <w:r>
        <w:t xml:space="preserve">applying</w:t>
      </w:r>
      <w:r>
        <w:t xml:space="preserve"> </w:t>
      </w:r>
      <w:hyperlink w:anchor="def-expectation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and then the</w:t>
      </w:r>
      <w:r>
        <w:t xml:space="preserve"> </w:t>
      </w:r>
      <w:hyperlink r:id="rId76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applied to the countable partition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the function </m:t>
              </m:r>
              <m:r>
                <m:t>x</m:t>
              </m:r>
              <m:r>
                <m:rPr>
                  <m:sty m:val="p"/>
                </m:rPr>
                <m:t>↦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order of summation: Fubini, since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 over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density: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(Fubini’s theorem, since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density from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Mixed case,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 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With the</w:t>
      </w:r>
      <w:r>
        <w:t xml:space="preserve"> </w:t>
      </w:r>
      <w:hyperlink r:id="rId49">
        <w:r>
          <w:rPr>
            <w:rStyle w:val="Hyperlink"/>
          </w:rPr>
          <w:t xml:space="preserve">joint density-mass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r>
        <w:t xml:space="preserve">counting measure for</w:t>
      </w:r>
      <w:r>
        <w:t xml:space="preserve"> </w:t>
      </w:r>
      <m:oMath>
        <m:r>
          <m:t>X</m:t>
        </m:r>
      </m:oMath>
      <w:r>
        <w:t xml:space="preserve">, and Lebesgue measure for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w:r>
        <w:t xml:space="preserve">its condition (b) holds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sum runs over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defines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discrete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density,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with 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Mixed case,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 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The same steps apply with the integral and the sum swapped,</w:t>
      </w:r>
      <w:r>
        <w:t xml:space="preserve"> </w:t>
      </w:r>
      <w:r>
        <w:t xml:space="preserve">over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at any other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because these non-negative terms sum to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with 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for this identity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tower rule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tower property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law of total expectation</w:t>
      </w:r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smoothing theorem</w:t>
      </w:r>
      <w:r>
        <w:t xml:space="preserve">.</w:t>
      </w:r>
    </w:p>
    <w:bookmarkStart w:id="80" w:name="exm-lie-auto"/>
    <w:p>
      <w:pPr>
        <w:pStyle w:val="BodyText"/>
      </w:pPr>
      <w:r>
        <w:rPr>
          <w:b/>
          <w:bCs/>
        </w:rPr>
        <w:t xml:space="preserve">Example 19 (Fuel economy by number of cylinders)</w:t>
      </w:r>
      <w:r>
        <w:t xml:space="preserve"> </w:t>
      </w:r>
      <w:r>
        <w:t xml:space="preserve">The Auto data record the number of engine cylinders and the fuel economy</w:t>
      </w:r>
      <w:r>
        <w:t xml:space="preserve"> </w:t>
      </w:r>
      <w:r>
        <w:t xml:space="preserve">(miles per gallon)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77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78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79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Choose one car at random, each with the same probability,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its number of cylinders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its miles per gallon.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fraction of cars with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cylinders,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 the average</w:t>
      </w:r>
      <w:r>
        <w:t xml:space="preserve"> </w:t>
      </w:r>
      <w:r>
        <w:t xml:space="preserve">miles per gallon among those cars.</w:t>
      </w:r>
      <w:r>
        <w:t xml:space="preserve"> </w:t>
      </w:r>
      <w:r>
        <w:t xml:space="preserve">The code below computes both 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then checks</w:t>
      </w:r>
      <w:r>
        <w:t xml:space="preserve"> 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by averaging the conditional means</w:t>
      </w:r>
      <w:r>
        <w:t xml:space="preserve"> </w:t>
      </w:r>
      <w:r>
        <w:t xml:space="preserve">with weights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auto.groupby(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].agg([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by_cyl[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by_cyl.rename(columns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by_cyl[[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]]</w:t>
      </w:r>
      <w:r>
        <w:br/>
      </w:r>
      <w:r>
        <w:br/>
      </w:r>
      <w:r>
        <w:rPr>
          <w:rStyle w:val="NormalTok"/>
        </w:rPr>
        <w:t xml:space="preserve">lie_rhs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(by_cyl[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lie_lhs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].mean()</w:t>
      </w:r>
      <w:r>
        <w:br/>
      </w:r>
      <w:r>
        <w:br/>
      </w:r>
      <w:r>
        <w:rPr>
          <w:rStyle w:val="NormalTok"/>
        </w:rPr>
        <w:t xml:space="preserve">by_cyl</w:t>
      </w:r>
      <w:r>
        <w:br/>
      </w:r>
      <w:r>
        <w:rPr>
          <w:rStyle w:val="CommentTok"/>
        </w:rPr>
        <w:t xml:space="preserve">#&gt;            count  P(X = x)  E(Y | X = x)</w:t>
      </w:r>
      <w:r>
        <w:br/>
      </w:r>
      <w:r>
        <w:rPr>
          <w:rStyle w:val="CommentTok"/>
        </w:rPr>
        <w:t xml:space="preserve">#&gt; cylinders                               </w:t>
      </w:r>
      <w:r>
        <w:br/>
      </w:r>
      <w:r>
        <w:rPr>
          <w:rStyle w:val="CommentTok"/>
        </w:rPr>
        <w:t xml:space="preserve">#&gt; 3              4  0.010204     20.550000</w:t>
      </w:r>
      <w:r>
        <w:br/>
      </w:r>
      <w:r>
        <w:rPr>
          <w:rStyle w:val="CommentTok"/>
        </w:rPr>
        <w:t xml:space="preserve">#&gt; 4            199  0.507653     29.283920</w:t>
      </w:r>
      <w:r>
        <w:br/>
      </w:r>
      <w:r>
        <w:rPr>
          <w:rStyle w:val="CommentTok"/>
        </w:rPr>
        <w:t xml:space="preserve">#&gt; 5              3  0.007653     27.366667</w:t>
      </w:r>
      <w:r>
        <w:br/>
      </w:r>
      <w:r>
        <w:rPr>
          <w:rStyle w:val="CommentTok"/>
        </w:rPr>
        <w:t xml:space="preserve">#&gt; 6             83  0.211735     19.973494</w:t>
      </w:r>
      <w:r>
        <w:br/>
      </w:r>
      <w:r>
        <w:rPr>
          <w:rStyle w:val="CommentTok"/>
        </w:rPr>
        <w:t xml:space="preserve">#&gt; 8            103  0.262755     14.963107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cylinders)</w:t>
      </w:r>
      <w:r>
        <w:br/>
      </w:r>
      <w:r>
        <w:rPr>
          <w:rStyle w:val="NormalTok"/>
        </w:rPr>
        <w:t xml:space="preserve">cond_mean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cylinders, mean)</w:t>
      </w:r>
      <w:r>
        <w:br/>
      </w:r>
      <w:r>
        <w:rPr>
          <w:rStyle w:val="NormalTok"/>
        </w:rPr>
        <w:t xml:space="preserve">by_cyl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(cond_mean),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check.names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lie_rhs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(by_cyl[[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by_cyl[[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lie_lhs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</w:t>
      </w:r>
      <w:r>
        <w:br/>
      </w:r>
      <w:r>
        <w:br/>
      </w:r>
      <w:r>
        <w:rPr>
          <w:rStyle w:val="NormalTok"/>
        </w:rPr>
        <w:t xml:space="preserve">by_cyl</w:t>
      </w:r>
      <w:r>
        <w:br/>
      </w:r>
      <w:r>
        <w:rPr>
          <w:rStyle w:val="CommentTok"/>
        </w:rPr>
        <w:t xml:space="preserve">#&gt; # A tibble: 5 × 3</w:t>
      </w:r>
      <w:r>
        <w:br/>
      </w:r>
      <w:r>
        <w:rPr>
          <w:rStyle w:val="CommentTok"/>
        </w:rPr>
        <w:t xml:space="preserve">#&gt;   count `P(X = x)` `E(Y | X = x)`</w:t>
      </w:r>
      <w:r>
        <w:br/>
      </w:r>
      <w:r>
        <w:rPr>
          <w:rStyle w:val="CommentTok"/>
        </w:rPr>
        <w:t xml:space="preserve">#&gt;   &lt;int&gt;      &lt;dbl&gt;          &lt;dbl&gt;</w:t>
      </w:r>
      <w:r>
        <w:br/>
      </w:r>
      <w:r>
        <w:rPr>
          <w:rStyle w:val="CommentTok"/>
        </w:rPr>
        <w:t xml:space="preserve">#&gt; 1     4    0.0102            20.6</w:t>
      </w:r>
      <w:r>
        <w:br/>
      </w:r>
      <w:r>
        <w:rPr>
          <w:rStyle w:val="CommentTok"/>
        </w:rPr>
        <w:t xml:space="preserve">#&gt; 2   199    0.508             29.3</w:t>
      </w:r>
      <w:r>
        <w:br/>
      </w:r>
      <w:r>
        <w:rPr>
          <w:rStyle w:val="CommentTok"/>
        </w:rPr>
        <w:t xml:space="preserve">#&gt; 3     3    0.00765           27.4</w:t>
      </w:r>
      <w:r>
        <w:br/>
      </w:r>
      <w:r>
        <w:rPr>
          <w:rStyle w:val="CommentTok"/>
        </w:rPr>
        <w:t xml:space="preserve">#&gt; 4    83    0.212             20.0</w:t>
      </w:r>
      <w:r>
        <w:br/>
      </w:r>
      <w:r>
        <w:rPr>
          <w:rStyle w:val="CommentTok"/>
        </w:rPr>
        <w:t xml:space="preserve">#&gt; 5   103    0.263             15.0</w:t>
      </w:r>
    </w:p>
    <w:p>
      <w:pPr>
        <w:pStyle w:val="FirstParagraph"/>
      </w:pPr>
      <w:r>
        <w:t xml:space="preserve">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cond-expectation-function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Four-cylinder cars average</w:t>
      </w:r>
      <w:r>
        <w:t xml:space="preserve"> </w:t>
      </w:r>
      <w:r>
        <w:t xml:space="preserve">29.3</w:t>
      </w:r>
      <w:r>
        <w:t xml:space="preserve"> </w:t>
      </w:r>
      <w:r>
        <w:t xml:space="preserve">miles per gallon, and eight-cylinder cars average</w:t>
      </w:r>
      <w:r>
        <w:t xml:space="preserve"> </w:t>
      </w:r>
      <w:r>
        <w:t xml:space="preserve">15.0.</w:t>
      </w:r>
      <w:r>
        <w:t xml:space="preserve"> </w:t>
      </w:r>
      <w:r>
        <w:t xml:space="preserve">Weighting the 5 conditional means by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r>
        <w:t xml:space="preserve">23.446,</w:t>
      </w:r>
      <w:r>
        <w:t xml:space="preserve"> </w:t>
      </w:r>
      <w:r>
        <w:t xml:space="preserve">which equals the overall average miles per gallon,</w:t>
      </w:r>
      <w:r>
        <w:t xml:space="preserve"> </w:t>
      </w:r>
      <w:r>
        <w:t xml:space="preserve">23.446,</w:t>
      </w:r>
      <w:r>
        <w:t xml:space="preserve"> </w:t>
      </w:r>
      <w:r>
        <w:t xml:space="preserve">as</w:t>
      </w:r>
      <w:r>
        <w:t xml:space="preserve"> 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states: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</w:p>
    <w:bookmarkEnd w:id="80"/>
    <w:bookmarkStart w:id="81" w:name="thm-conditional-lie"/>
    <w:p>
      <w:pPr>
        <w:pStyle w:val="BodyText"/>
      </w:pPr>
      <w:r>
        <w:rPr>
          <w:b/>
          <w:bCs/>
        </w:rPr>
        <w:t xml:space="preserve">Theorem 10 (Conditional law of iterated expectations)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r>
                <m:t>Z</m:t>
              </m:r>
            </m:e>
          </m:d>
          <m:r>
            <m:t>​</m:t>
          </m:r>
        </m:oMath>
      </m:oMathPara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Fix a value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 positive probability (discrete case) or positive density (continuous case).</w:t>
      </w:r>
      <w:r>
        <w:t xml:space="preserve"> </w:t>
      </w:r>
      <w:r>
        <w:t xml:space="preserve">Conditioning every probability on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z</m:t>
        </m:r>
      </m:oMath>
      <w:r>
        <w:t xml:space="preserve"> </w:t>
      </w:r>
      <w:r>
        <w:t xml:space="preserve">gives a probability measure,</w:t>
      </w:r>
      <w:r>
        <w:t xml:space="preserve"> </w:t>
      </w:r>
      <w:r>
        <w:t xml:space="preserve">and the proof of</w:t>
      </w:r>
      <w:r>
        <w:t xml:space="preserve"> 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goes through under it, line by line.</w:t>
      </w:r>
    </w:p>
    <w:p>
      <w:pPr>
        <w:pStyle w:val="BodyText"/>
      </w:pPr>
      <w:r>
        <w:rPr>
          <w:b/>
          <w:bCs/>
        </w:rPr>
        <w:t xml:space="preserve">Discrete case.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order of summation)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conditional densities is the joint conditional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(marginalize over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Since the two sides agree at every such</w:t>
      </w:r>
      <w:r>
        <w:t xml:space="preserve"> </w:t>
      </w:r>
      <m:oMath>
        <m:r>
          <m:t>z</m:t>
        </m:r>
      </m:oMath>
      <w:r>
        <w:t xml:space="preserve">,</w:t>
      </w:r>
      <w:r>
        <w:t xml:space="preserve"> </w:t>
      </w:r>
      <w:r>
        <w:t xml:space="preserve">they agree as random variables (functions of</w:t>
      </w:r>
      <w:r>
        <w:t xml:space="preserve"> </w:t>
      </w:r>
      <m:oMath>
        <m:r>
          <m:t>Z</m:t>
        </m:r>
      </m:oMath>
      <w:r>
        <w:t xml:space="preserve">):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Z</m:t>
                </m:r>
              </m:e>
            </m:d>
            <m:r>
              <m:t>​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identity is the tower rule</w:t>
      </w:r>
      <w:r>
        <w:t xml:space="preserve"> </w:t>
      </w:r>
      <w:r>
        <w:t xml:space="preserve">applied conditionally on</w:t>
      </w:r>
      <w:r>
        <w:t xml:space="preserve"> </w:t>
      </w:r>
      <m:oMath>
        <m:r>
          <m:t>Z</m:t>
        </m:r>
      </m:oMath>
      <w:r>
        <w:t xml:space="preserve">.</w:t>
      </w:r>
    </w:p>
    <w:bookmarkStart w:id="82" w:name="exm-lie"/>
    <w:p>
      <w:pPr>
        <w:pStyle w:val="BodyText"/>
      </w:pPr>
      <w:r>
        <w:rPr>
          <w:b/>
          <w:bCs/>
        </w:rPr>
        <w:t xml:space="preserve">Example 20 (Marginal expectation from conditional expectations)</w:t>
      </w:r>
      <w:r>
        <w:t xml:space="preserve"> </w:t>
      </w:r>
      <w:r>
        <w:t xml:space="preserve">Suppose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binary random variable indicating treatment assignment (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treated,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control),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suppose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conditional expectations: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10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6</m:t>
          </m:r>
        </m:oMath>
      </m:oMathPara>
    </w:p>
    <w:p>
      <w:pPr>
        <w:pStyle w:val="FirstParagraph"/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over the two values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82"/>
    <w:bookmarkStart w:id="83" w:name="exr-fubini-joint-disc-infinite"/>
    <w:p>
      <w:pPr>
        <w:pStyle w:val="FirstParagraph"/>
      </w:pPr>
      <w:r>
        <w:rPr>
          <w:b/>
          <w:bCs/>
        </w:rPr>
        <w:t xml:space="preserve">Exercise 3 (Both-discrete case, infinite support: joint PMF)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Geometric 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}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)</m:t>
        </m:r>
        <m:r>
          <m:t> </m:t>
        </m:r>
        <m:sSup>
          <m:e>
            <m:r>
              <m:t>p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for a fixed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m:oMath>
        <m:r>
          <m:t>X</m:t>
        </m:r>
      </m:oMath>
      <w:r>
        <w:t xml:space="preserve"> </w:t>
      </w:r>
      <w:r>
        <w:t xml:space="preserve">counts the number of failures before the first success</w:t>
      </w:r>
      <w:r>
        <w:t xml:space="preserve"> </w:t>
      </w:r>
      <w:r>
        <w:t xml:space="preserve">in a sequence of independent trials with success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p</m:t>
        </m:r>
      </m:oMath>
      <w:r>
        <w:t xml:space="preserve">;</w:t>
      </w:r>
      <w:r>
        <w:t xml:space="preserve"> </w:t>
      </w:r>
      <w:r>
        <w:t xml:space="preserve">likewise for</w:t>
      </w:r>
      <w:r>
        <w:t xml:space="preserve"> </w:t>
      </w:r>
      <m:oMath>
        <m:r>
          <m:t>Y</m:t>
        </m:r>
      </m:oMath>
      <w:r>
        <w:t xml:space="preserve">).</w:t>
      </w:r>
      <w:r>
        <w:t xml:space="preserve"> </w:t>
      </w:r>
      <w:r>
        <w:t xml:space="preserve">Unlike</w:t>
      </w:r>
      <w:r>
        <w:t xml:space="preserve"> </w:t>
      </w:r>
      <w:hyperlink w:anchor="exr-fubini-joint-disc">
        <w:r>
          <w:rPr>
            <w:rStyle w:val="Hyperlink"/>
          </w:rPr>
          <w:t xml:space="preserve">Exercise 2</w:t>
        </w:r>
      </w:hyperlink>
      <w:r>
        <w:t xml:space="preserve">, the support here is countably infinite.</w:t>
      </w:r>
      <w:r>
        <w:t xml:space="preserve"> </w:t>
      </w:r>
      <w:r>
        <w:t xml:space="preserve">The joint PMF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p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sSup>
          <m:e>
            <m:r>
              <m:t>p</m:t>
            </m:r>
          </m:e>
          <m:sup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bookmarkEnd w:id="83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counting measure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this support,</w:t>
      </w:r>
      <w:r>
        <w:t xml:space="preserve"> </w:t>
      </w:r>
      <w:r>
        <w:t xml:space="preserve">condition (a) holds, 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(via Tonelli’s theorem)</w:t>
      </w:r>
      <w:r>
        <w:t xml:space="preserve"> </w:t>
      </w:r>
      <w:r>
        <w:t xml:space="preserve">guarantees the order of this now-infinite double sum is exchangeable</w:t>
      </w:r>
      <w:r>
        <w:t xml:space="preserve"> </w:t>
      </w:r>
      <w:r>
        <w:t xml:space="preserve">— unlike the finite case, elementary algebra alone</w:t>
      </w:r>
      <w:r>
        <w:t xml:space="preserve"> </w:t>
      </w:r>
      <w:r>
        <w:t xml:space="preserve">could not establish this.</w:t>
      </w:r>
    </w:p>
    <w:p>
      <w:pPr>
        <w:pStyle w:val="BodyText"/>
      </w:pPr>
      <w:r>
        <w:t xml:space="preserve">The derivation uses the standard geometric-series facts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sSup>
              <m:e>
                <m:r>
                  <m:t>p</m:t>
                </m:r>
              </m:e>
              <m:sup>
                <m:r>
                  <m:t>y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y</m:t>
            </m:r>
          </m:e>
        </m:nary>
        <m:r>
          <m:t> </m:t>
        </m:r>
        <m:sSup>
          <m:e>
            <m:r>
              <m:t>p</m:t>
            </m:r>
          </m:e>
          <m:sup>
            <m:r>
              <m:t>y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p</m:t>
            </m:r>
          </m:num>
          <m:den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 </w:t>
      </w:r>
      <w:r>
        <w:t xml:space="preserve">(e.g.</w:t>
      </w:r>
      <w:r>
        <w:t xml:space="preserve"> </w:t>
      </w:r>
      <w:r>
        <w:t xml:space="preserve">Casella and Berger (2002)</w:t>
      </w:r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(both-discrete case), summing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</w:t>
      </w:r>
      <w:r>
        <w:t xml:space="preserve"> </w:t>
      </w:r>
      <w:r>
        <w:t xml:space="preserve">for each fixed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p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p>
                        <m:e>
                          <m:r>
                            <m:t>p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p>
                    <m:e>
                      <m:r>
                        <m:t>p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inner sum; factor out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p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p</m:t>
                      </m:r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p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p</m:t>
                      </m:r>
                    </m:e>
                    <m:sup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p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+</m:t>
              </m:r>
              <m:r>
                <m:t>p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p</m:t>
                      </m:r>
                    </m:e>
                    <m:sup>
                      <m:r>
                        <m:t>x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sum; factor out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r>
                <m:t>p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(the mean of this Geometric distribution;</w:t>
      </w:r>
      <w:r>
        <w:t xml:space="preserve"> </w:t>
      </w:r>
      <w:r>
        <w:t xml:space="preserve">Casella and Berger (2002)</w:t>
      </w:r>
      <w:r>
        <w:t xml:space="preserve">),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linearity-expectation">
        <w:r>
          <w:rPr>
            <w:rStyle w:val="Hyperlink"/>
          </w:rPr>
          <w:t xml:space="preserve">linearity of expectation</w:t>
        </w:r>
      </w:hyperlink>
      <w:r>
        <w:t xml:space="preserve">, matching.</w:t>
      </w:r>
    </w:p>
    <w:p>
      <w:pPr>
        <w:pStyle w:val="SourceCode"/>
      </w:pPr>
      <w:r>
        <w:rPr>
          <w:rStyle w:val="NormalTok"/>
        </w:rPr>
        <w:t xml:space="preserve">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br/>
      </w:r>
      <w:r>
        <w:rPr>
          <w:rStyle w:val="NormalTok"/>
        </w:rPr>
        <w:t xml:space="preserve">exact_sum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p)</w:t>
      </w:r>
      <w:r>
        <w:br/>
      </w:r>
      <w:r>
        <w:br/>
      </w:r>
      <w:r>
        <w:rPr>
          <w:rStyle w:val="NormalTok"/>
        </w:rPr>
        <w:t xml:space="preserve">n_trunc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NormalTok"/>
        </w:rPr>
        <w:t xml:space="preserve">support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n_trunc</w:t>
      </w:r>
      <w:r>
        <w:br/>
      </w:r>
      <w:r>
        <w:rPr>
          <w:rStyle w:val="NormalTok"/>
        </w:rPr>
        <w:t xml:space="preserve">joint_pmf_fn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joint_probs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(support, support, joint_pmf_fn)</w:t>
      </w:r>
      <w:r>
        <w:br/>
      </w:r>
      <w:r>
        <w:rPr>
          <w:rStyle w:val="NormalTok"/>
        </w:rPr>
        <w:t xml:space="preserve">h_vals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(support, support,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y)</w:t>
      </w:r>
      <w:r>
        <w:br/>
      </w:r>
      <w:r>
        <w:br/>
      </w:r>
      <w:r>
        <w:rPr>
          <w:rStyle w:val="NormalTok"/>
        </w:rPr>
        <w:t xml:space="preserve">sum_y_first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(h_vals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joint_probs))</w:t>
      </w:r>
      <w:r>
        <w:br/>
      </w:r>
      <w:r>
        <w:rPr>
          <w:rStyle w:val="NormalTok"/>
        </w:rPr>
        <w:t xml:space="preserve">sum_x_first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(h_vals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joint_probs))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quantity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"exact (closed form)"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"sum over y first, then x"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</w:t>
      </w:r>
      <w:r>
        <w:rPr>
          <w:rStyle w:val="StringTok"/>
        </w:rPr>
        <w:t xml:space="preserve">"sum over x first, then y"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(exact_sum, sum_y_first, sum_x_first),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2431"/>
        <w:tblLayout w:type="fixed"/>
        <w:tblLook w:firstRow="1" w:lastRow="0" w:firstColumn="0" w:lastColumn="0" w:noHBand="0" w:noVBand="0" w:val="0020"/>
      </w:tblPr>
      <w:tblGrid>
        <w:gridCol w:w="297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quantity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exact (closed form)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sum over y first, then 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sum over x first, then 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0.4</m:t>
        </m:r>
      </m:oMath>
      <w:r>
        <w:t xml:space="preserve">, the truncated sums</w:t>
      </w:r>
      <w:r>
        <w:t xml:space="preserve"> </w:t>
      </w:r>
      <w:r>
        <w:t xml:space="preserve">agree with the closed form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  <m:r>
              <m:t>p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</m:den>
        </m:f>
        <m:r>
          <m:rPr>
            <m:sty m:val="p"/>
          </m:rPr>
          <m:t>=</m:t>
        </m:r>
        <m:r>
          <m:t>1.3333</m:t>
        </m:r>
      </m:oMath>
      <w:r>
        <w:t xml:space="preserve"> </w:t>
      </w:r>
      <w:r>
        <w:t xml:space="preserve">up to truncation error,</w:t>
      </w:r>
      <w:r>
        <w:t xml:space="preserve"> </w:t>
      </w:r>
      <w:r>
        <w:t xml:space="preserve">which confirms the closed form.</w:t>
      </w:r>
      <w:r>
        <w:t xml:space="preserve"> </w:t>
      </w:r>
      <w:r>
        <w:t xml:space="preserve">They cannot illustrate Tonelli’s guarantee, though:</w:t>
      </w:r>
      <w:r>
        <w:t xml:space="preserve"> </w:t>
      </w:r>
      <w:r>
        <w:t xml:space="preserve">each truncation is a finite sum,</w:t>
      </w:r>
      <w:r>
        <w:t xml:space="preserve"> </w:t>
      </w:r>
      <w:r>
        <w:t xml:space="preserve">and a finite sum gives the same total in either order,</w:t>
      </w:r>
      <w:r>
        <w:t xml:space="preserve"> </w:t>
      </w:r>
      <w:r>
        <w:t xml:space="preserve">whether or not the infinite sums would agree.</w:t>
      </w:r>
      <w:r>
        <w:t xml:space="preserve"> </w:t>
      </w:r>
      <w:r>
        <w:t xml:space="preserve">That the infinite sums agree is what Tonelli’s theorem supplies.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Tonelli’s nonnegativity condition, and what happens without it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calculation in</w:t>
            </w:r>
            <w:r>
              <w:t xml:space="preserve"> </w:t>
            </w:r>
            <w:hyperlink w:anchor="exr-fubini-joint-disc-infinite">
              <w:r>
                <w:rPr>
                  <w:rStyle w:val="Hyperlink"/>
                </w:rPr>
                <w:t xml:space="preserve">Exercise 3</w:t>
              </w:r>
            </w:hyperlink>
            <w:r>
              <w:t xml:space="preserve"> </w:t>
            </w:r>
            <w:r>
              <w:t xml:space="preserve">only needed condition (a),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because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</m:oMath>
            <w:r>
              <w:t xml:space="preserve"> </w:t>
            </w:r>
            <w:r>
              <w:t xml:space="preserve">is nonnegative on this support.</w:t>
            </w:r>
            <w:r>
              <w:t xml:space="preserve"> </w:t>
            </w:r>
            <w:r>
              <w:t xml:space="preserve">For a</w:t>
            </w:r>
            <w:r>
              <w:t xml:space="preserve"> </w:t>
            </w:r>
            <w:r>
              <w:rPr>
                <w:b/>
                <w:bCs/>
              </w:rPr>
              <w:t xml:space="preserve">signed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, interchanging an infinite double sum</w:t>
            </w:r>
            <w:r>
              <w:t xml:space="preserve"> </w:t>
            </w:r>
            <w:r>
              <w:t xml:space="preserve">is not automatically valid —</w:t>
            </w:r>
            <w:r>
              <w:t xml:space="preserve"> </w:t>
            </w:r>
            <w:hyperlink w:anchor="cor-fubini-joint">
              <w:r>
                <w:rPr>
                  <w:rStyle w:val="Hyperlink"/>
                </w:rPr>
                <w:t xml:space="preserve">Corollary 3</w:t>
              </w:r>
            </w:hyperlink>
            <w:r>
              <w:t xml:space="preserve">’s condition (b),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h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oMath>
            <w:r>
              <w:t xml:space="preserve">, is what licenses it in that case.</w:t>
            </w:r>
            <w:r>
              <w:t xml:space="preserve"> </w:t>
            </w:r>
            <w:r>
              <w:t xml:space="preserve">Without either condition, the two orders can genuinely disagree.</w:t>
            </w:r>
            <w:r>
              <w:t xml:space="preserve"> </w:t>
            </w:r>
            <w:r>
              <w:t xml:space="preserve">A standard example (a signed array, not a probability distribution;</w:t>
            </w:r>
            <w:r>
              <w:t xml:space="preserve"> </w:t>
            </w:r>
            <w:r>
              <w:t xml:space="preserve">see e.g.</w:t>
            </w:r>
            <w:r>
              <w:t xml:space="preserve"> </w:t>
            </w:r>
            <w:r>
              <w:t xml:space="preserve">(Rudin 1976, Theorem 3.54, p. 76)</w:t>
            </w:r>
            <w:r>
              <w:t xml:space="preserve"> </w:t>
            </w:r>
            <w:r>
              <w:t xml:space="preserve">for the general theory</w:t>
            </w:r>
            <w:r>
              <w:t xml:space="preserve"> </w:t>
            </w:r>
            <w:r>
              <w:t xml:space="preserve">of rearranging series):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n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, 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otherwise,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,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each row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first: row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has only the term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(there is no valid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), so its row sum is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every row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≥</m:t>
              </m:r>
              <m:r>
                <m:t>1</m:t>
              </m:r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its row sum is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the rows then gives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each column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first: every column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, so its column sum is</w:t>
            </w:r>
            <w:r>
              <w:t xml:space="preserve"> </w:t>
            </w:r>
            <w:r>
              <w:t xml:space="preserve">always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 and summing the columns then gives</w:t>
            </w:r>
            <w: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two orders give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: genuinely different answers,</w:t>
            </w:r>
            <w:r>
              <w:t xml:space="preserve"> </w:t>
            </w:r>
            <w:r>
              <w:t xml:space="preserve">confirming that a condition like (a) or (b) really is needed</w:t>
            </w:r>
            <w:r>
              <w:t xml:space="preserve"> </w:t>
            </w:r>
            <w:r>
              <w:t xml:space="preserve">once the terms are no longer all nonnegative.</w:t>
            </w:r>
          </w:p>
          <w:p/>
        </w:tc>
      </w:tr>
    </w:tbl>
    <w:bookmarkStart w:id="87" w:name="exr-fubini-joint-mixed"/>
    <w:p>
      <w:pPr>
        <w:pStyle w:val="BodyText"/>
      </w:pPr>
      <w:r>
        <w:rPr>
          <w:b/>
          <w:bCs/>
        </w:rPr>
        <w:t xml:space="preserve">Exercise 4 (Mixed case: one continuous variable, one discrete variable)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B</m:t>
        </m:r>
        <m:r>
          <m:rPr>
            <m:sty m:val="p"/>
          </m:rPr>
          <m:t>e</m:t>
        </m:r>
        <m:r>
          <m:rPr>
            <m:sty m:val="p"/>
          </m:rPr>
          <m:t>r</m:t>
        </m:r>
        <m:r>
          <m:rPr>
            <m:sty m:val="p"/>
          </m:rPr>
          <m:t>n</m:t>
        </m:r>
        <m:r>
          <m:rPr>
            <m:sty m:val="p"/>
          </m:rPr>
          <m:t>o</m:t>
        </m:r>
        <m:r>
          <m:rPr>
            <m:sty m:val="p"/>
          </m:rPr>
          <m:t>u</m:t>
        </m:r>
        <m:r>
          <m:rPr>
            <m:sty m:val="p"/>
          </m:rPr>
          <m:t>l</m:t>
        </m:r>
        <m:r>
          <m:rPr>
            <m:sty m:val="p"/>
          </m:rPr>
          <m:t>l</m:t>
        </m:r>
        <m:r>
          <m:rPr>
            <m:sty m:val="p"/>
          </m:rPr>
          <m:t>i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)</m:t>
        </m:r>
      </m:oMath>
      <w:r>
        <w:t xml:space="preserve"> </w:t>
      </w:r>
      <w:r>
        <w:t xml:space="preserve">and,</w:t>
      </w:r>
      <w:r>
        <w:t xml:space="preserve"> </w:t>
      </w:r>
      <w:r>
        <w:t xml:space="preserve">given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let</w:t>
      </w:r>
      <w:r>
        <w:t xml:space="preserve"> </w:t>
      </w:r>
      <m:oMath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87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Lebesgue measure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counting measure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w:r>
        <w:t xml:space="preserve">The joint density w.r.t. Lebesgue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counting measure is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;</m:t>
              </m:r>
            </m:e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0.6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(mixed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</m:rPr>
                    <m:t>{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}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t>0.4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t>0.3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 over 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; substitute 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0.3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  <m:r>
                <m:rPr>
                  <m:sty m:val="p"/>
                </m:rPr>
                <m:t>+</m:t>
              </m:r>
              <m:r>
                <m:t>0.6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 using the law of iterated expectations (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0.4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  <m:r>
                <m:rPr>
                  <m:sty m:val="p"/>
                </m:rPr>
                <m:t>+</m:t>
              </m:r>
              <m:r>
                <m:t>0.6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8" w:name="fig-fubini-joint-mixed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line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Joint density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each value of the discrete variable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area under each component integrates to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t>0.4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0.4</m:t>
              </m:r>
            </m:oMath>
            <w:r>
              <w:t xml:space="preserve"> </w:t>
            </w:r>
            <w:r>
              <w:t xml:space="preserve">(blue) and</w:t>
            </w:r>
            <w:r>
              <w:t xml:space="preserve"> </w:t>
            </w:r>
            <m:oMath>
              <m:r>
                <m:t>0.3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0.6</m:t>
              </m:r>
            </m:oMath>
            <w:r>
              <w:t xml:space="preserve"> </w:t>
            </w:r>
            <w:r>
              <w:t xml:space="preserve">(red),</w:t>
            </w:r>
            <w:r>
              <w:t xml:space="preserve"> </w:t>
            </w:r>
            <w:r>
              <w:t xml:space="preserve">summing to 1.</w:t>
            </w:r>
          </w:p>
          <w:bookmarkEnd w:id="88"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m:oMath>
        <m:r>
          <m:t>Y</m:t>
        </m:r>
      </m:oMath>
      <w:r>
        <w:t xml:space="preserve"> </w:t>
      </w:r>
      <w:r>
        <w:t xml:space="preserve">takes only finitely many values here (two), 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{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}</m:t>
            </m:r>
          </m:sub>
          <m:sup>
            <m:r>
              <m:t>​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0</m:t>
                </m:r>
              </m:sub>
              <m:sup>
                <m:r>
                  <m:t>y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sup>
              <m:e>
                <m:r>
                  <m:t>x</m:t>
                </m:r>
              </m:e>
            </m:nary>
          </m:e>
        </m:nary>
        <m:r>
          <m:t> 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is just linearity of the integral applied to a two-term sum</w:t>
      </w:r>
      <w:r>
        <w:t xml:space="preserve"> </w:t>
      </w:r>
      <w:r>
        <w:t xml:space="preserve">—</w:t>
      </w:r>
      <w:r>
        <w:t xml:space="preserve"> </w:t>
      </w:r>
      <m:oMath>
        <m:r>
          <m:rPr>
            <m:sty m:val="p"/>
          </m:rPr>
          <m:t>∫</m:t>
        </m:r>
        <m:r>
          <m:t>g</m:t>
        </m:r>
        <m:r>
          <m:rPr>
            <m:sty m:val="p"/>
          </m:rPr>
          <m:t>+</m:t>
        </m:r>
        <m:r>
          <m:rPr>
            <m:sty m:val="p"/>
          </m:rPr>
          <m:t>∫</m:t>
        </m:r>
        <m:r>
          <m:t>k</m:t>
        </m:r>
        <m:r>
          <m:rPr>
            <m:sty m:val="p"/>
          </m:rPr>
          <m:t>=</m:t>
        </m:r>
        <m:r>
          <m:rPr>
            <m:sty m:val="p"/>
          </m:rPr>
          <m:t>∫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+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not a genuine interchange of summation and integration order.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had a countably infinite range instead,</w:t>
      </w:r>
      <w:r>
        <w:t xml:space="preserve"> </w:t>
      </w:r>
      <w:r>
        <w:t xml:space="preserve">the sum of integrals would be an infinite series,</w:t>
      </w:r>
      <w:r>
        <w:t xml:space="preserve"> </w:t>
      </w:r>
      <w:r>
        <w:t xml:space="preserve">and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’s guarantee would be load-bearing.</w:t>
      </w:r>
    </w:p>
    <w:bookmarkStart w:id="89" w:name="exr-fubini-joint-mixed-infinite"/>
    <w:p>
      <w:pPr>
        <w:pStyle w:val="BodyText"/>
      </w:pPr>
      <w:r>
        <w:rPr>
          <w:b/>
          <w:bCs/>
        </w:rPr>
        <w:t xml:space="preserve">Exercise 5 (Mixed case, infinite discrete support)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Geometric on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q</m:t>
        </m:r>
        <m:r>
          <m:rPr>
            <m:sty m:val="p"/>
          </m:rPr>
          <m:t>)</m:t>
        </m:r>
        <m:r>
          <m:t> </m:t>
        </m:r>
        <m:sSup>
          <m:e>
            <m:r>
              <m:t>q</m:t>
            </m:r>
          </m:e>
          <m:sup>
            <m:r>
              <m:t>y</m:t>
            </m:r>
          </m:sup>
        </m:sSup>
      </m:oMath>
      <w:r>
        <w:t xml:space="preserve"> </w:t>
      </w:r>
      <w:r>
        <w:t xml:space="preserve">for a fixed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and,</w:t>
      </w:r>
      <w:r>
        <w:t xml:space="preserve"> </w:t>
      </w:r>
      <w:r>
        <w:t xml:space="preserve">given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let</w:t>
      </w:r>
      <w:r>
        <w:t xml:space="preserve"> </w:t>
      </w:r>
      <m:oMath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Unlike</w:t>
      </w:r>
      <w:r>
        <w:t xml:space="preserve"> </w:t>
      </w:r>
      <w:hyperlink w:anchor="exr-fubini-joint-mixed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m:oMath>
        <m:r>
          <m:t>Y</m:t>
        </m:r>
      </m:oMath>
      <w:r>
        <w:t xml:space="preserve">’s range here is countably infinite.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89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Lebesgue measure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counting measure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w:r>
        <w:t xml:space="preserve">The joint density w.r.t. Lebesgue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counting measure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p>
                    <m:e>
                      <m:r>
                        <m:t>q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t xml:space="preserve">Since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on this support, condition (a) holds,</w:t>
      </w:r>
      <w:r>
        <w:t xml:space="preserve"> </w:t>
      </w:r>
      <w:r>
        <w:t xml:space="preserve">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(via Tonelli’s theorem) guarantees the now-infinite</w:t>
      </w:r>
      <w:r>
        <w:t xml:space="preserve"> </w:t>
      </w:r>
      <w:r>
        <w:t xml:space="preserve">sum-of-integrals expression is valid — unlike in</w:t>
      </w:r>
      <w:r>
        <w:t xml:space="preserve"> </w:t>
      </w:r>
      <w:hyperlink w:anchor="exr-fubini-joint-mixed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w:r>
        <w:t xml:space="preserve">this Fubini–Tonelli justification is required because the sum is infinite rather than finite.</w:t>
      </w:r>
    </w:p>
    <w:p>
      <w:pPr>
        <w:pStyle w:val="BodyText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(mixed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 </m:t>
                      </m:r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 </m:t>
                      </m:r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q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; factor out </m:t>
              </m:r>
              <m:f>
                <m:fPr>
                  <m:type m:val="lin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p>
                    <m:e>
                      <m:r>
                        <m:t>q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q</m:t>
                      </m:r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q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q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using the same geometric-series facts as</w:t>
      </w:r>
      <w:r>
        <w:t xml:space="preserve"> </w:t>
      </w:r>
      <w:hyperlink w:anchor="exr-fubini-joint-disc-infinite">
        <w:r>
          <w:rPr>
            <w:rStyle w:val="Hyperlink"/>
          </w:rPr>
          <w:t xml:space="preserve">Exercise 3</w:t>
        </w:r>
      </w:hyperlink>
      <w:r>
        <w:t xml:space="preserve"> </w:t>
      </w:r>
      <w:r>
        <w:t xml:space="preserve">(e.g.</w:t>
      </w:r>
      <w:r>
        <w:t xml:space="preserve"> </w:t>
      </w:r>
      <w:r>
        <w:t xml:space="preserve">Casella and Berger (2002)</w:t>
      </w:r>
      <w:r>
        <w:t xml:space="preserve">).</w:t>
      </w:r>
    </w:p>
    <w:p>
      <w:pPr>
        <w:pStyle w:val="BodyText"/>
      </w:pPr>
      <w:r>
        <w:t xml:space="preserve">As a check using the law of iterated expectations (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)</w:t>
      </w:r>
      <w:r>
        <w:t xml:space="preserve"> </w:t>
      </w:r>
      <w:r>
        <w:t xml:space="preserve">and the expectation of a linear function (</w:t>
      </w:r>
      <w:hyperlink w:anchor="cor-linearity-affine">
        <w:r>
          <w:rPr>
            <w:rStyle w:val="Hyperlink"/>
          </w:rPr>
          <w:t xml:space="preserve">Corollary 1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y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(the mean of</w:t>
      </w:r>
      <w:r>
        <w:t xml:space="preserve"> </w:t>
      </w:r>
      <m:oMath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q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q</m:t>
            </m:r>
          </m:den>
        </m:f>
      </m:oMath>
      <w:r>
        <w:t xml:space="preserve"> </w:t>
      </w:r>
      <w:r>
        <w:t xml:space="preserve">(the mean of this Geometric distribution;</w:t>
      </w:r>
      <w:r>
        <w:t xml:space="preserve"> </w:t>
      </w:r>
      <w:r>
        <w:t xml:space="preserve">Casella and Berger (2002)</w:t>
      </w:r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linear function of one random variable)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q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q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numerator)</m:t>
              </m:r>
            </m:e>
          </m:eqArr>
        </m:oMath>
      </m:oMathPara>
    </w:p>
    <w:p>
      <w:pPr>
        <w:pStyle w:val="FirstParagraph"/>
      </w:pPr>
      <w:r>
        <w:t xml:space="preserve">matching.</w:t>
      </w:r>
    </w:p>
    <w:p>
      <w:pPr>
        <w:pStyle w:val="SourceCode"/>
      </w:pPr>
      <w:r>
        <w:rPr>
          <w:rStyle w:val="NormalTok"/>
        </w:rPr>
        <w:t xml:space="preserve">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exact_ex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q))</w:t>
      </w:r>
      <w:r>
        <w:br/>
      </w:r>
      <w:r>
        <w:br/>
      </w:r>
      <w:r>
        <w:rPr>
          <w:rStyle w:val="NormalTok"/>
        </w:rPr>
        <w:t xml:space="preserve">n_trunc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br/>
      </w:r>
      <w:r>
        <w:rPr>
          <w:rStyle w:val="NormalTok"/>
        </w:rPr>
        <w:t xml:space="preserve">y_vals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n_trunc</w:t>
      </w:r>
      <w:r>
        <w:br/>
      </w:r>
      <w:r>
        <w:rPr>
          <w:rStyle w:val="NormalTok"/>
        </w:rPr>
        <w:t xml:space="preserve">py_vals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q)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y_vals</w:t>
      </w:r>
      <w:r>
        <w:br/>
      </w:r>
      <w:r>
        <w:rPr>
          <w:rStyle w:val="NormalTok"/>
        </w:rPr>
        <w:t xml:space="preserve">cond_mean_x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(y_vals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trunc_ex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(cond_mean_x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py_vals)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quantity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"exact (closed form)"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"truncated sum-of-integrals"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(exact_ex, trunc_ex),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2569"/>
        <w:tblLayout w:type="fixed"/>
        <w:tblLook w:firstRow="1" w:lastRow="0" w:firstColumn="0" w:lastColumn="0" w:noHBand="0" w:noVBand="0" w:val="0020"/>
      </w:tblPr>
      <w:tblGrid>
        <w:gridCol w:w="319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quantity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exact (closed form)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truncated sum-of-integrals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0.5</m:t>
        </m:r>
      </m:oMath>
      <w:r>
        <w:t xml:space="preserve">, the truncated sum-of-integrals matches the closed form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q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90"/>
    <w:bookmarkStart w:id="101" w:name="sec-loss-risk"/>
    <w:p>
      <w:pPr>
        <w:pStyle w:val="Heading2"/>
      </w:pPr>
      <w:r>
        <w:t xml:space="preserve">3 Loss and risk</w:t>
      </w:r>
    </w:p>
    <w:bookmarkStart w:id="91" w:name="def-prediction"/>
    <w:p>
      <w:pPr>
        <w:pStyle w:val="FirstParagraph"/>
      </w:pPr>
      <w:r>
        <w:rPr>
          <w:b/>
          <w:bCs/>
        </w:rPr>
        <w:t xml:space="preserve">Definition 9 (Prediction)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constant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or a function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another observable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used as a guess for the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 </m:t>
          </m:r>
          <m:r>
            <m:rPr>
              <m:nor/>
              <m:sty m:val="p"/>
            </m:rPr>
            <m:t>or</m:t>
          </m:r>
          <m:r>
            <m:t> </m:t>
          </m:r>
          <m:acc>
            <m:accPr>
              <m:chr m:val="̂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When no covariate or feature is available,</w:t>
      </w:r>
      <w:r>
        <w:t xml:space="preserve"> </w:t>
      </w:r>
      <w:r>
        <w:t xml:space="preserve">a prediction is a single number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 a constant</w:t>
      </w:r>
      <w:r>
        <w:t xml:space="preserve"> </w:t>
      </w:r>
      <m:oMath>
        <m:r>
          <m:t>c</m:t>
        </m:r>
      </m:oMath>
      <w:r>
        <w:t xml:space="preserve">).</w:t>
      </w:r>
      <w:r>
        <w:t xml:space="preserve"> </w:t>
      </w:r>
      <w:r>
        <w:t xml:space="preserve">When an informative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observed,</w:t>
      </w:r>
      <w:r>
        <w:t xml:space="preserve"> </w:t>
      </w:r>
      <w:r>
        <w:t xml:space="preserve">a prediction is a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itself a random variable 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random.</w:t>
      </w:r>
      <w:r>
        <w:t xml:space="preserve"> </w:t>
      </w:r>
      <w:r>
        <w:t xml:space="preserve">The quality of a prediction is evaluated using a</w:t>
      </w:r>
      <w:r>
        <w:t xml:space="preserve"> </w:t>
      </w:r>
      <w:hyperlink w:anchor="def-loss-function">
        <w:r>
          <w:rPr>
            <w:rStyle w:val="Hyperlink"/>
          </w:rPr>
          <w:t xml:space="preserve">loss function</w:t>
        </w:r>
      </w:hyperlink>
      <w:r>
        <w:t xml:space="preserve"> </w:t>
      </w:r>
      <w:r>
        <w:t xml:space="preserve">and its expected value, 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.</w:t>
      </w:r>
    </w:p>
    <w:bookmarkStart w:id="92" w:name="exr-loss"/>
    <w:p>
      <w:pPr>
        <w:pStyle w:val="BodyText"/>
      </w:pPr>
      <w:r>
        <w:rPr>
          <w:b/>
          <w:bCs/>
        </w:rPr>
        <w:t xml:space="preserve">Exercise 6 (Squared and absolute loss)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w:r>
        <w:t xml:space="preserve">For a true value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compute the squared error loss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−</m:t>
                </m:r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 </w:t>
      </w:r>
      <w:r>
        <w:t xml:space="preserve">and the absolute error loss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For the constant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compute the expected squared error loss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c</m:t>
                    </m:r>
                  </m:e>
                </m:d>
              </m:e>
              <m:sup>
                <m:r>
                  <m:t>2</m:t>
                </m:r>
              </m:sup>
            </m:sSup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and the expected absolute error loss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Repeat part 2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Which of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 the smaller expected loss under each loss?</w:t>
      </w:r>
    </w:p>
    <w:bookmarkEnd w:id="92"/>
    <w:bookmarkStart w:id="93" w:name="sol-los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5"/>
        </w:numPr>
      </w:pPr>
      <w:r>
        <w:t xml:space="preserve">For squared error loss: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=</m:t>
          </m:r>
          <m:r>
            <m:t>4</m:t>
          </m:r>
        </m:oMath>
      </m:oMathPara>
    </w:p>
    <w:p>
      <w:pPr>
        <w:numPr>
          <w:ilvl w:val="0"/>
          <w:numId w:val="1000"/>
        </w:numPr>
      </w:pPr>
      <w:r>
        <w:t xml:space="preserve">For absolute error loss: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</m:t>
          </m:r>
        </m:oMath>
      </m:oMathPara>
    </w:p>
    <w:p>
      <w:pPr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w:r>
        <w:t xml:space="preserve">The expected squared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expected absolute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The expected squared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2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expected absolute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5"/>
        </w:numPr>
      </w:pPr>
      <w:r>
        <w:t xml:space="preserve">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the smaller expected squared error loss (</w:t>
      </w:r>
      <m:oMath>
        <m:r>
          <m:t>4</m:t>
        </m:r>
      </m:oMath>
      <w:r>
        <w:t xml:space="preserve"> </w:t>
      </w:r>
      <w:r>
        <w:t xml:space="preserve">versus</w:t>
      </w:r>
      <w:r>
        <w:t xml:space="preserve"> </w:t>
      </w:r>
      <m:oMath>
        <m:r>
          <m:t>5</m:t>
        </m:r>
      </m:oMath>
      <w:r>
        <w:t xml:space="preserve">).</w:t>
      </w:r>
      <w:r>
        <w:t xml:space="preserve"> </w:t>
      </w:r>
      <w:r>
        <w:t xml:space="preserve">The two predictions have the same expected absolute error loss (</w:t>
      </w:r>
      <m:oMath>
        <m:r>
          <m:t>2</m:t>
        </m:r>
      </m:oMath>
      <w:r>
        <w:t xml:space="preserve">),</w:t>
      </w:r>
      <w:r>
        <w:t xml:space="preserve"> </w:t>
      </w:r>
      <w:r>
        <w:t xml:space="preserve">so under absolute error loss this exercise does not choose one of them.</w:t>
      </w:r>
      <w:r>
        <w:t xml:space="preserve"> </w:t>
      </w:r>
      <w:r>
        <w:t xml:space="preserve">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equals the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bookmarkEnd w:id="93"/>
    <w:bookmarkStart w:id="94" w:name="def-loss-function"/>
    <w:p>
      <w:pPr>
        <w:pStyle w:val="FirstParagraph"/>
      </w:pPr>
      <w:r>
        <w:rPr>
          <w:b/>
          <w:bCs/>
        </w:rPr>
        <w:t xml:space="preserve">Definition 10 (Loss function)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loss function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rule that gives a number that is 0 or larger:</w:t>
      </w:r>
      <w:r>
        <w:t xml:space="preserve"> </w:t>
      </w:r>
      <w:r>
        <w:t xml:space="preserve">the cost of</w:t>
      </w:r>
      <w:r>
        <w:t xml:space="preserve"> </w:t>
      </w:r>
      <w:hyperlink w:anchor="def-prediction">
        <w:r>
          <w:rPr>
            <w:rStyle w:val="Hyperlink"/>
          </w:rPr>
          <w:t xml:space="preserve">predicting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when the true value is</w:t>
      </w:r>
      <w:r>
        <w:t xml:space="preserve"> </w:t>
      </w:r>
      <m:oMath>
        <m:r>
          <m:t>y</m:t>
        </m:r>
      </m:oMath>
      <w:r>
        <w:t xml:space="preserve">.</w:t>
      </w:r>
    </w:p>
    <w:bookmarkEnd w:id="9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squared error loss is: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</m:e>
            <m:sup>
              <m:r>
                <m:t>2</m:t>
              </m:r>
            </m:sup>
          </m:sSup>
          <m:r>
            <m:t>​</m:t>
          </m:r>
        </m:oMath>
      </m:oMathPara>
    </w:p>
    <w:p>
      <w:pPr>
        <w:pStyle w:val="FirstParagraph"/>
      </w:pPr>
      <w:r>
        <w:t xml:space="preserve">The absolute error loss is: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y</m:t>
              </m:r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</m:oMath>
      </m:oMathPara>
    </w:p>
    <w:p>
      <w:pPr>
        <w:pStyle w:val="FirstParagraph"/>
      </w:pPr>
      <w:r>
        <w:t xml:space="preserve">Hastie et al. (2009, 18)</w:t>
      </w:r>
      <w:r>
        <w:t xml:space="preserve"> </w:t>
      </w:r>
      <w:r>
        <w:t xml:space="preserve">call squared error loss</w:t>
      </w:r>
      <w:r>
        <w:t xml:space="preserve"> </w:t>
      </w:r>
      <w:r>
        <w:t xml:space="preserve">“by far the most common and convenient”</w:t>
      </w:r>
      <w:r>
        <w:t xml:space="preserve"> </w:t>
      </w:r>
      <w:r>
        <w:t xml:space="preserve">choice.</w:t>
      </w:r>
    </w:p>
    <w:p>
      <w:pPr>
        <w:pStyle w:val="BodyText"/>
      </w:pPr>
      <w:r>
        <w:t xml:space="preserve">For the values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from</w:t>
      </w:r>
      <w:r>
        <w:t xml:space="preserve"> </w:t>
      </w:r>
      <w:hyperlink w:anchor="exr-loss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(part 1),</w:t>
      </w:r>
      <w:r>
        <w:t xml:space="preserve"> </w:t>
      </w:r>
      <w:r>
        <w:t xml:space="preserve">the squared error loss is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w:r>
        <w:t xml:space="preserve">and the absolute error loss is</w:t>
      </w:r>
      <w:r>
        <w:t xml:space="preserve"> </w:t>
      </w:r>
      <m:oMath>
        <m:r>
          <m:t>2</m:t>
        </m:r>
      </m:oMath>
      <w:r>
        <w:t xml:space="preserve">.</w:t>
      </w:r>
    </w:p>
    <w:bookmarkStart w:id="95" w:name="def-risk"/>
    <w:p>
      <w:pPr>
        <w:pStyle w:val="BodyText"/>
      </w:pPr>
      <w:r>
        <w:rPr>
          <w:b/>
          <w:bCs/>
        </w:rPr>
        <w:t xml:space="preserve">Definition 11 (Risk (expected loss))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(a constant, or a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 random input</w:t>
      </w:r>
      <w:r>
        <w:t xml:space="preserve"> </w:t>
      </w:r>
      <m:oMath>
        <m:r>
          <m:t>X</m:t>
        </m:r>
      </m:oMath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risk</w:t>
      </w:r>
      <w:r>
        <w:t xml:space="preserve"> </w:t>
      </w:r>
      <w:r>
        <w:t xml:space="preserve">is the expectation of the</w:t>
      </w:r>
      <w:r>
        <w:t xml:space="preserve"> </w:t>
      </w:r>
      <w:hyperlink w:anchor="def-loss-function">
        <w:r>
          <w:rPr>
            <w:rStyle w:val="Hyperlink"/>
          </w:rPr>
          <w:t xml:space="preserve">loss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L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9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</w:t>
      </w:r>
      <w:r>
        <w:t xml:space="preserve"> </w:t>
      </w:r>
      <w:hyperlink w:anchor="exr-loss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(parts 2 and 3),</w:t>
      </w:r>
      <w:r>
        <w:t xml:space="preserve"> </w:t>
      </w:r>
      <w:r>
        <w:t xml:space="preserve">the risk of 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for squared error loss 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 absolute error loss.</w:t>
      </w:r>
      <w:r>
        <w:t xml:space="preserve"> </w:t>
      </w:r>
      <w:r>
        <w:t xml:space="preserve">The risk of 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for squared error loss 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 absolute error loss.</w:t>
      </w:r>
    </w:p>
    <w:p>
      <w:pPr>
        <w:pStyle w:val="BodyText"/>
      </w:pPr>
      <w:r>
        <w:t xml:space="preserve">For squared error loss and a prediction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risk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g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</m:e>
              <m:sup>
                <m:r>
                  <m:t>2</m:t>
                </m:r>
              </m:sup>
            </m:sSup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Hastie et al. (2009, 18)</w:t>
      </w:r>
      <w:r>
        <w:t xml:space="preserve"> </w:t>
      </w:r>
      <w:r>
        <w:t xml:space="preserve">call it the expected prediction error.</w:t>
      </w:r>
    </w:p>
    <w:p>
      <w:pPr>
        <w:pStyle w:val="BodyText"/>
      </w:pPr>
      <w:r>
        <w:t xml:space="preserve">The prediction with the smallest risk depends on the loss.</w:t>
      </w:r>
      <w:r>
        <w:t xml:space="preserve"> </w:t>
      </w:r>
      <w:r>
        <w:t xml:space="preserve">In</w:t>
      </w:r>
      <w:r>
        <w:t xml:space="preserve"> </w:t>
      </w:r>
      <w:hyperlink w:anchor="exr-loss">
        <w:r>
          <w:rPr>
            <w:rStyle w:val="Hyperlink"/>
          </w:rPr>
          <w:t xml:space="preserve">Exercise 6</w:t>
        </w:r>
      </w:hyperlink>
      <w:r>
        <w:t xml:space="preserve">, every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has absolute error risk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 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Only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the smallest squared error risk.</w:t>
      </w:r>
      <w:r>
        <w:t xml:space="preserve"> </w:t>
      </w:r>
      <w:r>
        <w:t xml:space="preserve">Under squared error loss, the prediction function that minimizes risk</w:t>
      </w:r>
      <w:r>
        <w:t xml:space="preserve"> </w:t>
      </w:r>
      <w:r>
        <w:t xml:space="preserve">is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 proved below (</w:t>
      </w:r>
      <w:hyperlink w:anchor="thm-best-predictor">
        <w:r>
          <w:rPr>
            <w:rStyle w:val="Hyperlink"/>
          </w:rPr>
          <w:t xml:space="preserve">Theorem 11</w:t>
        </w:r>
      </w:hyperlink>
      <w:r>
        <w:t xml:space="preserve">).</w:t>
      </w:r>
      <w:r>
        <w:t xml:space="preserve"> </w:t>
      </w:r>
      <w:r>
        <w:t xml:space="preserve">Hastie et al. (2009, 20)</w:t>
      </w:r>
      <w:r>
        <w:t xml:space="preserve"> </w:t>
      </w:r>
      <w:r>
        <w:t xml:space="preserve">state that, for absolute error loss,</w:t>
      </w:r>
      <w:r>
        <w:t xml:space="preserve"> </w:t>
      </w:r>
      <w:r>
        <w:t xml:space="preserve">the best prediction function is the conditional median</w:t>
      </w:r>
      <w:r>
        <w:t xml:space="preserve"> </w:t>
      </w:r>
      <w:r>
        <w:t xml:space="preserve">instead of the conditional mean.</w:t>
      </w:r>
      <w:r>
        <w:t xml:space="preserve"> </w:t>
      </w:r>
      <w:r>
        <w:t xml:space="preserve">This statement is given here without proof.</w:t>
      </w:r>
    </w:p>
    <w:bookmarkStart w:id="96" w:name="exr-best-predictor"/>
    <w:p>
      <w:pPr>
        <w:pStyle w:val="BodyText"/>
      </w:pPr>
      <w:r>
        <w:rPr>
          <w:b/>
          <w:bCs/>
        </w:rPr>
        <w:t xml:space="preserve">Exercise 7 (Comparing prediction functions under squared-error loss)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jointly distributed discrete random variables.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 </w:t>
      </w:r>
      <w:r>
        <w:t xml:space="preserve">with conditional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}</m:t>
        </m:r>
      </m:oMath>
      <w:r>
        <w:t xml:space="preserve"> </w:t>
      </w:r>
      <w:r>
        <w:t xml:space="preserve">with conditional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Compute the marginal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 the conditional expectation function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Consider 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, which ignores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Compute its squared-error risk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g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</m:e>
              <m:sup>
                <m:r>
                  <m:t>2</m:t>
                </m:r>
              </m:sup>
            </m:sSup>
            <m:r>
              <m:t>​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Consider the alternate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4</m:t>
        </m:r>
        <m:r>
          <m:t>X</m:t>
        </m:r>
      </m:oMath>
      <w:r>
        <w:t xml:space="preserve">.</w:t>
      </w:r>
      <w:r>
        <w:t xml:space="preserve"> </w:t>
      </w:r>
      <w:r>
        <w:t xml:space="preserve">Compute its squared-error risk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g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</m:e>
              <m:sup>
                <m:r>
                  <m:t>2</m:t>
                </m:r>
              </m:sup>
            </m:sSup>
            <m:r>
              <m:t>​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Compute the squared-error risk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g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</m:e>
              <m:sup>
                <m:r>
                  <m:t>2</m:t>
                </m:r>
              </m:sup>
            </m:sSup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of the conditional mean predictor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Which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achieves the lowest risk?</w:t>
      </w:r>
    </w:p>
    <w:bookmarkEnd w:id="96"/>
    <w:bookmarkStart w:id="97" w:name="sol-best-predicto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07"/>
        </w:numPr>
      </w:pP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, compute the conditional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), the marginal mean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conditional expectation function is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which can also be written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4</m:t>
        </m:r>
        <m:r>
          <m:t>X</m:t>
        </m:r>
      </m:oMath>
      <w:r>
        <w:t xml:space="preserve">.</w:t>
      </w:r>
    </w:p>
    <w:p>
      <w:pPr>
        <w:numPr>
          <w:ilvl w:val="0"/>
          <w:numId w:val="1007"/>
        </w:numPr>
      </w:pPr>
      <w:r>
        <w:t xml:space="preserve">For 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3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3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1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Y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3</m:t>
                              </m:r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7"/>
        </w:numPr>
      </w:pPr>
      <w:r>
        <w:t xml:space="preserve">For the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:</w:t>
      </w:r>
      <w:r>
        <w:t xml:space="preserve"> </w:t>
      </w:r>
      <w:r>
        <w:t xml:space="preserve">Here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0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4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2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7"/>
        </w:numPr>
      </w:pPr>
      <w:r>
        <w:t xml:space="preserve">For the conditional mean predictor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5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g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conditional mean predictor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achieves the lowest risk (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strictly outperforming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m:oMath>
        <m:r>
          <m:t>2</m:t>
        </m:r>
      </m:oMath>
      <w:r>
        <w:t xml:space="preserve">) and 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</w:t>
      </w:r>
      <m:oMath>
        <m:r>
          <m:t>5</m:t>
        </m:r>
      </m:oMath>
      <w:r>
        <w:t xml:space="preserve">).</w:t>
      </w:r>
    </w:p>
    <w:bookmarkEnd w:id="97"/>
    <w:bookmarkStart w:id="98" w:name="thm-best-predictor"/>
    <w:p>
      <w:pPr>
        <w:pStyle w:val="FirstParagraph"/>
      </w:pPr>
      <w:r>
        <w:rPr>
          <w:b/>
          <w:bCs/>
        </w:rPr>
        <w:t xml:space="preserve">Theorem 11 (Conditional mean minimizes squared-error risk)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random variables 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 for any prediction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≥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with equality if and only 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That is, the conditional expectation function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minimizes the squared-error risk among all prediction functions of</w:t>
      </w:r>
      <w:r>
        <w:t xml:space="preserve"> </w:t>
      </w:r>
      <m:oMath>
        <m:r>
          <m:t>X</m:t>
        </m:r>
      </m:oMath>
      <w:r>
        <w:t xml:space="preserve">.</w:t>
      </w:r>
    </w:p>
    <w:bookmarkEnd w:id="9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Y</m:t>
        </m:r>
        <m:r>
          <m:rPr>
            <m:sty m:val="p"/>
          </m:rPr>
          <m:t>−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p>
              <m:e>
                <m:r>
                  <m:t>g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g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Squaring both sides gives: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=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+</m:t>
          </m:r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</m:oMath>
      </m:oMathPara>
    </w:p>
    <w:p>
      <w:pPr>
        <w:pStyle w:val="FirstParagraph"/>
      </w:pPr>
      <w:r>
        <w:t xml:space="preserve">We compute the expectation of the cross-product term by conditioning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function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w:anchor="thm-cond-pull-out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it factors out of the conditional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the unconditional expectation of the cross-product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g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g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g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Taking expectations on both sides of the squared expansion,</w:t>
      </w:r>
      <w:r>
        <w:t xml:space="preserve"> </w:t>
      </w:r>
      <w:r>
        <w:t xml:space="preserve">by linearity of expectation (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g</m:t>
                    </m:r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−</m:t>
                </m:r>
                <m:r>
                  <m:t>g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e>
            </m:d>
          </m:e>
          <m:sup>
            <m:r>
              <m:t>2</m:t>
            </m:r>
          </m:sup>
        </m:sSup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, its expectation is non-negative: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t xml:space="preserve">with equality if and only if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g</m:t>
                    </m:r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−</m:t>
                </m:r>
                <m:r>
                  <m:t>g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e>
            </m:d>
          </m:e>
          <m:sup>
            <m:r>
              <m:t>2</m:t>
            </m:r>
          </m:sup>
        </m:sSup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meaning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≥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with equality if and only 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99" w:name="def-irreducible-risk"/>
    <w:p>
      <w:pPr>
        <w:pStyle w:val="BodyText"/>
      </w:pPr>
      <w:r>
        <w:rPr>
          <w:b/>
          <w:bCs/>
        </w:rPr>
        <w:t xml:space="preserve">Definition 12 (Irreducible risk)</w:t>
      </w:r>
      <w:r>
        <w:t xml:space="preserve"> </w:t>
      </w:r>
      <w:r>
        <w:t xml:space="preserve">In the squared-error risk decomposition of</w:t>
      </w:r>
      <w:r>
        <w:t xml:space="preserve"> </w:t>
      </w:r>
      <w:hyperlink w:anchor="thm-best-predictor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r>
        <w:t xml:space="preserve">the minimum risk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irreducible risk</w:t>
      </w:r>
      <w:r>
        <w:t xml:space="preserve">.</w:t>
      </w:r>
      <w:r>
        <w:t xml:space="preserve"> </w:t>
      </w:r>
      <w:r>
        <w:t xml:space="preserve">It depends only on the joint distribution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not on the prediction function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so no choice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can achieve a smaller risk.</w:t>
      </w:r>
      <w:r>
        <w:t xml:space="preserve"> </w:t>
      </w:r>
      <w:r>
        <w:t xml:space="preserve">For example, 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irreducible risk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Var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99"/>
    <w:bookmarkStart w:id="100" w:name="def-reducible-risk"/>
    <w:p>
      <w:pPr>
        <w:pStyle w:val="BodyText"/>
      </w:pPr>
      <w:r>
        <w:rPr>
          <w:b/>
          <w:bCs/>
        </w:rPr>
        <w:t xml:space="preserve">Definition 13 (Reducible risk)</w:t>
      </w:r>
      <w:r>
        <w:t xml:space="preserve"> </w:t>
      </w:r>
      <w:r>
        <w:t xml:space="preserve">In the squared-error risk decomposition of</w:t>
      </w:r>
      <w:r>
        <w:t xml:space="preserve"> </w:t>
      </w:r>
      <w:hyperlink w:anchor="thm-best-predictor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r>
        <w:t xml:space="preserve">the excess risk from choosing the prediction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instead of the conditional mean,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reducible risk</w:t>
      </w:r>
      <w:r>
        <w:t xml:space="preserve">.</w:t>
      </w:r>
      <w:r>
        <w:t xml:space="preserve"> </w:t>
      </w:r>
      <w:r>
        <w:t xml:space="preserve">It is zero if and only 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For example, 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 reducible risk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the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reducible risk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0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characterization of the best predictor under squared error loss follows</w:t>
      </w:r>
      <w:r>
        <w:t xml:space="preserve"> </w:t>
      </w:r>
      <w:r>
        <w:t xml:space="preserve">Hastie et al. (2009, sec. 2.4, eq. 2.11)</w:t>
      </w:r>
      <w:r>
        <w:t xml:space="preserve">.</w:t>
      </w:r>
      <w:r>
        <w:t xml:space="preserve"> </w:t>
      </w:r>
      <w:r>
        <w:t xml:space="preserve">The risk identity in</w:t>
      </w:r>
      <w:r>
        <w:t xml:space="preserve"> </w:t>
      </w:r>
      <w:hyperlink w:anchor="thm-best-predictor">
        <w:r>
          <w:rPr>
            <w:rStyle w:val="Hyperlink"/>
          </w:rPr>
          <w:t xml:space="preserve">Theorem 11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shows that the total squared-error risk is the sum of the</w:t>
      </w:r>
      <w:r>
        <w:t xml:space="preserve"> </w:t>
      </w:r>
      <w:r>
        <w:t xml:space="preserve">irreducible risk (</w:t>
      </w:r>
      <w:hyperlink w:anchor="def-irreducible-risk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and the reducible risk (</w:t>
      </w:r>
      <w:hyperlink w:anchor="def-reducible-risk">
        <w:r>
          <w:rPr>
            <w:rStyle w:val="Hyperlink"/>
          </w:rPr>
          <w:t xml:space="preserve">Definition 13</w:t>
        </w:r>
      </w:hyperlink>
      <w:r>
        <w:t xml:space="preserve">).</w:t>
      </w:r>
    </w:p>
    <w:bookmarkEnd w:id="101"/>
    <w:bookmarkStart w:id="112" w:name="sec-entropy"/>
    <w:p>
      <w:pPr>
        <w:pStyle w:val="Heading2"/>
      </w:pPr>
      <w:r>
        <w:t xml:space="preserve">4 Entropy and cross-entropy</w:t>
      </w:r>
    </w:p>
    <w:bookmarkStart w:id="102" w:name="def-entropy"/>
    <w:p>
      <w:pPr>
        <w:pStyle w:val="FirstParagraph"/>
      </w:pPr>
      <w:r>
        <w:rPr>
          <w:b/>
          <w:bCs/>
        </w:rPr>
        <w:t xml:space="preserve">Definition 14 (Entropy)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entropy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 term 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taken to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p</m:t>
        </m:r>
        <m:r>
          <m:rPr>
            <m:sty m:val="p"/>
          </m:rPr>
          <m:t>log</m:t>
        </m:r>
        <m:r>
          <m:t>p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p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bookmarkEnd w:id="102"/>
    <w:bookmarkStart w:id="103" w:name="rem-entropy-units"/>
    <w:p>
      <w:pPr>
        <w:pStyle w:val="BodyText"/>
      </w:pPr>
      <w:r>
        <w:rPr>
          <w:i/>
          <w:iCs/>
        </w:rPr>
        <w:t xml:space="preserve">Remark 1</w:t>
      </w:r>
      <w:r>
        <w:t xml:space="preserve"> (The base of the logarithm is a unit). </w:t>
      </w:r>
      <w:r>
        <w:t xml:space="preserve">With the natural logarithm, entropy is measured in</w:t>
      </w:r>
      <w:r>
        <w:t xml:space="preserve"> </w:t>
      </w:r>
      <w:r>
        <w:rPr>
          <w:i/>
          <w:iCs/>
        </w:rPr>
        <w:t xml:space="preserve">nats</w:t>
      </w:r>
      <w:r>
        <w:t xml:space="preserve">.</w:t>
      </w:r>
      <w:r>
        <w:t xml:space="preserve"> </w:t>
      </w:r>
      <w:r>
        <w:t xml:space="preserve">With base 2, it is measured in</w:t>
      </w:r>
      <w:r>
        <w:t xml:space="preserve"> </w:t>
      </w:r>
      <w:r>
        <w:rPr>
          <w:i/>
          <w:iCs/>
        </w:rPr>
        <w:t xml:space="preserve">bits</w:t>
      </w:r>
      <w:r>
        <w:t xml:space="preserve">.</w:t>
      </w:r>
      <w:r>
        <w:t xml:space="preserve"> </w:t>
      </w:r>
      <w:r>
        <w:t xml:space="preserve">Changing the base multiplies every entropy by the same positive constant.</w:t>
      </w:r>
      <w:r>
        <w:t xml:space="preserve"> </w:t>
      </w:r>
      <w:r>
        <w:t xml:space="preserve">It does not change which distribution has the larger entropy.</w:t>
      </w:r>
    </w:p>
    <w:bookmarkEnd w:id="103"/>
    <w:bookmarkStart w:id="104" w:name="exm-entropy-coin"/>
    <w:p>
      <w:pPr>
        <w:pStyle w:val="BodyText"/>
      </w:pPr>
      <w:r>
        <w:rPr>
          <w:b/>
          <w:bCs/>
        </w:rPr>
        <w:t xml:space="preserve">Example 21 (Entropy of a coin flip)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result of one flip of a coin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Bernoulli distribution</w:t>
        </w:r>
      </w:hyperlink>
      <w:r>
        <w:t xml:space="preserve">).</w:t>
      </w:r>
      <w:r>
        <w:t xml:space="preserve"> </w:t>
      </w:r>
      <w:r>
        <w:t xml:space="preserve">Using logarithms to base 2,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π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t>π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r>
            <m:rPr>
              <m:sty m:val="p"/>
            </m:rPr>
            <m:t>)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 fair coin,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bit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a coin that always lands heads,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outcome is known in advance, so there is no uncertainty to measure.</w:t>
      </w:r>
      <w:r>
        <w:t xml:space="preserve"> </w:t>
      </w:r>
      <w:r>
        <w:t xml:space="preserve">An entropy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means that all of the probability is on one outcome.</w:t>
      </w:r>
    </w:p>
    <w:bookmarkEnd w:id="104"/>
    <w:bookmarkStart w:id="105" w:name="rem-entropy-source"/>
    <w:p>
      <w:pPr>
        <w:pStyle w:val="BodyText"/>
      </w:pPr>
      <w:r>
        <w:rPr>
          <w:i/>
          <w:iCs/>
        </w:rPr>
        <w:t xml:space="preserve">Remark 2</w:t>
      </w:r>
      <w:r>
        <w:t xml:space="preserve"> (Where the definition comes from). </w:t>
      </w:r>
      <w:r>
        <w:t xml:space="preserve">Murphy (2012, sec. 2.8.1, p. 56)</w:t>
      </w:r>
      <w:r>
        <w:t xml:space="preserve"> </w:t>
      </w:r>
      <w:r>
        <w:t xml:space="preserve">defines entropy this way,</w:t>
      </w:r>
      <w:r>
        <w:t xml:space="preserve"> </w:t>
      </w:r>
      <w:r>
        <w:t xml:space="preserve">and notes that among distributions on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outcomes</w:t>
      </w:r>
      <w:r>
        <w:t xml:space="preserve"> </w:t>
      </w:r>
      <w:r>
        <w:t xml:space="preserve">it is largest,</w:t>
      </w:r>
      <w:r>
        <w:t xml:space="preserve"> </w:t>
      </w:r>
      <m:oMath>
        <m:r>
          <m:rPr>
            <m:sty m:val="p"/>
          </m:rPr>
          <m:t>log</m:t>
        </m:r>
        <m:r>
          <m:t>K</m:t>
        </m:r>
      </m:oMath>
      <w:r>
        <w:t xml:space="preserve">, for the uniform distribution.</w:t>
      </w:r>
    </w:p>
    <w:bookmarkEnd w:id="105"/>
    <w:bookmarkStart w:id="106" w:name="def-cross-entropy"/>
    <w:p>
      <w:pPr>
        <w:pStyle w:val="BodyText"/>
      </w:pPr>
      <w:r>
        <w:rPr>
          <w:b/>
          <w:bCs/>
        </w:rPr>
        <w:t xml:space="preserve">Definition 15 (Cross-entropy)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hyperlink r:id="rId10">
        <w:r>
          <w:rPr>
            <w:rStyle w:val="Hyperlink"/>
          </w:rPr>
          <w:t xml:space="preserve">probability mass functions</w:t>
        </w:r>
      </w:hyperlink>
      <w:r>
        <w:t xml:space="preserve"> </w:t>
      </w:r>
      <w:r>
        <w:t xml:space="preserve">on the same finite set of outcomes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probabilities of outcome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cross-entropy</w:t>
      </w:r>
      <w:r>
        <w:t xml:space="preserve"> </w:t>
      </w:r>
      <w:r>
        <w:t xml:space="preserve">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relative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e>
          </m:nary>
          <m:r>
            <m:rPr>
              <m:sty m:val="p"/>
            </m:rPr>
            <m:t>log</m:t>
          </m:r>
          <m:sSub>
            <m:e>
              <m:r>
                <m:t>q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 is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q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probability mass function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an outcome 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 the cross-entropy is infinite.</w:t>
      </w:r>
    </w:p>
    <w:bookmarkEnd w:id="106"/>
    <w:bookmarkStart w:id="107" w:name="rem-cross-entropy-entropy"/>
    <w:p>
      <w:pPr>
        <w:pStyle w:val="BodyText"/>
      </w:pPr>
      <w:r>
        <w:rPr>
          <w:i/>
          <w:iCs/>
        </w:rPr>
        <w:t xml:space="preserve">Remark 3</w:t>
      </w:r>
      <w:r>
        <w:t xml:space="preserve"> (Entropy is the cross-entropy of a distribution with itself). </w:t>
      </w:r>
      <w:r>
        <w:t xml:space="preserve">Setting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p</m:t>
                </m:r>
              </m:e>
              <m:sub>
                <m:r>
                  <m:t>k</m:t>
                </m:r>
              </m:sub>
            </m:sSub>
          </m:e>
        </m:nary>
        <m:r>
          <m:rPr>
            <m:sty m:val="p"/>
          </m:rPr>
          <m:t>log</m:t>
        </m:r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which is the</w:t>
      </w:r>
      <w:r>
        <w:t xml:space="preserve"> </w:t>
      </w:r>
      <w:hyperlink w:anchor="def-entropy">
        <w:r>
          <w:rPr>
            <w:rStyle w:val="Hyperlink"/>
          </w:rPr>
          <w:t xml:space="preserve">entropy</w:t>
        </w:r>
      </w:hyperlink>
      <w:r>
        <w:t xml:space="preserve"> </w:t>
      </w:r>
      <w:r>
        <w:t xml:space="preserve">of a random variable with mass function</w:t>
      </w:r>
      <w:r>
        <w:t xml:space="preserve"> </w:t>
      </w:r>
      <m:oMath>
        <m:r>
          <m:t>p</m:t>
        </m:r>
      </m:oMath>
      <w:r>
        <w:t xml:space="preserve">.</w:t>
      </w:r>
    </w:p>
    <w:bookmarkEnd w:id="107"/>
    <w:bookmarkStart w:id="108" w:name="def-kl-divergence"/>
    <w:p>
      <w:pPr>
        <w:pStyle w:val="BodyText"/>
      </w:pPr>
      <w:r>
        <w:rPr>
          <w:b/>
          <w:bCs/>
        </w:rPr>
        <w:t xml:space="preserve">Definition 16 (Kullback–Leibler divergence)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as in</w:t>
      </w:r>
      <w:r>
        <w:t xml:space="preserve"> </w:t>
      </w:r>
      <w:hyperlink w:anchor="def-cross-entropy">
        <w:r>
          <w:rPr>
            <w:rStyle w:val="Hyperlink"/>
          </w:rPr>
          <w:t xml:space="preserve">Definition 15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Kullback–Leibler divergence</w:t>
      </w:r>
      <w:r>
        <w:t xml:space="preserve"> </w:t>
      </w:r>
      <w:r>
        <w:t xml:space="preserve">(KL divergence, or relative entropy)</w:t>
      </w:r>
      <w:r>
        <w:t xml:space="preserve"> </w:t>
      </w:r>
      <w:r>
        <w:t xml:space="preserve">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L</m:t>
              </m:r>
            </m:sub>
          </m:sSub>
          <m:r>
            <m:rPr>
              <m:sty m:val="p"/>
            </m:rPr>
            <m:t>(</m:t>
          </m:r>
          <m:r>
            <m:t>p</m:t>
          </m:r>
          <m:r>
            <m:t> </m:t>
          </m:r>
          <m:r>
            <m:rPr>
              <m:sty m:val="p"/>
            </m:rPr>
            <m:t>∥</m:t>
          </m:r>
          <m:r>
            <m:t> </m:t>
          </m:r>
          <m:r>
            <m:t>q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e>
          </m:nary>
          <m:r>
            <m:rPr>
              <m:sty m:val="p"/>
            </m:rPr>
            <m:t>log</m:t>
          </m:r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num>
            <m:den>
              <m:sSub>
                <m:e>
                  <m:r>
                    <m:t>q</m:t>
                  </m:r>
                </m:e>
                <m:sub>
                  <m:r>
                    <m:t>k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H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H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p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08"/>
    <w:bookmarkStart w:id="109" w:name="rem-kl-asymmetric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divergence is not symmetric). </w:t>
      </w:r>
      <w:r>
        <w:t xml:space="preserve">In general,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rPr>
            <m:sty m:val="p"/>
          </m:rPr>
          <m:t>(</m:t>
        </m:r>
        <m:r>
          <m:t>p</m:t>
        </m:r>
        <m:r>
          <m:t> </m:t>
        </m:r>
        <m:r>
          <m:rPr>
            <m:sty m:val="p"/>
          </m:rPr>
          <m:t>∥</m:t>
        </m:r>
        <m:r>
          <m:t> 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≠</m:t>
        </m:r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rPr>
            <m:sty m:val="p"/>
          </m:rPr>
          <m:t>(</m:t>
        </m:r>
        <m:r>
          <m:t>q</m:t>
        </m:r>
        <m:r>
          <m:t> </m:t>
        </m:r>
        <m:r>
          <m:rPr>
            <m:sty m:val="p"/>
          </m:rPr>
          <m:t>∥</m:t>
        </m:r>
        <m:r>
          <m:t> 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not a distance between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End w:id="109"/>
    <w:bookmarkStart w:id="110" w:name="exm-cross-entropy"/>
    <w:p>
      <w:pPr>
        <w:pStyle w:val="BodyText"/>
      </w:pPr>
      <w:r>
        <w:rPr>
          <w:b/>
          <w:bCs/>
        </w:rPr>
        <w:t xml:space="preserve">Example 22 (Cross-entropy and divergence for two coins)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be a fair coin</w:t>
      </w:r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a coin biased toward the second outcome.</w:t>
      </w:r>
      <w:r>
        <w:t xml:space="preserve"> </w:t>
      </w:r>
      <w:r>
        <w:t xml:space="preserve">Using logarithms to base 2,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3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log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t>3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1.208</m:t>
              </m:r>
              <m:r>
                <m:rPr>
                  <m:sty m:val="p"/>
                </m:rPr>
                <m:t>,</m:t>
              </m:r>
            </m:e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D</m:t>
                  </m:r>
                </m:e>
                <m:sub>
                  <m:r>
                    <m:rPr>
                      <m:sty m:val="p"/>
                    </m:rPr>
                    <m:t>K</m:t>
                  </m:r>
                  <m:r>
                    <m:rPr>
                      <m:sty m:val="p"/>
                    </m:rPr>
                    <m:t>L</m:t>
                  </m:r>
                </m:sub>
              </m:sSub>
              <m:r>
                <m:rPr>
                  <m:sty m:val="p"/>
                </m:rPr>
                <m:t>(</m:t>
              </m:r>
              <m:r>
                <m:t>p</m:t>
              </m:r>
              <m:r>
                <m:t> </m:t>
              </m:r>
              <m:r>
                <m:rPr>
                  <m:sty m:val="p"/>
                </m:rPr>
                <m:t>∥</m:t>
              </m:r>
              <m:r>
                <m:t> 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3</m:t>
              </m:r>
              <m:r>
                <m:rPr>
                  <m:sty m:val="p"/>
                </m:rPr>
                <m:t>≈</m:t>
              </m:r>
              <m:r>
                <m:t>0.208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Here the cross-entropy is larger than the entropy of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and the divergence is the difference.</w:t>
      </w:r>
    </w:p>
    <w:bookmarkEnd w:id="110"/>
    <w:bookmarkStart w:id="111" w:name="rem-cross-entropy-source"/>
    <w:p>
      <w:pPr>
        <w:pStyle w:val="BodyText"/>
      </w:pPr>
      <w:r>
        <w:rPr>
          <w:i/>
          <w:iCs/>
        </w:rPr>
        <w:t xml:space="preserve">Remark 5</w:t>
      </w:r>
      <w:r>
        <w:t xml:space="preserve"> (Where the definitions come from). </w:t>
      </w:r>
      <w:r>
        <w:t xml:space="preserve">Murphy (2012, sec. 2.8.2, pp. 57–58)</w:t>
      </w:r>
      <w:r>
        <w:t xml:space="preserve"> </w:t>
      </w:r>
      <w:r>
        <w:t xml:space="preserve">defines the KL divergence</w:t>
      </w:r>
      <w:r>
        <w:t xml:space="preserve"> </w:t>
      </w:r>
      <w:r>
        <w:t xml:space="preserve">and the cross-entropy as above,</w:t>
      </w:r>
      <w:r>
        <w:t xml:space="preserve"> </w:t>
      </w:r>
      <w:r>
        <w:t xml:space="preserve">and gives the coding interpretation:</w:t>
      </w:r>
      <w:r>
        <w:t xml:space="preserve"> </w:t>
      </w:r>
      <w:r>
        <w:t xml:space="preserve">the cross-entropy is the average number of bits needed</w:t>
      </w:r>
      <w:r>
        <w:t xml:space="preserve"> </w:t>
      </w:r>
      <w:r>
        <w:t xml:space="preserve">to encode data from a source with distribution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using a code designed for</w:t>
      </w:r>
      <w:r>
        <w:t xml:space="preserve"> </w:t>
      </w:r>
      <m:oMath>
        <m:r>
          <m:t>q</m:t>
        </m:r>
      </m:oMath>
      <w:r>
        <w:t xml:space="preserve">.</w:t>
      </w:r>
    </w:p>
    <w:bookmarkEnd w:id="111"/>
    <w:bookmarkEnd w:id="112"/>
    <w:bookmarkStart w:id="131" w:name="references"/>
    <w:p>
      <w:pPr>
        <w:pStyle w:val="Heading2"/>
      </w:pPr>
      <w:r>
        <w:t xml:space="preserve">References</w:t>
      </w:r>
    </w:p>
    <w:bookmarkStart w:id="130" w:name="refs"/>
    <w:bookmarkStart w:id="113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113"/>
    <w:bookmarkStart w:id="115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14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15"/>
    <w:bookmarkStart w:id="117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116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117"/>
    <w:bookmarkStart w:id="119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118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119"/>
    <w:bookmarkStart w:id="121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120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121"/>
    <w:bookmarkStart w:id="122" w:name="ref-murphy2012mlpp"/>
    <w:p>
      <w:pPr>
        <w:pStyle w:val="Bibliography"/>
      </w:pPr>
      <w:r>
        <w:t xml:space="preserve">Murphy, Kevin P. 2012.</w:t>
      </w:r>
      <w:r>
        <w:t xml:space="preserve"> </w:t>
      </w:r>
      <w:r>
        <w:rPr>
          <w:i/>
          <w:iCs/>
        </w:rPr>
        <w:t xml:space="preserve">Machine Learning: A Probabilistic Perspective</w:t>
      </w:r>
      <w:r>
        <w:t xml:space="preserve">. Adaptive Computation and Machine Learning. MIT Press.</w:t>
      </w:r>
    </w:p>
    <w:bookmarkEnd w:id="122"/>
    <w:bookmarkStart w:id="124" w:name="ref-ross-probsim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Probability and Simulation</w:t>
      </w:r>
      <w:r>
        <w:t xml:space="preserve">. Bookdown.</w:t>
      </w:r>
      <w:r>
        <w:t xml:space="preserve"> </w:t>
      </w:r>
      <w:hyperlink r:id="rId123">
        <w:r>
          <w:rPr>
            <w:rStyle w:val="Hyperlink"/>
          </w:rPr>
          <w:t xml:space="preserve">https://bookdown.org/kevin_davisross/probsim-book/</w:t>
        </w:r>
      </w:hyperlink>
      <w:r>
        <w:t xml:space="preserve">.</w:t>
      </w:r>
    </w:p>
    <w:bookmarkEnd w:id="124"/>
    <w:bookmarkStart w:id="125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25"/>
    <w:bookmarkStart w:id="127" w:name="ref-statproofbook:mean-nnrvar"/>
    <w:p>
      <w:pPr>
        <w:pStyle w:val="Bibliography"/>
      </w:pPr>
      <w:r>
        <w:t xml:space="preserve">Soch, Joram. 2020.</w:t>
      </w:r>
      <w:r>
        <w:t xml:space="preserve"> </w:t>
      </w:r>
      <w:r>
        <w:rPr>
          <w:i/>
          <w:iCs/>
        </w:rPr>
        <w:t xml:space="preserve">Proof: Expected Value of a Non-Negative Random Variable</w:t>
      </w:r>
      <w:r>
        <w:t xml:space="preserve">. The Book of Statistical Proofs.</w:t>
      </w:r>
      <w:r>
        <w:t xml:space="preserve"> </w:t>
      </w:r>
      <w:hyperlink r:id="rId126">
        <w:r>
          <w:rPr>
            <w:rStyle w:val="Hyperlink"/>
          </w:rPr>
          <w:t xml:space="preserve">https://doi.org/10.5281/zenodo.4305949</w:t>
        </w:r>
      </w:hyperlink>
      <w:r>
        <w:t xml:space="preserve">.</w:t>
      </w:r>
    </w:p>
    <w:bookmarkEnd w:id="127"/>
    <w:bookmarkStart w:id="129" w:name="ref-wp:lotus"/>
    <w:p>
      <w:pPr>
        <w:pStyle w:val="Bibliography"/>
      </w:pPr>
      <w:r>
        <w:t xml:space="preserve">Wikipedia contributors. 2026.</w:t>
      </w:r>
      <w:r>
        <w:t xml:space="preserve"> </w:t>
      </w:r>
      <w:r>
        <w:rPr>
          <w:i/>
          <w:iCs/>
        </w:rPr>
        <w:t xml:space="preserve">Law of the Unconscious Statistician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28">
        <w:r>
          <w:rPr>
            <w:rStyle w:val="Hyperlink"/>
          </w:rPr>
          <w:t xml:space="preserve">https://en.wikipedia.org/wiki/Law_of_the_unconscious_statistician</w:t>
        </w:r>
      </w:hyperlink>
      <w:r>
        <w:t xml:space="preserve">.</w:t>
      </w:r>
    </w:p>
    <w:bookmarkEnd w:id="129"/>
    <w:bookmarkEnd w:id="130"/>
    <w:bookmarkEnd w:id="1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84" Type="http://schemas.openxmlformats.org/officeDocument/2006/relationships/image" Target="media/rId84.png"/><Relationship Id="rId79" Type="http://schemas.openxmlformats.org/officeDocument/2006/relationships/hyperlink" Target="data/auto.csv" TargetMode="External"/><Relationship Id="rId123" Type="http://schemas.openxmlformats.org/officeDocument/2006/relationships/hyperlink" Target="https://bookdown.org/kevin_davisross/probsim-book/" TargetMode="External"/><Relationship Id="rId78" Type="http://schemas.openxmlformats.org/officeDocument/2006/relationships/hyperlink" Target="https://cran.r-project.org/package=ISLR2" TargetMode="External"/><Relationship Id="rId120" Type="http://schemas.openxmlformats.org/officeDocument/2006/relationships/hyperlink" Target="https://doi.org/10.1007/978-0-387-84858-7" TargetMode="External"/><Relationship Id="rId118" Type="http://schemas.openxmlformats.org/officeDocument/2006/relationships/hyperlink" Target="https://doi.org/10.1007/978-1-4614-4708-5" TargetMode="External"/><Relationship Id="rId116" Type="http://schemas.openxmlformats.org/officeDocument/2006/relationships/hyperlink" Target="https://doi.org/10.1201/9781315182780" TargetMode="External"/><Relationship Id="rId126" Type="http://schemas.openxmlformats.org/officeDocument/2006/relationships/hyperlink" Target="https://doi.org/10.5281/zenodo.4305949" TargetMode="External"/><Relationship Id="rId13" Type="http://schemas.openxmlformats.org/officeDocument/2006/relationships/hyperlink" Target="https://en.wikipedia.org/wiki/Expected_value" TargetMode="External"/><Relationship Id="rId128" Type="http://schemas.openxmlformats.org/officeDocument/2006/relationships/hyperlink" Target="https://en.wikipedia.org/wiki/Law_of_the_unconscious_statistician" TargetMode="External"/><Relationship Id="rId77" Type="http://schemas.openxmlformats.org/officeDocument/2006/relationships/hyperlink" Target="https://islp.readthedocs.io/" TargetMode="External"/><Relationship Id="rId19" Type="http://schemas.openxmlformats.org/officeDocument/2006/relationships/hyperlink" Target="https://morrison-lab.github.io/mds/calculus-double-integrals.html#thm-fubini-tonelli" TargetMode="External"/><Relationship Id="rId68" Type="http://schemas.openxmlformats.org/officeDocument/2006/relationships/hyperlink" Target="https://morrison-lab.github.io/mds/measures.html#def-counting-measure" TargetMode="External"/><Relationship Id="rId66" Type="http://schemas.openxmlformats.org/officeDocument/2006/relationships/hyperlink" Target="https://morrison-lab.github.io/mds/measures.html#def-measure" TargetMode="External"/><Relationship Id="rId114" Type="http://schemas.openxmlformats.org/officeDocument/2006/relationships/hyperlink" Target="https://www.cengage.com/c/statistical-inference-2e-casella-berger/9780534243128/" TargetMode="External"/><Relationship Id="rId24" Type="http://schemas.openxmlformats.org/officeDocument/2006/relationships/hyperlink" Target="independence.qmd#exm-indpt" TargetMode="External"/><Relationship Id="rId76" Type="http://schemas.openxmlformats.org/officeDocument/2006/relationships/hyperlink" Target="probability-basics.qmd#thm-total-prob" TargetMode="External"/><Relationship Id="rId15" Type="http://schemas.openxmlformats.org/officeDocument/2006/relationships/hyperlink" Target="random-variables.qmd#def-bernoulli" TargetMode="External"/><Relationship Id="rId20" Type="http://schemas.openxmlformats.org/officeDocument/2006/relationships/hyperlink" Target="random-variables.qmd#def-exponential" TargetMode="External"/><Relationship Id="rId49" Type="http://schemas.openxmlformats.org/officeDocument/2006/relationships/hyperlink" Target="random-variables.qmd#def-joint-density-mass" TargetMode="External"/><Relationship Id="rId42" Type="http://schemas.openxmlformats.org/officeDocument/2006/relationships/hyperlink" Target="random-variables.qmd#def-joint-pdf" TargetMode="External"/><Relationship Id="rId38" Type="http://schemas.openxmlformats.org/officeDocument/2006/relationships/hyperlink" Target="random-variables.qmd#def-joint-pmf" TargetMode="External"/><Relationship Id="rId36" Type="http://schemas.openxmlformats.org/officeDocument/2006/relationships/hyperlink" Target="random-variables.qmd#def-jointly-distributed" TargetMode="External"/><Relationship Id="rId40" Type="http://schemas.openxmlformats.org/officeDocument/2006/relationships/hyperlink" Target="random-variables.qmd#def-marginal" TargetMode="External"/><Relationship Id="rId45" Type="http://schemas.openxmlformats.org/officeDocument/2006/relationships/hyperlink" Target="random-variables.qmd#def-normal" TargetMode="External"/><Relationship Id="rId11" Type="http://schemas.openxmlformats.org/officeDocument/2006/relationships/hyperlink" Target="random-variables.qmd#def-pdf" TargetMode="External"/><Relationship Id="rId10" Type="http://schemas.openxmlformats.org/officeDocument/2006/relationships/hyperlink" Target="random-variables.qmd#def-pmf" TargetMode="External"/><Relationship Id="rId17" Type="http://schemas.openxmlformats.org/officeDocument/2006/relationships/hyperlink" Target="random-variables.qmd#def-surv-fn" TargetMode="External"/><Relationship Id="rId28" Type="http://schemas.openxmlformats.org/officeDocument/2006/relationships/hyperlink" Target="random-variables.qmd#def-uniform" TargetMode="External"/><Relationship Id="rId21" Type="http://schemas.openxmlformats.org/officeDocument/2006/relationships/hyperlink" Target="random-variables.qmd#exm-exp-survfn" TargetMode="External"/><Relationship Id="rId55" Type="http://schemas.openxmlformats.org/officeDocument/2006/relationships/hyperlink" Target="random-variables.qmd#exm-joint-pmf" TargetMode="External"/><Relationship Id="rId43" Type="http://schemas.openxmlformats.org/officeDocument/2006/relationships/hyperlink" Target="random-variables.qmd#thm-marginal-density" TargetMode="External"/><Relationship Id="rId39" Type="http://schemas.openxmlformats.org/officeDocument/2006/relationships/hyperlink" Target="random-variables.qmd#thm-marginal-pmf" TargetMode="External"/></Relationships>
</file>

<file path=word/_rels/footnotes.xml.rels><?xml version='1.0' encoding='UTF-8' standalone='yes'?>
<Relationships xmlns="http://schemas.openxmlformats.org/package/2006/relationships"><Relationship Id="rId79" Type="http://schemas.openxmlformats.org/officeDocument/2006/relationships/hyperlink" Target="data/auto.csv" TargetMode="External"/><Relationship Id="rId123" Type="http://schemas.openxmlformats.org/officeDocument/2006/relationships/hyperlink" Target="https://bookdown.org/kevin_davisross/probsim-book/" TargetMode="External"/><Relationship Id="rId78" Type="http://schemas.openxmlformats.org/officeDocument/2006/relationships/hyperlink" Target="https://cran.r-project.org/package=ISLR2" TargetMode="External"/><Relationship Id="rId120" Type="http://schemas.openxmlformats.org/officeDocument/2006/relationships/hyperlink" Target="https://doi.org/10.1007/978-0-387-84858-7" TargetMode="External"/><Relationship Id="rId118" Type="http://schemas.openxmlformats.org/officeDocument/2006/relationships/hyperlink" Target="https://doi.org/10.1007/978-1-4614-4708-5" TargetMode="External"/><Relationship Id="rId116" Type="http://schemas.openxmlformats.org/officeDocument/2006/relationships/hyperlink" Target="https://doi.org/10.1201/9781315182780" TargetMode="External"/><Relationship Id="rId126" Type="http://schemas.openxmlformats.org/officeDocument/2006/relationships/hyperlink" Target="https://doi.org/10.5281/zenodo.4305949" TargetMode="External"/><Relationship Id="rId13" Type="http://schemas.openxmlformats.org/officeDocument/2006/relationships/hyperlink" Target="https://en.wikipedia.org/wiki/Expected_value" TargetMode="External"/><Relationship Id="rId128" Type="http://schemas.openxmlformats.org/officeDocument/2006/relationships/hyperlink" Target="https://en.wikipedia.org/wiki/Law_of_the_unconscious_statistician" TargetMode="External"/><Relationship Id="rId77" Type="http://schemas.openxmlformats.org/officeDocument/2006/relationships/hyperlink" Target="https://islp.readthedocs.io/" TargetMode="External"/><Relationship Id="rId19" Type="http://schemas.openxmlformats.org/officeDocument/2006/relationships/hyperlink" Target="https://morrison-lab.github.io/mds/calculus-double-integrals.html#thm-fubini-tonelli" TargetMode="External"/><Relationship Id="rId68" Type="http://schemas.openxmlformats.org/officeDocument/2006/relationships/hyperlink" Target="https://morrison-lab.github.io/mds/measures.html#def-counting-measure" TargetMode="External"/><Relationship Id="rId66" Type="http://schemas.openxmlformats.org/officeDocument/2006/relationships/hyperlink" Target="https://morrison-lab.github.io/mds/measures.html#def-measure" TargetMode="External"/><Relationship Id="rId114" Type="http://schemas.openxmlformats.org/officeDocument/2006/relationships/hyperlink" Target="https://www.cengage.com/c/statistical-inference-2e-casella-berger/9780534243128/" TargetMode="External"/><Relationship Id="rId24" Type="http://schemas.openxmlformats.org/officeDocument/2006/relationships/hyperlink" Target="independence.qmd#exm-indpt" TargetMode="External"/><Relationship Id="rId76" Type="http://schemas.openxmlformats.org/officeDocument/2006/relationships/hyperlink" Target="probability-basics.qmd#thm-total-prob" TargetMode="External"/><Relationship Id="rId15" Type="http://schemas.openxmlformats.org/officeDocument/2006/relationships/hyperlink" Target="random-variables.qmd#def-bernoulli" TargetMode="External"/><Relationship Id="rId20" Type="http://schemas.openxmlformats.org/officeDocument/2006/relationships/hyperlink" Target="random-variables.qmd#def-exponential" TargetMode="External"/><Relationship Id="rId49" Type="http://schemas.openxmlformats.org/officeDocument/2006/relationships/hyperlink" Target="random-variables.qmd#def-joint-density-mass" TargetMode="External"/><Relationship Id="rId42" Type="http://schemas.openxmlformats.org/officeDocument/2006/relationships/hyperlink" Target="random-variables.qmd#def-joint-pdf" TargetMode="External"/><Relationship Id="rId38" Type="http://schemas.openxmlformats.org/officeDocument/2006/relationships/hyperlink" Target="random-variables.qmd#def-joint-pmf" TargetMode="External"/><Relationship Id="rId36" Type="http://schemas.openxmlformats.org/officeDocument/2006/relationships/hyperlink" Target="random-variables.qmd#def-jointly-distributed" TargetMode="External"/><Relationship Id="rId40" Type="http://schemas.openxmlformats.org/officeDocument/2006/relationships/hyperlink" Target="random-variables.qmd#def-marginal" TargetMode="External"/><Relationship Id="rId45" Type="http://schemas.openxmlformats.org/officeDocument/2006/relationships/hyperlink" Target="random-variables.qmd#def-normal" TargetMode="External"/><Relationship Id="rId11" Type="http://schemas.openxmlformats.org/officeDocument/2006/relationships/hyperlink" Target="random-variables.qmd#def-pdf" TargetMode="External"/><Relationship Id="rId10" Type="http://schemas.openxmlformats.org/officeDocument/2006/relationships/hyperlink" Target="random-variables.qmd#def-pmf" TargetMode="External"/><Relationship Id="rId17" Type="http://schemas.openxmlformats.org/officeDocument/2006/relationships/hyperlink" Target="random-variables.qmd#def-surv-fn" TargetMode="External"/><Relationship Id="rId28" Type="http://schemas.openxmlformats.org/officeDocument/2006/relationships/hyperlink" Target="random-variables.qmd#def-uniform" TargetMode="External"/><Relationship Id="rId21" Type="http://schemas.openxmlformats.org/officeDocument/2006/relationships/hyperlink" Target="random-variables.qmd#exm-exp-survfn" TargetMode="External"/><Relationship Id="rId55" Type="http://schemas.openxmlformats.org/officeDocument/2006/relationships/hyperlink" Target="random-variables.qmd#exm-joint-pmf" TargetMode="External"/><Relationship Id="rId43" Type="http://schemas.openxmlformats.org/officeDocument/2006/relationships/hyperlink" Target="random-variables.qmd#thm-marginal-density" TargetMode="External"/><Relationship Id="rId39" Type="http://schemas.openxmlformats.org/officeDocument/2006/relationships/hyperlink" Target="random-variables.qmd#thm-marginal-pm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Expectation</dc:title>
  <dc:creator/>
  <cp:keywords/>
  <dcterms:created xsi:type="dcterms:W3CDTF">2026-10-13T00:29:32Z</dcterms:created>
  <dcterms:modified xsi:type="dcterms:W3CDTF">2026-10-13T00:29:32Z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17:21:28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