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2026-10-13 22:42:42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22:38:37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del w:id="3" w:author="PR Preview" w:date="2026-01-01T00:00:00Z">
          <w:r>
            <w:rPr>
              <w:rStyle w:val="Hyperlink"/>
            </w:rPr>
            <w:delText xml:space="preserve">Key distributions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Bernoulli, Poisson, negative binomial, and Weibull distributions</w:delText>
        </w:r>
      </w:del>
    </w:p>
    <w:p>
      <w:pPr>
        <w:pStyle w:val="Compact"/>
        <w:numPr>
          <w:ilvl w:val="0"/>
          <w:numId w:val="1001"/>
        </w:numPr>
      </w:pPr>
      <w:hyperlink r:id="rId15">
        <w:ins w:id="7" w:author="PR Preview" w:date="2026-01-01T00:00:00Z">
          <w:r>
            <w:rPr>
              <w:rStyle w:val="Hyperlink"/>
            </w:rPr>
            <w:t xml:space="preserve">Key distributions</w:t>
          </w:r>
        </w:ins>
      </w:hyperlink>
      <w:ins w:id="8" w:author="PR Preview" w:date="2026-01-01T00:00:00Z">
        <w:r>
          <w:t xml:space="preserve">: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Bernoulli, binomial, Poisson, negative binomial, and Weibull distributions</w:t>
        </w:r>
      </w:ins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2026-10-14T05:46:56Z</dcterms:created>
  <dcterms:modified xsi:type="dcterms:W3CDTF">2026-10-14T05:46:56Z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