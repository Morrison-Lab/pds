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del w:id="1" w:author="PR Preview" w:date="2026-01-01T00:00:00Z">
        <w:r>
          <w:delText xml:space="preserve">Last modified: 2026-10-13 22:42:42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22:38:37 (PDT)</w:t>
        </w:r>
      </w:ins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del w:id="3" w:author="PR Preview" w:date="2026-01-01T00:00:00Z">
        <w:r>
          <w:delText xml:space="preserve">2 The Poisson distribution</w:delText>
        </w:r>
      </w:del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Definition 1 (Poisson distribution)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A random variable</w:delText>
        </w:r>
      </w:del>
      <w:del w:id="7" w:author="PR Preview" w:date="2026-01-01T00:00:00Z">
        <w:r>
          <w:delText xml:space="preserve"> </w:delText>
        </w:r>
      </w:del>
      <m:oMath>
        <m:r>
          <m:t>Y</m:t>
        </m:r>
      </m:oMath>
      <w:del w:id="8" w:author="PR Preview" w:date="2026-01-01T00:00:00Z">
        <w:r>
          <w:delText xml:space="preserve"> </w:delText>
        </w:r>
      </w:del>
      <w:del w:id="9" w:author="PR Preview" w:date="2026-01-01T00:00:00Z">
        <w:r>
          <w:delText xml:space="preserve">has the</w:delText>
        </w:r>
      </w:del>
      <w:del w:id="10" w:author="PR Preview" w:date="2026-01-01T00:00:00Z">
        <w:r>
          <w:delText xml:space="preserve"> </w:delText>
        </w:r>
      </w:del>
      <w:del w:id="11" w:author="PR Preview" w:date="2026-01-01T00:00:00Z">
        <w:r>
          <w:rPr>
            <w:b/>
            <w:bCs/>
          </w:rPr>
          <w:delText xml:space="preserve">Poisson distribution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with mean parameter</w:delText>
        </w:r>
      </w:del>
      <w:del w:id="14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15" w:author="PR Preview" w:date="2026-01-01T00:00:00Z">
        <w:r>
          <w:delText xml:space="preserve">,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written</w:delText>
        </w:r>
      </w:del>
      <w:del w:id="1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9" w:author="PR Preview" w:date="2026-01-01T00:00:00Z">
        <w:r>
          <w:delText xml:space="preserve">, if:</w:delText>
        </w:r>
      </w:del>
    </w:p>
    <w:p>
      <w:pPr>
        <w:pStyle w:val="Heading2"/>
      </w:pPr>
      <w:ins w:id="20" w:author="PR Preview" w:date="2026-01-01T00:00:00Z">
        <w:r>
          <w:t xml:space="preserve">2 The binomial distribution</w:t>
        </w:r>
      </w:ins>
    </w:p>
    <w:bookmarkStart w:id="21" w:name="def-binomial"/>
    <w:p>
      <w:pPr>
        <w:pStyle w:val="FirstParagraph"/>
      </w:pPr>
      <w:ins w:id="21" w:author="PR Preview" w:date="2026-01-01T00:00:00Z">
        <w:r>
          <w:rPr>
            <w:b/>
            <w:bCs/>
          </w:rPr>
          <w:t xml:space="preserve">Definition 1 (Binomial distribution)</w:t>
        </w:r>
      </w:ins>
      <w:ins w:id="22" w:author="PR Preview" w:date="2026-01-01T00:00:00Z">
        <w:r>
          <w:t xml:space="preserve"> </w:t>
        </w:r>
      </w:ins>
      <w:ins w:id="23" w:author="PR Preview" w:date="2026-01-01T00:00:00Z">
        <w:r>
          <w:t xml:space="preserve">A</w:t>
        </w:r>
      </w:ins>
      <w:ins w:id="24" w:author="PR Preview" w:date="2026-01-01T00:00:00Z">
        <w:r>
          <w:t xml:space="preserve"> </w:t>
        </w:r>
      </w:ins>
      <w:hyperlink r:id="rId19">
        <w:ins w:id="25" w:author="PR Preview" w:date="2026-01-01T00:00:00Z">
          <w:r>
            <w:rPr>
              <w:rStyle w:val="Hyperlink"/>
            </w:rPr>
            <w:t xml:space="preserve">discrete</w:t>
          </w:r>
        </w:ins>
      </w:hyperlink>
      <w:ins w:id="26" w:author="PR Preview" w:date="2026-01-01T00:00:00Z">
        <w:r>
          <w:t xml:space="preserve"> </w:t>
        </w:r>
      </w:ins>
      <w:ins w:id="27" w:author="PR Preview" w:date="2026-01-01T00:00:00Z">
        <w:r>
          <w:t xml:space="preserve">random variable</w:t>
        </w:r>
      </w:ins>
      <w:ins w:id="28" w:author="PR Preview" w:date="2026-01-01T00:00:00Z">
        <w:r>
          <w:t xml:space="preserve"> </w:t>
        </w:r>
      </w:ins>
      <m:oMath>
        <m:r>
          <m:t>X</m:t>
        </m:r>
      </m:oMath>
      <w:ins w:id="29" w:author="PR Preview" w:date="2026-01-01T00:00:00Z">
        <w:r>
          <w:t xml:space="preserve"> </w:t>
        </w:r>
      </w:ins>
      <w:ins w:id="30" w:author="PR Preview" w:date="2026-01-01T00:00:00Z">
        <w:r>
          <w:t xml:space="preserve">has the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rPr>
            <w:b/>
            <w:bCs/>
          </w:rPr>
          <w:t xml:space="preserve">binomial distribution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with number of trials</w:t>
        </w:r>
      </w:ins>
      <w:ins w:id="35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36" w:author="PR Preview" w:date="2026-01-01T00:00:00Z">
        <w:r>
          <w:t xml:space="preserve"> </w:t>
        </w:r>
      </w:ins>
      <w:ins w:id="37" w:author="PR Preview" w:date="2026-01-01T00:00:00Z">
        <w:r>
          <w:t xml:space="preserve">and event probability</w:t>
        </w:r>
      </w:ins>
      <w:ins w:id="38" w:author="PR Preview" w:date="2026-01-01T00:00:00Z">
        <w:r>
          <w:t xml:space="preserve"> </w:t>
        </w:r>
      </w:ins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ins w:id="39" w:author="PR Preview" w:date="2026-01-01T00:00:00Z">
        <w:r>
          <w:t xml:space="preserve">,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written</w:t>
        </w:r>
      </w:ins>
      <w:ins w:id="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ins w:id="43" w:author="PR Preview" w:date="2026-01-01T00:00:00Z">
        <w:r>
          <w:t xml:space="preserve">, if:</w:t>
        </w:r>
      </w:ins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ins w:id="44" w:author="PR Preview" w:date="2026-01-01T00:00:00Z">
        <w:r>
          <w:t xml:space="preserve">where</w:t>
        </w:r>
      </w:ins>
      <w:ins w:id="45" w:author="PR Preview" w:date="2026-01-01T00:00:00Z">
        <w:r>
          <w:t xml:space="preserve"> </w:t>
        </w:r>
      </w:ins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is the number of ways to choose</w:t>
        </w:r>
      </w:ins>
      <w:ins w:id="48" w:author="PR Preview" w:date="2026-01-01T00:00:00Z">
        <w:r>
          <w:t xml:space="preserve"> </w:t>
        </w:r>
      </w:ins>
      <m:oMath>
        <m:r>
          <m:t>x</m:t>
        </m:r>
      </m:oMath>
      <w:ins w:id="49" w:author="PR Preview" w:date="2026-01-01T00:00:00Z">
        <w:r>
          <w:t xml:space="preserve"> </w:t>
        </w:r>
      </w:ins>
      <w:ins w:id="50" w:author="PR Preview" w:date="2026-01-01T00:00:00Z">
        <w:r>
          <w:t xml:space="preserve">of the</w:t>
        </w:r>
      </w:ins>
      <w:ins w:id="51" w:author="PR Preview" w:date="2026-01-01T00:00:00Z">
        <w:r>
          <w:t xml:space="preserve"> </w:t>
        </w:r>
      </w:ins>
      <m:oMath>
        <m:r>
          <m:t>n</m:t>
        </m:r>
      </m:oMath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trials.</w:t>
        </w:r>
      </w:ins>
    </w:p>
    <w:bookmarkEnd w:id="21"/>
    <w:p>
      <w:pPr>
        <w:pStyle w:val="BodyText"/>
      </w:pPr>
      <w:ins w:id="54" w:author="PR Preview" w:date="2026-01-01T00:00:00Z">
        <w:r>
          <w:rPr>
            <w:i/>
            <w:iCs/>
          </w:rPr>
          <w:t xml:space="preserve">Remark</w:t>
        </w:r>
      </w:ins>
      <w:ins w:id="55" w:author="PR Preview" w:date="2026-01-01T00:00:00Z">
        <w:r>
          <w:t xml:space="preserve">. </w:t>
        </w:r>
      </w:ins>
      <w:ins w:id="56" w:author="PR Preview" w:date="2026-01-01T00:00:00Z">
        <w:r>
          <w:t xml:space="preserve">Casella and Berger (2002, sec. 3.2)</w:t>
        </w:r>
      </w:ins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defines the binomial distribution the same way.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With</w:t>
        </w:r>
      </w:ins>
      <w:ins w:id="61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1</m:t>
        </m:r>
      </m:oMath>
      <w:ins w:id="62" w:author="PR Preview" w:date="2026-01-01T00:00:00Z">
        <w:r>
          <w:t xml:space="preserve">,</w:t>
        </w:r>
      </w:ins>
      <w:ins w:id="63" w:author="PR Preview" w:date="2026-01-01T00:00:00Z">
        <w:r>
          <w:t xml:space="preserve"> </w:t>
        </w:r>
      </w:ins>
      <w:hyperlink w:anchor="eq-binom-pmf">
        <w:ins w:id="6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65" w:author="PR Preview" w:date="2026-01-01T00:00:00Z">
        <w:r>
          <w:t xml:space="preserve"> </w:t>
        </w:r>
      </w:ins>
      <w:ins w:id="66" w:author="PR Preview" w:date="2026-01-01T00:00:00Z">
        <w:r>
          <w:t xml:space="preserve">is the</w:t>
        </w:r>
      </w:ins>
      <w:ins w:id="67" w:author="PR Preview" w:date="2026-01-01T00:00:00Z">
        <w:r>
          <w:t xml:space="preserve"> </w:t>
        </w:r>
      </w:ins>
      <w:hyperlink r:id="rId10">
        <w:ins w:id="68" w:author="PR Preview" w:date="2026-01-01T00:00:00Z">
          <w:r>
            <w:rPr>
              <w:rStyle w:val="Hyperlink"/>
            </w:rPr>
            <w:t xml:space="preserve">Bernoulli PMF</w:t>
          </w:r>
        </w:ins>
      </w:hyperlink>
      <w:ins w:id="69" w:author="PR Preview" w:date="2026-01-01T00:00:00Z">
        <w:r>
          <w:t xml:space="preserve">:</w:t>
        </w:r>
      </w:ins>
      <w:ins w:id="70" w:author="PR Preview" w:date="2026-01-01T00:00:00Z">
        <w:r>
          <w:t xml:space="preserve"> </w:t>
        </w:r>
      </w:ins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</w:t>
        </w:r>
      </w:ins>
      <w:ins w:id="73" w:author="PR Preview" w:date="2026-01-01T00:00:00Z">
        <w:r>
          <w:t xml:space="preserve"> </w:t>
        </w:r>
      </w:ins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74" w:author="PR Preview" w:date="2026-01-01T00:00:00Z">
        <w:r>
          <w:t xml:space="preserve"> </w:t>
        </w:r>
      </w:ins>
      <w:ins w:id="75" w:author="PR Preview" w:date="2026-01-01T00:00:00Z">
        <w:r>
          <w:t xml:space="preserve">are the same distribution.</w:t>
        </w:r>
      </w:ins>
    </w:p>
    <w:bookmarkStart w:id="22" w:name="exm-binomial-pmf"/>
    <w:p>
      <w:pPr>
        <w:pStyle w:val="BodyText"/>
      </w:pPr>
      <w:ins w:id="76" w:author="PR Preview" w:date="2026-01-01T00:00:00Z">
        <w:r>
          <w:rPr>
            <w:b/>
            <w:bCs/>
          </w:rPr>
          <w:t xml:space="preserve">Example 2 (Two heads in three flips)</w:t>
        </w:r>
      </w:ins>
      <w:ins w:id="77" w:author="PR Preview" w:date="2026-01-01T00:00:00Z">
        <w:r>
          <w:t xml:space="preserve"> </w:t>
        </w:r>
      </w:ins>
      <w:ins w:id="78" w:author="PR Preview" w:date="2026-01-01T00:00:00Z">
        <w:r>
          <w:t xml:space="preserve">Let</w:t>
        </w:r>
      </w:ins>
      <w:ins w:id="7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80" w:author="PR Preview" w:date="2026-01-01T00:00:00Z">
        <w:r>
          <w:t xml:space="preserve"> </w:t>
        </w:r>
      </w:ins>
      <w:ins w:id="81" w:author="PR Preview" w:date="2026-01-01T00:00:00Z">
        <w:r>
          <w:t xml:space="preserve">be the number of heads in three flips of a fair coin.</w:t>
        </w:r>
      </w:ins>
      <w:ins w:id="82" w:author="PR Preview" w:date="2026-01-01T00:00:00Z">
        <w:r>
          <w:t xml:space="preserve"> </w:t>
        </w:r>
      </w:ins>
      <w:ins w:id="83" w:author="PR Preview" w:date="2026-01-01T00:00:00Z">
        <w:r>
          <w:t xml:space="preserve">By</w:t>
        </w:r>
      </w:ins>
      <w:ins w:id="84" w:author="PR Preview" w:date="2026-01-01T00:00:00Z">
        <w:r>
          <w:t xml:space="preserve"> </w:t>
        </w:r>
      </w:ins>
      <w:hyperlink w:anchor="eq-binom-pmf">
        <w:ins w:id="85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86" w:author="PR Preview" w:date="2026-01-01T00:00:00Z">
        <w:r>
          <w:t xml:space="preserve">:</w:t>
        </w:r>
      </w:ins>
    </w:p>
    <w:p>
      <w:pPr>
        <w:pStyle w:val="BodyText"/>
      </w:pPr>
      <w:ins w:id="87" w:author="PR Preview" w:date="2026-01-01T00:00:00Z">
        <w:r>
          <w:t xml:space="preserve">$$
    \begin{aligned}
    \operatorname{P}(X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  </w:r>
      </w:ins>
    </w:p>
    <w:p>
      <w:pPr>
        <w:pStyle w:val="FirstParagraph"/>
      </w:pPr>
      <w:ins w:id="88" w:author="PR Preview" w:date="2026-01-01T00:00:00Z">
        <w:r>
          <w:t xml:space="preserve">The three outcomes with two heads are</w:t>
        </w:r>
      </w:ins>
      <w:ins w:id="89" w:author="PR Preview" w:date="2026-01-01T00:00:00Z">
        <w:r>
          <w:t xml:space="preserve"> </w:t>
        </w:r>
      </w:ins>
      <m:oMath>
        <m:r>
          <m:t>H</m:t>
        </m:r>
        <m:r>
          <m:t>H</m:t>
        </m:r>
        <m:r>
          <m:t>T</m:t>
        </m:r>
      </m:oMath>
      <w:ins w:id="90" w:author="PR Preview" w:date="2026-01-01T00:00:00Z">
        <w:r>
          <w:t xml:space="preserve">,</w:t>
        </w:r>
      </w:ins>
      <w:ins w:id="91" w:author="PR Preview" w:date="2026-01-01T00:00:00Z">
        <w:r>
          <w:t xml:space="preserve"> </w:t>
        </w:r>
      </w:ins>
      <m:oMath>
        <m:r>
          <m:t>H</m:t>
        </m:r>
        <m:r>
          <m:t>T</m:t>
        </m:r>
        <m:r>
          <m:t>H</m:t>
        </m:r>
      </m:oMath>
      <w:ins w:id="92" w:author="PR Preview" w:date="2026-01-01T00:00:00Z">
        <w:r>
          <w:t xml:space="preserve">, and</w:t>
        </w:r>
      </w:ins>
      <w:ins w:id="93" w:author="PR Preview" w:date="2026-01-01T00:00:00Z">
        <w:r>
          <w:t xml:space="preserve"> </w:t>
        </w:r>
      </w:ins>
      <m:oMath>
        <m:r>
          <m:t>T</m:t>
        </m:r>
        <m:r>
          <m:t>H</m:t>
        </m:r>
        <m:r>
          <m:t>H</m:t>
        </m:r>
      </m:oMath>
      <w:ins w:id="94" w:author="PR Preview" w:date="2026-01-01T00:00:00Z">
        <w:r>
          <w:t xml:space="preserve">,</w:t>
        </w:r>
      </w:ins>
      <w:ins w:id="95" w:author="PR Preview" w:date="2026-01-01T00:00:00Z">
        <w:r>
          <w:t xml:space="preserve"> </w:t>
        </w:r>
      </w:ins>
      <w:ins w:id="96" w:author="PR Preview" w:date="2026-01-01T00:00:00Z">
        <w:r>
          <w:t xml:space="preserve">each with probability</w:t>
        </w:r>
      </w:ins>
      <w:ins w:id="9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8</m:t>
        </m:r>
      </m:oMath>
      <w:ins w:id="98" w:author="PR Preview" w:date="2026-01-01T00:00:00Z">
        <w:r>
          <w:t xml:space="preserve">.</w:t>
        </w:r>
      </w:ins>
    </w:p>
    <w:bookmarkEnd w:id="22"/>
    <w:bookmarkStart w:id="24" w:name="exm-binomial-not"/>
    <w:p>
      <w:pPr>
        <w:pStyle w:val="BodyText"/>
      </w:pPr>
      <w:ins w:id="99" w:author="PR Preview" w:date="2026-01-01T00:00:00Z">
        <w:r>
          <w:rPr>
            <w:b/>
            <w:bCs/>
          </w:rPr>
          <w:t xml:space="preserve">Example 3 (Draws without replacement are not binomial)</w:t>
        </w:r>
      </w:ins>
      <w:ins w:id="100" w:author="PR Preview" w:date="2026-01-01T00:00:00Z">
        <w:r>
          <w:t xml:space="preserve"> </w:t>
        </w:r>
      </w:ins>
      <w:ins w:id="101" w:author="PR Preview" w:date="2026-01-01T00:00:00Z">
        <w:r>
          <w:t xml:space="preserve">An urn holds two red balls and two blue balls.</w:t>
        </w:r>
      </w:ins>
      <w:ins w:id="102" w:author="PR Preview" w:date="2026-01-01T00:00:00Z">
        <w:r>
          <w:t xml:space="preserve"> </w:t>
        </w:r>
      </w:ins>
      <w:ins w:id="103" w:author="PR Preview" w:date="2026-01-01T00:00:00Z">
        <w:r>
          <w:t xml:space="preserve">Draw two balls without replacement,</w:t>
        </w:r>
      </w:ins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and let</w:t>
        </w:r>
      </w:ins>
      <w:ins w:id="106" w:author="PR Preview" w:date="2026-01-01T00:00:00Z">
        <w:r>
          <w:t xml:space="preserve"> </w:t>
        </w:r>
      </w:ins>
      <m:oMath>
        <m:r>
          <m:t>X</m:t>
        </m:r>
      </m:oMath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be the number of red balls drawn.</w:t>
        </w:r>
      </w:ins>
      <w:ins w:id="109" w:author="PR Preview" w:date="2026-01-01T00:00:00Z">
        <w:r>
          <w:t xml:space="preserve"> </w:t>
        </w:r>
      </w:ins>
      <w:ins w:id="110" w:author="PR Preview" w:date="2026-01-01T00:00:00Z">
        <w:r>
          <w:t xml:space="preserve">Each draw is red with probability</w:t>
        </w:r>
      </w:ins>
      <w:ins w:id="11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r>
          <m:t>2</m:t>
        </m:r>
      </m:oMath>
      <w:ins w:id="112" w:author="PR Preview" w:date="2026-01-01T00:00:00Z">
        <w:r>
          <w:t xml:space="preserve">,</w:t>
        </w:r>
      </w:ins>
      <w:ins w:id="113" w:author="PR Preview" w:date="2026-01-01T00:00:00Z">
        <w:r>
          <w:t xml:space="preserve"> </w:t>
        </w:r>
      </w:ins>
      <w:ins w:id="114" w:author="PR Preview" w:date="2026-01-01T00:00:00Z">
        <w:r>
          <w:t xml:space="preserve">but</w:t>
        </w:r>
      </w:ins>
      <w:ins w:id="115" w:author="PR Preview" w:date="2026-01-01T00:00:00Z">
        <w:r>
          <w:t xml:space="preserve"> </w:t>
        </w:r>
      </w:ins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116" w:author="PR Preview" w:date="2026-01-01T00:00:00Z">
        <w:r>
          <w:t xml:space="preserve">,</w:t>
        </w:r>
      </w:ins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because the draws are not</w:t>
        </w:r>
      </w:ins>
      <w:ins w:id="119" w:author="PR Preview" w:date="2026-01-01T00:00:00Z">
        <w:r>
          <w:t xml:space="preserve"> </w:t>
        </w:r>
      </w:ins>
      <w:hyperlink r:id="rId23">
        <w:ins w:id="120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1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122" w:author="PR Preview" w:date="2026-01-01T00:00:00Z">
        <w:r>
          <w:t xml:space="preserve">whereas, by</w:t>
        </w:r>
      </w:ins>
      <w:ins w:id="123" w:author="PR Preview" w:date="2026-01-01T00:00:00Z">
        <w:r>
          <w:t xml:space="preserve"> </w:t>
        </w:r>
      </w:ins>
      <w:hyperlink w:anchor="eq-binom-pmf">
        <w:ins w:id="124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125" w:author="PR Preview" w:date="2026-01-01T00:00:00Z">
        <w:r>
          <w:t xml:space="preserve">, a</w:t>
        </w:r>
      </w:ins>
      <w:ins w:id="126" w:author="PR Preview" w:date="2026-01-01T00:00:00Z">
        <w:r>
          <w:t xml:space="preserve"> </w:t>
        </w:r>
      </w:ins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ins w:id="127" w:author="PR Preview" w:date="2026-01-01T00:00:00Z">
        <w:r>
          <w:t xml:space="preserve"> </w:t>
        </w:r>
      </w:ins>
      <w:ins w:id="128" w:author="PR Preview" w:date="2026-01-01T00:00:00Z">
        <w:r>
          <w:t xml:space="preserve">random variable has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ins w:id="129" w:author="PR Preview" w:date="2026-01-01T00:00:00Z">
        <w:r>
          <w:rPr>
            <w:b/>
            <w:bCs/>
          </w:rPr>
          <w:t xml:space="preserve">Theorem 1 (A sum of IID Bernoulli variables is binomial)</w:t>
        </w:r>
      </w:ins>
      <w:ins w:id="130" w:author="PR Preview" w:date="2026-01-01T00:00:00Z">
        <w:r>
          <w:t xml:space="preserve"> </w:t>
        </w:r>
      </w:ins>
      <w:ins w:id="131" w:author="PR Preview" w:date="2026-01-01T00:00:00Z">
        <w:r>
          <w:t xml:space="preserve">If</w:t>
        </w:r>
      </w:ins>
      <w:ins w:id="132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are</w:t>
        </w:r>
      </w:ins>
      <w:ins w:id="135" w:author="PR Preview" w:date="2026-01-01T00:00:00Z">
        <w:r>
          <w:t xml:space="preserve"> </w:t>
        </w:r>
      </w:ins>
      <w:hyperlink r:id="rId25">
        <w:ins w:id="136" w:author="PR Preview" w:date="2026-01-01T00:00:00Z">
          <w:r>
            <w:rPr>
              <w:rStyle w:val="Hyperlink"/>
            </w:rPr>
            <w:t xml:space="preserve">IID</w:t>
          </w:r>
        </w:ins>
      </w:hyperlink>
      <w:ins w:id="137" w:author="PR Preview" w:date="2026-01-01T00:00:00Z">
        <w:r>
          <w:t xml:space="preserve"> </w:t>
        </w:r>
      </w:ins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138" w:author="PR Preview" w:date="2026-01-01T00:00:00Z">
        <w:r>
          <w:t xml:space="preserve"> </w:t>
        </w:r>
      </w:ins>
      <w:ins w:id="139" w:author="PR Preview" w:date="2026-01-01T00:00:00Z">
        <w:r>
          <w:t xml:space="preserve">random variables,</w:t>
        </w:r>
      </w:ins>
      <w:ins w:id="140" w:author="PR Preview" w:date="2026-01-01T00:00:00Z">
        <w:r>
          <w:t xml:space="preserve"> </w:t>
        </w:r>
      </w:ins>
      <w:ins w:id="141" w:author="PR Preview" w:date="2026-01-01T00:00:00Z">
        <w:r>
          <w:t xml:space="preserve">then their sum</w:t>
        </w:r>
      </w:ins>
      <w:ins w:id="142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143" w:author="PR Preview" w:date="2026-01-01T00:00:00Z">
        <w:r>
          <w:t xml:space="preserve"> </w:t>
        </w:r>
      </w:ins>
      <w:ins w:id="144" w:author="PR Preview" w:date="2026-01-01T00:00:00Z">
        <w:r>
          <w:t xml:space="preserve">has the</w:t>
        </w:r>
      </w:ins>
      <w:ins w:id="145" w:author="PR Preview" w:date="2026-01-01T00:00:00Z">
        <w:r>
          <w:t xml:space="preserve"> </w:t>
        </w:r>
      </w:ins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ins w:id="146" w:author="PR Preview" w:date="2026-01-01T00:00:00Z">
        <w:r>
          <w:t xml:space="preserve"> </w:t>
        </w:r>
      </w:ins>
      <w:ins w:id="147" w:author="PR Preview" w:date="2026-01-01T00:00:00Z">
        <w:r>
          <w:t xml:space="preserve">distribution.</w:t>
        </w:r>
      </w:ins>
    </w:p>
    <w:bookmarkEnd w:id="26"/>
    <w:p>
      <w:pPr>
        <w:pStyle w:val="BodyText"/>
      </w:pPr>
      <w:ins w:id="148" w:author="PR Preview" w:date="2026-01-01T00:00:00Z">
        <w:r>
          <w:rPr>
            <w:i/>
            <w:iCs/>
          </w:rPr>
          <w:t xml:space="preserve">Proof</w:t>
        </w:r>
      </w:ins>
      <w:ins w:id="149" w:author="PR Preview" w:date="2026-01-01T00:00:00Z">
        <w:r>
          <w:t xml:space="preserve">. </w:t>
        </w:r>
      </w:ins>
      <w:ins w:id="150" w:author="PR Preview" w:date="2026-01-01T00:00:00Z">
        <w:r>
          <w:t xml:space="preserve">Each</w:t>
        </w:r>
      </w:ins>
      <w:ins w:id="15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</m:oMath>
      <w:ins w:id="152" w:author="PR Preview" w:date="2026-01-01T00:00:00Z">
        <w:r>
          <w:t xml:space="preserve"> </w:t>
        </w:r>
      </w:ins>
      <w:ins w:id="153" w:author="PR Preview" w:date="2026-01-01T00:00:00Z">
        <w:r>
          <w:t xml:space="preserve">is</w:t>
        </w:r>
      </w:ins>
      <w:ins w:id="154" w:author="PR Preview" w:date="2026-01-01T00:00:00Z">
        <w:r>
          <w:t xml:space="preserve"> </w:t>
        </w:r>
      </w:ins>
      <m:oMath>
        <m:r>
          <m:t>0</m:t>
        </m:r>
      </m:oMath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or</w:t>
        </w:r>
      </w:ins>
      <w:ins w:id="157" w:author="PR Preview" w:date="2026-01-01T00:00:00Z">
        <w:r>
          <w:t xml:space="preserve"> </w:t>
        </w:r>
      </w:ins>
      <m:oMath>
        <m:r>
          <m:t>1</m:t>
        </m:r>
      </m:oMath>
      <w:ins w:id="158" w:author="PR Preview" w:date="2026-01-01T00:00:00Z">
        <w:r>
          <w:t xml:space="preserve">, so</w:t>
        </w:r>
      </w:ins>
      <w:ins w:id="159" w:author="PR Preview" w:date="2026-01-01T00:00:00Z">
        <w:r>
          <w:t xml:space="preserve"> </w:t>
        </w:r>
      </w:ins>
      <m:oMath>
        <m:r>
          <m:t>S</m:t>
        </m:r>
      </m:oMath>
      <w:ins w:id="160" w:author="PR Preview" w:date="2026-01-01T00:00:00Z">
        <w:r>
          <w:t xml:space="preserve"> </w:t>
        </w:r>
      </w:ins>
      <w:ins w:id="161" w:author="PR Preview" w:date="2026-01-01T00:00:00Z">
        <w:r>
          <w:t xml:space="preserve">takes values in</w:t>
        </w:r>
      </w:ins>
      <w:ins w:id="162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63" w:author="PR Preview" w:date="2026-01-01T00:00:00Z">
        <w:r>
          <w:t xml:space="preserve">.</w:t>
        </w:r>
      </w:ins>
      <w:ins w:id="164" w:author="PR Preview" w:date="2026-01-01T00:00:00Z">
        <w:r>
          <w:t xml:space="preserve"> </w:t>
        </w:r>
      </w:ins>
      <w:ins w:id="165" w:author="PR Preview" w:date="2026-01-01T00:00:00Z">
        <w:r>
          <w:t xml:space="preserve">Fix</w:t>
        </w:r>
      </w:ins>
      <w:ins w:id="166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ins w:id="167" w:author="PR Preview" w:date="2026-01-01T00:00:00Z">
        <w:r>
          <w:t xml:space="preserve">,</w:t>
        </w:r>
      </w:ins>
      <w:ins w:id="168" w:author="PR Preview" w:date="2026-01-01T00:00:00Z">
        <w:r>
          <w:t xml:space="preserve"> </w:t>
        </w:r>
      </w:ins>
      <w:ins w:id="169" w:author="PR Preview" w:date="2026-01-01T00:00:00Z">
        <w:r>
          <w:t xml:space="preserve">and let</w:t>
        </w:r>
      </w:ins>
      <w:ins w:id="170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x</m:t>
            </m:r>
          </m:sub>
        </m:sSub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be the set of sequences</w:t>
        </w:r>
      </w:ins>
      <w:ins w:id="173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ins w:id="174" w:author="PR Preview" w:date="2026-01-01T00:00:00Z">
        <w:r>
          <w:t xml:space="preserve"> </w:t>
        </w:r>
      </w:ins>
      <w:ins w:id="175" w:author="PR Preview" w:date="2026-01-01T00:00:00Z">
        <w:r>
          <w:t xml:space="preserve">with exactly</w:t>
        </w:r>
      </w:ins>
      <w:ins w:id="176" w:author="PR Preview" w:date="2026-01-01T00:00:00Z">
        <w:r>
          <w:t xml:space="preserve"> </w:t>
        </w:r>
      </w:ins>
      <m:oMath>
        <m:r>
          <m:t>x</m:t>
        </m:r>
      </m:oMath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ones.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The event</w:t>
        </w:r>
      </w:ins>
      <w:ins w:id="181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is the disjoint union of the events</w:t>
        </w:r>
      </w:ins>
      <w:ins w:id="184" w:author="PR Preview" w:date="2026-01-01T00:00:00Z">
        <w:r>
          <w:t xml:space="preserve"> </w:t>
        </w:r>
      </w:ins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ins w:id="185" w:author="PR Preview" w:date="2026-01-01T00:00:00Z">
        <w:r>
          <w:t xml:space="preserve"> </w:t>
        </w:r>
      </w:ins>
      <w:ins w:id="186" w:author="PR Preview" w:date="2026-01-01T00:00:00Z">
        <w:r>
          <w:t xml:space="preserve">over</w:t>
        </w:r>
      </w:ins>
      <w:ins w:id="1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ins w:id="188" w:author="PR Preview" w:date="2026-01-01T00:00:00Z">
        <w:r>
          <w:t xml:space="preserve">.</w:t>
        </w:r>
      </w:ins>
      <w:ins w:id="189" w:author="PR Preview" w:date="2026-01-01T00:00:00Z">
        <w:r>
          <w:t xml:space="preserve"> </w:t>
        </w:r>
      </w:ins>
      <w:ins w:id="190" w:author="PR Preview" w:date="2026-01-01T00:00:00Z">
        <w:r>
          <w:t xml:space="preserve">For one such sequence: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191" w:author="PR Preview" w:date="2026-01-01T00:00:00Z">
        <w:r>
          <w:t xml:space="preserve">Choosing which</w:t>
        </w:r>
      </w:ins>
      <w:ins w:id="192" w:author="PR Preview" w:date="2026-01-01T00:00:00Z">
        <w:r>
          <w:t xml:space="preserve"> </w:t>
        </w:r>
      </w:ins>
      <m:oMath>
        <m:r>
          <m:t>x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of the</w:t>
        </w:r>
      </w:ins>
      <w:ins w:id="195" w:author="PR Preview" w:date="2026-01-01T00:00:00Z">
        <w:r>
          <w:t xml:space="preserve"> </w:t>
        </w:r>
      </w:ins>
      <m:oMath>
        <m:r>
          <m:t>n</m:t>
        </m:r>
      </m:oMath>
      <w:ins w:id="196" w:author="PR Preview" w:date="2026-01-01T00:00:00Z">
        <w:r>
          <w:t xml:space="preserve"> </w:t>
        </w:r>
      </w:ins>
      <w:ins w:id="197" w:author="PR Preview" w:date="2026-01-01T00:00:00Z">
        <w:r>
          <w:t xml:space="preserve">positions hold the ones</w:t>
        </w:r>
      </w:ins>
      <w:ins w:id="198" w:author="PR Preview" w:date="2026-01-01T00:00:00Z">
        <w:r>
          <w:t xml:space="preserve"> </w:t>
        </w:r>
      </w:ins>
      <w:ins w:id="199" w:author="PR Preview" w:date="2026-01-01T00:00:00Z">
        <w:r>
          <w:t xml:space="preserve">determines the sequence,</w:t>
        </w:r>
      </w:ins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so</w:t>
        </w:r>
      </w:ins>
      <w:ins w:id="202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x</m:t>
            </m:r>
          </m:sub>
        </m:sSub>
      </m:oMath>
      <w:ins w:id="203" w:author="PR Preview" w:date="2026-01-01T00:00:00Z">
        <w:r>
          <w:t xml:space="preserve"> </w:t>
        </w:r>
      </w:ins>
      <w:ins w:id="204" w:author="PR Preview" w:date="2026-01-01T00:00:00Z">
        <w:r>
          <w:t xml:space="preserve">has</w:t>
        </w:r>
      </w:ins>
      <w:ins w:id="205" w:author="PR Preview" w:date="2026-01-01T00:00:00Z">
        <w:r>
          <w:t xml:space="preserve"> </w:t>
        </w:r>
      </w:ins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ins w:id="206" w:author="PR Preview" w:date="2026-01-01T00:00:00Z">
        <w:r>
          <w:t xml:space="preserve"> </w:t>
        </w:r>
      </w:ins>
      <w:ins w:id="207" w:author="PR Preview" w:date="2026-01-01T00:00:00Z">
        <w:r>
          <w:t xml:space="preserve">elements.</w:t>
        </w:r>
      </w:ins>
      <w:ins w:id="208" w:author="PR Preview" w:date="2026-01-01T00:00:00Z">
        <w:r>
          <w:t xml:space="preserve"> </w:t>
        </w:r>
      </w:ins>
      <w:ins w:id="209" w:author="PR Preview" w:date="2026-01-01T00:00:00Z">
        <w:r>
          <w:t xml:space="preserve">Therefore:</w:t>
        </w:r>
      </w:ins>
    </w:p>
    <w:p>
      <w:pPr>
        <w:pStyle w:val="BodyText"/>
      </w:pPr>
      <w:ins w:id="210" w:author="PR Preview" w:date="2026-01-01T00:00:00Z">
        <w:r>
          <w:t xml:space="preserve">$$
    \begin{aligned}
    \operatorname{P}(S = x)
    &amp;= \sum_{(s_1, \ldots, s_n) \in A_x} \operatorname{P}(X_1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  </w:r>
      </w:ins>
    </w:p>
    <w:p>
      <w:pPr>
        <w:pStyle w:val="FirstParagraph"/>
      </w:pPr>
      <w:ins w:id="211" w:author="PR Preview" w:date="2026-01-01T00:00:00Z">
        <w:r>
          <w:t xml:space="preserve">which is</w:t>
        </w:r>
      </w:ins>
      <w:ins w:id="212" w:author="PR Preview" w:date="2026-01-01T00:00:00Z">
        <w:r>
          <w:t xml:space="preserve"> </w:t>
        </w:r>
      </w:ins>
      <w:hyperlink w:anchor="eq-binom-pmf">
        <w:ins w:id="213" w:author="PR Preview" w:date="2026-01-01T00:00:00Z">
          <w:r>
            <w:rPr>
              <w:rStyle w:val="Hyperlink"/>
            </w:rPr>
            <w:t xml:space="preserve">Equation 1</w:t>
          </w:r>
        </w:ins>
      </w:hyperlink>
      <w:ins w:id="214" w:author="PR Preview" w:date="2026-01-01T00:00:00Z">
        <w:r>
          <w:t xml:space="preserve">.</w:t>
        </w:r>
      </w:ins>
    </w:p>
    <w:bookmarkStart w:id="27" w:name="exm-binomial-sum-bernoulli"/>
    <w:p>
      <w:pPr>
        <w:pStyle w:val="BodyText"/>
      </w:pPr>
      <w:ins w:id="215" w:author="PR Preview" w:date="2026-01-01T00:00:00Z">
        <w:r>
          <w:rPr>
            <w:b/>
            <w:bCs/>
          </w:rPr>
          <w:t xml:space="preserve">Example 4 (Counting treatment responders)</w:t>
        </w:r>
      </w:ins>
      <w:ins w:id="216" w:author="PR Preview" w:date="2026-01-01T00:00:00Z">
        <w:r>
          <w:t xml:space="preserve"> </w:t>
        </w:r>
      </w:ins>
      <w:ins w:id="217" w:author="PR Preview" w:date="2026-01-01T00:00:00Z">
        <w:r>
          <w:t xml:space="preserve">Suppose five patients each respond to a treatment with probability</w:t>
        </w:r>
      </w:ins>
      <w:ins w:id="218" w:author="PR Preview" w:date="2026-01-01T00:00:00Z">
        <w:r>
          <w:t xml:space="preserve"> </w:t>
        </w:r>
      </w:ins>
      <m:oMath>
        <m:r>
          <m:t>0.2</m:t>
        </m:r>
      </m:oMath>
      <w:ins w:id="219" w:author="PR Preview" w:date="2026-01-01T00:00:00Z">
        <w:r>
          <w:t xml:space="preserve">,</w:t>
        </w:r>
      </w:ins>
      <w:ins w:id="220" w:author="PR Preview" w:date="2026-01-01T00:00:00Z">
        <w:r>
          <w:t xml:space="preserve"> </w:t>
        </w:r>
      </w:ins>
      <w:ins w:id="221" w:author="PR Preview" w:date="2026-01-01T00:00:00Z">
        <w:r>
          <w:t xml:space="preserve">independently of one another,</w:t>
        </w:r>
      </w:ins>
      <w:ins w:id="222" w:author="PR Preview" w:date="2026-01-01T00:00:00Z">
        <w:r>
          <w:t xml:space="preserve"> </w:t>
        </w:r>
      </w:ins>
      <w:ins w:id="223" w:author="PR Preview" w:date="2026-01-01T00:00:00Z">
        <w:r>
          <w:t xml:space="preserve">and let</w:t>
        </w:r>
      </w:ins>
      <w:ins w:id="224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if patient</w:t>
        </w:r>
      </w:ins>
      <w:ins w:id="227" w:author="PR Preview" w:date="2026-01-01T00:00:00Z">
        <w:r>
          <w:t xml:space="preserve"> </w:t>
        </w:r>
      </w:ins>
      <m:oMath>
        <m:r>
          <m:t>i</m:t>
        </m:r>
      </m:oMath>
      <w:ins w:id="228" w:author="PR Preview" w:date="2026-01-01T00:00:00Z">
        <w:r>
          <w:t xml:space="preserve"> </w:t>
        </w:r>
      </w:ins>
      <w:ins w:id="229" w:author="PR Preview" w:date="2026-01-01T00:00:00Z">
        <w:r>
          <w:t xml:space="preserve">responds and</w:t>
        </w:r>
      </w:ins>
      <w:ins w:id="230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ins w:id="231" w:author="PR Preview" w:date="2026-01-01T00:00:00Z">
        <w:r>
          <w:t xml:space="preserve"> </w:t>
        </w:r>
      </w:ins>
      <w:ins w:id="232" w:author="PR Preview" w:date="2026-01-01T00:00:00Z">
        <w:r>
          <w:t xml:space="preserve">otherwise.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By</w:t>
        </w:r>
      </w:ins>
      <w:ins w:id="235" w:author="PR Preview" w:date="2026-01-01T00:00:00Z">
        <w:r>
          <w:t xml:space="preserve"> </w:t>
        </w:r>
      </w:ins>
      <w:hyperlink w:anchor="thm-binomial-sum-bernoulli">
        <w:ins w:id="236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37" w:author="PR Preview" w:date="2026-01-01T00:00:00Z">
        <w:r>
          <w:t xml:space="preserve">,</w:t>
        </w:r>
      </w:ins>
      <w:ins w:id="238" w:author="PR Preview" w:date="2026-01-01T00:00:00Z">
        <w:r>
          <w:t xml:space="preserve"> </w:t>
        </w:r>
      </w:ins>
      <w:ins w:id="239" w:author="PR Preview" w:date="2026-01-01T00:00:00Z">
        <w:r>
          <w:t xml:space="preserve">the number of responders</w:t>
        </w:r>
      </w:ins>
      <w:ins w:id="240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is</w:t>
        </w:r>
      </w:ins>
      <w:ins w:id="243" w:author="PR Preview" w:date="2026-01-01T00:00:00Z">
        <w:r>
          <w:t xml:space="preserve"> </w:t>
        </w:r>
      </w:ins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ins w:id="244" w:author="PR Preview" w:date="2026-01-01T00:00:00Z">
        <w:r>
          <w:t xml:space="preserve">,</w:t>
        </w:r>
      </w:ins>
      <w:ins w:id="245" w:author="PR Preview" w:date="2026-01-01T00:00:00Z">
        <w:r>
          <w:t xml:space="preserve"> </w:t>
        </w:r>
      </w:ins>
      <w:ins w:id="246" w:author="PR Preview" w:date="2026-01-01T00:00:00Z">
        <w:r>
          <w:t xml:space="preserve">so the probability that nobody responds is:</w:t>
        </w:r>
      </w:ins>
    </w:p>
    <w:p>
      <w:pPr>
        <w:pStyle w:val="BodyText"/>
      </w:pPr>
      <w:ins w:id="247" w:author="PR Preview" w:date="2026-01-01T00:00:00Z">
        <w:r>
          <w:t xml:space="preserve">$$
    \begin{aligned}
    \operatorname{P}(S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  </w:r>
      </w:ins>
    </w:p>
    <w:bookmarkEnd w:id="27"/>
    <w:bookmarkStart w:id="28" w:name="thm-binomial-moments"/>
    <w:p>
      <w:pPr>
        <w:pStyle w:val="FirstParagraph"/>
      </w:pPr>
      <w:ins w:id="248" w:author="PR Preview" w:date="2026-01-01T00:00:00Z">
        <w:r>
          <w:rPr>
            <w:b/>
            <w:bCs/>
          </w:rPr>
          <w:t xml:space="preserve">Theorem 2 (Mean and variance of the binomial distribution)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If</w:t>
        </w:r>
      </w:ins>
      <w:ins w:id="2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ins w:id="252" w:author="PR Preview" w:date="2026-01-01T00:00:00Z">
        <w:r>
          <w:t xml:space="preserve">, then: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ins w:id="253" w:author="PR Preview" w:date="2026-01-01T00:00:00Z">
        <w:r>
          <w:t xml:space="preserve">​</w:t>
        </w:r>
      </w:ins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ins w:id="254" w:author="PR Preview" w:date="2026-01-01T00:00:00Z">
        <w:r>
          <w:t xml:space="preserve">​</w:t>
        </w:r>
      </w:ins>
    </w:p>
    <w:bookmarkEnd w:id="28"/>
    <w:p>
      <w:pPr>
        <w:pStyle w:val="FirstParagraph"/>
      </w:pPr>
      <w:ins w:id="255" w:author="PR Preview" w:date="2026-01-01T00:00:00Z">
        <w:r>
          <w:rPr>
            <w:i/>
            <w:iCs/>
          </w:rPr>
          <w:t xml:space="preserve">Proof</w:t>
        </w:r>
      </w:ins>
      <w:ins w:id="256" w:author="PR Preview" w:date="2026-01-01T00:00:00Z">
        <w:r>
          <w:t xml:space="preserve">. </w:t>
        </w:r>
      </w:ins>
      <w:ins w:id="257" w:author="PR Preview" w:date="2026-01-01T00:00:00Z">
        <w:r>
          <w:t xml:space="preserve">The mean and variance of</w:t>
        </w:r>
      </w:ins>
      <w:ins w:id="258" w:author="PR Preview" w:date="2026-01-01T00:00:00Z">
        <w:r>
          <w:t xml:space="preserve"> </w:t>
        </w:r>
      </w:ins>
      <m:oMath>
        <m:r>
          <m:t>X</m:t>
        </m:r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depend only on its distribution,</w:t>
        </w:r>
      </w:ins>
      <w:ins w:id="261" w:author="PR Preview" w:date="2026-01-01T00:00:00Z">
        <w:r>
          <w:t xml:space="preserve"> </w:t>
        </w:r>
      </w:ins>
      <w:ins w:id="262" w:author="PR Preview" w:date="2026-01-01T00:00:00Z">
        <w:r>
          <w:t xml:space="preserve">so by</w:t>
        </w:r>
      </w:ins>
      <w:ins w:id="263" w:author="PR Preview" w:date="2026-01-01T00:00:00Z">
        <w:r>
          <w:t xml:space="preserve"> </w:t>
        </w:r>
      </w:ins>
      <w:hyperlink w:anchor="thm-binomial-sum-bernoulli">
        <w:ins w:id="264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65" w:author="PR Preview" w:date="2026-01-01T00:00:00Z">
        <w:r>
          <w:t xml:space="preserve"> </w:t>
        </w:r>
      </w:ins>
      <w:ins w:id="266" w:author="PR Preview" w:date="2026-01-01T00:00:00Z">
        <w:r>
          <w:t xml:space="preserve">we can compute them for</w:t>
        </w:r>
      </w:ins>
      <w:ins w:id="267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ins w:id="268" w:author="PR Preview" w:date="2026-01-01T00:00:00Z">
        <w:r>
          <w:t xml:space="preserve">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where</w:t>
        </w:r>
      </w:ins>
      <w:ins w:id="271" w:author="PR Preview" w:date="2026-01-01T00:00:00Z">
        <w: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ins w:id="272" w:author="PR Preview" w:date="2026-01-01T00:00:00Z">
        <w:r>
          <w:t xml:space="preserve"> </w:t>
        </w:r>
      </w:ins>
      <w:ins w:id="273" w:author="PR Preview" w:date="2026-01-01T00:00:00Z">
        <w:r>
          <w:t xml:space="preserve">are IID</w:t>
        </w:r>
      </w:ins>
      <w:ins w:id="274" w:author="PR Preview" w:date="2026-01-01T00:00:00Z">
        <w:r>
          <w:t xml:space="preserve"> </w:t>
        </w:r>
      </w:ins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ins w:id="275" w:author="PR Preview" w:date="2026-01-01T00:00:00Z">
        <w:r>
          <w:t xml:space="preserve">.</w:t>
        </w:r>
      </w:ins>
      <w:ins w:id="276" w:author="PR Preview" w:date="2026-01-01T00:00:00Z">
        <w:r>
          <w:t xml:space="preserve"> </w:t>
        </w:r>
      </w:ins>
      <w:ins w:id="277" w:author="PR Preview" w:date="2026-01-01T00:00:00Z">
        <w:r>
          <w:t xml:space="preserve">For the mean,</w:t>
        </w:r>
      </w:ins>
      <w:ins w:id="278" w:author="PR Preview" w:date="2026-01-01T00:00:00Z">
        <w:r>
          <w:t xml:space="preserve"> </w:t>
        </w:r>
      </w:ins>
      <w:ins w:id="279" w:author="PR Preview" w:date="2026-01-01T00:00:00Z">
        <w:r>
          <w:t xml:space="preserve">apply</w:t>
        </w:r>
      </w:ins>
      <w:ins w:id="280" w:author="PR Preview" w:date="2026-01-01T00:00:00Z">
        <w:r>
          <w:t xml:space="preserve"> </w:t>
        </w:r>
      </w:ins>
      <w:hyperlink r:id="rId29">
        <w:ins w:id="281" w:author="PR Preview" w:date="2026-01-01T00:00:00Z">
          <w:r>
            <w:rPr>
              <w:rStyle w:val="Hyperlink"/>
            </w:rPr>
            <w:t xml:space="preserve">linearity of expectation</w:t>
          </w:r>
        </w:ins>
      </w:hyperlink>
      <w:ins w:id="28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83" w:author="PR Preview" w:date="2026-01-01T00:00:00Z">
        <w:r>
          <w:t xml:space="preserve"> </w:t>
        </w:r>
      </w:ins>
      <w:ins w:id="284" w:author="PR Preview" w:date="2026-01-01T00:00:00Z">
        <w:r>
          <w:t xml:space="preserve">times,</w:t>
        </w:r>
      </w:ins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then the</w:t>
        </w:r>
      </w:ins>
      <w:ins w:id="287" w:author="PR Preview" w:date="2026-01-01T00:00:00Z">
        <w:r>
          <w:t xml:space="preserve"> </w:t>
        </w:r>
      </w:ins>
      <w:hyperlink r:id="rId15">
        <w:ins w:id="288" w:author="PR Preview" w:date="2026-01-01T00:00:00Z">
          <w:r>
            <w:rPr>
              <w:rStyle w:val="Hyperlink"/>
            </w:rPr>
            <w:t xml:space="preserve">Bernoulli mean</w:t>
          </w:r>
        </w:ins>
      </w:hyperlink>
      <w:ins w:id="28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90" w:author="PR Preview" w:date="2026-01-01T00:00:00Z">
        <w:r>
          <w:t xml:space="preserve">For the variance,</w:t>
        </w:r>
      </w:ins>
      <w:ins w:id="291" w:author="PR Preview" w:date="2026-01-01T00:00:00Z">
        <w:r>
          <w:t xml:space="preserve"> </w:t>
        </w:r>
      </w:ins>
      <w:ins w:id="292" w:author="PR Preview" w:date="2026-01-01T00:00:00Z">
        <w:r>
          <w:t xml:space="preserve">apply the</w:t>
        </w:r>
      </w:ins>
      <w:ins w:id="293" w:author="PR Preview" w:date="2026-01-01T00:00:00Z">
        <w:r>
          <w:t xml:space="preserve"> </w:t>
        </w:r>
      </w:ins>
      <w:hyperlink r:id="rId30">
        <w:ins w:id="294" w:author="PR Preview" w:date="2026-01-01T00:00:00Z">
          <w:r>
            <w:rPr>
              <w:rStyle w:val="Hyperlink"/>
            </w:rPr>
            <w:t xml:space="preserve">variance of a linear combination</w:t>
          </w:r>
        </w:ins>
      </w:hyperlink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with</w:t>
        </w:r>
      </w:ins>
      <w:ins w:id="297" w:author="PR Preview" w:date="2026-01-01T00:00:00Z">
        <w:r>
          <w:t xml:space="preserve"> </w:t>
        </w:r>
      </w:ins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ins w:id="298" w:author="PR Preview" w:date="2026-01-01T00:00:00Z">
        <w:r>
          <w:t xml:space="preserve">,</w:t>
        </w:r>
      </w:ins>
      <w:ins w:id="299" w:author="PR Preview" w:date="2026-01-01T00:00:00Z">
        <w:r>
          <w:t xml:space="preserve"> </w:t>
        </w:r>
      </w:ins>
      <w:ins w:id="300" w:author="PR Preview" w:date="2026-01-01T00:00:00Z">
        <w:r>
          <w:t xml:space="preserve">then</w:t>
        </w:r>
      </w:ins>
      <w:ins w:id="301" w:author="PR Preview" w:date="2026-01-01T00:00:00Z">
        <w:r>
          <w:t xml:space="preserve"> </w:t>
        </w:r>
      </w:ins>
      <w:hyperlink r:id="rId31">
        <w:ins w:id="302" w:author="PR Preview" w:date="2026-01-01T00:00:00Z">
          <w:r>
            <w:rPr>
              <w:rStyle w:val="Hyperlink"/>
            </w:rPr>
            <w:t xml:space="preserve">independent components give a diagonal variance matrix</w:t>
          </w:r>
        </w:ins>
      </w:hyperlink>
      <w:ins w:id="303" w:author="PR Preview" w:date="2026-01-01T00:00:00Z">
        <w:r>
          <w:t xml:space="preserve">,</w:t>
        </w:r>
      </w:ins>
      <w:ins w:id="304" w:author="PR Preview" w:date="2026-01-01T00:00:00Z">
        <w:r>
          <w:t xml:space="preserve"> </w:t>
        </w:r>
      </w:ins>
      <w:ins w:id="305" w:author="PR Preview" w:date="2026-01-01T00:00:00Z">
        <w:r>
          <w:t xml:space="preserve">then the</w:t>
        </w:r>
      </w:ins>
      <w:ins w:id="306" w:author="PR Preview" w:date="2026-01-01T00:00:00Z">
        <w:r>
          <w:t xml:space="preserve"> </w:t>
        </w:r>
      </w:ins>
      <w:hyperlink r:id="rId16">
        <w:ins w:id="307" w:author="PR Preview" w:date="2026-01-01T00:00:00Z">
          <w:r>
            <w:rPr>
              <w:rStyle w:val="Hyperlink"/>
            </w:rPr>
            <w:t xml:space="preserve">Bernoulli variance</w:t>
          </w:r>
        </w:ins>
      </w:hyperlink>
      <w:ins w:id="308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ins w:id="309" w:author="PR Preview" w:date="2026-01-01T00:00:00Z">
        <w:r>
          <w:rPr>
            <w:b/>
            <w:bCs/>
          </w:rPr>
          <w:t xml:space="preserve">Example 5 (Expected number of responders)</w:t>
        </w:r>
      </w:ins>
      <w:ins w:id="310" w:author="PR Preview" w:date="2026-01-01T00:00:00Z">
        <w:r>
          <w:t xml:space="preserve"> </w:t>
        </w:r>
      </w:ins>
      <w:ins w:id="311" w:author="PR Preview" w:date="2026-01-01T00:00:00Z">
        <w:r>
          <w:t xml:space="preserve">In</w:t>
        </w:r>
      </w:ins>
      <w:ins w:id="312" w:author="PR Preview" w:date="2026-01-01T00:00:00Z">
        <w:r>
          <w:t xml:space="preserve"> </w:t>
        </w:r>
      </w:ins>
      <w:hyperlink w:anchor="exm-binomial-sum-bernoulli">
        <w:ins w:id="313" w:author="PR Preview" w:date="2026-01-01T00:00:00Z">
          <w:r>
            <w:rPr>
              <w:rStyle w:val="Hyperlink"/>
            </w:rPr>
            <w:t xml:space="preserve">Example 4</w:t>
          </w:r>
        </w:ins>
      </w:hyperlink>
      <w:ins w:id="314" w:author="PR Preview" w:date="2026-01-01T00:00:00Z">
        <w:r>
          <w:t xml:space="preserve">,</w:t>
        </w:r>
      </w:ins>
      <w:ins w:id="315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ins w:id="316" w:author="PR Preview" w:date="2026-01-01T00:00:00Z">
        <w:r>
          <w:t xml:space="preserve">.</w:t>
        </w:r>
      </w:ins>
      <w:ins w:id="317" w:author="PR Preview" w:date="2026-01-01T00:00:00Z">
        <w:r>
          <w:t xml:space="preserve"> </w:t>
        </w:r>
      </w:ins>
      <w:ins w:id="318" w:author="PR Preview" w:date="2026-01-01T00:00:00Z">
        <w:r>
          <w:t xml:space="preserve">By</w:t>
        </w:r>
      </w:ins>
      <w:ins w:id="319" w:author="PR Preview" w:date="2026-01-01T00:00:00Z">
        <w:r>
          <w:t xml:space="preserve"> </w:t>
        </w:r>
      </w:ins>
      <w:hyperlink w:anchor="thm-binomial-moments">
        <w:ins w:id="320" w:author="PR Preview" w:date="2026-01-01T00:00:00Z">
          <w:r>
            <w:rPr>
              <w:rStyle w:val="Hyperlink"/>
            </w:rPr>
            <w:t xml:space="preserve">Theorem 2</w:t>
          </w:r>
        </w:ins>
      </w:hyperlink>
      <w:ins w:id="32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ins w:id="322" w:author="PR Preview" w:date="2026-01-01T00:00:00Z">
        <w:r>
          <w:t xml:space="preserve">On average, one of the five patients responds.</w:t>
        </w:r>
      </w:ins>
    </w:p>
    <w:bookmarkEnd w:id="32"/>
    <w:bookmarkEnd w:id="33"/>
    <w:bookmarkStart w:id="77" w:name="sec-poisson-dist"/>
    <w:p>
      <w:pPr>
        <w:pStyle w:val="Heading2"/>
      </w:pPr>
      <w:ins w:id="323" w:author="PR Preview" w:date="2026-01-01T00:00:00Z">
        <w:r>
          <w:t xml:space="preserve">3 The Poisson distribution</w:t>
        </w:r>
      </w:ins>
    </w:p>
    <w:bookmarkStart w:id="35" w:name="def-poisson"/>
    <w:p>
      <w:pPr>
        <w:pStyle w:val="FirstParagraph"/>
      </w:pPr>
      <w:ins w:id="324" w:author="PR Preview" w:date="2026-01-01T00:00:00Z">
        <w:r>
          <w:rPr>
            <w:b/>
            <w:bCs/>
          </w:rPr>
          <w:t xml:space="preserve">Definition 2 (Poisson distribution)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A random variable</w:t>
        </w:r>
      </w:ins>
      <w:ins w:id="327" w:author="PR Preview" w:date="2026-01-01T00:00:00Z">
        <w:r>
          <w:t xml:space="preserve"> </w:t>
        </w:r>
      </w:ins>
      <m:oMath>
        <m:r>
          <m:t>Y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has the</w:t>
        </w:r>
      </w:ins>
      <w:ins w:id="330" w:author="PR Preview" w:date="2026-01-01T00:00:00Z">
        <w:r>
          <w:t xml:space="preserve"> </w:t>
        </w:r>
      </w:ins>
      <w:ins w:id="331" w:author="PR Preview" w:date="2026-01-01T00:00:00Z">
        <w:r>
          <w:rPr>
            <w:b/>
            <w:bCs/>
          </w:rPr>
          <w:t xml:space="preserve">Poisson distribution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with mean parameter</w:t>
        </w:r>
      </w:ins>
      <w:ins w:id="33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335" w:author="PR Preview" w:date="2026-01-01T00:00:00Z">
        <w:r>
          <w:t xml:space="preserve">,</w:t>
        </w:r>
      </w:ins>
      <w:ins w:id="336" w:author="PR Preview" w:date="2026-01-01T00:00:00Z">
        <w:r>
          <w:t xml:space="preserve"> </w:t>
        </w:r>
      </w:ins>
      <w:ins w:id="337" w:author="PR Preview" w:date="2026-01-01T00:00:00Z">
        <w:r>
          <w:t xml:space="preserve">written</w:t>
        </w:r>
      </w:ins>
      <w:ins w:id="338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339" w:author="PR Preview" w:date="2026-01-01T00:00:00Z">
        <w:r>
          <w:t xml:space="preserve">, if:</w:t>
        </w:r>
      </w:ins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del w:id="340" w:author="PR Preview" w:date="2026-01-01T00:00:00Z">
        <w:r>
          <w:rPr>
            <w:b/>
            <w:bCs/>
          </w:rPr>
          <w:delText xml:space="preserve">Theorem 1 (CDF of Poisson distribution)</w:delText>
        </w:r>
      </w:del>
      <w:del w:id="341" w:author="PR Preview" w:date="2026-01-01T00:00:00Z">
        <w:r>
          <w:delText xml:space="preserve"> </w:delText>
        </w:r>
      </w:del>
      <w:del w:id="342" w:author="PR Preview" w:date="2026-01-01T00:00:00Z">
        <w:r>
          <w:delText xml:space="preserve">If</w:delText>
        </w:r>
      </w:del>
      <w:del w:id="34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344" w:author="PR Preview" w:date="2026-01-01T00:00:00Z">
        <w:r>
          <w:delText xml:space="preserve">, then for every real number</w:delText>
        </w:r>
      </w:del>
      <w:del w:id="345" w:author="PR Preview" w:date="2026-01-01T00:00:00Z">
        <w:r>
          <w:delText xml:space="preserve"> </w:delText>
        </w:r>
      </w:del>
      <m:oMath>
        <m:r>
          <m:t>y</m:t>
        </m:r>
      </m:oMath>
      <w:del w:id="346" w:author="PR Preview" w:date="2026-01-01T00:00:00Z">
        <w:r>
          <w:delText xml:space="preserve">:</w:delText>
        </w:r>
      </w:del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del w:id="347" w:author="PR Preview" w:date="2026-01-01T00:00:00Z">
        <w:r>
          <w:rPr>
            <w:i/>
            <w:iCs/>
          </w:rPr>
          <w:delText xml:space="preserve">Proof</w:delText>
        </w:r>
      </w:del>
      <w:del w:id="348" w:author="PR Preview" w:date="2026-01-01T00:00:00Z">
        <w:r>
          <w:delText xml:space="preserve">. </w:delText>
        </w:r>
      </w:del>
      <w:del w:id="349" w:author="PR Preview" w:date="2026-01-01T00:00:00Z">
        <w:r>
          <w:delText xml:space="preserve">For</w:delText>
        </w:r>
      </w:del>
      <w:del w:id="350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&lt;</m:t>
        </m:r>
        <m:r>
          <m:t>0</m:t>
        </m:r>
      </m:oMath>
      <w:del w:id="351" w:author="PR Preview" w:date="2026-01-01T00:00:00Z">
        <w:r>
          <w:delText xml:space="preserve">, both sides are</w:delText>
        </w:r>
      </w:del>
      <w:del w:id="352" w:author="PR Preview" w:date="2026-01-01T00:00:00Z">
        <w:r>
          <w:delText xml:space="preserve"> </w:delText>
        </w:r>
      </w:del>
      <m:oMath>
        <m:r>
          <m:t>0</m:t>
        </m:r>
      </m:oMath>
      <w:del w:id="353" w:author="PR Preview" w:date="2026-01-01T00:00:00Z">
        <w:r>
          <w:delText xml:space="preserve"> </w:delText>
        </w:r>
      </w:del>
      <w:del w:id="354" w:author="PR Preview" w:date="2026-01-01T00:00:00Z">
        <w:r>
          <w:delText xml:space="preserve">(the sum is empty).</w:delText>
        </w:r>
      </w:del>
      <w:del w:id="355" w:author="PR Preview" w:date="2026-01-01T00:00:00Z">
        <w:r>
          <w:delText xml:space="preserve"> </w:delText>
        </w:r>
      </w:del>
      <w:del w:id="356" w:author="PR Preview" w:date="2026-01-01T00:00:00Z">
        <w:r>
          <w:delText xml:space="preserve">For any</w:delText>
        </w:r>
      </w:del>
      <w:del w:id="35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≥</m:t>
        </m:r>
        <m:r>
          <m:t>0</m:t>
        </m:r>
      </m:oMath>
      <w:del w:id="358" w:author="PR Preview" w:date="2026-01-01T00:00:00Z">
        <w:r>
          <w:delText xml:space="preserve">,</w:delText>
        </w:r>
      </w:del>
      <w:del w:id="359" w:author="PR Preview" w:date="2026-01-01T00:00:00Z">
        <w:r>
          <w:delText xml:space="preserve"> </w:delText>
        </w:r>
      </w:del>
      <w:del w:id="360" w:author="PR Preview" w:date="2026-01-01T00:00:00Z">
        <w:r>
          <w:delText xml:space="preserve">the event</w:delText>
        </w:r>
      </w:del>
      <w:del w:id="361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del w:id="362" w:author="PR Preview" w:date="2026-01-01T00:00:00Z">
        <w:r>
          <w:delText xml:space="preserve"> </w:delText>
        </w:r>
      </w:del>
      <w:del w:id="363" w:author="PR Preview" w:date="2026-01-01T00:00:00Z">
        <w:r>
          <w:delText xml:space="preserve">is the disjoint union of events</w:delText>
        </w:r>
      </w:del>
      <w:del w:id="364" w:author="PR Preview" w:date="2026-01-01T00:00:00Z">
        <w:r>
          <w:delText xml:space="preserve"> </w:delText>
        </w:r>
      </w:del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del w:id="365" w:author="PR Preview" w:date="2026-01-01T00:00:00Z">
        <w:r>
          <w:delText xml:space="preserve"> </w:delText>
        </w:r>
      </w:del>
      <w:del w:id="366" w:author="PR Preview" w:date="2026-01-01T00:00:00Z">
        <w:r>
          <w:delText xml:space="preserve">for all non-negative integers</w:delText>
        </w:r>
      </w:del>
      <w:del w:id="367" w:author="PR Preview" w:date="2026-01-01T00:00:00Z">
        <w:r>
          <w:delText xml:space="preserve"> </w:delText>
        </w:r>
      </w:del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del w:id="368" w:author="PR Preview" w:date="2026-01-01T00:00:00Z">
        <w:r>
          <w:delText xml:space="preserve">.</w:delText>
        </w:r>
      </w:del>
      <w:del w:id="369" w:author="PR Preview" w:date="2026-01-01T00:00:00Z">
        <w:r>
          <w:delText xml:space="preserve"> </w:delText>
        </w:r>
      </w:del>
      <w:del w:id="370" w:author="PR Preview" w:date="2026-01-01T00:00:00Z">
        <w:r>
          <w:delText xml:space="preserve">Applying the Poisson PMF (</w:delText>
        </w:r>
      </w:del>
      <w:hyperlink w:anchor="eq-pois-pmf">
        <w:del w:id="371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372" w:author="PR Preview" w:date="2026-01-01T00:00:00Z">
        <w:r>
          <w:delText xml:space="preserve">) and factoring out the common term</w:delText>
        </w:r>
      </w:del>
      <w:del w:id="373" w:author="PR Preview" w:date="2026-01-01T00:00:00Z">
        <w:r>
          <w:delText xml:space="preserve"> </w:delText>
        </w:r>
      </w:del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del w:id="37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375" w:author="PR Preview" w:date="2026-01-01T00:00:00Z">
        <w:r>
          <w:rPr>
            <w:b/>
            <w:bCs/>
          </w:rPr>
          <w:delText xml:space="preserve">Example 2 (Computing Poisson cumulative probabilities)</w:delText>
        </w:r>
      </w:del>
      <w:del w:id="376" w:author="PR Preview" w:date="2026-01-01T00:00:00Z">
        <w:r>
          <w:delText xml:space="preserve"> </w:delText>
        </w:r>
      </w:del>
      <w:del w:id="377" w:author="PR Preview" w:date="2026-01-01T00:00:00Z">
        <w:r>
          <w:delText xml:space="preserve">For a Poisson random variable</w:delText>
        </w:r>
      </w:del>
      <w:del w:id="37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del w:id="379" w:author="PR Preview" w:date="2026-01-01T00:00:00Z">
        <w:r>
          <w:delText xml:space="preserve">,</w:delText>
        </w:r>
      </w:del>
      <w:del w:id="380" w:author="PR Preview" w:date="2026-01-01T00:00:00Z">
        <w:r>
          <w:delText xml:space="preserve"> </w:delText>
        </w:r>
      </w:del>
      <w:del w:id="381" w:author="PR Preview" w:date="2026-01-01T00:00:00Z">
        <w:r>
          <w:delText xml:space="preserve">the probability of observing at most 2 events is computed as:</w:delText>
        </w:r>
      </w:del>
    </w:p>
    <w:p>
      <w:pPr>
        <w:pStyle w:val="FirstParagraph"/>
      </w:pPr>
      <w:ins w:id="382" w:author="PR Preview" w:date="2026-01-01T00:00:00Z">
        <w:r>
          <w:rPr>
            <w:b/>
            <w:bCs/>
          </w:rPr>
          <w:t xml:space="preserve">Theorem 3 (CDF of Poisson distribution)</w:t>
        </w:r>
      </w:ins>
      <w:ins w:id="383" w:author="PR Preview" w:date="2026-01-01T00:00:00Z">
        <w:r>
          <w:t xml:space="preserve"> </w:t>
        </w:r>
      </w:ins>
      <w:ins w:id="384" w:author="PR Preview" w:date="2026-01-01T00:00:00Z">
        <w:r>
          <w:t xml:space="preserve">If</w:t>
        </w:r>
      </w:ins>
      <w:ins w:id="38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386" w:author="PR Preview" w:date="2026-01-01T00:00:00Z">
        <w:r>
          <w:t xml:space="preserve">, then for every real number</w:t>
        </w:r>
      </w:ins>
      <w:ins w:id="387" w:author="PR Preview" w:date="2026-01-01T00:00:00Z">
        <w:r>
          <w:t xml:space="preserve"> </w:t>
        </w:r>
      </w:ins>
      <m:oMath>
        <m:r>
          <m:t>y</m:t>
        </m:r>
      </m:oMath>
      <w:ins w:id="388" w:author="PR Preview" w:date="2026-01-01T00:00:00Z">
        <w:r>
          <w:t xml:space="preserve">:</w:t>
        </w:r>
      </w:ins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ins w:id="389" w:author="PR Preview" w:date="2026-01-01T00:00:00Z">
        <w:r>
          <w:rPr>
            <w:i/>
            <w:iCs/>
          </w:rPr>
          <w:t xml:space="preserve">Proof</w:t>
        </w:r>
      </w:ins>
      <w:ins w:id="390" w:author="PR Preview" w:date="2026-01-01T00:00:00Z">
        <w:r>
          <w:t xml:space="preserve">. </w:t>
        </w:r>
      </w:ins>
      <w:ins w:id="391" w:author="PR Preview" w:date="2026-01-01T00:00:00Z">
        <w:r>
          <w:t xml:space="preserve">For</w:t>
        </w:r>
      </w:ins>
      <w:ins w:id="392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&lt;</m:t>
        </m:r>
        <m:r>
          <m:t>0</m:t>
        </m:r>
      </m:oMath>
      <w:ins w:id="393" w:author="PR Preview" w:date="2026-01-01T00:00:00Z">
        <w:r>
          <w:t xml:space="preserve">, both sides are</w:t>
        </w:r>
      </w:ins>
      <w:ins w:id="394" w:author="PR Preview" w:date="2026-01-01T00:00:00Z">
        <w:r>
          <w:t xml:space="preserve"> </w:t>
        </w:r>
      </w:ins>
      <m:oMath>
        <m:r>
          <m:t>0</m:t>
        </m:r>
      </m:oMath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(the sum is empty).</w:t>
        </w:r>
      </w:ins>
      <w:ins w:id="397" w:author="PR Preview" w:date="2026-01-01T00:00:00Z">
        <w:r>
          <w:t xml:space="preserve"> </w:t>
        </w:r>
      </w:ins>
      <w:ins w:id="398" w:author="PR Preview" w:date="2026-01-01T00:00:00Z">
        <w:r>
          <w:t xml:space="preserve">For any</w:t>
        </w:r>
      </w:ins>
      <w:ins w:id="39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≥</m:t>
        </m:r>
        <m:r>
          <m:t>0</m:t>
        </m:r>
      </m:oMath>
      <w:ins w:id="400" w:author="PR Preview" w:date="2026-01-01T00:00:00Z">
        <w:r>
          <w:t xml:space="preserve">,</w:t>
        </w:r>
      </w:ins>
      <w:ins w:id="401" w:author="PR Preview" w:date="2026-01-01T00:00:00Z">
        <w:r>
          <w:t xml:space="preserve"> </w:t>
        </w:r>
      </w:ins>
      <w:ins w:id="402" w:author="PR Preview" w:date="2026-01-01T00:00:00Z">
        <w:r>
          <w:t xml:space="preserve">the event</w:t>
        </w:r>
      </w:ins>
      <w:ins w:id="403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ins w:id="404" w:author="PR Preview" w:date="2026-01-01T00:00:00Z">
        <w:r>
          <w:t xml:space="preserve"> </w:t>
        </w:r>
      </w:ins>
      <w:ins w:id="405" w:author="PR Preview" w:date="2026-01-01T00:00:00Z">
        <w:r>
          <w:t xml:space="preserve">is the disjoint union of events</w:t>
        </w:r>
      </w:ins>
      <w:ins w:id="406" w:author="PR Preview" w:date="2026-01-01T00:00:00Z">
        <w:r>
          <w:t xml:space="preserve"> </w:t>
        </w:r>
      </w:ins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ins w:id="407" w:author="PR Preview" w:date="2026-01-01T00:00:00Z">
        <w:r>
          <w:t xml:space="preserve"> </w:t>
        </w:r>
      </w:ins>
      <w:ins w:id="408" w:author="PR Preview" w:date="2026-01-01T00:00:00Z">
        <w:r>
          <w:t xml:space="preserve">for all non-negative integers</w:t>
        </w:r>
      </w:ins>
      <w:ins w:id="409" w:author="PR Preview" w:date="2026-01-01T00:00:00Z">
        <w:r>
          <w:t xml:space="preserve"> </w:t>
        </w:r>
      </w:ins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ins w:id="410" w:author="PR Preview" w:date="2026-01-01T00:00:00Z">
        <w:r>
          <w:t xml:space="preserve">.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Applying the Poisson PMF (</w:t>
        </w:r>
      </w:ins>
      <w:hyperlink w:anchor="eq-pois-pmf">
        <w:ins w:id="413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414" w:author="PR Preview" w:date="2026-01-01T00:00:00Z">
        <w:r>
          <w:t xml:space="preserve">) and factoring out the common term</w:t>
        </w:r>
      </w:ins>
      <w:ins w:id="415" w:author="PR Preview" w:date="2026-01-01T00:00:00Z">
        <w:r>
          <w:t xml:space="preserve"> </w:t>
        </w:r>
      </w:ins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ins w:id="416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ins w:id="417" w:author="PR Preview" w:date="2026-01-01T00:00:00Z">
        <w:r>
          <w:rPr>
            <w:b/>
            <w:bCs/>
          </w:rPr>
          <w:t xml:space="preserve">Example 6 (Computing Poisson cumulative probabilities)</w:t>
        </w:r>
      </w:ins>
      <w:ins w:id="418" w:author="PR Preview" w:date="2026-01-01T00:00:00Z">
        <w:r>
          <w:t xml:space="preserve"> </w:t>
        </w:r>
      </w:ins>
      <w:ins w:id="419" w:author="PR Preview" w:date="2026-01-01T00:00:00Z">
        <w:r>
          <w:t xml:space="preserve">For a Poisson random variable</w:t>
        </w:r>
      </w:ins>
      <w:ins w:id="42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ins w:id="421" w:author="PR Preview" w:date="2026-01-01T00:00:00Z">
        <w:r>
          <w:t xml:space="preserve">,</w:t>
        </w:r>
      </w:ins>
      <w:ins w:id="422" w:author="PR Preview" w:date="2026-01-01T00:00:00Z">
        <w:r>
          <w:t xml:space="preserve"> </w:t>
        </w:r>
      </w:ins>
      <w:ins w:id="423" w:author="PR Preview" w:date="2026-01-01T00:00:00Z">
        <w:r>
          <w:t xml:space="preserve">the probability of observing at most 2 events is computed as: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del w:id="424" w:author="PR Preview" w:date="2026-01-01T00:00:00Z">
        <w:r>
          <w:rPr>
            <w:b/>
            <w:bCs/>
          </w:rPr>
          <w:delText xml:space="preserve">Theorem 2 (Mean and variance of the Poisson distribution)</w:delText>
        </w:r>
      </w:del>
      <w:del w:id="425" w:author="PR Preview" w:date="2026-01-01T00:00:00Z">
        <w:r>
          <w:delText xml:space="preserve"> </w:delText>
        </w:r>
      </w:del>
      <w:del w:id="426" w:author="PR Preview" w:date="2026-01-01T00:00:00Z">
        <w:r>
          <w:delText xml:space="preserve">If</w:delText>
        </w:r>
      </w:del>
      <w:del w:id="42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28" w:author="PR Preview" w:date="2026-01-01T00:00:00Z">
        <w:r>
          <w:delText xml:space="preserve">, then:</w:delText>
        </w:r>
      </w:del>
    </w:p>
    <w:p>
      <w:pPr>
        <w:pStyle w:val="FirstParagraph"/>
      </w:pPr>
      <w:ins w:id="429" w:author="PR Preview" w:date="2026-01-01T00:00:00Z">
        <w:r>
          <w:rPr>
            <w:b/>
            <w:bCs/>
          </w:rPr>
          <w:t xml:space="preserve">Theorem 4 (Mean and variance of the Poisson distribution)</w:t>
        </w:r>
      </w:ins>
      <w:ins w:id="430" w:author="PR Preview" w:date="2026-01-01T00:00:00Z">
        <w:r>
          <w:t xml:space="preserve"> </w:t>
        </w:r>
      </w:ins>
      <w:ins w:id="431" w:author="PR Preview" w:date="2026-01-01T00:00:00Z">
        <w:r>
          <w:t xml:space="preserve">If</w:t>
        </w:r>
      </w:ins>
      <w:ins w:id="43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33" w:author="PR Preview" w:date="2026-01-01T00:00:00Z">
        <w:r>
          <w:t xml:space="preserve">, then:</w:t>
        </w:r>
      </w:ins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del w:id="434" w:author="PR Preview" w:date="2026-01-01T00:00:00Z">
        <w:r>
          <w:rPr>
            <w:b/>
            <w:bCs/>
          </w:rPr>
          <w:delText xml:space="preserve">Theorem 3 (Ratio of consecutive Poisson probabilities, and the mode)</w:delText>
        </w:r>
      </w:del>
      <w:del w:id="435" w:author="PR Preview" w:date="2026-01-01T00:00:00Z">
        <w:r>
          <w:delText xml:space="preserve"> </w:delText>
        </w:r>
      </w:del>
      <w:del w:id="436" w:author="PR Preview" w:date="2026-01-01T00:00:00Z">
        <w:r>
          <w:delText xml:space="preserve">If</w:delText>
        </w:r>
      </w:del>
      <w:del w:id="43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438" w:author="PR Preview" w:date="2026-01-01T00:00:00Z">
        <w:r>
          <w:delText xml:space="preserve">, then:</w:delText>
        </w:r>
      </w:del>
    </w:p>
    <w:p>
      <w:pPr>
        <w:pStyle w:val="BodyText"/>
      </w:pPr>
      <w:ins w:id="439" w:author="PR Preview" w:date="2026-01-01T00:00:00Z">
        <w:r>
          <w:rPr>
            <w:b/>
            <w:bCs/>
          </w:rPr>
          <w:t xml:space="preserve">Theorem 5 (Ratio of consecutive Poisson probabilities, and the mode)</w:t>
        </w:r>
      </w:ins>
      <w:ins w:id="440" w:author="PR Preview" w:date="2026-01-01T00:00:00Z">
        <w:r>
          <w:t xml:space="preserve"> </w:t>
        </w:r>
      </w:ins>
      <w:ins w:id="441" w:author="PR Preview" w:date="2026-01-01T00:00:00Z">
        <w:r>
          <w:t xml:space="preserve">If</w:t>
        </w:r>
      </w:ins>
      <w:ins w:id="44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443" w:author="PR Preview" w:date="2026-01-01T00:00:00Z">
        <w:r>
          <w:t xml:space="preserve">, then:</w:t>
        </w:r>
      </w:ins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del w:id="444" w:author="PR Preview" w:date="2026-01-01T00:00:00Z">
        <w:r>
          <w:rPr>
            <w:b/>
            <w:bCs/>
          </w:rPr>
          <w:delText xml:space="preserve">Example 3 (Mode of a Poisson distribution)</w:delText>
        </w:r>
      </w:del>
      <w:del w:id="445" w:author="PR Preview" w:date="2026-01-01T00:00:00Z">
        <w:r>
          <w:delText xml:space="preserve"> </w:delText>
        </w:r>
      </w:del>
      <w:del w:id="446" w:author="PR Preview" w:date="2026-01-01T00:00:00Z">
        <w:r>
          <w:delText xml:space="preserve">For</w:delText>
        </w:r>
      </w:del>
      <w:del w:id="447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del w:id="448" w:author="PR Preview" w:date="2026-01-01T00:00:00Z">
        <w:r>
          <w:delText xml:space="preserve">,</w:delText>
        </w:r>
      </w:del>
      <w:del w:id="449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del w:id="450" w:author="PR Preview" w:date="2026-01-01T00:00:00Z">
        <w:r>
          <w:delText xml:space="preserve"> </w:delText>
        </w:r>
      </w:del>
      <w:del w:id="451" w:author="PR Preview" w:date="2026-01-01T00:00:00Z">
        <w:r>
          <w:delText xml:space="preserve">and</w:delText>
        </w:r>
      </w:del>
      <w:del w:id="45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del w:id="453" w:author="PR Preview" w:date="2026-01-01T00:00:00Z">
        <w:r>
          <w:delText xml:space="preserve">,</w:delText>
        </w:r>
      </w:del>
      <w:del w:id="454" w:author="PR Preview" w:date="2026-01-01T00:00:00Z">
        <w:r>
          <w:delText xml:space="preserve"> </w:delText>
        </w:r>
      </w:del>
      <w:del w:id="455" w:author="PR Preview" w:date="2026-01-01T00:00:00Z">
        <w:r>
          <w:delText xml:space="preserve">so the mode is</w:delText>
        </w:r>
      </w:del>
      <w:del w:id="456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del w:id="457" w:author="PR Preview" w:date="2026-01-01T00:00:00Z">
        <w:r>
          <w:delText xml:space="preserve">.</w:delText>
        </w:r>
      </w:del>
      <w:del w:id="458" w:author="PR Preview" w:date="2026-01-01T00:00:00Z">
        <w:r>
          <w:delText xml:space="preserve"> </w:delText>
        </w:r>
      </w:del>
      <w:del w:id="459" w:author="PR Preview" w:date="2026-01-01T00:00:00Z">
        <w:r>
          <w:delText xml:space="preserve">For</w:delText>
        </w:r>
      </w:del>
      <w:del w:id="460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del w:id="461" w:author="PR Preview" w:date="2026-01-01T00:00:00Z">
        <w:r>
          <w:delText xml:space="preserve">,</w:delText>
        </w:r>
      </w:del>
      <w:del w:id="46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del w:id="463" w:author="PR Preview" w:date="2026-01-01T00:00:00Z">
        <w:r>
          <w:delText xml:space="preserve">,</w:delText>
        </w:r>
      </w:del>
      <w:del w:id="464" w:author="PR Preview" w:date="2026-01-01T00:00:00Z">
        <w:r>
          <w:delText xml:space="preserve"> </w:delText>
        </w:r>
      </w:del>
      <w:del w:id="465" w:author="PR Preview" w:date="2026-01-01T00:00:00Z">
        <w:r>
          <w:delText xml:space="preserve">so</w:delText>
        </w:r>
      </w:del>
      <w:del w:id="466" w:author="PR Preview" w:date="2026-01-01T00:00:00Z">
        <w:r>
          <w:delText xml:space="preserve"> </w:delText>
        </w:r>
      </w:del>
      <m:oMath>
        <m:r>
          <m:t>1</m:t>
        </m:r>
      </m:oMath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and</w:delText>
        </w:r>
      </w:del>
      <w:del w:id="469" w:author="PR Preview" w:date="2026-01-01T00:00:00Z">
        <w:r>
          <w:delText xml:space="preserve"> </w:delText>
        </w:r>
      </w:del>
      <m:oMath>
        <m:r>
          <m:t>2</m:t>
        </m:r>
      </m:oMath>
      <w:del w:id="470" w:author="PR Preview" w:date="2026-01-01T00:00:00Z">
        <w:r>
          <w:delText xml:space="preserve"> </w:delText>
        </w:r>
      </w:del>
      <w:del w:id="471" w:author="PR Preview" w:date="2026-01-01T00:00:00Z">
        <w:r>
          <w:delText xml:space="preserve">are both modes,</w:delText>
        </w:r>
      </w:del>
      <w:del w:id="472" w:author="PR Preview" w:date="2026-01-01T00:00:00Z">
        <w:r>
          <w:delText xml:space="preserve"> </w:delText>
        </w:r>
      </w:del>
      <w:del w:id="473" w:author="PR Preview" w:date="2026-01-01T00:00:00Z">
        <w:r>
          <w:delText xml:space="preserve">each with probability</w:delText>
        </w:r>
      </w:del>
      <w:del w:id="474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del w:id="475" w:author="PR Preview" w:date="2026-01-01T00:00:00Z">
        <w:r>
          <w:delText xml:space="preserve">.</w:delText>
        </w:r>
      </w:del>
    </w:p>
    <w:p>
      <w:pPr>
        <w:pStyle w:val="BodyText"/>
      </w:pPr>
      <w:del w:id="476" w:author="PR Preview" w:date="2026-01-01T00:00:00Z">
        <w:r>
          <w:rPr>
            <w:b/>
            <w:bCs/>
          </w:rPr>
          <w:delText xml:space="preserve">Definition 2 (Exposure magnitude)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For many count outcomes,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there is some sense of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</w:delText>
        </w:r>
      </w:del>
      <w:del w:id="483" w:author="PR Preview" w:date="2026-01-01T00:00:00Z">
        <w:r>
          <w:delText xml:space="preserve"> </w:delText>
        </w:r>
      </w:del>
      <w:del w:id="484" w:author="PR Preview" w:date="2026-01-01T00:00:00Z">
        <w:r>
          <w:rPr>
            <w:b/>
            <w:bCs/>
          </w:rPr>
          <w:delText xml:space="preserve">exposure magnitude</w:delText>
        </w:r>
      </w:del>
      <w:del w:id="485" w:author="PR Preview" w:date="2026-01-01T00:00:00Z">
        <w:r>
          <w:delText xml:space="preserve">,</w:delText>
        </w:r>
      </w:del>
      <w:del w:id="486" w:author="PR Preview" w:date="2026-01-01T00:00:00Z">
        <w:r>
          <w:delText xml:space="preserve"> </w:delText>
        </w:r>
      </w:del>
      <w:del w:id="487" w:author="PR Preview" w:date="2026-01-01T00:00:00Z">
        <w:r>
          <w:delText xml:space="preserve">such as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population size or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duration of observation,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which multiplicatively rescales</w:delText>
        </w:r>
      </w:del>
      <w:del w:id="494" w:author="PR Preview" w:date="2026-01-01T00:00:00Z">
        <w:r>
          <w:delText xml:space="preserve"> </w:delText>
        </w:r>
      </w:del>
      <w:del w:id="495" w:author="PR Preview" w:date="2026-01-01T00:00:00Z">
        <w:r>
          <w:delText xml:space="preserve">the expected (mean) count.</w:delText>
        </w:r>
      </w:del>
    </w:p>
    <w:p>
      <w:pPr>
        <w:pStyle w:val="BodyText"/>
      </w:pPr>
      <w:ins w:id="496" w:author="PR Preview" w:date="2026-01-01T00:00:00Z">
        <w:r>
          <w:rPr>
            <w:b/>
            <w:bCs/>
          </w:rPr>
          <w:t xml:space="preserve">Example 7 (Mode of a Poisson distribution)</w:t>
        </w:r>
      </w:ins>
      <w:ins w:id="497" w:author="PR Preview" w:date="2026-01-01T00:00:00Z">
        <w:r>
          <w:t xml:space="preserve"> </w:t>
        </w:r>
      </w:ins>
      <w:ins w:id="498" w:author="PR Preview" w:date="2026-01-01T00:00:00Z">
        <w:r>
          <w:t xml:space="preserve">For</w:t>
        </w:r>
      </w:ins>
      <w:ins w:id="499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ins w:id="500" w:author="PR Preview" w:date="2026-01-01T00:00:00Z">
        <w:r>
          <w:t xml:space="preserve">,</w:t>
        </w:r>
      </w:ins>
      <w:ins w:id="501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ins w:id="502" w:author="PR Preview" w:date="2026-01-01T00:00:00Z">
        <w:r>
          <w:t xml:space="preserve"> </w:t>
        </w:r>
      </w:ins>
      <w:ins w:id="503" w:author="PR Preview" w:date="2026-01-01T00:00:00Z">
        <w:r>
          <w:t xml:space="preserve">and</w:t>
        </w:r>
      </w:ins>
      <w:ins w:id="50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ins w:id="505" w:author="PR Preview" w:date="2026-01-01T00:00:00Z">
        <w:r>
          <w:t xml:space="preserve">,</w:t>
        </w:r>
      </w:ins>
      <w:ins w:id="506" w:author="PR Preview" w:date="2026-01-01T00:00:00Z">
        <w:r>
          <w:t xml:space="preserve"> </w:t>
        </w:r>
      </w:ins>
      <w:ins w:id="507" w:author="PR Preview" w:date="2026-01-01T00:00:00Z">
        <w:r>
          <w:t xml:space="preserve">so the mode is</w:t>
        </w:r>
      </w:ins>
      <w:ins w:id="508" w:author="PR Preview" w:date="2026-01-01T00:00:00Z">
        <w:r>
          <w:t xml:space="preserve"> </w:t>
        </w:r>
      </w:ins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ins w:id="509" w:author="PR Preview" w:date="2026-01-01T00:00:00Z">
        <w:r>
          <w:t xml:space="preserve">.</w:t>
        </w:r>
      </w:ins>
      <w:ins w:id="510" w:author="PR Preview" w:date="2026-01-01T00:00:00Z">
        <w:r>
          <w:t xml:space="preserve"> </w:t>
        </w:r>
      </w:ins>
      <w:ins w:id="511" w:author="PR Preview" w:date="2026-01-01T00:00:00Z">
        <w:r>
          <w:t xml:space="preserve">For</w:t>
        </w:r>
      </w:ins>
      <w:ins w:id="512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ins w:id="513" w:author="PR Preview" w:date="2026-01-01T00:00:00Z">
        <w:r>
          <w:t xml:space="preserve">,</w:t>
        </w:r>
      </w:ins>
      <w:ins w:id="514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ins w:id="515" w:author="PR Preview" w:date="2026-01-01T00:00:00Z">
        <w:r>
          <w:t xml:space="preserve">,</w:t>
        </w:r>
      </w:ins>
      <w:ins w:id="516" w:author="PR Preview" w:date="2026-01-01T00:00:00Z">
        <w:r>
          <w:t xml:space="preserve"> </w:t>
        </w:r>
      </w:ins>
      <w:ins w:id="517" w:author="PR Preview" w:date="2026-01-01T00:00:00Z">
        <w:r>
          <w:t xml:space="preserve">so</w:t>
        </w:r>
      </w:ins>
      <w:ins w:id="518" w:author="PR Preview" w:date="2026-01-01T00:00:00Z">
        <w:r>
          <w:t xml:space="preserve"> </w:t>
        </w:r>
      </w:ins>
      <m:oMath>
        <m:r>
          <m:t>1</m:t>
        </m:r>
      </m:oMath>
      <w:ins w:id="519" w:author="PR Preview" w:date="2026-01-01T00:00:00Z">
        <w:r>
          <w:t xml:space="preserve"> </w:t>
        </w:r>
      </w:ins>
      <w:ins w:id="520" w:author="PR Preview" w:date="2026-01-01T00:00:00Z">
        <w:r>
          <w:t xml:space="preserve">and</w:t>
        </w:r>
      </w:ins>
      <w:ins w:id="521" w:author="PR Preview" w:date="2026-01-01T00:00:00Z">
        <w:r>
          <w:t xml:space="preserve"> </w:t>
        </w:r>
      </w:ins>
      <m:oMath>
        <m:r>
          <m:t>2</m:t>
        </m:r>
      </m:oMath>
      <w:ins w:id="522" w:author="PR Preview" w:date="2026-01-01T00:00:00Z">
        <w:r>
          <w:t xml:space="preserve"> </w:t>
        </w:r>
      </w:ins>
      <w:ins w:id="523" w:author="PR Preview" w:date="2026-01-01T00:00:00Z">
        <w:r>
          <w:t xml:space="preserve">are both modes,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each with probability</w:t>
        </w:r>
      </w:ins>
      <w:ins w:id="526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ins w:id="527" w:author="PR Preview" w:date="2026-01-01T00:00:00Z">
        <w:r>
          <w:t xml:space="preserve">.</w:t>
        </w:r>
      </w:ins>
    </w:p>
    <w:bookmarkEnd w:id="55"/>
    <w:bookmarkStart w:id="56" w:name="def-exposure"/>
    <w:p>
      <w:pPr>
        <w:pStyle w:val="BodyText"/>
      </w:pPr>
      <w:ins w:id="528" w:author="PR Preview" w:date="2026-01-01T00:00:00Z">
        <w:r>
          <w:rPr>
            <w:b/>
            <w:bCs/>
          </w:rPr>
          <w:t xml:space="preserve">Definition 3 (Exposure magnitude)</w:t>
        </w:r>
      </w:ins>
      <w:ins w:id="529" w:author="PR Preview" w:date="2026-01-01T00:00:00Z">
        <w:r>
          <w:t xml:space="preserve"> </w:t>
        </w:r>
      </w:ins>
      <w:ins w:id="530" w:author="PR Preview" w:date="2026-01-01T00:00:00Z">
        <w:r>
          <w:t xml:space="preserve">For many count outcomes,</w:t>
        </w:r>
      </w:ins>
      <w:ins w:id="531" w:author="PR Preview" w:date="2026-01-01T00:00:00Z">
        <w:r>
          <w:t xml:space="preserve"> </w:t>
        </w:r>
      </w:ins>
      <w:ins w:id="532" w:author="PR Preview" w:date="2026-01-01T00:00:00Z">
        <w:r>
          <w:t xml:space="preserve">there is some sense of</w:t>
        </w:r>
      </w:ins>
      <w:ins w:id="533" w:author="PR Preview" w:date="2026-01-01T00:00:00Z">
        <w:r>
          <w:t xml:space="preserve"> </w:t>
        </w:r>
      </w:ins>
      <w:ins w:id="534" w:author="PR Preview" w:date="2026-01-01T00:00:00Z">
        <w:r>
          <w:t xml:space="preserve">an</w:t>
        </w:r>
      </w:ins>
      <w:ins w:id="535" w:author="PR Preview" w:date="2026-01-01T00:00:00Z">
        <w:r>
          <w:t xml:space="preserve"> </w:t>
        </w:r>
      </w:ins>
      <w:ins w:id="536" w:author="PR Preview" w:date="2026-01-01T00:00:00Z">
        <w:r>
          <w:rPr>
            <w:b/>
            <w:bCs/>
          </w:rPr>
          <w:t xml:space="preserve">exposure magnitude</w:t>
        </w:r>
      </w:ins>
      <w:ins w:id="537" w:author="PR Preview" w:date="2026-01-01T00:00:00Z">
        <w:r>
          <w:t xml:space="preserve">,</w:t>
        </w:r>
      </w:ins>
      <w:ins w:id="538" w:author="PR Preview" w:date="2026-01-01T00:00:00Z">
        <w:r>
          <w:t xml:space="preserve"> </w:t>
        </w:r>
      </w:ins>
      <w:ins w:id="539" w:author="PR Preview" w:date="2026-01-01T00:00:00Z">
        <w:r>
          <w:t xml:space="preserve">such as</w:t>
        </w:r>
      </w:ins>
      <w:ins w:id="540" w:author="PR Preview" w:date="2026-01-01T00:00:00Z">
        <w:r>
          <w:t xml:space="preserve"> </w:t>
        </w:r>
      </w:ins>
      <w:ins w:id="541" w:author="PR Preview" w:date="2026-01-01T00:00:00Z">
        <w:r>
          <w:t xml:space="preserve">population size or</w:t>
        </w:r>
      </w:ins>
      <w:ins w:id="542" w:author="PR Preview" w:date="2026-01-01T00:00:00Z">
        <w:r>
          <w:t xml:space="preserve"> </w:t>
        </w:r>
      </w:ins>
      <w:ins w:id="543" w:author="PR Preview" w:date="2026-01-01T00:00:00Z">
        <w:r>
          <w:t xml:space="preserve">duration of observation,</w:t>
        </w:r>
      </w:ins>
      <w:ins w:id="544" w:author="PR Preview" w:date="2026-01-01T00:00:00Z">
        <w:r>
          <w:t xml:space="preserve"> </w:t>
        </w:r>
      </w:ins>
      <w:ins w:id="545" w:author="PR Preview" w:date="2026-01-01T00:00:00Z">
        <w:r>
          <w:t xml:space="preserve">which multiplicatively rescales</w:t>
        </w:r>
      </w:ins>
      <w:ins w:id="546" w:author="PR Preview" w:date="2026-01-01T00:00:00Z">
        <w:r>
          <w:t xml:space="preserve"> </w:t>
        </w:r>
      </w:ins>
      <w:ins w:id="547" w:author="PR Preview" w:date="2026-01-01T00:00:00Z">
        <w:r>
          <w:t xml:space="preserve">the expected (mean) count.</w:t>
        </w:r>
      </w:ins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del w:id="548" w:author="PR Preview" w:date="2026-01-01T00:00:00Z">
        <w:r>
          <w:rPr>
            <w:b/>
            <w:bCs/>
          </w:rPr>
          <w:delText xml:space="preserve">Definition 3 (Event rate)</w:delText>
        </w:r>
      </w:del>
      <w:del w:id="549" w:author="PR Preview" w:date="2026-01-01T00:00:00Z">
        <w:r>
          <w:delText xml:space="preserve"> </w:delText>
        </w:r>
      </w:del>
      <w:del w:id="550" w:author="PR Preview" w:date="2026-01-01T00:00:00Z">
        <w:r>
          <w:delText xml:space="preserve">For a count</w:delText>
        </w:r>
      </w:del>
      <w:del w:id="551" w:author="PR Preview" w:date="2026-01-01T00:00:00Z">
        <w:r>
          <w:delText xml:space="preserve"> </w:delText>
        </w:r>
      </w:del>
      <m:oMath>
        <m:r>
          <m:t>Y</m:t>
        </m:r>
      </m:oMath>
      <w:del w:id="552" w:author="PR Preview" w:date="2026-01-01T00:00:00Z">
        <w:r>
          <w:delText xml:space="preserve"> </w:delText>
        </w:r>
      </w:del>
      <w:del w:id="553" w:author="PR Preview" w:date="2026-01-01T00:00:00Z">
        <w:r>
          <w:delText xml:space="preserve">observed over a fixed, known</w:delText>
        </w:r>
      </w:del>
      <w:del w:id="554" w:author="PR Preview" w:date="2026-01-01T00:00:00Z">
        <w:r>
          <w:delText xml:space="preserve"> </w:delText>
        </w:r>
      </w:del>
      <w:hyperlink w:anchor="def-exposure">
        <w:del w:id="555" w:author="PR Preview" w:date="2026-01-01T00:00:00Z">
          <w:r>
            <w:rPr>
              <w:rStyle w:val="Hyperlink"/>
            </w:rPr>
            <w:delText xml:space="preserve">exposure magnitude</w:delText>
          </w:r>
        </w:del>
      </w:hyperlink>
      <w:del w:id="55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557" w:author="PR Preview" w:date="2026-01-01T00:00:00Z">
        <w:r>
          <w:delText xml:space="preserve">,</w:delText>
        </w:r>
      </w:del>
      <w:del w:id="558" w:author="PR Preview" w:date="2026-01-01T00:00:00Z">
        <w:r>
          <w:delText xml:space="preserve"> </w:delText>
        </w:r>
      </w:del>
      <w:del w:id="559" w:author="PR Preview" w:date="2026-01-01T00:00:00Z">
        <w:r>
          <w:delText xml:space="preserve">the</w:delText>
        </w:r>
      </w:del>
      <w:del w:id="560" w:author="PR Preview" w:date="2026-01-01T00:00:00Z">
        <w:r>
          <w:delText xml:space="preserve"> </w:delText>
        </w:r>
      </w:del>
      <w:del w:id="561" w:author="PR Preview" w:date="2026-01-01T00:00:00Z">
        <w:r>
          <w:rPr>
            <w:b/>
            <w:bCs/>
          </w:rPr>
          <w:delText xml:space="preserve">event rate</w:delText>
        </w:r>
      </w:del>
      <w:del w:id="562" w:author="PR Preview" w:date="2026-01-01T00:00:00Z">
        <w:r>
          <w:delText xml:space="preserve">, denoted</w:delText>
        </w:r>
      </w:del>
      <w:del w:id="563" w:author="PR Preview" w:date="2026-01-01T00:00:00Z">
        <w:r>
          <w:delText xml:space="preserve"> </w:delText>
        </w:r>
      </w:del>
      <m:oMath>
        <m:r>
          <m:t>λ</m:t>
        </m:r>
      </m:oMath>
      <w:del w:id="564" w:author="PR Preview" w:date="2026-01-01T00:00:00Z">
        <w:r>
          <w:delText xml:space="preserve">,</w:delText>
        </w:r>
      </w:del>
      <w:del w:id="565" w:author="PR Preview" w:date="2026-01-01T00:00:00Z">
        <w:r>
          <w:delText xml:space="preserve"> </w:delText>
        </w:r>
      </w:del>
      <w:del w:id="566" w:author="PR Preview" w:date="2026-01-01T00:00:00Z">
        <w:r>
          <w:delText xml:space="preserve">is the mean of</w:delText>
        </w:r>
      </w:del>
      <w:del w:id="567" w:author="PR Preview" w:date="2026-01-01T00:00:00Z">
        <w:r>
          <w:delText xml:space="preserve"> </w:delText>
        </w:r>
      </w:del>
      <m:oMath>
        <m:r>
          <m:t>Y</m:t>
        </m:r>
      </m:oMath>
      <w:del w:id="568" w:author="PR Preview" w:date="2026-01-01T00:00:00Z">
        <w:r>
          <w:delText xml:space="preserve"> </w:delText>
        </w:r>
      </w:del>
      <w:del w:id="569" w:author="PR Preview" w:date="2026-01-01T00:00:00Z">
        <w:r>
          <w:delText xml:space="preserve">divided by the exposure magnitude:</w:delText>
        </w:r>
      </w:del>
    </w:p>
    <w:p>
      <w:pPr>
        <w:pStyle w:val="BodyText"/>
      </w:pPr>
      <w:ins w:id="570" w:author="PR Preview" w:date="2026-01-01T00:00:00Z">
        <w:r>
          <w:rPr>
            <w:b/>
            <w:bCs/>
          </w:rPr>
          <w:t xml:space="preserve">Definition 4 (Event rate)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For a count</w:t>
        </w:r>
      </w:ins>
      <w:ins w:id="573" w:author="PR Preview" w:date="2026-01-01T00:00:00Z">
        <w:r>
          <w:t xml:space="preserve"> </w:t>
        </w:r>
      </w:ins>
      <m:oMath>
        <m:r>
          <m:t>Y</m:t>
        </m:r>
      </m:oMath>
      <w:ins w:id="574" w:author="PR Preview" w:date="2026-01-01T00:00:00Z">
        <w:r>
          <w:t xml:space="preserve"> </w:t>
        </w:r>
      </w:ins>
      <w:ins w:id="575" w:author="PR Preview" w:date="2026-01-01T00:00:00Z">
        <w:r>
          <w:t xml:space="preserve">observed over a fixed, known</w:t>
        </w:r>
      </w:ins>
      <w:ins w:id="576" w:author="PR Preview" w:date="2026-01-01T00:00:00Z">
        <w:r>
          <w:t xml:space="preserve"> </w:t>
        </w:r>
      </w:ins>
      <w:hyperlink w:anchor="def-exposure">
        <w:ins w:id="577" w:author="PR Preview" w:date="2026-01-01T00:00:00Z">
          <w:r>
            <w:rPr>
              <w:rStyle w:val="Hyperlink"/>
            </w:rPr>
            <w:t xml:space="preserve">exposure magnitude</w:t>
          </w:r>
        </w:ins>
      </w:hyperlink>
      <w:ins w:id="5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579" w:author="PR Preview" w:date="2026-01-01T00:00:00Z">
        <w:r>
          <w:t xml:space="preserve">,</w:t>
        </w:r>
      </w:ins>
      <w:ins w:id="580" w:author="PR Preview" w:date="2026-01-01T00:00:00Z">
        <w:r>
          <w:t xml:space="preserve"> </w:t>
        </w:r>
      </w:ins>
      <w:ins w:id="581" w:author="PR Preview" w:date="2026-01-01T00:00:00Z">
        <w:r>
          <w:t xml:space="preserve">the</w:t>
        </w:r>
      </w:ins>
      <w:ins w:id="582" w:author="PR Preview" w:date="2026-01-01T00:00:00Z">
        <w:r>
          <w:t xml:space="preserve"> </w:t>
        </w:r>
      </w:ins>
      <w:ins w:id="583" w:author="PR Preview" w:date="2026-01-01T00:00:00Z">
        <w:r>
          <w:rPr>
            <w:b/>
            <w:bCs/>
          </w:rPr>
          <w:t xml:space="preserve">event rate</w:t>
        </w:r>
      </w:ins>
      <w:ins w:id="584" w:author="PR Preview" w:date="2026-01-01T00:00:00Z">
        <w:r>
          <w:t xml:space="preserve">, denoted</w:t>
        </w:r>
      </w:ins>
      <w:ins w:id="585" w:author="PR Preview" w:date="2026-01-01T00:00:00Z">
        <w:r>
          <w:t xml:space="preserve"> </w:t>
        </w:r>
      </w:ins>
      <m:oMath>
        <m:r>
          <m:t>λ</m:t>
        </m:r>
      </m:oMath>
      <w:ins w:id="586" w:author="PR Preview" w:date="2026-01-01T00:00:00Z">
        <w:r>
          <w:t xml:space="preserve">,</w:t>
        </w:r>
      </w:ins>
      <w:ins w:id="587" w:author="PR Preview" w:date="2026-01-01T00:00:00Z">
        <w:r>
          <w:t xml:space="preserve"> </w:t>
        </w:r>
      </w:ins>
      <w:ins w:id="588" w:author="PR Preview" w:date="2026-01-01T00:00:00Z">
        <w:r>
          <w:t xml:space="preserve">is the mean of</w:t>
        </w:r>
      </w:ins>
      <w:ins w:id="589" w:author="PR Preview" w:date="2026-01-01T00:00:00Z">
        <w:r>
          <w:t xml:space="preserve"> </w:t>
        </w:r>
      </w:ins>
      <m:oMath>
        <m:r>
          <m:t>Y</m:t>
        </m:r>
      </m:oMath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divided by the exposure magnitude:</w:t>
        </w:r>
      </w:ins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del w:id="592" w:author="PR Preview" w:date="2026-01-01T00:00:00Z">
        <w:r>
          <w:rPr>
            <w:b/>
            <w:bCs/>
          </w:rPr>
          <w:delText xml:space="preserve">Theorem 4 (Transformation function from event rate to mean)</w:delText>
        </w:r>
      </w:del>
      <w:del w:id="593" w:author="PR Preview" w:date="2026-01-01T00:00:00Z">
        <w:r>
          <w:delText xml:space="preserve"> </w:delText>
        </w:r>
      </w:del>
      <w:del w:id="594" w:author="PR Preview" w:date="2026-01-01T00:00:00Z">
        <w:r>
          <w:delText xml:space="preserve">If a count</w:delText>
        </w:r>
      </w:del>
      <w:del w:id="595" w:author="PR Preview" w:date="2026-01-01T00:00:00Z">
        <w:r>
          <w:delText xml:space="preserve"> </w:delText>
        </w:r>
      </w:del>
      <m:oMath>
        <m:r>
          <m:t>Y</m:t>
        </m:r>
      </m:oMath>
      <w:del w:id="596" w:author="PR Preview" w:date="2026-01-01T00:00:00Z">
        <w:r>
          <w:delText xml:space="preserve"> </w:delText>
        </w:r>
      </w:del>
      <w:del w:id="597" w:author="PR Preview" w:date="2026-01-01T00:00:00Z">
        <w:r>
          <w:delText xml:space="preserve">is observed over exposure magnitude</w:delText>
        </w:r>
      </w:del>
      <w:del w:id="59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599" w:author="PR Preview" w:date="2026-01-01T00:00:00Z">
        <w:r>
          <w:delText xml:space="preserve"> </w:delText>
        </w:r>
      </w:del>
      <w:del w:id="600" w:author="PR Preview" w:date="2026-01-01T00:00:00Z">
        <w:r>
          <w:delText xml:space="preserve">with event rate</w:delText>
        </w:r>
      </w:del>
      <w:del w:id="601" w:author="PR Preview" w:date="2026-01-01T00:00:00Z">
        <w:r>
          <w:delText xml:space="preserve"> </w:delText>
        </w:r>
      </w:del>
      <m:oMath>
        <m:r>
          <m:t>λ</m:t>
        </m:r>
      </m:oMath>
      <w:del w:id="602" w:author="PR Preview" w:date="2026-01-01T00:00:00Z">
        <w:r>
          <w:delText xml:space="preserve">,</w:delText>
        </w:r>
      </w:del>
      <w:del w:id="603" w:author="PR Preview" w:date="2026-01-01T00:00:00Z">
        <w:r>
          <w:delText xml:space="preserve"> </w:delText>
        </w:r>
      </w:del>
      <w:del w:id="604" w:author="PR Preview" w:date="2026-01-01T00:00:00Z">
        <w:r>
          <w:delText xml:space="preserve">then its mean</w:delText>
        </w:r>
      </w:del>
      <w:del w:id="605" w:author="PR Preview" w:date="2026-01-01T00:00:00Z">
        <w:r>
          <w:delText xml:space="preserve"> </w:delText>
        </w:r>
      </w:del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is:</w:delText>
        </w:r>
      </w:del>
    </w:p>
    <w:p>
      <w:pPr>
        <w:pStyle w:val="BodyText"/>
      </w:pPr>
      <w:bookmarkStart w:id="48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del w:id="608" w:author="PR Preview" w:date="2026-01-01T00:00:00Z">
        <w:r>
          <w:rPr>
            <w:i/>
            <w:iCs/>
          </w:rPr>
          <w:delText xml:space="preserve">Proof</w:delText>
        </w:r>
      </w:del>
      <w:del w:id="609" w:author="PR Preview" w:date="2026-01-01T00:00:00Z">
        <w:r>
          <w:delText xml:space="preserve">. </w:delText>
        </w:r>
      </w:del>
      <w:del w:id="610" w:author="PR Preview" w:date="2026-01-01T00:00:00Z">
        <w:r>
          <w:delText xml:space="preserve">By</w:delText>
        </w:r>
      </w:del>
      <w:del w:id="611" w:author="PR Preview" w:date="2026-01-01T00:00:00Z">
        <w:r>
          <w:delText xml:space="preserve"> </w:delText>
        </w:r>
      </w:del>
      <w:hyperlink w:anchor="def-event-rate">
        <w:del w:id="612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613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14" w:author="PR Preview" w:date="2026-01-01T00:00:00Z">
        <w:r>
          <w:rPr>
            <w:b/>
            <w:bCs/>
          </w:rPr>
          <w:delText xml:space="preserve">Example 4 (Calculating expected counts from event rates)</w:delText>
        </w:r>
      </w:del>
      <w:del w:id="615" w:author="PR Preview" w:date="2026-01-01T00:00:00Z">
        <w:r>
          <w:delText xml:space="preserve"> </w:delText>
        </w:r>
      </w:del>
      <w:del w:id="616" w:author="PR Preview" w:date="2026-01-01T00:00:00Z">
        <w:r>
          <w:delText xml:space="preserve">Suppose a city records a disease event rate of</w:delText>
        </w:r>
      </w:del>
      <w:del w:id="61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0.05</m:t>
        </m:r>
      </m:oMath>
      <w:del w:id="618" w:author="PR Preview" w:date="2026-01-01T00:00:00Z">
        <w:r>
          <w:delText xml:space="preserve"> </w:delText>
        </w:r>
      </w:del>
      <w:del w:id="619" w:author="PR Preview" w:date="2026-01-01T00:00:00Z">
        <w:r>
          <w:delText xml:space="preserve">cases per person-year.</w:delText>
        </w:r>
      </w:del>
      <w:del w:id="620" w:author="PR Preview" w:date="2026-01-01T00:00:00Z">
        <w:r>
          <w:delText xml:space="preserve"> </w:delText>
        </w:r>
      </w:del>
      <w:del w:id="621" w:author="PR Preview" w:date="2026-01-01T00:00:00Z">
        <w:r>
          <w:delText xml:space="preserve">For a subpopulation with an exposure magnitude of</w:delText>
        </w:r>
      </w:del>
      <w:del w:id="62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100</m:t>
        </m:r>
      </m:oMath>
      <w:del w:id="623" w:author="PR Preview" w:date="2026-01-01T00:00:00Z">
        <w:r>
          <w:delText xml:space="preserve"> </w:delText>
        </w:r>
      </w:del>
      <w:del w:id="624" w:author="PR Preview" w:date="2026-01-01T00:00:00Z">
        <w:r>
          <w:delText xml:space="preserve">person-years,</w:delText>
        </w:r>
      </w:del>
      <w:del w:id="625" w:author="PR Preview" w:date="2026-01-01T00:00:00Z">
        <w:r>
          <w:delText xml:space="preserve"> </w:delText>
        </w:r>
      </w:del>
      <w:del w:id="626" w:author="PR Preview" w:date="2026-01-01T00:00:00Z">
        <w:r>
          <w:delText xml:space="preserve">the expected count of cases is, by</w:delText>
        </w:r>
      </w:del>
      <w:del w:id="627" w:author="PR Preview" w:date="2026-01-01T00:00:00Z">
        <w:r>
          <w:delText xml:space="preserve"> </w:delText>
        </w:r>
      </w:del>
      <w:hyperlink w:anchor="thm-mean-vs-event-rate">
        <w:del w:id="628" w:author="PR Preview" w:date="2026-01-01T00:00:00Z">
          <w:r>
            <w:rPr>
              <w:rStyle w:val="Hyperlink"/>
            </w:rPr>
            <w:delText xml:space="preserve">Theorem 4</w:delText>
          </w:r>
        </w:del>
      </w:hyperlink>
      <w:del w:id="629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630" w:author="PR Preview" w:date="2026-01-01T00:00:00Z">
        <w:r>
          <w:rPr>
            <w:b/>
            <w:bCs/>
          </w:rPr>
          <w:delText xml:space="preserve">Theorem 5 (No exposure means no expected events)</w:delText>
        </w:r>
      </w:del>
      <w:del w:id="631" w:author="PR Preview" w:date="2026-01-01T00:00:00Z">
        <w:r>
          <w:delText xml:space="preserve"> </w:delText>
        </w:r>
      </w:del>
      <w:del w:id="632" w:author="PR Preview" w:date="2026-01-01T00:00:00Z">
        <w:r>
          <w:delText xml:space="preserve">For each exposure magnitude</w:delText>
        </w:r>
      </w:del>
      <w:del w:id="633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634" w:author="PR Preview" w:date="2026-01-01T00:00:00Z">
        <w:r>
          <w:delText xml:space="preserve">,</w:delText>
        </w:r>
      </w:del>
      <w:del w:id="635" w:author="PR Preview" w:date="2026-01-01T00:00:00Z">
        <w:r>
          <w:delText xml:space="preserve"> </w:delText>
        </w:r>
      </w:del>
      <w:del w:id="636" w:author="PR Preview" w:date="2026-01-01T00:00:00Z">
        <w:r>
          <w:delText xml:space="preserve">let</w:delText>
        </w:r>
      </w:del>
      <w:del w:id="637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t</m:t>
            </m:r>
          </m:sub>
        </m:sSub>
      </m:oMath>
      <w:del w:id="638" w:author="PR Preview" w:date="2026-01-01T00:00:00Z">
        <w:r>
          <w:delText xml:space="preserve"> </w:delText>
        </w:r>
      </w:del>
      <w:del w:id="639" w:author="PR Preview" w:date="2026-01-01T00:00:00Z">
        <w:r>
          <w:delText xml:space="preserve">be the count observed over exposure</w:delText>
        </w:r>
      </w:del>
      <w:del w:id="640" w:author="PR Preview" w:date="2026-01-01T00:00:00Z">
        <w:r>
          <w:delText xml:space="preserve"> </w:delText>
        </w:r>
      </w:del>
      <m:oMath>
        <m:r>
          <m:t>t</m:t>
        </m:r>
      </m:oMath>
      <w:del w:id="641" w:author="PR Preview" w:date="2026-01-01T00:00:00Z">
        <w:r>
          <w:delText xml:space="preserve">.</w:delText>
        </w:r>
      </w:del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If the mean count is proportional to the exposure magnitude,</w:delText>
        </w:r>
      </w:del>
      <w:del w:id="644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for all</w:delText>
        </w:r>
      </w:del>
      <w:del w:id="64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≥</m:t>
        </m:r>
        <m:r>
          <m:t>0</m:t>
        </m:r>
      </m:oMath>
      <w:del w:id="648" w:author="PR Preview" w:date="2026-01-01T00:00:00Z">
        <w:r>
          <w:delText xml:space="preserve"> </w:delText>
        </w:r>
      </w:del>
      <w:del w:id="649" w:author="PR Preview" w:date="2026-01-01T00:00:00Z">
        <w:r>
          <w:delText xml:space="preserve">with one finite rate</w:delText>
        </w:r>
      </w:del>
      <w:del w:id="650" w:author="PR Preview" w:date="2026-01-01T00:00:00Z">
        <w:r>
          <w:delText xml:space="preserve"> </w:delText>
        </w:r>
      </w:del>
      <m:oMath>
        <m:r>
          <m:t>λ</m:t>
        </m:r>
      </m:oMath>
      <w:del w:id="651" w:author="PR Preview" w:date="2026-01-01T00:00:00Z">
        <w:r>
          <w:delText xml:space="preserve">,</w:delText>
        </w:r>
      </w:del>
      <w:del w:id="652" w:author="PR Preview" w:date="2026-01-01T00:00:00Z">
        <w:r>
          <w:delText xml:space="preserve"> </w:delText>
        </w:r>
      </w:del>
      <w:del w:id="653" w:author="PR Preview" w:date="2026-01-01T00:00:00Z">
        <w:r>
          <w:delText xml:space="preserve">then there are no expected events without exposure:</w:delText>
        </w:r>
      </w:del>
    </w:p>
    <w:p>
      <w:pPr>
        <w:pStyle w:val="BodyText"/>
      </w:pPr>
      <w:ins w:id="654" w:author="PR Preview" w:date="2026-01-01T00:00:00Z">
        <w:r>
          <w:rPr>
            <w:b/>
            <w:bCs/>
          </w:rPr>
          <w:t xml:space="preserve">Theorem 6 (Transformation function from event rate to mean)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If a count</w:t>
        </w:r>
      </w:ins>
      <w:ins w:id="657" w:author="PR Preview" w:date="2026-01-01T00:00:00Z">
        <w:r>
          <w:t xml:space="preserve"> </w:t>
        </w:r>
      </w:ins>
      <m:oMath>
        <m:r>
          <m:t>Y</m:t>
        </m:r>
      </m:oMath>
      <w:ins w:id="658" w:author="PR Preview" w:date="2026-01-01T00:00:00Z">
        <w:r>
          <w:t xml:space="preserve"> </w:t>
        </w:r>
      </w:ins>
      <w:ins w:id="659" w:author="PR Preview" w:date="2026-01-01T00:00:00Z">
        <w:r>
          <w:t xml:space="preserve">is observed over exposure magnitude</w:t>
        </w:r>
      </w:ins>
      <w:ins w:id="66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661" w:author="PR Preview" w:date="2026-01-01T00:00:00Z">
        <w:r>
          <w:t xml:space="preserve"> </w:t>
        </w:r>
      </w:ins>
      <w:ins w:id="662" w:author="PR Preview" w:date="2026-01-01T00:00:00Z">
        <w:r>
          <w:t xml:space="preserve">with event rate</w:t>
        </w:r>
      </w:ins>
      <w:ins w:id="663" w:author="PR Preview" w:date="2026-01-01T00:00:00Z">
        <w:r>
          <w:t xml:space="preserve"> </w:t>
        </w:r>
      </w:ins>
      <m:oMath>
        <m:r>
          <m:t>λ</m:t>
        </m:r>
      </m:oMath>
      <w:ins w:id="664" w:author="PR Preview" w:date="2026-01-01T00:00:00Z">
        <w:r>
          <w:t xml:space="preserve">,</w:t>
        </w:r>
      </w:ins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then its mean</w:t>
        </w:r>
      </w:ins>
      <w:ins w:id="667" w:author="PR Preview" w:date="2026-01-01T00:00:00Z">
        <w:r>
          <w:t xml:space="preserve"> </w:t>
        </w:r>
      </w:ins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is:</w:t>
        </w:r>
      </w:ins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ins w:id="670" w:author="PR Preview" w:date="2026-01-01T00:00:00Z">
        <w:r>
          <w:rPr>
            <w:i/>
            <w:iCs/>
          </w:rPr>
          <w:t xml:space="preserve">Proof</w:t>
        </w:r>
      </w:ins>
      <w:ins w:id="671" w:author="PR Preview" w:date="2026-01-01T00:00:00Z">
        <w:r>
          <w:t xml:space="preserve">. </w:t>
        </w:r>
      </w:ins>
      <w:ins w:id="672" w:author="PR Preview" w:date="2026-01-01T00:00:00Z">
        <w:r>
          <w:t xml:space="preserve">By</w:t>
        </w:r>
      </w:ins>
      <w:ins w:id="673" w:author="PR Preview" w:date="2026-01-01T00:00:00Z">
        <w:r>
          <w:t xml:space="preserve"> </w:t>
        </w:r>
      </w:ins>
      <w:hyperlink w:anchor="def-event-rate">
        <w:ins w:id="674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67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ins w:id="676" w:author="PR Preview" w:date="2026-01-01T00:00:00Z">
        <w:r>
          <w:rPr>
            <w:b/>
            <w:bCs/>
          </w:rPr>
          <w:t xml:space="preserve">Example 8 (Calculating expected counts from event rates)</w:t>
        </w:r>
      </w:ins>
      <w:ins w:id="677" w:author="PR Preview" w:date="2026-01-01T00:00:00Z">
        <w:r>
          <w:t xml:space="preserve"> </w:t>
        </w:r>
      </w:ins>
      <w:ins w:id="678" w:author="PR Preview" w:date="2026-01-01T00:00:00Z">
        <w:r>
          <w:t xml:space="preserve">Suppose a city records a disease event rate of</w:t>
        </w:r>
      </w:ins>
      <w:ins w:id="679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0.05</m:t>
        </m:r>
      </m:oMath>
      <w:ins w:id="680" w:author="PR Preview" w:date="2026-01-01T00:00:00Z">
        <w:r>
          <w:t xml:space="preserve"> </w:t>
        </w:r>
      </w:ins>
      <w:ins w:id="681" w:author="PR Preview" w:date="2026-01-01T00:00:00Z">
        <w:r>
          <w:t xml:space="preserve">cases per person-year.</w:t>
        </w:r>
      </w:ins>
      <w:ins w:id="682" w:author="PR Preview" w:date="2026-01-01T00:00:00Z">
        <w:r>
          <w:t xml:space="preserve"> </w:t>
        </w:r>
      </w:ins>
      <w:ins w:id="683" w:author="PR Preview" w:date="2026-01-01T00:00:00Z">
        <w:r>
          <w:t xml:space="preserve">For a subpopulation with an exposure magnitude of</w:t>
        </w:r>
      </w:ins>
      <w:ins w:id="68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100</m:t>
        </m:r>
      </m:oMath>
      <w:ins w:id="685" w:author="PR Preview" w:date="2026-01-01T00:00:00Z">
        <w:r>
          <w:t xml:space="preserve"> </w:t>
        </w:r>
      </w:ins>
      <w:ins w:id="686" w:author="PR Preview" w:date="2026-01-01T00:00:00Z">
        <w:r>
          <w:t xml:space="preserve">person-years,</w:t>
        </w:r>
      </w:ins>
      <w:ins w:id="687" w:author="PR Preview" w:date="2026-01-01T00:00:00Z">
        <w:r>
          <w:t xml:space="preserve"> </w:t>
        </w:r>
      </w:ins>
      <w:ins w:id="688" w:author="PR Preview" w:date="2026-01-01T00:00:00Z">
        <w:r>
          <w:t xml:space="preserve">the expected count of cases is, by</w:t>
        </w:r>
      </w:ins>
      <w:ins w:id="689" w:author="PR Preview" w:date="2026-01-01T00:00:00Z">
        <w:r>
          <w:t xml:space="preserve"> </w:t>
        </w:r>
      </w:ins>
      <w:hyperlink w:anchor="thm-mean-vs-event-rate">
        <w:ins w:id="690" w:author="PR Preview" w:date="2026-01-01T00:00:00Z">
          <w:r>
            <w:rPr>
              <w:rStyle w:val="Hyperlink"/>
            </w:rPr>
            <w:t xml:space="preserve">Theorem 6</w:t>
          </w:r>
        </w:ins>
      </w:hyperlink>
      <w:ins w:id="691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ins w:id="692" w:author="PR Preview" w:date="2026-01-01T00:00:00Z">
        <w:r>
          <w:rPr>
            <w:b/>
            <w:bCs/>
          </w:rPr>
          <w:t xml:space="preserve">Theorem 7 (No exposure means no expected events)</w:t>
        </w:r>
      </w:ins>
      <w:ins w:id="693" w:author="PR Preview" w:date="2026-01-01T00:00:00Z">
        <w:r>
          <w:t xml:space="preserve"> </w:t>
        </w:r>
      </w:ins>
      <w:ins w:id="694" w:author="PR Preview" w:date="2026-01-01T00:00:00Z">
        <w:r>
          <w:t xml:space="preserve">For each exposure magnitude</w:t>
        </w:r>
      </w:ins>
      <w:ins w:id="69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696" w:author="PR Preview" w:date="2026-01-01T00:00:00Z">
        <w:r>
          <w:t xml:space="preserve">,</w:t>
        </w:r>
      </w:ins>
      <w:ins w:id="697" w:author="PR Preview" w:date="2026-01-01T00:00:00Z">
        <w:r>
          <w:t xml:space="preserve"> </w:t>
        </w:r>
      </w:ins>
      <w:ins w:id="698" w:author="PR Preview" w:date="2026-01-01T00:00:00Z">
        <w:r>
          <w:t xml:space="preserve">let</w:t>
        </w:r>
      </w:ins>
      <w:ins w:id="699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t</m:t>
            </m:r>
          </m:sub>
        </m:sSub>
      </m:oMath>
      <w:ins w:id="700" w:author="PR Preview" w:date="2026-01-01T00:00:00Z">
        <w:r>
          <w:t xml:space="preserve"> </w:t>
        </w:r>
      </w:ins>
      <w:ins w:id="701" w:author="PR Preview" w:date="2026-01-01T00:00:00Z">
        <w:r>
          <w:t xml:space="preserve">be the count observed over exposure</w:t>
        </w:r>
      </w:ins>
      <w:ins w:id="702" w:author="PR Preview" w:date="2026-01-01T00:00:00Z">
        <w:r>
          <w:t xml:space="preserve"> </w:t>
        </w:r>
      </w:ins>
      <m:oMath>
        <m:r>
          <m:t>t</m:t>
        </m:r>
      </m:oMath>
      <w:ins w:id="703" w:author="PR Preview" w:date="2026-01-01T00:00:00Z">
        <w:r>
          <w:t xml:space="preserve">.</w:t>
        </w:r>
      </w:ins>
      <w:ins w:id="704" w:author="PR Preview" w:date="2026-01-01T00:00:00Z">
        <w:r>
          <w:t xml:space="preserve"> </w:t>
        </w:r>
      </w:ins>
      <w:ins w:id="705" w:author="PR Preview" w:date="2026-01-01T00:00:00Z">
        <w:r>
          <w:t xml:space="preserve">If the mean count is proportional to the exposure magnitude,</w:t>
        </w:r>
      </w:ins>
      <w:ins w:id="706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ins w:id="707" w:author="PR Preview" w:date="2026-01-01T00:00:00Z">
        <w:r>
          <w:t xml:space="preserve"> </w:t>
        </w:r>
      </w:ins>
      <w:ins w:id="708" w:author="PR Preview" w:date="2026-01-01T00:00:00Z">
        <w:r>
          <w:t xml:space="preserve">for all</w:t>
        </w:r>
      </w:ins>
      <w:ins w:id="709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≥</m:t>
        </m:r>
        <m:r>
          <m:t>0</m:t>
        </m:r>
      </m:oMath>
      <w:ins w:id="710" w:author="PR Preview" w:date="2026-01-01T00:00:00Z">
        <w:r>
          <w:t xml:space="preserve"> </w:t>
        </w:r>
      </w:ins>
      <w:ins w:id="711" w:author="PR Preview" w:date="2026-01-01T00:00:00Z">
        <w:r>
          <w:t xml:space="preserve">with one finite rate</w:t>
        </w:r>
      </w:ins>
      <w:ins w:id="712" w:author="PR Preview" w:date="2026-01-01T00:00:00Z">
        <w:r>
          <w:t xml:space="preserve"> </w:t>
        </w:r>
      </w:ins>
      <m:oMath>
        <m:r>
          <m:t>λ</m:t>
        </m:r>
      </m:oMath>
      <w:ins w:id="713" w:author="PR Preview" w:date="2026-01-01T00:00:00Z">
        <w:r>
          <w:t xml:space="preserve">,</w:t>
        </w:r>
      </w:ins>
      <w:ins w:id="714" w:author="PR Preview" w:date="2026-01-01T00:00:00Z">
        <w:r>
          <w:t xml:space="preserve"> </w:t>
        </w:r>
      </w:ins>
      <w:ins w:id="715" w:author="PR Preview" w:date="2026-01-01T00:00:00Z">
        <w:r>
          <w:t xml:space="preserve">then there are no expected events without exposure: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716" w:author="PR Preview" w:date="2026-01-01T00:00:00Z">
        <w:r>
          <w:rPr>
            <w:i/>
            <w:iCs/>
          </w:rPr>
          <w:delText xml:space="preserve">Remark</w:delText>
        </w:r>
      </w:del>
      <w:del w:id="717" w:author="PR Preview" w:date="2026-01-01T00:00:00Z">
        <w:r>
          <w:delText xml:space="preserve">. </w:delText>
        </w:r>
      </w:del>
      <w:del w:id="718" w:author="PR Preview" w:date="2026-01-01T00:00:00Z">
        <w:r>
          <w:delText xml:space="preserve">The hypothesis carries the content here.</w:delText>
        </w:r>
      </w:del>
      <w:del w:id="719" w:author="PR Preview" w:date="2026-01-01T00:00:00Z">
        <w:r>
          <w:delText xml:space="preserve"> </w:delText>
        </w:r>
      </w:del>
      <w:hyperlink w:anchor="def-event-rate">
        <w:del w:id="720" w:author="PR Preview" w:date="2026-01-01T00:00:00Z">
          <w:r>
            <w:rPr>
              <w:rStyle w:val="Hyperlink"/>
            </w:rPr>
            <w:delText xml:space="preserve">Definition 3</w:delText>
          </w:r>
        </w:del>
      </w:hyperlink>
      <w:del w:id="721" w:author="PR Preview" w:date="2026-01-01T00:00:00Z">
        <w:r>
          <w:delText xml:space="preserve"> </w:delText>
        </w:r>
      </w:del>
      <w:del w:id="722" w:author="PR Preview" w:date="2026-01-01T00:00:00Z">
        <w:r>
          <w:delText xml:space="preserve">alone cannot give</w:delText>
        </w:r>
      </w:del>
      <w:del w:id="723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24" w:author="PR Preview" w:date="2026-01-01T00:00:00Z">
        <w:r>
          <w:delText xml:space="preserve">,</w:delText>
        </w:r>
      </w:del>
      <w:del w:id="725" w:author="PR Preview" w:date="2026-01-01T00:00:00Z">
        <w:r>
          <w:delText xml:space="preserve"> </w:delText>
        </w:r>
      </w:del>
      <w:del w:id="726" w:author="PR Preview" w:date="2026-01-01T00:00:00Z">
        <w:r>
          <w:delText xml:space="preserve">since</w:delText>
        </w:r>
      </w:del>
      <w:del w:id="727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del w:id="728" w:author="PR Preview" w:date="2026-01-01T00:00:00Z">
        <w:r>
          <w:delText xml:space="preserve"> </w:delText>
        </w:r>
      </w:del>
      <w:del w:id="729" w:author="PR Preview" w:date="2026-01-01T00:00:00Z">
        <w:r>
          <w:delText xml:space="preserve">is undefined at</w:delText>
        </w:r>
      </w:del>
      <w:del w:id="73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731" w:author="PR Preview" w:date="2026-01-01T00:00:00Z">
        <w:r>
          <w:delText xml:space="preserve">;</w:delText>
        </w:r>
      </w:del>
      <w:del w:id="732" w:author="PR Preview" w:date="2026-01-01T00:00:00Z">
        <w:r>
          <w:delText xml:space="preserve"> </w:delText>
        </w:r>
      </w:del>
      <w:del w:id="733" w:author="PR Preview" w:date="2026-01-01T00:00:00Z">
        <w:r>
          <w:delText xml:space="preserve">the result holds for a model that assumes one rate</w:delText>
        </w:r>
      </w:del>
      <w:del w:id="734" w:author="PR Preview" w:date="2026-01-01T00:00:00Z">
        <w:r>
          <w:delText xml:space="preserve"> </w:delText>
        </w:r>
      </w:del>
      <m:oMath>
        <m:r>
          <m:t>λ</m:t>
        </m:r>
      </m:oMath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shared across exposure magnitudes, including</w:delText>
        </w:r>
      </w:del>
      <w:del w:id="73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738" w:author="PR Preview" w:date="2026-01-01T00:00:00Z">
        <w:r>
          <w:delText xml:space="preserve">.</w:delText>
        </w:r>
      </w:del>
    </w:p>
    <w:p>
      <w:pPr>
        <w:pStyle w:val="BodyText"/>
      </w:pPr>
      <w:del w:id="739" w:author="PR Preview" w:date="2026-01-01T00:00:00Z">
        <w:r>
          <w:rPr>
            <w:b/>
            <w:bCs/>
          </w:rPr>
          <w:delText xml:space="preserve">Example 5 (Zero exposure time)</w:delText>
        </w:r>
      </w:del>
      <w:del w:id="740" w:author="PR Preview" w:date="2026-01-01T00:00:00Z">
        <w:r>
          <w:delText xml:space="preserve"> </w:delText>
        </w:r>
      </w:del>
      <w:del w:id="741" w:author="PR Preview" w:date="2026-01-01T00:00:00Z">
        <w:r>
          <w:delText xml:space="preserve">If a subject is observed for</w:delText>
        </w:r>
      </w:del>
      <w:del w:id="74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0</m:t>
        </m:r>
      </m:oMath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person-years,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no follow-up time has elapsed,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so under a constant-rate model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the expected number of incident events is</w:delText>
        </w:r>
      </w:del>
      <w:del w:id="751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752" w:author="PR Preview" w:date="2026-01-01T00:00:00Z">
        <w:r>
          <w:delText xml:space="preserve">.</w:delText>
        </w:r>
      </w:del>
    </w:p>
    <w:p>
      <w:pPr>
        <w:pStyle w:val="BodyText"/>
      </w:pPr>
      <w:del w:id="753" w:author="PR Preview" w:date="2026-01-01T00:00:00Z">
        <w:r>
          <w:rPr>
            <w:b/>
            <w:bCs/>
          </w:rPr>
          <w:delText xml:space="preserve">Theorem 6 (Exposure is additive on the log scale)</w:delText>
        </w:r>
      </w:del>
      <w:del w:id="754" w:author="PR Preview" w:date="2026-01-01T00:00:00Z">
        <w:r>
          <w:delText xml:space="preserve"> </w:delText>
        </w:r>
      </w:del>
      <w:del w:id="755" w:author="PR Preview" w:date="2026-01-01T00:00:00Z">
        <w:r>
          <w:delText xml:space="preserve">If</w:delText>
        </w:r>
      </w:del>
      <w:del w:id="75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del w:id="757" w:author="PR Preview" w:date="2026-01-01T00:00:00Z">
        <w:r>
          <w:delText xml:space="preserve"> </w:delText>
        </w:r>
      </w:del>
      <w:del w:id="758" w:author="PR Preview" w:date="2026-01-01T00:00:00Z">
        <w:r>
          <w:delText xml:space="preserve">with</w:delText>
        </w:r>
      </w:del>
      <w:del w:id="759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760" w:author="PR Preview" w:date="2026-01-01T00:00:00Z">
        <w:r>
          <w:delText xml:space="preserve"> </w:delText>
        </w:r>
      </w:del>
      <w:del w:id="761" w:author="PR Preview" w:date="2026-01-01T00:00:00Z">
        <w:r>
          <w:delText xml:space="preserve">and</w:delText>
        </w:r>
      </w:del>
      <w:del w:id="76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763" w:author="PR Preview" w:date="2026-01-01T00:00:00Z">
        <w:r>
          <w:delText xml:space="preserve">, then:</w:delText>
        </w:r>
      </w:del>
    </w:p>
    <w:p>
      <w:pPr>
        <w:pStyle w:val="FirstParagraph"/>
      </w:pPr>
      <w:ins w:id="764" w:author="PR Preview" w:date="2026-01-01T00:00:00Z">
        <w:r>
          <w:rPr>
            <w:i/>
            <w:iCs/>
          </w:rPr>
          <w:t xml:space="preserve">Remark</w:t>
        </w:r>
      </w:ins>
      <w:ins w:id="765" w:author="PR Preview" w:date="2026-01-01T00:00:00Z">
        <w:r>
          <w:t xml:space="preserve">. </w:t>
        </w:r>
      </w:ins>
      <w:ins w:id="766" w:author="PR Preview" w:date="2026-01-01T00:00:00Z">
        <w:r>
          <w:t xml:space="preserve">The hypothesis carries the content here.</w:t>
        </w:r>
      </w:ins>
      <w:ins w:id="767" w:author="PR Preview" w:date="2026-01-01T00:00:00Z">
        <w:r>
          <w:t xml:space="preserve"> </w:t>
        </w:r>
      </w:ins>
      <w:hyperlink w:anchor="def-event-rate">
        <w:ins w:id="768" w:author="PR Preview" w:date="2026-01-01T00:00:00Z">
          <w:r>
            <w:rPr>
              <w:rStyle w:val="Hyperlink"/>
            </w:rPr>
            <w:t xml:space="preserve">Definition 4</w:t>
          </w:r>
        </w:ins>
      </w:hyperlink>
      <w:ins w:id="769" w:author="PR Preview" w:date="2026-01-01T00:00:00Z">
        <w:r>
          <w:t xml:space="preserve"> </w:t>
        </w:r>
      </w:ins>
      <w:ins w:id="770" w:author="PR Preview" w:date="2026-01-01T00:00:00Z">
        <w:r>
          <w:t xml:space="preserve">alone cannot give</w:t>
        </w:r>
      </w:ins>
      <w:ins w:id="771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772" w:author="PR Preview" w:date="2026-01-01T00:00:00Z">
        <w:r>
          <w:t xml:space="preserve">,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since</w:t>
        </w:r>
      </w:ins>
      <w:ins w:id="775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ins w:id="776" w:author="PR Preview" w:date="2026-01-01T00:00:00Z">
        <w:r>
          <w:t xml:space="preserve"> </w:t>
        </w:r>
      </w:ins>
      <w:ins w:id="777" w:author="PR Preview" w:date="2026-01-01T00:00:00Z">
        <w:r>
          <w:t xml:space="preserve">is undefined at</w:t>
        </w:r>
      </w:ins>
      <w:ins w:id="77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779" w:author="PR Preview" w:date="2026-01-01T00:00:00Z">
        <w:r>
          <w:t xml:space="preserve">;</w:t>
        </w:r>
      </w:ins>
      <w:ins w:id="780" w:author="PR Preview" w:date="2026-01-01T00:00:00Z">
        <w:r>
          <w:t xml:space="preserve"> </w:t>
        </w:r>
      </w:ins>
      <w:ins w:id="781" w:author="PR Preview" w:date="2026-01-01T00:00:00Z">
        <w:r>
          <w:t xml:space="preserve">the result holds for a model that assumes one rate</w:t>
        </w:r>
      </w:ins>
      <w:ins w:id="782" w:author="PR Preview" w:date="2026-01-01T00:00:00Z">
        <w:r>
          <w:t xml:space="preserve"> </w:t>
        </w:r>
      </w:ins>
      <m:oMath>
        <m:r>
          <m:t>λ</m:t>
        </m:r>
      </m:oMath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shared across exposure magnitudes, including</w:t>
        </w:r>
      </w:ins>
      <w:ins w:id="78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786" w:author="PR Preview" w:date="2026-01-01T00:00:00Z">
        <w:r>
          <w:t xml:space="preserve">.</w:t>
        </w:r>
      </w:ins>
    </w:p>
    <w:bookmarkStart w:id="66" w:name="exm-non-exposed"/>
    <w:p>
      <w:pPr>
        <w:pStyle w:val="BodyText"/>
      </w:pPr>
      <w:ins w:id="787" w:author="PR Preview" w:date="2026-01-01T00:00:00Z">
        <w:r>
          <w:rPr>
            <w:b/>
            <w:bCs/>
          </w:rPr>
          <w:t xml:space="preserve">Example 9 (Zero exposure time)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If a subject is observed for</w:t>
        </w:r>
      </w:ins>
      <w:ins w:id="79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0</m:t>
        </m:r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person-years,</w:t>
        </w:r>
      </w:ins>
      <w:ins w:id="793" w:author="PR Preview" w:date="2026-01-01T00:00:00Z">
        <w:r>
          <w:t xml:space="preserve"> </w:t>
        </w:r>
      </w:ins>
      <w:ins w:id="794" w:author="PR Preview" w:date="2026-01-01T00:00:00Z">
        <w:r>
          <w:t xml:space="preserve">no follow-up time has elapsed,</w:t>
        </w:r>
      </w:ins>
      <w:ins w:id="795" w:author="PR Preview" w:date="2026-01-01T00:00:00Z">
        <w:r>
          <w:t xml:space="preserve"> </w:t>
        </w:r>
      </w:ins>
      <w:ins w:id="796" w:author="PR Preview" w:date="2026-01-01T00:00:00Z">
        <w:r>
          <w:t xml:space="preserve">so under a constant-rate model</w:t>
        </w:r>
      </w:ins>
      <w:ins w:id="797" w:author="PR Preview" w:date="2026-01-01T00:00:00Z">
        <w:r>
          <w:t xml:space="preserve"> </w:t>
        </w:r>
      </w:ins>
      <w:ins w:id="798" w:author="PR Preview" w:date="2026-01-01T00:00:00Z">
        <w:r>
          <w:t xml:space="preserve">the expected number of incident events is</w:t>
        </w:r>
      </w:ins>
      <w:ins w:id="799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800" w:author="PR Preview" w:date="2026-01-01T00:00:00Z">
        <w:r>
          <w:t xml:space="preserve">.</w:t>
        </w:r>
      </w:ins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ins w:id="801" w:author="PR Preview" w:date="2026-01-01T00:00:00Z">
        <w:r>
          <w:rPr>
            <w:b/>
            <w:bCs/>
          </w:rPr>
          <w:t xml:space="preserve">Theorem 8 (Exposure is additive on the log scale)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If</w:t>
        </w:r>
      </w:ins>
      <w:ins w:id="804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ins w:id="805" w:author="PR Preview" w:date="2026-01-01T00:00:00Z">
        <w:r>
          <w:t xml:space="preserve"> </w:t>
        </w:r>
      </w:ins>
      <w:ins w:id="806" w:author="PR Preview" w:date="2026-01-01T00:00:00Z">
        <w:r>
          <w:t xml:space="preserve">with</w:t>
        </w:r>
      </w:ins>
      <w:ins w:id="807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808" w:author="PR Preview" w:date="2026-01-01T00:00:00Z">
        <w:r>
          <w:t xml:space="preserve"> </w:t>
        </w:r>
      </w:ins>
      <w:ins w:id="809" w:author="PR Preview" w:date="2026-01-01T00:00:00Z">
        <w:r>
          <w:t xml:space="preserve">and</w:t>
        </w:r>
      </w:ins>
      <w:ins w:id="81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811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del w:id="812" w:author="PR Preview" w:date="2026-01-01T00:00:00Z">
        <w:r>
          <w:rPr>
            <w:b/>
            <w:bCs/>
          </w:rPr>
          <w:delText xml:space="preserve">Example 6 (Log-linear representation of expected counts)</w:delText>
        </w:r>
      </w:del>
      <w:del w:id="813" w:author="PR Preview" w:date="2026-01-01T00:00:00Z">
        <w:r>
          <w:delText xml:space="preserve"> </w:delText>
        </w:r>
      </w:del>
      <w:del w:id="814" w:author="PR Preview" w:date="2026-01-01T00:00:00Z">
        <w:r>
          <w:delText xml:space="preserve">If a clinic sees an event rate of</w:delText>
        </w:r>
      </w:del>
      <w:del w:id="815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=</m:t>
        </m:r>
        <m:r>
          <m:t>0.02</m:t>
        </m:r>
      </m:oMath>
      <w:del w:id="816" w:author="PR Preview" w:date="2026-01-01T00:00:00Z">
        <w:r>
          <w:delText xml:space="preserve"> </w:delText>
        </w:r>
      </w:del>
      <w:del w:id="817" w:author="PR Preview" w:date="2026-01-01T00:00:00Z">
        <w:r>
          <w:delText xml:space="preserve">events/day and</w:delText>
        </w:r>
      </w:del>
      <w:del w:id="818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30</m:t>
        </m:r>
      </m:oMath>
      <w:del w:id="819" w:author="PR Preview" w:date="2026-01-01T00:00:00Z">
        <w:r>
          <w:delText xml:space="preserve"> </w:delText>
        </w:r>
      </w:del>
      <w:del w:id="820" w:author="PR Preview" w:date="2026-01-01T00:00:00Z">
        <w:r>
          <w:delText xml:space="preserve">days of observation:</w:delText>
        </w:r>
      </w:del>
    </w:p>
    <w:p>
      <w:pPr>
        <w:pStyle w:val="FirstParagraph"/>
      </w:pPr>
      <w:ins w:id="821" w:author="PR Preview" w:date="2026-01-01T00:00:00Z">
        <w:r>
          <w:rPr>
            <w:b/>
            <w:bCs/>
          </w:rPr>
          <w:t xml:space="preserve">Example 10 (Log-linear representation of expected counts)</w:t>
        </w:r>
      </w:ins>
      <w:ins w:id="822" w:author="PR Preview" w:date="2026-01-01T00:00:00Z">
        <w:r>
          <w:t xml:space="preserve"> </w:t>
        </w:r>
      </w:ins>
      <w:ins w:id="823" w:author="PR Preview" w:date="2026-01-01T00:00:00Z">
        <w:r>
          <w:t xml:space="preserve">If a clinic sees an event rate of</w:t>
        </w:r>
      </w:ins>
      <w:ins w:id="824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=</m:t>
        </m:r>
        <m:r>
          <m:t>0.02</m:t>
        </m:r>
      </m:oMath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events/day and</w:t>
        </w:r>
      </w:ins>
      <w:ins w:id="827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30</m:t>
        </m:r>
      </m:oMath>
      <w:ins w:id="828" w:author="PR Preview" w:date="2026-01-01T00:00:00Z">
        <w:r>
          <w:t xml:space="preserve"> </w:t>
        </w:r>
      </w:ins>
      <w:ins w:id="829" w:author="PR Preview" w:date="2026-01-01T00:00:00Z">
        <w:r>
          <w:t xml:space="preserve">days of observation: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2" w:name="def-offset"/>
    <w:p>
      <w:pPr>
        <w:pStyle w:val="BodyText"/>
      </w:pPr>
      <w:del w:id="830" w:author="PR Preview" w:date="2026-01-01T00:00:00Z">
        <w:r>
          <w:rPr>
            <w:b/>
            <w:bCs/>
          </w:rPr>
          <w:delText xml:space="preserve">Definition 4 (Offset)</w:delText>
        </w:r>
      </w:del>
      <w:del w:id="831" w:author="PR Preview" w:date="2026-01-01T00:00:00Z">
        <w:r>
          <w:delText xml:space="preserve"> </w:delText>
        </w:r>
      </w:del>
      <w:del w:id="832" w:author="PR Preview" w:date="2026-01-01T00:00:00Z">
        <w:r>
          <w:delText xml:space="preserve">For a count outcome with exposure magnitude</w:delText>
        </w:r>
      </w:del>
      <w:del w:id="833" w:author="PR Preview" w:date="2026-01-01T00:00:00Z">
        <w:r>
          <w:delText xml:space="preserve"> </w:delText>
        </w:r>
      </w:del>
      <m:oMath>
        <m:r>
          <m:t>t</m:t>
        </m:r>
      </m:oMath>
      <w:del w:id="834" w:author="PR Preview" w:date="2026-01-01T00:00:00Z">
        <w:r>
          <w:delText xml:space="preserve">,</w:delText>
        </w:r>
      </w:del>
      <w:del w:id="835" w:author="PR Preview" w:date="2026-01-01T00:00:00Z">
        <w:r>
          <w:delText xml:space="preserve"> </w:delText>
        </w:r>
      </w:del>
      <w:del w:id="836" w:author="PR Preview" w:date="2026-01-01T00:00:00Z">
        <w:r>
          <w:delText xml:space="preserve">the known term</w:delText>
        </w:r>
      </w:del>
      <w:del w:id="837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t</m:t>
        </m:r>
      </m:oMath>
      <w:del w:id="838" w:author="PR Preview" w:date="2026-01-01T00:00:00Z">
        <w:r>
          <w:delText xml:space="preserve"> </w:delText>
        </w:r>
      </w:del>
      <w:del w:id="839" w:author="PR Preview" w:date="2026-01-01T00:00:00Z">
        <w:r>
          <w:delText xml:space="preserve">in the log-scale decomposition of the mean</w:delText>
        </w:r>
      </w:del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(</w:delText>
        </w:r>
      </w:del>
      <w:hyperlink w:anchor="thm-exposure-log-scale">
        <w:del w:id="842" w:author="PR Preview" w:date="2026-01-01T00:00:00Z">
          <w:r>
            <w:rPr>
              <w:rStyle w:val="Hyperlink"/>
            </w:rPr>
            <w:delText xml:space="preserve">Theorem 6</w:delText>
          </w:r>
        </w:del>
      </w:hyperlink>
      <w:del w:id="843" w:author="PR Preview" w:date="2026-01-01T00:00:00Z">
        <w:r>
          <w:delText xml:space="preserve">),</w:delText>
        </w:r>
      </w:del>
    </w:p>
    <w:p>
      <w:pPr>
        <w:pStyle w:val="BodyText"/>
      </w:pPr>
      <w:ins w:id="844" w:author="PR Preview" w:date="2026-01-01T00:00:00Z">
        <w:r>
          <w:rPr>
            <w:b/>
            <w:bCs/>
          </w:rPr>
          <w:t xml:space="preserve">Definition 5 (Offset)</w:t>
        </w:r>
      </w:ins>
      <w:ins w:id="845" w:author="PR Preview" w:date="2026-01-01T00:00:00Z">
        <w:r>
          <w:t xml:space="preserve"> </w:t>
        </w:r>
      </w:ins>
      <w:ins w:id="846" w:author="PR Preview" w:date="2026-01-01T00:00:00Z">
        <w:r>
          <w:t xml:space="preserve">For a count outcome with exposure magnitude</w:t>
        </w:r>
      </w:ins>
      <w:ins w:id="847" w:author="PR Preview" w:date="2026-01-01T00:00:00Z">
        <w:r>
          <w:t xml:space="preserve"> </w:t>
        </w:r>
      </w:ins>
      <m:oMath>
        <m:r>
          <m:t>t</m:t>
        </m:r>
      </m:oMath>
      <w:ins w:id="848" w:author="PR Preview" w:date="2026-01-01T00:00:00Z">
        <w:r>
          <w:t xml:space="preserve">,</w:t>
        </w:r>
      </w:ins>
      <w:ins w:id="849" w:author="PR Preview" w:date="2026-01-01T00:00:00Z">
        <w:r>
          <w:t xml:space="preserve"> </w:t>
        </w:r>
      </w:ins>
      <w:ins w:id="850" w:author="PR Preview" w:date="2026-01-01T00:00:00Z">
        <w:r>
          <w:t xml:space="preserve">the known term</w:t>
        </w:r>
      </w:ins>
      <w:ins w:id="85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t</m:t>
        </m:r>
      </m:oMath>
      <w:ins w:id="852" w:author="PR Preview" w:date="2026-01-01T00:00:00Z">
        <w:r>
          <w:t xml:space="preserve"> </w:t>
        </w:r>
      </w:ins>
      <w:ins w:id="853" w:author="PR Preview" w:date="2026-01-01T00:00:00Z">
        <w:r>
          <w:t xml:space="preserve">in the log-scale decomposition of the mean</w:t>
        </w:r>
      </w:ins>
      <w:ins w:id="854" w:author="PR Preview" w:date="2026-01-01T00:00:00Z">
        <w:r>
          <w:t xml:space="preserve"> </w:t>
        </w:r>
      </w:ins>
      <w:ins w:id="855" w:author="PR Preview" w:date="2026-01-01T00:00:00Z">
        <w:r>
          <w:t xml:space="preserve">(</w:t>
        </w:r>
      </w:ins>
      <w:hyperlink w:anchor="thm-exposure-log-scale">
        <w:ins w:id="856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857" w:author="PR Preview" w:date="2026-01-01T00:00:00Z">
        <w:r>
          <w:t xml:space="preserve">),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7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3" w:name="exm-offset"/>
    <w:p>
      <w:pPr>
        <w:pStyle w:val="BodyText"/>
      </w:pPr>
      <w:del w:id="858" w:author="PR Preview" w:date="2026-01-01T00:00:00Z">
        <w:r>
          <w:rPr>
            <w:b/>
            <w:bCs/>
          </w:rPr>
          <w:delText xml:space="preserve">Example 7 (The offset for a clinic’s event count)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In</w:delText>
        </w:r>
      </w:del>
      <w:del w:id="861" w:author="PR Preview" w:date="2026-01-01T00:00:00Z">
        <w:r>
          <w:delText xml:space="preserve"> </w:delText>
        </w:r>
      </w:del>
      <w:hyperlink w:anchor="exm-exposure-log-scale">
        <w:del w:id="862" w:author="PR Preview" w:date="2026-01-01T00:00:00Z">
          <w:r>
            <w:rPr>
              <w:rStyle w:val="Hyperlink"/>
            </w:rPr>
            <w:delText xml:space="preserve">Example 6</w:delText>
          </w:r>
        </w:del>
      </w:hyperlink>
      <w:del w:id="863" w:author="PR Preview" w:date="2026-01-01T00:00:00Z">
        <w:r>
          <w:delText xml:space="preserve">,</w:delText>
        </w:r>
      </w:del>
      <w:del w:id="864" w:author="PR Preview" w:date="2026-01-01T00:00:00Z">
        <w:r>
          <w:delText xml:space="preserve"> </w:delText>
        </w:r>
      </w:del>
      <w:del w:id="865" w:author="PR Preview" w:date="2026-01-01T00:00:00Z">
        <w:r>
          <w:delText xml:space="preserve">the clinic was observed for</w:delText>
        </w:r>
      </w:del>
      <w:del w:id="866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30</m:t>
        </m:r>
      </m:oMath>
      <w:del w:id="867" w:author="PR Preview" w:date="2026-01-01T00:00:00Z">
        <w:r>
          <w:delText xml:space="preserve"> </w:delText>
        </w:r>
      </w:del>
      <w:del w:id="868" w:author="PR Preview" w:date="2026-01-01T00:00:00Z">
        <w:r>
          <w:delText xml:space="preserve">days,</w:delText>
        </w:r>
      </w:del>
      <w:del w:id="869" w:author="PR Preview" w:date="2026-01-01T00:00:00Z">
        <w:r>
          <w:delText xml:space="preserve"> </w:delText>
        </w:r>
      </w:del>
      <w:del w:id="870" w:author="PR Preview" w:date="2026-01-01T00:00:00Z">
        <w:r>
          <w:delText xml:space="preserve">so the offset is</w:delText>
        </w:r>
      </w:del>
      <w:del w:id="871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del w:id="872" w:author="PR Preview" w:date="2026-01-01T00:00:00Z">
        <w:r>
          <w:delText xml:space="preserve">.</w:delText>
        </w:r>
      </w:del>
      <w:del w:id="873" w:author="PR Preview" w:date="2026-01-01T00:00:00Z">
        <w:r>
          <w:delText xml:space="preserve"> </w:delText>
        </w:r>
      </w:del>
      <w:del w:id="874" w:author="PR Preview" w:date="2026-01-01T00:00:00Z">
        <w:r>
          <w:delText xml:space="preserve">Only</w:delText>
        </w:r>
      </w:del>
      <w:del w:id="87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λ</m:t>
        </m:r>
      </m:oMath>
      <w:del w:id="876" w:author="PR Preview" w:date="2026-01-01T00:00:00Z">
        <w:r>
          <w:delText xml:space="preserve"> </w:delText>
        </w:r>
      </w:del>
      <w:del w:id="877" w:author="PR Preview" w:date="2026-01-01T00:00:00Z">
        <w:r>
          <w:delText xml:space="preserve">is unknown before the data are seen;</w:delText>
        </w:r>
      </w:del>
      <w:del w:id="878" w:author="PR Preview" w:date="2026-01-01T00:00:00Z">
        <w:r>
          <w:delText xml:space="preserve"> </w:delText>
        </w:r>
      </w:del>
      <w:del w:id="879" w:author="PR Preview" w:date="2026-01-01T00:00:00Z">
        <w:r>
          <w:delText xml:space="preserve">the offset is fixed by the length of observation.</w:delText>
        </w:r>
      </w:del>
      <w:del w:id="880" w:author="PR Preview" w:date="2026-01-01T00:00:00Z">
        <w:r>
          <w:delText xml:space="preserve"> </w:delText>
        </w:r>
      </w:del>
      <w:del w:id="881" w:author="PR Preview" w:date="2026-01-01T00:00:00Z">
        <w:r>
          <w:delText xml:space="preserve">A clinic observed for</w:delText>
        </w:r>
      </w:del>
      <w:del w:id="882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=</m:t>
        </m:r>
        <m:r>
          <m:t>60</m:t>
        </m:r>
      </m:oMath>
      <w:del w:id="883" w:author="PR Preview" w:date="2026-01-01T00:00:00Z">
        <w:r>
          <w:delText xml:space="preserve"> </w:delText>
        </w:r>
      </w:del>
      <w:del w:id="884" w:author="PR Preview" w:date="2026-01-01T00:00:00Z">
        <w:r>
          <w:delText xml:space="preserve">days has offset</w:delText>
        </w:r>
      </w:del>
      <w:del w:id="885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del w:id="886" w:author="PR Preview" w:date="2026-01-01T00:00:00Z">
        <w:r>
          <w:delText xml:space="preserve">,</w:delText>
        </w:r>
      </w:del>
      <w:del w:id="887" w:author="PR Preview" w:date="2026-01-01T00:00:00Z">
        <w:r>
          <w:delText xml:space="preserve"> </w:delText>
        </w:r>
      </w:del>
      <w:del w:id="888" w:author="PR Preview" w:date="2026-01-01T00:00:00Z">
        <w:r>
          <w:delText xml:space="preserve">which raises</w:delText>
        </w:r>
      </w:del>
      <w:del w:id="889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μ</m:t>
        </m:r>
      </m:oMath>
      <w:del w:id="890" w:author="PR Preview" w:date="2026-01-01T00:00:00Z">
        <w:r>
          <w:delText xml:space="preserve"> </w:delText>
        </w:r>
      </w:del>
      <w:del w:id="891" w:author="PR Preview" w:date="2026-01-01T00:00:00Z">
        <w:r>
          <w:delText xml:space="preserve">by</w:delText>
        </w:r>
      </w:del>
      <w:del w:id="892" w:author="PR Preview" w:date="2026-01-01T00:00:00Z">
        <w:r>
          <w:delText xml:space="preserve"> </w:delText>
        </w:r>
      </w:del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del w:id="893" w:author="PR Preview" w:date="2026-01-01T00:00:00Z">
        <w:r>
          <w:delText xml:space="preserve"> </w:delText>
        </w:r>
      </w:del>
      <w:del w:id="894" w:author="PR Preview" w:date="2026-01-01T00:00:00Z">
        <w:r>
          <w:delText xml:space="preserve">at the same event rate.</w:delText>
        </w:r>
      </w:del>
    </w:p>
    <w:p>
      <w:pPr>
        <w:pStyle w:val="BodyText"/>
      </w:pPr>
      <w:del w:id="895" w:author="PR Preview" w:date="2026-01-01T00:00:00Z">
        <w:r>
          <w:rPr>
            <w:b/>
            <w:bCs/>
          </w:rPr>
          <w:delText xml:space="preserve">Theorem 7 (Sum of independent Poisson random variables)</w:delText>
        </w:r>
      </w:del>
      <w:del w:id="896" w:author="PR Preview" w:date="2026-01-01T00:00:00Z">
        <w:r>
          <w:delText xml:space="preserve"> </w:delText>
        </w:r>
      </w:del>
      <w:del w:id="897" w:author="PR Preview" w:date="2026-01-01T00:00:00Z">
        <w:r>
          <w:delText xml:space="preserve">If</w:delText>
        </w:r>
      </w:del>
      <w:del w:id="898" w:author="PR Preview" w:date="2026-01-01T00:00:00Z">
        <w:r>
          <w:delText xml:space="preserve"> </w:delText>
        </w:r>
      </w:del>
      <m:oMath>
        <m:r>
          <m:t>X</m:t>
        </m:r>
      </m:oMath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and</w:delText>
        </w:r>
      </w:del>
      <w:del w:id="901" w:author="PR Preview" w:date="2026-01-01T00:00:00Z">
        <w:r>
          <w:delText xml:space="preserve"> </w:delText>
        </w:r>
      </w:del>
      <m:oMath>
        <m:r>
          <m:t>Y</m:t>
        </m:r>
      </m:oMath>
      <w:del w:id="902" w:author="PR Preview" w:date="2026-01-01T00:00:00Z">
        <w:r>
          <w:delText xml:space="preserve"> </w:delText>
        </w:r>
      </w:del>
      <w:del w:id="903" w:author="PR Preview" w:date="2026-01-01T00:00:00Z">
        <w:r>
          <w:delText xml:space="preserve">are</w:delText>
        </w:r>
      </w:del>
      <w:del w:id="904" w:author="PR Preview" w:date="2026-01-01T00:00:00Z">
        <w:r>
          <w:delText xml:space="preserve"> </w:delText>
        </w:r>
      </w:del>
      <w:hyperlink r:id="rId23">
        <w:del w:id="905" w:author="PR Preview" w:date="2026-01-01T00:00:00Z">
          <w:r>
            <w:rPr>
              <w:rStyle w:val="Hyperlink"/>
            </w:rPr>
            <w:delText xml:space="preserve">independent</w:delText>
          </w:r>
        </w:del>
      </w:hyperlink>
      <w:del w:id="906" w:author="PR Preview" w:date="2026-01-01T00:00:00Z">
        <w:r>
          <w:delText xml:space="preserve"> </w:delText>
        </w:r>
      </w:del>
      <w:del w:id="907" w:author="PR Preview" w:date="2026-01-01T00:00:00Z">
        <w:r>
          <w:delText xml:space="preserve">Poisson random variables with means</w:delText>
        </w:r>
      </w:del>
      <w:del w:id="90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X</m:t>
            </m:r>
          </m:sub>
        </m:sSub>
      </m:oMath>
      <w:del w:id="909" w:author="PR Preview" w:date="2026-01-01T00:00:00Z">
        <w:r>
          <w:delText xml:space="preserve"> </w:delText>
        </w:r>
      </w:del>
      <w:del w:id="910" w:author="PR Preview" w:date="2026-01-01T00:00:00Z">
        <w:r>
          <w:delText xml:space="preserve">and</w:delText>
        </w:r>
      </w:del>
      <w:del w:id="911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Y</m:t>
            </m:r>
          </m:sub>
        </m:sSub>
      </m:oMath>
      <w:del w:id="912" w:author="PR Preview" w:date="2026-01-01T00:00:00Z">
        <w:r>
          <w:delText xml:space="preserve">, their sum,</w:delText>
        </w:r>
      </w:del>
      <w:del w:id="913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del w:id="914" w:author="PR Preview" w:date="2026-01-01T00:00:00Z">
        <w:r>
          <w:delText xml:space="preserve">, is also a Poisson random variable, with mean</w:delText>
        </w:r>
      </w:del>
      <w:del w:id="915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del w:id="916" w:author="PR Preview" w:date="2026-01-01T00:00:00Z">
        <w:r>
          <w:delText xml:space="preserve">.</w:delText>
        </w:r>
      </w:del>
    </w:p>
    <w:p>
      <w:pPr>
        <w:pStyle w:val="BodyText"/>
      </w:pPr>
      <w:ins w:id="917" w:author="PR Preview" w:date="2026-01-01T00:00:00Z">
        <w:r>
          <w:rPr>
            <w:b/>
            <w:bCs/>
          </w:rPr>
          <w:t xml:space="preserve">Example 11 (The offset for a clinic’s event count)</w:t>
        </w:r>
      </w:ins>
      <w:ins w:id="918" w:author="PR Preview" w:date="2026-01-01T00:00:00Z">
        <w:r>
          <w:t xml:space="preserve"> </w:t>
        </w:r>
      </w:ins>
      <w:ins w:id="919" w:author="PR Preview" w:date="2026-01-01T00:00:00Z">
        <w:r>
          <w:t xml:space="preserve">In</w:t>
        </w:r>
      </w:ins>
      <w:ins w:id="920" w:author="PR Preview" w:date="2026-01-01T00:00:00Z">
        <w:r>
          <w:t xml:space="preserve"> </w:t>
        </w:r>
      </w:ins>
      <w:hyperlink w:anchor="exm-exposure-log-scale">
        <w:ins w:id="921" w:author="PR Preview" w:date="2026-01-01T00:00:00Z">
          <w:r>
            <w:rPr>
              <w:rStyle w:val="Hyperlink"/>
            </w:rPr>
            <w:t xml:space="preserve">Example 10</w:t>
          </w:r>
        </w:ins>
      </w:hyperlink>
      <w:ins w:id="922" w:author="PR Preview" w:date="2026-01-01T00:00:00Z">
        <w:r>
          <w:t xml:space="preserve">,</w:t>
        </w:r>
      </w:ins>
      <w:ins w:id="923" w:author="PR Preview" w:date="2026-01-01T00:00:00Z">
        <w:r>
          <w:t xml:space="preserve"> </w:t>
        </w:r>
      </w:ins>
      <w:ins w:id="924" w:author="PR Preview" w:date="2026-01-01T00:00:00Z">
        <w:r>
          <w:t xml:space="preserve">the clinic was observed for</w:t>
        </w:r>
      </w:ins>
      <w:ins w:id="925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30</m:t>
        </m:r>
      </m:oMath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days,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so the offset is</w:t>
        </w:r>
      </w:ins>
      <w:ins w:id="930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ins w:id="931" w:author="PR Preview" w:date="2026-01-01T00:00:00Z">
        <w:r>
          <w:t xml:space="preserve">.</w:t>
        </w:r>
      </w:ins>
      <w:ins w:id="932" w:author="PR Preview" w:date="2026-01-01T00:00:00Z">
        <w:r>
          <w:t xml:space="preserve"> </w:t>
        </w:r>
      </w:ins>
      <w:ins w:id="933" w:author="PR Preview" w:date="2026-01-01T00:00:00Z">
        <w:r>
          <w:t xml:space="preserve">Only</w:t>
        </w:r>
      </w:ins>
      <w:ins w:id="93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λ</m:t>
        </m:r>
      </m:oMath>
      <w:ins w:id="935" w:author="PR Preview" w:date="2026-01-01T00:00:00Z">
        <w:r>
          <w:t xml:space="preserve"> </w:t>
        </w:r>
      </w:ins>
      <w:ins w:id="936" w:author="PR Preview" w:date="2026-01-01T00:00:00Z">
        <w:r>
          <w:t xml:space="preserve">is unknown before the data are seen;</w:t>
        </w:r>
      </w:ins>
      <w:ins w:id="937" w:author="PR Preview" w:date="2026-01-01T00:00:00Z">
        <w:r>
          <w:t xml:space="preserve"> </w:t>
        </w:r>
      </w:ins>
      <w:ins w:id="938" w:author="PR Preview" w:date="2026-01-01T00:00:00Z">
        <w:r>
          <w:t xml:space="preserve">the offset is fixed by the length of observation.</w:t>
        </w:r>
      </w:ins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A clinic observed for</w:t>
        </w:r>
      </w:ins>
      <w:ins w:id="941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=</m:t>
        </m:r>
        <m:r>
          <m:t>60</m:t>
        </m:r>
      </m:oMath>
      <w:ins w:id="942" w:author="PR Preview" w:date="2026-01-01T00:00:00Z">
        <w:r>
          <w:t xml:space="preserve"> </w:t>
        </w:r>
      </w:ins>
      <w:ins w:id="943" w:author="PR Preview" w:date="2026-01-01T00:00:00Z">
        <w:r>
          <w:t xml:space="preserve">days has offset</w:t>
        </w:r>
      </w:ins>
      <w:ins w:id="944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ins w:id="945" w:author="PR Preview" w:date="2026-01-01T00:00:00Z">
        <w:r>
          <w:t xml:space="preserve">,</w:t>
        </w:r>
      </w:ins>
      <w:ins w:id="946" w:author="PR Preview" w:date="2026-01-01T00:00:00Z">
        <w:r>
          <w:t xml:space="preserve"> </w:t>
        </w:r>
      </w:ins>
      <w:ins w:id="947" w:author="PR Preview" w:date="2026-01-01T00:00:00Z">
        <w:r>
          <w:t xml:space="preserve">which raises</w:t>
        </w:r>
      </w:ins>
      <w:ins w:id="948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μ</m:t>
        </m:r>
      </m:oMath>
      <w:ins w:id="949" w:author="PR Preview" w:date="2026-01-01T00:00:00Z">
        <w:r>
          <w:t xml:space="preserve"> </w:t>
        </w:r>
      </w:ins>
      <w:ins w:id="950" w:author="PR Preview" w:date="2026-01-01T00:00:00Z">
        <w:r>
          <w:t xml:space="preserve">by</w:t>
        </w:r>
      </w:ins>
      <w:ins w:id="951" w:author="PR Preview" w:date="2026-01-01T00:00:00Z">
        <w:r>
          <w:t xml:space="preserve"> </w:t>
        </w:r>
      </w:ins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ins w:id="952" w:author="PR Preview" w:date="2026-01-01T00:00:00Z">
        <w:r>
          <w:t xml:space="preserve"> </w:t>
        </w:r>
      </w:ins>
      <w:ins w:id="953" w:author="PR Preview" w:date="2026-01-01T00:00:00Z">
        <w:r>
          <w:t xml:space="preserve">at the same event rate.</w:t>
        </w:r>
      </w:ins>
    </w:p>
    <w:bookmarkEnd w:id="73"/>
    <w:bookmarkStart w:id="74" w:name="thm-sum-pois"/>
    <w:p>
      <w:pPr>
        <w:pStyle w:val="BodyText"/>
      </w:pPr>
      <w:ins w:id="954" w:author="PR Preview" w:date="2026-01-01T00:00:00Z">
        <w:r>
          <w:rPr>
            <w:b/>
            <w:bCs/>
          </w:rPr>
          <w:t xml:space="preserve">Theorem 9 (Sum of independent Poisson random variables)</w:t>
        </w:r>
      </w:ins>
      <w:ins w:id="955" w:author="PR Preview" w:date="2026-01-01T00:00:00Z">
        <w:r>
          <w:t xml:space="preserve"> </w:t>
        </w:r>
      </w:ins>
      <w:ins w:id="956" w:author="PR Preview" w:date="2026-01-01T00:00:00Z">
        <w:r>
          <w:t xml:space="preserve">If</w:t>
        </w:r>
      </w:ins>
      <w:ins w:id="957" w:author="PR Preview" w:date="2026-01-01T00:00:00Z">
        <w:r>
          <w:t xml:space="preserve"> </w:t>
        </w:r>
      </w:ins>
      <m:oMath>
        <m:r>
          <m:t>X</m:t>
        </m:r>
      </m:oMath>
      <w:ins w:id="958" w:author="PR Preview" w:date="2026-01-01T00:00:00Z">
        <w:r>
          <w:t xml:space="preserve"> </w:t>
        </w:r>
      </w:ins>
      <w:ins w:id="959" w:author="PR Preview" w:date="2026-01-01T00:00:00Z">
        <w:r>
          <w:t xml:space="preserve">and</w:t>
        </w:r>
      </w:ins>
      <w:ins w:id="960" w:author="PR Preview" w:date="2026-01-01T00:00:00Z">
        <w:r>
          <w:t xml:space="preserve"> </w:t>
        </w:r>
      </w:ins>
      <m:oMath>
        <m:r>
          <m:t>Y</m:t>
        </m:r>
      </m:oMath>
      <w:ins w:id="961" w:author="PR Preview" w:date="2026-01-01T00:00:00Z">
        <w:r>
          <w:t xml:space="preserve"> </w:t>
        </w:r>
      </w:ins>
      <w:ins w:id="962" w:author="PR Preview" w:date="2026-01-01T00:00:00Z">
        <w:r>
          <w:t xml:space="preserve">are</w:t>
        </w:r>
      </w:ins>
      <w:ins w:id="963" w:author="PR Preview" w:date="2026-01-01T00:00:00Z">
        <w:r>
          <w:t xml:space="preserve"> </w:t>
        </w:r>
      </w:ins>
      <w:hyperlink r:id="rId23">
        <w:ins w:id="964" w:author="PR Preview" w:date="2026-01-01T00:00:00Z">
          <w:r>
            <w:rPr>
              <w:rStyle w:val="Hyperlink"/>
            </w:rPr>
            <w:t xml:space="preserve">independent</w:t>
          </w:r>
        </w:ins>
      </w:hyperlink>
      <w:ins w:id="965" w:author="PR Preview" w:date="2026-01-01T00:00:00Z">
        <w:r>
          <w:t xml:space="preserve"> </w:t>
        </w:r>
      </w:ins>
      <w:ins w:id="966" w:author="PR Preview" w:date="2026-01-01T00:00:00Z">
        <w:r>
          <w:t xml:space="preserve">Poisson random variables with means</w:t>
        </w:r>
      </w:ins>
      <w:ins w:id="967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X</m:t>
            </m:r>
          </m:sub>
        </m:sSub>
      </m:oMath>
      <w:ins w:id="968" w:author="PR Preview" w:date="2026-01-01T00:00:00Z">
        <w:r>
          <w:t xml:space="preserve"> </w:t>
        </w:r>
      </w:ins>
      <w:ins w:id="969" w:author="PR Preview" w:date="2026-01-01T00:00:00Z">
        <w:r>
          <w:t xml:space="preserve">and</w:t>
        </w:r>
      </w:ins>
      <w:ins w:id="970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Y</m:t>
            </m:r>
          </m:sub>
        </m:sSub>
      </m:oMath>
      <w:ins w:id="971" w:author="PR Preview" w:date="2026-01-01T00:00:00Z">
        <w:r>
          <w:t xml:space="preserve">, their sum,</w:t>
        </w:r>
      </w:ins>
      <w:ins w:id="972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973" w:author="PR Preview" w:date="2026-01-01T00:00:00Z">
        <w:r>
          <w:t xml:space="preserve">, is also a Poisson random variable, with mean</w:t>
        </w:r>
      </w:ins>
      <w:ins w:id="974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ins w:id="975" w:author="PR Preview" w:date="2026-01-01T00:00:00Z">
        <w:r>
          <w:t xml:space="preserve">.</w:t>
        </w:r>
      </w:ins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5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6" w:name="exm-sum-pois"/>
    <w:p>
      <w:pPr>
        <w:pStyle w:val="BodyText"/>
      </w:pPr>
      <w:del w:id="976" w:author="PR Preview" w:date="2026-01-01T00:00:00Z">
        <w:r>
          <w:rPr>
            <w:b/>
            <w:bCs/>
          </w:rPr>
          <w:delText xml:space="preserve">Example 8 (Aggregating independent region counts)</w:delText>
        </w:r>
      </w:del>
      <w:del w:id="977" w:author="PR Preview" w:date="2026-01-01T00:00:00Z">
        <w:r>
          <w:delText xml:space="preserve"> </w:delText>
        </w:r>
      </w:del>
      <w:del w:id="978" w:author="PR Preview" w:date="2026-01-01T00:00:00Z">
        <w:r>
          <w:delText xml:space="preserve">Suppose Region A records</w:delText>
        </w:r>
      </w:del>
      <w:del w:id="979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del w:id="980" w:author="PR Preview" w:date="2026-01-01T00:00:00Z">
        <w:r>
          <w:delText xml:space="preserve"> </w:delText>
        </w:r>
      </w:del>
      <w:del w:id="981" w:author="PR Preview" w:date="2026-01-01T00:00:00Z">
        <w:r>
          <w:delText xml:space="preserve">cases</w:delText>
        </w:r>
      </w:del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and Region B records</w:delText>
        </w:r>
      </w:del>
      <w:del w:id="984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del w:id="985" w:author="PR Preview" w:date="2026-01-01T00:00:00Z">
        <w:r>
          <w:delText xml:space="preserve"> </w:delText>
        </w:r>
      </w:del>
      <w:del w:id="986" w:author="PR Preview" w:date="2026-01-01T00:00:00Z">
        <w:r>
          <w:delText xml:space="preserve">cases independently.</w:delText>
        </w:r>
      </w:del>
      <w:del w:id="987" w:author="PR Preview" w:date="2026-01-01T00:00:00Z">
        <w:r>
          <w:delText xml:space="preserve"> </w:delText>
        </w:r>
      </w:del>
      <w:del w:id="988" w:author="PR Preview" w:date="2026-01-01T00:00:00Z">
        <w:r>
          <w:delText xml:space="preserve">By</w:delText>
        </w:r>
      </w:del>
      <w:del w:id="989" w:author="PR Preview" w:date="2026-01-01T00:00:00Z">
        <w:r>
          <w:delText xml:space="preserve"> </w:delText>
        </w:r>
      </w:del>
      <w:hyperlink w:anchor="thm-sum-pois">
        <w:del w:id="990" w:author="PR Preview" w:date="2026-01-01T00:00:00Z">
          <w:r>
            <w:rPr>
              <w:rStyle w:val="Hyperlink"/>
            </w:rPr>
            <w:delText xml:space="preserve">Theorem 7</w:delText>
          </w:r>
        </w:del>
      </w:hyperlink>
      <w:del w:id="991" w:author="PR Preview" w:date="2026-01-01T00:00:00Z">
        <w:r>
          <w:delText xml:space="preserve">, the combined total count</w:delText>
        </w:r>
      </w:del>
      <w:del w:id="992" w:author="PR Preview" w:date="2026-01-01T00:00:00Z">
        <w:r>
          <w:delText xml:space="preserve"> </w:delText>
        </w:r>
      </w:del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del w:id="993" w:author="PR Preview" w:date="2026-01-01T00:00:00Z">
        <w:r>
          <w:delText xml:space="preserve"> </w:delText>
        </w:r>
      </w:del>
      <w:del w:id="994" w:author="PR Preview" w:date="2026-01-01T00:00:00Z">
        <w:r>
          <w:delText xml:space="preserve">follows a Poisson distribution: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Heading2"/>
      </w:pPr>
      <w:del w:id="995" w:author="PR Preview" w:date="2026-01-01T00:00:00Z">
        <w:r>
          <w:delText xml:space="preserve">3 The Negative-Binomial distribution</w:delText>
        </w:r>
      </w:del>
    </w:p>
    <w:p>
      <w:pPr>
        <w:pStyle w:val="FirstParagraph"/>
      </w:pPr>
      <w:del w:id="996" w:author="PR Preview" w:date="2026-01-01T00:00:00Z">
        <w:r>
          <w:rPr>
            <w:b/>
            <w:bCs/>
          </w:rPr>
          <w:delText xml:space="preserve">Definition 5 (Negative binomial distribution)</w:delText>
        </w:r>
      </w:del>
      <w:del w:id="997" w:author="PR Preview" w:date="2026-01-01T00:00:00Z">
        <w:r>
          <w:delText xml:space="preserve"> </w:delText>
        </w:r>
      </w:del>
      <w:del w:id="998" w:author="PR Preview" w:date="2026-01-01T00:00:00Z">
        <w:r>
          <w:delText xml:space="preserve">A random variable</w:delText>
        </w:r>
      </w:del>
      <w:del w:id="999" w:author="PR Preview" w:date="2026-01-01T00:00:00Z">
        <w:r>
          <w:delText xml:space="preserve"> </w:delText>
        </w:r>
      </w:del>
      <m:oMath>
        <m:r>
          <m:t>Y</m:t>
        </m:r>
      </m:oMath>
      <w:del w:id="1000" w:author="PR Preview" w:date="2026-01-01T00:00:00Z">
        <w:r>
          <w:delText xml:space="preserve"> </w:delText>
        </w:r>
      </w:del>
      <w:del w:id="1001" w:author="PR Preview" w:date="2026-01-01T00:00:00Z">
        <w:r>
          <w:delText xml:space="preserve">has the</w:delText>
        </w:r>
      </w:del>
      <w:del w:id="1002" w:author="PR Preview" w:date="2026-01-01T00:00:00Z">
        <w:r>
          <w:delText xml:space="preserve"> </w:delText>
        </w:r>
      </w:del>
      <w:del w:id="1003" w:author="PR Preview" w:date="2026-01-01T00:00:00Z">
        <w:r>
          <w:rPr>
            <w:b/>
            <w:bCs/>
          </w:rPr>
          <w:delText xml:space="preserve">negative binomial distribution</w:delText>
        </w:r>
      </w:del>
      <w:del w:id="1004" w:author="PR Preview" w:date="2026-01-01T00:00:00Z">
        <w:r>
          <w:delText xml:space="preserve"> </w:delText>
        </w:r>
      </w:del>
      <w:del w:id="1005" w:author="PR Preview" w:date="2026-01-01T00:00:00Z">
        <w:r>
          <w:delText xml:space="preserve">with mean</w:delText>
        </w:r>
      </w:del>
      <w:del w:id="1006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1007" w:author="PR Preview" w:date="2026-01-01T00:00:00Z">
        <w:r>
          <w:delText xml:space="preserve"> </w:delText>
        </w:r>
      </w:del>
      <w:del w:id="1008" w:author="PR Preview" w:date="2026-01-01T00:00:00Z">
        <w:r>
          <w:delText xml:space="preserve">and overdispersion parameter</w:delText>
        </w:r>
      </w:del>
      <w:del w:id="1009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&gt;</m:t>
        </m:r>
        <m:r>
          <m:t>0</m:t>
        </m:r>
      </m:oMath>
      <w:del w:id="1010" w:author="PR Preview" w:date="2026-01-01T00:00:00Z">
        <w:r>
          <w:delText xml:space="preserve">,</w:delText>
        </w:r>
      </w:del>
      <w:del w:id="1011" w:author="PR Preview" w:date="2026-01-01T00:00:00Z">
        <w:r>
          <w:delText xml:space="preserve"> </w:delText>
        </w:r>
      </w:del>
      <w:del w:id="1012" w:author="PR Preview" w:date="2026-01-01T00:00:00Z">
        <w:r>
          <w:delText xml:space="preserve">written</w:delText>
        </w:r>
      </w:del>
      <w:del w:id="101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1014" w:author="PR Preview" w:date="2026-01-01T00:00:00Z">
        <w:r>
          <w:delText xml:space="preserve">, if, for</w:delText>
        </w:r>
      </w:del>
      <w:del w:id="101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016" w:author="PR Preview" w:date="2026-01-01T00:00:00Z">
        <w:r>
          <w:delText xml:space="preserve">:</w:delText>
        </w:r>
      </w:del>
    </w:p>
    <w:p>
      <w:pPr>
        <w:pStyle w:val="BodyText"/>
      </w:pPr>
      <w:ins w:id="1017" w:author="PR Preview" w:date="2026-01-01T00:00:00Z">
        <w:r>
          <w:rPr>
            <w:b/>
            <w:bCs/>
          </w:rPr>
          <w:t xml:space="preserve">Example 12 (Aggregating independent region counts)</w:t>
        </w:r>
      </w:ins>
      <w:ins w:id="1018" w:author="PR Preview" w:date="2026-01-01T00:00:00Z">
        <w:r>
          <w:t xml:space="preserve"> </w:t>
        </w:r>
      </w:ins>
      <w:ins w:id="1019" w:author="PR Preview" w:date="2026-01-01T00:00:00Z">
        <w:r>
          <w:t xml:space="preserve">Suppose Region A records</w:t>
        </w:r>
      </w:ins>
      <w:ins w:id="1020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ins w:id="1021" w:author="PR Preview" w:date="2026-01-01T00:00:00Z">
        <w:r>
          <w:t xml:space="preserve"> </w:t>
        </w:r>
      </w:ins>
      <w:ins w:id="1022" w:author="PR Preview" w:date="2026-01-01T00:00:00Z">
        <w:r>
          <w:t xml:space="preserve">cases</w:t>
        </w:r>
      </w:ins>
      <w:ins w:id="1023" w:author="PR Preview" w:date="2026-01-01T00:00:00Z">
        <w:r>
          <w:t xml:space="preserve"> </w:t>
        </w:r>
      </w:ins>
      <w:ins w:id="1024" w:author="PR Preview" w:date="2026-01-01T00:00:00Z">
        <w:r>
          <w:t xml:space="preserve">and Region B records</w:t>
        </w:r>
      </w:ins>
      <w:ins w:id="1025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ins w:id="1026" w:author="PR Preview" w:date="2026-01-01T00:00:00Z">
        <w:r>
          <w:t xml:space="preserve"> </w:t>
        </w:r>
      </w:ins>
      <w:ins w:id="1027" w:author="PR Preview" w:date="2026-01-01T00:00:00Z">
        <w:r>
          <w:t xml:space="preserve">cases independently.</w:t>
        </w:r>
      </w:ins>
      <w:ins w:id="1028" w:author="PR Preview" w:date="2026-01-01T00:00:00Z">
        <w:r>
          <w:t xml:space="preserve"> </w:t>
        </w:r>
      </w:ins>
      <w:ins w:id="1029" w:author="PR Preview" w:date="2026-01-01T00:00:00Z">
        <w:r>
          <w:t xml:space="preserve">By</w:t>
        </w:r>
      </w:ins>
      <w:ins w:id="1030" w:author="PR Preview" w:date="2026-01-01T00:00:00Z">
        <w:r>
          <w:t xml:space="preserve"> </w:t>
        </w:r>
      </w:ins>
      <w:hyperlink w:anchor="thm-sum-pois">
        <w:ins w:id="103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032" w:author="PR Preview" w:date="2026-01-01T00:00:00Z">
        <w:r>
          <w:t xml:space="preserve">, the combined total count</w:t>
        </w:r>
      </w:ins>
      <w:ins w:id="1033" w:author="PR Preview" w:date="2026-01-01T00:00:00Z">
        <w:r>
          <w:t xml:space="preserve"> </w:t>
        </w:r>
      </w:ins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ins w:id="1034" w:author="PR Preview" w:date="2026-01-01T00:00:00Z">
        <w:r>
          <w:t xml:space="preserve"> </w:t>
        </w:r>
      </w:ins>
      <w:ins w:id="1035" w:author="PR Preview" w:date="2026-01-01T00:00:00Z">
        <w:r>
          <w:t xml:space="preserve">follows a Poisson distribution: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6"/>
    <w:bookmarkEnd w:id="77"/>
    <w:bookmarkStart w:id="84" w:name="sec-nb-dist"/>
    <w:p>
      <w:pPr>
        <w:pStyle w:val="Heading2"/>
      </w:pPr>
      <w:ins w:id="1036" w:author="PR Preview" w:date="2026-01-01T00:00:00Z">
        <w:r>
          <w:t xml:space="preserve">4 The Negative-Binomial distribution</w:t>
        </w:r>
      </w:ins>
    </w:p>
    <w:bookmarkStart w:id="78" w:name="def-nb"/>
    <w:p>
      <w:pPr>
        <w:pStyle w:val="FirstParagraph"/>
      </w:pPr>
      <w:ins w:id="1037" w:author="PR Preview" w:date="2026-01-01T00:00:00Z">
        <w:r>
          <w:rPr>
            <w:b/>
            <w:bCs/>
          </w:rPr>
          <w:t xml:space="preserve">Definition 6 (Negative binomial distribution)</w:t>
        </w:r>
      </w:ins>
      <w:ins w:id="1038" w:author="PR Preview" w:date="2026-01-01T00:00:00Z">
        <w:r>
          <w:t xml:space="preserve"> </w:t>
        </w:r>
      </w:ins>
      <w:ins w:id="1039" w:author="PR Preview" w:date="2026-01-01T00:00:00Z">
        <w:r>
          <w:t xml:space="preserve">A random variable</w:t>
        </w:r>
      </w:ins>
      <w:ins w:id="1040" w:author="PR Preview" w:date="2026-01-01T00:00:00Z">
        <w:r>
          <w:t xml:space="preserve"> </w:t>
        </w:r>
      </w:ins>
      <m:oMath>
        <m:r>
          <m:t>Y</m:t>
        </m:r>
      </m:oMath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has the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rPr>
            <w:b/>
            <w:bCs/>
          </w:rPr>
          <w:t xml:space="preserve">negative binomial distribution</w:t>
        </w:r>
      </w:ins>
      <w:ins w:id="1045" w:author="PR Preview" w:date="2026-01-01T00:00:00Z">
        <w:r>
          <w:t xml:space="preserve"> </w:t>
        </w:r>
      </w:ins>
      <w:ins w:id="1046" w:author="PR Preview" w:date="2026-01-01T00:00:00Z">
        <w:r>
          <w:t xml:space="preserve">with mean</w:t>
        </w:r>
      </w:ins>
      <w:ins w:id="1047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1048" w:author="PR Preview" w:date="2026-01-01T00:00:00Z">
        <w:r>
          <w:t xml:space="preserve"> </w:t>
        </w:r>
      </w:ins>
      <w:ins w:id="1049" w:author="PR Preview" w:date="2026-01-01T00:00:00Z">
        <w:r>
          <w:t xml:space="preserve">and overdispersion parameter</w:t>
        </w:r>
      </w:ins>
      <w:ins w:id="1050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&gt;</m:t>
        </m:r>
        <m:r>
          <m:t>0</m:t>
        </m:r>
      </m:oMath>
      <w:ins w:id="1051" w:author="PR Preview" w:date="2026-01-01T00:00:00Z">
        <w:r>
          <w:t xml:space="preserve">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written</w:t>
        </w:r>
      </w:ins>
      <w:ins w:id="105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1055" w:author="PR Preview" w:date="2026-01-01T00:00:00Z">
        <w:r>
          <w:t xml:space="preserve">, if, for</w:t>
        </w:r>
      </w:ins>
      <w:ins w:id="105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05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bookmarkStart w:id="79" w:name="thm-nb-poisson-limit"/>
    <w:p>
      <w:pPr>
        <w:pStyle w:val="BodyText"/>
      </w:pPr>
      <w:del w:id="1058" w:author="PR Preview" w:date="2026-01-01T00:00:00Z">
        <w:r>
          <w:rPr>
            <w:b/>
            <w:bCs/>
          </w:rPr>
          <w:delText xml:space="preserve">Theorem 8 (The negative binomial converges to the Poisson)</w:delText>
        </w:r>
      </w:del>
      <w:del w:id="1059" w:author="PR Preview" w:date="2026-01-01T00:00:00Z">
        <w:r>
          <w:delText xml:space="preserve"> </w:delText>
        </w:r>
      </w:del>
      <w:del w:id="1060" w:author="PR Preview" w:date="2026-01-01T00:00:00Z">
        <w:r>
          <w:delText xml:space="preserve">Fix</w:delText>
        </w:r>
      </w:del>
      <w:del w:id="106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&gt;</m:t>
        </m:r>
        <m:r>
          <m:t>0</m:t>
        </m:r>
      </m:oMath>
      <w:del w:id="1062" w:author="PR Preview" w:date="2026-01-01T00:00:00Z">
        <w:r>
          <w:delText xml:space="preserve">, and let</w:delText>
        </w:r>
      </w:del>
      <w:del w:id="1063" w:author="PR Preview" w:date="2026-01-01T00:00:00Z">
        <w:r>
          <w:delText xml:space="preserve"> </w:delText>
        </w:r>
      </w:del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1064" w:author="PR Preview" w:date="2026-01-01T00:00:00Z">
        <w:r>
          <w:delText xml:space="preserve">.</w:delText>
        </w:r>
      </w:del>
      <w:del w:id="1065" w:author="PR Preview" w:date="2026-01-01T00:00:00Z">
        <w:r>
          <w:delText xml:space="preserve"> </w:delText>
        </w:r>
      </w:del>
      <w:del w:id="1066" w:author="PR Preview" w:date="2026-01-01T00:00:00Z">
        <w:r>
          <w:delText xml:space="preserve">Then for each</w:delText>
        </w:r>
      </w:del>
      <w:del w:id="1067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del w:id="1068" w:author="PR Preview" w:date="2026-01-01T00:00:00Z">
        <w:r>
          <w:delText xml:space="preserve">,</w:delText>
        </w:r>
      </w:del>
      <w:del w:id="1069" w:author="PR Preview" w:date="2026-01-01T00:00:00Z">
        <w:r>
          <w:delText xml:space="preserve"> </w:delText>
        </w:r>
      </w:del>
      <w:del w:id="1070" w:author="PR Preview" w:date="2026-01-01T00:00:00Z">
        <w:r>
          <w:delText xml:space="preserve">as</w:delText>
        </w:r>
      </w:del>
      <w:del w:id="1071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del w:id="1072" w:author="PR Preview" w:date="2026-01-01T00:00:00Z">
        <w:r>
          <w:delText xml:space="preserve">,</w:delText>
        </w:r>
      </w:del>
      <w:del w:id="1073" w:author="PR Preview" w:date="2026-01-01T00:00:00Z">
        <w:r>
          <w:delText xml:space="preserve"> </w:delText>
        </w:r>
      </w:del>
      <w:del w:id="1074" w:author="PR Preview" w:date="2026-01-01T00:00:00Z">
        <w:r>
          <w:delText xml:space="preserve">the negative binomial PMF converges to the</w:delText>
        </w:r>
      </w:del>
      <w:del w:id="1075" w:author="PR Preview" w:date="2026-01-01T00:00:00Z">
        <w:r>
          <w:delText xml:space="preserve"> </w:delText>
        </w:r>
      </w:del>
      <w:hyperlink w:anchor="def-poisson">
        <w:del w:id="1076" w:author="PR Preview" w:date="2026-01-01T00:00:00Z">
          <w:r>
            <w:rPr>
              <w:rStyle w:val="Hyperlink"/>
            </w:rPr>
            <w:delText xml:space="preserve">Poisson</w:delText>
          </w:r>
        </w:del>
      </w:hyperlink>
      <w:del w:id="1077" w:author="PR Preview" w:date="2026-01-01T00:00:00Z">
        <w:r>
          <w:delText xml:space="preserve"> </w:delText>
        </w:r>
      </w:del>
      <w:del w:id="1078" w:author="PR Preview" w:date="2026-01-01T00:00:00Z">
        <w:r>
          <w:delText xml:space="preserve">PMF (</w:delText>
        </w:r>
      </w:del>
      <w:hyperlink w:anchor="eq-pois-pmf">
        <w:del w:id="1079" w:author="PR Preview" w:date="2026-01-01T00:00:00Z">
          <w:r>
            <w:rPr>
              <w:rStyle w:val="Hyperlink"/>
            </w:rPr>
            <w:delText xml:space="preserve">Equation 1</w:delText>
          </w:r>
        </w:del>
      </w:hyperlink>
      <w:del w:id="1080" w:author="PR Preview" w:date="2026-01-01T00:00:00Z">
        <w:r>
          <w:delText xml:space="preserve">):</w:delText>
        </w:r>
      </w:del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p>
      <w:pPr>
        <w:pStyle w:val="FirstParagraph"/>
      </w:pPr>
      <w:del w:id="1081" w:author="PR Preview" w:date="2026-01-01T00:00:00Z">
        <w:r>
          <w:rPr>
            <w:i/>
            <w:iCs/>
          </w:rPr>
          <w:delText xml:space="preserve">Proof</w:delText>
        </w:r>
      </w:del>
      <w:del w:id="1082" w:author="PR Preview" w:date="2026-01-01T00:00:00Z">
        <w:r>
          <w:delText xml:space="preserve">. </w:delText>
        </w:r>
      </w:del>
      <w:del w:id="1083" w:author="PR Preview" w:date="2026-01-01T00:00:00Z">
        <w:r>
          <w:delText xml:space="preserve">Fix</w:delText>
        </w:r>
      </w:del>
      <w:del w:id="1084" w:author="PR Preview" w:date="2026-01-01T00:00:00Z">
        <w:r>
          <w:delText xml:space="preserve"> </w:delText>
        </w:r>
      </w:del>
      <m:oMath>
        <m:r>
          <m:t>y</m:t>
        </m:r>
      </m:oMath>
      <w:del w:id="1085" w:author="PR Preview" w:date="2026-01-01T00:00:00Z">
        <w:r>
          <w:delText xml:space="preserve">.</w:delText>
        </w:r>
      </w:del>
      <w:del w:id="1086" w:author="PR Preview" w:date="2026-01-01T00:00:00Z">
        <w:r>
          <w:delText xml:space="preserve"> </w:delText>
        </w:r>
      </w:del>
      <w:del w:id="1087" w:author="PR Preview" w:date="2026-01-01T00:00:00Z">
        <w:r>
          <w:delText xml:space="preserve">In</w:delText>
        </w:r>
      </w:del>
      <w:del w:id="1088" w:author="PR Preview" w:date="2026-01-01T00:00:00Z">
        <w:r>
          <w:delText xml:space="preserve"> </w:delText>
        </w:r>
      </w:del>
      <w:hyperlink w:anchor="def-nb">
        <w:del w:id="1089" w:author="PR Preview" w:date="2026-01-01T00:00:00Z">
          <w:r>
            <w:rPr>
              <w:rStyle w:val="Hyperlink"/>
            </w:rPr>
            <w:delText xml:space="preserve">Definition 5</w:delText>
          </w:r>
        </w:del>
      </w:hyperlink>
      <w:del w:id="1090" w:author="PR Preview" w:date="2026-01-01T00:00:00Z">
        <w:r>
          <w:delText xml:space="preserve">, the first factor</w:delText>
        </w:r>
      </w:del>
      <w:del w:id="1091" w:author="PR Preview" w:date="2026-01-01T00:00:00Z">
        <w:r>
          <w:delText xml:space="preserve"> </w:delText>
        </w:r>
      </w:del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del w:id="1092" w:author="PR Preview" w:date="2026-01-01T00:00:00Z">
        <w:r>
          <w:delText xml:space="preserve"> </w:delText>
        </w:r>
      </w:del>
      <w:del w:id="1093" w:author="PR Preview" w:date="2026-01-01T00:00:00Z">
        <w:r>
          <w:delText xml:space="preserve">does not depend on</w:delText>
        </w:r>
      </w:del>
      <w:del w:id="1094" w:author="PR Preview" w:date="2026-01-01T00:00:00Z">
        <w:r>
          <w:delText xml:space="preserve"> </w:delText>
        </w:r>
      </w:del>
      <m:oMath>
        <m:r>
          <m:t>ρ</m:t>
        </m:r>
      </m:oMath>
      <w:del w:id="1095" w:author="PR Preview" w:date="2026-01-01T00:00:00Z">
        <w:r>
          <w:delText xml:space="preserve">.</w:delText>
        </w:r>
      </w:del>
      <w:del w:id="1096" w:author="PR Preview" w:date="2026-01-01T00:00:00Z">
        <w:r>
          <w:delText xml:space="preserve"> </w:delText>
        </w:r>
      </w:del>
      <w:del w:id="1097" w:author="PR Preview" w:date="2026-01-01T00:00:00Z">
        <w:r>
          <w:delText xml:space="preserve">For the second factor,</w:delText>
        </w:r>
      </w:del>
      <w:del w:id="1098" w:author="PR Preview" w:date="2026-01-01T00:00:00Z">
        <w:r>
          <w:delText xml:space="preserve"> </w:delText>
        </w:r>
      </w:del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del w:id="1099" w:author="PR Preview" w:date="2026-01-01T00:00:00Z">
        <w:r>
          <w:delText xml:space="preserve">,</w:delText>
        </w:r>
      </w:del>
      <w:del w:id="1100" w:author="PR Preview" w:date="2026-01-01T00:00:00Z">
        <w:r>
          <w:delText xml:space="preserve"> </w:delText>
        </w:r>
      </w:del>
      <w:del w:id="1101" w:author="PR Preview" w:date="2026-01-01T00:00:00Z">
        <w:r>
          <w:delText xml:space="preserve">by applying</w:delText>
        </w:r>
      </w:del>
      <w:del w:id="1102" w:author="PR Preview" w:date="2026-01-01T00:00:00Z">
        <w:r>
          <w:delText xml:space="preserve"> </w:delText>
        </w:r>
      </w:del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1103" w:author="PR Preview" w:date="2026-01-01T00:00:00Z">
        <w:r>
          <w:delText xml:space="preserve"> </w:delText>
        </w:r>
      </w:del>
      <m:oMath>
        <m:r>
          <m:t>y</m:t>
        </m:r>
      </m:oMath>
      <w:del w:id="1104" w:author="PR Preview" w:date="2026-01-01T00:00:00Z">
        <w:r>
          <w:delText xml:space="preserve"> </w:delText>
        </w:r>
      </w:del>
      <w:del w:id="1105" w:author="PR Preview" w:date="2026-01-01T00:00:00Z">
        <w:r>
          <w:delText xml:space="preserve">times</w:delText>
        </w:r>
      </w:del>
      <w:del w:id="1106" w:author="PR Preview" w:date="2026-01-01T00:00:00Z">
        <w:r>
          <w:delText xml:space="preserve"> </w:delText>
        </w:r>
      </w:del>
      <w:del w:id="1107" w:author="PR Preview" w:date="2026-01-01T00:00:00Z">
        <w:r>
          <w:delText xml:space="preserve">(for</w:delText>
        </w:r>
      </w:del>
      <w:del w:id="1108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0</m:t>
        </m:r>
      </m:oMath>
      <w:del w:id="1109" w:author="PR Preview" w:date="2026-01-01T00:00:00Z">
        <w:r>
          <w:delText xml:space="preserve">, the product is empty and equals 1), so:</w:delText>
        </w:r>
      </w:del>
    </w:p>
    <w:p>
      <w:pPr>
        <w:pStyle w:val="BodyText"/>
      </w:pPr>
      <w:ins w:id="1110" w:author="PR Preview" w:date="2026-01-01T00:00:00Z">
        <w:r>
          <w:rPr>
            <w:b/>
            <w:bCs/>
          </w:rPr>
          <w:t xml:space="preserve">Theorem 10 (The negative binomial converges to the Poisson)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Fix</w:t>
        </w:r>
      </w:ins>
      <w:ins w:id="111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&gt;</m:t>
        </m:r>
        <m:r>
          <m:t>0</m:t>
        </m:r>
      </m:oMath>
      <w:ins w:id="1114" w:author="PR Preview" w:date="2026-01-01T00:00:00Z">
        <w:r>
          <w:t xml:space="preserve">, and let</w:t>
        </w:r>
      </w:ins>
      <w:ins w:id="1115" w:author="PR Preview" w:date="2026-01-01T00:00:00Z">
        <w:r>
          <w:t xml:space="preserve"> </w:t>
        </w:r>
      </w:ins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1116" w:author="PR Preview" w:date="2026-01-01T00:00:00Z">
        <w:r>
          <w:t xml:space="preserve">.</w:t>
        </w:r>
      </w:ins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Then for each</w:t>
        </w:r>
      </w:ins>
      <w:ins w:id="1119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ins w:id="1120" w:author="PR Preview" w:date="2026-01-01T00:00:00Z">
        <w:r>
          <w:t xml:space="preserve">,</w:t>
        </w:r>
      </w:ins>
      <w:ins w:id="1121" w:author="PR Preview" w:date="2026-01-01T00:00:00Z">
        <w:r>
          <w:t xml:space="preserve"> </w:t>
        </w:r>
      </w:ins>
      <w:ins w:id="1122" w:author="PR Preview" w:date="2026-01-01T00:00:00Z">
        <w:r>
          <w:t xml:space="preserve">as</w:t>
        </w:r>
      </w:ins>
      <w:ins w:id="1123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ins w:id="1124" w:author="PR Preview" w:date="2026-01-01T00:00:00Z">
        <w:r>
          <w:t xml:space="preserve">,</w:t>
        </w:r>
      </w:ins>
      <w:ins w:id="1125" w:author="PR Preview" w:date="2026-01-01T00:00:00Z">
        <w:r>
          <w:t xml:space="preserve"> </w:t>
        </w:r>
      </w:ins>
      <w:ins w:id="1126" w:author="PR Preview" w:date="2026-01-01T00:00:00Z">
        <w:r>
          <w:t xml:space="preserve">the negative binomial PMF converges to the</w:t>
        </w:r>
      </w:ins>
      <w:ins w:id="1127" w:author="PR Preview" w:date="2026-01-01T00:00:00Z">
        <w:r>
          <w:t xml:space="preserve"> </w:t>
        </w:r>
      </w:ins>
      <w:hyperlink w:anchor="def-poisson">
        <w:ins w:id="1128" w:author="PR Preview" w:date="2026-01-01T00:00:00Z">
          <w:r>
            <w:rPr>
              <w:rStyle w:val="Hyperlink"/>
            </w:rPr>
            <w:t xml:space="preserve">Poisson</w:t>
          </w:r>
        </w:ins>
      </w:hyperlink>
      <w:ins w:id="1129" w:author="PR Preview" w:date="2026-01-01T00:00:00Z">
        <w:r>
          <w:t xml:space="preserve"> </w:t>
        </w:r>
      </w:ins>
      <w:ins w:id="1130" w:author="PR Preview" w:date="2026-01-01T00:00:00Z">
        <w:r>
          <w:t xml:space="preserve">PMF (</w:t>
        </w:r>
      </w:ins>
      <w:hyperlink w:anchor="eq-pois-pmf">
        <w:ins w:id="1131" w:author="PR Preview" w:date="2026-01-01T00:00:00Z">
          <w:r>
            <w:rPr>
              <w:rStyle w:val="Hyperlink"/>
            </w:rPr>
            <w:t xml:space="preserve">Equation 2</w:t>
          </w:r>
        </w:ins>
      </w:hyperlink>
      <w:ins w:id="1132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79"/>
    <w:p>
      <w:pPr>
        <w:pStyle w:val="FirstParagraph"/>
      </w:pPr>
      <w:ins w:id="1133" w:author="PR Preview" w:date="2026-01-01T00:00:00Z">
        <w:r>
          <w:rPr>
            <w:i/>
            <w:iCs/>
          </w:rPr>
          <w:t xml:space="preserve">Proof</w:t>
        </w:r>
      </w:ins>
      <w:ins w:id="1134" w:author="PR Preview" w:date="2026-01-01T00:00:00Z">
        <w:r>
          <w:t xml:space="preserve">. </w:t>
        </w:r>
      </w:ins>
      <w:ins w:id="1135" w:author="PR Preview" w:date="2026-01-01T00:00:00Z">
        <w:r>
          <w:t xml:space="preserve">Fix</w:t>
        </w:r>
      </w:ins>
      <w:ins w:id="1136" w:author="PR Preview" w:date="2026-01-01T00:00:00Z">
        <w:r>
          <w:t xml:space="preserve"> </w:t>
        </w:r>
      </w:ins>
      <m:oMath>
        <m:r>
          <m:t>y</m:t>
        </m:r>
      </m:oMath>
      <w:ins w:id="1137" w:author="PR Preview" w:date="2026-01-01T00:00:00Z">
        <w:r>
          <w:t xml:space="preserve">.</w:t>
        </w:r>
      </w:ins>
      <w:ins w:id="1138" w:author="PR Preview" w:date="2026-01-01T00:00:00Z">
        <w:r>
          <w:t xml:space="preserve"> </w:t>
        </w:r>
      </w:ins>
      <w:ins w:id="1139" w:author="PR Preview" w:date="2026-01-01T00:00:00Z">
        <w:r>
          <w:t xml:space="preserve">In</w:t>
        </w:r>
      </w:ins>
      <w:ins w:id="1140" w:author="PR Preview" w:date="2026-01-01T00:00:00Z">
        <w:r>
          <w:t xml:space="preserve"> </w:t>
        </w:r>
      </w:ins>
      <w:hyperlink w:anchor="def-nb">
        <w:ins w:id="1141" w:author="PR Preview" w:date="2026-01-01T00:00:00Z">
          <w:r>
            <w:rPr>
              <w:rStyle w:val="Hyperlink"/>
            </w:rPr>
            <w:t xml:space="preserve">Definition 6</w:t>
          </w:r>
        </w:ins>
      </w:hyperlink>
      <w:ins w:id="1142" w:author="PR Preview" w:date="2026-01-01T00:00:00Z">
        <w:r>
          <w:t xml:space="preserve">, the first factor</w:t>
        </w:r>
      </w:ins>
      <w:ins w:id="1143" w:author="PR Preview" w:date="2026-01-01T00:00:00Z">
        <w:r>
          <w:t xml:space="preserve"> </w:t>
        </w:r>
      </w:ins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ins w:id="1144" w:author="PR Preview" w:date="2026-01-01T00:00:00Z">
        <w:r>
          <w:t xml:space="preserve"> </w:t>
        </w:r>
      </w:ins>
      <w:ins w:id="1145" w:author="PR Preview" w:date="2026-01-01T00:00:00Z">
        <w:r>
          <w:t xml:space="preserve">does not depend on</w:t>
        </w:r>
      </w:ins>
      <w:ins w:id="1146" w:author="PR Preview" w:date="2026-01-01T00:00:00Z">
        <w:r>
          <w:t xml:space="preserve"> </w:t>
        </w:r>
      </w:ins>
      <m:oMath>
        <m:r>
          <m:t>ρ</m:t>
        </m:r>
      </m:oMath>
      <w:ins w:id="1147" w:author="PR Preview" w:date="2026-01-01T00:00:00Z">
        <w:r>
          <w:t xml:space="preserve">.</w:t>
        </w:r>
      </w:ins>
      <w:ins w:id="1148" w:author="PR Preview" w:date="2026-01-01T00:00:00Z">
        <w:r>
          <w:t xml:space="preserve"> </w:t>
        </w:r>
      </w:ins>
      <w:ins w:id="1149" w:author="PR Preview" w:date="2026-01-01T00:00:00Z">
        <w:r>
          <w:t xml:space="preserve">For the second factor,</w:t>
        </w:r>
      </w:ins>
      <w:ins w:id="1150" w:author="PR Preview" w:date="2026-01-01T00:00:00Z">
        <w:r>
          <w:t xml:space="preserve"> </w:t>
        </w:r>
      </w:ins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ins w:id="1151" w:author="PR Preview" w:date="2026-01-01T00:00:00Z">
        <w:r>
          <w:t xml:space="preserve">,</w:t>
        </w:r>
      </w:ins>
      <w:ins w:id="1152" w:author="PR Preview" w:date="2026-01-01T00:00:00Z">
        <w:r>
          <w:t xml:space="preserve"> </w:t>
        </w:r>
      </w:ins>
      <w:ins w:id="1153" w:author="PR Preview" w:date="2026-01-01T00:00:00Z">
        <w:r>
          <w:t xml:space="preserve">by applying</w:t>
        </w:r>
      </w:ins>
      <w:ins w:id="1154" w:author="PR Preview" w:date="2026-01-01T00:00:00Z">
        <w:r>
          <w:t xml:space="preserve"> </w:t>
        </w:r>
      </w:ins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1155" w:author="PR Preview" w:date="2026-01-01T00:00:00Z">
        <w:r>
          <w:t xml:space="preserve"> </w:t>
        </w:r>
      </w:ins>
      <m:oMath>
        <m:r>
          <m:t>y</m:t>
        </m:r>
      </m:oMath>
      <w:ins w:id="1156" w:author="PR Preview" w:date="2026-01-01T00:00:00Z">
        <w:r>
          <w:t xml:space="preserve"> </w:t>
        </w:r>
      </w:ins>
      <w:ins w:id="1157" w:author="PR Preview" w:date="2026-01-01T00:00:00Z">
        <w:r>
          <w:t xml:space="preserve">times</w:t>
        </w:r>
      </w:ins>
      <w:ins w:id="1158" w:author="PR Preview" w:date="2026-01-01T00:00:00Z">
        <w:r>
          <w:t xml:space="preserve"> </w:t>
        </w:r>
      </w:ins>
      <w:ins w:id="1159" w:author="PR Preview" w:date="2026-01-01T00:00:00Z">
        <w:r>
          <w:t xml:space="preserve">(for</w:t>
        </w:r>
      </w:ins>
      <w:ins w:id="116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0</m:t>
        </m:r>
      </m:oMath>
      <w:ins w:id="1161" w:author="PR Preview" w:date="2026-01-01T00:00:00Z">
        <w:r>
          <w:t xml:space="preserve">, the product is empty and equals 1),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0" w:name="thm-nb"/>
    <w:p>
      <w:pPr>
        <w:pStyle w:val="BodyText"/>
      </w:pPr>
      <w:del w:id="1162" w:author="PR Preview" w:date="2026-01-01T00:00:00Z">
        <w:r>
          <w:rPr>
            <w:b/>
            <w:bCs/>
          </w:rPr>
          <w:delText xml:space="preserve">Theorem 9 (Mean and variance of the negative binomial distribution)</w:delText>
        </w:r>
      </w:del>
      <w:del w:id="1163" w:author="PR Preview" w:date="2026-01-01T00:00:00Z">
        <w:r>
          <w:delText xml:space="preserve"> </w:delText>
        </w:r>
      </w:del>
      <w:del w:id="1164" w:author="PR Preview" w:date="2026-01-01T00:00:00Z">
        <w:r>
          <w:delText xml:space="preserve">If</w:delText>
        </w:r>
      </w:del>
      <w:del w:id="1165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del w:id="1166" w:author="PR Preview" w:date="2026-01-01T00:00:00Z">
        <w:r>
          <w:delText xml:space="preserve">, then:</w:delText>
        </w:r>
      </w:del>
    </w:p>
    <w:p>
      <w:pPr>
        <w:pStyle w:val="BodyText"/>
      </w:pPr>
      <w:ins w:id="1167" w:author="PR Preview" w:date="2026-01-01T00:00:00Z">
        <w:r>
          <w:rPr>
            <w:b/>
            <w:bCs/>
          </w:rPr>
          <w:t xml:space="preserve">Theorem 11 (Mean and variance of the negative binomial distribution)</w:t>
        </w:r>
      </w:ins>
      <w:ins w:id="1168" w:author="PR Preview" w:date="2026-01-01T00:00:00Z">
        <w:r>
          <w:t xml:space="preserve"> </w:t>
        </w:r>
      </w:ins>
      <w:ins w:id="1169" w:author="PR Preview" w:date="2026-01-01T00:00:00Z">
        <w:r>
          <w:t xml:space="preserve">If</w:t>
        </w:r>
      </w:ins>
      <w:ins w:id="117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ins w:id="1171" w:author="PR Preview" w:date="2026-01-01T00:00:00Z">
        <w:r>
          <w:t xml:space="preserve">, then:</w:t>
        </w:r>
      </w:ins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1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2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del w:id="1172" w:author="PR Preview" w:date="2026-01-01T00:00:00Z">
        <w:r>
          <w:delText xml:space="preserve">(</w:delText>
        </w:r>
      </w:del>
      <w:hyperlink w:anchor="thm-poisson-properties">
        <w:del w:id="1173" w:author="PR Preview" w:date="2026-01-01T00:00:00Z">
          <w:r>
            <w:rPr>
              <w:rStyle w:val="Hyperlink"/>
            </w:rPr>
            <w:delText xml:space="preserve">Theorem 2</w:delText>
          </w:r>
        </w:del>
      </w:hyperlink>
      <w:del w:id="1174" w:author="PR Preview" w:date="2026-01-01T00:00:00Z">
        <w:r>
          <w:delText xml:space="preserve">):</w:delText>
        </w:r>
      </w:del>
    </w:p>
    <w:p>
      <w:pPr>
        <w:pStyle w:val="FirstParagraph"/>
      </w:pPr>
      <w:ins w:id="1175" w:author="PR Preview" w:date="2026-01-01T00:00:00Z">
        <w:r>
          <w:t xml:space="preserve">(</w:t>
        </w:r>
      </w:ins>
      <w:hyperlink w:anchor="thm-poisson-properties">
        <w:ins w:id="1176" w:author="PR Preview" w:date="2026-01-01T00:00:00Z">
          <w:r>
            <w:rPr>
              <w:rStyle w:val="Hyperlink"/>
            </w:rPr>
            <w:t xml:space="preserve">Theorem 4</w:t>
          </w:r>
        </w:ins>
      </w:hyperlink>
      <w:ins w:id="1177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3" w:name="exm-nb"/>
    <w:p>
      <w:pPr>
        <w:pStyle w:val="BodyText"/>
      </w:pPr>
      <w:del w:id="1178" w:author="PR Preview" w:date="2026-01-01T00:00:00Z">
        <w:r>
          <w:rPr>
            <w:b/>
            <w:bCs/>
          </w:rPr>
          <w:delText xml:space="preserve">Example 9 (Overdispersion relative to the Poisson)</w:delText>
        </w:r>
      </w:del>
      <w:del w:id="1179" w:author="PR Preview" w:date="2026-01-01T00:00:00Z">
        <w:r>
          <w:delText xml:space="preserve"> </w:delText>
        </w:r>
      </w:del>
      <w:del w:id="1180" w:author="PR Preview" w:date="2026-01-01T00:00:00Z">
        <w:r>
          <w:delText xml:space="preserve">With</w:delText>
        </w:r>
      </w:del>
      <w:del w:id="1181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4</m:t>
        </m:r>
      </m:oMath>
      <w:del w:id="1182" w:author="PR Preview" w:date="2026-01-01T00:00:00Z">
        <w:r>
          <w:delText xml:space="preserve"> </w:delText>
        </w:r>
      </w:del>
      <w:del w:id="1183" w:author="PR Preview" w:date="2026-01-01T00:00:00Z">
        <w:r>
          <w:delText xml:space="preserve">and</w:delText>
        </w:r>
      </w:del>
      <w:del w:id="1184" w:author="PR Preview" w:date="2026-01-01T00:00:00Z">
        <w:r>
          <w:delText xml:space="preserve"> </w:delText>
        </w:r>
      </w:del>
      <m:oMath>
        <m:r>
          <m:t>ρ</m:t>
        </m:r>
        <m:r>
          <m:rPr>
            <m:sty m:val="p"/>
          </m:rPr>
          <m:t>=</m:t>
        </m:r>
        <m:r>
          <m:t>2</m:t>
        </m:r>
      </m:oMath>
      <w:del w:id="1185" w:author="PR Preview" w:date="2026-01-01T00:00:00Z">
        <w:r>
          <w:delText xml:space="preserve">,</w:delText>
        </w:r>
      </w:del>
    </w:p>
    <w:p>
      <w:pPr>
        <w:pStyle w:val="BodyText"/>
      </w:pPr>
      <w:ins w:id="1186" w:author="PR Preview" w:date="2026-01-01T00:00:00Z">
        <w:r>
          <w:rPr>
            <w:b/>
            <w:bCs/>
          </w:rPr>
          <w:t xml:space="preserve">Example 13 (Overdispersion relative to the Poisson)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With</w:t>
        </w:r>
      </w:ins>
      <w:ins w:id="1189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4</m:t>
        </m:r>
      </m:oMath>
      <w:ins w:id="1190" w:author="PR Preview" w:date="2026-01-01T00:00:00Z">
        <w:r>
          <w:t xml:space="preserve"> </w:t>
        </w:r>
      </w:ins>
      <w:ins w:id="1191" w:author="PR Preview" w:date="2026-01-01T00:00:00Z">
        <w:r>
          <w:t xml:space="preserve">and</w:t>
        </w:r>
      </w:ins>
      <w:ins w:id="1192" w:author="PR Preview" w:date="2026-01-01T00:00:00Z">
        <w:r>
          <w:t xml:space="preserve"> </w:t>
        </w:r>
      </w:ins>
      <m:oMath>
        <m:r>
          <m:t>ρ</m:t>
        </m:r>
        <m:r>
          <m:rPr>
            <m:sty m:val="p"/>
          </m:rPr>
          <m:t>=</m:t>
        </m:r>
        <m:r>
          <m:t>2</m:t>
        </m:r>
      </m:oMath>
      <w:ins w:id="1193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3"/>
    <w:bookmarkEnd w:id="84"/>
    <w:bookmarkStart w:id="96" w:name="sec-laplace"/>
    <w:p>
      <w:pPr>
        <w:pStyle w:val="Heading2"/>
      </w:pPr>
      <w:del w:id="1194" w:author="PR Preview" w:date="2026-01-01T00:00:00Z">
        <w:r>
          <w:delText xml:space="preserve">4 The Laplace distribution</w:delText>
        </w:r>
      </w:del>
    </w:p>
    <w:p>
      <w:pPr>
        <w:pStyle w:val="FirstParagraph"/>
      </w:pPr>
      <w:del w:id="1195" w:author="PR Preview" w:date="2026-01-01T00:00:00Z">
        <w:r>
          <w:rPr>
            <w:b/>
            <w:bCs/>
          </w:rPr>
          <w:delText xml:space="preserve">Definition 6 (Laplace distribution)</w:delText>
        </w:r>
      </w:del>
      <w:del w:id="1196" w:author="PR Preview" w:date="2026-01-01T00:00:00Z">
        <w:r>
          <w:delText xml:space="preserve"> </w:delText>
        </w:r>
      </w:del>
      <w:del w:id="1197" w:author="PR Preview" w:date="2026-01-01T00:00:00Z">
        <w:r>
          <w:delText xml:space="preserve">A random variable</w:delText>
        </w:r>
      </w:del>
      <w:del w:id="1198" w:author="PR Preview" w:date="2026-01-01T00:00:00Z">
        <w:r>
          <w:delText xml:space="preserve"> </w:delText>
        </w:r>
      </w:del>
      <m:oMath>
        <m:r>
          <m:t>Y</m:t>
        </m:r>
      </m:oMath>
      <w:del w:id="1199" w:author="PR Preview" w:date="2026-01-01T00:00:00Z">
        <w:r>
          <w:delText xml:space="preserve"> </w:delText>
        </w:r>
      </w:del>
      <w:del w:id="1200" w:author="PR Preview" w:date="2026-01-01T00:00:00Z">
        <w:r>
          <w:delText xml:space="preserve">has the</w:delText>
        </w:r>
      </w:del>
      <w:del w:id="1201" w:author="PR Preview" w:date="2026-01-01T00:00:00Z">
        <w:r>
          <w:delText xml:space="preserve"> </w:delText>
        </w:r>
      </w:del>
      <w:del w:id="1202" w:author="PR Preview" w:date="2026-01-01T00:00:00Z">
        <w:r>
          <w:rPr>
            <w:b/>
            <w:bCs/>
          </w:rPr>
          <w:delText xml:space="preserve">Laplace distribution</w:delText>
        </w:r>
      </w:del>
      <w:del w:id="1203" w:author="PR Preview" w:date="2026-01-01T00:00:00Z">
        <w:r>
          <w:delText xml:space="preserve"> </w:delText>
        </w:r>
      </w:del>
      <w:del w:id="1204" w:author="PR Preview" w:date="2026-01-01T00:00:00Z">
        <w:r>
          <w:delText xml:space="preserve">with location parameter</w:delText>
        </w:r>
      </w:del>
      <w:del w:id="120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1206" w:author="PR Preview" w:date="2026-01-01T00:00:00Z">
        <w:r>
          <w:delText xml:space="preserve"> </w:delText>
        </w:r>
      </w:del>
      <w:del w:id="1207" w:author="PR Preview" w:date="2026-01-01T00:00:00Z">
        <w:r>
          <w:delText xml:space="preserve">and scale parameter</w:delText>
        </w:r>
      </w:del>
      <w:del w:id="120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&gt;</m:t>
        </m:r>
        <m:r>
          <m:t>0</m:t>
        </m:r>
      </m:oMath>
      <w:del w:id="1209" w:author="PR Preview" w:date="2026-01-01T00:00:00Z">
        <w:r>
          <w:delText xml:space="preserve">,</w:delText>
        </w:r>
      </w:del>
      <w:del w:id="1210" w:author="PR Preview" w:date="2026-01-01T00:00:00Z">
        <w:r>
          <w:delText xml:space="preserve"> </w:delText>
        </w:r>
      </w:del>
      <w:del w:id="1211" w:author="PR Preview" w:date="2026-01-01T00:00:00Z">
        <w:r>
          <w:delText xml:space="preserve">written</w:delText>
        </w:r>
      </w:del>
      <w:del w:id="1212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del w:id="1213" w:author="PR Preview" w:date="2026-01-01T00:00:00Z">
        <w:r>
          <w:delText xml:space="preserve">,</w:delText>
        </w:r>
      </w:del>
      <w:del w:id="1214" w:author="PR Preview" w:date="2026-01-01T00:00:00Z">
        <w:r>
          <w:delText xml:space="preserve"> </w:delText>
        </w:r>
      </w:del>
      <w:del w:id="1215" w:author="PR Preview" w:date="2026-01-01T00:00:00Z">
        <w:r>
          <w:delText xml:space="preserve">if</w:delText>
        </w:r>
      </w:del>
      <w:del w:id="1216" w:author="PR Preview" w:date="2026-01-01T00:00:00Z">
        <w:r>
          <w:delText xml:space="preserve"> </w:delText>
        </w:r>
      </w:del>
      <m:oMath>
        <m:r>
          <m:t>Y</m:t>
        </m:r>
      </m:oMath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is continuous with</w:delText>
        </w:r>
      </w:del>
      <w:del w:id="1219" w:author="PR Preview" w:date="2026-01-01T00:00:00Z">
        <w:r>
          <w:delText xml:space="preserve"> </w:delText>
        </w:r>
      </w:del>
      <w:hyperlink r:id="rId85">
        <w:del w:id="1220" w:author="PR Preview" w:date="2026-01-01T00:00:00Z">
          <w:r>
            <w:rPr>
              <w:rStyle w:val="Hyperlink"/>
            </w:rPr>
            <w:delText xml:space="preserve">density</w:delText>
          </w:r>
        </w:del>
      </w:hyperlink>
      <w:del w:id="1221" w:author="PR Preview" w:date="2026-01-01T00:00:00Z">
        <w:r>
          <w:delText xml:space="preserve">:</w:delText>
        </w:r>
      </w:del>
    </w:p>
    <w:p>
      <w:pPr>
        <w:pStyle w:val="Heading2"/>
      </w:pPr>
      <w:ins w:id="1222" w:author="PR Preview" w:date="2026-01-01T00:00:00Z">
        <w:r>
          <w:t xml:space="preserve">5 The Laplace distribution</w:t>
        </w:r>
      </w:ins>
    </w:p>
    <w:bookmarkStart w:id="87" w:name="def-laplace"/>
    <w:p>
      <w:pPr>
        <w:pStyle w:val="FirstParagraph"/>
      </w:pPr>
      <w:ins w:id="1223" w:author="PR Preview" w:date="2026-01-01T00:00:00Z">
        <w:r>
          <w:rPr>
            <w:b/>
            <w:bCs/>
          </w:rPr>
          <w:t xml:space="preserve">Definition 7 (Laplace distribution)</w:t>
        </w:r>
      </w:ins>
      <w:ins w:id="1224" w:author="PR Preview" w:date="2026-01-01T00:00:00Z">
        <w:r>
          <w:t xml:space="preserve"> </w:t>
        </w:r>
      </w:ins>
      <w:ins w:id="1225" w:author="PR Preview" w:date="2026-01-01T00:00:00Z">
        <w:r>
          <w:t xml:space="preserve">A random variable</w:t>
        </w:r>
      </w:ins>
      <w:ins w:id="1226" w:author="PR Preview" w:date="2026-01-01T00:00:00Z">
        <w:r>
          <w:t xml:space="preserve"> </w:t>
        </w:r>
      </w:ins>
      <m:oMath>
        <m:r>
          <m:t>Y</m:t>
        </m:r>
      </m:oMath>
      <w:ins w:id="1227" w:author="PR Preview" w:date="2026-01-01T00:00:00Z">
        <w:r>
          <w:t xml:space="preserve"> </w:t>
        </w:r>
      </w:ins>
      <w:ins w:id="1228" w:author="PR Preview" w:date="2026-01-01T00:00:00Z">
        <w:r>
          <w:t xml:space="preserve">has the</w:t>
        </w:r>
      </w:ins>
      <w:ins w:id="1229" w:author="PR Preview" w:date="2026-01-01T00:00:00Z">
        <w:r>
          <w:t xml:space="preserve"> </w:t>
        </w:r>
      </w:ins>
      <w:ins w:id="1230" w:author="PR Preview" w:date="2026-01-01T00:00:00Z">
        <w:r>
          <w:rPr>
            <w:b/>
            <w:bCs/>
          </w:rPr>
          <w:t xml:space="preserve">Laplace distribution</w:t>
        </w:r>
      </w:ins>
      <w:ins w:id="1231" w:author="PR Preview" w:date="2026-01-01T00:00:00Z">
        <w:r>
          <w:t xml:space="preserve"> </w:t>
        </w:r>
      </w:ins>
      <w:ins w:id="1232" w:author="PR Preview" w:date="2026-01-01T00:00:00Z">
        <w:r>
          <w:t xml:space="preserve">with location parameter</w:t>
        </w:r>
      </w:ins>
      <w:ins w:id="1233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1234" w:author="PR Preview" w:date="2026-01-01T00:00:00Z">
        <w:r>
          <w:t xml:space="preserve"> </w:t>
        </w:r>
      </w:ins>
      <w:ins w:id="1235" w:author="PR Preview" w:date="2026-01-01T00:00:00Z">
        <w:r>
          <w:t xml:space="preserve">and scale parameter</w:t>
        </w:r>
      </w:ins>
      <w:ins w:id="1236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&gt;</m:t>
        </m:r>
        <m:r>
          <m:t>0</m:t>
        </m:r>
      </m:oMath>
      <w:ins w:id="1237" w:author="PR Preview" w:date="2026-01-01T00:00:00Z">
        <w:r>
          <w:t xml:space="preserve">,</w:t>
        </w:r>
      </w:ins>
      <w:ins w:id="1238" w:author="PR Preview" w:date="2026-01-01T00:00:00Z">
        <w:r>
          <w:t xml:space="preserve"> </w:t>
        </w:r>
      </w:ins>
      <w:ins w:id="1239" w:author="PR Preview" w:date="2026-01-01T00:00:00Z">
        <w:r>
          <w:t xml:space="preserve">written</w:t>
        </w:r>
      </w:ins>
      <w:ins w:id="1240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ins w:id="1241" w:author="PR Preview" w:date="2026-01-01T00:00:00Z">
        <w:r>
          <w:t xml:space="preserve">,</w:t>
        </w:r>
      </w:ins>
      <w:ins w:id="1242" w:author="PR Preview" w:date="2026-01-01T00:00:00Z">
        <w:r>
          <w:t xml:space="preserve"> </w:t>
        </w:r>
      </w:ins>
      <w:ins w:id="1243" w:author="PR Preview" w:date="2026-01-01T00:00:00Z">
        <w:r>
          <w:t xml:space="preserve">if</w:t>
        </w:r>
      </w:ins>
      <w:ins w:id="1244" w:author="PR Preview" w:date="2026-01-01T00:00:00Z">
        <w:r>
          <w:t xml:space="preserve"> </w:t>
        </w:r>
      </w:ins>
      <m:oMath>
        <m:r>
          <m:t>Y</m:t>
        </m:r>
      </m:oMath>
      <w:ins w:id="1245" w:author="PR Preview" w:date="2026-01-01T00:00:00Z">
        <w:r>
          <w:t xml:space="preserve"> </w:t>
        </w:r>
      </w:ins>
      <w:ins w:id="1246" w:author="PR Preview" w:date="2026-01-01T00:00:00Z">
        <w:r>
          <w:t xml:space="preserve">is continuous with</w:t>
        </w:r>
      </w:ins>
      <w:ins w:id="1247" w:author="PR Preview" w:date="2026-01-01T00:00:00Z">
        <w:r>
          <w:t xml:space="preserve"> </w:t>
        </w:r>
      </w:ins>
      <w:hyperlink r:id="rId85">
        <w:ins w:id="1248" w:author="PR Preview" w:date="2026-01-01T00:00:00Z">
          <w:r>
            <w:rPr>
              <w:rStyle w:val="Hyperlink"/>
            </w:rPr>
            <w:t xml:space="preserve">density</w:t>
          </w:r>
        </w:ins>
      </w:hyperlink>
      <w:ins w:id="1249" w:author="PR Preview" w:date="2026-01-01T00:00:00Z">
        <w:r>
          <w:t xml:space="preserve">:</w:t>
        </w:r>
      </w:ins>
    </w:p>
    <w:p>
      <w:pPr>
        <w:pStyle w:val="BodyText"/>
      </w:pPr>
      <w:bookmarkStart w:id="86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6"/>
    </w:p>
    <w:bookmarkEnd w:id="8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8" w:name="exm-laplace-density"/>
    <w:p>
      <w:pPr>
        <w:pStyle w:val="BodyText"/>
      </w:pPr>
      <w:del w:id="1250" w:author="PR Preview" w:date="2026-01-01T00:00:00Z">
        <w:r>
          <w:rPr>
            <w:b/>
            <w:bCs/>
          </w:rPr>
          <w:delText xml:space="preserve">Example 10 (Laplace density values)</w:delText>
        </w:r>
      </w:del>
      <w:del w:id="1251" w:author="PR Preview" w:date="2026-01-01T00:00:00Z">
        <w:r>
          <w:delText xml:space="preserve"> </w:delText>
        </w:r>
      </w:del>
      <w:del w:id="1252" w:author="PR Preview" w:date="2026-01-01T00:00:00Z">
        <w:r>
          <w:delText xml:space="preserve">Let</w:delText>
        </w:r>
      </w:del>
      <w:del w:id="125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del w:id="1254" w:author="PR Preview" w:date="2026-01-01T00:00:00Z">
        <w:r>
          <w:delText xml:space="preserve">, so</w:delText>
        </w:r>
      </w:del>
      <w:del w:id="1255" w:author="PR Preview" w:date="2026-01-01T00:00:00Z">
        <w:r>
          <w:delText xml:space="preserve"> </w:delText>
        </w:r>
      </w:del>
      <m:oMath>
        <m:r>
          <m:t>μ</m:t>
        </m:r>
        <m:r>
          <m:rPr>
            <m:sty m:val="p"/>
          </m:rPr>
          <m:t>=</m:t>
        </m:r>
        <m:r>
          <m:t>3</m:t>
        </m:r>
      </m:oMath>
      <w:del w:id="1256" w:author="PR Preview" w:date="2026-01-01T00:00:00Z">
        <w:r>
          <w:delText xml:space="preserve"> </w:delText>
        </w:r>
      </w:del>
      <w:del w:id="1257" w:author="PR Preview" w:date="2026-01-01T00:00:00Z">
        <w:r>
          <w:delText xml:space="preserve">and</w:delText>
        </w:r>
      </w:del>
      <w:del w:id="1258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2</m:t>
        </m:r>
      </m:oMath>
      <w:del w:id="1259" w:author="PR Preview" w:date="2026-01-01T00:00:00Z">
        <w:r>
          <w:delText xml:space="preserve"> </w:delText>
        </w:r>
      </w:del>
      <w:del w:id="1260" w:author="PR Preview" w:date="2026-01-01T00:00:00Z">
        <w:r>
          <w:delText xml:space="preserve">(</w:delText>
        </w:r>
      </w:del>
      <w:hyperlink w:anchor="def-laplace">
        <w:del w:id="1261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262" w:author="PR Preview" w:date="2026-01-01T00:00:00Z">
        <w:r>
          <w:delText xml:space="preserve">).</w:delText>
        </w:r>
      </w:del>
      <w:del w:id="1263" w:author="PR Preview" w:date="2026-01-01T00:00:00Z">
        <w:r>
          <w:delText xml:space="preserve"> </w:delText>
        </w:r>
      </w:del>
      <w:del w:id="1264" w:author="PR Preview" w:date="2026-01-01T00:00:00Z">
        <w:r>
          <w:delText xml:space="preserve">At the location,</w:delText>
        </w:r>
      </w:del>
      <w:del w:id="1265" w:author="PR Preview" w:date="2026-01-01T00:00:00Z">
        <w:r>
          <w:delText xml:space="preserve"> </w:delText>
        </w:r>
      </w:del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del w:id="1266" w:author="PR Preview" w:date="2026-01-01T00:00:00Z">
        <w:r>
          <w:delText xml:space="preserve">, so the density is</w:delText>
        </w:r>
      </w:del>
      <w:del w:id="126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del w:id="1268" w:author="PR Preview" w:date="2026-01-01T00:00:00Z">
        <w:r>
          <w:delText xml:space="preserve">.</w:delText>
        </w:r>
      </w:del>
      <w:del w:id="1269" w:author="PR Preview" w:date="2026-01-01T00:00:00Z">
        <w:r>
          <w:delText xml:space="preserve"> </w:delText>
        </w:r>
      </w:del>
      <w:del w:id="1270" w:author="PR Preview" w:date="2026-01-01T00:00:00Z">
        <w:r>
          <w:delText xml:space="preserve">At a point</w:delText>
        </w:r>
      </w:del>
      <w:del w:id="1271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=</m:t>
        </m:r>
        <m:r>
          <m:t>5</m:t>
        </m:r>
      </m:oMath>
      <w:del w:id="1272" w:author="PR Preview" w:date="2026-01-01T00:00:00Z">
        <w:r>
          <w:delText xml:space="preserve">, the distance is</w:delText>
        </w:r>
      </w:del>
    </w:p>
    <w:p>
      <w:pPr>
        <w:pStyle w:val="BodyText"/>
      </w:pPr>
      <w:ins w:id="1273" w:author="PR Preview" w:date="2026-01-01T00:00:00Z">
        <w:r>
          <w:rPr>
            <w:b/>
            <w:bCs/>
          </w:rPr>
          <w:t xml:space="preserve">Example 14 (Laplace density values)</w:t>
        </w:r>
      </w:ins>
      <w:ins w:id="1274" w:author="PR Preview" w:date="2026-01-01T00:00:00Z">
        <w:r>
          <w:t xml:space="preserve"> </w:t>
        </w:r>
      </w:ins>
      <w:ins w:id="1275" w:author="PR Preview" w:date="2026-01-01T00:00:00Z">
        <w:r>
          <w:t xml:space="preserve">Let</w:t>
        </w:r>
      </w:ins>
      <w:ins w:id="127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ins w:id="1277" w:author="PR Preview" w:date="2026-01-01T00:00:00Z">
        <w:r>
          <w:t xml:space="preserve">, so</w:t>
        </w:r>
      </w:ins>
      <w:ins w:id="1278" w:author="PR Preview" w:date="2026-01-01T00:00:00Z">
        <w:r>
          <w:t xml:space="preserve"> </w:t>
        </w:r>
      </w:ins>
      <m:oMath>
        <m:r>
          <m:t>μ</m:t>
        </m:r>
        <m:r>
          <m:rPr>
            <m:sty m:val="p"/>
          </m:rPr>
          <m:t>=</m:t>
        </m:r>
        <m:r>
          <m:t>3</m:t>
        </m:r>
      </m:oMath>
      <w:ins w:id="1279" w:author="PR Preview" w:date="2026-01-01T00:00:00Z">
        <w:r>
          <w:t xml:space="preserve"> </w:t>
        </w:r>
      </w:ins>
      <w:ins w:id="1280" w:author="PR Preview" w:date="2026-01-01T00:00:00Z">
        <w:r>
          <w:t xml:space="preserve">and</w:t>
        </w:r>
      </w:ins>
      <w:ins w:id="128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2</m:t>
        </m:r>
      </m:oMath>
      <w:ins w:id="1282" w:author="PR Preview" w:date="2026-01-01T00:00:00Z">
        <w:r>
          <w:t xml:space="preserve"> </w:t>
        </w:r>
      </w:ins>
      <w:ins w:id="1283" w:author="PR Preview" w:date="2026-01-01T00:00:00Z">
        <w:r>
          <w:t xml:space="preserve">(</w:t>
        </w:r>
      </w:ins>
      <w:hyperlink w:anchor="def-laplace">
        <w:ins w:id="1284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285" w:author="PR Preview" w:date="2026-01-01T00:00:00Z">
        <w:r>
          <w:t xml:space="preserve">).</w:t>
        </w:r>
      </w:ins>
      <w:ins w:id="1286" w:author="PR Preview" w:date="2026-01-01T00:00:00Z">
        <w:r>
          <w:t xml:space="preserve"> </w:t>
        </w:r>
      </w:ins>
      <w:ins w:id="1287" w:author="PR Preview" w:date="2026-01-01T00:00:00Z">
        <w:r>
          <w:t xml:space="preserve">At the location,</w:t>
        </w:r>
      </w:ins>
      <w:ins w:id="1288" w:author="PR Preview" w:date="2026-01-01T00:00:00Z">
        <w:r>
          <w:t xml:space="preserve"> </w:t>
        </w:r>
      </w:ins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ins w:id="1289" w:author="PR Preview" w:date="2026-01-01T00:00:00Z">
        <w:r>
          <w:t xml:space="preserve">, so the density is</w:t>
        </w:r>
      </w:ins>
      <w:ins w:id="1290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ins w:id="1291" w:author="PR Preview" w:date="2026-01-01T00:00:00Z">
        <w:r>
          <w:t xml:space="preserve">.</w:t>
        </w:r>
      </w:ins>
      <w:ins w:id="1292" w:author="PR Preview" w:date="2026-01-01T00:00:00Z">
        <w:r>
          <w:t xml:space="preserve"> </w:t>
        </w:r>
      </w:ins>
      <w:ins w:id="1293" w:author="PR Preview" w:date="2026-01-01T00:00:00Z">
        <w:r>
          <w:t xml:space="preserve">At a point</w:t>
        </w:r>
      </w:ins>
      <w:ins w:id="1294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=</m:t>
        </m:r>
        <m:r>
          <m:t>5</m:t>
        </m:r>
      </m:oMath>
      <w:ins w:id="1295" w:author="PR Preview" w:date="2026-01-01T00:00:00Z">
        <w:r>
          <w:t xml:space="preserve">, the distance is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8"/>
    <w:bookmarkStart w:id="90" w:name="thm-laplace-moments"/>
    <w:p>
      <w:pPr>
        <w:pStyle w:val="BodyText"/>
      </w:pPr>
      <w:del w:id="1296" w:author="PR Preview" w:date="2026-01-01T00:00:00Z">
        <w:r>
          <w:rPr>
            <w:b/>
            <w:bCs/>
          </w:rPr>
          <w:delText xml:space="preserve">Theorem 10 (Mean and variance of the Laplace distribution)</w:delText>
        </w:r>
      </w:del>
      <w:del w:id="1297" w:author="PR Preview" w:date="2026-01-01T00:00:00Z">
        <w:r>
          <w:delText xml:space="preserve"> </w:delText>
        </w:r>
      </w:del>
      <w:del w:id="1298" w:author="PR Preview" w:date="2026-01-01T00:00:00Z">
        <w:r>
          <w:delText xml:space="preserve">If</w:delText>
        </w:r>
      </w:del>
      <w:del w:id="1299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del w:id="1300" w:author="PR Preview" w:date="2026-01-01T00:00:00Z">
        <w:r>
          <w:delText xml:space="preserve"> </w:delText>
        </w:r>
      </w:del>
      <w:del w:id="1301" w:author="PR Preview" w:date="2026-01-01T00:00:00Z">
        <w:r>
          <w:delText xml:space="preserve">(</w:delText>
        </w:r>
      </w:del>
      <w:hyperlink w:anchor="def-laplace">
        <w:del w:id="1302" w:author="PR Preview" w:date="2026-01-01T00:00:00Z">
          <w:r>
            <w:rPr>
              <w:rStyle w:val="Hyperlink"/>
            </w:rPr>
            <w:delText xml:space="preserve">Definition 6</w:delText>
          </w:r>
        </w:del>
      </w:hyperlink>
      <w:del w:id="1303" w:author="PR Preview" w:date="2026-01-01T00:00:00Z">
        <w:r>
          <w:delText xml:space="preserve">), then</w:delText>
        </w:r>
      </w:del>
    </w:p>
    <w:p>
      <w:pPr>
        <w:pStyle w:val="BodyText"/>
      </w:pPr>
      <w:bookmarkStart w:id="76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del w:id="1304" w:author="PR Preview" w:date="2026-01-01T00:00:00Z">
        <w:r>
          <w:rPr>
            <w:i/>
            <w:iCs/>
          </w:rPr>
          <w:delText xml:space="preserve">Proof</w:delText>
        </w:r>
      </w:del>
      <w:del w:id="1305" w:author="PR Preview" w:date="2026-01-01T00:00:00Z">
        <w:r>
          <w:delText xml:space="preserve">. </w:delText>
        </w:r>
      </w:del>
      <w:del w:id="1306" w:author="PR Preview" w:date="2026-01-01T00:00:00Z">
        <w:r>
          <w:delText xml:space="preserve">Write</w:delText>
        </w:r>
      </w:del>
      <w:del w:id="1307" w:author="PR Preview" w:date="2026-01-01T00:00:00Z">
        <w:r>
          <w:delText xml:space="preserve"> </w:delText>
        </w:r>
      </w:del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del w:id="1308" w:author="PR Preview" w:date="2026-01-01T00:00:00Z">
        <w:r>
          <w:delText xml:space="preserve">.</w:delText>
        </w:r>
      </w:del>
      <w:del w:id="1309" w:author="PR Preview" w:date="2026-01-01T00:00:00Z">
        <w:r>
          <w:delText xml:space="preserve"> </w:delText>
        </w:r>
      </w:del>
      <w:del w:id="1310" w:author="PR Preview" w:date="2026-01-01T00:00:00Z">
        <w:r>
          <w:delText xml:space="preserve">By</w:delText>
        </w:r>
      </w:del>
      <w:del w:id="1311" w:author="PR Preview" w:date="2026-01-01T00:00:00Z">
        <w:r>
          <w:delText xml:space="preserve"> </w:delText>
        </w:r>
      </w:del>
      <w:hyperlink w:anchor="eq-laplace-pdf">
        <w:del w:id="1312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313" w:author="PR Preview" w:date="2026-01-01T00:00:00Z">
        <w:r>
          <w:delText xml:space="preserve">,</w:delText>
        </w:r>
      </w:del>
      <w:del w:id="1314" w:author="PR Preview" w:date="2026-01-01T00:00:00Z">
        <w:r>
          <w:delText xml:space="preserve"> </w:delText>
        </w:r>
      </w:del>
      <m:oMath>
        <m:r>
          <m:t>U</m:t>
        </m:r>
      </m:oMath>
      <w:del w:id="1315" w:author="PR Preview" w:date="2026-01-01T00:00:00Z">
        <w:r>
          <w:delText xml:space="preserve"> </w:delText>
        </w:r>
      </w:del>
      <w:del w:id="1316" w:author="PR Preview" w:date="2026-01-01T00:00:00Z">
        <w:r>
          <w:delText xml:space="preserve">has density</w:delText>
        </w:r>
      </w:del>
      <w:del w:id="1317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del w:id="1318" w:author="PR Preview" w:date="2026-01-01T00:00:00Z">
        <w:r>
          <w:delText xml:space="preserve">,</w:delText>
        </w:r>
      </w:del>
      <w:del w:id="1319" w:author="PR Preview" w:date="2026-01-01T00:00:00Z">
        <w:r>
          <w:delText xml:space="preserve"> </w:delText>
        </w:r>
      </w:del>
      <w:del w:id="1320" w:author="PR Preview" w:date="2026-01-01T00:00:00Z">
        <w:r>
          <w:delText xml:space="preserve">which is symmetric about</w:delText>
        </w:r>
      </w:del>
      <w:del w:id="1321" w:author="PR Preview" w:date="2026-01-01T00:00:00Z">
        <w:r>
          <w:delText xml:space="preserve"> </w:delText>
        </w:r>
      </w:del>
      <m:oMath>
        <m:r>
          <m:t>0</m:t>
        </m:r>
      </m:oMath>
      <w:del w:id="1322" w:author="PR Preview" w:date="2026-01-01T00:00:00Z">
        <w:r>
          <w:delText xml:space="preserve">.</w:delText>
        </w:r>
      </w:del>
    </w:p>
    <w:p>
      <w:pPr>
        <w:pStyle w:val="BodyText"/>
      </w:pPr>
      <w:ins w:id="1323" w:author="PR Preview" w:date="2026-01-01T00:00:00Z">
        <w:r>
          <w:rPr>
            <w:b/>
            <w:bCs/>
          </w:rPr>
          <w:t xml:space="preserve">Theorem 12 (Mean and variance of the Laplace distribution)</w:t>
        </w:r>
      </w:ins>
      <w:ins w:id="1324" w:author="PR Preview" w:date="2026-01-01T00:00:00Z">
        <w:r>
          <w:t xml:space="preserve"> </w:t>
        </w:r>
      </w:ins>
      <w:ins w:id="1325" w:author="PR Preview" w:date="2026-01-01T00:00:00Z">
        <w:r>
          <w:t xml:space="preserve">If</w:t>
        </w:r>
      </w:ins>
      <w:ins w:id="1326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ins w:id="1327" w:author="PR Preview" w:date="2026-01-01T00:00:00Z">
        <w:r>
          <w:t xml:space="preserve"> </w:t>
        </w:r>
      </w:ins>
      <w:ins w:id="1328" w:author="PR Preview" w:date="2026-01-01T00:00:00Z">
        <w:r>
          <w:t xml:space="preserve">(</w:t>
        </w:r>
      </w:ins>
      <w:hyperlink w:anchor="def-laplace">
        <w:ins w:id="1329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330" w:author="PR Preview" w:date="2026-01-01T00:00:00Z">
        <w:r>
          <w:t xml:space="preserve">), then</w:t>
        </w:r>
      </w:ins>
    </w:p>
    <w:p>
      <w:pPr>
        <w:pStyle w:val="BodyText"/>
      </w:pPr>
      <w:bookmarkStart w:id="89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89"/>
    </w:p>
    <w:bookmarkEnd w:id="90"/>
    <w:p>
      <w:pPr>
        <w:pStyle w:val="FirstParagraph"/>
      </w:pPr>
      <w:ins w:id="1331" w:author="PR Preview" w:date="2026-01-01T00:00:00Z">
        <w:r>
          <w:rPr>
            <w:i/>
            <w:iCs/>
          </w:rPr>
          <w:t xml:space="preserve">Proof</w:t>
        </w:r>
      </w:ins>
      <w:ins w:id="1332" w:author="PR Preview" w:date="2026-01-01T00:00:00Z">
        <w:r>
          <w:t xml:space="preserve">. </w:t>
        </w:r>
      </w:ins>
      <w:ins w:id="1333" w:author="PR Preview" w:date="2026-01-01T00:00:00Z">
        <w:r>
          <w:t xml:space="preserve">Write</w:t>
        </w:r>
      </w:ins>
      <w:ins w:id="1334" w:author="PR Preview" w:date="2026-01-01T00:00:00Z">
        <w:r>
          <w:t xml:space="preserve"> </w:t>
        </w:r>
      </w:ins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ins w:id="1335" w:author="PR Preview" w:date="2026-01-01T00:00:00Z">
        <w:r>
          <w:t xml:space="preserve">.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By</w:t>
        </w:r>
      </w:ins>
      <w:ins w:id="1338" w:author="PR Preview" w:date="2026-01-01T00:00:00Z">
        <w:r>
          <w:t xml:space="preserve"> </w:t>
        </w:r>
      </w:ins>
      <w:hyperlink w:anchor="eq-laplace-pdf">
        <w:ins w:id="1339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340" w:author="PR Preview" w:date="2026-01-01T00:00:00Z">
        <w:r>
          <w:t xml:space="preserve">,</w:t>
        </w:r>
      </w:ins>
      <w:ins w:id="1341" w:author="PR Preview" w:date="2026-01-01T00:00:00Z">
        <w:r>
          <w:t xml:space="preserve"> </w:t>
        </w:r>
      </w:ins>
      <m:oMath>
        <m:r>
          <m:t>U</m:t>
        </m:r>
      </m:oMath>
      <w:ins w:id="1342" w:author="PR Preview" w:date="2026-01-01T00:00:00Z">
        <w:r>
          <w:t xml:space="preserve"> </w:t>
        </w:r>
      </w:ins>
      <w:ins w:id="1343" w:author="PR Preview" w:date="2026-01-01T00:00:00Z">
        <w:r>
          <w:t xml:space="preserve">has density</w:t>
        </w:r>
      </w:ins>
      <w:ins w:id="1344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ins w:id="1345" w:author="PR Preview" w:date="2026-01-01T00:00:00Z">
        <w:r>
          <w:t xml:space="preserve">,</w:t>
        </w:r>
      </w:ins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which is symmetric about</w:t>
        </w:r>
      </w:ins>
      <w:ins w:id="1348" w:author="PR Preview" w:date="2026-01-01T00:00:00Z">
        <w:r>
          <w:t xml:space="preserve"> </w:t>
        </w:r>
      </w:ins>
      <m:oMath>
        <m:r>
          <m:t>0</m:t>
        </m:r>
      </m:oMath>
      <w:ins w:id="1349" w:author="PR Preview" w:date="2026-01-01T00:00:00Z">
        <w:r>
          <w:t xml:space="preserve">.</w:t>
        </w:r>
      </w:ins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5" w:name="exm-laplace-vs-normal"/>
    <w:p>
      <w:pPr>
        <w:pStyle w:val="FirstParagraph"/>
      </w:pPr>
      <w:del w:id="1350" w:author="PR Preview" w:date="2026-01-01T00:00:00Z">
        <w:r>
          <w:rPr>
            <w:b/>
            <w:bCs/>
          </w:rPr>
          <w:delText xml:space="preserve">Example 11 (Laplace and normal tails with the same mean and variance)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A Laplace variable</w:delText>
        </w:r>
      </w:del>
      <w:del w:id="1353" w:author="PR Preview" w:date="2026-01-01T00:00:00Z">
        <w:r>
          <w:delText xml:space="preserve"> </w:delText>
        </w:r>
      </w:del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has variance</w:delText>
        </w:r>
      </w:del>
      <w:del w:id="1356" w:author="PR Preview" w:date="2026-01-01T00:00:00Z">
        <w:r>
          <w:delText xml:space="preserve"> </w:delText>
        </w:r>
      </w:del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(</w:delText>
        </w:r>
      </w:del>
      <w:hyperlink w:anchor="thm-laplace-moments">
        <w:del w:id="1359" w:author="PR Preview" w:date="2026-01-01T00:00:00Z">
          <w:r>
            <w:rPr>
              <w:rStyle w:val="Hyperlink"/>
            </w:rPr>
            <w:delText xml:space="preserve">Theorem 10</w:delText>
          </w:r>
        </w:del>
      </w:hyperlink>
      <w:del w:id="1360" w:author="PR Preview" w:date="2026-01-01T00:00:00Z">
        <w:r>
          <w:delText xml:space="preserve">).</w:delText>
        </w:r>
      </w:del>
      <w:del w:id="1361" w:author="PR Preview" w:date="2026-01-01T00:00:00Z">
        <w:r>
          <w:delText xml:space="preserve"> </w:delText>
        </w:r>
      </w:del>
      <w:del w:id="1362" w:author="PR Preview" w:date="2026-01-01T00:00:00Z">
        <w:r>
          <w:delText xml:space="preserve">Choosing</w:delText>
        </w:r>
      </w:del>
      <w:del w:id="1363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gives variance</w:delText>
        </w:r>
      </w:del>
      <w:del w:id="1366" w:author="PR Preview" w:date="2026-01-01T00:00:00Z">
        <w:r>
          <w:delText xml:space="preserve"> </w:delText>
        </w:r>
      </w:del>
      <m:oMath>
        <m:r>
          <m:t>1</m:t>
        </m:r>
      </m:oMath>
      <w:del w:id="1367" w:author="PR Preview" w:date="2026-01-01T00:00:00Z">
        <w:r>
          <w:delText xml:space="preserve">,</w:delText>
        </w:r>
      </w:del>
      <w:del w:id="1368" w:author="PR Preview" w:date="2026-01-01T00:00:00Z">
        <w:r>
          <w:delText xml:space="preserve"> </w:delText>
        </w:r>
      </w:del>
      <w:del w:id="1369" w:author="PR Preview" w:date="2026-01-01T00:00:00Z">
        <w:r>
          <w:delText xml:space="preserve">the same mean and variance as a standard normal.</w:delText>
        </w:r>
      </w:del>
      <w:del w:id="1370" w:author="PR Preview" w:date="2026-01-01T00:00:00Z">
        <w:r>
          <w:delText xml:space="preserve"> </w:delText>
        </w:r>
      </w:del>
      <w:hyperlink w:anchor="fig-laplace-vs-normal">
        <w:del w:id="1371" w:author="PR Preview" w:date="2026-01-01T00:00:00Z">
          <w:r>
            <w:rPr>
              <w:rStyle w:val="Hyperlink"/>
            </w:rPr>
            <w:delText xml:space="preserve">Figure 3</w:delText>
          </w:r>
        </w:del>
      </w:hyperlink>
      <w:del w:id="1372" w:author="PR Preview" w:date="2026-01-01T00:00:00Z">
        <w:r>
          <w:delText xml:space="preserve"> </w:delText>
        </w:r>
      </w:del>
      <w:del w:id="1373" w:author="PR Preview" w:date="2026-01-01T00:00:00Z">
        <w:r>
          <w:delText xml:space="preserve">compares the two densities.</w:delText>
        </w:r>
      </w:del>
      <w:del w:id="1374" w:author="PR Preview" w:date="2026-01-01T00:00:00Z">
        <w:r>
          <w:delText xml:space="preserve"> </w:delText>
        </w:r>
      </w:del>
      <w:del w:id="1375" w:author="PR Preview" w:date="2026-01-01T00:00:00Z">
        <w:r>
          <w:delText xml:space="preserve">The Laplace density is higher at the center and in the far tails,</w:delText>
        </w:r>
      </w:del>
      <w:del w:id="1376" w:author="PR Preview" w:date="2026-01-01T00:00:00Z">
        <w:r>
          <w:delText xml:space="preserve"> </w:delText>
        </w:r>
      </w:del>
      <w:del w:id="1377" w:author="PR Preview" w:date="2026-01-01T00:00:00Z">
        <w:r>
          <w:delText xml:space="preserve">and lower in between.</w:delText>
        </w:r>
      </w:del>
    </w:p>
    <w:p>
      <w:pPr>
        <w:pStyle w:val="FirstParagraph"/>
      </w:pPr>
      <w:ins w:id="1378" w:author="PR Preview" w:date="2026-01-01T00:00:00Z">
        <w:r>
          <w:rPr>
            <w:b/>
            <w:bCs/>
          </w:rPr>
          <w:t xml:space="preserve">Example 15 (Laplace and normal tails with the same mean and variance)</w:t>
        </w:r>
      </w:ins>
      <w:ins w:id="1379" w:author="PR Preview" w:date="2026-01-01T00:00:00Z">
        <w:r>
          <w:t xml:space="preserve"> </w:t>
        </w:r>
      </w:ins>
      <w:ins w:id="1380" w:author="PR Preview" w:date="2026-01-01T00:00:00Z">
        <w:r>
          <w:t xml:space="preserve">A Laplace variable</w:t>
        </w:r>
      </w:ins>
      <w:ins w:id="1381" w:author="PR Preview" w:date="2026-01-01T00:00:00Z">
        <w:r>
          <w:t xml:space="preserve"> </w:t>
        </w:r>
      </w:ins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ins w:id="1382" w:author="PR Preview" w:date="2026-01-01T00:00:00Z">
        <w:r>
          <w:t xml:space="preserve"> </w:t>
        </w:r>
      </w:ins>
      <w:ins w:id="1383" w:author="PR Preview" w:date="2026-01-01T00:00:00Z">
        <w:r>
          <w:t xml:space="preserve">has variance</w:t>
        </w:r>
      </w:ins>
      <w:ins w:id="1384" w:author="PR Preview" w:date="2026-01-01T00:00:00Z">
        <w:r>
          <w:t xml:space="preserve"> </w:t>
        </w:r>
      </w:ins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(</w:t>
        </w:r>
      </w:ins>
      <w:hyperlink w:anchor="thm-laplace-moments">
        <w:ins w:id="1387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1388" w:author="PR Preview" w:date="2026-01-01T00:00:00Z">
        <w:r>
          <w:t xml:space="preserve">).</w:t>
        </w:r>
      </w:ins>
      <w:ins w:id="1389" w:author="PR Preview" w:date="2026-01-01T00:00:00Z">
        <w:r>
          <w:t xml:space="preserve"> </w:t>
        </w:r>
      </w:ins>
      <w:ins w:id="1390" w:author="PR Preview" w:date="2026-01-01T00:00:00Z">
        <w:r>
          <w:t xml:space="preserve">Choosing</w:t>
        </w:r>
      </w:ins>
      <w:ins w:id="1391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ins w:id="1392" w:author="PR Preview" w:date="2026-01-01T00:00:00Z">
        <w:r>
          <w:t xml:space="preserve"> </w:t>
        </w:r>
      </w:ins>
      <w:ins w:id="1393" w:author="PR Preview" w:date="2026-01-01T00:00:00Z">
        <w:r>
          <w:t xml:space="preserve">gives variance</w:t>
        </w:r>
      </w:ins>
      <w:ins w:id="1394" w:author="PR Preview" w:date="2026-01-01T00:00:00Z">
        <w:r>
          <w:t xml:space="preserve"> </w:t>
        </w:r>
      </w:ins>
      <m:oMath>
        <m:r>
          <m:t>1</m:t>
        </m:r>
      </m:oMath>
      <w:ins w:id="1395" w:author="PR Preview" w:date="2026-01-01T00:00:00Z">
        <w:r>
          <w:t xml:space="preserve">,</w:t>
        </w:r>
      </w:ins>
      <w:ins w:id="1396" w:author="PR Preview" w:date="2026-01-01T00:00:00Z">
        <w:r>
          <w:t xml:space="preserve"> </w:t>
        </w:r>
      </w:ins>
      <w:ins w:id="1397" w:author="PR Preview" w:date="2026-01-01T00:00:00Z">
        <w:r>
          <w:t xml:space="preserve">the same mean and variance as a standard normal.</w:t>
        </w:r>
      </w:ins>
      <w:ins w:id="1398" w:author="PR Preview" w:date="2026-01-01T00:00:00Z">
        <w:r>
          <w:t xml:space="preserve"> </w:t>
        </w:r>
      </w:ins>
      <w:hyperlink w:anchor="fig-laplace-vs-normal">
        <w:ins w:id="1399" w:author="PR Preview" w:date="2026-01-01T00:00:00Z">
          <w:r>
            <w:rPr>
              <w:rStyle w:val="Hyperlink"/>
            </w:rPr>
            <w:t xml:space="preserve">Figure 3</w:t>
          </w:r>
        </w:ins>
      </w:hyperlink>
      <w:ins w:id="1400" w:author="PR Preview" w:date="2026-01-01T00:00:00Z">
        <w:r>
          <w:t xml:space="preserve"> </w:t>
        </w:r>
      </w:ins>
      <w:ins w:id="1401" w:author="PR Preview" w:date="2026-01-01T00:00:00Z">
        <w:r>
          <w:t xml:space="preserve">compares the two densities.</w:t>
        </w:r>
      </w:ins>
      <w:ins w:id="1402" w:author="PR Preview" w:date="2026-01-01T00:00:00Z">
        <w:r>
          <w:t xml:space="preserve"> </w:t>
        </w:r>
      </w:ins>
      <w:ins w:id="1403" w:author="PR Preview" w:date="2026-01-01T00:00:00Z">
        <w:r>
          <w:t xml:space="preserve">The Laplace density is higher at the center and in the far tails,</w:t>
        </w:r>
      </w:ins>
      <w:ins w:id="1404" w:author="PR Preview" w:date="2026-01-01T00:00:00Z">
        <w:r>
          <w:t xml:space="preserve"> </w:t>
        </w:r>
      </w:ins>
      <w:ins w:id="1405" w:author="PR Preview" w:date="2026-01-01T00:00:00Z">
        <w:r>
          <w:t xml:space="preserve">and lower in between.</w:t>
        </w:r>
      </w:ins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4"/>
        </w:tc>
      </w:tr>
    </w:tbl>
    <w:p>
      <w:pPr>
        <w:pStyle w:val="BodyText"/>
      </w:pPr>
      <w:del w:id="1406" w:author="PR Preview" w:date="2026-01-01T00:00:00Z">
        <w:r>
          <w:delText xml:space="preserve">The probability of landing more than</w:delText>
        </w:r>
      </w:del>
      <w:del w:id="1407" w:author="PR Preview" w:date="2026-01-01T00:00:00Z">
        <w:r>
          <w:delText xml:space="preserve"> </w:delText>
        </w:r>
      </w:del>
      <m:oMath>
        <m:r>
          <m:t>3</m:t>
        </m:r>
      </m:oMath>
      <w:del w:id="1408" w:author="PR Preview" w:date="2026-01-01T00:00:00Z">
        <w:r>
          <w:delText xml:space="preserve"> </w:delText>
        </w:r>
      </w:del>
      <w:del w:id="1409" w:author="PR Preview" w:date="2026-01-01T00:00:00Z">
        <w:r>
          <w:delText xml:space="preserve">standard deviations from the mean shows the difference in the tails.</w:delText>
        </w:r>
      </w:del>
      <w:del w:id="1410" w:author="PR Preview" w:date="2026-01-01T00:00:00Z">
        <w:r>
          <w:delText xml:space="preserve"> </w:delText>
        </w:r>
      </w:del>
      <w:del w:id="1411" w:author="PR Preview" w:date="2026-01-01T00:00:00Z">
        <w:r>
          <w:delText xml:space="preserve">For the Laplace distribution,</w:delText>
        </w:r>
      </w:del>
      <w:del w:id="141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del w:id="1413" w:author="PR Preview" w:date="2026-01-01T00:00:00Z">
        <w:r>
          <w:delText xml:space="preserve">,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because each tail has probability</w:delText>
        </w:r>
      </w:del>
      <w:del w:id="1416" w:author="PR Preview" w:date="2026-01-01T00:00:00Z">
        <w:r>
          <w:delText xml:space="preserve"> </w:delText>
        </w:r>
      </w:del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del w:id="1417" w:author="PR Preview" w:date="2026-01-01T00:00:00Z">
        <w:r>
          <w:delText xml:space="preserve"> </w:delText>
        </w:r>
      </w:del>
      <w:del w:id="1418" w:author="PR Preview" w:date="2026-01-01T00:00:00Z">
        <w:r>
          <w:delText xml:space="preserve">by integrating</w:delText>
        </w:r>
      </w:del>
      <w:del w:id="1419" w:author="PR Preview" w:date="2026-01-01T00:00:00Z">
        <w:r>
          <w:delText xml:space="preserve"> </w:delText>
        </w:r>
      </w:del>
      <w:hyperlink w:anchor="eq-laplace-pdf">
        <w:del w:id="1420" w:author="PR Preview" w:date="2026-01-01T00:00:00Z">
          <w:r>
            <w:rPr>
              <w:rStyle w:val="Hyperlink"/>
            </w:rPr>
            <w:delText xml:space="preserve">Equation 5</w:delText>
          </w:r>
        </w:del>
      </w:hyperlink>
      <w:del w:id="1421" w:author="PR Preview" w:date="2026-01-01T00:00:00Z">
        <w:r>
          <w:delText xml:space="preserve">.</w:delText>
        </w:r>
      </w:del>
    </w:p>
    <w:p>
      <w:pPr>
        <w:pStyle w:val="BodyText"/>
      </w:pPr>
      <w:ins w:id="1422" w:author="PR Preview" w:date="2026-01-01T00:00:00Z">
        <w:r>
          <w:t xml:space="preserve">The probability of landing more than</w:t>
        </w:r>
      </w:ins>
      <w:ins w:id="1423" w:author="PR Preview" w:date="2026-01-01T00:00:00Z">
        <w:r>
          <w:t xml:space="preserve"> </w:t>
        </w:r>
      </w:ins>
      <m:oMath>
        <m:r>
          <m:t>3</m:t>
        </m:r>
      </m:oMath>
      <w:ins w:id="1424" w:author="PR Preview" w:date="2026-01-01T00:00:00Z">
        <w:r>
          <w:t xml:space="preserve"> </w:t>
        </w:r>
      </w:ins>
      <w:ins w:id="1425" w:author="PR Preview" w:date="2026-01-01T00:00:00Z">
        <w:r>
          <w:t xml:space="preserve">standard deviations from the mean shows the difference in the tails.</w:t>
        </w:r>
      </w:ins>
      <w:ins w:id="1426" w:author="PR Preview" w:date="2026-01-01T00:00:00Z">
        <w:r>
          <w:t xml:space="preserve"> </w:t>
        </w:r>
      </w:ins>
      <w:ins w:id="1427" w:author="PR Preview" w:date="2026-01-01T00:00:00Z">
        <w:r>
          <w:t xml:space="preserve">For the Laplace distribution,</w:t>
        </w:r>
      </w:ins>
      <w:ins w:id="1428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ins w:id="1429" w:author="PR Preview" w:date="2026-01-01T00:00:00Z">
        <w:r>
          <w:t xml:space="preserve">,</w:t>
        </w:r>
      </w:ins>
      <w:ins w:id="1430" w:author="PR Preview" w:date="2026-01-01T00:00:00Z">
        <w:r>
          <w:t xml:space="preserve"> </w:t>
        </w:r>
      </w:ins>
      <w:ins w:id="1431" w:author="PR Preview" w:date="2026-01-01T00:00:00Z">
        <w:r>
          <w:t xml:space="preserve">because each tail has probability</w:t>
        </w:r>
      </w:ins>
      <w:ins w:id="1432" w:author="PR Preview" w:date="2026-01-01T00:00:00Z">
        <w:r>
          <w:t xml:space="preserve"> </w:t>
        </w:r>
      </w:ins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ins w:id="1433" w:author="PR Preview" w:date="2026-01-01T00:00:00Z">
        <w:r>
          <w:t xml:space="preserve"> </w:t>
        </w:r>
      </w:ins>
      <w:ins w:id="1434" w:author="PR Preview" w:date="2026-01-01T00:00:00Z">
        <w:r>
          <w:t xml:space="preserve">by integrating</w:t>
        </w:r>
      </w:ins>
      <w:ins w:id="1435" w:author="PR Preview" w:date="2026-01-01T00:00:00Z">
        <w:r>
          <w:t xml:space="preserve"> </w:t>
        </w:r>
      </w:ins>
      <w:hyperlink w:anchor="eq-laplace-pdf">
        <w:ins w:id="1436" w:author="PR Preview" w:date="2026-01-01T00:00:00Z">
          <w:r>
            <w:rPr>
              <w:rStyle w:val="Hyperlink"/>
            </w:rPr>
            <w:t xml:space="preserve">Equation 6</w:t>
          </w:r>
        </w:ins>
      </w:hyperlink>
      <w:ins w:id="1437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5"/>
    <w:bookmarkEnd w:id="96"/>
    <w:bookmarkStart w:id="108" w:name="sec-weibull"/>
    <w:p>
      <w:pPr>
        <w:pStyle w:val="Heading2"/>
      </w:pPr>
      <w:del w:id="1438" w:author="PR Preview" w:date="2026-01-01T00:00:00Z">
        <w:r>
          <w:delText xml:space="preserve">5 Weibull distribution</w:delText>
        </w:r>
      </w:del>
    </w:p>
    <w:p>
      <w:pPr>
        <w:pStyle w:val="FirstParagraph"/>
      </w:pPr>
      <w:del w:id="1439" w:author="PR Preview" w:date="2026-01-01T00:00:00Z">
        <w:r>
          <w:rPr>
            <w:b/>
            <w:bCs/>
          </w:rPr>
          <w:delText xml:space="preserve">Definition 7 (Weibull distribution)</w:delText>
        </w:r>
      </w:del>
      <w:del w:id="1440" w:author="PR Preview" w:date="2026-01-01T00:00:00Z">
        <w:r>
          <w:delText xml:space="preserve"> </w:delText>
        </w:r>
      </w:del>
      <w:del w:id="1441" w:author="PR Preview" w:date="2026-01-01T00:00:00Z">
        <w:r>
          <w:delText xml:space="preserve">A non-negative random variable</w:delText>
        </w:r>
      </w:del>
      <w:del w:id="1442" w:author="PR Preview" w:date="2026-01-01T00:00:00Z">
        <w:r>
          <w:delText xml:space="preserve"> </w:delText>
        </w:r>
      </w:del>
      <m:oMath>
        <m:r>
          <m:t>T</m:t>
        </m:r>
      </m:oMath>
      <w:del w:id="1443" w:author="PR Preview" w:date="2026-01-01T00:00:00Z">
        <w:r>
          <w:delText xml:space="preserve"> </w:delText>
        </w:r>
      </w:del>
      <w:del w:id="1444" w:author="PR Preview" w:date="2026-01-01T00:00:00Z">
        <w:r>
          <w:delText xml:space="preserve">has the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rPr>
            <w:b/>
            <w:bCs/>
          </w:rPr>
          <w:delText xml:space="preserve">Weibull distribution</w:delText>
        </w:r>
      </w:del>
      <w:del w:id="1447" w:author="PR Preview" w:date="2026-01-01T00:00:00Z">
        <w:r>
          <w:delText xml:space="preserve"> </w:delText>
        </w:r>
      </w:del>
      <w:del w:id="1448" w:author="PR Preview" w:date="2026-01-01T00:00:00Z">
        <w:r>
          <w:delText xml:space="preserve">with shape</w:delText>
        </w:r>
      </w:del>
      <w:del w:id="1449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&gt;</m:t>
        </m:r>
        <m:r>
          <m:t>0</m:t>
        </m:r>
      </m:oMath>
      <w:del w:id="1450" w:author="PR Preview" w:date="2026-01-01T00:00:00Z">
        <w:r>
          <w:delText xml:space="preserve"> </w:delText>
        </w:r>
      </w:del>
      <w:del w:id="1451" w:author="PR Preview" w:date="2026-01-01T00:00:00Z">
        <w:r>
          <w:delText xml:space="preserve">and rate</w:delText>
        </w:r>
      </w:del>
      <w:del w:id="1452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1453" w:author="PR Preview" w:date="2026-01-01T00:00:00Z">
        <w:r>
          <w:delText xml:space="preserve"> </w:delText>
        </w:r>
      </w:del>
      <w:del w:id="1454" w:author="PR Preview" w:date="2026-01-01T00:00:00Z">
        <w:r>
          <w:delText xml:space="preserve">if its</w:delText>
        </w:r>
      </w:del>
      <w:del w:id="1455" w:author="PR Preview" w:date="2026-01-01T00:00:00Z">
        <w:r>
          <w:delText xml:space="preserve"> </w:delText>
        </w:r>
      </w:del>
      <w:hyperlink r:id="rId97">
        <w:del w:id="1456" w:author="PR Preview" w:date="2026-01-01T00:00:00Z">
          <w:r>
            <w:rPr>
              <w:rStyle w:val="Hyperlink"/>
            </w:rPr>
            <w:delText xml:space="preserve">survival function</w:delText>
          </w:r>
        </w:del>
      </w:hyperlink>
      <w:del w:id="1457" w:author="PR Preview" w:date="2026-01-01T00:00:00Z">
        <w:r>
          <w:delText xml:space="preserve"> </w:delText>
        </w:r>
      </w:del>
      <w:del w:id="1458" w:author="PR Preview" w:date="2026-01-01T00:00:00Z">
        <w:r>
          <w:delText xml:space="preserve">is: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del w:id="1459" w:author="PR Preview" w:date="2026-01-01T00:00:00Z">
        <w:r>
          <w:rPr>
            <w:b/>
            <w:bCs/>
          </w:rPr>
          <w:delText xml:space="preserve">Theorem 11 (Weibull density and hazard)</w:delText>
        </w:r>
      </w:del>
      <w:del w:id="1460" w:author="PR Preview" w:date="2026-01-01T00:00:00Z">
        <w:r>
          <w:delText xml:space="preserve"> </w:delText>
        </w:r>
      </w:del>
      <w:del w:id="1461" w:author="PR Preview" w:date="2026-01-01T00:00:00Z">
        <w:r>
          <w:delText xml:space="preserve">If</w:delText>
        </w:r>
      </w:del>
      <w:del w:id="1462" w:author="PR Preview" w:date="2026-01-01T00:00:00Z">
        <w:r>
          <w:delText xml:space="preserve"> </w:delText>
        </w:r>
      </w:del>
      <m:oMath>
        <m:r>
          <m:t>T</m:t>
        </m:r>
      </m:oMath>
      <w:del w:id="1463" w:author="PR Preview" w:date="2026-01-01T00:00:00Z">
        <w:r>
          <w:delText xml:space="preserve"> </w:delText>
        </w:r>
      </w:del>
      <w:del w:id="1464" w:author="PR Preview" w:date="2026-01-01T00:00:00Z">
        <w:r>
          <w:delText xml:space="preserve">has the Weibull distribution with shape</w:delText>
        </w:r>
      </w:del>
      <w:del w:id="1465" w:author="PR Preview" w:date="2026-01-01T00:00:00Z">
        <w:r>
          <w:delText xml:space="preserve"> </w:delText>
        </w:r>
      </w:del>
      <m:oMath>
        <m:r>
          <m:t>α</m:t>
        </m:r>
      </m:oMath>
      <w:del w:id="1466" w:author="PR Preview" w:date="2026-01-01T00:00:00Z">
        <w:r>
          <w:delText xml:space="preserve"> </w:delText>
        </w:r>
      </w:del>
      <w:del w:id="1467" w:author="PR Preview" w:date="2026-01-01T00:00:00Z">
        <w:r>
          <w:delText xml:space="preserve">and rate</w:delText>
        </w:r>
      </w:del>
      <w:del w:id="1468" w:author="PR Preview" w:date="2026-01-01T00:00:00Z">
        <w:r>
          <w:delText xml:space="preserve"> </w:delText>
        </w:r>
      </w:del>
      <m:oMath>
        <m:r>
          <m:t>λ</m:t>
        </m:r>
      </m:oMath>
      <w:del w:id="1469" w:author="PR Preview" w:date="2026-01-01T00:00:00Z">
        <w:r>
          <w:delText xml:space="preserve">, then for</w:delText>
        </w:r>
      </w:del>
      <w:del w:id="147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1471" w:author="PR Preview" w:date="2026-01-01T00:00:00Z">
        <w:r>
          <w:delText xml:space="preserve">:</w:delText>
        </w:r>
      </w:del>
    </w:p>
    <w:p>
      <w:pPr>
        <w:pStyle w:val="Heading2"/>
      </w:pPr>
      <w:ins w:id="1472" w:author="PR Preview" w:date="2026-01-01T00:00:00Z">
        <w:r>
          <w:t xml:space="preserve">6 Weibull distribution</w:t>
        </w:r>
      </w:ins>
    </w:p>
    <w:bookmarkStart w:id="98" w:name="def-weibull"/>
    <w:p>
      <w:pPr>
        <w:pStyle w:val="FirstParagraph"/>
      </w:pPr>
      <w:ins w:id="1473" w:author="PR Preview" w:date="2026-01-01T00:00:00Z">
        <w:r>
          <w:rPr>
            <w:b/>
            <w:bCs/>
          </w:rPr>
          <w:t xml:space="preserve">Definition 8 (Weibull distribution)</w:t>
        </w:r>
      </w:ins>
      <w:ins w:id="1474" w:author="PR Preview" w:date="2026-01-01T00:00:00Z">
        <w:r>
          <w:t xml:space="preserve"> </w:t>
        </w:r>
      </w:ins>
      <w:ins w:id="1475" w:author="PR Preview" w:date="2026-01-01T00:00:00Z">
        <w:r>
          <w:t xml:space="preserve">A non-negative random variable</w:t>
        </w:r>
      </w:ins>
      <w:ins w:id="1476" w:author="PR Preview" w:date="2026-01-01T00:00:00Z">
        <w:r>
          <w:t xml:space="preserve"> </w:t>
        </w:r>
      </w:ins>
      <m:oMath>
        <m:r>
          <m:t>T</m:t>
        </m:r>
      </m:oMath>
      <w:ins w:id="1477" w:author="PR Preview" w:date="2026-01-01T00:00:00Z">
        <w:r>
          <w:t xml:space="preserve"> </w:t>
        </w:r>
      </w:ins>
      <w:ins w:id="1478" w:author="PR Preview" w:date="2026-01-01T00:00:00Z">
        <w:r>
          <w:t xml:space="preserve">has the</w:t>
        </w:r>
      </w:ins>
      <w:ins w:id="1479" w:author="PR Preview" w:date="2026-01-01T00:00:00Z">
        <w:r>
          <w:t xml:space="preserve"> </w:t>
        </w:r>
      </w:ins>
      <w:ins w:id="1480" w:author="PR Preview" w:date="2026-01-01T00:00:00Z">
        <w:r>
          <w:rPr>
            <w:b/>
            <w:bCs/>
          </w:rPr>
          <w:t xml:space="preserve">Weibull distribution</w:t>
        </w:r>
      </w:ins>
      <w:ins w:id="1481" w:author="PR Preview" w:date="2026-01-01T00:00:00Z">
        <w:r>
          <w:t xml:space="preserve"> </w:t>
        </w:r>
      </w:ins>
      <w:ins w:id="1482" w:author="PR Preview" w:date="2026-01-01T00:00:00Z">
        <w:r>
          <w:t xml:space="preserve">with shape</w:t>
        </w:r>
      </w:ins>
      <w:ins w:id="1483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&gt;</m:t>
        </m:r>
        <m:r>
          <m:t>0</m:t>
        </m:r>
      </m:oMath>
      <w:ins w:id="1484" w:author="PR Preview" w:date="2026-01-01T00:00:00Z">
        <w:r>
          <w:t xml:space="preserve"> </w:t>
        </w:r>
      </w:ins>
      <w:ins w:id="1485" w:author="PR Preview" w:date="2026-01-01T00:00:00Z">
        <w:r>
          <w:t xml:space="preserve">and rate</w:t>
        </w:r>
      </w:ins>
      <w:ins w:id="148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1487" w:author="PR Preview" w:date="2026-01-01T00:00:00Z">
        <w:r>
          <w:t xml:space="preserve"> </w:t>
        </w:r>
      </w:ins>
      <w:ins w:id="1488" w:author="PR Preview" w:date="2026-01-01T00:00:00Z">
        <w:r>
          <w:t xml:space="preserve">if its</w:t>
        </w:r>
      </w:ins>
      <w:ins w:id="1489" w:author="PR Preview" w:date="2026-01-01T00:00:00Z">
        <w:r>
          <w:t xml:space="preserve"> </w:t>
        </w:r>
      </w:ins>
      <w:hyperlink r:id="rId97">
        <w:ins w:id="1490" w:author="PR Preview" w:date="2026-01-01T00:00:00Z">
          <w:r>
            <w:rPr>
              <w:rStyle w:val="Hyperlink"/>
            </w:rPr>
            <w:t xml:space="preserve">survival function</w:t>
          </w:r>
        </w:ins>
      </w:hyperlink>
      <w:ins w:id="1491" w:author="PR Preview" w:date="2026-01-01T00:00:00Z">
        <w:r>
          <w:t xml:space="preserve"> </w:t>
        </w:r>
      </w:ins>
      <w:ins w:id="1492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8"/>
    <w:bookmarkStart w:id="99" w:name="thm-weibull"/>
    <w:p>
      <w:pPr>
        <w:pStyle w:val="FirstParagraph"/>
      </w:pPr>
      <w:ins w:id="1493" w:author="PR Preview" w:date="2026-01-01T00:00:00Z">
        <w:r>
          <w:rPr>
            <w:b/>
            <w:bCs/>
          </w:rPr>
          <w:t xml:space="preserve">Theorem 13 (Weibull density and hazard)</w:t>
        </w:r>
      </w:ins>
      <w:ins w:id="1494" w:author="PR Preview" w:date="2026-01-01T00:00:00Z">
        <w:r>
          <w:t xml:space="preserve"> </w:t>
        </w:r>
      </w:ins>
      <w:ins w:id="1495" w:author="PR Preview" w:date="2026-01-01T00:00:00Z">
        <w:r>
          <w:t xml:space="preserve">If</w:t>
        </w:r>
      </w:ins>
      <w:ins w:id="1496" w:author="PR Preview" w:date="2026-01-01T00:00:00Z">
        <w:r>
          <w:t xml:space="preserve"> </w:t>
        </w:r>
      </w:ins>
      <m:oMath>
        <m:r>
          <m:t>T</m:t>
        </m:r>
      </m:oMath>
      <w:ins w:id="1497" w:author="PR Preview" w:date="2026-01-01T00:00:00Z">
        <w:r>
          <w:t xml:space="preserve"> </w:t>
        </w:r>
      </w:ins>
      <w:ins w:id="1498" w:author="PR Preview" w:date="2026-01-01T00:00:00Z">
        <w:r>
          <w:t xml:space="preserve">has the Weibull distribution with shape</w:t>
        </w:r>
      </w:ins>
      <w:ins w:id="1499" w:author="PR Preview" w:date="2026-01-01T00:00:00Z">
        <w:r>
          <w:t xml:space="preserve"> </w:t>
        </w:r>
      </w:ins>
      <m:oMath>
        <m:r>
          <m:t>α</m:t>
        </m:r>
      </m:oMath>
      <w:ins w:id="1500" w:author="PR Preview" w:date="2026-01-01T00:00:00Z">
        <w:r>
          <w:t xml:space="preserve"> </w:t>
        </w:r>
      </w:ins>
      <w:ins w:id="1501" w:author="PR Preview" w:date="2026-01-01T00:00:00Z">
        <w:r>
          <w:t xml:space="preserve">and rate</w:t>
        </w:r>
      </w:ins>
      <w:ins w:id="1502" w:author="PR Preview" w:date="2026-01-01T00:00:00Z">
        <w:r>
          <w:t xml:space="preserve"> </w:t>
        </w:r>
      </w:ins>
      <m:oMath>
        <m:r>
          <m:t>λ</m:t>
        </m:r>
      </m:oMath>
      <w:ins w:id="1503" w:author="PR Preview" w:date="2026-01-01T00:00:00Z">
        <w:r>
          <w:t xml:space="preserve">, then for</w:t>
        </w:r>
      </w:ins>
      <w:ins w:id="1504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505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3" w:name="thm-weibull-mean"/>
    <w:p>
      <w:pPr>
        <w:pStyle w:val="BodyText"/>
      </w:pPr>
      <w:del w:id="1506" w:author="PR Preview" w:date="2026-01-01T00:00:00Z">
        <w:r>
          <w:rPr>
            <w:b/>
            <w:bCs/>
          </w:rPr>
          <w:delText xml:space="preserve">Theorem 12 (Weibull mean)</w:delText>
        </w:r>
      </w:del>
      <w:del w:id="1507" w:author="PR Preview" w:date="2026-01-01T00:00:00Z">
        <w:r>
          <w:delText xml:space="preserve"> </w:delText>
        </w:r>
      </w:del>
      <w:del w:id="1508" w:author="PR Preview" w:date="2026-01-01T00:00:00Z">
        <w:r>
          <w:delText xml:space="preserve">If</w:delText>
        </w:r>
      </w:del>
      <w:del w:id="1509" w:author="PR Preview" w:date="2026-01-01T00:00:00Z">
        <w:r>
          <w:delText xml:space="preserve"> </w:delText>
        </w:r>
      </w:del>
      <m:oMath>
        <m:r>
          <m:t>T</m:t>
        </m:r>
      </m:oMath>
      <w:del w:id="1510" w:author="PR Preview" w:date="2026-01-01T00:00:00Z">
        <w:r>
          <w:delText xml:space="preserve"> </w:delText>
        </w:r>
      </w:del>
      <w:del w:id="1511" w:author="PR Preview" w:date="2026-01-01T00:00:00Z">
        <w:r>
          <w:delText xml:space="preserve">has the Weibull distribution with shape</w:delText>
        </w:r>
      </w:del>
      <w:del w:id="1512" w:author="PR Preview" w:date="2026-01-01T00:00:00Z">
        <w:r>
          <w:delText xml:space="preserve"> </w:delText>
        </w:r>
      </w:del>
      <m:oMath>
        <m:r>
          <m:t>α</m:t>
        </m:r>
      </m:oMath>
      <w:del w:id="1513" w:author="PR Preview" w:date="2026-01-01T00:00:00Z">
        <w:r>
          <w:delText xml:space="preserve"> </w:delText>
        </w:r>
      </w:del>
      <w:del w:id="1514" w:author="PR Preview" w:date="2026-01-01T00:00:00Z">
        <w:r>
          <w:delText xml:space="preserve">and rate</w:delText>
        </w:r>
      </w:del>
      <w:del w:id="1515" w:author="PR Preview" w:date="2026-01-01T00:00:00Z">
        <w:r>
          <w:delText xml:space="preserve"> </w:delText>
        </w:r>
      </w:del>
      <m:oMath>
        <m:r>
          <m:t>λ</m:t>
        </m:r>
      </m:oMath>
      <w:del w:id="1516" w:author="PR Preview" w:date="2026-01-01T00:00:00Z">
        <w:r>
          <w:delText xml:space="preserve">, then:</w:delText>
        </w:r>
      </w:del>
    </w:p>
    <w:p>
      <w:pPr>
        <w:pStyle w:val="BodyText"/>
      </w:pPr>
      <w:ins w:id="1517" w:author="PR Preview" w:date="2026-01-01T00:00:00Z">
        <w:r>
          <w:rPr>
            <w:b/>
            <w:bCs/>
          </w:rPr>
          <w:t xml:space="preserve">Theorem 14 (Weibull mean)</w:t>
        </w:r>
      </w:ins>
      <w:ins w:id="1518" w:author="PR Preview" w:date="2026-01-01T00:00:00Z">
        <w:r>
          <w:t xml:space="preserve"> </w:t>
        </w:r>
      </w:ins>
      <w:ins w:id="1519" w:author="PR Preview" w:date="2026-01-01T00:00:00Z">
        <w:r>
          <w:t xml:space="preserve">If</w:t>
        </w:r>
      </w:ins>
      <w:ins w:id="1520" w:author="PR Preview" w:date="2026-01-01T00:00:00Z">
        <w:r>
          <w:t xml:space="preserve"> </w:t>
        </w:r>
      </w:ins>
      <m:oMath>
        <m:r>
          <m:t>T</m:t>
        </m:r>
      </m:oMath>
      <w:ins w:id="1521" w:author="PR Preview" w:date="2026-01-01T00:00:00Z">
        <w:r>
          <w:t xml:space="preserve"> </w:t>
        </w:r>
      </w:ins>
      <w:ins w:id="1522" w:author="PR Preview" w:date="2026-01-01T00:00:00Z">
        <w:r>
          <w:t xml:space="preserve">has the Weibull distribution with shape</w:t>
        </w:r>
      </w:ins>
      <w:ins w:id="1523" w:author="PR Preview" w:date="2026-01-01T00:00:00Z">
        <w:r>
          <w:t xml:space="preserve"> </w:t>
        </w:r>
      </w:ins>
      <m:oMath>
        <m:r>
          <m:t>α</m:t>
        </m:r>
      </m:oMath>
      <w:ins w:id="1524" w:author="PR Preview" w:date="2026-01-01T00:00:00Z">
        <w:r>
          <w:t xml:space="preserve"> </w:t>
        </w:r>
      </w:ins>
      <w:ins w:id="1525" w:author="PR Preview" w:date="2026-01-01T00:00:00Z">
        <w:r>
          <w:t xml:space="preserve">and rate</w:t>
        </w:r>
      </w:ins>
      <w:ins w:id="1526" w:author="PR Preview" w:date="2026-01-01T00:00:00Z">
        <w:r>
          <w:t xml:space="preserve"> </w:t>
        </w:r>
      </w:ins>
      <m:oMath>
        <m:r>
          <m:t>λ</m:t>
        </m:r>
      </m:oMath>
      <w:ins w:id="1527" w:author="PR Preview" w:date="2026-01-01T00:00:00Z">
        <w:r>
          <w:t xml:space="preserve">, 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4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5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5"/>
    <w:p>
      <w:pPr>
        <w:pStyle w:val="BodyText"/>
      </w:pPr>
      <w:del w:id="1528" w:author="PR Preview" w:date="2026-01-01T00:00:00Z">
        <w:r>
          <w:rPr>
            <w:i/>
            <w:iCs/>
          </w:rPr>
          <w:delText xml:space="preserve">Proof</w:delText>
        </w:r>
      </w:del>
      <w:del w:id="1529" w:author="PR Preview" w:date="2026-01-01T00:00:00Z">
        <w:r>
          <w:delText xml:space="preserve">. </w:delText>
        </w:r>
      </w:del>
      <w:del w:id="1530" w:author="PR Preview" w:date="2026-01-01T00:00:00Z">
        <w:r>
          <w:delText xml:space="preserve">By</w:delText>
        </w:r>
      </w:del>
      <w:del w:id="1531" w:author="PR Preview" w:date="2026-01-01T00:00:00Z">
        <w:r>
          <w:delText xml:space="preserve"> </w:delText>
        </w:r>
      </w:del>
      <w:hyperlink w:anchor="thm-weibull">
        <w:del w:id="1532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33" w:author="PR Preview" w:date="2026-01-01T00:00:00Z">
        <w:r>
          <w:delText xml:space="preserve"> </w:delText>
        </w:r>
      </w:del>
      <w:del w:id="1534" w:author="PR Preview" w:date="2026-01-01T00:00:00Z">
        <w:r>
          <w:delText xml:space="preserve">with</w:delText>
        </w:r>
      </w:del>
      <w:del w:id="1535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1</m:t>
        </m:r>
      </m:oMath>
      <w:del w:id="1536" w:author="PR Preview" w:date="2026-01-01T00:00:00Z">
        <w:r>
          <w:delText xml:space="preserve">, for</w:delText>
        </w:r>
      </w:del>
      <w:del w:id="1537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1538" w:author="PR Preview" w:date="2026-01-01T00:00:00Z">
        <w:r>
          <w:delText xml:space="preserve">:</w:delText>
        </w:r>
      </w:del>
    </w:p>
    <w:p>
      <w:pPr>
        <w:pStyle w:val="BodyText"/>
      </w:pPr>
      <w:ins w:id="1539" w:author="PR Preview" w:date="2026-01-01T00:00:00Z">
        <w:r>
          <w:rPr>
            <w:i/>
            <w:iCs/>
          </w:rPr>
          <w:t xml:space="preserve">Proof</w:t>
        </w:r>
      </w:ins>
      <w:ins w:id="1540" w:author="PR Preview" w:date="2026-01-01T00:00:00Z">
        <w:r>
          <w:t xml:space="preserve">. </w:t>
        </w:r>
      </w:ins>
      <w:ins w:id="1541" w:author="PR Preview" w:date="2026-01-01T00:00:00Z">
        <w:r>
          <w:t xml:space="preserve">By</w:t>
        </w:r>
      </w:ins>
      <w:ins w:id="1542" w:author="PR Preview" w:date="2026-01-01T00:00:00Z">
        <w:r>
          <w:t xml:space="preserve"> </w:t>
        </w:r>
      </w:ins>
      <w:hyperlink w:anchor="thm-weibull">
        <w:ins w:id="154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44" w:author="PR Preview" w:date="2026-01-01T00:00:00Z">
        <w:r>
          <w:t xml:space="preserve"> </w:t>
        </w:r>
      </w:ins>
      <w:ins w:id="1545" w:author="PR Preview" w:date="2026-01-01T00:00:00Z">
        <w:r>
          <w:t xml:space="preserve">with</w:t>
        </w:r>
      </w:ins>
      <w:ins w:id="1546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1547" w:author="PR Preview" w:date="2026-01-01T00:00:00Z">
        <w:r>
          <w:t xml:space="preserve">, for</w:t>
        </w:r>
      </w:ins>
      <w:ins w:id="1548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549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6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6"/>
    <w:p>
      <w:pPr>
        <w:pStyle w:val="FirstParagraph"/>
      </w:pPr>
      <w:del w:id="1550" w:author="PR Preview" w:date="2026-01-01T00:00:00Z">
        <w:r>
          <w:rPr>
            <w:i/>
            <w:iCs/>
          </w:rPr>
          <w:delText xml:space="preserve">Proof</w:delText>
        </w:r>
      </w:del>
      <w:del w:id="1551" w:author="PR Preview" w:date="2026-01-01T00:00:00Z">
        <w:r>
          <w:delText xml:space="preserve">. </w:delText>
        </w:r>
      </w:del>
      <w:del w:id="1552" w:author="PR Preview" w:date="2026-01-01T00:00:00Z">
        <w:r>
          <w:delText xml:space="preserve">By</w:delText>
        </w:r>
      </w:del>
      <w:del w:id="1553" w:author="PR Preview" w:date="2026-01-01T00:00:00Z">
        <w:r>
          <w:delText xml:space="preserve"> </w:delText>
        </w:r>
      </w:del>
      <w:hyperlink w:anchor="thm-weibull">
        <w:del w:id="1554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55" w:author="PR Preview" w:date="2026-01-01T00:00:00Z">
        <w:r>
          <w:delText xml:space="preserve">,</w:delText>
        </w:r>
      </w:del>
      <w:del w:id="1556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557" w:author="PR Preview" w:date="2026-01-01T00:00:00Z">
        <w:r>
          <w:delText xml:space="preserve"> </w:delText>
        </w:r>
      </w:del>
      <w:del w:id="1558" w:author="PR Preview" w:date="2026-01-01T00:00:00Z">
        <w:r>
          <w:delText xml:space="preserve">for</w:delText>
        </w:r>
      </w:del>
      <w:del w:id="1559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1560" w:author="PR Preview" w:date="2026-01-01T00:00:00Z">
        <w:r>
          <w:delText xml:space="preserve">, so:</w:delText>
        </w:r>
      </w:del>
    </w:p>
    <w:p>
      <w:pPr>
        <w:pStyle w:val="FirstParagraph"/>
      </w:pPr>
      <w:ins w:id="1561" w:author="PR Preview" w:date="2026-01-01T00:00:00Z">
        <w:r>
          <w:rPr>
            <w:i/>
            <w:iCs/>
          </w:rPr>
          <w:t xml:space="preserve">Proof</w:t>
        </w:r>
      </w:ins>
      <w:ins w:id="1562" w:author="PR Preview" w:date="2026-01-01T00:00:00Z">
        <w:r>
          <w:t xml:space="preserve">. </w:t>
        </w:r>
      </w:ins>
      <w:ins w:id="1563" w:author="PR Preview" w:date="2026-01-01T00:00:00Z">
        <w:r>
          <w:t xml:space="preserve">By</w:t>
        </w:r>
      </w:ins>
      <w:ins w:id="1564" w:author="PR Preview" w:date="2026-01-01T00:00:00Z">
        <w:r>
          <w:t xml:space="preserve"> </w:t>
        </w:r>
      </w:ins>
      <w:hyperlink w:anchor="thm-weibull">
        <w:ins w:id="1565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66" w:author="PR Preview" w:date="2026-01-01T00:00:00Z">
        <w:r>
          <w:t xml:space="preserve">,</w:t>
        </w:r>
      </w:ins>
      <w:ins w:id="1567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1568" w:author="PR Preview" w:date="2026-01-01T00:00:00Z">
        <w:r>
          <w:t xml:space="preserve"> </w:t>
        </w:r>
      </w:ins>
      <w:ins w:id="1569" w:author="PR Preview" w:date="2026-01-01T00:00:00Z">
        <w:r>
          <w:t xml:space="preserve">for</w:t>
        </w:r>
      </w:ins>
      <w:ins w:id="1570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571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7" w:name="exm-weibull"/>
    <w:p>
      <w:pPr>
        <w:pStyle w:val="BodyText"/>
      </w:pPr>
      <w:del w:id="1572" w:author="PR Preview" w:date="2026-01-01T00:00:00Z">
        <w:r>
          <w:rPr>
            <w:b/>
            <w:bCs/>
          </w:rPr>
          <w:delText xml:space="preserve">Example 12 (Exponential as a special case)</w:delText>
        </w:r>
      </w:del>
      <w:del w:id="1573" w:author="PR Preview" w:date="2026-01-01T00:00:00Z">
        <w:r>
          <w:delText xml:space="preserve"> </w:delText>
        </w:r>
      </w:del>
      <w:del w:id="1574" w:author="PR Preview" w:date="2026-01-01T00:00:00Z">
        <w:r>
          <w:delText xml:space="preserve">With</w:delText>
        </w:r>
      </w:del>
      <w:del w:id="1575" w:author="PR Preview" w:date="2026-01-01T00:00:00Z">
        <w:r>
          <w:delText xml:space="preserve"> </w:delText>
        </w:r>
      </w:del>
      <m:oMath>
        <m:r>
          <m:t>α</m:t>
        </m:r>
        <m:r>
          <m:rPr>
            <m:sty m:val="p"/>
          </m:rPr>
          <m:t>=</m:t>
        </m:r>
        <m:r>
          <m:t>1</m:t>
        </m:r>
      </m:oMath>
      <w:del w:id="1576" w:author="PR Preview" w:date="2026-01-01T00:00:00Z">
        <w:r>
          <w:delText xml:space="preserve">,</w:delText>
        </w:r>
      </w:del>
      <w:del w:id="1577" w:author="PR Preview" w:date="2026-01-01T00:00:00Z">
        <w:r>
          <w:delText xml:space="preserve"> </w:delText>
        </w:r>
      </w:del>
      <w:hyperlink w:anchor="thm-weibull">
        <w:del w:id="1578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1579" w:author="PR Preview" w:date="2026-01-01T00:00:00Z">
        <w:r>
          <w:delText xml:space="preserve"> </w:delText>
        </w:r>
      </w:del>
      <w:del w:id="1580" w:author="PR Preview" w:date="2026-01-01T00:00:00Z">
        <w:r>
          <w:delText xml:space="preserve">gives</w:delText>
        </w:r>
      </w:del>
      <w:del w:id="1581" w:author="PR Preview" w:date="2026-01-01T00:00:00Z">
        <w:r>
          <w:delText xml:space="preserve"> </w:delText>
        </w:r>
      </w:del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del w:id="1582" w:author="PR Preview" w:date="2026-01-01T00:00:00Z">
        <w:r>
          <w:delText xml:space="preserve"> </w:delText>
        </w:r>
      </w:del>
      <w:del w:id="1583" w:author="PR Preview" w:date="2026-01-01T00:00:00Z">
        <w:r>
          <w:delText xml:space="preserve">and</w:delText>
        </w:r>
      </w:del>
    </w:p>
    <w:p>
      <w:pPr>
        <w:pStyle w:val="BodyText"/>
      </w:pPr>
      <w:ins w:id="1584" w:author="PR Preview" w:date="2026-01-01T00:00:00Z">
        <w:r>
          <w:rPr>
            <w:b/>
            <w:bCs/>
          </w:rPr>
          <w:t xml:space="preserve">Example 16 (Exponential as a special case)</w:t>
        </w:r>
      </w:ins>
      <w:ins w:id="1585" w:author="PR Preview" w:date="2026-01-01T00:00:00Z">
        <w:r>
          <w:t xml:space="preserve"> </w:t>
        </w:r>
      </w:ins>
      <w:ins w:id="1586" w:author="PR Preview" w:date="2026-01-01T00:00:00Z">
        <w:r>
          <w:t xml:space="preserve">With</w:t>
        </w:r>
      </w:ins>
      <w:ins w:id="1587" w:author="PR Preview" w:date="2026-01-01T00:00:00Z">
        <w:r>
          <w:t xml:space="preserve"> </w:t>
        </w:r>
      </w:ins>
      <m:oMath>
        <m:r>
          <m:t>α</m:t>
        </m:r>
        <m:r>
          <m:rPr>
            <m:sty m:val="p"/>
          </m:rPr>
          <m:t>=</m:t>
        </m:r>
        <m:r>
          <m:t>1</m:t>
        </m:r>
      </m:oMath>
      <w:ins w:id="1588" w:author="PR Preview" w:date="2026-01-01T00:00:00Z">
        <w:r>
          <w:t xml:space="preserve">,</w:t>
        </w:r>
      </w:ins>
      <w:ins w:id="1589" w:author="PR Preview" w:date="2026-01-01T00:00:00Z">
        <w:r>
          <w:t xml:space="preserve"> </w:t>
        </w:r>
      </w:ins>
      <w:hyperlink w:anchor="thm-weibull">
        <w:ins w:id="1590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591" w:author="PR Preview" w:date="2026-01-01T00:00:00Z">
        <w:r>
          <w:t xml:space="preserve"> </w:t>
        </w:r>
      </w:ins>
      <w:ins w:id="1592" w:author="PR Preview" w:date="2026-01-01T00:00:00Z">
        <w:r>
          <w:t xml:space="preserve">gives</w:t>
        </w:r>
      </w:ins>
      <w:ins w:id="1593" w:author="PR Preview" w:date="2026-01-01T00:00:00Z">
        <w:r>
          <w:t xml:space="preserve"> </w:t>
        </w:r>
      </w:ins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ins w:id="1594" w:author="PR Preview" w:date="2026-01-01T00:00:00Z">
        <w:r>
          <w:t xml:space="preserve"> </w:t>
        </w:r>
      </w:ins>
      <w:ins w:id="1595" w:author="PR Preview" w:date="2026-01-01T00:00:00Z">
        <w:r>
          <w:t xml:space="preserve">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7"/>
    <w:bookmarkEnd w:id="108"/>
    <w:bookmarkStart w:id="145" w:name="sec-mvn"/>
    <w:p>
      <w:pPr>
        <w:pStyle w:val="Heading2"/>
      </w:pPr>
      <w:del w:id="1596" w:author="PR Preview" w:date="2026-01-01T00:00:00Z">
        <w:r>
          <w:delText xml:space="preserve">6 The multivariate normal distribution</w:delText>
        </w:r>
      </w:del>
    </w:p>
    <w:p>
      <w:pPr>
        <w:pStyle w:val="FirstParagraph"/>
      </w:pPr>
      <w:del w:id="1597" w:author="PR Preview" w:date="2026-01-01T00:00:00Z">
        <w:r>
          <w:rPr>
            <w:b/>
            <w:bCs/>
          </w:rPr>
          <w:delText xml:space="preserve">Definition 8 (Multivariate normal distribution)</w:delText>
        </w:r>
      </w:del>
      <w:del w:id="1598" w:author="PR Preview" w:date="2026-01-01T00:00:00Z">
        <w:r>
          <w:delText xml:space="preserve"> </w:delText>
        </w:r>
      </w:del>
      <w:del w:id="1599" w:author="PR Preview" w:date="2026-01-01T00:00:00Z">
        <w:r>
          <w:delText xml:space="preserve">A</w:delText>
        </w:r>
      </w:del>
      <w:del w:id="1600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1</m:t>
        </m:r>
      </m:oMath>
      <w:del w:id="1601" w:author="PR Preview" w:date="2026-01-01T00:00:00Z">
        <w:r>
          <w:delText xml:space="preserve"> </w:delText>
        </w:r>
      </w:del>
      <w:del w:id="1602" w:author="PR Preview" w:date="2026-01-01T00:00:00Z">
        <w:r>
          <w:delText xml:space="preserve">random vector</w:delText>
        </w:r>
      </w:del>
      <w:del w:id="160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1604" w:author="PR Preview" w:date="2026-01-01T00:00:00Z">
        <w:r>
          <w:delText xml:space="preserve"> </w:delText>
        </w:r>
      </w:del>
      <w:del w:id="1605" w:author="PR Preview" w:date="2026-01-01T00:00:00Z">
        <w:r>
          <w:delText xml:space="preserve">has the</w:delText>
        </w:r>
      </w:del>
      <w:del w:id="1606" w:author="PR Preview" w:date="2026-01-01T00:00:00Z">
        <w:r>
          <w:delText xml:space="preserve"> </w:delText>
        </w:r>
      </w:del>
      <w:del w:id="1607" w:author="PR Preview" w:date="2026-01-01T00:00:00Z">
        <w:r>
          <w:rPr>
            <w:b/>
            <w:bCs/>
          </w:rPr>
          <w:delText xml:space="preserve">multivariate normal distribution</w:delText>
        </w:r>
      </w:del>
      <w:del w:id="1608" w:author="PR Preview" w:date="2026-01-01T00:00:00Z">
        <w:r>
          <w:delText xml:space="preserve"> </w:delText>
        </w:r>
      </w:del>
      <w:del w:id="1609" w:author="PR Preview" w:date="2026-01-01T00:00:00Z">
        <w:r>
          <w:delText xml:space="preserve">(or</w:delText>
        </w:r>
      </w:del>
      <w:del w:id="1610" w:author="PR Preview" w:date="2026-01-01T00:00:00Z">
        <w:r>
          <w:delText xml:space="preserve"> </w:delText>
        </w:r>
      </w:del>
      <w:del w:id="1611" w:author="PR Preview" w:date="2026-01-01T00:00:00Z">
        <w:r>
          <w:rPr>
            <w:b/>
            <w:bCs/>
          </w:rPr>
          <w:delText xml:space="preserve">multivariate Gaussian distribution</w:delText>
        </w:r>
      </w:del>
      <w:del w:id="1612" w:author="PR Preview" w:date="2026-01-01T00:00:00Z">
        <w:r>
          <w:delText xml:space="preserve">)</w:delText>
        </w:r>
      </w:del>
      <w:del w:id="1613" w:author="PR Preview" w:date="2026-01-01T00:00:00Z">
        <w:r>
          <w:delText xml:space="preserve"> </w:delText>
        </w:r>
      </w:del>
      <w:del w:id="1614" w:author="PR Preview" w:date="2026-01-01T00:00:00Z">
        <w:r>
          <w:delText xml:space="preserve">with mean parameter</w:delText>
        </w:r>
      </w:del>
      <w:del w:id="16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16" w:author="PR Preview" w:date="2026-01-01T00:00:00Z">
        <w:r>
          <w:delText xml:space="preserve"> </w:delText>
        </w:r>
      </w:del>
      <w:del w:id="1617" w:author="PR Preview" w:date="2026-01-01T00:00:00Z">
        <w:r>
          <w:delText xml:space="preserve">and variance parameter</w:delText>
        </w:r>
      </w:del>
      <w:del w:id="1618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619" w:author="PR Preview" w:date="2026-01-01T00:00:00Z">
        <w:r>
          <w:delText xml:space="preserve">,</w:delText>
        </w:r>
      </w:del>
      <w:del w:id="1620" w:author="PR Preview" w:date="2026-01-01T00:00:00Z">
        <w:r>
          <w:delText xml:space="preserve"> </w:delText>
        </w:r>
      </w:del>
      <w:del w:id="1621" w:author="PR Preview" w:date="2026-01-01T00:00:00Z">
        <w:r>
          <w:delText xml:space="preserve">a</w:delText>
        </w:r>
      </w:del>
      <w:del w:id="162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623" w:author="PR Preview" w:date="2026-01-01T00:00:00Z">
        <w:r>
          <w:delText xml:space="preserve"> </w:delText>
        </w:r>
      </w:del>
      <w:hyperlink r:id="rId109">
        <w:del w:id="1624" w:author="PR Preview" w:date="2026-01-01T00:00:00Z">
          <w:r>
            <w:rPr>
              <w:rStyle w:val="Hyperlink"/>
            </w:rPr>
            <w:delText xml:space="preserve">positive definite</w:delText>
          </w:r>
        </w:del>
      </w:hyperlink>
      <w:del w:id="1625" w:author="PR Preview" w:date="2026-01-01T00:00:00Z">
        <w:r>
          <w:delText xml:space="preserve"> </w:delText>
        </w:r>
      </w:del>
      <w:del w:id="1626" w:author="PR Preview" w:date="2026-01-01T00:00:00Z">
        <w:r>
          <w:delText xml:space="preserve">matrix,</w:delText>
        </w:r>
      </w:del>
      <w:del w:id="1627" w:author="PR Preview" w:date="2026-01-01T00:00:00Z">
        <w:r>
          <w:delText xml:space="preserve"> </w:delText>
        </w:r>
      </w:del>
      <w:del w:id="1628" w:author="PR Preview" w:date="2026-01-01T00:00:00Z">
        <w:r>
          <w:delText xml:space="preserve">written</w:delText>
        </w:r>
      </w:del>
      <w:del w:id="162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630" w:author="PR Preview" w:date="2026-01-01T00:00:00Z">
        <w:r>
          <w:delText xml:space="preserve">,</w:delText>
        </w:r>
      </w:del>
      <w:del w:id="1631" w:author="PR Preview" w:date="2026-01-01T00:00:00Z">
        <w:r>
          <w:delText xml:space="preserve"> </w:delText>
        </w:r>
      </w:del>
      <w:del w:id="1632" w:author="PR Preview" w:date="2026-01-01T00:00:00Z">
        <w:r>
          <w:delText xml:space="preserve">if</w:delText>
        </w:r>
      </w:del>
      <w:del w:id="163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634" w:author="PR Preview" w:date="2026-01-01T00:00:00Z">
        <w:r>
          <w:delText xml:space="preserve"> </w:delText>
        </w:r>
      </w:del>
      <w:del w:id="1635" w:author="PR Preview" w:date="2026-01-01T00:00:00Z">
        <w:r>
          <w:delText xml:space="preserve">has joint density:</w:delText>
        </w:r>
      </w:del>
    </w:p>
    <w:p>
      <w:pPr>
        <w:pStyle w:val="Heading2"/>
      </w:pPr>
      <w:ins w:id="1636" w:author="PR Preview" w:date="2026-01-01T00:00:00Z">
        <w:r>
          <w:t xml:space="preserve">7 The multivariate normal distribution</w:t>
        </w:r>
      </w:ins>
    </w:p>
    <w:bookmarkStart w:id="112" w:name="def-mvn"/>
    <w:p>
      <w:pPr>
        <w:pStyle w:val="FirstParagraph"/>
      </w:pPr>
      <w:ins w:id="1637" w:author="PR Preview" w:date="2026-01-01T00:00:00Z">
        <w:r>
          <w:rPr>
            <w:b/>
            <w:bCs/>
          </w:rPr>
          <w:t xml:space="preserve">Definition 9 (Multivariate normal distribution)</w:t>
        </w:r>
      </w:ins>
      <w:ins w:id="1638" w:author="PR Preview" w:date="2026-01-01T00:00:00Z">
        <w:r>
          <w:t xml:space="preserve"> </w:t>
        </w:r>
      </w:ins>
      <w:ins w:id="1639" w:author="PR Preview" w:date="2026-01-01T00:00:00Z">
        <w:r>
          <w:t xml:space="preserve">A</w:t>
        </w:r>
      </w:ins>
      <w:ins w:id="164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1</m:t>
        </m:r>
      </m:oMath>
      <w:ins w:id="1641" w:author="PR Preview" w:date="2026-01-01T00:00:00Z">
        <w:r>
          <w:t xml:space="preserve"> </w:t>
        </w:r>
      </w:ins>
      <w:ins w:id="1642" w:author="PR Preview" w:date="2026-01-01T00:00:00Z">
        <w:r>
          <w:t xml:space="preserve">random vector</w:t>
        </w:r>
      </w:ins>
      <w:ins w:id="164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1644" w:author="PR Preview" w:date="2026-01-01T00:00:00Z">
        <w:r>
          <w:t xml:space="preserve"> </w:t>
        </w:r>
      </w:ins>
      <w:ins w:id="1645" w:author="PR Preview" w:date="2026-01-01T00:00:00Z">
        <w:r>
          <w:t xml:space="preserve">has the</w:t>
        </w:r>
      </w:ins>
      <w:ins w:id="1646" w:author="PR Preview" w:date="2026-01-01T00:00:00Z">
        <w:r>
          <w:t xml:space="preserve"> </w:t>
        </w:r>
      </w:ins>
      <w:ins w:id="1647" w:author="PR Preview" w:date="2026-01-01T00:00:00Z">
        <w:r>
          <w:rPr>
            <w:b/>
            <w:bCs/>
          </w:rPr>
          <w:t xml:space="preserve">multivariate normal distribution</w:t>
        </w:r>
      </w:ins>
      <w:ins w:id="1648" w:author="PR Preview" w:date="2026-01-01T00:00:00Z">
        <w:r>
          <w:t xml:space="preserve"> </w:t>
        </w:r>
      </w:ins>
      <w:ins w:id="1649" w:author="PR Preview" w:date="2026-01-01T00:00:00Z">
        <w:r>
          <w:t xml:space="preserve">(or</w:t>
        </w:r>
      </w:ins>
      <w:ins w:id="1650" w:author="PR Preview" w:date="2026-01-01T00:00:00Z">
        <w:r>
          <w:t xml:space="preserve"> </w:t>
        </w:r>
      </w:ins>
      <w:ins w:id="1651" w:author="PR Preview" w:date="2026-01-01T00:00:00Z">
        <w:r>
          <w:rPr>
            <w:b/>
            <w:bCs/>
          </w:rPr>
          <w:t xml:space="preserve">multivariate Gaussian distribution</w:t>
        </w:r>
      </w:ins>
      <w:ins w:id="1652" w:author="PR Preview" w:date="2026-01-01T00:00:00Z">
        <w:r>
          <w:t xml:space="preserve">)</w:t>
        </w:r>
      </w:ins>
      <w:ins w:id="1653" w:author="PR Preview" w:date="2026-01-01T00:00:00Z">
        <w:r>
          <w:t xml:space="preserve"> </w:t>
        </w:r>
      </w:ins>
      <w:ins w:id="1654" w:author="PR Preview" w:date="2026-01-01T00:00:00Z">
        <w:r>
          <w:t xml:space="preserve">with mean parameter</w:t>
        </w:r>
      </w:ins>
      <w:ins w:id="165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656" w:author="PR Preview" w:date="2026-01-01T00:00:00Z">
        <w:r>
          <w:t xml:space="preserve"> </w:t>
        </w:r>
      </w:ins>
      <w:ins w:id="1657" w:author="PR Preview" w:date="2026-01-01T00:00:00Z">
        <w:r>
          <w:t xml:space="preserve">and variance parameter</w:t>
        </w:r>
      </w:ins>
      <w:ins w:id="165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659" w:author="PR Preview" w:date="2026-01-01T00:00:00Z">
        <w:r>
          <w:t xml:space="preserve">,</w:t>
        </w:r>
      </w:ins>
      <w:ins w:id="1660" w:author="PR Preview" w:date="2026-01-01T00:00:00Z">
        <w:r>
          <w:t xml:space="preserve"> </w:t>
        </w:r>
      </w:ins>
      <w:ins w:id="1661" w:author="PR Preview" w:date="2026-01-01T00:00:00Z">
        <w:r>
          <w:t xml:space="preserve">a</w:t>
        </w:r>
      </w:ins>
      <w:ins w:id="1662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663" w:author="PR Preview" w:date="2026-01-01T00:00:00Z">
        <w:r>
          <w:t xml:space="preserve"> </w:t>
        </w:r>
      </w:ins>
      <w:hyperlink r:id="rId109">
        <w:ins w:id="1664" w:author="PR Preview" w:date="2026-01-01T00:00:00Z">
          <w:r>
            <w:rPr>
              <w:rStyle w:val="Hyperlink"/>
            </w:rPr>
            <w:t xml:space="preserve">positive definite</w:t>
          </w:r>
        </w:ins>
      </w:hyperlink>
      <w:ins w:id="1665" w:author="PR Preview" w:date="2026-01-01T00:00:00Z">
        <w:r>
          <w:t xml:space="preserve"> </w:t>
        </w:r>
      </w:ins>
      <w:ins w:id="1666" w:author="PR Preview" w:date="2026-01-01T00:00:00Z">
        <w:r>
          <w:t xml:space="preserve">matrix,</w:t>
        </w:r>
      </w:ins>
      <w:ins w:id="1667" w:author="PR Preview" w:date="2026-01-01T00:00:00Z">
        <w:r>
          <w:t xml:space="preserve"> </w:t>
        </w:r>
      </w:ins>
      <w:ins w:id="1668" w:author="PR Preview" w:date="2026-01-01T00:00:00Z">
        <w:r>
          <w:t xml:space="preserve">written</w:t>
        </w:r>
      </w:ins>
      <w:ins w:id="166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1670" w:author="PR Preview" w:date="2026-01-01T00:00:00Z">
        <w:r>
          <w:t xml:space="preserve">,</w:t>
        </w:r>
      </w:ins>
      <w:ins w:id="1671" w:author="PR Preview" w:date="2026-01-01T00:00:00Z">
        <w:r>
          <w:t xml:space="preserve"> </w:t>
        </w:r>
      </w:ins>
      <w:ins w:id="1672" w:author="PR Preview" w:date="2026-01-01T00:00:00Z">
        <w:r>
          <w:t xml:space="preserve">if</w:t>
        </w:r>
      </w:ins>
      <w:ins w:id="1673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674" w:author="PR Preview" w:date="2026-01-01T00:00:00Z">
        <w:r>
          <w:t xml:space="preserve"> </w:t>
        </w:r>
      </w:ins>
      <w:ins w:id="1675" w:author="PR Preview" w:date="2026-01-01T00:00:00Z">
        <w:r>
          <w:t xml:space="preserve">has joint density: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0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1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3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6" w:name="thm-mvn-density-integral"/>
    <w:p>
      <w:pPr>
        <w:pStyle w:val="FirstParagraph"/>
      </w:pPr>
      <w:del w:id="1676" w:author="PR Preview" w:date="2026-01-01T00:00:00Z">
        <w:r>
          <w:rPr>
            <w:b/>
            <w:bCs/>
          </w:rPr>
          <w:delText xml:space="preserve">Theorem 13 (The multivariate normal density integrates to 1)</w:delText>
        </w:r>
      </w:del>
      <w:del w:id="1677" w:author="PR Preview" w:date="2026-01-01T00:00:00Z">
        <w:r>
          <w:delText xml:space="preserve"> </w:delText>
        </w:r>
      </w:del>
      <w:del w:id="1678" w:author="PR Preview" w:date="2026-01-01T00:00:00Z">
        <w:r>
          <w:delText xml:space="preserve">If</w:delText>
        </w:r>
      </w:del>
      <w:del w:id="1679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680" w:author="PR Preview" w:date="2026-01-01T00:00:00Z">
        <w:r>
          <w:delText xml:space="preserve"> </w:delText>
        </w:r>
      </w:del>
      <w:del w:id="1681" w:author="PR Preview" w:date="2026-01-01T00:00:00Z">
        <w:r>
          <w:delText xml:space="preserve">(</w:delText>
        </w:r>
      </w:del>
      <w:hyperlink w:anchor="def-mvn">
        <w:del w:id="1682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683" w:author="PR Preview" w:date="2026-01-01T00:00:00Z">
        <w:r>
          <w:delText xml:space="preserve">),</w:delText>
        </w:r>
      </w:del>
      <w:del w:id="1684" w:author="PR Preview" w:date="2026-01-01T00:00:00Z">
        <w:r>
          <w:delText xml:space="preserve"> </w:delText>
        </w:r>
      </w:del>
      <w:del w:id="1685" w:author="PR Preview" w:date="2026-01-01T00:00:00Z">
        <w:r>
          <w:delText xml:space="preserve">then the density in</w:delText>
        </w:r>
      </w:del>
      <w:del w:id="1686" w:author="PR Preview" w:date="2026-01-01T00:00:00Z">
        <w:r>
          <w:delText xml:space="preserve"> </w:delText>
        </w:r>
      </w:del>
      <w:hyperlink w:anchor="def-mvn">
        <w:del w:id="1687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688" w:author="PR Preview" w:date="2026-01-01T00:00:00Z">
        <w:r>
          <w:delText xml:space="preserve"> </w:delText>
        </w:r>
      </w:del>
      <w:del w:id="1689" w:author="PR Preview" w:date="2026-01-01T00:00:00Z">
        <w:r>
          <w:delText xml:space="preserve">integrates to 1 over</w:delText>
        </w:r>
      </w:del>
      <w:del w:id="169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691" w:author="PR Preview" w:date="2026-01-01T00:00:00Z">
        <w:r>
          <w:delText xml:space="preserve">.</w:delText>
        </w:r>
      </w:del>
    </w:p>
    <w:p>
      <w:pPr>
        <w:pStyle w:val="BodyText"/>
      </w:pPr>
      <w:del w:id="1692" w:author="PR Preview" w:date="2026-01-01T00:00:00Z">
        <w:r>
          <w:rPr>
            <w:b/>
            <w:bCs/>
          </w:rPr>
          <w:delText xml:space="preserve">Theorem 14 (The mean and variance of the multivariate normal distribution)</w:delText>
        </w:r>
      </w:del>
      <w:del w:id="1693" w:author="PR Preview" w:date="2026-01-01T00:00:00Z">
        <w:r>
          <w:delText xml:space="preserve"> </w:delText>
        </w:r>
      </w:del>
      <w:del w:id="1694" w:author="PR Preview" w:date="2026-01-01T00:00:00Z">
        <w:r>
          <w:delText xml:space="preserve">If</w:delText>
        </w:r>
      </w:del>
      <w:del w:id="169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1696" w:author="PR Preview" w:date="2026-01-01T00:00:00Z">
        <w:r>
          <w:delText xml:space="preserve"> </w:delText>
        </w:r>
      </w:del>
      <w:del w:id="1697" w:author="PR Preview" w:date="2026-01-01T00:00:00Z">
        <w:r>
          <w:delText xml:space="preserve">(</w:delText>
        </w:r>
      </w:del>
      <w:hyperlink w:anchor="def-mvn">
        <w:del w:id="1698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699" w:author="PR Preview" w:date="2026-01-01T00:00:00Z">
        <w:r>
          <w:delText xml:space="preserve">),</w:delText>
        </w:r>
      </w:del>
      <w:del w:id="1700" w:author="PR Preview" w:date="2026-01-01T00:00:00Z">
        <w:r>
          <w:delText xml:space="preserve"> </w:delText>
        </w:r>
      </w:del>
      <w:del w:id="1701" w:author="PR Preview" w:date="2026-01-01T00:00:00Z">
        <w:r>
          <w:delText xml:space="preserve">then</w:delText>
        </w:r>
      </w:del>
      <w:del w:id="1702" w:author="PR Preview" w:date="2026-01-01T00:00:00Z">
        <w:r>
          <w:delText xml:space="preserve"> </w:delText>
        </w:r>
      </w:del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del w:id="1703" w:author="PR Preview" w:date="2026-01-01T00:00:00Z">
        <w:r>
          <w:delText xml:space="preserve"> </w:delText>
        </w:r>
      </w:del>
      <w:del w:id="1704" w:author="PR Preview" w:date="2026-01-01T00:00:00Z">
        <w:r>
          <w:delText xml:space="preserve">(the</w:delText>
        </w:r>
      </w:del>
      <w:del w:id="1705" w:author="PR Preview" w:date="2026-01-01T00:00:00Z">
        <w:r>
          <w:delText xml:space="preserve"> </w:delText>
        </w:r>
      </w:del>
      <w:hyperlink r:id="rId117">
        <w:del w:id="1706" w:author="PR Preview" w:date="2026-01-01T00:00:00Z">
          <w:r>
            <w:rPr>
              <w:rStyle w:val="Hyperlink"/>
            </w:rPr>
            <w:delText xml:space="preserve">expectation of a random vector</w:delText>
          </w:r>
        </w:del>
      </w:hyperlink>
      <w:del w:id="1707" w:author="PR Preview" w:date="2026-01-01T00:00:00Z">
        <w:r>
          <w:delText xml:space="preserve">),</w:delText>
        </w:r>
      </w:del>
      <w:del w:id="1708" w:author="PR Preview" w:date="2026-01-01T00:00:00Z">
        <w:r>
          <w:delText xml:space="preserve"> </w:delText>
        </w:r>
      </w:del>
      <w:del w:id="1709" w:author="PR Preview" w:date="2026-01-01T00:00:00Z">
        <w:r>
          <w:delText xml:space="preserve">and</w:delText>
        </w:r>
      </w:del>
      <w:del w:id="1710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1711" w:author="PR Preview" w:date="2026-01-01T00:00:00Z">
        <w:r>
          <w:delText xml:space="preserve"> </w:delText>
        </w:r>
      </w:del>
      <w:del w:id="1712" w:author="PR Preview" w:date="2026-01-01T00:00:00Z">
        <w:r>
          <w:delText xml:space="preserve">(the</w:delText>
        </w:r>
      </w:del>
      <w:del w:id="1713" w:author="PR Preview" w:date="2026-01-01T00:00:00Z">
        <w:r>
          <w:delText xml:space="preserve"> </w:delText>
        </w:r>
      </w:del>
      <w:hyperlink r:id="rId118">
        <w:del w:id="1714" w:author="PR Preview" w:date="2026-01-01T00:00:00Z">
          <w:r>
            <w:rPr>
              <w:rStyle w:val="Hyperlink"/>
            </w:rPr>
            <w:delText xml:space="preserve">variance of a random vector</w:delText>
          </w:r>
        </w:del>
      </w:hyperlink>
      <w:del w:id="1715" w:author="PR Preview" w:date="2026-01-01T00:00:00Z">
        <w:r>
          <w:delText xml:space="preserve">).</w:delText>
        </w:r>
      </w:del>
    </w:p>
    <w:p>
      <w:pPr>
        <w:pStyle w:val="FirstParagraph"/>
      </w:pPr>
      <w:ins w:id="1716" w:author="PR Preview" w:date="2026-01-01T00:00:00Z">
        <w:r>
          <w:rPr>
            <w:b/>
            <w:bCs/>
          </w:rPr>
          <w:t xml:space="preserve">Theorem 15 (The multivariate normal density integrates to 1)</w:t>
        </w:r>
      </w:ins>
      <w:ins w:id="1717" w:author="PR Preview" w:date="2026-01-01T00:00:00Z">
        <w:r>
          <w:t xml:space="preserve"> </w:t>
        </w:r>
      </w:ins>
      <w:ins w:id="1718" w:author="PR Preview" w:date="2026-01-01T00:00:00Z">
        <w:r>
          <w:t xml:space="preserve">If</w:t>
        </w:r>
      </w:ins>
      <w:ins w:id="171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1720" w:author="PR Preview" w:date="2026-01-01T00:00:00Z">
        <w:r>
          <w:t xml:space="preserve"> </w:t>
        </w:r>
      </w:ins>
      <w:ins w:id="1721" w:author="PR Preview" w:date="2026-01-01T00:00:00Z">
        <w:r>
          <w:t xml:space="preserve">(</w:t>
        </w:r>
      </w:ins>
      <w:hyperlink w:anchor="def-mvn">
        <w:ins w:id="172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723" w:author="PR Preview" w:date="2026-01-01T00:00:00Z">
        <w:r>
          <w:t xml:space="preserve">),</w:t>
        </w:r>
      </w:ins>
      <w:ins w:id="1724" w:author="PR Preview" w:date="2026-01-01T00:00:00Z">
        <w:r>
          <w:t xml:space="preserve"> </w:t>
        </w:r>
      </w:ins>
      <w:ins w:id="1725" w:author="PR Preview" w:date="2026-01-01T00:00:00Z">
        <w:r>
          <w:t xml:space="preserve">then the density in</w:t>
        </w:r>
      </w:ins>
      <w:ins w:id="1726" w:author="PR Preview" w:date="2026-01-01T00:00:00Z">
        <w:r>
          <w:t xml:space="preserve"> </w:t>
        </w:r>
      </w:ins>
      <w:hyperlink w:anchor="def-mvn">
        <w:ins w:id="1727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728" w:author="PR Preview" w:date="2026-01-01T00:00:00Z">
        <w:r>
          <w:t xml:space="preserve"> </w:t>
        </w:r>
      </w:ins>
      <w:ins w:id="1729" w:author="PR Preview" w:date="2026-01-01T00:00:00Z">
        <w:r>
          <w:t xml:space="preserve">integrates to 1 over</w:t>
        </w:r>
      </w:ins>
      <w:ins w:id="173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731" w:author="PR Preview" w:date="2026-01-01T00:00:00Z">
        <w:r>
          <w:t xml:space="preserve">.</w:t>
        </w:r>
      </w:ins>
    </w:p>
    <w:bookmarkEnd w:id="116"/>
    <w:bookmarkStart w:id="119" w:name="thm-mvn-moments"/>
    <w:p>
      <w:pPr>
        <w:pStyle w:val="BodyText"/>
      </w:pPr>
      <w:ins w:id="1732" w:author="PR Preview" w:date="2026-01-01T00:00:00Z">
        <w:r>
          <w:rPr>
            <w:b/>
            <w:bCs/>
          </w:rPr>
          <w:t xml:space="preserve">Theorem 16 (The mean and variance of the multivariate normal distribution)</w:t>
        </w:r>
      </w:ins>
      <w:ins w:id="1733" w:author="PR Preview" w:date="2026-01-01T00:00:00Z">
        <w:r>
          <w:t xml:space="preserve"> </w:t>
        </w:r>
      </w:ins>
      <w:ins w:id="1734" w:author="PR Preview" w:date="2026-01-01T00:00:00Z">
        <w:r>
          <w:t xml:space="preserve">If</w:t>
        </w:r>
      </w:ins>
      <w:ins w:id="1735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1736" w:author="PR Preview" w:date="2026-01-01T00:00:00Z">
        <w:r>
          <w:t xml:space="preserve"> </w:t>
        </w:r>
      </w:ins>
      <w:ins w:id="1737" w:author="PR Preview" w:date="2026-01-01T00:00:00Z">
        <w:r>
          <w:t xml:space="preserve">(</w:t>
        </w:r>
      </w:ins>
      <w:hyperlink w:anchor="def-mvn">
        <w:ins w:id="1738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739" w:author="PR Preview" w:date="2026-01-01T00:00:00Z">
        <w:r>
          <w:t xml:space="preserve">),</w:t>
        </w:r>
      </w:ins>
      <w:ins w:id="1740" w:author="PR Preview" w:date="2026-01-01T00:00:00Z">
        <w:r>
          <w:t xml:space="preserve"> </w:t>
        </w:r>
      </w:ins>
      <w:ins w:id="1741" w:author="PR Preview" w:date="2026-01-01T00:00:00Z">
        <w:r>
          <w:t xml:space="preserve">then</w:t>
        </w:r>
      </w:ins>
      <w:ins w:id="1742" w:author="PR Preview" w:date="2026-01-01T00:00:00Z">
        <w:r>
          <w:t xml:space="preserve"> </w:t>
        </w:r>
      </w:ins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ins w:id="1743" w:author="PR Preview" w:date="2026-01-01T00:00:00Z">
        <w:r>
          <w:t xml:space="preserve"> </w:t>
        </w:r>
      </w:ins>
      <w:ins w:id="1744" w:author="PR Preview" w:date="2026-01-01T00:00:00Z">
        <w:r>
          <w:t xml:space="preserve">(the</w:t>
        </w:r>
      </w:ins>
      <w:ins w:id="1745" w:author="PR Preview" w:date="2026-01-01T00:00:00Z">
        <w:r>
          <w:t xml:space="preserve"> </w:t>
        </w:r>
      </w:ins>
      <w:hyperlink r:id="rId117">
        <w:ins w:id="1746" w:author="PR Preview" w:date="2026-01-01T00:00:00Z">
          <w:r>
            <w:rPr>
              <w:rStyle w:val="Hyperlink"/>
            </w:rPr>
            <w:t xml:space="preserve">expectation of a random vector</w:t>
          </w:r>
        </w:ins>
      </w:hyperlink>
      <w:ins w:id="1747" w:author="PR Preview" w:date="2026-01-01T00:00:00Z">
        <w:r>
          <w:t xml:space="preserve">),</w:t>
        </w:r>
      </w:ins>
      <w:ins w:id="1748" w:author="PR Preview" w:date="2026-01-01T00:00:00Z">
        <w:r>
          <w:t xml:space="preserve"> </w:t>
        </w:r>
      </w:ins>
      <w:ins w:id="1749" w:author="PR Preview" w:date="2026-01-01T00:00:00Z">
        <w:r>
          <w:t xml:space="preserve">and</w:t>
        </w:r>
      </w:ins>
      <w:ins w:id="1750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ins w:id="1751" w:author="PR Preview" w:date="2026-01-01T00:00:00Z">
        <w:r>
          <w:t xml:space="preserve"> </w:t>
        </w:r>
      </w:ins>
      <w:ins w:id="1752" w:author="PR Preview" w:date="2026-01-01T00:00:00Z">
        <w:r>
          <w:t xml:space="preserve">(the</w:t>
        </w:r>
      </w:ins>
      <w:ins w:id="1753" w:author="PR Preview" w:date="2026-01-01T00:00:00Z">
        <w:r>
          <w:t xml:space="preserve"> </w:t>
        </w:r>
      </w:ins>
      <w:hyperlink r:id="rId118">
        <w:ins w:id="1754" w:author="PR Preview" w:date="2026-01-01T00:00:00Z">
          <w:r>
            <w:rPr>
              <w:rStyle w:val="Hyperlink"/>
            </w:rPr>
            <w:t xml:space="preserve">variance of a random vector</w:t>
          </w:r>
        </w:ins>
      </w:hyperlink>
      <w:ins w:id="1755" w:author="PR Preview" w:date="2026-01-01T00:00:00Z">
        <w:r>
          <w:t xml:space="preserve">).</w:t>
        </w:r>
      </w:ins>
    </w:p>
    <w:bookmarkEnd w:id="11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del w:id="1756" w:author="PR Preview" w:date="2026-01-01T00:00:00Z">
        <w:r>
          <w:rPr>
            <w:b/>
            <w:bCs/>
          </w:rPr>
          <w:delText xml:space="preserve">Example 13 (The univariate normal is the case</w:delText>
        </w:r>
      </w:del>
      <w:del w:id="1757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758" w:author="PR Preview" w:date="2026-01-01T00:00:00Z">
        <w:r>
          <w:rPr>
            <w:b/>
            <w:bCs/>
          </w:rPr>
          <w:delText xml:space="preserve">)</w:delText>
        </w:r>
      </w:del>
      <w:del w:id="1759" w:author="PR Preview" w:date="2026-01-01T00:00:00Z">
        <w:r>
          <w:delText xml:space="preserve"> </w:delText>
        </w:r>
      </w:del>
      <w:del w:id="1760" w:author="PR Preview" w:date="2026-01-01T00:00:00Z">
        <w:r>
          <w:delText xml:space="preserve">With</w:delText>
        </w:r>
      </w:del>
      <w:del w:id="1761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762" w:author="PR Preview" w:date="2026-01-01T00:00:00Z">
        <w:r>
          <w:delText xml:space="preserve">,</w:delText>
        </w:r>
      </w:del>
      <w:del w:id="176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del w:id="1764" w:author="PR Preview" w:date="2026-01-01T00:00:00Z">
        <w:r>
          <w:delText xml:space="preserve">, and</w:delText>
        </w:r>
      </w:del>
      <w:del w:id="1765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766" w:author="PR Preview" w:date="2026-01-01T00:00:00Z">
        <w:r>
          <w:delText xml:space="preserve"> </w:delText>
        </w:r>
      </w:del>
      <w:del w:id="1767" w:author="PR Preview" w:date="2026-01-01T00:00:00Z">
        <w:r>
          <w:delText xml:space="preserve">for</w:delText>
        </w:r>
      </w:del>
      <w:del w:id="1768" w:author="PR Preview" w:date="2026-01-01T00:00:00Z">
        <w:r>
          <w:delText xml:space="preserve"> </w:delText>
        </w:r>
      </w:del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del w:id="1769" w:author="PR Preview" w:date="2026-01-01T00:00:00Z">
        <w:r>
          <w:delText xml:space="preserve">,</w:delText>
        </w:r>
      </w:del>
      <w:del w:id="177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del w:id="1771" w:author="PR Preview" w:date="2026-01-01T00:00:00Z">
        <w:r>
          <w:delText xml:space="preserve"> </w:delText>
        </w:r>
      </w:del>
      <w:del w:id="1772" w:author="PR Preview" w:date="2026-01-01T00:00:00Z">
        <w:r>
          <w:delText xml:space="preserve">(</w:delText>
        </w:r>
      </w:del>
      <w:hyperlink r:id="rId110">
        <w:del w:id="1773" w:author="PR Preview" w:date="2026-01-01T00:00:00Z">
          <w:r>
            <w:rPr>
              <w:rStyle w:val="Hyperlink"/>
            </w:rPr>
            <w:delText xml:space="preserve">determinant</w:delText>
          </w:r>
        </w:del>
      </w:hyperlink>
      <w:del w:id="1774" w:author="PR Preview" w:date="2026-01-01T00:00:00Z">
        <w:r>
          <w:delText xml:space="preserve">,</w:delText>
        </w:r>
      </w:del>
      <w:del w:id="177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1</m:t>
        </m:r>
      </m:oMath>
      <w:del w:id="1776" w:author="PR Preview" w:date="2026-01-01T00:00:00Z">
        <w:r>
          <w:delText xml:space="preserve">)</w:delText>
        </w:r>
      </w:del>
      <w:del w:id="1777" w:author="PR Preview" w:date="2026-01-01T00:00:00Z">
        <w:r>
          <w:delText xml:space="preserve"> </w:delText>
        </w:r>
      </w:del>
      <w:del w:id="1778" w:author="PR Preview" w:date="2026-01-01T00:00:00Z">
        <w:r>
          <w:delText xml:space="preserve">and</w:delText>
        </w:r>
      </w:del>
      <w:del w:id="1779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del w:id="1780" w:author="PR Preview" w:date="2026-01-01T00:00:00Z">
        <w:r>
          <w:delText xml:space="preserve">, so:</w:delText>
        </w:r>
      </w:del>
    </w:p>
    <w:p>
      <w:pPr>
        <w:pStyle w:val="BodyText"/>
      </w:pPr>
      <w:ins w:id="1781" w:author="PR Preview" w:date="2026-01-01T00:00:00Z">
        <w:r>
          <w:rPr>
            <w:b/>
            <w:bCs/>
          </w:rPr>
          <w:t xml:space="preserve">Example 17 (The univariate normal is the case</w:t>
        </w:r>
      </w:ins>
      <w:ins w:id="1782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783" w:author="PR Preview" w:date="2026-01-01T00:00:00Z">
        <w:r>
          <w:rPr>
            <w:b/>
            <w:bCs/>
          </w:rPr>
          <w:t xml:space="preserve">)</w:t>
        </w:r>
      </w:ins>
      <w:ins w:id="1784" w:author="PR Preview" w:date="2026-01-01T00:00:00Z">
        <w:r>
          <w:t xml:space="preserve"> </w:t>
        </w:r>
      </w:ins>
      <w:ins w:id="1785" w:author="PR Preview" w:date="2026-01-01T00:00:00Z">
        <w:r>
          <w:t xml:space="preserve">With</w:t>
        </w:r>
      </w:ins>
      <w:ins w:id="1786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787" w:author="PR Preview" w:date="2026-01-01T00:00:00Z">
        <w:r>
          <w:t xml:space="preserve">,</w:t>
        </w:r>
      </w:ins>
      <w:ins w:id="1788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ins w:id="1789" w:author="PR Preview" w:date="2026-01-01T00:00:00Z">
        <w:r>
          <w:t xml:space="preserve">, and</w:t>
        </w:r>
      </w:ins>
      <w:ins w:id="1790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791" w:author="PR Preview" w:date="2026-01-01T00:00:00Z">
        <w:r>
          <w:t xml:space="preserve"> </w:t>
        </w:r>
      </w:ins>
      <w:ins w:id="1792" w:author="PR Preview" w:date="2026-01-01T00:00:00Z">
        <w:r>
          <w:t xml:space="preserve">for</w:t>
        </w:r>
      </w:ins>
      <w:ins w:id="1793" w:author="PR Preview" w:date="2026-01-01T00:00:00Z">
        <w:r>
          <w:t xml:space="preserve"> </w:t>
        </w:r>
      </w:ins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ins w:id="1794" w:author="PR Preview" w:date="2026-01-01T00:00:00Z">
        <w:r>
          <w:t xml:space="preserve">,</w:t>
        </w:r>
      </w:ins>
      <w:ins w:id="1795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ins w:id="1796" w:author="PR Preview" w:date="2026-01-01T00:00:00Z">
        <w:r>
          <w:t xml:space="preserve"> </w:t>
        </w:r>
      </w:ins>
      <w:ins w:id="1797" w:author="PR Preview" w:date="2026-01-01T00:00:00Z">
        <w:r>
          <w:t xml:space="preserve">(</w:t>
        </w:r>
      </w:ins>
      <w:hyperlink r:id="rId110">
        <w:ins w:id="1798" w:author="PR Preview" w:date="2026-01-01T00:00:00Z">
          <w:r>
            <w:rPr>
              <w:rStyle w:val="Hyperlink"/>
            </w:rPr>
            <w:t xml:space="preserve">determinant</w:t>
          </w:r>
        </w:ins>
      </w:hyperlink>
      <w:ins w:id="1799" w:author="PR Preview" w:date="2026-01-01T00:00:00Z">
        <w:r>
          <w:t xml:space="preserve">,</w:t>
        </w:r>
      </w:ins>
      <w:ins w:id="180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1</m:t>
        </m:r>
      </m:oMath>
      <w:ins w:id="1801" w:author="PR Preview" w:date="2026-01-01T00:00:00Z">
        <w:r>
          <w:t xml:space="preserve">)</w:t>
        </w:r>
      </w:ins>
      <w:ins w:id="1802" w:author="PR Preview" w:date="2026-01-01T00:00:00Z">
        <w:r>
          <w:t xml:space="preserve"> </w:t>
        </w:r>
      </w:ins>
      <w:ins w:id="1803" w:author="PR Preview" w:date="2026-01-01T00:00:00Z">
        <w:r>
          <w:t xml:space="preserve">and</w:t>
        </w:r>
      </w:ins>
      <w:ins w:id="1804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ins w:id="1805" w:author="PR Preview" w:date="2026-01-01T00:00:00Z">
        <w:r>
          <w:t xml:space="preserve">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4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09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del w:id="1806" w:author="PR Preview" w:date="2026-01-01T00:00:00Z">
        <w:r>
          <w:rPr>
            <w:b/>
            <w:bCs/>
          </w:rPr>
          <w:delText xml:space="preserve">Definition 9 (Mahalanobis distance)</w:delText>
        </w:r>
      </w:del>
      <w:del w:id="1807" w:author="PR Preview" w:date="2026-01-01T00:00:00Z">
        <w:r>
          <w:delText xml:space="preserve"> </w:delText>
        </w:r>
      </w:del>
      <w:del w:id="1808" w:author="PR Preview" w:date="2026-01-01T00:00:00Z">
        <w:r>
          <w:delText xml:space="preserve">For a</w:delText>
        </w:r>
      </w:del>
      <w:del w:id="1809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×</m:t>
        </m:r>
        <m:r>
          <m:t>p</m:t>
        </m:r>
      </m:oMath>
      <w:del w:id="1810" w:author="PR Preview" w:date="2026-01-01T00:00:00Z">
        <w:r>
          <w:delText xml:space="preserve"> </w:delText>
        </w:r>
      </w:del>
      <w:del w:id="1811" w:author="PR Preview" w:date="2026-01-01T00:00:00Z">
        <w:r>
          <w:delText xml:space="preserve">positive definite matrix</w:delText>
        </w:r>
      </w:del>
      <w:del w:id="1812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813" w:author="PR Preview" w:date="2026-01-01T00:00:00Z">
        <w:r>
          <w:delText xml:space="preserve"> </w:delText>
        </w:r>
      </w:del>
      <w:del w:id="1814" w:author="PR Preview" w:date="2026-01-01T00:00:00Z">
        <w:r>
          <w:delText xml:space="preserve">and</w:delText>
        </w:r>
      </w:del>
      <w:del w:id="1815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816" w:author="PR Preview" w:date="2026-01-01T00:00:00Z">
        <w:r>
          <w:delText xml:space="preserve">,</w:delText>
        </w:r>
      </w:del>
      <w:del w:id="1817" w:author="PR Preview" w:date="2026-01-01T00:00:00Z">
        <w:r>
          <w:delText xml:space="preserve"> </w:delText>
        </w:r>
      </w:del>
      <w:del w:id="1818" w:author="PR Preview" w:date="2026-01-01T00:00:00Z">
        <w:r>
          <w:delText xml:space="preserve">the</w:delText>
        </w:r>
      </w:del>
      <w:del w:id="1819" w:author="PR Preview" w:date="2026-01-01T00:00:00Z">
        <w:r>
          <w:delText xml:space="preserve"> </w:delText>
        </w:r>
      </w:del>
      <w:del w:id="1820" w:author="PR Preview" w:date="2026-01-01T00:00:00Z">
        <w:r>
          <w:rPr>
            <w:b/>
            <w:bCs/>
          </w:rPr>
          <w:delText xml:space="preserve">Mahalanobis distance</w:delText>
        </w:r>
      </w:del>
      <w:del w:id="1821" w:author="PR Preview" w:date="2026-01-01T00:00:00Z">
        <w:r>
          <w:delText xml:space="preserve"> </w:delText>
        </w:r>
      </w:del>
      <w:del w:id="1822" w:author="PR Preview" w:date="2026-01-01T00:00:00Z">
        <w:r>
          <w:delText xml:space="preserve">from</w:delText>
        </w:r>
      </w:del>
      <w:del w:id="1823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824" w:author="PR Preview" w:date="2026-01-01T00:00:00Z">
        <w:r>
          <w:delText xml:space="preserve"> </w:delText>
        </w:r>
      </w:del>
      <w:del w:id="1825" w:author="PR Preview" w:date="2026-01-01T00:00:00Z">
        <w:r>
          <w:delText xml:space="preserve">to</w:delText>
        </w:r>
      </w:del>
      <w:del w:id="1826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μ</m:t>
            </m:r>
          </m:e>
        </m:acc>
      </m:oMath>
      <w:del w:id="1827" w:author="PR Preview" w:date="2026-01-01T00:00:00Z">
        <w:r>
          <w:delText xml:space="preserve"> </w:delText>
        </w:r>
      </w:del>
      <w:del w:id="1828" w:author="PR Preview" w:date="2026-01-01T00:00:00Z">
        <w:r>
          <w:delText xml:space="preserve">with respect to</w:delText>
        </w:r>
      </w:del>
      <w:del w:id="182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830" w:author="PR Preview" w:date="2026-01-01T00:00:00Z">
        <w:r>
          <w:delText xml:space="preserve"> </w:delText>
        </w:r>
      </w:del>
      <w:del w:id="1831" w:author="PR Preview" w:date="2026-01-01T00:00:00Z">
        <w:r>
          <w:delText xml:space="preserve">is:</w:delText>
        </w:r>
      </w:del>
    </w:p>
    <w:p>
      <w:pPr>
        <w:pStyle w:val="BodyText"/>
      </w:pPr>
      <w:ins w:id="1832" w:author="PR Preview" w:date="2026-01-01T00:00:00Z">
        <w:r>
          <w:rPr>
            <w:b/>
            <w:bCs/>
          </w:rPr>
          <w:t xml:space="preserve">Definition 10 (Mahalanobis distance)</w:t>
        </w:r>
      </w:ins>
      <w:ins w:id="1833" w:author="PR Preview" w:date="2026-01-01T00:00:00Z">
        <w:r>
          <w:t xml:space="preserve"> </w:t>
        </w:r>
      </w:ins>
      <w:ins w:id="1834" w:author="PR Preview" w:date="2026-01-01T00:00:00Z">
        <w:r>
          <w:t xml:space="preserve">For a</w:t>
        </w:r>
      </w:ins>
      <w:ins w:id="183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×</m:t>
        </m:r>
        <m:r>
          <m:t>p</m:t>
        </m:r>
      </m:oMath>
      <w:ins w:id="1836" w:author="PR Preview" w:date="2026-01-01T00:00:00Z">
        <w:r>
          <w:t xml:space="preserve"> </w:t>
        </w:r>
      </w:ins>
      <w:ins w:id="1837" w:author="PR Preview" w:date="2026-01-01T00:00:00Z">
        <w:r>
          <w:t xml:space="preserve">positive definite matrix</w:t>
        </w:r>
      </w:ins>
      <w:ins w:id="183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839" w:author="PR Preview" w:date="2026-01-01T00:00:00Z">
        <w:r>
          <w:t xml:space="preserve"> </w:t>
        </w:r>
      </w:ins>
      <w:ins w:id="1840" w:author="PR Preview" w:date="2026-01-01T00:00:00Z">
        <w:r>
          <w:t xml:space="preserve">and</w:t>
        </w:r>
      </w:ins>
      <w:ins w:id="184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842" w:author="PR Preview" w:date="2026-01-01T00:00:00Z">
        <w:r>
          <w:t xml:space="preserve">,</w:t>
        </w:r>
      </w:ins>
      <w:ins w:id="1843" w:author="PR Preview" w:date="2026-01-01T00:00:00Z">
        <w:r>
          <w:t xml:space="preserve"> </w:t>
        </w:r>
      </w:ins>
      <w:ins w:id="1844" w:author="PR Preview" w:date="2026-01-01T00:00:00Z">
        <w:r>
          <w:t xml:space="preserve">the</w:t>
        </w:r>
      </w:ins>
      <w:ins w:id="1845" w:author="PR Preview" w:date="2026-01-01T00:00:00Z">
        <w:r>
          <w:t xml:space="preserve"> </w:t>
        </w:r>
      </w:ins>
      <w:ins w:id="1846" w:author="PR Preview" w:date="2026-01-01T00:00:00Z">
        <w:r>
          <w:rPr>
            <w:b/>
            <w:bCs/>
          </w:rPr>
          <w:t xml:space="preserve">Mahalanobis distance</w:t>
        </w:r>
      </w:ins>
      <w:ins w:id="1847" w:author="PR Preview" w:date="2026-01-01T00:00:00Z">
        <w:r>
          <w:t xml:space="preserve"> </w:t>
        </w:r>
      </w:ins>
      <w:ins w:id="1848" w:author="PR Preview" w:date="2026-01-01T00:00:00Z">
        <w:r>
          <w:t xml:space="preserve">from</w:t>
        </w:r>
      </w:ins>
      <w:ins w:id="1849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850" w:author="PR Preview" w:date="2026-01-01T00:00:00Z">
        <w:r>
          <w:t xml:space="preserve"> </w:t>
        </w:r>
      </w:ins>
      <w:ins w:id="1851" w:author="PR Preview" w:date="2026-01-01T00:00:00Z">
        <w:r>
          <w:t xml:space="preserve">to</w:t>
        </w:r>
      </w:ins>
      <w:ins w:id="18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μ</m:t>
            </m:r>
          </m:e>
        </m:acc>
      </m:oMath>
      <w:ins w:id="1853" w:author="PR Preview" w:date="2026-01-01T00:00:00Z">
        <w:r>
          <w:t xml:space="preserve"> </w:t>
        </w:r>
      </w:ins>
      <w:ins w:id="1854" w:author="PR Preview" w:date="2026-01-01T00:00:00Z">
        <w:r>
          <w:t xml:space="preserve">with respect to</w:t>
        </w:r>
      </w:ins>
      <w:ins w:id="1855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856" w:author="PR Preview" w:date="2026-01-01T00:00:00Z">
        <w:r>
          <w:t xml:space="preserve"> </w:t>
        </w:r>
      </w:ins>
      <w:ins w:id="1857" w:author="PR Preview" w:date="2026-01-01T00:00:00Z">
        <w:r>
          <w:t xml:space="preserve">is: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28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del w:id="1858" w:author="PR Preview" w:date="2026-01-01T00:00:00Z">
        <w:r>
          <w:delText xml:space="preserve">where</w:delText>
        </w:r>
      </w:del>
      <w:del w:id="1859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</m:oMath>
      <w:del w:id="1860" w:author="PR Preview" w:date="2026-01-01T00:00:00Z">
        <w:r>
          <w:delText xml:space="preserve"> </w:delText>
        </w:r>
      </w:del>
      <w:del w:id="1861" w:author="PR Preview" w:date="2026-01-01T00:00:00Z">
        <w:r>
          <w:delText xml:space="preserve">is the Mahalanobis distance to</w:delText>
        </w:r>
      </w:del>
      <w:del w:id="186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μ</m:t>
            </m:r>
          </m:e>
        </m:acc>
      </m:oMath>
      <w:del w:id="1863" w:author="PR Preview" w:date="2026-01-01T00:00:00Z">
        <w:r>
          <w:delText xml:space="preserve"> </w:delText>
        </w:r>
      </w:del>
      <w:del w:id="1864" w:author="PR Preview" w:date="2026-01-01T00:00:00Z">
        <w:r>
          <w:delText xml:space="preserve">with respect to</w:delText>
        </w:r>
      </w:del>
      <w:del w:id="1865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866" w:author="PR Preview" w:date="2026-01-01T00:00:00Z">
        <w:r>
          <w:delText xml:space="preserve"> </w:delText>
        </w:r>
      </w:del>
      <w:del w:id="1867" w:author="PR Preview" w:date="2026-01-01T00:00:00Z">
        <w:r>
          <w:delText xml:space="preserve">(</w:delText>
        </w:r>
      </w:del>
      <w:hyperlink w:anchor="def-mahalanobis">
        <w:del w:id="1868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69" w:author="PR Preview" w:date="2026-01-01T00:00:00Z">
        <w:r>
          <w:delText xml:space="preserve">).</w:delText>
        </w:r>
      </w:del>
      <w:del w:id="1870" w:author="PR Preview" w:date="2026-01-01T00:00:00Z">
        <w:r>
          <w:delText xml:space="preserve"> </w:delText>
        </w:r>
      </w:del>
      <w:del w:id="1871" w:author="PR Preview" w:date="2026-01-01T00:00:00Z">
        <w:r>
          <w:delText xml:space="preserve">So the density is highest at</w:delText>
        </w:r>
      </w:del>
      <w:del w:id="1872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del w:id="1873" w:author="PR Preview" w:date="2026-01-01T00:00:00Z">
        <w:r>
          <w:delText xml:space="preserve">,</w:delText>
        </w:r>
      </w:del>
      <w:del w:id="1874" w:author="PR Preview" w:date="2026-01-01T00:00:00Z">
        <w:r>
          <w:delText xml:space="preserve"> </w:delText>
        </w:r>
      </w:del>
      <w:del w:id="1875" w:author="PR Preview" w:date="2026-01-01T00:00:00Z">
        <w:r>
          <w:delText xml:space="preserve">decreases as</w:delText>
        </w:r>
      </w:del>
      <w:del w:id="1876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877" w:author="PR Preview" w:date="2026-01-01T00:00:00Z">
        <w:r>
          <w:delText xml:space="preserve"> </w:delText>
        </w:r>
      </w:del>
      <w:del w:id="1878" w:author="PR Preview" w:date="2026-01-01T00:00:00Z">
        <w:r>
          <w:delText xml:space="preserve">increases,</w:delText>
        </w:r>
      </w:del>
      <w:del w:id="1879" w:author="PR Preview" w:date="2026-01-01T00:00:00Z">
        <w:r>
          <w:delText xml:space="preserve"> </w:delText>
        </w:r>
      </w:del>
      <w:del w:id="1880" w:author="PR Preview" w:date="2026-01-01T00:00:00Z">
        <w:r>
          <w:delText xml:space="preserve">and is the same at every</w:delText>
        </w:r>
      </w:del>
      <w:del w:id="188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</m:oMath>
      <w:del w:id="1882" w:author="PR Preview" w:date="2026-01-01T00:00:00Z">
        <w:r>
          <w:delText xml:space="preserve"> </w:delText>
        </w:r>
      </w:del>
      <w:del w:id="1883" w:author="PR Preview" w:date="2026-01-01T00:00:00Z">
        <w:r>
          <w:delText xml:space="preserve">with the same</w:delText>
        </w:r>
      </w:del>
      <w:del w:id="1884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del w:id="1885" w:author="PR Preview" w:date="2026-01-01T00:00:00Z">
        <w:r>
          <w:delText xml:space="preserve">.</w:delText>
        </w:r>
      </w:del>
    </w:p>
    <w:p>
      <w:pPr>
        <w:pStyle w:val="BodyText"/>
      </w:pPr>
      <w:del w:id="1886" w:author="PR Preview" w:date="2026-01-01T00:00:00Z">
        <w:r>
          <w:rPr>
            <w:i/>
            <w:iCs/>
          </w:rPr>
          <w:delText xml:space="preserve">Proof</w:delText>
        </w:r>
      </w:del>
      <w:del w:id="1887" w:author="PR Preview" w:date="2026-01-01T00:00:00Z">
        <w:r>
          <w:delText xml:space="preserve">. </w:delText>
        </w:r>
      </w:del>
      <w:del w:id="1888" w:author="PR Preview" w:date="2026-01-01T00:00:00Z">
        <w:r>
          <w:delText xml:space="preserve">Substitute</w:delText>
        </w:r>
      </w:del>
      <w:del w:id="1889" w:author="PR Preview" w:date="2026-01-01T00:00:00Z">
        <w:r>
          <w:delText xml:space="preserve"> </w:delText>
        </w:r>
      </w:del>
      <w:hyperlink w:anchor="def-mahalanobis">
        <w:del w:id="1890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891" w:author="PR Preview" w:date="2026-01-01T00:00:00Z">
        <w:r>
          <w:delText xml:space="preserve"> </w:delText>
        </w:r>
      </w:del>
      <w:del w:id="1892" w:author="PR Preview" w:date="2026-01-01T00:00:00Z">
        <w:r>
          <w:delText xml:space="preserve">into</w:delText>
        </w:r>
      </w:del>
      <w:del w:id="1893" w:author="PR Preview" w:date="2026-01-01T00:00:00Z">
        <w:r>
          <w:delText xml:space="preserve"> </w:delText>
        </w:r>
      </w:del>
      <w:hyperlink w:anchor="def-mvn">
        <w:del w:id="1894" w:author="PR Preview" w:date="2026-01-01T00:00:00Z">
          <w:r>
            <w:rPr>
              <w:rStyle w:val="Hyperlink"/>
            </w:rPr>
            <w:delText xml:space="preserve">Definition 8</w:delText>
          </w:r>
        </w:del>
      </w:hyperlink>
      <w:del w:id="1895" w:author="PR Preview" w:date="2026-01-01T00:00:00Z">
        <w:r>
          <w:delText xml:space="preserve">.</w:delText>
        </w:r>
      </w:del>
      <w:del w:id="1896" w:author="PR Preview" w:date="2026-01-01T00:00:00Z">
        <w:r>
          <w:delText xml:space="preserve"> </w:delText>
        </w:r>
      </w:del>
      <w:del w:id="1897" w:author="PR Preview" w:date="2026-01-01T00:00:00Z">
        <w:r>
          <w:delText xml:space="preserve">The function</w:delText>
        </w:r>
      </w:del>
      <w:del w:id="1898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del w:id="1899" w:author="PR Preview" w:date="2026-01-01T00:00:00Z">
        <w:r>
          <w:delText xml:space="preserve"> </w:delText>
        </w:r>
      </w:del>
      <w:del w:id="1900" w:author="PR Preview" w:date="2026-01-01T00:00:00Z">
        <w:r>
          <w:delText xml:space="preserve">decreases on</w:delText>
        </w:r>
      </w:del>
      <w:del w:id="1901" w:author="PR Preview" w:date="2026-01-01T00:00:00Z">
        <w:r>
          <w:delText xml:space="preserve"> </w:delText>
        </w:r>
      </w:del>
      <m:oMath>
        <m:r>
          <m:t>δ</m:t>
        </m:r>
        <m:r>
          <m:rPr>
            <m:sty m:val="p"/>
          </m:rPr>
          <m:t>≥</m:t>
        </m:r>
        <m:r>
          <m:t>0</m:t>
        </m:r>
      </m:oMath>
      <w:del w:id="1902" w:author="PR Preview" w:date="2026-01-01T00:00:00Z">
        <w:r>
          <w:delText xml:space="preserve">,</w:delText>
        </w:r>
      </w:del>
      <w:del w:id="1903" w:author="PR Preview" w:date="2026-01-01T00:00:00Z">
        <w:r>
          <w:delText xml:space="preserve"> </w:delText>
        </w:r>
      </w:del>
      <w:del w:id="1904" w:author="PR Preview" w:date="2026-01-01T00:00:00Z">
        <w:r>
          <w:delText xml:space="preserve">and by</w:delText>
        </w:r>
      </w:del>
      <w:del w:id="1905" w:author="PR Preview" w:date="2026-01-01T00:00:00Z">
        <w:r>
          <w:delText xml:space="preserve"> </w:delText>
        </w:r>
      </w:del>
      <w:hyperlink w:anchor="lem-mahalanobis-nonneg">
        <w:del w:id="1906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1907" w:author="PR Preview" w:date="2026-01-01T00:00:00Z">
        <w:r>
          <w:delText xml:space="preserve">,</w:delText>
        </w:r>
      </w:del>
      <w:del w:id="1908" w:author="PR Preview" w:date="2026-01-01T00:00:00Z">
        <w:r>
          <w:delText xml:space="preserve"> </w:delText>
        </w:r>
      </w:del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del w:id="1909" w:author="PR Preview" w:date="2026-01-01T00:00:00Z">
        <w:r>
          <w:delText xml:space="preserve"> </w:delText>
        </w:r>
      </w:del>
      <w:del w:id="1910" w:author="PR Preview" w:date="2026-01-01T00:00:00Z">
        <w:r>
          <w:delText xml:space="preserve">only at</w:delText>
        </w:r>
      </w:del>
      <w:del w:id="191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del w:id="1912" w:author="PR Preview" w:date="2026-01-01T00:00:00Z">
        <w:r>
          <w:delText xml:space="preserve">.</w:delText>
        </w:r>
      </w:del>
    </w:p>
    <w:p>
      <w:pPr>
        <w:pStyle w:val="BodyText"/>
      </w:pPr>
      <w:del w:id="1913" w:author="PR Preview" w:date="2026-01-01T00:00:00Z">
        <w:r>
          <w:rPr>
            <w:b/>
            <w:bCs/>
          </w:rPr>
          <w:delText xml:space="preserve">Example 14 (Mahalanobis distance for diagonal variance matrices)</w:delText>
        </w:r>
      </w:del>
      <w:del w:id="1914" w:author="PR Preview" w:date="2026-01-01T00:00:00Z">
        <w:r>
          <w:delText xml:space="preserve"> </w:delText>
        </w:r>
      </w:del>
      <w:del w:id="1915" w:author="PR Preview" w:date="2026-01-01T00:00:00Z">
        <w:r>
          <w:delText xml:space="preserve">If</w:delText>
        </w:r>
      </w:del>
      <w:del w:id="191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1917" w:author="PR Preview" w:date="2026-01-01T00:00:00Z">
        <w:r>
          <w:delText xml:space="preserve"> </w:delText>
        </w:r>
      </w:del>
      <w:del w:id="1918" w:author="PR Preview" w:date="2026-01-01T00:00:00Z">
        <w:r>
          <w:delText xml:space="preserve">is</w:delText>
        </w:r>
      </w:del>
      <w:del w:id="1919" w:author="PR Preview" w:date="2026-01-01T00:00:00Z">
        <w:r>
          <w:delText xml:space="preserve"> </w:delText>
        </w:r>
      </w:del>
      <w:hyperlink r:id="rId129">
        <w:del w:id="1920" w:author="PR Preview" w:date="2026-01-01T00:00:00Z">
          <w:r>
            <w:rPr>
              <w:rStyle w:val="Hyperlink"/>
            </w:rPr>
            <w:delText xml:space="preserve">diagonal</w:delText>
          </w:r>
        </w:del>
      </w:hyperlink>
      <w:del w:id="1921" w:author="PR Preview" w:date="2026-01-01T00:00:00Z">
        <w:r>
          <w:delText xml:space="preserve"> </w:delText>
        </w:r>
      </w:del>
      <w:del w:id="1922" w:author="PR Preview" w:date="2026-01-01T00:00:00Z">
        <w:r>
          <w:delText xml:space="preserve">with diagonal elements</w:delText>
        </w:r>
      </w:del>
      <w:del w:id="1923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del w:id="1924" w:author="PR Preview" w:date="2026-01-01T00:00:00Z">
        <w:r>
          <w:delText xml:space="preserve">, all positive,</w:delText>
        </w:r>
      </w:del>
      <w:del w:id="1925" w:author="PR Preview" w:date="2026-01-01T00:00:00Z">
        <w:r>
          <w:delText xml:space="preserve"> </w:delText>
        </w:r>
      </w:del>
      <w:del w:id="1926" w:author="PR Preview" w:date="2026-01-01T00:00:00Z">
        <w:r>
          <w:delText xml:space="preserve">then</w:delText>
        </w:r>
      </w:del>
      <w:del w:id="1927" w:author="PR Preview" w:date="2026-01-01T00:00:00Z">
        <w:r>
          <w:delText xml:space="preserve"> </w:delText>
        </w:r>
      </w:del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del w:id="1928" w:author="PR Preview" w:date="2026-01-01T00:00:00Z">
        <w:r>
          <w:delText xml:space="preserve"> </w:delText>
        </w:r>
      </w:del>
      <w:del w:id="1929" w:author="PR Preview" w:date="2026-01-01T00:00:00Z">
        <w:r>
          <w:delText xml:space="preserve">is diagonal with diagonal elements</w:delText>
        </w:r>
      </w:del>
      <w:del w:id="1930" w:author="PR Preview" w:date="2026-01-01T00:00:00Z">
        <w:r>
          <w:delText xml:space="preserve"> </w:delText>
        </w:r>
      </w:del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del w:id="1931" w:author="PR Preview" w:date="2026-01-01T00:00:00Z">
        <w:r>
          <w:delText xml:space="preserve"> </w:delText>
        </w:r>
      </w:del>
      <w:del w:id="1932" w:author="PR Preview" w:date="2026-01-01T00:00:00Z">
        <w:r>
          <w:delText xml:space="preserve">(multiplying the two gives</w:delText>
        </w:r>
      </w:del>
      <w:del w:id="1933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del w:id="1934" w:author="PR Preview" w:date="2026-01-01T00:00:00Z">
        <w:r>
          <w:delText xml:space="preserve">;</w:delText>
        </w:r>
      </w:del>
      <w:del w:id="1935" w:author="PR Preview" w:date="2026-01-01T00:00:00Z">
        <w:r>
          <w:delText xml:space="preserve"> </w:delText>
        </w:r>
      </w:del>
      <w:hyperlink r:id="rId111">
        <w:del w:id="1936" w:author="PR Preview" w:date="2026-01-01T00:00:00Z">
          <w:r>
            <w:rPr>
              <w:rStyle w:val="Hyperlink"/>
            </w:rPr>
            <w:delText xml:space="preserve">matrix inverse</w:delText>
          </w:r>
        </w:del>
      </w:hyperlink>
      <w:del w:id="1937" w:author="PR Preview" w:date="2026-01-01T00:00:00Z">
        <w:r>
          <w:delText xml:space="preserve">), so:</w:delText>
        </w:r>
      </w:del>
    </w:p>
    <w:p>
      <w:pPr>
        <w:pStyle w:val="FirstParagraph"/>
      </w:pPr>
      <w:ins w:id="1938" w:author="PR Preview" w:date="2026-01-01T00:00:00Z">
        <w:r>
          <w:t xml:space="preserve">where</w:t>
        </w:r>
      </w:ins>
      <w:ins w:id="1939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</m:oMath>
      <w:ins w:id="1940" w:author="PR Preview" w:date="2026-01-01T00:00:00Z">
        <w:r>
          <w:t xml:space="preserve"> </w:t>
        </w:r>
      </w:ins>
      <w:ins w:id="1941" w:author="PR Preview" w:date="2026-01-01T00:00:00Z">
        <w:r>
          <w:t xml:space="preserve">is the Mahalanobis distance to</w:t>
        </w:r>
      </w:ins>
      <w:ins w:id="194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μ</m:t>
            </m:r>
          </m:e>
        </m:acc>
      </m:oMath>
      <w:ins w:id="1943" w:author="PR Preview" w:date="2026-01-01T00:00:00Z">
        <w:r>
          <w:t xml:space="preserve"> </w:t>
        </w:r>
      </w:ins>
      <w:ins w:id="1944" w:author="PR Preview" w:date="2026-01-01T00:00:00Z">
        <w:r>
          <w:t xml:space="preserve">with respect to</w:t>
        </w:r>
      </w:ins>
      <w:ins w:id="1945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946" w:author="PR Preview" w:date="2026-01-01T00:00:00Z">
        <w:r>
          <w:t xml:space="preserve"> </w:t>
        </w:r>
      </w:ins>
      <w:ins w:id="1947" w:author="PR Preview" w:date="2026-01-01T00:00:00Z">
        <w:r>
          <w:t xml:space="preserve">(</w:t>
        </w:r>
      </w:ins>
      <w:hyperlink w:anchor="def-mahalanobis">
        <w:ins w:id="1948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949" w:author="PR Preview" w:date="2026-01-01T00:00:00Z">
        <w:r>
          <w:t xml:space="preserve">).</w:t>
        </w:r>
      </w:ins>
      <w:ins w:id="1950" w:author="PR Preview" w:date="2026-01-01T00:00:00Z">
        <w:r>
          <w:t xml:space="preserve"> </w:t>
        </w:r>
      </w:ins>
      <w:ins w:id="1951" w:author="PR Preview" w:date="2026-01-01T00:00:00Z">
        <w:r>
          <w:t xml:space="preserve">So the density is highest at</w:t>
        </w:r>
      </w:ins>
      <w:ins w:id="1952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ins w:id="1953" w:author="PR Preview" w:date="2026-01-01T00:00:00Z">
        <w:r>
          <w:t xml:space="preserve">,</w:t>
        </w:r>
      </w:ins>
      <w:ins w:id="1954" w:author="PR Preview" w:date="2026-01-01T00:00:00Z">
        <w:r>
          <w:t xml:space="preserve"> </w:t>
        </w:r>
      </w:ins>
      <w:ins w:id="1955" w:author="PR Preview" w:date="2026-01-01T00:00:00Z">
        <w:r>
          <w:t xml:space="preserve">decreases as</w:t>
        </w:r>
      </w:ins>
      <w:ins w:id="1956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957" w:author="PR Preview" w:date="2026-01-01T00:00:00Z">
        <w:r>
          <w:t xml:space="preserve"> </w:t>
        </w:r>
      </w:ins>
      <w:ins w:id="1958" w:author="PR Preview" w:date="2026-01-01T00:00:00Z">
        <w:r>
          <w:t xml:space="preserve">increases,</w:t>
        </w:r>
      </w:ins>
      <w:ins w:id="1959" w:author="PR Preview" w:date="2026-01-01T00:00:00Z">
        <w:r>
          <w:t xml:space="preserve"> </w:t>
        </w:r>
      </w:ins>
      <w:ins w:id="1960" w:author="PR Preview" w:date="2026-01-01T00:00:00Z">
        <w:r>
          <w:t xml:space="preserve">and is the same at every</w:t>
        </w:r>
      </w:ins>
      <w:ins w:id="196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</m:oMath>
      <w:ins w:id="1962" w:author="PR Preview" w:date="2026-01-01T00:00:00Z">
        <w:r>
          <w:t xml:space="preserve"> </w:t>
        </w:r>
      </w:ins>
      <w:ins w:id="1963" w:author="PR Preview" w:date="2026-01-01T00:00:00Z">
        <w:r>
          <w:t xml:space="preserve">with the same</w:t>
        </w:r>
      </w:ins>
      <w:ins w:id="1964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ins w:id="1965" w:author="PR Preview" w:date="2026-01-01T00:00:00Z">
        <w:r>
          <w:t xml:space="preserve">.</w:t>
        </w:r>
      </w:ins>
    </w:p>
    <w:bookmarkEnd w:id="128"/>
    <w:p>
      <w:pPr>
        <w:pStyle w:val="BodyText"/>
      </w:pPr>
      <w:ins w:id="1966" w:author="PR Preview" w:date="2026-01-01T00:00:00Z">
        <w:r>
          <w:rPr>
            <w:i/>
            <w:iCs/>
          </w:rPr>
          <w:t xml:space="preserve">Proof</w:t>
        </w:r>
      </w:ins>
      <w:ins w:id="1967" w:author="PR Preview" w:date="2026-01-01T00:00:00Z">
        <w:r>
          <w:t xml:space="preserve">. </w:t>
        </w:r>
      </w:ins>
      <w:ins w:id="1968" w:author="PR Preview" w:date="2026-01-01T00:00:00Z">
        <w:r>
          <w:t xml:space="preserve">Substitute</w:t>
        </w:r>
      </w:ins>
      <w:ins w:id="1969" w:author="PR Preview" w:date="2026-01-01T00:00:00Z">
        <w:r>
          <w:t xml:space="preserve"> </w:t>
        </w:r>
      </w:ins>
      <w:hyperlink w:anchor="def-mahalanobis">
        <w:ins w:id="1970" w:author="PR Preview" w:date="2026-01-01T00:00:00Z">
          <w:r>
            <w:rPr>
              <w:rStyle w:val="Hyperlink"/>
            </w:rPr>
            <w:t xml:space="preserve">Definition 10</w:t>
          </w:r>
        </w:ins>
      </w:hyperlink>
      <w:ins w:id="1971" w:author="PR Preview" w:date="2026-01-01T00:00:00Z">
        <w:r>
          <w:t xml:space="preserve"> </w:t>
        </w:r>
      </w:ins>
      <w:ins w:id="1972" w:author="PR Preview" w:date="2026-01-01T00:00:00Z">
        <w:r>
          <w:t xml:space="preserve">into</w:t>
        </w:r>
      </w:ins>
      <w:ins w:id="1973" w:author="PR Preview" w:date="2026-01-01T00:00:00Z">
        <w:r>
          <w:t xml:space="preserve"> </w:t>
        </w:r>
      </w:ins>
      <w:hyperlink w:anchor="def-mvn">
        <w:ins w:id="1974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975" w:author="PR Preview" w:date="2026-01-01T00:00:00Z">
        <w:r>
          <w:t xml:space="preserve">.</w:t>
        </w:r>
      </w:ins>
      <w:ins w:id="1976" w:author="PR Preview" w:date="2026-01-01T00:00:00Z">
        <w:r>
          <w:t xml:space="preserve"> </w:t>
        </w:r>
      </w:ins>
      <w:ins w:id="1977" w:author="PR Preview" w:date="2026-01-01T00:00:00Z">
        <w:r>
          <w:t xml:space="preserve">The function</w:t>
        </w:r>
      </w:ins>
      <w:ins w:id="1978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ins w:id="1979" w:author="PR Preview" w:date="2026-01-01T00:00:00Z">
        <w:r>
          <w:t xml:space="preserve"> </w:t>
        </w:r>
      </w:ins>
      <w:ins w:id="1980" w:author="PR Preview" w:date="2026-01-01T00:00:00Z">
        <w:r>
          <w:t xml:space="preserve">decreases on</w:t>
        </w:r>
      </w:ins>
      <w:ins w:id="1981" w:author="PR Preview" w:date="2026-01-01T00:00:00Z">
        <w:r>
          <w:t xml:space="preserve"> </w:t>
        </w:r>
      </w:ins>
      <m:oMath>
        <m:r>
          <m:t>δ</m:t>
        </m:r>
        <m:r>
          <m:rPr>
            <m:sty m:val="p"/>
          </m:rPr>
          <m:t>≥</m:t>
        </m:r>
        <m:r>
          <m:t>0</m:t>
        </m:r>
      </m:oMath>
      <w:ins w:id="1982" w:author="PR Preview" w:date="2026-01-01T00:00:00Z">
        <w:r>
          <w:t xml:space="preserve">,</w:t>
        </w:r>
      </w:ins>
      <w:ins w:id="1983" w:author="PR Preview" w:date="2026-01-01T00:00:00Z">
        <w:r>
          <w:t xml:space="preserve"> </w:t>
        </w:r>
      </w:ins>
      <w:ins w:id="1984" w:author="PR Preview" w:date="2026-01-01T00:00:00Z">
        <w:r>
          <w:t xml:space="preserve">and by</w:t>
        </w:r>
      </w:ins>
      <w:ins w:id="1985" w:author="PR Preview" w:date="2026-01-01T00:00:00Z">
        <w:r>
          <w:t xml:space="preserve"> </w:t>
        </w:r>
      </w:ins>
      <w:hyperlink w:anchor="lem-mahalanobis-nonneg">
        <w:ins w:id="1986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1987" w:author="PR Preview" w:date="2026-01-01T00:00:00Z">
        <w:r>
          <w:t xml:space="preserve">,</w:t>
        </w:r>
      </w:ins>
      <w:ins w:id="1988" w:author="PR Preview" w:date="2026-01-01T00:00:00Z">
        <w:r>
          <w:t xml:space="preserve"> </w:t>
        </w:r>
      </w:ins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ins w:id="1989" w:author="PR Preview" w:date="2026-01-01T00:00:00Z">
        <w:r>
          <w:t xml:space="preserve"> </w:t>
        </w:r>
      </w:ins>
      <w:ins w:id="1990" w:author="PR Preview" w:date="2026-01-01T00:00:00Z">
        <w:r>
          <w:t xml:space="preserve">only at</w:t>
        </w:r>
      </w:ins>
      <w:ins w:id="199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ins w:id="1992" w:author="PR Preview" w:date="2026-01-01T00:00:00Z">
        <w:r>
          <w:t xml:space="preserve">.</w:t>
        </w:r>
      </w:ins>
    </w:p>
    <w:bookmarkStart w:id="130" w:name="exm-mahalanobis-special"/>
    <w:p>
      <w:pPr>
        <w:pStyle w:val="BodyText"/>
      </w:pPr>
      <w:ins w:id="1993" w:author="PR Preview" w:date="2026-01-01T00:00:00Z">
        <w:r>
          <w:rPr>
            <w:b/>
            <w:bCs/>
          </w:rPr>
          <w:t xml:space="preserve">Example 18 (Mahalanobis distance for diagonal variance matrices)</w:t>
        </w:r>
      </w:ins>
      <w:ins w:id="1994" w:author="PR Preview" w:date="2026-01-01T00:00:00Z">
        <w:r>
          <w:t xml:space="preserve"> </w:t>
        </w:r>
      </w:ins>
      <w:ins w:id="1995" w:author="PR Preview" w:date="2026-01-01T00:00:00Z">
        <w:r>
          <w:t xml:space="preserve">If</w:t>
        </w:r>
      </w:ins>
      <w:ins w:id="199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1997" w:author="PR Preview" w:date="2026-01-01T00:00:00Z">
        <w:r>
          <w:t xml:space="preserve"> </w:t>
        </w:r>
      </w:ins>
      <w:ins w:id="1998" w:author="PR Preview" w:date="2026-01-01T00:00:00Z">
        <w:r>
          <w:t xml:space="preserve">is</w:t>
        </w:r>
      </w:ins>
      <w:ins w:id="1999" w:author="PR Preview" w:date="2026-01-01T00:00:00Z">
        <w:r>
          <w:t xml:space="preserve"> </w:t>
        </w:r>
      </w:ins>
      <w:hyperlink r:id="rId129">
        <w:ins w:id="2000" w:author="PR Preview" w:date="2026-01-01T00:00:00Z">
          <w:r>
            <w:rPr>
              <w:rStyle w:val="Hyperlink"/>
            </w:rPr>
            <w:t xml:space="preserve">diagonal</w:t>
          </w:r>
        </w:ins>
      </w:hyperlink>
      <w:ins w:id="2001" w:author="PR Preview" w:date="2026-01-01T00:00:00Z">
        <w:r>
          <w:t xml:space="preserve"> </w:t>
        </w:r>
      </w:ins>
      <w:ins w:id="2002" w:author="PR Preview" w:date="2026-01-01T00:00:00Z">
        <w:r>
          <w:t xml:space="preserve">with diagonal elements</w:t>
        </w:r>
      </w:ins>
      <w:ins w:id="2003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ins w:id="2004" w:author="PR Preview" w:date="2026-01-01T00:00:00Z">
        <w:r>
          <w:t xml:space="preserve">, all positive,</w:t>
        </w:r>
      </w:ins>
      <w:ins w:id="2005" w:author="PR Preview" w:date="2026-01-01T00:00:00Z">
        <w:r>
          <w:t xml:space="preserve"> </w:t>
        </w:r>
      </w:ins>
      <w:ins w:id="2006" w:author="PR Preview" w:date="2026-01-01T00:00:00Z">
        <w:r>
          <w:t xml:space="preserve">then</w:t>
        </w:r>
      </w:ins>
      <w:ins w:id="2007" w:author="PR Preview" w:date="2026-01-01T00:00:00Z">
        <w:r>
          <w:t xml:space="preserve"> </w:t>
        </w:r>
      </w:ins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ins w:id="2008" w:author="PR Preview" w:date="2026-01-01T00:00:00Z">
        <w:r>
          <w:t xml:space="preserve"> </w:t>
        </w:r>
      </w:ins>
      <w:ins w:id="2009" w:author="PR Preview" w:date="2026-01-01T00:00:00Z">
        <w:r>
          <w:t xml:space="preserve">is diagonal with diagonal elements</w:t>
        </w:r>
      </w:ins>
      <w:ins w:id="2010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ins w:id="2011" w:author="PR Preview" w:date="2026-01-01T00:00:00Z">
        <w:r>
          <w:t xml:space="preserve"> </w:t>
        </w:r>
      </w:ins>
      <w:ins w:id="2012" w:author="PR Preview" w:date="2026-01-01T00:00:00Z">
        <w:r>
          <w:t xml:space="preserve">(multiplying the two gives</w:t>
        </w:r>
      </w:ins>
      <w:ins w:id="2013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ins w:id="2014" w:author="PR Preview" w:date="2026-01-01T00:00:00Z">
        <w:r>
          <w:t xml:space="preserve">;</w:t>
        </w:r>
      </w:ins>
      <w:ins w:id="2015" w:author="PR Preview" w:date="2026-01-01T00:00:00Z">
        <w:r>
          <w:t xml:space="preserve"> </w:t>
        </w:r>
      </w:ins>
      <w:hyperlink r:id="rId111">
        <w:ins w:id="2016" w:author="PR Preview" w:date="2026-01-01T00:00:00Z">
          <w:r>
            <w:rPr>
              <w:rStyle w:val="Hyperlink"/>
            </w:rPr>
            <w:t xml:space="preserve">matrix inverse</w:t>
          </w:r>
        </w:ins>
      </w:hyperlink>
      <w:ins w:id="2017" w:author="PR Preview" w:date="2026-01-01T00:00:00Z">
        <w:r>
          <w:t xml:space="preserve">), so: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30"/>
    <w:bookmarkStart w:id="131" w:name="thm-mvn-diagonal-indpt"/>
    <w:p>
      <w:pPr>
        <w:pStyle w:val="BodyText"/>
      </w:pPr>
      <w:del w:id="2018" w:author="PR Preview" w:date="2026-01-01T00:00:00Z">
        <w:r>
          <w:rPr>
            <w:b/>
            <w:bCs/>
          </w:rPr>
          <w:delText xml:space="preserve">Theorem 15 (A multivariate normal vector with diagonal variance has independent normal components)</w:delText>
        </w:r>
      </w:del>
      <w:del w:id="2019" w:author="PR Preview" w:date="2026-01-01T00:00:00Z">
        <w:r>
          <w:delText xml:space="preserve"> </w:delText>
        </w:r>
      </w:del>
      <w:del w:id="2020" w:author="PR Preview" w:date="2026-01-01T00:00:00Z">
        <w:r>
          <w:delText xml:space="preserve">If</w:delText>
        </w:r>
      </w:del>
      <w:del w:id="202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del w:id="2022" w:author="PR Preview" w:date="2026-01-01T00:00:00Z">
        <w:r>
          <w:delText xml:space="preserve"> </w:delText>
        </w:r>
      </w:del>
      <w:del w:id="2023" w:author="PR Preview" w:date="2026-01-01T00:00:00Z">
        <w:r>
          <w:delText xml:space="preserve">and</w:delText>
        </w:r>
      </w:del>
      <w:del w:id="202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025" w:author="PR Preview" w:date="2026-01-01T00:00:00Z">
        <w:r>
          <w:delText xml:space="preserve"> </w:delText>
        </w:r>
      </w:del>
      <w:del w:id="2026" w:author="PR Preview" w:date="2026-01-01T00:00:00Z">
        <w:r>
          <w:delText xml:space="preserve">is diagonal with diagonal elements</w:delText>
        </w:r>
      </w:del>
      <w:del w:id="2027" w:author="PR Preview" w:date="2026-01-01T00:00:00Z">
        <w:r>
          <w:delText xml:space="preserve"> </w:delText>
        </w:r>
      </w:del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del w:id="2028" w:author="PR Preview" w:date="2026-01-01T00:00:00Z">
        <w:r>
          <w:delText xml:space="preserve">,</w:delText>
        </w:r>
      </w:del>
      <w:del w:id="2029" w:author="PR Preview" w:date="2026-01-01T00:00:00Z">
        <w:r>
          <w:delText xml:space="preserve"> </w:delText>
        </w:r>
      </w:del>
      <w:del w:id="2030" w:author="PR Preview" w:date="2026-01-01T00:00:00Z">
        <w:r>
          <w:delText xml:space="preserve">then:</w:delText>
        </w:r>
      </w:del>
    </w:p>
    <w:p>
      <w:pPr>
        <w:pStyle w:val="BodyText"/>
      </w:pPr>
      <w:ins w:id="2031" w:author="PR Preview" w:date="2026-01-01T00:00:00Z">
        <w:r>
          <w:rPr>
            <w:b/>
            <w:bCs/>
          </w:rPr>
          <w:t xml:space="preserve">Theorem 17 (A multivariate normal vector with diagonal variance has independent normal components)</w:t>
        </w:r>
      </w:ins>
      <w:ins w:id="2032" w:author="PR Preview" w:date="2026-01-01T00:00:00Z">
        <w:r>
          <w:t xml:space="preserve"> </w:t>
        </w:r>
      </w:ins>
      <w:ins w:id="2033" w:author="PR Preview" w:date="2026-01-01T00:00:00Z">
        <w:r>
          <w:t xml:space="preserve">If</w:t>
        </w:r>
      </w:ins>
      <w:ins w:id="2034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ins w:id="2035" w:author="PR Preview" w:date="2026-01-01T00:00:00Z">
        <w:r>
          <w:t xml:space="preserve"> </w:t>
        </w:r>
      </w:ins>
      <w:ins w:id="2036" w:author="PR Preview" w:date="2026-01-01T00:00:00Z">
        <w:r>
          <w:t xml:space="preserve">and</w:t>
        </w:r>
      </w:ins>
      <w:ins w:id="2037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2038" w:author="PR Preview" w:date="2026-01-01T00:00:00Z">
        <w:r>
          <w:t xml:space="preserve"> </w:t>
        </w:r>
      </w:ins>
      <w:ins w:id="2039" w:author="PR Preview" w:date="2026-01-01T00:00:00Z">
        <w:r>
          <w:t xml:space="preserve">is diagonal with diagonal elements</w:t>
        </w:r>
      </w:ins>
      <w:ins w:id="2040" w:author="PR Preview" w:date="2026-01-01T00:00:00Z">
        <w:r>
          <w:t xml:space="preserve"> </w:t>
        </w:r>
      </w:ins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ins w:id="2041" w:author="PR Preview" w:date="2026-01-01T00:00:00Z">
        <w:r>
          <w:t xml:space="preserve">,</w:t>
        </w:r>
      </w:ins>
      <w:ins w:id="2042" w:author="PR Preview" w:date="2026-01-01T00:00:00Z">
        <w:r>
          <w:t xml:space="preserve"> </w:t>
        </w:r>
      </w:ins>
      <w:ins w:id="2043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1"/>
    <w:p>
      <w:pPr>
        <w:pStyle w:val="FirstParagraph"/>
      </w:pPr>
      <w:del w:id="2044" w:author="PR Preview" w:date="2026-01-01T00:00:00Z">
        <w:r>
          <w:rPr>
            <w:i/>
            <w:iCs/>
          </w:rPr>
          <w:delText xml:space="preserve">Proof</w:delText>
        </w:r>
      </w:del>
      <w:del w:id="2045" w:author="PR Preview" w:date="2026-01-01T00:00:00Z">
        <w:r>
          <w:delText xml:space="preserve">. </w:delText>
        </w:r>
      </w:del>
      <w:del w:id="2046" w:author="PR Preview" w:date="2026-01-01T00:00:00Z">
        <w:r>
          <w:delText xml:space="preserve">By the</w:delText>
        </w:r>
      </w:del>
      <w:del w:id="2047" w:author="PR Preview" w:date="2026-01-01T00:00:00Z">
        <w:r>
          <w:delText xml:space="preserve"> </w:delText>
        </w:r>
      </w:del>
      <w:hyperlink r:id="rId132">
        <w:del w:id="2048" w:author="PR Preview" w:date="2026-01-01T00:00:00Z">
          <w:r>
            <w:rPr>
              <w:rStyle w:val="Hyperlink"/>
            </w:rPr>
            <w:delText xml:space="preserve">determinant of a diagonal matrix</w:delText>
          </w:r>
        </w:del>
      </w:hyperlink>
      <w:del w:id="2049" w:author="PR Preview" w:date="2026-01-01T00:00:00Z">
        <w:r>
          <w:delText xml:space="preserve">,</w:delText>
        </w:r>
      </w:del>
      <w:del w:id="2050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del w:id="2051" w:author="PR Preview" w:date="2026-01-01T00:00:00Z">
        <w:r>
          <w:delText xml:space="preserve">,</w:delText>
        </w:r>
      </w:del>
      <w:del w:id="2052" w:author="PR Preview" w:date="2026-01-01T00:00:00Z">
        <w:r>
          <w:delText xml:space="preserve"> </w:delText>
        </w:r>
      </w:del>
      <w:del w:id="2053" w:author="PR Preview" w:date="2026-01-01T00:00:00Z">
        <w:r>
          <w:delText xml:space="preserve">so</w:delText>
        </w:r>
      </w:del>
      <w:del w:id="2054" w:author="PR Preview" w:date="2026-01-01T00:00:00Z">
        <w:r>
          <w:delText xml:space="preserve"> </w:delText>
        </w:r>
      </w:del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del w:id="2055" w:author="PR Preview" w:date="2026-01-01T00:00:00Z">
        <w:r>
          <w:delText xml:space="preserve">.</w:delText>
        </w:r>
      </w:del>
      <w:del w:id="2056" w:author="PR Preview" w:date="2026-01-01T00:00:00Z">
        <w:r>
          <w:delText xml:space="preserve"> </w:delText>
        </w:r>
      </w:del>
      <w:del w:id="2057" w:author="PR Preview" w:date="2026-01-01T00:00:00Z">
        <w:r>
          <w:delText xml:space="preserve">Using</w:delText>
        </w:r>
      </w:del>
      <w:del w:id="2058" w:author="PR Preview" w:date="2026-01-01T00:00:00Z">
        <w:r>
          <w:delText xml:space="preserve"> </w:delText>
        </w:r>
      </w:del>
      <w:hyperlink w:anchor="exm-mahalanobis-special">
        <w:del w:id="2059" w:author="PR Preview" w:date="2026-01-01T00:00:00Z">
          <w:r>
            <w:rPr>
              <w:rStyle w:val="Hyperlink"/>
            </w:rPr>
            <w:delText xml:space="preserve">Example 14</w:delText>
          </w:r>
        </w:del>
      </w:hyperlink>
      <w:del w:id="2060" w:author="PR Preview" w:date="2026-01-01T00:00:00Z">
        <w:r>
          <w:delText xml:space="preserve"> </w:delText>
        </w:r>
      </w:del>
      <w:del w:id="2061" w:author="PR Preview" w:date="2026-01-01T00:00:00Z">
        <w:r>
          <w:delText xml:space="preserve">for the quadratic form:</w:delText>
        </w:r>
      </w:del>
    </w:p>
    <w:p>
      <w:pPr>
        <w:pStyle w:val="FirstParagraph"/>
      </w:pPr>
      <w:ins w:id="2062" w:author="PR Preview" w:date="2026-01-01T00:00:00Z">
        <w:r>
          <w:rPr>
            <w:i/>
            <w:iCs/>
          </w:rPr>
          <w:t xml:space="preserve">Proof</w:t>
        </w:r>
      </w:ins>
      <w:ins w:id="2063" w:author="PR Preview" w:date="2026-01-01T00:00:00Z">
        <w:r>
          <w:t xml:space="preserve">. </w:t>
        </w:r>
      </w:ins>
      <w:ins w:id="2064" w:author="PR Preview" w:date="2026-01-01T00:00:00Z">
        <w:r>
          <w:t xml:space="preserve">By the</w:t>
        </w:r>
      </w:ins>
      <w:ins w:id="2065" w:author="PR Preview" w:date="2026-01-01T00:00:00Z">
        <w:r>
          <w:t xml:space="preserve"> </w:t>
        </w:r>
      </w:ins>
      <w:hyperlink r:id="rId132">
        <w:ins w:id="2066" w:author="PR Preview" w:date="2026-01-01T00:00:00Z">
          <w:r>
            <w:rPr>
              <w:rStyle w:val="Hyperlink"/>
            </w:rPr>
            <w:t xml:space="preserve">determinant of a diagonal matrix</w:t>
          </w:r>
        </w:ins>
      </w:hyperlink>
      <w:ins w:id="2067" w:author="PR Preview" w:date="2026-01-01T00:00:00Z">
        <w:r>
          <w:t xml:space="preserve">,</w:t>
        </w:r>
      </w:ins>
      <w:ins w:id="2068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ins w:id="2069" w:author="PR Preview" w:date="2026-01-01T00:00:00Z">
        <w:r>
          <w:t xml:space="preserve">,</w:t>
        </w:r>
      </w:ins>
      <w:ins w:id="2070" w:author="PR Preview" w:date="2026-01-01T00:00:00Z">
        <w:r>
          <w:t xml:space="preserve"> </w:t>
        </w:r>
      </w:ins>
      <w:ins w:id="2071" w:author="PR Preview" w:date="2026-01-01T00:00:00Z">
        <w:r>
          <w:t xml:space="preserve">so</w:t>
        </w:r>
      </w:ins>
      <w:ins w:id="2072" w:author="PR Preview" w:date="2026-01-01T00:00:00Z">
        <w:r>
          <w:t xml:space="preserve"> </w:t>
        </w:r>
      </w:ins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ins w:id="2073" w:author="PR Preview" w:date="2026-01-01T00:00:00Z">
        <w:r>
          <w:t xml:space="preserve">.</w:t>
        </w:r>
      </w:ins>
      <w:ins w:id="2074" w:author="PR Preview" w:date="2026-01-01T00:00:00Z">
        <w:r>
          <w:t xml:space="preserve"> </w:t>
        </w:r>
      </w:ins>
      <w:ins w:id="2075" w:author="PR Preview" w:date="2026-01-01T00:00:00Z">
        <w:r>
          <w:t xml:space="preserve">Using</w:t>
        </w:r>
      </w:ins>
      <w:ins w:id="2076" w:author="PR Preview" w:date="2026-01-01T00:00:00Z">
        <w:r>
          <w:t xml:space="preserve"> </w:t>
        </w:r>
      </w:ins>
      <w:hyperlink w:anchor="exm-mahalanobis-special">
        <w:ins w:id="2077" w:author="PR Preview" w:date="2026-01-01T00:00:00Z">
          <w:r>
            <w:rPr>
              <w:rStyle w:val="Hyperlink"/>
            </w:rPr>
            <w:t xml:space="preserve">Example 18</w:t>
          </w:r>
        </w:ins>
      </w:hyperlink>
      <w:ins w:id="2078" w:author="PR Preview" w:date="2026-01-01T00:00:00Z">
        <w:r>
          <w:t xml:space="preserve"> </w:t>
        </w:r>
      </w:ins>
      <w:ins w:id="2079" w:author="PR Preview" w:date="2026-01-01T00:00:00Z">
        <w:r>
          <w:t xml:space="preserve">for the quadratic form: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5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6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6"/>
    <w:p>
      <w:pPr>
        <w:pStyle w:val="BodyText"/>
      </w:pPr>
      <w:del w:id="2080" w:author="PR Preview" w:date="2026-01-01T00:00:00Z">
        <w:r>
          <w:rPr>
            <w:i/>
            <w:iCs/>
          </w:rPr>
          <w:delText xml:space="preserve">Proof</w:delText>
        </w:r>
      </w:del>
      <w:del w:id="2081" w:author="PR Preview" w:date="2026-01-01T00:00:00Z">
        <w:r>
          <w:delText xml:space="preserve">. </w:delText>
        </w:r>
      </w:del>
      <w:del w:id="2082" w:author="PR Preview" w:date="2026-01-01T00:00:00Z">
        <w:r>
          <w:delText xml:space="preserve">By</w:delText>
        </w:r>
      </w:del>
      <w:del w:id="2083" w:author="PR Preview" w:date="2026-01-01T00:00:00Z">
        <w:r>
          <w:delText xml:space="preserve"> </w:delText>
        </w:r>
      </w:del>
      <w:hyperlink w:anchor="thm-mvn-moments">
        <w:del w:id="2084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2085" w:author="PR Preview" w:date="2026-01-01T00:00:00Z">
        <w:r>
          <w:delText xml:space="preserve">,</w:delText>
        </w:r>
      </w:del>
      <w:del w:id="2086" w:author="PR Preview" w:date="2026-01-01T00:00:00Z">
        <w:r>
          <w:delText xml:space="preserve"> </w:delText>
        </w:r>
      </w:del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del w:id="2087" w:author="PR Preview" w:date="2026-01-01T00:00:00Z">
        <w:r>
          <w:delText xml:space="preserve">,</w:delText>
        </w:r>
      </w:del>
      <w:del w:id="2088" w:author="PR Preview" w:date="2026-01-01T00:00:00Z">
        <w:r>
          <w:delText xml:space="preserve"> </w:delText>
        </w:r>
      </w:del>
      <w:del w:id="2089" w:author="PR Preview" w:date="2026-01-01T00:00:00Z">
        <w:r>
          <w:delText xml:space="preserve">whose</w:delText>
        </w:r>
      </w:del>
      <w:del w:id="209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del w:id="2091" w:author="PR Preview" w:date="2026-01-01T00:00:00Z">
        <w:r>
          <w:delText xml:space="preserve">-th element is</w:delText>
        </w:r>
      </w:del>
      <w:del w:id="2092" w:author="PR Preview" w:date="2026-01-01T00:00:00Z">
        <w:r>
          <w:delText xml:space="preserve"> </w:delText>
        </w:r>
      </w:del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del w:id="2093" w:author="PR Preview" w:date="2026-01-01T00:00:00Z">
        <w:r>
          <w:delText xml:space="preserve"> </w:delText>
        </w:r>
      </w:del>
      <w:del w:id="2094" w:author="PR Preview" w:date="2026-01-01T00:00:00Z">
        <w:r>
          <w:delText xml:space="preserve">(</w:delText>
        </w:r>
      </w:del>
      <w:hyperlink r:id="rId137">
        <w:del w:id="2095" w:author="PR Preview" w:date="2026-01-01T00:00:00Z">
          <w:r>
            <w:rPr>
              <w:rStyle w:val="Hyperlink"/>
            </w:rPr>
            <w:delText xml:space="preserve">elements of the variance matrix</w:delText>
          </w:r>
        </w:del>
      </w:hyperlink>
      <w:del w:id="2096" w:author="PR Preview" w:date="2026-01-01T00:00:00Z">
        <w:r>
          <w:delText xml:space="preserve">).</w:delText>
        </w:r>
      </w:del>
      <w:del w:id="2097" w:author="PR Preview" w:date="2026-01-01T00:00:00Z">
        <w:r>
          <w:delText xml:space="preserve"> </w:delText>
        </w:r>
      </w:del>
      <w:del w:id="2098" w:author="PR Preview" w:date="2026-01-01T00:00:00Z">
        <w:r>
          <w:delText xml:space="preserve">If</w:delText>
        </w:r>
      </w:del>
      <w:del w:id="2099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100" w:author="PR Preview" w:date="2026-01-01T00:00:00Z">
        <w:r>
          <w:delText xml:space="preserve"> </w:delText>
        </w:r>
      </w:del>
      <w:del w:id="2101" w:author="PR Preview" w:date="2026-01-01T00:00:00Z">
        <w:r>
          <w:delText xml:space="preserve">is diagonal,</w:delText>
        </w:r>
      </w:del>
      <w:del w:id="2102" w:author="PR Preview" w:date="2026-01-01T00:00:00Z">
        <w:r>
          <w:delText xml:space="preserve"> </w:delText>
        </w:r>
      </w:del>
      <w:del w:id="2103" w:author="PR Preview" w:date="2026-01-01T00:00:00Z">
        <w:r>
          <w:delText xml:space="preserve">the components are independent by</w:delText>
        </w:r>
      </w:del>
      <w:del w:id="2104" w:author="PR Preview" w:date="2026-01-01T00:00:00Z">
        <w:r>
          <w:delText xml:space="preserve"> </w:delText>
        </w:r>
      </w:del>
      <w:hyperlink w:anchor="thm-mvn-diagonal-indpt">
        <w:del w:id="2105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2106" w:author="PR Preview" w:date="2026-01-01T00:00:00Z">
        <w:r>
          <w:delText xml:space="preserve">.</w:delText>
        </w:r>
      </w:del>
      <w:del w:id="2107" w:author="PR Preview" w:date="2026-01-01T00:00:00Z">
        <w:r>
          <w:delText xml:space="preserve"> </w:delText>
        </w:r>
      </w:del>
      <w:del w:id="2108" w:author="PR Preview" w:date="2026-01-01T00:00:00Z">
        <w:r>
          <w:delText xml:space="preserve">If the components are independent, then:</w:delText>
        </w:r>
      </w:del>
    </w:p>
    <w:p>
      <w:pPr>
        <w:pStyle w:val="BodyText"/>
      </w:pPr>
      <w:ins w:id="2109" w:author="PR Preview" w:date="2026-01-01T00:00:00Z">
        <w:r>
          <w:rPr>
            <w:i/>
            <w:iCs/>
          </w:rPr>
          <w:t xml:space="preserve">Proof</w:t>
        </w:r>
      </w:ins>
      <w:ins w:id="2110" w:author="PR Preview" w:date="2026-01-01T00:00:00Z">
        <w:r>
          <w:t xml:space="preserve">. </w:t>
        </w:r>
      </w:ins>
      <w:ins w:id="2111" w:author="PR Preview" w:date="2026-01-01T00:00:00Z">
        <w:r>
          <w:t xml:space="preserve">By</w:t>
        </w:r>
      </w:ins>
      <w:ins w:id="2112" w:author="PR Preview" w:date="2026-01-01T00:00:00Z">
        <w:r>
          <w:t xml:space="preserve"> </w:t>
        </w:r>
      </w:ins>
      <w:hyperlink w:anchor="thm-mvn-moments">
        <w:ins w:id="2113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2114" w:author="PR Preview" w:date="2026-01-01T00:00:00Z">
        <w:r>
          <w:t xml:space="preserve">,</w:t>
        </w:r>
      </w:ins>
      <w:ins w:id="2115" w:author="PR Preview" w:date="2026-01-01T00:00:00Z">
        <w:r>
          <w:t xml:space="preserve"> </w:t>
        </w:r>
      </w:ins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ins w:id="2116" w:author="PR Preview" w:date="2026-01-01T00:00:00Z">
        <w:r>
          <w:t xml:space="preserve">,</w:t>
        </w:r>
      </w:ins>
      <w:ins w:id="2117" w:author="PR Preview" w:date="2026-01-01T00:00:00Z">
        <w:r>
          <w:t xml:space="preserve"> </w:t>
        </w:r>
      </w:ins>
      <w:ins w:id="2118" w:author="PR Preview" w:date="2026-01-01T00:00:00Z">
        <w:r>
          <w:t xml:space="preserve">whose</w:t>
        </w:r>
      </w:ins>
      <w:ins w:id="211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ins w:id="2120" w:author="PR Preview" w:date="2026-01-01T00:00:00Z">
        <w:r>
          <w:t xml:space="preserve">-th element is</w:t>
        </w:r>
      </w:ins>
      <w:ins w:id="2121" w:author="PR Preview" w:date="2026-01-01T00:00:00Z">
        <w:r>
          <w:t xml:space="preserve"> </w:t>
        </w:r>
      </w:ins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ins w:id="2122" w:author="PR Preview" w:date="2026-01-01T00:00:00Z">
        <w:r>
          <w:t xml:space="preserve"> </w:t>
        </w:r>
      </w:ins>
      <w:ins w:id="2123" w:author="PR Preview" w:date="2026-01-01T00:00:00Z">
        <w:r>
          <w:t xml:space="preserve">(</w:t>
        </w:r>
      </w:ins>
      <w:hyperlink r:id="rId137">
        <w:ins w:id="2124" w:author="PR Preview" w:date="2026-01-01T00:00:00Z">
          <w:r>
            <w:rPr>
              <w:rStyle w:val="Hyperlink"/>
            </w:rPr>
            <w:t xml:space="preserve">elements of the variance matrix</w:t>
          </w:r>
        </w:ins>
      </w:hyperlink>
      <w:ins w:id="2125" w:author="PR Preview" w:date="2026-01-01T00:00:00Z">
        <w:r>
          <w:t xml:space="preserve">).</w:t>
        </w:r>
      </w:ins>
      <w:ins w:id="2126" w:author="PR Preview" w:date="2026-01-01T00:00:00Z">
        <w:r>
          <w:t xml:space="preserve"> </w:t>
        </w:r>
      </w:ins>
      <w:ins w:id="2127" w:author="PR Preview" w:date="2026-01-01T00:00:00Z">
        <w:r>
          <w:t xml:space="preserve">If</w:t>
        </w:r>
      </w:ins>
      <w:ins w:id="2128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2129" w:author="PR Preview" w:date="2026-01-01T00:00:00Z">
        <w:r>
          <w:t xml:space="preserve"> </w:t>
        </w:r>
      </w:ins>
      <w:ins w:id="2130" w:author="PR Preview" w:date="2026-01-01T00:00:00Z">
        <w:r>
          <w:t xml:space="preserve">is diagonal,</w:t>
        </w:r>
      </w:ins>
      <w:ins w:id="2131" w:author="PR Preview" w:date="2026-01-01T00:00:00Z">
        <w:r>
          <w:t xml:space="preserve"> </w:t>
        </w:r>
      </w:ins>
      <w:ins w:id="2132" w:author="PR Preview" w:date="2026-01-01T00:00:00Z">
        <w:r>
          <w:t xml:space="preserve">the components are independent by</w:t>
        </w:r>
      </w:ins>
      <w:ins w:id="2133" w:author="PR Preview" w:date="2026-01-01T00:00:00Z">
        <w:r>
          <w:t xml:space="preserve"> </w:t>
        </w:r>
      </w:ins>
      <w:hyperlink w:anchor="thm-mvn-diagonal-indpt">
        <w:ins w:id="2134" w:author="PR Preview" w:date="2026-01-01T00:00:00Z">
          <w:r>
            <w:rPr>
              <w:rStyle w:val="Hyperlink"/>
            </w:rPr>
            <w:t xml:space="preserve">Theorem 17</w:t>
          </w:r>
        </w:ins>
      </w:hyperlink>
      <w:ins w:id="2135" w:author="PR Preview" w:date="2026-01-01T00:00:00Z">
        <w:r>
          <w:t xml:space="preserve">.</w:t>
        </w:r>
      </w:ins>
      <w:ins w:id="2136" w:author="PR Preview" w:date="2026-01-01T00:00:00Z">
        <w:r>
          <w:t xml:space="preserve"> </w:t>
        </w:r>
      </w:ins>
      <w:ins w:id="2137" w:author="PR Preview" w:date="2026-01-01T00:00:00Z">
        <w:r>
          <w:t xml:space="preserve">If the components are independent, then:</w:t>
        </w:r>
      </w:ins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4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2" w:name="thm-mahalanobis-eigen"/>
    <w:p>
      <w:pPr>
        <w:pStyle w:val="BodyText"/>
      </w:pPr>
      <w:del w:id="2138" w:author="PR Preview" w:date="2026-01-01T00:00:00Z">
        <w:r>
          <w:rPr>
            <w:b/>
            <w:bCs/>
          </w:rPr>
          <w:delText xml:space="preserve">Theorem 16 (Mahalanobis distance in eigenvector coordinates)</w:delText>
        </w:r>
      </w:del>
      <w:del w:id="2139" w:author="PR Preview" w:date="2026-01-01T00:00:00Z">
        <w:r>
          <w:delText xml:space="preserve"> </w:delText>
        </w:r>
      </w:del>
      <w:del w:id="2140" w:author="PR Preview" w:date="2026-01-01T00:00:00Z">
        <w:r>
          <w:delText xml:space="preserve">Let</w:delText>
        </w:r>
      </w:del>
      <w:del w:id="2141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</m:oMath>
      <w:del w:id="2142" w:author="PR Preview" w:date="2026-01-01T00:00:00Z">
        <w:r>
          <w:delText xml:space="preserve"> </w:delText>
        </w:r>
      </w:del>
      <w:del w:id="2143" w:author="PR Preview" w:date="2026-01-01T00:00:00Z">
        <w:r>
          <w:delText xml:space="preserve">be positive definite, with</w:delText>
        </w:r>
      </w:del>
      <w:del w:id="2144" w:author="PR Preview" w:date="2026-01-01T00:00:00Z">
        <w:r>
          <w:delText xml:space="preserve"> </w:delText>
        </w:r>
      </w:del>
      <w:hyperlink r:id="rId141">
        <w:del w:id="2145" w:author="PR Preview" w:date="2026-01-01T00:00:00Z">
          <w:r>
            <w:rPr>
              <w:rStyle w:val="Hyperlink"/>
            </w:rPr>
            <w:delText xml:space="preserve">eigendecomposition</w:delText>
          </w:r>
        </w:del>
      </w:hyperlink>
      <w:del w:id="2146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147" w:author="PR Preview" w:date="2026-01-01T00:00:00Z">
        <w:r>
          <w:delText xml:space="preserve">,</w:delText>
        </w:r>
      </w:del>
      <w:del w:id="2148" w:author="PR Preview" w:date="2026-01-01T00:00:00Z">
        <w:r>
          <w:delText xml:space="preserve"> </w:delText>
        </w:r>
      </w:del>
      <w:del w:id="2149" w:author="PR Preview" w:date="2026-01-01T00:00:00Z">
        <w:r>
          <w:delText xml:space="preserve">where</w:delText>
        </w:r>
      </w:del>
      <w:del w:id="2150" w:author="PR Preview" w:date="2026-01-01T00:00:00Z">
        <w:r>
          <w:delText xml:space="preserve"> </w:delText>
        </w:r>
      </w:del>
      <m:oMath>
        <m:r>
          <m:rPr>
            <m:sty m:val="bi"/>
          </m:rPr>
          <m:t>Q</m:t>
        </m:r>
      </m:oMath>
      <w:del w:id="2151" w:author="PR Preview" w:date="2026-01-01T00:00:00Z">
        <w:r>
          <w:delText xml:space="preserve"> </w:delText>
        </w:r>
      </w:del>
      <w:del w:id="2152" w:author="PR Preview" w:date="2026-01-01T00:00:00Z">
        <w:r>
          <w:delText xml:space="preserve">has columns</w:delText>
        </w:r>
      </w:del>
      <w:del w:id="2153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del w:id="2154" w:author="PR Preview" w:date="2026-01-01T00:00:00Z">
        <w:r>
          <w:delText xml:space="preserve"> </w:delText>
        </w:r>
      </w:del>
      <w:del w:id="2155" w:author="PR Preview" w:date="2026-01-01T00:00:00Z">
        <w:r>
          <w:delText xml:space="preserve">and</w:delText>
        </w:r>
      </w:del>
      <w:del w:id="2156" w:author="PR Preview" w:date="2026-01-01T00:00:00Z">
        <w:r>
          <w:delText xml:space="preserve"> </w:delText>
        </w:r>
      </w:del>
      <m:oMath>
        <m:r>
          <m:rPr>
            <m:sty m:val="b"/>
          </m:rPr>
          <m:t>Λ</m:t>
        </m:r>
      </m:oMath>
      <w:del w:id="2157" w:author="PR Preview" w:date="2026-01-01T00:00:00Z">
        <w:r>
          <w:delText xml:space="preserve"> </w:delText>
        </w:r>
      </w:del>
      <w:del w:id="2158" w:author="PR Preview" w:date="2026-01-01T00:00:00Z">
        <w:r>
          <w:delText xml:space="preserve">has diagonal elements</w:delText>
        </w:r>
      </w:del>
      <w:del w:id="2159" w:author="PR Preview" w:date="2026-01-01T00:00:00Z">
        <w:r>
          <w:delText xml:space="preserve"> </w:delText>
        </w:r>
      </w:del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del w:id="2160" w:author="PR Preview" w:date="2026-01-01T00:00:00Z">
        <w:r>
          <w:delText xml:space="preserve">.</w:delText>
        </w:r>
      </w:del>
      <w:del w:id="2161" w:author="PR Preview" w:date="2026-01-01T00:00:00Z">
        <w:r>
          <w:delText xml:space="preserve"> </w:delText>
        </w:r>
      </w:del>
      <w:del w:id="2162" w:author="PR Preview" w:date="2026-01-01T00:00:00Z">
        <w:r>
          <w:delText xml:space="preserve">Then:</w:delText>
        </w:r>
      </w:del>
    </w:p>
    <w:p>
      <w:pPr>
        <w:pStyle w:val="BodyText"/>
      </w:pPr>
      <w:ins w:id="2163" w:author="PR Preview" w:date="2026-01-01T00:00:00Z">
        <w:r>
          <w:rPr>
            <w:b/>
            <w:bCs/>
          </w:rPr>
          <w:t xml:space="preserve">Theorem 18 (Mahalanobis distance in eigenvector coordinates)</w:t>
        </w:r>
      </w:ins>
      <w:ins w:id="2164" w:author="PR Preview" w:date="2026-01-01T00:00:00Z">
        <w:r>
          <w:t xml:space="preserve"> </w:t>
        </w:r>
      </w:ins>
      <w:ins w:id="2165" w:author="PR Preview" w:date="2026-01-01T00:00:00Z">
        <w:r>
          <w:t xml:space="preserve">Let</w:t>
        </w:r>
      </w:ins>
      <w:ins w:id="2166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</m:oMath>
      <w:ins w:id="2167" w:author="PR Preview" w:date="2026-01-01T00:00:00Z">
        <w:r>
          <w:t xml:space="preserve"> </w:t>
        </w:r>
      </w:ins>
      <w:ins w:id="2168" w:author="PR Preview" w:date="2026-01-01T00:00:00Z">
        <w:r>
          <w:t xml:space="preserve">be positive definite, with</w:t>
        </w:r>
      </w:ins>
      <w:ins w:id="2169" w:author="PR Preview" w:date="2026-01-01T00:00:00Z">
        <w:r>
          <w:t xml:space="preserve"> </w:t>
        </w:r>
      </w:ins>
      <w:hyperlink r:id="rId141">
        <w:ins w:id="2170" w:author="PR Preview" w:date="2026-01-01T00:00:00Z">
          <w:r>
            <w:rPr>
              <w:rStyle w:val="Hyperlink"/>
            </w:rPr>
            <w:t xml:space="preserve">eigendecomposition</w:t>
          </w:r>
        </w:ins>
      </w:hyperlink>
      <w:ins w:id="2171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172" w:author="PR Preview" w:date="2026-01-01T00:00:00Z">
        <w:r>
          <w:t xml:space="preserve">,</w:t>
        </w:r>
      </w:ins>
      <w:ins w:id="2173" w:author="PR Preview" w:date="2026-01-01T00:00:00Z">
        <w:r>
          <w:t xml:space="preserve"> </w:t>
        </w:r>
      </w:ins>
      <w:ins w:id="2174" w:author="PR Preview" w:date="2026-01-01T00:00:00Z">
        <w:r>
          <w:t xml:space="preserve">where</w:t>
        </w:r>
      </w:ins>
      <w:ins w:id="2175" w:author="PR Preview" w:date="2026-01-01T00:00:00Z">
        <w:r>
          <w:t xml:space="preserve"> </w:t>
        </w:r>
      </w:ins>
      <m:oMath>
        <m:r>
          <m:rPr>
            <m:sty m:val="bi"/>
          </m:rPr>
          <m:t>Q</m:t>
        </m:r>
      </m:oMath>
      <w:ins w:id="2176" w:author="PR Preview" w:date="2026-01-01T00:00:00Z">
        <w:r>
          <w:t xml:space="preserve"> </w:t>
        </w:r>
      </w:ins>
      <w:ins w:id="2177" w:author="PR Preview" w:date="2026-01-01T00:00:00Z">
        <w:r>
          <w:t xml:space="preserve">has columns</w:t>
        </w:r>
      </w:ins>
      <w:ins w:id="217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ins w:id="2179" w:author="PR Preview" w:date="2026-01-01T00:00:00Z">
        <w:r>
          <w:t xml:space="preserve"> </w:t>
        </w:r>
      </w:ins>
      <w:ins w:id="2180" w:author="PR Preview" w:date="2026-01-01T00:00:00Z">
        <w:r>
          <w:t xml:space="preserve">and</w:t>
        </w:r>
      </w:ins>
      <w:ins w:id="2181" w:author="PR Preview" w:date="2026-01-01T00:00:00Z">
        <w:r>
          <w:t xml:space="preserve"> </w:t>
        </w:r>
      </w:ins>
      <m:oMath>
        <m:r>
          <m:rPr>
            <m:sty m:val="b"/>
          </m:rPr>
          <m:t>Λ</m:t>
        </m:r>
      </m:oMath>
      <w:ins w:id="2182" w:author="PR Preview" w:date="2026-01-01T00:00:00Z">
        <w:r>
          <w:t xml:space="preserve"> </w:t>
        </w:r>
      </w:ins>
      <w:ins w:id="2183" w:author="PR Preview" w:date="2026-01-01T00:00:00Z">
        <w:r>
          <w:t xml:space="preserve">has diagonal elements</w:t>
        </w:r>
      </w:ins>
      <w:ins w:id="2184" w:author="PR Preview" w:date="2026-01-01T00:00:00Z">
        <w:r>
          <w:t xml:space="preserve"> </w:t>
        </w:r>
      </w:ins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ins w:id="2185" w:author="PR Preview" w:date="2026-01-01T00:00:00Z">
        <w:r>
          <w:t xml:space="preserve">.</w:t>
        </w:r>
      </w:ins>
      <w:ins w:id="2186" w:author="PR Preview" w:date="2026-01-01T00:00:00Z">
        <w:r>
          <w:t xml:space="preserve"> </w:t>
        </w:r>
      </w:ins>
      <w:ins w:id="2187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4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44" w:name="exm-mahalanobis-eigen"/>
    <w:p>
      <w:pPr>
        <w:pStyle w:val="BodyText"/>
      </w:pPr>
      <w:del w:id="2188" w:author="PR Preview" w:date="2026-01-01T00:00:00Z">
        <w:r>
          <w:rPr>
            <w:b/>
            <w:bCs/>
          </w:rPr>
          <w:delText xml:space="preserve">Example 15 (Elliptical contours of a bivariate normal density)</w:delText>
        </w:r>
      </w:del>
      <w:del w:id="2189" w:author="PR Preview" w:date="2026-01-01T00:00:00Z">
        <w:r>
          <w:delText xml:space="preserve"> </w:delText>
        </w:r>
      </w:del>
      <w:del w:id="2190" w:author="PR Preview" w:date="2026-01-01T00:00:00Z">
        <w:r>
          <w:delText xml:space="preserve">Let</w:delText>
        </w:r>
      </w:del>
      <w:del w:id="2191" w:author="PR Preview" w:date="2026-01-01T00:00:00Z">
        <w:r>
          <w:delText xml:space="preserve"> </w:delText>
        </w:r>
      </w:del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del w:id="2192" w:author="PR Preview" w:date="2026-01-01T00:00:00Z">
        <w:r>
          <w:delText xml:space="preserve"> </w:delText>
        </w:r>
      </w:del>
      <w:del w:id="2193" w:author="PR Preview" w:date="2026-01-01T00:00:00Z">
        <w:r>
          <w:delText xml:space="preserve">and</w:delText>
        </w:r>
      </w:del>
      <w:del w:id="2194" w:author="PR Preview" w:date="2026-01-01T00:00:00Z">
        <w:r>
          <w:delText xml:space="preserve"> </w:delText>
        </w:r>
      </w:del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del w:id="2195" w:author="PR Preview" w:date="2026-01-01T00:00:00Z">
        <w:r>
          <w:delText xml:space="preserve">,</w:delText>
        </w:r>
      </w:del>
      <w:del w:id="2196" w:author="PR Preview" w:date="2026-01-01T00:00:00Z">
        <w:r>
          <w:delText xml:space="preserve"> </w:delText>
        </w:r>
      </w:del>
      <w:del w:id="2197" w:author="PR Preview" w:date="2026-01-01T00:00:00Z">
        <w:r>
          <w:delText xml:space="preserve">which has eigenvalues</w:delText>
        </w:r>
      </w:del>
      <w:del w:id="2198" w:author="PR Preview" w:date="2026-01-01T00:00:00Z">
        <w:r>
          <w:delText xml:space="preserve"> </w:delText>
        </w:r>
      </w:del>
      <m:oMath>
        <m:r>
          <m:t>3</m:t>
        </m:r>
      </m:oMath>
      <w:del w:id="2199" w:author="PR Preview" w:date="2026-01-01T00:00:00Z">
        <w:r>
          <w:delText xml:space="preserve"> </w:delText>
        </w:r>
      </w:del>
      <w:del w:id="2200" w:author="PR Preview" w:date="2026-01-01T00:00:00Z">
        <w:r>
          <w:delText xml:space="preserve">and</w:delText>
        </w:r>
      </w:del>
      <w:del w:id="2201" w:author="PR Preview" w:date="2026-01-01T00:00:00Z">
        <w:r>
          <w:delText xml:space="preserve"> </w:delText>
        </w:r>
      </w:del>
      <m:oMath>
        <m:r>
          <m:t>1</m:t>
        </m:r>
      </m:oMath>
      <w:del w:id="2202" w:author="PR Preview" w:date="2026-01-01T00:00:00Z">
        <w:r>
          <w:delText xml:space="preserve">,</w:delText>
        </w:r>
      </w:del>
      <w:del w:id="2203" w:author="PR Preview" w:date="2026-01-01T00:00:00Z">
        <w:r>
          <w:delText xml:space="preserve"> </w:delText>
        </w:r>
      </w:del>
      <w:del w:id="2204" w:author="PR Preview" w:date="2026-01-01T00:00:00Z">
        <w:r>
          <w:delText xml:space="preserve">with eigenvectors</w:delText>
        </w:r>
      </w:del>
      <w:del w:id="2205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06" w:author="PR Preview" w:date="2026-01-01T00:00:00Z">
        <w:r>
          <w:delText xml:space="preserve"> </w:delText>
        </w:r>
      </w:del>
      <w:del w:id="2207" w:author="PR Preview" w:date="2026-01-01T00:00:00Z">
        <w:r>
          <w:delText xml:space="preserve">and</w:delText>
        </w:r>
      </w:del>
      <w:del w:id="2208" w:author="PR Preview" w:date="2026-01-01T00:00:00Z">
        <w:r>
          <w:delText xml:space="preserve"> </w:delText>
        </w:r>
      </w:del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del w:id="2209" w:author="PR Preview" w:date="2026-01-01T00:00:00Z">
        <w:r>
          <w:delText xml:space="preserve"> </w:delText>
        </w:r>
      </w:del>
      <w:del w:id="2210" w:author="PR Preview" w:date="2026-01-01T00:00:00Z">
        <w:r>
          <w:delText xml:space="preserve">(</w:delText>
        </w:r>
      </w:del>
      <w:hyperlink r:id="rId143">
        <w:del w:id="2211" w:author="PR Preview" w:date="2026-01-01T00:00:00Z">
          <w:r>
            <w:rPr>
              <w:rStyle w:val="Hyperlink"/>
            </w:rPr>
            <w:delText xml:space="preserve">an eigendecomposition example</w:delText>
          </w:r>
        </w:del>
      </w:hyperlink>
      <w:del w:id="2212" w:author="PR Preview" w:date="2026-01-01T00:00:00Z">
        <w:r>
          <w:delText xml:space="preserve">).</w:delText>
        </w:r>
      </w:del>
      <w:del w:id="2213" w:author="PR Preview" w:date="2026-01-01T00:00:00Z">
        <w:r>
          <w:delText xml:space="preserve"> </w:delText>
        </w:r>
      </w:del>
      <w:del w:id="2214" w:author="PR Preview" w:date="2026-01-01T00:00:00Z">
        <w:r>
          <w:delText xml:space="preserve">By</w:delText>
        </w:r>
      </w:del>
      <w:del w:id="2215" w:author="PR Preview" w:date="2026-01-01T00:00:00Z">
        <w:r>
          <w:delText xml:space="preserve"> </w:delText>
        </w:r>
      </w:del>
      <w:hyperlink w:anchor="thm-mahalanobis-eigen">
        <w:del w:id="2216" w:author="PR Preview" w:date="2026-01-01T00:00:00Z">
          <w:r>
            <w:rPr>
              <w:rStyle w:val="Hyperlink"/>
            </w:rPr>
            <w:delText xml:space="preserve">Theorem 16</w:delText>
          </w:r>
        </w:del>
      </w:hyperlink>
      <w:del w:id="2217" w:author="PR Preview" w:date="2026-01-01T00:00:00Z">
        <w:r>
          <w:delText xml:space="preserve">:</w:delText>
        </w:r>
      </w:del>
    </w:p>
    <w:p>
      <w:pPr>
        <w:pStyle w:val="BodyText"/>
      </w:pPr>
      <w:ins w:id="2218" w:author="PR Preview" w:date="2026-01-01T00:00:00Z">
        <w:r>
          <w:rPr>
            <w:b/>
            <w:bCs/>
          </w:rPr>
          <w:t xml:space="preserve">Example 19 (Elliptical contours of a bivariate normal density)</w:t>
        </w:r>
      </w:ins>
      <w:ins w:id="2219" w:author="PR Preview" w:date="2026-01-01T00:00:00Z">
        <w:r>
          <w:t xml:space="preserve"> </w:t>
        </w:r>
      </w:ins>
      <w:ins w:id="2220" w:author="PR Preview" w:date="2026-01-01T00:00:00Z">
        <w:r>
          <w:t xml:space="preserve">Let</w:t>
        </w:r>
      </w:ins>
      <w:ins w:id="2221" w:author="PR Preview" w:date="2026-01-01T00:00:00Z">
        <w:r>
          <w:t xml:space="preserve"> </w:t>
        </w:r>
      </w:ins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ins w:id="2222" w:author="PR Preview" w:date="2026-01-01T00:00:00Z">
        <w:r>
          <w:t xml:space="preserve"> </w:t>
        </w:r>
      </w:ins>
      <w:ins w:id="2223" w:author="PR Preview" w:date="2026-01-01T00:00:00Z">
        <w:r>
          <w:t xml:space="preserve">and</w:t>
        </w:r>
      </w:ins>
      <w:ins w:id="2224" w:author="PR Preview" w:date="2026-01-01T00:00:00Z">
        <w:r>
          <w:t xml:space="preserve"> </w:t>
        </w:r>
      </w:ins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ins w:id="2225" w:author="PR Preview" w:date="2026-01-01T00:00:00Z">
        <w:r>
          <w:t xml:space="preserve">,</w:t>
        </w:r>
      </w:ins>
      <w:ins w:id="2226" w:author="PR Preview" w:date="2026-01-01T00:00:00Z">
        <w:r>
          <w:t xml:space="preserve"> </w:t>
        </w:r>
      </w:ins>
      <w:ins w:id="2227" w:author="PR Preview" w:date="2026-01-01T00:00:00Z">
        <w:r>
          <w:t xml:space="preserve">which has eigenvalues</w:t>
        </w:r>
      </w:ins>
      <w:ins w:id="2228" w:author="PR Preview" w:date="2026-01-01T00:00:00Z">
        <w:r>
          <w:t xml:space="preserve"> </w:t>
        </w:r>
      </w:ins>
      <m:oMath>
        <m:r>
          <m:t>3</m:t>
        </m:r>
      </m:oMath>
      <w:ins w:id="2229" w:author="PR Preview" w:date="2026-01-01T00:00:00Z">
        <w:r>
          <w:t xml:space="preserve"> </w:t>
        </w:r>
      </w:ins>
      <w:ins w:id="2230" w:author="PR Preview" w:date="2026-01-01T00:00:00Z">
        <w:r>
          <w:t xml:space="preserve">and</w:t>
        </w:r>
      </w:ins>
      <w:ins w:id="2231" w:author="PR Preview" w:date="2026-01-01T00:00:00Z">
        <w:r>
          <w:t xml:space="preserve"> </w:t>
        </w:r>
      </w:ins>
      <m:oMath>
        <m:r>
          <m:t>1</m:t>
        </m:r>
      </m:oMath>
      <w:ins w:id="2232" w:author="PR Preview" w:date="2026-01-01T00:00:00Z">
        <w:r>
          <w:t xml:space="preserve">,</w:t>
        </w:r>
      </w:ins>
      <w:ins w:id="2233" w:author="PR Preview" w:date="2026-01-01T00:00:00Z">
        <w:r>
          <w:t xml:space="preserve"> </w:t>
        </w:r>
      </w:ins>
      <w:ins w:id="2234" w:author="PR Preview" w:date="2026-01-01T00:00:00Z">
        <w:r>
          <w:t xml:space="preserve">with eigenvectors</w:t>
        </w:r>
      </w:ins>
      <w:ins w:id="2235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36" w:author="PR Preview" w:date="2026-01-01T00:00:00Z">
        <w:r>
          <w:t xml:space="preserve"> </w:t>
        </w:r>
      </w:ins>
      <w:ins w:id="2237" w:author="PR Preview" w:date="2026-01-01T00:00:00Z">
        <w:r>
          <w:t xml:space="preserve">and</w:t>
        </w:r>
      </w:ins>
      <w:ins w:id="2238" w:author="PR Preview" w:date="2026-01-01T00:00:00Z">
        <w:r>
          <w:t xml:space="preserve"> </w:t>
        </w:r>
      </w:ins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ins w:id="2239" w:author="PR Preview" w:date="2026-01-01T00:00:00Z">
        <w:r>
          <w:t xml:space="preserve"> </w:t>
        </w:r>
      </w:ins>
      <w:ins w:id="2240" w:author="PR Preview" w:date="2026-01-01T00:00:00Z">
        <w:r>
          <w:t xml:space="preserve">(</w:t>
        </w:r>
      </w:ins>
      <w:hyperlink r:id="rId143">
        <w:ins w:id="2241" w:author="PR Preview" w:date="2026-01-01T00:00:00Z">
          <w:r>
            <w:rPr>
              <w:rStyle w:val="Hyperlink"/>
            </w:rPr>
            <w:t xml:space="preserve">an eigendecomposition example</w:t>
          </w:r>
        </w:ins>
      </w:hyperlink>
      <w:ins w:id="2242" w:author="PR Preview" w:date="2026-01-01T00:00:00Z">
        <w:r>
          <w:t xml:space="preserve">).</w:t>
        </w:r>
      </w:ins>
      <w:ins w:id="2243" w:author="PR Preview" w:date="2026-01-01T00:00:00Z">
        <w:r>
          <w:t xml:space="preserve"> </w:t>
        </w:r>
      </w:ins>
      <w:ins w:id="2244" w:author="PR Preview" w:date="2026-01-01T00:00:00Z">
        <w:r>
          <w:t xml:space="preserve">By</w:t>
        </w:r>
      </w:ins>
      <w:ins w:id="2245" w:author="PR Preview" w:date="2026-01-01T00:00:00Z">
        <w:r>
          <w:t xml:space="preserve"> </w:t>
        </w:r>
      </w:ins>
      <w:hyperlink w:anchor="thm-mahalanobis-eigen">
        <w:ins w:id="2246" w:author="PR Preview" w:date="2026-01-01T00:00:00Z">
          <w:r>
            <w:rPr>
              <w:rStyle w:val="Hyperlink"/>
            </w:rPr>
            <w:t xml:space="preserve">Theorem 18</w:t>
          </w:r>
        </w:ins>
      </w:hyperlink>
      <w:ins w:id="2247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4"/>
    <w:bookmarkEnd w:id="145"/>
    <w:bookmarkStart w:id="160" w:name="sec-mixture"/>
    <w:p>
      <w:pPr>
        <w:pStyle w:val="Heading2"/>
      </w:pPr>
      <w:del w:id="2248" w:author="PR Preview" w:date="2026-01-01T00:00:00Z">
        <w:r>
          <w:delText xml:space="preserve">7 Mixture distributions</w:delText>
        </w:r>
      </w:del>
    </w:p>
    <w:p>
      <w:pPr>
        <w:pStyle w:val="FirstParagraph"/>
      </w:pPr>
      <w:del w:id="2249" w:author="PR Preview" w:date="2026-01-01T00:00:00Z">
        <w:r>
          <w:rPr>
            <w:b/>
            <w:bCs/>
          </w:rPr>
          <w:delText xml:space="preserve">Definition 10 (Mixture density)</w:delText>
        </w:r>
      </w:del>
      <w:del w:id="2250" w:author="PR Preview" w:date="2026-01-01T00:00:00Z">
        <w:r>
          <w:delText xml:space="preserve"> </w:delText>
        </w:r>
      </w:del>
      <w:del w:id="2251" w:author="PR Preview" w:date="2026-01-01T00:00:00Z">
        <w:r>
          <w:delText xml:space="preserve">Let</w:delText>
        </w:r>
      </w:del>
      <w:del w:id="2252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del w:id="2253" w:author="PR Preview" w:date="2026-01-01T00:00:00Z">
        <w:r>
          <w:delText xml:space="preserve"> </w:delText>
        </w:r>
      </w:del>
      <w:del w:id="2254" w:author="PR Preview" w:date="2026-01-01T00:00:00Z">
        <w:r>
          <w:delText xml:space="preserve">be densities on</w:delText>
        </w:r>
      </w:del>
      <w:del w:id="2255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256" w:author="PR Preview" w:date="2026-01-01T00:00:00Z">
        <w:r>
          <w:delText xml:space="preserve">,</w:delText>
        </w:r>
      </w:del>
      <w:del w:id="2257" w:author="PR Preview" w:date="2026-01-01T00:00:00Z">
        <w:r>
          <w:delText xml:space="preserve"> </w:delText>
        </w:r>
      </w:del>
      <w:del w:id="2258" w:author="PR Preview" w:date="2026-01-01T00:00:00Z">
        <w:r>
          <w:delText xml:space="preserve">and let</w:delText>
        </w:r>
      </w:del>
      <w:del w:id="2259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del w:id="2260" w:author="PR Preview" w:date="2026-01-01T00:00:00Z">
        <w:r>
          <w:delText xml:space="preserve"> </w:delText>
        </w:r>
      </w:del>
      <w:del w:id="2261" w:author="PR Preview" w:date="2026-01-01T00:00:00Z">
        <w:r>
          <w:delText xml:space="preserve">be numbers with:</w:delText>
        </w:r>
      </w:del>
    </w:p>
    <w:p>
      <w:pPr>
        <w:pStyle w:val="Heading2"/>
      </w:pPr>
      <w:ins w:id="2262" w:author="PR Preview" w:date="2026-01-01T00:00:00Z">
        <w:r>
          <w:t xml:space="preserve">8 Mixture distributions</w:t>
        </w:r>
      </w:ins>
    </w:p>
    <w:bookmarkStart w:id="146" w:name="def-mixture"/>
    <w:p>
      <w:pPr>
        <w:pStyle w:val="FirstParagraph"/>
      </w:pPr>
      <w:ins w:id="2263" w:author="PR Preview" w:date="2026-01-01T00:00:00Z">
        <w:r>
          <w:rPr>
            <w:b/>
            <w:bCs/>
          </w:rPr>
          <w:t xml:space="preserve">Definition 11 (Mixture density)</w:t>
        </w:r>
      </w:ins>
      <w:ins w:id="2264" w:author="PR Preview" w:date="2026-01-01T00:00:00Z">
        <w:r>
          <w:t xml:space="preserve"> </w:t>
        </w:r>
      </w:ins>
      <w:ins w:id="2265" w:author="PR Preview" w:date="2026-01-01T00:00:00Z">
        <w:r>
          <w:t xml:space="preserve">Let</w:t>
        </w:r>
      </w:ins>
      <w:ins w:id="2266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ins w:id="2267" w:author="PR Preview" w:date="2026-01-01T00:00:00Z">
        <w:r>
          <w:t xml:space="preserve"> </w:t>
        </w:r>
      </w:ins>
      <w:ins w:id="2268" w:author="PR Preview" w:date="2026-01-01T00:00:00Z">
        <w:r>
          <w:t xml:space="preserve">be densities on</w:t>
        </w:r>
      </w:ins>
      <w:ins w:id="2269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270" w:author="PR Preview" w:date="2026-01-01T00:00:00Z">
        <w:r>
          <w:t xml:space="preserve">,</w:t>
        </w:r>
      </w:ins>
      <w:ins w:id="2271" w:author="PR Preview" w:date="2026-01-01T00:00:00Z">
        <w:r>
          <w:t xml:space="preserve"> </w:t>
        </w:r>
      </w:ins>
      <w:ins w:id="2272" w:author="PR Preview" w:date="2026-01-01T00:00:00Z">
        <w:r>
          <w:t xml:space="preserve">and let</w:t>
        </w:r>
      </w:ins>
      <w:ins w:id="2273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ins w:id="2274" w:author="PR Preview" w:date="2026-01-01T00:00:00Z">
        <w:r>
          <w:t xml:space="preserve"> </w:t>
        </w:r>
      </w:ins>
      <w:ins w:id="2275" w:author="PR Preview" w:date="2026-01-01T00:00:00Z">
        <w:r>
          <w:t xml:space="preserve">be numbers with:</w:t>
        </w:r>
      </w:ins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6"/>
    <w:bookmarkStart w:id="147" w:name="def-mixture-component"/>
    <w:p>
      <w:pPr>
        <w:pStyle w:val="FirstParagraph"/>
      </w:pPr>
      <w:del w:id="2276" w:author="PR Preview" w:date="2026-01-01T00:00:00Z">
        <w:r>
          <w:rPr>
            <w:b/>
            <w:bCs/>
          </w:rPr>
          <w:delText xml:space="preserve">Definition 11 (Mixture component)</w:delText>
        </w:r>
      </w:del>
      <w:del w:id="2277" w:author="PR Preview" w:date="2026-01-01T00:00:00Z">
        <w:r>
          <w:delText xml:space="preserve"> </w:delText>
        </w:r>
      </w:del>
      <w:del w:id="2278" w:author="PR Preview" w:date="2026-01-01T00:00:00Z">
        <w:r>
          <w:delText xml:space="preserve">The densities</w:delText>
        </w:r>
      </w:del>
      <w:del w:id="227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del w:id="2280" w:author="PR Preview" w:date="2026-01-01T00:00:00Z">
        <w:r>
          <w:delText xml:space="preserve"> </w:delText>
        </w:r>
      </w:del>
      <w:del w:id="2281" w:author="PR Preview" w:date="2026-01-01T00:00:00Z">
        <w:r>
          <w:delText xml:space="preserve">in a mixture (</w:delText>
        </w:r>
      </w:del>
      <w:hyperlink w:anchor="def-mixture">
        <w:del w:id="2282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283" w:author="PR Preview" w:date="2026-01-01T00:00:00Z">
        <w:r>
          <w:delText xml:space="preserve">) are its</w:delText>
        </w:r>
      </w:del>
      <w:del w:id="2284" w:author="PR Preview" w:date="2026-01-01T00:00:00Z">
        <w:r>
          <w:delText xml:space="preserve"> </w:delText>
        </w:r>
      </w:del>
      <w:del w:id="2285" w:author="PR Preview" w:date="2026-01-01T00:00:00Z">
        <w:r>
          <w:rPr>
            <w:b/>
            <w:bCs/>
          </w:rPr>
          <w:delText xml:space="preserve">components</w:delText>
        </w:r>
      </w:del>
      <w:del w:id="2286" w:author="PR Preview" w:date="2026-01-01T00:00:00Z">
        <w:r>
          <w:delText xml:space="preserve">.</w:delText>
        </w:r>
      </w:del>
    </w:p>
    <w:p>
      <w:pPr>
        <w:pStyle w:val="BodyText"/>
      </w:pPr>
      <w:del w:id="2287" w:author="PR Preview" w:date="2026-01-01T00:00:00Z">
        <w:r>
          <w:rPr>
            <w:b/>
            <w:bCs/>
          </w:rPr>
          <w:delText xml:space="preserve">Theorem 17 (A mixture is the density of a two-stage random variable)</w:delText>
        </w:r>
      </w:del>
      <w:del w:id="2288" w:author="PR Preview" w:date="2026-01-01T00:00:00Z">
        <w:r>
          <w:delText xml:space="preserve"> </w:delText>
        </w:r>
      </w:del>
      <w:del w:id="2289" w:author="PR Preview" w:date="2026-01-01T00:00:00Z">
        <w:r>
          <w:delText xml:space="preserve">Let</w:delText>
        </w:r>
      </w:del>
      <w:del w:id="2290" w:author="PR Preview" w:date="2026-01-01T00:00:00Z">
        <w:r>
          <w:delText xml:space="preserve"> </w:delText>
        </w:r>
      </w:del>
      <m:oMath>
        <m:r>
          <m:t>C</m:t>
        </m:r>
      </m:oMath>
      <w:del w:id="2291" w:author="PR Preview" w:date="2026-01-01T00:00:00Z">
        <w:r>
          <w:delText xml:space="preserve"> </w:delText>
        </w:r>
      </w:del>
      <w:del w:id="2292" w:author="PR Preview" w:date="2026-01-01T00:00:00Z">
        <w:r>
          <w:delText xml:space="preserve">be a discrete random variable</w:delText>
        </w:r>
      </w:del>
      <w:del w:id="2293" w:author="PR Preview" w:date="2026-01-01T00:00:00Z">
        <w:r>
          <w:delText xml:space="preserve"> </w:delText>
        </w:r>
      </w:del>
      <w:del w:id="2294" w:author="PR Preview" w:date="2026-01-01T00:00:00Z">
        <w:r>
          <w:delText xml:space="preserve">and</w:delText>
        </w:r>
      </w:del>
      <w:del w:id="2295" w:author="PR Preview" w:date="2026-01-01T00:00:00Z">
        <w:r>
          <w:delText xml:space="preserve"> </w:delText>
        </w:r>
      </w:del>
      <m:oMath>
        <m:r>
          <m:t>X</m:t>
        </m:r>
      </m:oMath>
      <w:del w:id="2296" w:author="PR Preview" w:date="2026-01-01T00:00:00Z">
        <w:r>
          <w:delText xml:space="preserve"> </w:delText>
        </w:r>
      </w:del>
      <w:del w:id="2297" w:author="PR Preview" w:date="2026-01-01T00:00:00Z">
        <w:r>
          <w:delText xml:space="preserve">a continuous random variable</w:delText>
        </w:r>
      </w:del>
      <w:del w:id="2298" w:author="PR Preview" w:date="2026-01-01T00:00:00Z">
        <w:r>
          <w:delText xml:space="preserve"> </w:delText>
        </w:r>
      </w:del>
      <w:del w:id="2299" w:author="PR Preview" w:date="2026-01-01T00:00:00Z">
        <w:r>
          <w:delText xml:space="preserve">with</w:delText>
        </w:r>
      </w:del>
      <w:del w:id="2300" w:author="PR Preview" w:date="2026-01-01T00:00:00Z">
        <w:r>
          <w:delText xml:space="preserve"> </w:delText>
        </w:r>
      </w:del>
      <w:hyperlink r:id="rId148">
        <w:del w:id="2301" w:author="PR Preview" w:date="2026-01-01T00:00:00Z">
          <w:r>
            <w:rPr>
              <w:rStyle w:val="Hyperlink"/>
            </w:rPr>
            <w:delText xml:space="preserve">joint density-mass function</w:delText>
          </w:r>
        </w:del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del w:id="2302" w:author="PR Preview" w:date="2026-01-01T00:00:00Z">
        <w:r>
          <w:delText xml:space="preserve">with</w:delText>
        </w:r>
      </w:del>
      <w:del w:id="230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del w:id="2304" w:author="PR Preview" w:date="2026-01-01T00:00:00Z">
        <w:r>
          <w:delText xml:space="preserve"> </w:delText>
        </w:r>
      </w:del>
      <w:del w:id="2305" w:author="PR Preview" w:date="2026-01-01T00:00:00Z">
        <w:r>
          <w:delText xml:space="preserve">and</w:delText>
        </w:r>
      </w:del>
      <w:del w:id="2306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c</m:t>
            </m:r>
          </m:sub>
        </m:sSub>
      </m:oMath>
      <w:del w:id="2307" w:author="PR Preview" w:date="2026-01-01T00:00:00Z">
        <w:r>
          <w:delText xml:space="preserve"> </w:delText>
        </w:r>
      </w:del>
      <w:del w:id="2308" w:author="PR Preview" w:date="2026-01-01T00:00:00Z">
        <w:r>
          <w:delText xml:space="preserve">as in</w:delText>
        </w:r>
      </w:del>
      <w:del w:id="2309" w:author="PR Preview" w:date="2026-01-01T00:00:00Z">
        <w:r>
          <w:delText xml:space="preserve"> </w:delText>
        </w:r>
      </w:del>
      <w:hyperlink w:anchor="def-mixture">
        <w:del w:id="231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311" w:author="PR Preview" w:date="2026-01-01T00:00:00Z">
        <w:r>
          <w:delText xml:space="preserve">.</w:delText>
        </w:r>
      </w:del>
      <w:del w:id="2312" w:author="PR Preview" w:date="2026-01-01T00:00:00Z">
        <w:r>
          <w:delText xml:space="preserve"> </w:delText>
        </w:r>
      </w:del>
      <w:del w:id="2313" w:author="PR Preview" w:date="2026-01-01T00:00:00Z">
        <w:r>
          <w:delText xml:space="preserve">Then:</w:delText>
        </w:r>
      </w:del>
    </w:p>
    <w:p>
      <w:pPr>
        <w:pStyle w:val="FirstParagraph"/>
      </w:pPr>
      <w:ins w:id="2314" w:author="PR Preview" w:date="2026-01-01T00:00:00Z">
        <w:r>
          <w:rPr>
            <w:b/>
            <w:bCs/>
          </w:rPr>
          <w:t xml:space="preserve">Definition 12 (Mixture component)</w:t>
        </w:r>
      </w:ins>
      <w:ins w:id="2315" w:author="PR Preview" w:date="2026-01-01T00:00:00Z">
        <w:r>
          <w:t xml:space="preserve"> </w:t>
        </w:r>
      </w:ins>
      <w:ins w:id="2316" w:author="PR Preview" w:date="2026-01-01T00:00:00Z">
        <w:r>
          <w:t xml:space="preserve">The densities</w:t>
        </w:r>
      </w:ins>
      <w:ins w:id="2317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ins w:id="2318" w:author="PR Preview" w:date="2026-01-01T00:00:00Z">
        <w:r>
          <w:t xml:space="preserve"> </w:t>
        </w:r>
      </w:ins>
      <w:ins w:id="2319" w:author="PR Preview" w:date="2026-01-01T00:00:00Z">
        <w:r>
          <w:t xml:space="preserve">in a mixture (</w:t>
        </w:r>
      </w:ins>
      <w:hyperlink w:anchor="def-mixture">
        <w:ins w:id="232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321" w:author="PR Preview" w:date="2026-01-01T00:00:00Z">
        <w:r>
          <w:t xml:space="preserve">) are its</w:t>
        </w:r>
      </w:ins>
      <w:ins w:id="2322" w:author="PR Preview" w:date="2026-01-01T00:00:00Z">
        <w:r>
          <w:t xml:space="preserve"> </w:t>
        </w:r>
      </w:ins>
      <w:ins w:id="2323" w:author="PR Preview" w:date="2026-01-01T00:00:00Z">
        <w:r>
          <w:rPr>
            <w:b/>
            <w:bCs/>
          </w:rPr>
          <w:t xml:space="preserve">components</w:t>
        </w:r>
      </w:ins>
      <w:ins w:id="2324" w:author="PR Preview" w:date="2026-01-01T00:00:00Z">
        <w:r>
          <w:t xml:space="preserve">.</w:t>
        </w:r>
      </w:ins>
    </w:p>
    <w:bookmarkEnd w:id="147"/>
    <w:bookmarkStart w:id="150" w:name="thm-mixture-two-stage"/>
    <w:p>
      <w:pPr>
        <w:pStyle w:val="BodyText"/>
      </w:pPr>
      <w:ins w:id="2325" w:author="PR Preview" w:date="2026-01-01T00:00:00Z">
        <w:r>
          <w:rPr>
            <w:b/>
            <w:bCs/>
          </w:rPr>
          <w:t xml:space="preserve">Theorem 19 (A mixture is the density of a two-stage random variable)</w:t>
        </w:r>
      </w:ins>
      <w:ins w:id="2326" w:author="PR Preview" w:date="2026-01-01T00:00:00Z">
        <w:r>
          <w:t xml:space="preserve"> </w:t>
        </w:r>
      </w:ins>
      <w:ins w:id="2327" w:author="PR Preview" w:date="2026-01-01T00:00:00Z">
        <w:r>
          <w:t xml:space="preserve">Let</w:t>
        </w:r>
      </w:ins>
      <w:ins w:id="2328" w:author="PR Preview" w:date="2026-01-01T00:00:00Z">
        <w:r>
          <w:t xml:space="preserve"> </w:t>
        </w:r>
      </w:ins>
      <m:oMath>
        <m:r>
          <m:t>C</m:t>
        </m:r>
      </m:oMath>
      <w:ins w:id="2329" w:author="PR Preview" w:date="2026-01-01T00:00:00Z">
        <w:r>
          <w:t xml:space="preserve"> </w:t>
        </w:r>
      </w:ins>
      <w:ins w:id="2330" w:author="PR Preview" w:date="2026-01-01T00:00:00Z">
        <w:r>
          <w:t xml:space="preserve">be a discrete random variable</w:t>
        </w:r>
      </w:ins>
      <w:ins w:id="2331" w:author="PR Preview" w:date="2026-01-01T00:00:00Z">
        <w:r>
          <w:t xml:space="preserve"> </w:t>
        </w:r>
      </w:ins>
      <w:ins w:id="2332" w:author="PR Preview" w:date="2026-01-01T00:00:00Z">
        <w:r>
          <w:t xml:space="preserve">and</w:t>
        </w:r>
      </w:ins>
      <w:ins w:id="2333" w:author="PR Preview" w:date="2026-01-01T00:00:00Z">
        <w:r>
          <w:t xml:space="preserve"> </w:t>
        </w:r>
      </w:ins>
      <m:oMath>
        <m:r>
          <m:t>X</m:t>
        </m:r>
      </m:oMath>
      <w:ins w:id="2334" w:author="PR Preview" w:date="2026-01-01T00:00:00Z">
        <w:r>
          <w:t xml:space="preserve"> </w:t>
        </w:r>
      </w:ins>
      <w:ins w:id="2335" w:author="PR Preview" w:date="2026-01-01T00:00:00Z">
        <w:r>
          <w:t xml:space="preserve">a continuous random variable</w:t>
        </w:r>
      </w:ins>
      <w:ins w:id="2336" w:author="PR Preview" w:date="2026-01-01T00:00:00Z">
        <w:r>
          <w:t xml:space="preserve"> </w:t>
        </w:r>
      </w:ins>
      <w:ins w:id="2337" w:author="PR Preview" w:date="2026-01-01T00:00:00Z">
        <w:r>
          <w:t xml:space="preserve">with</w:t>
        </w:r>
      </w:ins>
      <w:ins w:id="2338" w:author="PR Preview" w:date="2026-01-01T00:00:00Z">
        <w:r>
          <w:t xml:space="preserve"> </w:t>
        </w:r>
      </w:ins>
      <w:hyperlink r:id="rId148">
        <w:ins w:id="2339" w:author="PR Preview" w:date="2026-01-01T00:00:00Z">
          <w:r>
            <w:rPr>
              <w:rStyle w:val="Hyperlink"/>
            </w:rPr>
            <w:t xml:space="preserve">joint density-mass function</w:t>
          </w:r>
        </w:ins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ins w:id="2340" w:author="PR Preview" w:date="2026-01-01T00:00:00Z">
        <w:r>
          <w:t xml:space="preserve">with</w:t>
        </w:r>
      </w:ins>
      <w:ins w:id="2341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ins w:id="2342" w:author="PR Preview" w:date="2026-01-01T00:00:00Z">
        <w:r>
          <w:t xml:space="preserve"> </w:t>
        </w:r>
      </w:ins>
      <w:ins w:id="2343" w:author="PR Preview" w:date="2026-01-01T00:00:00Z">
        <w:r>
          <w:t xml:space="preserve">and</w:t>
        </w:r>
      </w:ins>
      <w:ins w:id="2344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c</m:t>
            </m:r>
          </m:sub>
        </m:sSub>
      </m:oMath>
      <w:ins w:id="2345" w:author="PR Preview" w:date="2026-01-01T00:00:00Z">
        <w:r>
          <w:t xml:space="preserve"> </w:t>
        </w:r>
      </w:ins>
      <w:ins w:id="2346" w:author="PR Preview" w:date="2026-01-01T00:00:00Z">
        <w:r>
          <w:t xml:space="preserve">as in</w:t>
        </w:r>
      </w:ins>
      <w:ins w:id="2347" w:author="PR Preview" w:date="2026-01-01T00:00:00Z">
        <w:r>
          <w:t xml:space="preserve"> </w:t>
        </w:r>
      </w:ins>
      <w:hyperlink w:anchor="def-mixture">
        <w:ins w:id="2348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349" w:author="PR Preview" w:date="2026-01-01T00:00:00Z">
        <w:r>
          <w:t xml:space="preserve">.</w:t>
        </w:r>
      </w:ins>
      <w:ins w:id="2350" w:author="PR Preview" w:date="2026-01-01T00:00:00Z">
        <w:r>
          <w:t xml:space="preserve"> </w:t>
        </w:r>
      </w:ins>
      <w:ins w:id="2351" w:author="PR Preview" w:date="2026-01-01T00:00:00Z">
        <w:r>
          <w:t xml:space="preserve">Then:</w:t>
        </w:r>
      </w:ins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9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1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9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5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del w:id="2352" w:author="PR Preview" w:date="2026-01-01T00:00:00Z">
        <w:r>
          <w:rPr>
            <w:i/>
            <w:iCs/>
          </w:rPr>
          <w:delText xml:space="preserve">Remark</w:delText>
        </w:r>
      </w:del>
      <w:del w:id="2353" w:author="PR Preview" w:date="2026-01-01T00:00:00Z">
        <w:r>
          <w:delText xml:space="preserve">. </w:delText>
        </w:r>
      </w:del>
      <w:hyperlink w:anchor="thm-mixture-two-stage">
        <w:del w:id="2354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355" w:author="PR Preview" w:date="2026-01-01T00:00:00Z">
        <w:r>
          <w:delText xml:space="preserve"> </w:delText>
        </w:r>
      </w:del>
      <w:del w:id="2356" w:author="PR Preview" w:date="2026-01-01T00:00:00Z">
        <w:r>
          <w:delText xml:space="preserve">describes how to generate a draw from a mixture:</w:delText>
        </w:r>
      </w:del>
      <w:del w:id="2357" w:author="PR Preview" w:date="2026-01-01T00:00:00Z">
        <w:r>
          <w:delText xml:space="preserve"> </w:delText>
        </w:r>
      </w:del>
      <w:del w:id="2358" w:author="PR Preview" w:date="2026-01-01T00:00:00Z">
        <w:r>
          <w:delText xml:space="preserve">first draw a component label</w:delText>
        </w:r>
      </w:del>
      <w:del w:id="2359" w:author="PR Preview" w:date="2026-01-01T00:00:00Z">
        <w:r>
          <w:delText xml:space="preserve"> </w:delText>
        </w:r>
      </w:del>
      <m:oMath>
        <m:r>
          <m:t>C</m:t>
        </m:r>
      </m:oMath>
      <w:del w:id="2360" w:author="PR Preview" w:date="2026-01-01T00:00:00Z">
        <w:r>
          <w:delText xml:space="preserve"> </w:delText>
        </w:r>
      </w:del>
      <w:del w:id="2361" w:author="PR Preview" w:date="2026-01-01T00:00:00Z">
        <w:r>
          <w:delText xml:space="preserve">with</w:delText>
        </w:r>
      </w:del>
      <w:del w:id="2362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del w:id="2363" w:author="PR Preview" w:date="2026-01-01T00:00:00Z">
        <w:r>
          <w:delText xml:space="preserve">,</w:delText>
        </w:r>
      </w:del>
      <w:del w:id="2364" w:author="PR Preview" w:date="2026-01-01T00:00:00Z">
        <w:r>
          <w:delText xml:space="preserve"> </w:delText>
        </w:r>
      </w:del>
      <w:del w:id="2365" w:author="PR Preview" w:date="2026-01-01T00:00:00Z">
        <w:r>
          <w:delText xml:space="preserve">then draw</w:delText>
        </w:r>
      </w:del>
      <w:del w:id="2366" w:author="PR Preview" w:date="2026-01-01T00:00:00Z">
        <w:r>
          <w:delText xml:space="preserve"> </w:delText>
        </w:r>
      </w:del>
      <m:oMath>
        <m:r>
          <m:t>X</m:t>
        </m:r>
      </m:oMath>
      <w:del w:id="2367" w:author="PR Preview" w:date="2026-01-01T00:00:00Z">
        <w:r>
          <w:delText xml:space="preserve"> </w:delText>
        </w:r>
      </w:del>
      <w:del w:id="2368" w:author="PR Preview" w:date="2026-01-01T00:00:00Z">
        <w:r>
          <w:delText xml:space="preserve">from the component density</w:delText>
        </w:r>
      </w:del>
      <w:del w:id="236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del w:id="2370" w:author="PR Preview" w:date="2026-01-01T00:00:00Z">
        <w:r>
          <w:delText xml:space="preserve">.</w:delText>
        </w:r>
      </w:del>
      <w:del w:id="2371" w:author="PR Preview" w:date="2026-01-01T00:00:00Z">
        <w:r>
          <w:delText xml:space="preserve"> </w:delText>
        </w:r>
      </w:del>
      <w:del w:id="2372" w:author="PR Preview" w:date="2026-01-01T00:00:00Z">
        <w:r>
          <w:delText xml:space="preserve">In applications,</w:delText>
        </w:r>
      </w:del>
      <w:del w:id="2373" w:author="PR Preview" w:date="2026-01-01T00:00:00Z">
        <w:r>
          <w:delText xml:space="preserve"> </w:delText>
        </w:r>
      </w:del>
      <m:oMath>
        <m:r>
          <m:t>C</m:t>
        </m:r>
      </m:oMath>
      <w:del w:id="2374" w:author="PR Preview" w:date="2026-01-01T00:00:00Z">
        <w:r>
          <w:delText xml:space="preserve"> </w:delText>
        </w:r>
      </w:del>
      <w:del w:id="2375" w:author="PR Preview" w:date="2026-01-01T00:00:00Z">
        <w:r>
          <w:delText xml:space="preserve">is often an unobserved subpopulation,</w:delText>
        </w:r>
      </w:del>
      <w:del w:id="2376" w:author="PR Preview" w:date="2026-01-01T00:00:00Z">
        <w:r>
          <w:delText xml:space="preserve"> </w:delText>
        </w:r>
      </w:del>
      <w:del w:id="2377" w:author="PR Preview" w:date="2026-01-01T00:00:00Z">
        <w:r>
          <w:delText xml:space="preserve">such as a disease subtype.</w:delText>
        </w:r>
      </w:del>
      <w:del w:id="2378" w:author="PR Preview" w:date="2026-01-01T00:00:00Z">
        <w:r>
          <w:delText xml:space="preserve"> </w:delText>
        </w:r>
      </w:del>
      <w:del w:id="2379" w:author="PR Preview" w:date="2026-01-01T00:00:00Z">
        <w:r>
          <w:delText xml:space="preserve">Mixtures of multivariate densities,</w:delText>
        </w:r>
      </w:del>
      <w:del w:id="2380" w:author="PR Preview" w:date="2026-01-01T00:00:00Z">
        <w:r>
          <w:delText xml:space="preserve"> </w:delText>
        </w:r>
      </w:del>
      <w:del w:id="2381" w:author="PR Preview" w:date="2026-01-01T00:00:00Z">
        <w:r>
          <w:delText xml:space="preserve">such as mixtures of</w:delText>
        </w:r>
      </w:del>
      <w:del w:id="2382" w:author="PR Preview" w:date="2026-01-01T00:00:00Z">
        <w:r>
          <w:delText xml:space="preserve"> </w:delText>
        </w:r>
      </w:del>
      <w:hyperlink w:anchor="def-mvn">
        <w:del w:id="2383" w:author="PR Preview" w:date="2026-01-01T00:00:00Z">
          <w:r>
            <w:rPr>
              <w:rStyle w:val="Hyperlink"/>
            </w:rPr>
            <w:delText xml:space="preserve">multivariate normal densities</w:delText>
          </w:r>
        </w:del>
      </w:hyperlink>
      <w:del w:id="2384" w:author="PR Preview" w:date="2026-01-01T00:00:00Z">
        <w:r>
          <w:delText xml:space="preserve"> </w:delText>
        </w:r>
      </w:del>
      <w:del w:id="2385" w:author="PR Preview" w:date="2026-01-01T00:00:00Z">
        <w:r>
          <w:delText xml:space="preserve">(Gaussian mixture models),</w:delText>
        </w:r>
      </w:del>
      <w:del w:id="2386" w:author="PR Preview" w:date="2026-01-01T00:00:00Z">
        <w:r>
          <w:delText xml:space="preserve"> </w:delText>
        </w:r>
      </w:del>
      <w:del w:id="2387" w:author="PR Preview" w:date="2026-01-01T00:00:00Z">
        <w:r>
          <w:delText xml:space="preserve">work the same way, with</w:delText>
        </w:r>
      </w:del>
      <w:del w:id="2388" w:author="PR Preview" w:date="2026-01-01T00:00:00Z">
        <w:r>
          <w:delText xml:space="preserve"> </w:delText>
        </w:r>
      </w:del>
      <m:oMath>
        <m:r>
          <m:t>p</m:t>
        </m:r>
      </m:oMath>
      <w:del w:id="2389" w:author="PR Preview" w:date="2026-01-01T00:00:00Z">
        <w:r>
          <w:delText xml:space="preserve">-variable densities in place of densities on</w:delText>
        </w:r>
      </w:del>
      <w:del w:id="2390" w:author="PR Preview" w:date="2026-01-01T00:00:00Z">
        <w:r>
          <w:delText xml:space="preserve"> </w:delText>
        </w:r>
      </w:del>
      <m:oMath>
        <m:r>
          <m:rPr>
            <m:scr m:val="double-struck"/>
            <m:sty m:val="p"/>
          </m:rPr>
          <m:t>R</m:t>
        </m:r>
      </m:oMath>
      <w:del w:id="2391" w:author="PR Preview" w:date="2026-01-01T00:00:00Z">
        <w:r>
          <w:delText xml:space="preserve">.</w:delText>
        </w:r>
      </w:del>
    </w:p>
    <w:p>
      <w:pPr>
        <w:pStyle w:val="BodyText"/>
      </w:pPr>
      <w:del w:id="2392" w:author="PR Preview" w:date="2026-01-01T00:00:00Z">
        <w:r>
          <w:rPr>
            <w:b/>
            <w:bCs/>
          </w:rPr>
          <w:delText xml:space="preserve">Theorem 18 (The mean of a mixture is the weighted mean of the component means)</w:delText>
        </w:r>
      </w:del>
      <w:del w:id="2393" w:author="PR Preview" w:date="2026-01-01T00:00:00Z">
        <w:r>
          <w:delText xml:space="preserve"> </w:delText>
        </w:r>
      </w:del>
      <w:del w:id="2394" w:author="PR Preview" w:date="2026-01-01T00:00:00Z">
        <w:r>
          <w:delText xml:space="preserve">If</w:delText>
        </w:r>
      </w:del>
      <w:del w:id="2395" w:author="PR Preview" w:date="2026-01-01T00:00:00Z">
        <w:r>
          <w:delText xml:space="preserve"> </w:delText>
        </w:r>
      </w:del>
      <m:oMath>
        <m:r>
          <m:t>X</m:t>
        </m:r>
      </m:oMath>
      <w:del w:id="2396" w:author="PR Preview" w:date="2026-01-01T00:00:00Z">
        <w:r>
          <w:delText xml:space="preserve"> </w:delText>
        </w:r>
      </w:del>
      <w:del w:id="2397" w:author="PR Preview" w:date="2026-01-01T00:00:00Z">
        <w:r>
          <w:delText xml:space="preserve">has density</w:delText>
        </w:r>
      </w:del>
      <w:del w:id="2398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del w:id="2399" w:author="PR Preview" w:date="2026-01-01T00:00:00Z">
        <w:r>
          <w:delText xml:space="preserve"> </w:delText>
        </w:r>
      </w:del>
      <w:del w:id="2400" w:author="PR Preview" w:date="2026-01-01T00:00:00Z">
        <w:r>
          <w:delText xml:space="preserve">(</w:delText>
        </w:r>
      </w:del>
      <w:hyperlink w:anchor="def-mixture">
        <w:del w:id="2401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402" w:author="PR Preview" w:date="2026-01-01T00:00:00Z">
        <w:r>
          <w:delText xml:space="preserve">),</w:delText>
        </w:r>
      </w:del>
      <w:del w:id="2403" w:author="PR Preview" w:date="2026-01-01T00:00:00Z">
        <w:r>
          <w:delText xml:space="preserve"> </w:delText>
        </w:r>
      </w:del>
      <w:del w:id="2404" w:author="PR Preview" w:date="2026-01-01T00:00:00Z">
        <w:r>
          <w:delText xml:space="preserve">and each component</w:delText>
        </w:r>
      </w:del>
      <w:del w:id="240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del w:id="2406" w:author="PR Preview" w:date="2026-01-01T00:00:00Z">
        <w:r>
          <w:delText xml:space="preserve"> </w:delText>
        </w:r>
      </w:del>
      <w:del w:id="2407" w:author="PR Preview" w:date="2026-01-01T00:00:00Z">
        <w:r>
          <w:delText xml:space="preserve">has a defined mean</w:delText>
        </w:r>
      </w:del>
      <w:del w:id="2408" w:author="PR Preview" w:date="2026-01-01T00:00:00Z">
        <w:r>
          <w:delText xml:space="preserve"> </w:delText>
        </w:r>
      </w:del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del w:id="2409" w:author="PR Preview" w:date="2026-01-01T00:00:00Z">
        <w:r>
          <w:delText xml:space="preserve">,</w:delText>
        </w:r>
      </w:del>
      <w:del w:id="2410" w:author="PR Preview" w:date="2026-01-01T00:00:00Z">
        <w:r>
          <w:delText xml:space="preserve"> </w:delText>
        </w:r>
      </w:del>
      <w:del w:id="2411" w:author="PR Preview" w:date="2026-01-01T00:00:00Z">
        <w:r>
          <w:delText xml:space="preserve">then:</w:delText>
        </w:r>
      </w:del>
    </w:p>
    <w:p>
      <w:pPr>
        <w:pStyle w:val="BodyText"/>
      </w:pPr>
      <w:ins w:id="2412" w:author="PR Preview" w:date="2026-01-01T00:00:00Z">
        <w:r>
          <w:rPr>
            <w:i/>
            <w:iCs/>
          </w:rPr>
          <w:t xml:space="preserve">Remark</w:t>
        </w:r>
      </w:ins>
      <w:ins w:id="2413" w:author="PR Preview" w:date="2026-01-01T00:00:00Z">
        <w:r>
          <w:t xml:space="preserve">. </w:t>
        </w:r>
      </w:ins>
      <w:hyperlink w:anchor="thm-mixture-two-stage">
        <w:ins w:id="2414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2415" w:author="PR Preview" w:date="2026-01-01T00:00:00Z">
        <w:r>
          <w:t xml:space="preserve"> </w:t>
        </w:r>
      </w:ins>
      <w:ins w:id="2416" w:author="PR Preview" w:date="2026-01-01T00:00:00Z">
        <w:r>
          <w:t xml:space="preserve">describes how to generate a draw from a mixture:</w:t>
        </w:r>
      </w:ins>
      <w:ins w:id="2417" w:author="PR Preview" w:date="2026-01-01T00:00:00Z">
        <w:r>
          <w:t xml:space="preserve"> </w:t>
        </w:r>
      </w:ins>
      <w:ins w:id="2418" w:author="PR Preview" w:date="2026-01-01T00:00:00Z">
        <w:r>
          <w:t xml:space="preserve">first draw a component label</w:t>
        </w:r>
      </w:ins>
      <w:ins w:id="2419" w:author="PR Preview" w:date="2026-01-01T00:00:00Z">
        <w:r>
          <w:t xml:space="preserve"> </w:t>
        </w:r>
      </w:ins>
      <m:oMath>
        <m:r>
          <m:t>C</m:t>
        </m:r>
      </m:oMath>
      <w:ins w:id="2420" w:author="PR Preview" w:date="2026-01-01T00:00:00Z">
        <w:r>
          <w:t xml:space="preserve"> </w:t>
        </w:r>
      </w:ins>
      <w:ins w:id="2421" w:author="PR Preview" w:date="2026-01-01T00:00:00Z">
        <w:r>
          <w:t xml:space="preserve">with</w:t>
        </w:r>
      </w:ins>
      <w:ins w:id="2422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ins w:id="2423" w:author="PR Preview" w:date="2026-01-01T00:00:00Z">
        <w:r>
          <w:t xml:space="preserve">,</w:t>
        </w:r>
      </w:ins>
      <w:ins w:id="2424" w:author="PR Preview" w:date="2026-01-01T00:00:00Z">
        <w:r>
          <w:t xml:space="preserve"> </w:t>
        </w:r>
      </w:ins>
      <w:ins w:id="2425" w:author="PR Preview" w:date="2026-01-01T00:00:00Z">
        <w:r>
          <w:t xml:space="preserve">then draw</w:t>
        </w:r>
      </w:ins>
      <w:ins w:id="2426" w:author="PR Preview" w:date="2026-01-01T00:00:00Z">
        <w:r>
          <w:t xml:space="preserve"> </w:t>
        </w:r>
      </w:ins>
      <m:oMath>
        <m:r>
          <m:t>X</m:t>
        </m:r>
      </m:oMath>
      <w:ins w:id="2427" w:author="PR Preview" w:date="2026-01-01T00:00:00Z">
        <w:r>
          <w:t xml:space="preserve"> </w:t>
        </w:r>
      </w:ins>
      <w:ins w:id="2428" w:author="PR Preview" w:date="2026-01-01T00:00:00Z">
        <w:r>
          <w:t xml:space="preserve">from the component density</w:t>
        </w:r>
      </w:ins>
      <w:ins w:id="2429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ins w:id="2430" w:author="PR Preview" w:date="2026-01-01T00:00:00Z">
        <w:r>
          <w:t xml:space="preserve">.</w:t>
        </w:r>
      </w:ins>
      <w:ins w:id="2431" w:author="PR Preview" w:date="2026-01-01T00:00:00Z">
        <w:r>
          <w:t xml:space="preserve"> </w:t>
        </w:r>
      </w:ins>
      <w:ins w:id="2432" w:author="PR Preview" w:date="2026-01-01T00:00:00Z">
        <w:r>
          <w:t xml:space="preserve">In applications,</w:t>
        </w:r>
      </w:ins>
      <w:ins w:id="2433" w:author="PR Preview" w:date="2026-01-01T00:00:00Z">
        <w:r>
          <w:t xml:space="preserve"> </w:t>
        </w:r>
      </w:ins>
      <m:oMath>
        <m:r>
          <m:t>C</m:t>
        </m:r>
      </m:oMath>
      <w:ins w:id="2434" w:author="PR Preview" w:date="2026-01-01T00:00:00Z">
        <w:r>
          <w:t xml:space="preserve"> </w:t>
        </w:r>
      </w:ins>
      <w:ins w:id="2435" w:author="PR Preview" w:date="2026-01-01T00:00:00Z">
        <w:r>
          <w:t xml:space="preserve">is often an unobserved subpopulation,</w:t>
        </w:r>
      </w:ins>
      <w:ins w:id="2436" w:author="PR Preview" w:date="2026-01-01T00:00:00Z">
        <w:r>
          <w:t xml:space="preserve"> </w:t>
        </w:r>
      </w:ins>
      <w:ins w:id="2437" w:author="PR Preview" w:date="2026-01-01T00:00:00Z">
        <w:r>
          <w:t xml:space="preserve">such as a disease subtype.</w:t>
        </w:r>
      </w:ins>
      <w:ins w:id="2438" w:author="PR Preview" w:date="2026-01-01T00:00:00Z">
        <w:r>
          <w:t xml:space="preserve"> </w:t>
        </w:r>
      </w:ins>
      <w:ins w:id="2439" w:author="PR Preview" w:date="2026-01-01T00:00:00Z">
        <w:r>
          <w:t xml:space="preserve">Mixtures of multivariate densities,</w:t>
        </w:r>
      </w:ins>
      <w:ins w:id="2440" w:author="PR Preview" w:date="2026-01-01T00:00:00Z">
        <w:r>
          <w:t xml:space="preserve"> </w:t>
        </w:r>
      </w:ins>
      <w:ins w:id="2441" w:author="PR Preview" w:date="2026-01-01T00:00:00Z">
        <w:r>
          <w:t xml:space="preserve">such as mixtures of</w:t>
        </w:r>
      </w:ins>
      <w:ins w:id="2442" w:author="PR Preview" w:date="2026-01-01T00:00:00Z">
        <w:r>
          <w:t xml:space="preserve"> </w:t>
        </w:r>
      </w:ins>
      <w:hyperlink w:anchor="def-mvn">
        <w:ins w:id="2443" w:author="PR Preview" w:date="2026-01-01T00:00:00Z">
          <w:r>
            <w:rPr>
              <w:rStyle w:val="Hyperlink"/>
            </w:rPr>
            <w:t xml:space="preserve">multivariate normal densities</w:t>
          </w:r>
        </w:ins>
      </w:hyperlink>
      <w:ins w:id="2444" w:author="PR Preview" w:date="2026-01-01T00:00:00Z">
        <w:r>
          <w:t xml:space="preserve"> </w:t>
        </w:r>
      </w:ins>
      <w:ins w:id="2445" w:author="PR Preview" w:date="2026-01-01T00:00:00Z">
        <w:r>
          <w:t xml:space="preserve">(Gaussian mixture models),</w:t>
        </w:r>
      </w:ins>
      <w:ins w:id="2446" w:author="PR Preview" w:date="2026-01-01T00:00:00Z">
        <w:r>
          <w:t xml:space="preserve"> </w:t>
        </w:r>
      </w:ins>
      <w:ins w:id="2447" w:author="PR Preview" w:date="2026-01-01T00:00:00Z">
        <w:r>
          <w:t xml:space="preserve">work the same way, with</w:t>
        </w:r>
      </w:ins>
      <w:ins w:id="2448" w:author="PR Preview" w:date="2026-01-01T00:00:00Z">
        <w:r>
          <w:t xml:space="preserve"> </w:t>
        </w:r>
      </w:ins>
      <m:oMath>
        <m:r>
          <m:t>p</m:t>
        </m:r>
      </m:oMath>
      <w:ins w:id="2449" w:author="PR Preview" w:date="2026-01-01T00:00:00Z">
        <w:r>
          <w:t xml:space="preserve">-variable densities in place of densities on</w:t>
        </w:r>
      </w:ins>
      <w:ins w:id="2450" w:author="PR Preview" w:date="2026-01-01T00:00:00Z">
        <w:r>
          <w:t xml:space="preserve"> </w:t>
        </w:r>
      </w:ins>
      <m:oMath>
        <m:r>
          <m:rPr>
            <m:scr m:val="double-struck"/>
            <m:sty m:val="p"/>
          </m:rPr>
          <m:t>R</m:t>
        </m:r>
      </m:oMath>
      <w:ins w:id="2451" w:author="PR Preview" w:date="2026-01-01T00:00:00Z">
        <w:r>
          <w:t xml:space="preserve">.</w:t>
        </w:r>
      </w:ins>
    </w:p>
    <w:bookmarkStart w:id="152" w:name="thm-mixture-mean"/>
    <w:p>
      <w:pPr>
        <w:pStyle w:val="BodyText"/>
      </w:pPr>
      <w:ins w:id="2452" w:author="PR Preview" w:date="2026-01-01T00:00:00Z">
        <w:r>
          <w:rPr>
            <w:b/>
            <w:bCs/>
          </w:rPr>
          <w:t xml:space="preserve">Theorem 20 (The mean of a mixture is the weighted mean of the component means)</w:t>
        </w:r>
      </w:ins>
      <w:ins w:id="2453" w:author="PR Preview" w:date="2026-01-01T00:00:00Z">
        <w:r>
          <w:t xml:space="preserve"> </w:t>
        </w:r>
      </w:ins>
      <w:ins w:id="2454" w:author="PR Preview" w:date="2026-01-01T00:00:00Z">
        <w:r>
          <w:t xml:space="preserve">If</w:t>
        </w:r>
      </w:ins>
      <w:ins w:id="2455" w:author="PR Preview" w:date="2026-01-01T00:00:00Z">
        <w:r>
          <w:t xml:space="preserve"> </w:t>
        </w:r>
      </w:ins>
      <m:oMath>
        <m:r>
          <m:t>X</m:t>
        </m:r>
      </m:oMath>
      <w:ins w:id="2456" w:author="PR Preview" w:date="2026-01-01T00:00:00Z">
        <w:r>
          <w:t xml:space="preserve"> </w:t>
        </w:r>
      </w:ins>
      <w:ins w:id="2457" w:author="PR Preview" w:date="2026-01-01T00:00:00Z">
        <w:r>
          <w:t xml:space="preserve">has density</w:t>
        </w:r>
      </w:ins>
      <w:ins w:id="245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ins w:id="2459" w:author="PR Preview" w:date="2026-01-01T00:00:00Z">
        <w:r>
          <w:t xml:space="preserve"> </w:t>
        </w:r>
      </w:ins>
      <w:ins w:id="2460" w:author="PR Preview" w:date="2026-01-01T00:00:00Z">
        <w:r>
          <w:t xml:space="preserve">(</w:t>
        </w:r>
      </w:ins>
      <w:hyperlink w:anchor="def-mixture">
        <w:ins w:id="2461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462" w:author="PR Preview" w:date="2026-01-01T00:00:00Z">
        <w:r>
          <w:t xml:space="preserve">),</w:t>
        </w:r>
      </w:ins>
      <w:ins w:id="2463" w:author="PR Preview" w:date="2026-01-01T00:00:00Z">
        <w:r>
          <w:t xml:space="preserve"> </w:t>
        </w:r>
      </w:ins>
      <w:ins w:id="2464" w:author="PR Preview" w:date="2026-01-01T00:00:00Z">
        <w:r>
          <w:t xml:space="preserve">and each component</w:t>
        </w:r>
      </w:ins>
      <w:ins w:id="246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ins w:id="2466" w:author="PR Preview" w:date="2026-01-01T00:00:00Z">
        <w:r>
          <w:t xml:space="preserve"> </w:t>
        </w:r>
      </w:ins>
      <w:ins w:id="2467" w:author="PR Preview" w:date="2026-01-01T00:00:00Z">
        <w:r>
          <w:t xml:space="preserve">has a defined mean</w:t>
        </w:r>
      </w:ins>
      <w:ins w:id="2468" w:author="PR Preview" w:date="2026-01-01T00:00:00Z">
        <w:r>
          <w:t xml:space="preserve"> </w:t>
        </w:r>
      </w:ins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ins w:id="2469" w:author="PR Preview" w:date="2026-01-01T00:00:00Z">
        <w:r>
          <w:t xml:space="preserve">,</w:t>
        </w:r>
      </w:ins>
      <w:ins w:id="2470" w:author="PR Preview" w:date="2026-01-01T00:00:00Z">
        <w:r>
          <w:t xml:space="preserve"> </w:t>
        </w:r>
      </w:ins>
      <w:ins w:id="2471" w:author="PR Preview" w:date="2026-01-01T00:00:00Z">
        <w:r>
          <w:t xml:space="preserve">then: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53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4" w:name="thm-mixture-posterior"/>
    <w:p>
      <w:pPr>
        <w:pStyle w:val="BodyText"/>
      </w:pPr>
      <w:del w:id="2472" w:author="PR Preview" w:date="2026-01-01T00:00:00Z">
        <w:r>
          <w:rPr>
            <w:b/>
            <w:bCs/>
          </w:rPr>
          <w:delText xml:space="preserve">Theorem 19 (Which component did an observation come from?)</w:delText>
        </w:r>
      </w:del>
      <w:del w:id="2473" w:author="PR Preview" w:date="2026-01-01T00:00:00Z">
        <w:r>
          <w:delText xml:space="preserve"> </w:delText>
        </w:r>
      </w:del>
      <w:del w:id="2474" w:author="PR Preview" w:date="2026-01-01T00:00:00Z">
        <w:r>
          <w:delText xml:space="preserve">Under the conditions of</w:delText>
        </w:r>
      </w:del>
      <w:del w:id="2475" w:author="PR Preview" w:date="2026-01-01T00:00:00Z">
        <w:r>
          <w:delText xml:space="preserve"> </w:delText>
        </w:r>
      </w:del>
      <w:hyperlink w:anchor="thm-mixture-two-stage">
        <w:del w:id="2476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477" w:author="PR Preview" w:date="2026-01-01T00:00:00Z">
        <w:r>
          <w:delText xml:space="preserve">,</w:delText>
        </w:r>
      </w:del>
      <w:del w:id="2478" w:author="PR Preview" w:date="2026-01-01T00:00:00Z">
        <w:r>
          <w:delText xml:space="preserve"> </w:delText>
        </w:r>
      </w:del>
      <w:del w:id="2479" w:author="PR Preview" w:date="2026-01-01T00:00:00Z">
        <w:r>
          <w:delText xml:space="preserve">for each</w:delText>
        </w:r>
      </w:del>
      <w:del w:id="2480" w:author="PR Preview" w:date="2026-01-01T00:00:00Z">
        <w:r>
          <w:delText xml:space="preserve"> </w:delText>
        </w:r>
      </w:del>
      <m:oMath>
        <m:r>
          <m:t>x</m:t>
        </m:r>
      </m:oMath>
      <w:del w:id="2481" w:author="PR Preview" w:date="2026-01-01T00:00:00Z">
        <w:r>
          <w:delText xml:space="preserve"> </w:delText>
        </w:r>
      </w:del>
      <w:del w:id="2482" w:author="PR Preview" w:date="2026-01-01T00:00:00Z">
        <w:r>
          <w:delText xml:space="preserve">with</w:delText>
        </w:r>
      </w:del>
      <w:del w:id="2483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del w:id="2484" w:author="PR Preview" w:date="2026-01-01T00:00:00Z">
        <w:r>
          <w:delText xml:space="preserve">:</w:delText>
        </w:r>
      </w:del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del w:id="2485" w:author="PR Preview" w:date="2026-01-01T00:00:00Z">
        <w:r>
          <w:rPr>
            <w:i/>
            <w:iCs/>
          </w:rPr>
          <w:delText xml:space="preserve">Proof</w:delText>
        </w:r>
      </w:del>
      <w:del w:id="2486" w:author="PR Preview" w:date="2026-01-01T00:00:00Z">
        <w:r>
          <w:delText xml:space="preserve">. </w:delText>
        </w:r>
      </w:del>
      <w:del w:id="2487" w:author="PR Preview" w:date="2026-01-01T00:00:00Z">
        <w:r>
          <w:delText xml:space="preserve">By</w:delText>
        </w:r>
      </w:del>
      <w:del w:id="2488" w:author="PR Preview" w:date="2026-01-01T00:00:00Z">
        <w:r>
          <w:delText xml:space="preserve"> </w:delText>
        </w:r>
      </w:del>
      <w:hyperlink w:anchor="thm-mixture-two-stage">
        <w:del w:id="2489" w:author="PR Preview" w:date="2026-01-01T00:00:00Z">
          <w:r>
            <w:rPr>
              <w:rStyle w:val="Hyperlink"/>
            </w:rPr>
            <w:delText xml:space="preserve">Theorem 17</w:delText>
          </w:r>
        </w:del>
      </w:hyperlink>
      <w:del w:id="2490" w:author="PR Preview" w:date="2026-01-01T00:00:00Z">
        <w:r>
          <w:delText xml:space="preserve">,</w:delText>
        </w:r>
      </w:del>
      <w:del w:id="249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del w:id="2492" w:author="PR Preview" w:date="2026-01-01T00:00:00Z">
        <w:r>
          <w:delText xml:space="preserve"> </w:delText>
        </w:r>
      </w:del>
      <w:del w:id="2493" w:author="PR Preview" w:date="2026-01-01T00:00:00Z">
        <w:r>
          <w:delText xml:space="preserve">is a density of</w:delText>
        </w:r>
      </w:del>
      <w:del w:id="2494" w:author="PR Preview" w:date="2026-01-01T00:00:00Z">
        <w:r>
          <w:delText xml:space="preserve"> </w:delText>
        </w:r>
      </w:del>
      <m:oMath>
        <m:r>
          <m:t>X</m:t>
        </m:r>
      </m:oMath>
      <w:del w:id="2495" w:author="PR Preview" w:date="2026-01-01T00:00:00Z">
        <w:r>
          <w:delText xml:space="preserve">.</w:delText>
        </w:r>
      </w:del>
      <w:del w:id="2496" w:author="PR Preview" w:date="2026-01-01T00:00:00Z">
        <w:r>
          <w:delText xml:space="preserve"> </w:delText>
        </w:r>
      </w:del>
      <w:del w:id="2497" w:author="PR Preview" w:date="2026-01-01T00:00:00Z">
        <w:r>
          <w:delText xml:space="preserve">By the</w:delText>
        </w:r>
      </w:del>
      <w:del w:id="2498" w:author="PR Preview" w:date="2026-01-01T00:00:00Z">
        <w:r>
          <w:delText xml:space="preserve"> </w:delText>
        </w:r>
      </w:del>
      <w:hyperlink r:id="rId149">
        <w:del w:id="2499" w:author="PR Preview" w:date="2026-01-01T00:00:00Z">
          <w:r>
            <w:rPr>
              <w:rStyle w:val="Hyperlink"/>
            </w:rPr>
            <w:delText xml:space="preserve">definition of the conditional PMF</w:delText>
          </w:r>
        </w:del>
      </w:hyperlink>
      <w:del w:id="2500" w:author="PR Preview" w:date="2026-01-01T00:00:00Z">
        <w:r>
          <w:delText xml:space="preserve"> </w:delText>
        </w:r>
      </w:del>
      <w:del w:id="2501" w:author="PR Preview" w:date="2026-01-01T00:00:00Z">
        <w:r>
          <w:delText xml:space="preserve">(the case</w:delText>
        </w:r>
      </w:del>
      <w:del w:id="2502" w:author="PR Preview" w:date="2026-01-01T00:00:00Z">
        <w:r>
          <w:delText xml:space="preserve"> </w:delText>
        </w:r>
      </w:del>
      <m:oMath>
        <m:r>
          <m:t>X</m:t>
        </m:r>
      </m:oMath>
      <w:del w:id="2503" w:author="PR Preview" w:date="2026-01-01T00:00:00Z">
        <w:r>
          <w:delText xml:space="preserve"> </w:delText>
        </w:r>
      </w:del>
      <w:del w:id="2504" w:author="PR Preview" w:date="2026-01-01T00:00:00Z">
        <w:r>
          <w:delText xml:space="preserve">continuous,</w:delText>
        </w:r>
      </w:del>
      <w:del w:id="2505" w:author="PR Preview" w:date="2026-01-01T00:00:00Z">
        <w:r>
          <w:delText xml:space="preserve"> </w:delText>
        </w:r>
      </w:del>
      <m:oMath>
        <m:r>
          <m:t>C</m:t>
        </m:r>
      </m:oMath>
      <w:del w:id="2506" w:author="PR Preview" w:date="2026-01-01T00:00:00Z">
        <w:r>
          <w:delText xml:space="preserve"> </w:delText>
        </w:r>
      </w:del>
      <w:del w:id="2507" w:author="PR Preview" w:date="2026-01-01T00:00:00Z">
        <w:r>
          <w:delText xml:space="preserve">discrete):</w:delText>
        </w:r>
      </w:del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del w:id="2508" w:author="PR Preview" w:date="2026-01-01T00:00:00Z">
        <w:r>
          <w:rPr>
            <w:i/>
            <w:iCs/>
          </w:rPr>
          <w:delText xml:space="preserve">Remark</w:delText>
        </w:r>
      </w:del>
      <w:del w:id="2509" w:author="PR Preview" w:date="2026-01-01T00:00:00Z">
        <w:r>
          <w:delText xml:space="preserve">. </w:delText>
        </w:r>
      </w:del>
      <w:hyperlink w:anchor="thm-mixture-posterior">
        <w:del w:id="2510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2511" w:author="PR Preview" w:date="2026-01-01T00:00:00Z">
        <w:r>
          <w:delText xml:space="preserve"> </w:delText>
        </w:r>
      </w:del>
      <w:del w:id="2512" w:author="PR Preview" w:date="2026-01-01T00:00:00Z">
        <w:r>
          <w:delText xml:space="preserve">has the form of</w:delText>
        </w:r>
      </w:del>
      <w:del w:id="2513" w:author="PR Preview" w:date="2026-01-01T00:00:00Z">
        <w:r>
          <w:delText xml:space="preserve"> </w:delText>
        </w:r>
      </w:del>
      <w:hyperlink r:id="rId155">
        <w:del w:id="2514" w:author="PR Preview" w:date="2026-01-01T00:00:00Z">
          <w:r>
            <w:rPr>
              <w:rStyle w:val="Hyperlink"/>
            </w:rPr>
            <w:delText xml:space="preserve">Bayes’ theorem</w:delText>
          </w:r>
        </w:del>
      </w:hyperlink>
      <w:del w:id="2515" w:author="PR Preview" w:date="2026-01-01T00:00:00Z">
        <w:r>
          <w:delText xml:space="preserve">,</w:delText>
        </w:r>
      </w:del>
      <w:del w:id="2516" w:author="PR Preview" w:date="2026-01-01T00:00:00Z">
        <w:r>
          <w:delText xml:space="preserve"> </w:delText>
        </w:r>
      </w:del>
      <w:del w:id="2517" w:author="PR Preview" w:date="2026-01-01T00:00:00Z">
        <w:r>
          <w:delText xml:space="preserve">with densities in place of some probabilities:</w:delText>
        </w:r>
      </w:del>
      <w:del w:id="2518" w:author="PR Preview" w:date="2026-01-01T00:00:00Z">
        <w:r>
          <w:delText xml:space="preserve"> </w:delText>
        </w:r>
      </w:del>
      <w:del w:id="2519" w:author="PR Preview" w:date="2026-01-01T00:00:00Z">
        <w:r>
          <w:delText xml:space="preserve">the prior probability</w:delText>
        </w:r>
      </w:del>
      <w:del w:id="2520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c</m:t>
            </m:r>
          </m:sub>
        </m:sSub>
      </m:oMath>
      <w:del w:id="2521" w:author="PR Preview" w:date="2026-01-01T00:00:00Z">
        <w:r>
          <w:delText xml:space="preserve"> </w:delText>
        </w:r>
      </w:del>
      <w:del w:id="2522" w:author="PR Preview" w:date="2026-01-01T00:00:00Z">
        <w:r>
          <w:delText xml:space="preserve">of component</w:delText>
        </w:r>
      </w:del>
      <w:del w:id="2523" w:author="PR Preview" w:date="2026-01-01T00:00:00Z">
        <w:r>
          <w:delText xml:space="preserve"> </w:delText>
        </w:r>
      </w:del>
      <m:oMath>
        <m:r>
          <m:t>c</m:t>
        </m:r>
      </m:oMath>
      <w:del w:id="2524" w:author="PR Preview" w:date="2026-01-01T00:00:00Z">
        <w:r>
          <w:delText xml:space="preserve"> </w:delText>
        </w:r>
      </w:del>
      <w:del w:id="2525" w:author="PR Preview" w:date="2026-01-01T00:00:00Z">
        <w:r>
          <w:delText xml:space="preserve">is multiplied by the component density</w:delText>
        </w:r>
      </w:del>
      <w:del w:id="2526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527" w:author="PR Preview" w:date="2026-01-01T00:00:00Z">
        <w:r>
          <w:delText xml:space="preserve"> </w:delText>
        </w:r>
      </w:del>
      <w:del w:id="2528" w:author="PR Preview" w:date="2026-01-01T00:00:00Z">
        <w:r>
          <w:delText xml:space="preserve">at the observation</w:delText>
        </w:r>
      </w:del>
      <w:del w:id="2529" w:author="PR Preview" w:date="2026-01-01T00:00:00Z">
        <w:r>
          <w:delText xml:space="preserve"> </w:delText>
        </w:r>
      </w:del>
      <w:del w:id="2530" w:author="PR Preview" w:date="2026-01-01T00:00:00Z">
        <w:r>
          <w:delText xml:space="preserve">and divided by the overall density</w:delText>
        </w:r>
      </w:del>
      <w:del w:id="253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del w:id="2532" w:author="PR Preview" w:date="2026-01-01T00:00:00Z">
        <w:r>
          <w:delText xml:space="preserve">,</w:delText>
        </w:r>
      </w:del>
      <w:del w:id="2533" w:author="PR Preview" w:date="2026-01-01T00:00:00Z">
        <w:r>
          <w:delText xml:space="preserve"> </w:delText>
        </w:r>
      </w:del>
      <w:del w:id="2534" w:author="PR Preview" w:date="2026-01-01T00:00:00Z">
        <w:r>
          <w:delText xml:space="preserve">which plays the role of the</w:delText>
        </w:r>
      </w:del>
      <w:del w:id="2535" w:author="PR Preview" w:date="2026-01-01T00:00:00Z">
        <w:r>
          <w:delText xml:space="preserve"> </w:delText>
        </w:r>
      </w:del>
      <w:hyperlink r:id="rId156">
        <w:del w:id="2536" w:author="PR Preview" w:date="2026-01-01T00:00:00Z">
          <w:r>
            <w:rPr>
              <w:rStyle w:val="Hyperlink"/>
            </w:rPr>
            <w:delText xml:space="preserve">law of total probability</w:delText>
          </w:r>
        </w:del>
      </w:hyperlink>
      <w:del w:id="2537" w:author="PR Preview" w:date="2026-01-01T00:00:00Z">
        <w:r>
          <w:delText xml:space="preserve">.</w:delText>
        </w:r>
      </w:del>
    </w:p>
    <w:p>
      <w:pPr>
        <w:pStyle w:val="BodyText"/>
      </w:pPr>
      <w:del w:id="2538" w:author="PR Preview" w:date="2026-01-01T00:00:00Z">
        <w:r>
          <w:rPr>
            <w:b/>
            <w:bCs/>
          </w:rPr>
          <w:delText xml:space="preserve">Definition 12 (Responsibility of a mixture component)</w:delText>
        </w:r>
      </w:del>
      <w:del w:id="2539" w:author="PR Preview" w:date="2026-01-01T00:00:00Z">
        <w:r>
          <w:delText xml:space="preserve"> </w:delText>
        </w:r>
      </w:del>
      <w:del w:id="2540" w:author="PR Preview" w:date="2026-01-01T00:00:00Z">
        <w:r>
          <w:delText xml:space="preserve">In the setting of</w:delText>
        </w:r>
      </w:del>
      <w:del w:id="2541" w:author="PR Preview" w:date="2026-01-01T00:00:00Z">
        <w:r>
          <w:delText xml:space="preserve"> </w:delText>
        </w:r>
      </w:del>
      <w:hyperlink w:anchor="thm-mixture-posterior">
        <w:del w:id="2542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2543" w:author="PR Preview" w:date="2026-01-01T00:00:00Z">
        <w:r>
          <w:delText xml:space="preserve">,</w:delText>
        </w:r>
      </w:del>
      <w:del w:id="2544" w:author="PR Preview" w:date="2026-01-01T00:00:00Z">
        <w:r>
          <w:delText xml:space="preserve"> </w:delText>
        </w:r>
      </w:del>
      <w:del w:id="2545" w:author="PR Preview" w:date="2026-01-01T00:00:00Z">
        <w:r>
          <w:delText xml:space="preserve">the conditional probability</w:delText>
        </w:r>
      </w:del>
      <w:del w:id="2546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del w:id="2547" w:author="PR Preview" w:date="2026-01-01T00:00:00Z">
        <w:r>
          <w:delText xml:space="preserve"> </w:delText>
        </w:r>
      </w:del>
      <w:del w:id="2548" w:author="PR Preview" w:date="2026-01-01T00:00:00Z">
        <w:r>
          <w:delText xml:space="preserve">is called,</w:delText>
        </w:r>
      </w:del>
      <w:del w:id="2549" w:author="PR Preview" w:date="2026-01-01T00:00:00Z">
        <w:r>
          <w:delText xml:space="preserve"> </w:delText>
        </w:r>
      </w:del>
      <w:del w:id="2550" w:author="PR Preview" w:date="2026-01-01T00:00:00Z">
        <w:r>
          <w:delText xml:space="preserve">in machine learning,</w:delText>
        </w:r>
      </w:del>
      <w:del w:id="2551" w:author="PR Preview" w:date="2026-01-01T00:00:00Z">
        <w:r>
          <w:delText xml:space="preserve"> </w:delText>
        </w:r>
      </w:del>
      <w:del w:id="2552" w:author="PR Preview" w:date="2026-01-01T00:00:00Z">
        <w:r>
          <w:delText xml:space="preserve">the</w:delText>
        </w:r>
      </w:del>
      <w:del w:id="2553" w:author="PR Preview" w:date="2026-01-01T00:00:00Z">
        <w:r>
          <w:delText xml:space="preserve"> </w:delText>
        </w:r>
      </w:del>
      <w:del w:id="2554" w:author="PR Preview" w:date="2026-01-01T00:00:00Z">
        <w:r>
          <w:rPr>
            <w:b/>
            <w:bCs/>
          </w:rPr>
          <w:delText xml:space="preserve">responsibility</w:delText>
        </w:r>
      </w:del>
      <w:del w:id="2555" w:author="PR Preview" w:date="2026-01-01T00:00:00Z">
        <w:r>
          <w:delText xml:space="preserve"> </w:delText>
        </w:r>
      </w:del>
      <w:del w:id="2556" w:author="PR Preview" w:date="2026-01-01T00:00:00Z">
        <w:r>
          <w:delText xml:space="preserve">of component</w:delText>
        </w:r>
      </w:del>
      <w:del w:id="2557" w:author="PR Preview" w:date="2026-01-01T00:00:00Z">
        <w:r>
          <w:delText xml:space="preserve"> </w:delText>
        </w:r>
      </w:del>
      <m:oMath>
        <m:r>
          <m:t>c</m:t>
        </m:r>
      </m:oMath>
      <w:del w:id="2558" w:author="PR Preview" w:date="2026-01-01T00:00:00Z">
        <w:r>
          <w:delText xml:space="preserve"> </w:delText>
        </w:r>
      </w:del>
      <w:del w:id="2559" w:author="PR Preview" w:date="2026-01-01T00:00:00Z">
        <w:r>
          <w:delText xml:space="preserve">for</w:delText>
        </w:r>
      </w:del>
      <w:del w:id="2560" w:author="PR Preview" w:date="2026-01-01T00:00:00Z">
        <w:r>
          <w:delText xml:space="preserve"> </w:delText>
        </w:r>
      </w:del>
      <m:oMath>
        <m:r>
          <m:t>x</m:t>
        </m:r>
      </m:oMath>
      <w:del w:id="2561" w:author="PR Preview" w:date="2026-01-01T00:00:00Z">
        <w:r>
          <w:delText xml:space="preserve">.</w:delText>
        </w:r>
      </w:del>
    </w:p>
    <w:p>
      <w:pPr>
        <w:pStyle w:val="BodyText"/>
      </w:pPr>
      <w:del w:id="2562" w:author="PR Preview" w:date="2026-01-01T00:00:00Z">
        <w:r>
          <w:rPr>
            <w:b/>
            <w:bCs/>
          </w:rPr>
          <w:delText xml:space="preserve">Example 16 (A two-component normal mixture)</w:delText>
        </w:r>
      </w:del>
      <w:del w:id="2563" w:author="PR Preview" w:date="2026-01-01T00:00:00Z">
        <w:r>
          <w:delText xml:space="preserve"> </w:delText>
        </w:r>
      </w:del>
      <w:del w:id="2564" w:author="PR Preview" w:date="2026-01-01T00:00:00Z">
        <w:r>
          <w:delText xml:space="preserve">Let</w:delText>
        </w:r>
      </w:del>
      <w:del w:id="2565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del w:id="2566" w:author="PR Preview" w:date="2026-01-01T00:00:00Z">
        <w:r>
          <w:delText xml:space="preserve"> </w:delText>
        </w:r>
      </w:del>
      <w:del w:id="2567" w:author="PR Preview" w:date="2026-01-01T00:00:00Z">
        <w:r>
          <w:delText xml:space="preserve">be the</w:delText>
        </w:r>
      </w:del>
      <w:del w:id="2568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569" w:author="PR Preview" w:date="2026-01-01T00:00:00Z">
        <w:r>
          <w:delText xml:space="preserve"> </w:delText>
        </w:r>
      </w:del>
      <w:del w:id="2570" w:author="PR Preview" w:date="2026-01-01T00:00:00Z">
        <w:r>
          <w:delText xml:space="preserve">density and</w:delText>
        </w:r>
      </w:del>
      <w:del w:id="2571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del w:id="2572" w:author="PR Preview" w:date="2026-01-01T00:00:00Z">
        <w:r>
          <w:delText xml:space="preserve"> </w:delText>
        </w:r>
      </w:del>
      <w:del w:id="2573" w:author="PR Preview" w:date="2026-01-01T00:00:00Z">
        <w:r>
          <w:delText xml:space="preserve">the</w:delText>
        </w:r>
      </w:del>
      <w:del w:id="2574" w:author="PR Preview" w:date="2026-01-01T00:00:00Z">
        <w:r>
          <w:delText xml:space="preserve"> </w:delText>
        </w:r>
      </w:del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del w:id="2575" w:author="PR Preview" w:date="2026-01-01T00:00:00Z">
        <w:r>
          <w:delText xml:space="preserve"> </w:delText>
        </w:r>
      </w:del>
      <w:del w:id="2576" w:author="PR Preview" w:date="2026-01-01T00:00:00Z">
        <w:r>
          <w:delText xml:space="preserve">density,</w:delText>
        </w:r>
      </w:del>
      <w:del w:id="2577" w:author="PR Preview" w:date="2026-01-01T00:00:00Z">
        <w:r>
          <w:delText xml:space="preserve"> </w:delText>
        </w:r>
      </w:del>
      <w:del w:id="2578" w:author="PR Preview" w:date="2026-01-01T00:00:00Z">
        <w:r>
          <w:delText xml:space="preserve">with mixing weights</w:delText>
        </w:r>
      </w:del>
      <w:del w:id="2579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del w:id="2580" w:author="PR Preview" w:date="2026-01-01T00:00:00Z">
        <w:r>
          <w:delText xml:space="preserve"> </w:delText>
        </w:r>
      </w:del>
      <w:del w:id="2581" w:author="PR Preview" w:date="2026-01-01T00:00:00Z">
        <w:r>
          <w:delText xml:space="preserve">and</w:delText>
        </w:r>
      </w:del>
      <w:del w:id="2582" w:author="PR Preview" w:date="2026-01-01T00:00:00Z">
        <w:r>
          <w:delText xml:space="preserve"> </w:delText>
        </w:r>
      </w:del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del w:id="2583" w:author="PR Preview" w:date="2026-01-01T00:00:00Z">
        <w:r>
          <w:delText xml:space="preserve">,</w:delText>
        </w:r>
      </w:del>
      <w:del w:id="2584" w:author="PR Preview" w:date="2026-01-01T00:00:00Z">
        <w:r>
          <w:delText xml:space="preserve"> </w:delText>
        </w:r>
      </w:del>
      <w:del w:id="2585" w:author="PR Preview" w:date="2026-01-01T00:00:00Z">
        <w:r>
          <w:delText xml:space="preserve">and let</w:delText>
        </w:r>
      </w:del>
      <w:del w:id="2586" w:author="PR Preview" w:date="2026-01-01T00:00:00Z">
        <w:r>
          <w:delText xml:space="preserve"> </w:delText>
        </w:r>
      </w:del>
      <m:oMath>
        <m:r>
          <m:t>X</m:t>
        </m:r>
      </m:oMath>
      <w:del w:id="2587" w:author="PR Preview" w:date="2026-01-01T00:00:00Z">
        <w:r>
          <w:delText xml:space="preserve"> </w:delText>
        </w:r>
      </w:del>
      <w:del w:id="2588" w:author="PR Preview" w:date="2026-01-01T00:00:00Z">
        <w:r>
          <w:delText xml:space="preserve">have density</w:delText>
        </w:r>
      </w:del>
      <w:del w:id="2589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del w:id="2590" w:author="PR Preview" w:date="2026-01-01T00:00:00Z">
        <w:r>
          <w:delText xml:space="preserve">.</w:delText>
        </w:r>
      </w:del>
    </w:p>
    <w:p>
      <w:pPr>
        <w:numPr>
          <w:ilvl w:val="0"/>
          <w:numId w:val="1013"/>
        </w:numPr>
      </w:pPr>
      <w:del w:id="2591" w:author="PR Preview" w:date="2026-01-01T00:00:00Z">
        <w:r>
          <w:rPr>
            <w:b/>
            <w:bCs/>
          </w:rPr>
          <w:delText xml:space="preserve">Mean.</w:delText>
        </w:r>
      </w:del>
      <w:del w:id="2592" w:author="PR Preview" w:date="2026-01-01T00:00:00Z">
        <w:r>
          <w:delText xml:space="preserve"> </w:delText>
        </w:r>
      </w:del>
      <w:del w:id="2593" w:author="PR Preview" w:date="2026-01-01T00:00:00Z">
        <w:r>
          <w:delText xml:space="preserve">By</w:delText>
        </w:r>
      </w:del>
      <w:del w:id="2594" w:author="PR Preview" w:date="2026-01-01T00:00:00Z">
        <w:r>
          <w:delText xml:space="preserve"> </w:delText>
        </w:r>
      </w:del>
      <w:hyperlink w:anchor="thm-mixture-mean">
        <w:del w:id="2595" w:author="PR Preview" w:date="2026-01-01T00:00:00Z">
          <w:r>
            <w:rPr>
              <w:rStyle w:val="Hyperlink"/>
            </w:rPr>
            <w:delText xml:space="preserve">Theorem 18</w:delText>
          </w:r>
        </w:del>
      </w:hyperlink>
      <w:del w:id="2596" w:author="PR Preview" w:date="2026-01-01T00:00:00Z">
        <w:r>
          <w:delText xml:space="preserve"> </w:delText>
        </w:r>
      </w:del>
      <w:del w:id="2597" w:author="PR Preview" w:date="2026-01-01T00:00:00Z">
        <w:r>
          <w:delText xml:space="preserve">and the</w:delText>
        </w:r>
      </w:del>
      <w:del w:id="2598" w:author="PR Preview" w:date="2026-01-01T00:00:00Z">
        <w:r>
          <w:delText xml:space="preserve"> </w:delText>
        </w:r>
      </w:del>
      <w:hyperlink r:id="rId121">
        <w:del w:id="2599" w:author="PR Preview" w:date="2026-01-01T00:00:00Z">
          <w:r>
            <w:rPr>
              <w:rStyle w:val="Hyperlink"/>
            </w:rPr>
            <w:delText xml:space="preserve">normal means</w:delText>
          </w:r>
        </w:del>
      </w:hyperlink>
      <w:del w:id="2600" w:author="PR Preview" w:date="2026-01-01T00:00:00Z">
        <w:r>
          <w:delText xml:space="preserve">,</w:delText>
        </w:r>
      </w:del>
    </w:p>
    <w:p>
      <w:pPr>
        <w:pStyle w:val="BodyText"/>
      </w:pPr>
      <w:ins w:id="2601" w:author="PR Preview" w:date="2026-01-01T00:00:00Z">
        <w:r>
          <w:rPr>
            <w:b/>
            <w:bCs/>
          </w:rPr>
          <w:t xml:space="preserve">Theorem 21 (Which component did an observation come from?)</w:t>
        </w:r>
      </w:ins>
      <w:ins w:id="2602" w:author="PR Preview" w:date="2026-01-01T00:00:00Z">
        <w:r>
          <w:t xml:space="preserve"> </w:t>
        </w:r>
      </w:ins>
      <w:ins w:id="2603" w:author="PR Preview" w:date="2026-01-01T00:00:00Z">
        <w:r>
          <w:t xml:space="preserve">Under the conditions of</w:t>
        </w:r>
      </w:ins>
      <w:ins w:id="2604" w:author="PR Preview" w:date="2026-01-01T00:00:00Z">
        <w:r>
          <w:t xml:space="preserve"> </w:t>
        </w:r>
      </w:ins>
      <w:hyperlink w:anchor="thm-mixture-two-stage">
        <w:ins w:id="2605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2606" w:author="PR Preview" w:date="2026-01-01T00:00:00Z">
        <w:r>
          <w:t xml:space="preserve">,</w:t>
        </w:r>
      </w:ins>
      <w:ins w:id="2607" w:author="PR Preview" w:date="2026-01-01T00:00:00Z">
        <w:r>
          <w:t xml:space="preserve"> </w:t>
        </w:r>
      </w:ins>
      <w:ins w:id="2608" w:author="PR Preview" w:date="2026-01-01T00:00:00Z">
        <w:r>
          <w:t xml:space="preserve">for each</w:t>
        </w:r>
      </w:ins>
      <w:ins w:id="2609" w:author="PR Preview" w:date="2026-01-01T00:00:00Z">
        <w:r>
          <w:t xml:space="preserve"> </w:t>
        </w:r>
      </w:ins>
      <m:oMath>
        <m:r>
          <m:t>x</m:t>
        </m:r>
      </m:oMath>
      <w:ins w:id="2610" w:author="PR Preview" w:date="2026-01-01T00:00:00Z">
        <w:r>
          <w:t xml:space="preserve"> </w:t>
        </w:r>
      </w:ins>
      <w:ins w:id="2611" w:author="PR Preview" w:date="2026-01-01T00:00:00Z">
        <w:r>
          <w:t xml:space="preserve">with</w:t>
        </w:r>
      </w:ins>
      <w:ins w:id="2612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ins w:id="2613" w:author="PR Preview" w:date="2026-01-01T00:00:00Z">
        <w:r>
          <w:t xml:space="preserve">: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4"/>
    <w:p>
      <w:pPr>
        <w:pStyle w:val="FirstParagraph"/>
      </w:pPr>
      <w:ins w:id="2614" w:author="PR Preview" w:date="2026-01-01T00:00:00Z">
        <w:r>
          <w:rPr>
            <w:i/>
            <w:iCs/>
          </w:rPr>
          <w:t xml:space="preserve">Proof</w:t>
        </w:r>
      </w:ins>
      <w:ins w:id="2615" w:author="PR Preview" w:date="2026-01-01T00:00:00Z">
        <w:r>
          <w:t xml:space="preserve">. </w:t>
        </w:r>
      </w:ins>
      <w:ins w:id="2616" w:author="PR Preview" w:date="2026-01-01T00:00:00Z">
        <w:r>
          <w:t xml:space="preserve">By</w:t>
        </w:r>
      </w:ins>
      <w:ins w:id="2617" w:author="PR Preview" w:date="2026-01-01T00:00:00Z">
        <w:r>
          <w:t xml:space="preserve"> </w:t>
        </w:r>
      </w:ins>
      <w:hyperlink w:anchor="thm-mixture-two-stage">
        <w:ins w:id="2618" w:author="PR Preview" w:date="2026-01-01T00:00:00Z">
          <w:r>
            <w:rPr>
              <w:rStyle w:val="Hyperlink"/>
            </w:rPr>
            <w:t xml:space="preserve">Theorem 19</w:t>
          </w:r>
        </w:ins>
      </w:hyperlink>
      <w:ins w:id="2619" w:author="PR Preview" w:date="2026-01-01T00:00:00Z">
        <w:r>
          <w:t xml:space="preserve">,</w:t>
        </w:r>
      </w:ins>
      <w:ins w:id="262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ins w:id="2621" w:author="PR Preview" w:date="2026-01-01T00:00:00Z">
        <w:r>
          <w:t xml:space="preserve"> </w:t>
        </w:r>
      </w:ins>
      <w:ins w:id="2622" w:author="PR Preview" w:date="2026-01-01T00:00:00Z">
        <w:r>
          <w:t xml:space="preserve">is a density of</w:t>
        </w:r>
      </w:ins>
      <w:ins w:id="2623" w:author="PR Preview" w:date="2026-01-01T00:00:00Z">
        <w:r>
          <w:t xml:space="preserve"> </w:t>
        </w:r>
      </w:ins>
      <m:oMath>
        <m:r>
          <m:t>X</m:t>
        </m:r>
      </m:oMath>
      <w:ins w:id="2624" w:author="PR Preview" w:date="2026-01-01T00:00:00Z">
        <w:r>
          <w:t xml:space="preserve">.</w:t>
        </w:r>
      </w:ins>
      <w:ins w:id="2625" w:author="PR Preview" w:date="2026-01-01T00:00:00Z">
        <w:r>
          <w:t xml:space="preserve"> </w:t>
        </w:r>
      </w:ins>
      <w:ins w:id="2626" w:author="PR Preview" w:date="2026-01-01T00:00:00Z">
        <w:r>
          <w:t xml:space="preserve">By the</w:t>
        </w:r>
      </w:ins>
      <w:ins w:id="2627" w:author="PR Preview" w:date="2026-01-01T00:00:00Z">
        <w:r>
          <w:t xml:space="preserve"> </w:t>
        </w:r>
      </w:ins>
      <w:hyperlink r:id="rId149">
        <w:ins w:id="2628" w:author="PR Preview" w:date="2026-01-01T00:00:00Z">
          <w:r>
            <w:rPr>
              <w:rStyle w:val="Hyperlink"/>
            </w:rPr>
            <w:t xml:space="preserve">definition of the conditional PMF</w:t>
          </w:r>
        </w:ins>
      </w:hyperlink>
      <w:ins w:id="2629" w:author="PR Preview" w:date="2026-01-01T00:00:00Z">
        <w:r>
          <w:t xml:space="preserve"> </w:t>
        </w:r>
      </w:ins>
      <w:ins w:id="2630" w:author="PR Preview" w:date="2026-01-01T00:00:00Z">
        <w:r>
          <w:t xml:space="preserve">(the case</w:t>
        </w:r>
      </w:ins>
      <w:ins w:id="2631" w:author="PR Preview" w:date="2026-01-01T00:00:00Z">
        <w:r>
          <w:t xml:space="preserve"> </w:t>
        </w:r>
      </w:ins>
      <m:oMath>
        <m:r>
          <m:t>X</m:t>
        </m:r>
      </m:oMath>
      <w:ins w:id="2632" w:author="PR Preview" w:date="2026-01-01T00:00:00Z">
        <w:r>
          <w:t xml:space="preserve"> </w:t>
        </w:r>
      </w:ins>
      <w:ins w:id="2633" w:author="PR Preview" w:date="2026-01-01T00:00:00Z">
        <w:r>
          <w:t xml:space="preserve">continuous,</w:t>
        </w:r>
      </w:ins>
      <w:ins w:id="2634" w:author="PR Preview" w:date="2026-01-01T00:00:00Z">
        <w:r>
          <w:t xml:space="preserve"> </w:t>
        </w:r>
      </w:ins>
      <m:oMath>
        <m:r>
          <m:t>C</m:t>
        </m:r>
      </m:oMath>
      <w:ins w:id="2635" w:author="PR Preview" w:date="2026-01-01T00:00:00Z">
        <w:r>
          <w:t xml:space="preserve"> </w:t>
        </w:r>
      </w:ins>
      <w:ins w:id="2636" w:author="PR Preview" w:date="2026-01-01T00:00:00Z">
        <w:r>
          <w:t xml:space="preserve">discrete):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ins w:id="2637" w:author="PR Preview" w:date="2026-01-01T00:00:00Z">
        <w:r>
          <w:rPr>
            <w:i/>
            <w:iCs/>
          </w:rPr>
          <w:t xml:space="preserve">Remark</w:t>
        </w:r>
      </w:ins>
      <w:ins w:id="2638" w:author="PR Preview" w:date="2026-01-01T00:00:00Z">
        <w:r>
          <w:t xml:space="preserve">. </w:t>
        </w:r>
      </w:ins>
      <w:hyperlink w:anchor="thm-mixture-posterior">
        <w:ins w:id="2639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2640" w:author="PR Preview" w:date="2026-01-01T00:00:00Z">
        <w:r>
          <w:t xml:space="preserve"> </w:t>
        </w:r>
      </w:ins>
      <w:ins w:id="2641" w:author="PR Preview" w:date="2026-01-01T00:00:00Z">
        <w:r>
          <w:t xml:space="preserve">has the form of</w:t>
        </w:r>
      </w:ins>
      <w:ins w:id="2642" w:author="PR Preview" w:date="2026-01-01T00:00:00Z">
        <w:r>
          <w:t xml:space="preserve"> </w:t>
        </w:r>
      </w:ins>
      <w:hyperlink r:id="rId155">
        <w:ins w:id="2643" w:author="PR Preview" w:date="2026-01-01T00:00:00Z">
          <w:r>
            <w:rPr>
              <w:rStyle w:val="Hyperlink"/>
            </w:rPr>
            <w:t xml:space="preserve">Bayes’ theorem</w:t>
          </w:r>
        </w:ins>
      </w:hyperlink>
      <w:ins w:id="2644" w:author="PR Preview" w:date="2026-01-01T00:00:00Z">
        <w:r>
          <w:t xml:space="preserve">,</w:t>
        </w:r>
      </w:ins>
      <w:ins w:id="2645" w:author="PR Preview" w:date="2026-01-01T00:00:00Z">
        <w:r>
          <w:t xml:space="preserve"> </w:t>
        </w:r>
      </w:ins>
      <w:ins w:id="2646" w:author="PR Preview" w:date="2026-01-01T00:00:00Z">
        <w:r>
          <w:t xml:space="preserve">with densities in place of some probabilities:</w:t>
        </w:r>
      </w:ins>
      <w:ins w:id="2647" w:author="PR Preview" w:date="2026-01-01T00:00:00Z">
        <w:r>
          <w:t xml:space="preserve"> </w:t>
        </w:r>
      </w:ins>
      <w:ins w:id="2648" w:author="PR Preview" w:date="2026-01-01T00:00:00Z">
        <w:r>
          <w:t xml:space="preserve">the prior probability</w:t>
        </w:r>
      </w:ins>
      <w:ins w:id="2649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c</m:t>
            </m:r>
          </m:sub>
        </m:sSub>
      </m:oMath>
      <w:ins w:id="2650" w:author="PR Preview" w:date="2026-01-01T00:00:00Z">
        <w:r>
          <w:t xml:space="preserve"> </w:t>
        </w:r>
      </w:ins>
      <w:ins w:id="2651" w:author="PR Preview" w:date="2026-01-01T00:00:00Z">
        <w:r>
          <w:t xml:space="preserve">of component</w:t>
        </w:r>
      </w:ins>
      <w:ins w:id="2652" w:author="PR Preview" w:date="2026-01-01T00:00:00Z">
        <w:r>
          <w:t xml:space="preserve"> </w:t>
        </w:r>
      </w:ins>
      <m:oMath>
        <m:r>
          <m:t>c</m:t>
        </m:r>
      </m:oMath>
      <w:ins w:id="2653" w:author="PR Preview" w:date="2026-01-01T00:00:00Z">
        <w:r>
          <w:t xml:space="preserve"> </w:t>
        </w:r>
      </w:ins>
      <w:ins w:id="2654" w:author="PR Preview" w:date="2026-01-01T00:00:00Z">
        <w:r>
          <w:t xml:space="preserve">is multiplied by the component density</w:t>
        </w:r>
      </w:ins>
      <w:ins w:id="2655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56" w:author="PR Preview" w:date="2026-01-01T00:00:00Z">
        <w:r>
          <w:t xml:space="preserve"> </w:t>
        </w:r>
      </w:ins>
      <w:ins w:id="2657" w:author="PR Preview" w:date="2026-01-01T00:00:00Z">
        <w:r>
          <w:t xml:space="preserve">at the observation</w:t>
        </w:r>
      </w:ins>
      <w:ins w:id="2658" w:author="PR Preview" w:date="2026-01-01T00:00:00Z">
        <w:r>
          <w:t xml:space="preserve"> </w:t>
        </w:r>
      </w:ins>
      <w:ins w:id="2659" w:author="PR Preview" w:date="2026-01-01T00:00:00Z">
        <w:r>
          <w:t xml:space="preserve">and divided by the overall density</w:t>
        </w:r>
      </w:ins>
      <w:ins w:id="266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ins w:id="2661" w:author="PR Preview" w:date="2026-01-01T00:00:00Z">
        <w:r>
          <w:t xml:space="preserve">,</w:t>
        </w:r>
      </w:ins>
      <w:ins w:id="2662" w:author="PR Preview" w:date="2026-01-01T00:00:00Z">
        <w:r>
          <w:t xml:space="preserve"> </w:t>
        </w:r>
      </w:ins>
      <w:ins w:id="2663" w:author="PR Preview" w:date="2026-01-01T00:00:00Z">
        <w:r>
          <w:t xml:space="preserve">which plays the role of the</w:t>
        </w:r>
      </w:ins>
      <w:ins w:id="2664" w:author="PR Preview" w:date="2026-01-01T00:00:00Z">
        <w:r>
          <w:t xml:space="preserve"> </w:t>
        </w:r>
      </w:ins>
      <w:hyperlink r:id="rId156">
        <w:ins w:id="2665" w:author="PR Preview" w:date="2026-01-01T00:00:00Z">
          <w:r>
            <w:rPr>
              <w:rStyle w:val="Hyperlink"/>
            </w:rPr>
            <w:t xml:space="preserve">law of total probability</w:t>
          </w:r>
        </w:ins>
      </w:hyperlink>
      <w:ins w:id="2666" w:author="PR Preview" w:date="2026-01-01T00:00:00Z">
        <w:r>
          <w:t xml:space="preserve">.</w:t>
        </w:r>
      </w:ins>
    </w:p>
    <w:bookmarkStart w:id="157" w:name="def-responsibility"/>
    <w:p>
      <w:pPr>
        <w:pStyle w:val="BodyText"/>
      </w:pPr>
      <w:ins w:id="2667" w:author="PR Preview" w:date="2026-01-01T00:00:00Z">
        <w:r>
          <w:rPr>
            <w:b/>
            <w:bCs/>
          </w:rPr>
          <w:t xml:space="preserve">Definition 13 (Responsibility of a mixture component)</w:t>
        </w:r>
      </w:ins>
      <w:ins w:id="2668" w:author="PR Preview" w:date="2026-01-01T00:00:00Z">
        <w:r>
          <w:t xml:space="preserve"> </w:t>
        </w:r>
      </w:ins>
      <w:ins w:id="2669" w:author="PR Preview" w:date="2026-01-01T00:00:00Z">
        <w:r>
          <w:t xml:space="preserve">In the setting of</w:t>
        </w:r>
      </w:ins>
      <w:ins w:id="2670" w:author="PR Preview" w:date="2026-01-01T00:00:00Z">
        <w:r>
          <w:t xml:space="preserve"> </w:t>
        </w:r>
      </w:ins>
      <w:hyperlink w:anchor="thm-mixture-posterior">
        <w:ins w:id="2671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2672" w:author="PR Preview" w:date="2026-01-01T00:00:00Z">
        <w:r>
          <w:t xml:space="preserve">,</w:t>
        </w:r>
      </w:ins>
      <w:ins w:id="2673" w:author="PR Preview" w:date="2026-01-01T00:00:00Z">
        <w:r>
          <w:t xml:space="preserve"> </w:t>
        </w:r>
      </w:ins>
      <w:ins w:id="2674" w:author="PR Preview" w:date="2026-01-01T00:00:00Z">
        <w:r>
          <w:t xml:space="preserve">the conditional probability</w:t>
        </w:r>
      </w:ins>
      <w:ins w:id="2675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ins w:id="2676" w:author="PR Preview" w:date="2026-01-01T00:00:00Z">
        <w:r>
          <w:t xml:space="preserve"> </w:t>
        </w:r>
      </w:ins>
      <w:ins w:id="2677" w:author="PR Preview" w:date="2026-01-01T00:00:00Z">
        <w:r>
          <w:t xml:space="preserve">is called,</w:t>
        </w:r>
      </w:ins>
      <w:ins w:id="2678" w:author="PR Preview" w:date="2026-01-01T00:00:00Z">
        <w:r>
          <w:t xml:space="preserve"> </w:t>
        </w:r>
      </w:ins>
      <w:ins w:id="2679" w:author="PR Preview" w:date="2026-01-01T00:00:00Z">
        <w:r>
          <w:t xml:space="preserve">in machine learning,</w:t>
        </w:r>
      </w:ins>
      <w:ins w:id="2680" w:author="PR Preview" w:date="2026-01-01T00:00:00Z">
        <w:r>
          <w:t xml:space="preserve"> </w:t>
        </w:r>
      </w:ins>
      <w:ins w:id="2681" w:author="PR Preview" w:date="2026-01-01T00:00:00Z">
        <w:r>
          <w:t xml:space="preserve">the</w:t>
        </w:r>
      </w:ins>
      <w:ins w:id="2682" w:author="PR Preview" w:date="2026-01-01T00:00:00Z">
        <w:r>
          <w:t xml:space="preserve"> </w:t>
        </w:r>
      </w:ins>
      <w:ins w:id="2683" w:author="PR Preview" w:date="2026-01-01T00:00:00Z">
        <w:r>
          <w:rPr>
            <w:b/>
            <w:bCs/>
          </w:rPr>
          <w:t xml:space="preserve">responsibility</w:t>
        </w:r>
      </w:ins>
      <w:ins w:id="2684" w:author="PR Preview" w:date="2026-01-01T00:00:00Z">
        <w:r>
          <w:t xml:space="preserve"> </w:t>
        </w:r>
      </w:ins>
      <w:ins w:id="2685" w:author="PR Preview" w:date="2026-01-01T00:00:00Z">
        <w:r>
          <w:t xml:space="preserve">of component</w:t>
        </w:r>
      </w:ins>
      <w:ins w:id="2686" w:author="PR Preview" w:date="2026-01-01T00:00:00Z">
        <w:r>
          <w:t xml:space="preserve"> </w:t>
        </w:r>
      </w:ins>
      <m:oMath>
        <m:r>
          <m:t>c</m:t>
        </m:r>
      </m:oMath>
      <w:ins w:id="2687" w:author="PR Preview" w:date="2026-01-01T00:00:00Z">
        <w:r>
          <w:t xml:space="preserve"> </w:t>
        </w:r>
      </w:ins>
      <w:ins w:id="2688" w:author="PR Preview" w:date="2026-01-01T00:00:00Z">
        <w:r>
          <w:t xml:space="preserve">for</w:t>
        </w:r>
      </w:ins>
      <w:ins w:id="2689" w:author="PR Preview" w:date="2026-01-01T00:00:00Z">
        <w:r>
          <w:t xml:space="preserve"> </w:t>
        </w:r>
      </w:ins>
      <m:oMath>
        <m:r>
          <m:t>x</m:t>
        </m:r>
      </m:oMath>
      <w:ins w:id="2690" w:author="PR Preview" w:date="2026-01-01T00:00:00Z">
        <w:r>
          <w:t xml:space="preserve">.</w:t>
        </w:r>
      </w:ins>
    </w:p>
    <w:bookmarkEnd w:id="157"/>
    <w:bookmarkStart w:id="158" w:name="exm-mixture-gaussian"/>
    <w:p>
      <w:pPr>
        <w:pStyle w:val="BodyText"/>
      </w:pPr>
      <w:ins w:id="2691" w:author="PR Preview" w:date="2026-01-01T00:00:00Z">
        <w:r>
          <w:rPr>
            <w:b/>
            <w:bCs/>
          </w:rPr>
          <w:t xml:space="preserve">Example 20 (A two-component normal mixture)</w:t>
        </w:r>
      </w:ins>
      <w:ins w:id="2692" w:author="PR Preview" w:date="2026-01-01T00:00:00Z">
        <w:r>
          <w:t xml:space="preserve"> </w:t>
        </w:r>
      </w:ins>
      <w:ins w:id="2693" w:author="PR Preview" w:date="2026-01-01T00:00:00Z">
        <w:r>
          <w:t xml:space="preserve">Let</w:t>
        </w:r>
      </w:ins>
      <w:ins w:id="2694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ins w:id="2695" w:author="PR Preview" w:date="2026-01-01T00:00:00Z">
        <w:r>
          <w:t xml:space="preserve"> </w:t>
        </w:r>
      </w:ins>
      <w:ins w:id="2696" w:author="PR Preview" w:date="2026-01-01T00:00:00Z">
        <w:r>
          <w:t xml:space="preserve">be the</w:t>
        </w:r>
      </w:ins>
      <w:ins w:id="2697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698" w:author="PR Preview" w:date="2026-01-01T00:00:00Z">
        <w:r>
          <w:t xml:space="preserve"> </w:t>
        </w:r>
      </w:ins>
      <w:ins w:id="2699" w:author="PR Preview" w:date="2026-01-01T00:00:00Z">
        <w:r>
          <w:t xml:space="preserve">density and</w:t>
        </w:r>
      </w:ins>
      <w:ins w:id="2700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ins w:id="2701" w:author="PR Preview" w:date="2026-01-01T00:00:00Z">
        <w:r>
          <w:t xml:space="preserve"> </w:t>
        </w:r>
      </w:ins>
      <w:ins w:id="2702" w:author="PR Preview" w:date="2026-01-01T00:00:00Z">
        <w:r>
          <w:t xml:space="preserve">the</w:t>
        </w:r>
      </w:ins>
      <w:ins w:id="2703" w:author="PR Preview" w:date="2026-01-01T00:00:00Z">
        <w:r>
          <w:t xml:space="preserve"> </w:t>
        </w:r>
      </w:ins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ins w:id="2704" w:author="PR Preview" w:date="2026-01-01T00:00:00Z">
        <w:r>
          <w:t xml:space="preserve"> </w:t>
        </w:r>
      </w:ins>
      <w:ins w:id="2705" w:author="PR Preview" w:date="2026-01-01T00:00:00Z">
        <w:r>
          <w:t xml:space="preserve">density,</w:t>
        </w:r>
      </w:ins>
      <w:ins w:id="2706" w:author="PR Preview" w:date="2026-01-01T00:00:00Z">
        <w:r>
          <w:t xml:space="preserve"> </w:t>
        </w:r>
      </w:ins>
      <w:ins w:id="2707" w:author="PR Preview" w:date="2026-01-01T00:00:00Z">
        <w:r>
          <w:t xml:space="preserve">with mixing weights</w:t>
        </w:r>
      </w:ins>
      <w:ins w:id="2708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ins w:id="2709" w:author="PR Preview" w:date="2026-01-01T00:00:00Z">
        <w:r>
          <w:t xml:space="preserve"> </w:t>
        </w:r>
      </w:ins>
      <w:ins w:id="2710" w:author="PR Preview" w:date="2026-01-01T00:00:00Z">
        <w:r>
          <w:t xml:space="preserve">and</w:t>
        </w:r>
      </w:ins>
      <w:ins w:id="2711" w:author="PR Preview" w:date="2026-01-01T00:00:00Z">
        <w:r>
          <w:t xml:space="preserve"> </w:t>
        </w:r>
      </w:ins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ins w:id="2712" w:author="PR Preview" w:date="2026-01-01T00:00:00Z">
        <w:r>
          <w:t xml:space="preserve">,</w:t>
        </w:r>
      </w:ins>
      <w:ins w:id="2713" w:author="PR Preview" w:date="2026-01-01T00:00:00Z">
        <w:r>
          <w:t xml:space="preserve"> </w:t>
        </w:r>
      </w:ins>
      <w:ins w:id="2714" w:author="PR Preview" w:date="2026-01-01T00:00:00Z">
        <w:r>
          <w:t xml:space="preserve">and let</w:t>
        </w:r>
      </w:ins>
      <w:ins w:id="2715" w:author="PR Preview" w:date="2026-01-01T00:00:00Z">
        <w:r>
          <w:t xml:space="preserve"> </w:t>
        </w:r>
      </w:ins>
      <m:oMath>
        <m:r>
          <m:t>X</m:t>
        </m:r>
      </m:oMath>
      <w:ins w:id="2716" w:author="PR Preview" w:date="2026-01-01T00:00:00Z">
        <w:r>
          <w:t xml:space="preserve"> </w:t>
        </w:r>
      </w:ins>
      <w:ins w:id="2717" w:author="PR Preview" w:date="2026-01-01T00:00:00Z">
        <w:r>
          <w:t xml:space="preserve">have density</w:t>
        </w:r>
      </w:ins>
      <w:ins w:id="2718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ins w:id="2719" w:author="PR Preview" w:date="2026-01-01T00:00:00Z">
        <w:r>
          <w:t xml:space="preserve">.</w:t>
        </w:r>
      </w:ins>
    </w:p>
    <w:p>
      <w:pPr>
        <w:numPr>
          <w:ilvl w:val="0"/>
          <w:numId w:val="1014"/>
        </w:numPr>
      </w:pPr>
      <w:ins w:id="2720" w:author="PR Preview" w:date="2026-01-01T00:00:00Z">
        <w:r>
          <w:rPr>
            <w:b/>
            <w:bCs/>
          </w:rPr>
          <w:t xml:space="preserve">Mean.</w:t>
        </w:r>
      </w:ins>
      <w:ins w:id="2721" w:author="PR Preview" w:date="2026-01-01T00:00:00Z">
        <w:r>
          <w:t xml:space="preserve"> </w:t>
        </w:r>
      </w:ins>
      <w:ins w:id="2722" w:author="PR Preview" w:date="2026-01-01T00:00:00Z">
        <w:r>
          <w:t xml:space="preserve">By</w:t>
        </w:r>
      </w:ins>
      <w:ins w:id="2723" w:author="PR Preview" w:date="2026-01-01T00:00:00Z">
        <w:r>
          <w:t xml:space="preserve"> </w:t>
        </w:r>
      </w:ins>
      <w:hyperlink w:anchor="thm-mixture-mean">
        <w:ins w:id="2724" w:author="PR Preview" w:date="2026-01-01T00:00:00Z">
          <w:r>
            <w:rPr>
              <w:rStyle w:val="Hyperlink"/>
            </w:rPr>
            <w:t xml:space="preserve">Theorem 20</w:t>
          </w:r>
        </w:ins>
      </w:hyperlink>
      <w:ins w:id="2725" w:author="PR Preview" w:date="2026-01-01T00:00:00Z">
        <w:r>
          <w:t xml:space="preserve"> </w:t>
        </w:r>
      </w:ins>
      <w:ins w:id="2726" w:author="PR Preview" w:date="2026-01-01T00:00:00Z">
        <w:r>
          <w:t xml:space="preserve">and the</w:t>
        </w:r>
      </w:ins>
      <w:ins w:id="2727" w:author="PR Preview" w:date="2026-01-01T00:00:00Z">
        <w:r>
          <w:t xml:space="preserve"> </w:t>
        </w:r>
      </w:ins>
      <w:hyperlink r:id="rId121">
        <w:ins w:id="2728" w:author="PR Preview" w:date="2026-01-01T00:00:00Z">
          <w:r>
            <w:rPr>
              <w:rStyle w:val="Hyperlink"/>
            </w:rPr>
            <w:t xml:space="preserve">normal means</w:t>
          </w:r>
        </w:ins>
      </w:hyperlink>
      <w:ins w:id="2729" w:author="PR Preview" w:date="2026-01-01T00:00:00Z">
        <w:r>
          <w:t xml:space="preserve">,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3"/>
        </w:numPr>
      </w:pPr>
      <w:del w:id="2730" w:author="PR Preview" w:date="2026-01-01T00:00:00Z">
        <w:r>
          <w:rPr>
            <w:b/>
            <w:bCs/>
          </w:rPr>
          <w:delText xml:space="preserve">Responsibilities.</w:delText>
        </w:r>
      </w:del>
      <w:del w:id="2731" w:author="PR Preview" w:date="2026-01-01T00:00:00Z">
        <w:r>
          <w:delText xml:space="preserve"> </w:delText>
        </w:r>
      </w:del>
      <w:del w:id="2732" w:author="PR Preview" w:date="2026-01-01T00:00:00Z">
        <w:r>
          <w:delText xml:space="preserve">By</w:delText>
        </w:r>
      </w:del>
      <w:del w:id="2733" w:author="PR Preview" w:date="2026-01-01T00:00:00Z">
        <w:r>
          <w:delText xml:space="preserve"> </w:delText>
        </w:r>
      </w:del>
      <w:hyperlink w:anchor="thm-mixture-posterior">
        <w:del w:id="2734" w:author="PR Preview" w:date="2026-01-01T00:00:00Z">
          <w:r>
            <w:rPr>
              <w:rStyle w:val="Hyperlink"/>
            </w:rPr>
            <w:delText xml:space="preserve">Theorem 19</w:delText>
          </w:r>
        </w:del>
      </w:hyperlink>
      <w:del w:id="2735" w:author="PR Preview" w:date="2026-01-01T00:00:00Z">
        <w:r>
          <w:delText xml:space="preserve">,</w:delText>
        </w:r>
      </w:del>
      <w:del w:id="2736" w:author="PR Preview" w:date="2026-01-01T00:00:00Z">
        <w:r>
          <w:delText xml:space="preserve"> </w:delText>
        </w:r>
      </w:del>
      <w:del w:id="2737" w:author="PR Preview" w:date="2026-01-01T00:00:00Z">
        <w:r>
          <w:delText xml:space="preserve">at</w:delText>
        </w:r>
      </w:del>
      <w:del w:id="2738" w:author="PR Preview" w:date="2026-01-01T00:00:00Z">
        <w:r>
          <w:delText xml:space="preserve"> </w:delText>
        </w:r>
      </w:del>
      <m:oMath>
        <m:r>
          <m:t>x</m:t>
        </m:r>
        <m:r>
          <m:rPr>
            <m:sty m:val="p"/>
          </m:rPr>
          <m:t>=</m:t>
        </m:r>
        <m:r>
          <m:t>3</m:t>
        </m:r>
      </m:oMath>
      <w:del w:id="2739" w:author="PR Preview" w:date="2026-01-01T00:00:00Z">
        <w:r>
          <w:delText xml:space="preserve">, halfway between the component means,</w:delText>
        </w:r>
      </w:del>
      <w:del w:id="2740" w:author="PR Preview" w:date="2026-01-01T00:00:00Z">
        <w:r>
          <w:delText xml:space="preserve"> </w:delText>
        </w:r>
      </w:del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del w:id="2741" w:author="PR Preview" w:date="2026-01-01T00:00:00Z">
        <w:r>
          <w:delText xml:space="preserve"> </w:delText>
        </w:r>
      </w:del>
      <w:del w:id="2742" w:author="PR Preview" w:date="2026-01-01T00:00:00Z">
        <w:r>
          <w:delText xml:space="preserve">by the symmetry of the normal density, so:</w:delText>
        </w:r>
      </w:del>
    </w:p>
    <w:p>
      <w:pPr>
        <w:numPr>
          <w:ilvl w:val="0"/>
          <w:numId w:val="1014"/>
        </w:numPr>
      </w:pPr>
      <w:ins w:id="2743" w:author="PR Preview" w:date="2026-01-01T00:00:00Z">
        <w:r>
          <w:rPr>
            <w:b/>
            <w:bCs/>
          </w:rPr>
          <w:t xml:space="preserve">Responsibilities.</w:t>
        </w:r>
      </w:ins>
      <w:ins w:id="2744" w:author="PR Preview" w:date="2026-01-01T00:00:00Z">
        <w:r>
          <w:t xml:space="preserve"> </w:t>
        </w:r>
      </w:ins>
      <w:ins w:id="2745" w:author="PR Preview" w:date="2026-01-01T00:00:00Z">
        <w:r>
          <w:t xml:space="preserve">By</w:t>
        </w:r>
      </w:ins>
      <w:ins w:id="2746" w:author="PR Preview" w:date="2026-01-01T00:00:00Z">
        <w:r>
          <w:t xml:space="preserve"> </w:t>
        </w:r>
      </w:ins>
      <w:hyperlink w:anchor="thm-mixture-posterior">
        <w:ins w:id="2747" w:author="PR Preview" w:date="2026-01-01T00:00:00Z">
          <w:r>
            <w:rPr>
              <w:rStyle w:val="Hyperlink"/>
            </w:rPr>
            <w:t xml:space="preserve">Theorem 21</w:t>
          </w:r>
        </w:ins>
      </w:hyperlink>
      <w:ins w:id="2748" w:author="PR Preview" w:date="2026-01-01T00:00:00Z">
        <w:r>
          <w:t xml:space="preserve">,</w:t>
        </w:r>
      </w:ins>
      <w:ins w:id="2749" w:author="PR Preview" w:date="2026-01-01T00:00:00Z">
        <w:r>
          <w:t xml:space="preserve"> </w:t>
        </w:r>
      </w:ins>
      <w:ins w:id="2750" w:author="PR Preview" w:date="2026-01-01T00:00:00Z">
        <w:r>
          <w:t xml:space="preserve">at</w:t>
        </w:r>
      </w:ins>
      <w:ins w:id="2751" w:author="PR Preview" w:date="2026-01-01T00:00:00Z">
        <w:r>
          <w:t xml:space="preserve"> </w:t>
        </w:r>
      </w:ins>
      <m:oMath>
        <m:r>
          <m:t>x</m:t>
        </m:r>
        <m:r>
          <m:rPr>
            <m:sty m:val="p"/>
          </m:rPr>
          <m:t>=</m:t>
        </m:r>
        <m:r>
          <m:t>3</m:t>
        </m:r>
      </m:oMath>
      <w:ins w:id="2752" w:author="PR Preview" w:date="2026-01-01T00:00:00Z">
        <w:r>
          <w:t xml:space="preserve">, halfway between the component means,</w:t>
        </w:r>
      </w:ins>
      <w:ins w:id="2753" w:author="PR Preview" w:date="2026-01-01T00:00:00Z">
        <w:r>
          <w:t xml:space="preserve"> </w:t>
        </w:r>
      </w:ins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ins w:id="2754" w:author="PR Preview" w:date="2026-01-01T00:00:00Z">
        <w:r>
          <w:t xml:space="preserve"> </w:t>
        </w:r>
      </w:ins>
      <w:ins w:id="2755" w:author="PR Preview" w:date="2026-01-01T00:00:00Z">
        <w:r>
          <w:t xml:space="preserve">by the symmetry of the normal density, so: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8"/>
    <w:p>
      <w:pPr>
        <w:pStyle w:val="FirstParagraph"/>
      </w:pPr>
      <w:del w:id="2756" w:author="PR Preview" w:date="2026-01-01T00:00:00Z">
        <w:r>
          <w:rPr>
            <w:i/>
            <w:iCs/>
          </w:rPr>
          <w:delText xml:space="preserve">Remark</w:delText>
        </w:r>
      </w:del>
      <w:del w:id="2757" w:author="PR Preview" w:date="2026-01-01T00:00:00Z">
        <w:r>
          <w:delText xml:space="preserve">. </w:delText>
        </w:r>
      </w:del>
      <w:hyperlink w:anchor="exm-mixture-gaussian">
        <w:del w:id="2758" w:author="PR Preview" w:date="2026-01-01T00:00:00Z">
          <w:r>
            <w:rPr>
              <w:rStyle w:val="Hyperlink"/>
            </w:rPr>
            <w:delText xml:space="preserve">Example 16</w:delText>
          </w:r>
        </w:del>
      </w:hyperlink>
      <w:del w:id="2759" w:author="PR Preview" w:date="2026-01-01T00:00:00Z">
        <w:r>
          <w:delText xml:space="preserve"> </w:delText>
        </w:r>
      </w:del>
      <w:del w:id="2760" w:author="PR Preview" w:date="2026-01-01T00:00:00Z">
        <w:r>
          <w:delText xml:space="preserve">shows that the mean of a mixture</w:delText>
        </w:r>
      </w:del>
      <w:del w:id="2761" w:author="PR Preview" w:date="2026-01-01T00:00:00Z">
        <w:r>
          <w:delText xml:space="preserve"> </w:delText>
        </w:r>
      </w:del>
      <w:del w:id="2762" w:author="PR Preview" w:date="2026-01-01T00:00:00Z">
        <w:r>
          <w:delText xml:space="preserve">can fall where observations are rare,</w:delText>
        </w:r>
      </w:del>
      <w:del w:id="2763" w:author="PR Preview" w:date="2026-01-01T00:00:00Z">
        <w:r>
          <w:delText xml:space="preserve"> </w:delText>
        </w:r>
      </w:del>
      <w:del w:id="2764" w:author="PR Preview" w:date="2026-01-01T00:00:00Z">
        <w:r>
          <w:delText xml:space="preserve">so a single normal distribution fitted to such data</w:delText>
        </w:r>
      </w:del>
      <w:del w:id="2765" w:author="PR Preview" w:date="2026-01-01T00:00:00Z">
        <w:r>
          <w:delText xml:space="preserve"> </w:delText>
        </w:r>
      </w:del>
      <w:del w:id="2766" w:author="PR Preview" w:date="2026-01-01T00:00:00Z">
        <w:r>
          <w:delText xml:space="preserve">would describe them poorly.</w:delText>
        </w:r>
      </w:del>
    </w:p>
    <w:p>
      <w:pPr>
        <w:pStyle w:val="BodyText"/>
      </w:pPr>
      <w:del w:id="2767" w:author="PR Preview" w:date="2026-01-01T00:00:00Z">
        <w:r>
          <w:rPr>
            <w:b/>
            <w:bCs/>
          </w:rPr>
          <w:delText xml:space="preserve">Example 17 (The negative binomial as a continuous mixture)</w:delText>
        </w:r>
      </w:del>
      <w:del w:id="2768" w:author="PR Preview" w:date="2026-01-01T00:00:00Z">
        <w:r>
          <w:delText xml:space="preserve"> </w:delText>
        </w:r>
      </w:del>
      <w:del w:id="2769" w:author="PR Preview" w:date="2026-01-01T00:00:00Z">
        <w:r>
          <w:delText xml:space="preserve">The</w:delText>
        </w:r>
      </w:del>
      <w:del w:id="2770" w:author="PR Preview" w:date="2026-01-01T00:00:00Z">
        <w:r>
          <w:delText xml:space="preserve"> </w:delText>
        </w:r>
      </w:del>
      <w:hyperlink w:anchor="def-nb">
        <w:del w:id="2771" w:author="PR Preview" w:date="2026-01-01T00:00:00Z">
          <w:r>
            <w:rPr>
              <w:rStyle w:val="Hyperlink"/>
            </w:rPr>
            <w:delText xml:space="preserve">negative binomial distribution</w:delText>
          </w:r>
        </w:del>
      </w:hyperlink>
      <w:del w:id="2772" w:author="PR Preview" w:date="2026-01-01T00:00:00Z">
        <w:r>
          <w:delText xml:space="preserve"> </w:delText>
        </w:r>
      </w:del>
      <w:del w:id="2773" w:author="PR Preview" w:date="2026-01-01T00:00:00Z">
        <w:r>
          <w:delText xml:space="preserve">is a mixture of Poisson distributions</w:delText>
        </w:r>
      </w:del>
      <w:del w:id="2774" w:author="PR Preview" w:date="2026-01-01T00:00:00Z">
        <w:r>
          <w:delText xml:space="preserve"> </w:delText>
        </w:r>
      </w:del>
      <w:del w:id="2775" w:author="PR Preview" w:date="2026-01-01T00:00:00Z">
        <w:r>
          <w:delText xml:space="preserve">with a continuum of components, one for each mean</w:delText>
        </w:r>
      </w:del>
      <w:del w:id="2776" w:author="PR Preview" w:date="2026-01-01T00:00:00Z">
        <w:r>
          <w:delText xml:space="preserve"> </w:delText>
        </w:r>
      </w:del>
      <m:oMath>
        <m:r>
          <m:t>λ</m:t>
        </m:r>
        <m:r>
          <m:rPr>
            <m:sty m:val="p"/>
          </m:rPr>
          <m:t>&gt;</m:t>
        </m:r>
        <m:r>
          <m:t>0</m:t>
        </m:r>
      </m:oMath>
      <w:del w:id="2777" w:author="PR Preview" w:date="2026-01-01T00:00:00Z">
        <w:r>
          <w:delText xml:space="preserve">:</w:delText>
        </w:r>
      </w:del>
      <w:del w:id="2778" w:author="PR Preview" w:date="2026-01-01T00:00:00Z">
        <w:r>
          <w:delText xml:space="preserve"> </w:delText>
        </w:r>
      </w:del>
      <w:del w:id="2779" w:author="PR Preview" w:date="2026-01-01T00:00:00Z">
        <w:r>
          <w:delText xml:space="preserve">its PMF is</w:delText>
        </w:r>
      </w:del>
      <w:del w:id="2780" w:author="PR Preview" w:date="2026-01-01T00:00:00Z">
        <w:r>
          <w:delText xml:space="preserve"> </w:delText>
        </w:r>
      </w:del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del w:id="2781" w:author="PR Preview" w:date="2026-01-01T00:00:00Z">
        <w:r>
          <w:delText xml:space="preserve">,</w:delText>
        </w:r>
      </w:del>
      <w:del w:id="2782" w:author="PR Preview" w:date="2026-01-01T00:00:00Z">
        <w:r>
          <w:delText xml:space="preserve"> </w:delText>
        </w:r>
      </w:del>
      <w:del w:id="2783" w:author="PR Preview" w:date="2026-01-01T00:00:00Z">
        <w:r>
          <w:delText xml:space="preserve">where the gamma density</w:delText>
        </w:r>
      </w:del>
      <w:del w:id="2784" w:author="PR Preview" w:date="2026-01-01T00:00:00Z">
        <w:r>
          <w:delText xml:space="preserve"> </w:delText>
        </w:r>
      </w:del>
      <m:oMath>
        <m:r>
          <m:t>g</m:t>
        </m:r>
      </m:oMath>
      <w:del w:id="2785" w:author="PR Preview" w:date="2026-01-01T00:00:00Z">
        <w:r>
          <w:delText xml:space="preserve"> </w:delText>
        </w:r>
      </w:del>
      <w:del w:id="2786" w:author="PR Preview" w:date="2026-01-01T00:00:00Z">
        <w:r>
          <w:delText xml:space="preserve">plays the role of the mixing weights</w:delText>
        </w:r>
      </w:del>
      <w:del w:id="2787" w:author="PR Preview" w:date="2026-01-01T00:00:00Z">
        <w:r>
          <w:delText xml:space="preserve"> </w:delText>
        </w:r>
      </w:del>
      <w:del w:id="2788" w:author="PR Preview" w:date="2026-01-01T00:00:00Z">
        <w:r>
          <w:delText xml:space="preserve">and the integral replaces the sum in</w:delText>
        </w:r>
      </w:del>
      <w:del w:id="2789" w:author="PR Preview" w:date="2026-01-01T00:00:00Z">
        <w:r>
          <w:delText xml:space="preserve"> </w:delText>
        </w:r>
      </w:del>
      <w:hyperlink w:anchor="def-mixture">
        <w:del w:id="2790" w:author="PR Preview" w:date="2026-01-01T00:00:00Z">
          <w:r>
            <w:rPr>
              <w:rStyle w:val="Hyperlink"/>
            </w:rPr>
            <w:delText xml:space="preserve">Definition 10</w:delText>
          </w:r>
        </w:del>
      </w:hyperlink>
      <w:del w:id="2791" w:author="PR Preview" w:date="2026-01-01T00:00:00Z">
        <w:r>
          <w:delText xml:space="preserve"> </w:delText>
        </w:r>
      </w:del>
      <w:del w:id="2792" w:author="PR Preview" w:date="2026-01-01T00:00:00Z">
        <w:r>
          <w:delText xml:space="preserve">(see the proof of</w:delText>
        </w:r>
      </w:del>
      <w:del w:id="2793" w:author="PR Preview" w:date="2026-01-01T00:00:00Z">
        <w:r>
          <w:delText xml:space="preserve"> </w:delText>
        </w:r>
      </w:del>
      <w:hyperlink w:anchor="thm-nb">
        <w:del w:id="2794" w:author="PR Preview" w:date="2026-01-01T00:00:00Z">
          <w:r>
            <w:rPr>
              <w:rStyle w:val="Hyperlink"/>
            </w:rPr>
            <w:delText xml:space="preserve">Theorem 9</w:delText>
          </w:r>
        </w:del>
      </w:hyperlink>
      <w:del w:id="2795" w:author="PR Preview" w:date="2026-01-01T00:00:00Z">
        <w:r>
          <w:delText xml:space="preserve">).</w:delText>
        </w:r>
      </w:del>
    </w:p>
    <w:p>
      <w:pPr>
        <w:pStyle w:val="FirstParagraph"/>
      </w:pPr>
      <w:ins w:id="2796" w:author="PR Preview" w:date="2026-01-01T00:00:00Z">
        <w:r>
          <w:rPr>
            <w:i/>
            <w:iCs/>
          </w:rPr>
          <w:t xml:space="preserve">Remark</w:t>
        </w:r>
      </w:ins>
      <w:ins w:id="2797" w:author="PR Preview" w:date="2026-01-01T00:00:00Z">
        <w:r>
          <w:t xml:space="preserve">. </w:t>
        </w:r>
      </w:ins>
      <w:hyperlink w:anchor="exm-mixture-gaussian">
        <w:ins w:id="2798" w:author="PR Preview" w:date="2026-01-01T00:00:00Z">
          <w:r>
            <w:rPr>
              <w:rStyle w:val="Hyperlink"/>
            </w:rPr>
            <w:t xml:space="preserve">Example 20</w:t>
          </w:r>
        </w:ins>
      </w:hyperlink>
      <w:ins w:id="2799" w:author="PR Preview" w:date="2026-01-01T00:00:00Z">
        <w:r>
          <w:t xml:space="preserve"> </w:t>
        </w:r>
      </w:ins>
      <w:ins w:id="2800" w:author="PR Preview" w:date="2026-01-01T00:00:00Z">
        <w:r>
          <w:t xml:space="preserve">shows that the mean of a mixture</w:t>
        </w:r>
      </w:ins>
      <w:ins w:id="2801" w:author="PR Preview" w:date="2026-01-01T00:00:00Z">
        <w:r>
          <w:t xml:space="preserve"> </w:t>
        </w:r>
      </w:ins>
      <w:ins w:id="2802" w:author="PR Preview" w:date="2026-01-01T00:00:00Z">
        <w:r>
          <w:t xml:space="preserve">can fall where observations are rare,</w:t>
        </w:r>
      </w:ins>
      <w:ins w:id="2803" w:author="PR Preview" w:date="2026-01-01T00:00:00Z">
        <w:r>
          <w:t xml:space="preserve"> </w:t>
        </w:r>
      </w:ins>
      <w:ins w:id="2804" w:author="PR Preview" w:date="2026-01-01T00:00:00Z">
        <w:r>
          <w:t xml:space="preserve">so a single normal distribution fitted to such data</w:t>
        </w:r>
      </w:ins>
      <w:ins w:id="2805" w:author="PR Preview" w:date="2026-01-01T00:00:00Z">
        <w:r>
          <w:t xml:space="preserve"> </w:t>
        </w:r>
      </w:ins>
      <w:ins w:id="2806" w:author="PR Preview" w:date="2026-01-01T00:00:00Z">
        <w:r>
          <w:t xml:space="preserve">would describe them poorly.</w:t>
        </w:r>
      </w:ins>
    </w:p>
    <w:bookmarkStart w:id="159" w:name="exm-nb-mixture"/>
    <w:p>
      <w:pPr>
        <w:pStyle w:val="BodyText"/>
      </w:pPr>
      <w:ins w:id="2807" w:author="PR Preview" w:date="2026-01-01T00:00:00Z">
        <w:r>
          <w:rPr>
            <w:b/>
            <w:bCs/>
          </w:rPr>
          <w:t xml:space="preserve">Example 21 (The negative binomial as a continuous mixture)</w:t>
        </w:r>
      </w:ins>
      <w:ins w:id="2808" w:author="PR Preview" w:date="2026-01-01T00:00:00Z">
        <w:r>
          <w:t xml:space="preserve"> </w:t>
        </w:r>
      </w:ins>
      <w:ins w:id="2809" w:author="PR Preview" w:date="2026-01-01T00:00:00Z">
        <w:r>
          <w:t xml:space="preserve">The</w:t>
        </w:r>
      </w:ins>
      <w:ins w:id="2810" w:author="PR Preview" w:date="2026-01-01T00:00:00Z">
        <w:r>
          <w:t xml:space="preserve"> </w:t>
        </w:r>
      </w:ins>
      <w:hyperlink w:anchor="def-nb">
        <w:ins w:id="2811" w:author="PR Preview" w:date="2026-01-01T00:00:00Z">
          <w:r>
            <w:rPr>
              <w:rStyle w:val="Hyperlink"/>
            </w:rPr>
            <w:t xml:space="preserve">negative binomial distribution</w:t>
          </w:r>
        </w:ins>
      </w:hyperlink>
      <w:ins w:id="2812" w:author="PR Preview" w:date="2026-01-01T00:00:00Z">
        <w:r>
          <w:t xml:space="preserve"> </w:t>
        </w:r>
      </w:ins>
      <w:ins w:id="2813" w:author="PR Preview" w:date="2026-01-01T00:00:00Z">
        <w:r>
          <w:t xml:space="preserve">is a mixture of Poisson distributions</w:t>
        </w:r>
      </w:ins>
      <w:ins w:id="2814" w:author="PR Preview" w:date="2026-01-01T00:00:00Z">
        <w:r>
          <w:t xml:space="preserve"> </w:t>
        </w:r>
      </w:ins>
      <w:ins w:id="2815" w:author="PR Preview" w:date="2026-01-01T00:00:00Z">
        <w:r>
          <w:t xml:space="preserve">with a continuum of components, one for each mean</w:t>
        </w:r>
      </w:ins>
      <w:ins w:id="2816" w:author="PR Preview" w:date="2026-01-01T00:00:00Z">
        <w:r>
          <w:t xml:space="preserve"> </w:t>
        </w:r>
      </w:ins>
      <m:oMath>
        <m:r>
          <m:t>λ</m:t>
        </m:r>
        <m:r>
          <m:rPr>
            <m:sty m:val="p"/>
          </m:rPr>
          <m:t>&gt;</m:t>
        </m:r>
        <m:r>
          <m:t>0</m:t>
        </m:r>
      </m:oMath>
      <w:ins w:id="2817" w:author="PR Preview" w:date="2026-01-01T00:00:00Z">
        <w:r>
          <w:t xml:space="preserve">:</w:t>
        </w:r>
      </w:ins>
      <w:ins w:id="2818" w:author="PR Preview" w:date="2026-01-01T00:00:00Z">
        <w:r>
          <w:t xml:space="preserve"> </w:t>
        </w:r>
      </w:ins>
      <w:ins w:id="2819" w:author="PR Preview" w:date="2026-01-01T00:00:00Z">
        <w:r>
          <w:t xml:space="preserve">its PMF is</w:t>
        </w:r>
      </w:ins>
      <w:ins w:id="2820" w:author="PR Preview" w:date="2026-01-01T00:00:00Z">
        <w:r>
          <w:t xml:space="preserve"> </w:t>
        </w:r>
      </w:ins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ins w:id="2821" w:author="PR Preview" w:date="2026-01-01T00:00:00Z">
        <w:r>
          <w:t xml:space="preserve">,</w:t>
        </w:r>
      </w:ins>
      <w:ins w:id="2822" w:author="PR Preview" w:date="2026-01-01T00:00:00Z">
        <w:r>
          <w:t xml:space="preserve"> </w:t>
        </w:r>
      </w:ins>
      <w:ins w:id="2823" w:author="PR Preview" w:date="2026-01-01T00:00:00Z">
        <w:r>
          <w:t xml:space="preserve">where the gamma density</w:t>
        </w:r>
      </w:ins>
      <w:ins w:id="2824" w:author="PR Preview" w:date="2026-01-01T00:00:00Z">
        <w:r>
          <w:t xml:space="preserve"> </w:t>
        </w:r>
      </w:ins>
      <m:oMath>
        <m:r>
          <m:t>g</m:t>
        </m:r>
      </m:oMath>
      <w:ins w:id="2825" w:author="PR Preview" w:date="2026-01-01T00:00:00Z">
        <w:r>
          <w:t xml:space="preserve"> </w:t>
        </w:r>
      </w:ins>
      <w:ins w:id="2826" w:author="PR Preview" w:date="2026-01-01T00:00:00Z">
        <w:r>
          <w:t xml:space="preserve">plays the role of the mixing weights</w:t>
        </w:r>
      </w:ins>
      <w:ins w:id="2827" w:author="PR Preview" w:date="2026-01-01T00:00:00Z">
        <w:r>
          <w:t xml:space="preserve"> </w:t>
        </w:r>
      </w:ins>
      <w:ins w:id="2828" w:author="PR Preview" w:date="2026-01-01T00:00:00Z">
        <w:r>
          <w:t xml:space="preserve">and the integral replaces the sum in</w:t>
        </w:r>
      </w:ins>
      <w:ins w:id="2829" w:author="PR Preview" w:date="2026-01-01T00:00:00Z">
        <w:r>
          <w:t xml:space="preserve"> </w:t>
        </w:r>
      </w:ins>
      <w:hyperlink w:anchor="def-mixture">
        <w:ins w:id="2830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2831" w:author="PR Preview" w:date="2026-01-01T00:00:00Z">
        <w:r>
          <w:t xml:space="preserve"> </w:t>
        </w:r>
      </w:ins>
      <w:ins w:id="2832" w:author="PR Preview" w:date="2026-01-01T00:00:00Z">
        <w:r>
          <w:t xml:space="preserve">(see the proof of</w:t>
        </w:r>
      </w:ins>
      <w:ins w:id="2833" w:author="PR Preview" w:date="2026-01-01T00:00:00Z">
        <w:r>
          <w:t xml:space="preserve"> </w:t>
        </w:r>
      </w:ins>
      <w:hyperlink w:anchor="thm-nb">
        <w:ins w:id="2834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2835" w:author="PR Preview" w:date="2026-01-01T00:00:00Z">
        <w:r>
          <w:t xml:space="preserve">).</w:t>
        </w:r>
      </w:ins>
    </w:p>
    <w:bookmarkEnd w:id="159"/>
    <w:bookmarkEnd w:id="160"/>
    <w:bookmarkStart w:id="164" w:name="references"/>
    <w:p>
      <w:pPr>
        <w:pStyle w:val="Heading2"/>
      </w:pPr>
      <w:r>
        <w:t xml:space="preserve">References</w:t>
      </w:r>
    </w:p>
    <w:bookmarkStart w:id="163" w:name="refs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End w:id="163"/>
    <w:bookmarkEnd w:id="1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67" Type="http://schemas.openxmlformats.org/officeDocument/2006/relationships/image" Target="media/rId67.png"/><Relationship Id="rId91" Type="http://schemas.openxmlformats.org/officeDocument/2006/relationships/image" Target="media/rId91.png"/><Relationship Id="rId45" Type="http://schemas.openxmlformats.org/officeDocument/2006/relationships/image" Target="media/rId45.png"/><Relationship Id="rId41" Type="http://schemas.openxmlformats.org/officeDocument/2006/relationships/image" Target="media/rId41.png"/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_rels/footnotes.xml.rels><?xml version='1.0' encoding='UTF-8' standalone='yes'?>
<Relationships xmlns="http://schemas.openxmlformats.org/package/2006/relationships"><Relationship Id="rId149" Type="http://schemas.openxmlformats.org/officeDocument/2006/relationships/hyperlink" Target="expectation.qmd#def-cond-mixed" TargetMode="External"/><Relationship Id="rId153" Type="http://schemas.openxmlformats.org/officeDocument/2006/relationships/hyperlink" Target="expectation.qmd#def-expectation" TargetMode="External"/><Relationship Id="rId117" Type="http://schemas.openxmlformats.org/officeDocument/2006/relationships/hyperlink" Target="expectation.qmd#def-expectation-matrix" TargetMode="External"/><Relationship Id="rId15" Type="http://schemas.openxmlformats.org/officeDocument/2006/relationships/hyperlink" Target="expectation.qmd#thm-bernoulli-mean" TargetMode="External"/><Relationship Id="rId8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104" Type="http://schemas.openxmlformats.org/officeDocument/2006/relationships/hyperlink" Target="expectation.qmd#thm-surv-mean" TargetMode="External"/><Relationship Id="rId127" Type="http://schemas.openxmlformats.org/officeDocument/2006/relationships/hyperlink" Target="https://en.wikipedia.org/wiki/Mahalanobis_distance" TargetMode="External"/><Relationship Id="rId120" Type="http://schemas.openxmlformats.org/officeDocument/2006/relationships/hyperlink" Target="https://en.wikipedia.org/wiki/Multivariate_normal_distribution" TargetMode="External"/><Relationship Id="rId140" Type="http://schemas.openxmlformats.org/officeDocument/2006/relationships/hyperlink" Target="https://en.wikipedia.org/wiki/Normally_distributed_and_uncorrelated_does_not_imply_independent" TargetMode="External"/><Relationship Id="rId115" Type="http://schemas.openxmlformats.org/officeDocument/2006/relationships/hyperlink" Target="https://morrison-lab.github.io/mds/linear-algebra-special-matrices.html#cor-det-pd" TargetMode="External"/><Relationship Id="rId110" Type="http://schemas.openxmlformats.org/officeDocument/2006/relationships/hyperlink" Target="https://morrison-lab.github.io/mds/linear-algebra-special-matrices.html#def-determinant" TargetMode="External"/><Relationship Id="rId129" Type="http://schemas.openxmlformats.org/officeDocument/2006/relationships/hyperlink" Target="https://morrison-lab.github.io/mds/linear-algebra-special-matrices.html#def-diagonal-matrix" TargetMode="External"/><Relationship Id="rId141" Type="http://schemas.openxmlformats.org/officeDocument/2006/relationships/hyperlink" Target="https://morrison-lab.github.io/mds/linear-algebra-special-matrices.html#def-eigendecomposition" TargetMode="External"/><Relationship Id="rId111" Type="http://schemas.openxmlformats.org/officeDocument/2006/relationships/hyperlink" Target="https://morrison-lab.github.io/mds/linear-algebra-special-matrices.html#def-matrix-inverse" TargetMode="External"/><Relationship Id="rId109" Type="http://schemas.openxmlformats.org/officeDocument/2006/relationships/hyperlink" Target="https://morrison-lab.github.io/mds/linear-algebra-special-matrices.html#def-positive-definite" TargetMode="External"/><Relationship Id="rId143" Type="http://schemas.openxmlformats.org/officeDocument/2006/relationships/hyperlink" Target="https://morrison-lab.github.io/mds/linear-algebra-special-matrices.html#exm-spectral" TargetMode="External"/><Relationship Id="rId132" Type="http://schemas.openxmlformats.org/officeDocument/2006/relationships/hyperlink" Target="https://morrison-lab.github.io/mds/linear-algebra-special-matrices.html#thm-det-diagonal" TargetMode="External"/><Relationship Id="rId114" Type="http://schemas.openxmlformats.org/officeDocument/2006/relationships/hyperlink" Target="https://morrison-lab.github.io/mds/linear-algebra-special-matrices.html#thm-pd-inverse" TargetMode="External"/><Relationship Id="rId61" Type="http://schemas.openxmlformats.org/officeDocument/2006/relationships/hyperlink" Target="https://morrison-lab.github.io/rme/chapters/count-regression.html" TargetMode="External"/><Relationship Id="rId52" Type="http://schemas.openxmlformats.org/officeDocument/2006/relationships/hyperlink" Target="https://statproofbook.github.io/P/poiss-mean" TargetMode="External"/><Relationship Id="rId53" Type="http://schemas.openxmlformats.org/officeDocument/2006/relationships/hyperlink" Target="https://statproofbook.github.io/P/poiss-var" TargetMode="External"/><Relationship Id="rId75" Type="http://schemas.openxmlformats.org/officeDocument/2006/relationships/hyperlink" Target="https://web.stanford.edu/class/archive/cs/cs109/cs109.1206/lectureNotes/LN12_independent_rvs.pdf" TargetMode="External"/><Relationship Id="rId161" Type="http://schemas.openxmlformats.org/officeDocument/2006/relationships/hyperlink" Target="https://www.cengage.com/c/statistical-inference-2e-casella-berger/9780534243128/" TargetMode="External"/><Relationship Id="rId25" Type="http://schemas.openxmlformats.org/officeDocument/2006/relationships/hyperlink" Target="independence.qmd#def-iid" TargetMode="External"/><Relationship Id="rId23" Type="http://schemas.openxmlformats.org/officeDocument/2006/relationships/hyperlink" Target="independence.qmd#def-indpt" TargetMode="External"/><Relationship Id="rId135" Type="http://schemas.openxmlformats.org/officeDocument/2006/relationships/hyperlink" Target="independence.qmd#thm-indpt-density" TargetMode="External"/><Relationship Id="rId155" Type="http://schemas.openxmlformats.org/officeDocument/2006/relationships/hyperlink" Target="probability-basics.qmd#thm-bayes" TargetMode="External"/><Relationship Id="rId156" Type="http://schemas.openxmlformats.org/officeDocument/2006/relationships/hyperlink" Target="probability-basics.qmd#thm-total-prob" TargetMode="External"/><Relationship Id="rId151" Type="http://schemas.openxmlformats.org/officeDocument/2006/relationships/hyperlink" Target="random-variables.qmd#cor-joint-density-mass-marginal" TargetMode="External"/><Relationship Id="rId10" Type="http://schemas.openxmlformats.org/officeDocument/2006/relationships/hyperlink" Target="random-variables.qmd#def-bernoulli" TargetMode="External"/><Relationship Id="rId19" Type="http://schemas.openxmlformats.org/officeDocument/2006/relationships/hyperlink" Target="random-variables.qmd#def-discrete-rv" TargetMode="External"/><Relationship Id="rId12" Type="http://schemas.openxmlformats.org/officeDocument/2006/relationships/hyperlink" Target="random-variables.qmd#def-exponential" TargetMode="External"/><Relationship Id="rId148" Type="http://schemas.openxmlformats.org/officeDocument/2006/relationships/hyperlink" Target="random-variables.qmd#def-joint-density-mass" TargetMode="External"/><Relationship Id="rId113" Type="http://schemas.openxmlformats.org/officeDocument/2006/relationships/hyperlink" Target="random-variables.qmd#def-joint-pdf" TargetMode="External"/><Relationship Id="rId11" Type="http://schemas.openxmlformats.org/officeDocument/2006/relationships/hyperlink" Target="random-variables.qmd#def-normal" TargetMode="External"/><Relationship Id="rId85" Type="http://schemas.openxmlformats.org/officeDocument/2006/relationships/hyperlink" Target="random-variables.qmd#def-pdf" TargetMode="External"/><Relationship Id="rId97" Type="http://schemas.openxmlformats.org/officeDocument/2006/relationships/hyperlink" Target="random-variables.qmd#def-surv-fn" TargetMode="External"/><Relationship Id="rId101" Type="http://schemas.openxmlformats.org/officeDocument/2006/relationships/hyperlink" Target="random-variables.qmd#thm-cdf-derivative-density" TargetMode="External"/><Relationship Id="rId102" Type="http://schemas.openxmlformats.org/officeDocument/2006/relationships/hyperlink" Target="random-variables.qmd#thm-hazard-dens-surv" TargetMode="External"/><Relationship Id="rId134" Type="http://schemas.openxmlformats.org/officeDocument/2006/relationships/hyperlink" Target="random-variables.qmd#thm-marginal-density" TargetMode="External"/><Relationship Id="rId133" Type="http://schemas.openxmlformats.org/officeDocument/2006/relationships/hyperlink" Target="random-variables.qmd#thm-normal-density" TargetMode="External"/><Relationship Id="rId121" Type="http://schemas.openxmlformats.org/officeDocument/2006/relationships/hyperlink" Target="random-variables.qmd#thm-normal-moments" TargetMode="External"/><Relationship Id="rId100" Type="http://schemas.openxmlformats.org/officeDocument/2006/relationships/hyperlink" Target="random-variables.qmd#thm-survival-expressions-1" TargetMode="External"/><Relationship Id="rId31" Type="http://schemas.openxmlformats.org/officeDocument/2006/relationships/hyperlink" Target="variance-covariance.qmd#cor-vcov-indpt-diagonal" TargetMode="External"/><Relationship Id="rId118" Type="http://schemas.openxmlformats.org/officeDocument/2006/relationships/hyperlink" Target="variance-covariance.qmd#def-cov-vec-x" TargetMode="External"/><Relationship Id="rId138" Type="http://schemas.openxmlformats.org/officeDocument/2006/relationships/hyperlink" Target="variance-covariance.qmd#def-variance" TargetMode="External"/><Relationship Id="rId139" Type="http://schemas.openxmlformats.org/officeDocument/2006/relationships/hyperlink" Target="variance-covariance.qmd#exm-uncorrelated-not-indpt" TargetMode="External"/><Relationship Id="rId16" Type="http://schemas.openxmlformats.org/officeDocument/2006/relationships/hyperlink" Target="variance-covariance.qmd#exm-variance-bernoulli" TargetMode="External"/><Relationship Id="rId123" Type="http://schemas.openxmlformats.org/officeDocument/2006/relationships/hyperlink" Target="variance-covariance.qmd#exm-vcov-singular" TargetMode="External"/><Relationship Id="rId82" Type="http://schemas.openxmlformats.org/officeDocument/2006/relationships/hyperlink" Target="variance-covariance.qmd#thm-total-variance" TargetMode="External"/><Relationship Id="rId30" Type="http://schemas.openxmlformats.org/officeDocument/2006/relationships/hyperlink" Target="variance-covariance.qmd#thm-var-lincom" TargetMode="External"/><Relationship Id="rId51" Type="http://schemas.openxmlformats.org/officeDocument/2006/relationships/hyperlink" Target="variance-covariance.qmd#thm-variance" TargetMode="External"/><Relationship Id="rId137" Type="http://schemas.openxmlformats.org/officeDocument/2006/relationships/hyperlink" Target="variance-covariance.qmd#thm-vcov-elements" TargetMode="External"/><Relationship Id="rId122" Type="http://schemas.openxmlformats.org/officeDocument/2006/relationships/hyperlink" Target="variance-covariance.qmd#thm-vcov-ps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2026-10-14T05:45:23Z</dcterms:created>
  <dcterms:modified xsi:type="dcterms:W3CDTF">2026-10-14T05:45:23Z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