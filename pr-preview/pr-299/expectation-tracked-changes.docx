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15:15:25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6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1"/>
    <w:bookmarkStart w:id="153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4" w:name="rem-irreducible-risk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4"/>
    <w:bookmarkStart w:id="155" w:name="exm-irreducible-risk"/>
    <w:p>
      <w:pPr>
        <w:pStyle w:val="BodyText"/>
      </w:pPr>
      <w:r>
        <w:rPr>
          <w:b/>
          <w:bCs/>
        </w:rPr>
        <w:t xml:space="preserve">Example 37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irreducible-risk-added-predictor"/>
    <w:p>
      <w:pPr>
        <w:pStyle w:val="BodyText"/>
      </w:pPr>
      <w:r>
        <w:rPr>
          <w:b/>
          <w:bCs/>
        </w:rPr>
        <w:t xml:space="preserve">Example 38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4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56"/>
    <w:bookmarkStart w:id="157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7"/>
    <w:bookmarkStart w:id="158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8"/>
    <w:bookmarkStart w:id="159" w:name="exm-reducible-risk"/>
    <w:p>
      <w:pPr>
        <w:pStyle w:val="FirstParagraph"/>
      </w:pPr>
      <w:r>
        <w:rPr>
          <w:b/>
          <w:bCs/>
        </w:rPr>
        <w:t xml:space="preserve">Example 39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6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3" w:name="exm-best-predictor-argmin"/>
    <w:p>
      <w:pPr>
        <w:pStyle w:val="BodyText"/>
      </w:pPr>
      <w:r>
        <w:rPr>
          <w:b/>
          <w:bCs/>
        </w:rPr>
        <w:t xml:space="preserve">Example 40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3"/>
    <w:bookmarkStart w:id="16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5" w:name="exm-best-predictor-unique"/>
    <w:p>
      <w:pPr>
        <w:pStyle w:val="BodyText"/>
      </w:pPr>
      <w:r>
        <w:rPr>
          <w:b/>
          <w:bCs/>
        </w:rPr>
        <w:t xml:space="preserve">Example 41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5"/>
    <w:bookmarkEnd w:id="166"/>
    <w:bookmarkStart w:id="209" w:name="sec-entropy"/>
    <w:p>
      <w:pPr>
        <w:pStyle w:val="Heading2"/>
      </w:pPr>
      <w:r>
        <w:t xml:space="preserve">4 Entropy and cross-entropy</w:t>
      </w:r>
    </w:p>
    <w:bookmarkStart w:id="167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7"/>
    <w:bookmarkStart w:id="168" w:name="exm-surprisal-coin"/>
    <w:p>
      <w:pPr>
        <w:pStyle w:val="BodyText"/>
      </w:pPr>
      <w:r>
        <w:rPr>
          <w:b/>
          <w:bCs/>
        </w:rPr>
        <w:t xml:space="preserve">Example 42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8"/>
    <w:bookmarkStart w:id="169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9"/>
    <w:bookmarkStart w:id="170" w:name="def-surprisal-continuou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22 (Entropy)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entropy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i/>
            <w:iCs/>
          </w:rPr>
          <w:delText xml:space="preserve">discrete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random variable</w:delText>
        </w:r>
      </w:del>
      <w:del w:id="14" w:author="PR Preview" w:date="2026-01-01T00:00:00Z">
        <w:r>
          <w:delText xml:space="preserve"> </w:delText>
        </w:r>
      </w:del>
      <m:oMath>
        <m:r>
          <m:t>X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with</w:delText>
        </w:r>
      </w:del>
      <w:del w:id="17" w:author="PR Preview" w:date="2026-01-01T00:00:00Z">
        <w:r>
          <w:delText xml:space="preserve"> </w:delText>
        </w:r>
      </w:del>
      <w:hyperlink r:id="rId10">
        <w:del w:id="18" w:author="PR Preview" w:date="2026-01-01T00:00:00Z">
          <w:r>
            <w:rPr>
              <w:rStyle w:val="Hyperlink"/>
            </w:rPr>
            <w:delText xml:space="preserve">probability mass function</w:delText>
          </w:r>
        </w:del>
      </w:hyperlink>
      <w:del w:id="19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is the</w:delText>
        </w:r>
      </w:del>
      <w:del w:id="22" w:author="PR Preview" w:date="2026-01-01T00:00:00Z">
        <w:r>
          <w:delText xml:space="preserve"> </w:delText>
        </w:r>
      </w:del>
      <w:hyperlink w:anchor="def-expectation">
        <w:del w:id="23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of its</w:delText>
        </w:r>
      </w:del>
      <w:del w:id="26" w:author="PR Preview" w:date="2026-01-01T00:00:00Z">
        <w:r>
          <w:delText xml:space="preserve"> </w:delText>
        </w:r>
      </w:del>
      <w:hyperlink w:anchor="def-surprisal">
        <w:del w:id="27" w:author="PR Preview" w:date="2026-01-01T00:00:00Z">
          <w:r>
            <w:rPr>
              <w:rStyle w:val="Hyperlink"/>
            </w:rPr>
            <w:delText xml:space="preserve">surprisal</w:delText>
          </w:r>
        </w:del>
      </w:hyperlink>
      <w:del w:id="28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[18]</w:delText>
        </w:r>
      </w:del>
      <w:del w:id="31" w:author="PR Preview" w:date="2026-01-01T00:00:00Z">
        <w:r>
          <w:delText xml:space="preserve">:</w:delText>
        </w:r>
      </w:del>
    </w:p>
    <w:p>
      <w:pPr>
        <w:pStyle w:val="BodyText"/>
      </w:pPr>
      <w:ins w:id="32" w:author="PR Preview" w:date="2026-01-01T00:00:00Z">
        <w:r>
          <w:rPr>
            <w:b/>
            <w:bCs/>
          </w:rPr>
          <w:t xml:space="preserve">Definition 22 (Surprisal of a value of a continuous random variable)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The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rPr>
            <w:b/>
            <w:bCs/>
          </w:rPr>
          <w:t xml:space="preserve">surprisal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of a possible value</w:t>
        </w:r>
      </w:ins>
      <w:ins w:id="39" w:author="PR Preview" w:date="2026-01-01T00:00:00Z">
        <w:r>
          <w:t xml:space="preserve"> </w:t>
        </w:r>
      </w:ins>
      <m:oMath>
        <m:r>
          <m:t>x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of a</w:t>
        </w:r>
      </w:ins>
      <w:ins w:id="42" w:author="PR Preview" w:date="2026-01-01T00:00:00Z">
        <w:r>
          <w:t xml:space="preserve"> </w:t>
        </w:r>
      </w:ins>
      <w:hyperlink r:id="rId18">
        <w:ins w:id="43" w:author="PR Preview" w:date="2026-01-01T00:00:00Z">
          <w:r>
            <w:rPr>
              <w:rStyle w:val="Hyperlink"/>
            </w:rPr>
            <w:t xml:space="preserve">continuous random variable</w:t>
          </w:r>
        </w:ins>
      </w:hyperlink>
      <w:ins w:id="44" w:author="PR Preview" w:date="2026-01-01T00:00:00Z">
        <w:r>
          <w:t xml:space="preserve"> </w:t>
        </w:r>
      </w:ins>
      <m:oMath>
        <m:r>
          <m:t>X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with</w:t>
        </w:r>
      </w:ins>
      <w:ins w:id="47" w:author="PR Preview" w:date="2026-01-01T00:00:00Z">
        <w:r>
          <w:t xml:space="preserve"> </w:t>
        </w:r>
      </w:ins>
      <w:hyperlink r:id="rId11">
        <w:ins w:id="48" w:author="PR Preview" w:date="2026-01-01T00:00:00Z">
          <w:r>
            <w:rPr>
              <w:rStyle w:val="Hyperlink"/>
            </w:rPr>
            <w:t xml:space="preserve">probability density function</w:t>
          </w:r>
        </w:ins>
      </w:hyperlink>
      <w:ins w:id="49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and</w:t>
        </w:r>
      </w:ins>
      <w:ins w:id="52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5" w:author="PR Preview" w:date="2026-01-01T00:00:00Z">
        <w:r>
          <w:t xml:space="preserve">This extends the</w:t>
        </w:r>
      </w:ins>
      <w:ins w:id="56" w:author="PR Preview" w:date="2026-01-01T00:00:00Z">
        <w:r>
          <w:t xml:space="preserve"> </w:t>
        </w:r>
      </w:ins>
      <w:hyperlink w:anchor="def-surprisal">
        <w:ins w:id="57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of a value of a</w:t>
        </w:r>
      </w:ins>
      <w:ins w:id="60" w:author="PR Preview" w:date="2026-01-01T00:00:00Z">
        <w:r>
          <w:t xml:space="preserve"> </w:t>
        </w:r>
      </w:ins>
      <w:hyperlink r:id="rId16">
        <w:ins w:id="61" w:author="PR Preview" w:date="2026-01-01T00:00:00Z">
          <w:r>
            <w:rPr>
              <w:rStyle w:val="Hyperlink"/>
            </w:rPr>
            <w:t xml:space="preserve">discrete random variable</w:t>
          </w:r>
        </w:ins>
      </w:hyperlink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with the</w:t>
        </w:r>
      </w:ins>
      <w:ins w:id="65" w:author="PR Preview" w:date="2026-01-01T00:00:00Z">
        <w:r>
          <w:t xml:space="preserve"> </w:t>
        </w:r>
      </w:ins>
      <w:hyperlink r:id="rId11">
        <w:ins w:id="66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in place of the</w:t>
        </w:r>
      </w:ins>
      <w:ins w:id="69" w:author="PR Preview" w:date="2026-01-01T00:00:00Z">
        <w:r>
          <w:t xml:space="preserve"> </w:t>
        </w:r>
      </w:ins>
      <w:hyperlink r:id="rId21">
        <w:ins w:id="70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71" w:author="PR Preview" w:date="2026-01-01T00:00:00Z">
        <w:r>
          <w:t xml:space="preserve">.</w:t>
        </w:r>
      </w:ins>
    </w:p>
    <w:bookmarkEnd w:id="170"/>
    <w:bookmarkStart w:id="171" w:name="exm-surprisal-uniform"/>
    <w:p>
      <w:pPr>
        <w:pStyle w:val="BodyText"/>
      </w:pPr>
      <w:ins w:id="72" w:author="PR Preview" w:date="2026-01-01T00:00:00Z">
        <w:r>
          <w:rPr>
            <w:b/>
            <w:bCs/>
          </w:rPr>
          <w:t xml:space="preserve">Example 43 (Surprisal of a value of a uniform random variable)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Let</w:t>
        </w:r>
      </w:ins>
      <w:ins w:id="75" w:author="PR Preview" w:date="2026-01-01T00:00:00Z">
        <w:r>
          <w:t xml:space="preserve"> </w:t>
        </w:r>
      </w:ins>
      <m:oMath>
        <m:r>
          <m:t>X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be</w:t>
        </w:r>
      </w:ins>
      <w:ins w:id="78" w:author="PR Preview" w:date="2026-01-01T00:00:00Z">
        <w:r>
          <w:t xml:space="preserve"> </w:t>
        </w:r>
      </w:ins>
      <w:hyperlink r:id="rId39">
        <w:ins w:id="79" w:author="PR Preview" w:date="2026-01-01T00:00:00Z">
          <w:r>
            <w:rPr>
              <w:rStyle w:val="Hyperlink"/>
            </w:rPr>
            <w:t xml:space="preserve">uniformly distributed</w:t>
          </w:r>
        </w:ins>
      </w:hyperlink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on the interval from</w:t>
        </w:r>
      </w:ins>
      <w:ins w:id="82" w:author="PR Preview" w:date="2026-01-01T00:00:00Z">
        <w:r>
          <w:t xml:space="preserve"> </w:t>
        </w:r>
      </w:ins>
      <m:oMath>
        <m:r>
          <m:t>0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to</w:t>
        </w:r>
      </w:ins>
      <w:ins w:id="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86" w:author="PR Preview" w:date="2026-01-01T00:00:00Z">
        <w:r>
          <w:t xml:space="preserve">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so that its</w:t>
        </w:r>
      </w:ins>
      <w:ins w:id="89" w:author="PR Preview" w:date="2026-01-01T00:00:00Z">
        <w:r>
          <w:t xml:space="preserve"> </w:t>
        </w:r>
      </w:ins>
      <w:hyperlink r:id="rId11">
        <w:ins w:id="90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is</w:t>
        </w:r>
      </w:ins>
      <w:ins w:id="9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a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for</w:t>
        </w:r>
      </w:ins>
      <w:ins w:id="9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a</m:t>
        </m:r>
      </m:oMath>
      <w:ins w:id="97" w:author="PR Preview" w:date="2026-01-01T00:00:00Z">
        <w:r>
          <w:t xml:space="preserve">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Every value in the interval has</w:t>
        </w:r>
      </w:ins>
      <w:ins w:id="100" w:author="PR Preview" w:date="2026-01-01T00:00:00Z">
        <w:r>
          <w:t xml:space="preserve"> </w:t>
        </w:r>
      </w:ins>
      <w:hyperlink w:anchor="def-surprisal-continuous">
        <w:ins w:id="101" w:author="PR Preview" w:date="2026-01-01T00:00:00Z">
          <w:r>
            <w:rPr>
              <w:rStyle w:val="Hyperlink"/>
            </w:rPr>
            <w:t xml:space="preserve">surprisal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02" w:author="PR Preview" w:date="2026-01-01T00:00:00Z">
        <w:r>
          <w:t xml:space="preserve">With</w:t>
        </w:r>
      </w:ins>
      <w:ins w:id="10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and logarithms to base 2, the surprisal of every value is</w:t>
        </w:r>
      </w:ins>
      <w:ins w:id="10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bit.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 density value can exceed</w:t>
        </w:r>
      </w:ins>
      <w:ins w:id="111" w:author="PR Preview" w:date="2026-01-01T00:00:00Z">
        <w:r>
          <w:t xml:space="preserve"> </w:t>
        </w:r>
      </w:ins>
      <m:oMath>
        <m:r>
          <m:t>1</m:t>
        </m:r>
      </m:oMath>
      <w:ins w:id="112" w:author="PR Preview" w:date="2026-01-01T00:00:00Z">
        <w:r>
          <w:t xml:space="preserve">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so unlike the surprisal of a</w:t>
        </w:r>
      </w:ins>
      <w:ins w:id="115" w:author="PR Preview" w:date="2026-01-01T00:00:00Z">
        <w:r>
          <w:t xml:space="preserve"> </w:t>
        </w:r>
      </w:ins>
      <w:hyperlink r:id="rId16">
        <w:ins w:id="116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value, it can be negative.</w:t>
        </w:r>
      </w:ins>
    </w:p>
    <w:bookmarkEnd w:id="171"/>
    <w:bookmarkStart w:id="172" w:name="def-entropy"/>
    <w:p>
      <w:pPr>
        <w:pStyle w:val="BodyText"/>
      </w:pPr>
      <w:ins w:id="119" w:author="PR Preview" w:date="2026-01-01T00:00:00Z">
        <w:r>
          <w:rPr>
            <w:b/>
            <w:bCs/>
          </w:rPr>
          <w:t xml:space="preserve">Definition 23 (Entropy (differential entropy, for continuous random variables))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The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rPr>
            <w:b/>
            <w:bCs/>
          </w:rPr>
          <w:t xml:space="preserve">entropy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of a</w:t>
        </w:r>
      </w:ins>
      <w:ins w:id="126" w:author="PR Preview" w:date="2026-01-01T00:00:00Z">
        <w:r>
          <w:t xml:space="preserve"> </w:t>
        </w:r>
      </w:ins>
      <w:hyperlink r:id="rId13">
        <w:ins w:id="127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128" w:author="PR Preview" w:date="2026-01-01T00:00:00Z">
        <w:r>
          <w:t xml:space="preserve"> </w:t>
        </w:r>
      </w:ins>
      <m:oMath>
        <m:r>
          <m:t>X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the</w:t>
        </w:r>
      </w:ins>
      <w:ins w:id="131" w:author="PR Preview" w:date="2026-01-01T00:00:00Z">
        <w:r>
          <w:t xml:space="preserve"> </w:t>
        </w:r>
      </w:ins>
      <w:hyperlink w:anchor="def-expectation">
        <w:ins w:id="132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of its</w:t>
        </w:r>
      </w:ins>
      <w:ins w:id="135" w:author="PR Preview" w:date="2026-01-01T00:00:00Z">
        <w:r>
          <w:t xml:space="preserve"> </w:t>
        </w:r>
      </w:ins>
      <w:hyperlink w:anchor="def-surprisal">
        <w:ins w:id="136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(</w:t>
        </w:r>
      </w:ins>
      <w:hyperlink r:id="rId16">
        <w:ins w:id="139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or</w:t>
        </w:r>
      </w:ins>
      <w:ins w:id="142" w:author="PR Preview" w:date="2026-01-01T00:00:00Z">
        <w:r>
          <w:t xml:space="preserve"> </w:t>
        </w:r>
      </w:ins>
      <w:hyperlink w:anchor="def-surprisal-continuous">
        <w:ins w:id="143" w:author="PR Preview" w:date="2026-01-01T00:00:00Z">
          <w:r>
            <w:rPr>
              <w:rStyle w:val="Hyperlink"/>
            </w:rPr>
            <w:t xml:space="preserve">continuous</w:t>
          </w:r>
        </w:ins>
      </w:hyperlink>
      <w:ins w:id="144" w:author="PR Preview" w:date="2026-01-01T00:00:00Z">
        <w:r>
          <w:t xml:space="preserve">)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[18], [19, Sec. 8.1]</w:t>
        </w:r>
      </w:ins>
      <w:ins w:id="147" w:author="PR Preview" w:date="2026-01-01T00:00:00Z">
        <w:r>
          <w:t xml:space="preserve">,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when that expectation exists: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50" w:author="PR Preview" w:date="2026-01-01T00:00:00Z">
        <w:r>
          <w:t xml:space="preserve">For a</w:t>
        </w:r>
      </w:ins>
      <w:ins w:id="151" w:author="PR Preview" w:date="2026-01-01T00:00:00Z">
        <w:r>
          <w:t xml:space="preserve"> </w:t>
        </w:r>
      </w:ins>
      <w:hyperlink r:id="rId18">
        <w:ins w:id="152" w:author="PR Preview" w:date="2026-01-01T00:00:00Z">
          <w:r>
            <w:rPr>
              <w:rStyle w:val="Hyperlink"/>
            </w:rPr>
            <w:t xml:space="preserve">continuous random variable</w:t>
          </w:r>
        </w:ins>
      </w:hyperlink>
      <w:ins w:id="153" w:author="PR Preview" w:date="2026-01-01T00:00:00Z">
        <w:r>
          <w:t xml:space="preserve">, the entropy is also called the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rPr>
            <w:b/>
            <w:bCs/>
          </w:rPr>
          <w:t xml:space="preserve">differential entropy</w:t>
        </w:r>
      </w:ins>
      <w:ins w:id="156" w:author="PR Preview" w:date="2026-01-01T00:00:00Z">
        <w:r>
          <w:t xml:space="preserve">.</w:t>
        </w:r>
      </w:ins>
    </w:p>
    <w:bookmarkEnd w:id="172"/>
    <w:bookmarkStart w:id="173" w:name="thm-entropy-discrete"/>
    <w:p>
      <w:pPr>
        <w:pStyle w:val="BodyText"/>
      </w:pPr>
      <w:ins w:id="157" w:author="PR Preview" w:date="2026-01-01T00:00:00Z">
        <w:r>
          <w:rPr>
            <w:b/>
            <w:bCs/>
          </w:rPr>
          <w:t xml:space="preserve">Theorem 15 (Entropy of a discrete random variable)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Let</w:t>
        </w:r>
      </w:ins>
      <w:ins w:id="160" w:author="PR Preview" w:date="2026-01-01T00:00:00Z">
        <w:r>
          <w:t xml:space="preserve"> </w:t>
        </w:r>
      </w:ins>
      <m:oMath>
        <m:r>
          <m:t>X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be a</w:t>
        </w:r>
      </w:ins>
      <w:ins w:id="163" w:author="PR Preview" w:date="2026-01-01T00:00:00Z">
        <w:r>
          <w:t xml:space="preserve"> </w:t>
        </w:r>
      </w:ins>
      <w:hyperlink r:id="rId16">
        <w:ins w:id="164" w:author="PR Preview" w:date="2026-01-01T00:00:00Z">
          <w:r>
            <w:rPr>
              <w:rStyle w:val="Hyperlink"/>
            </w:rPr>
            <w:t xml:space="preserve">discrete random variable</w:t>
          </w:r>
        </w:ins>
      </w:hyperlink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with</w:t>
        </w:r>
      </w:ins>
      <w:ins w:id="167" w:author="PR Preview" w:date="2026-01-01T00:00:00Z">
        <w:r>
          <w:t xml:space="preserve"> </w:t>
        </w:r>
      </w:ins>
      <w:hyperlink r:id="rId10">
        <w:ins w:id="168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16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170" w:author="PR Preview" w:date="2026-01-01T00:00:00Z">
        <w:r>
          <w:t xml:space="preserve">.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3"/>
    <w:p>
      <w:pPr>
        <w:pStyle w:val="BodyText"/>
      </w:pPr>
      <w:ins w:id="173" w:author="PR Preview" w:date="2026-01-01T00:00:00Z">
        <w:r>
          <w:rPr>
            <w:i/>
            <w:iCs/>
          </w:rPr>
          <w:t xml:space="preserve">Proof</w:t>
        </w:r>
      </w:ins>
      <w:ins w:id="174" w:author="PR Preview" w:date="2026-01-01T00:00:00Z">
        <w:r>
          <w:t xml:space="preserve">. </w:t>
        </w:r>
      </w:ins>
      <w:ins w:id="175" w:author="PR Preview" w:date="2026-01-01T00:00:00Z">
        <w:r>
          <w:t xml:space="preserve">Let</w:t>
        </w:r>
      </w:ins>
      <w:ins w:id="17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177" w:author="PR Preview" w:date="2026-01-01T00:00:00Z">
        <w:r>
          <w:t xml:space="preserve">,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which is finite for each value</w:t>
        </w:r>
      </w:ins>
      <w:ins w:id="180" w:author="PR Preview" w:date="2026-01-01T00:00:00Z">
        <w:r>
          <w:t xml:space="preserve"> </w:t>
        </w:r>
      </w:ins>
      <m:oMath>
        <m:r>
          <m:t>x</m:t>
        </m:r>
      </m:oMath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with</w:t>
        </w:r>
      </w:ins>
      <w:ins w:id="18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84" w:author="PR Preview" w:date="2026-01-01T00:00:00Z">
        <w:r>
          <w:t xml:space="preserve">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Then</w:t>
        </w:r>
      </w:ins>
      <w:ins w:id="187" w:author="PR Preview" w:date="2026-01-01T00:00:00Z">
        <w:r>
          <w:t xml:space="preserve"> </w:t>
        </w:r>
      </w:ins>
      <w:hyperlink w:anchor="thm-lotus">
        <w:ins w:id="188" w:author="PR Preview" w:date="2026-01-01T00:00:00Z">
          <w:r>
            <w:rPr>
              <w:rStyle w:val="Hyperlink"/>
            </w:rPr>
            <w:t xml:space="preserve">LOTUS</w:t>
          </w:r>
        </w:ins>
      </w:hyperlink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entropy)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74" w:name="thm-entropy-continuous"/>
    <w:p>
      <w:pPr>
        <w:pStyle w:val="FirstParagraph"/>
      </w:pPr>
      <w:ins w:id="191" w:author="PR Preview" w:date="2026-01-01T00:00:00Z">
        <w:r>
          <w:rPr>
            <w:b/>
            <w:bCs/>
          </w:rPr>
          <w:t xml:space="preserve">Theorem 16 (Entropy of a continuous random variable)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Let</w:t>
        </w:r>
      </w:ins>
      <w:ins w:id="194" w:author="PR Preview" w:date="2026-01-01T00:00:00Z">
        <w:r>
          <w:t xml:space="preserve"> </w:t>
        </w:r>
      </w:ins>
      <m:oMath>
        <m:r>
          <m:t>X</m:t>
        </m:r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be a</w:t>
        </w:r>
      </w:ins>
      <w:ins w:id="197" w:author="PR Preview" w:date="2026-01-01T00:00:00Z">
        <w:r>
          <w:t xml:space="preserve"> </w:t>
        </w:r>
      </w:ins>
      <w:hyperlink r:id="rId18">
        <w:ins w:id="198" w:author="PR Preview" w:date="2026-01-01T00:00:00Z">
          <w:r>
            <w:rPr>
              <w:rStyle w:val="Hyperlink"/>
            </w:rPr>
            <w:t xml:space="preserve">continuous random variable</w:t>
          </w:r>
        </w:ins>
      </w:hyperlink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with</w:t>
        </w:r>
      </w:ins>
      <w:ins w:id="201" w:author="PR Preview" w:date="2026-01-01T00:00:00Z">
        <w:r>
          <w:t xml:space="preserve"> </w:t>
        </w:r>
      </w:ins>
      <w:hyperlink r:id="rId11">
        <w:ins w:id="202" w:author="PR Preview" w:date="2026-01-01T00:00:00Z">
          <w:r>
            <w:rPr>
              <w:rStyle w:val="Hyperlink"/>
            </w:rPr>
            <w:t xml:space="preserve">probability density function</w:t>
          </w:r>
        </w:ins>
      </w:hyperlink>
      <w:ins w:id="20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204" w:author="PR Preview" w:date="2026-01-01T00:00:00Z">
        <w:r>
          <w:t xml:space="preserve">.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07" w:author="PR Preview" w:date="2026-01-01T00:00:00Z">
        <w:r>
          <w:t xml:space="preserve">The integrand is taken to be</w:t>
        </w:r>
      </w:ins>
      <w:ins w:id="208" w:author="PR Preview" w:date="2026-01-01T00:00:00Z">
        <w:r>
          <w:t xml:space="preserve"> </w:t>
        </w:r>
      </w:ins>
      <m:oMath>
        <m:r>
          <m:t>0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where</w:t>
        </w:r>
      </w:ins>
      <w:ins w:id="21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12" w:author="PR Preview" w:date="2026-01-01T00:00:00Z">
        <w:r>
          <w:t xml:space="preserve">,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because</w:t>
        </w:r>
      </w:ins>
      <w:ins w:id="21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as</w:t>
        </w:r>
      </w:ins>
      <w:ins w:id="21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→</m:t>
        </m:r>
        <m:r>
          <m:t>0</m:t>
        </m:r>
      </m:oMath>
      <w:ins w:id="219" w:author="PR Preview" w:date="2026-01-01T00:00:00Z">
        <w:r>
          <w:t xml:space="preserve">.</w:t>
        </w:r>
      </w:ins>
    </w:p>
    <w:bookmarkEnd w:id="174"/>
    <w:p>
      <w:pPr>
        <w:pStyle w:val="BodyText"/>
      </w:pPr>
      <w:ins w:id="220" w:author="PR Preview" w:date="2026-01-01T00:00:00Z">
        <w:r>
          <w:rPr>
            <w:i/>
            <w:iCs/>
          </w:rPr>
          <w:t xml:space="preserve">Proof</w:t>
        </w:r>
      </w:ins>
      <w:ins w:id="221" w:author="PR Preview" w:date="2026-01-01T00:00:00Z">
        <w:r>
          <w:t xml:space="preserve">. </w:t>
        </w:r>
      </w:ins>
      <w:ins w:id="222" w:author="PR Preview" w:date="2026-01-01T00:00:00Z">
        <w:r>
          <w:t xml:space="preserve">Let</w:t>
        </w:r>
      </w:ins>
      <w:ins w:id="22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224" w:author="PR Preview" w:date="2026-01-01T00:00:00Z">
        <w:r>
          <w:t xml:space="preserve">.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Then</w:t>
        </w:r>
      </w:ins>
      <w:ins w:id="227" w:author="PR Preview" w:date="2026-01-01T00:00:00Z">
        <w:r>
          <w:t xml:space="preserve"> </w:t>
        </w:r>
      </w:ins>
      <w:hyperlink w:anchor="thm-lotus">
        <w:ins w:id="228" w:author="PR Preview" w:date="2026-01-01T00:00:00Z">
          <w:r>
            <w:rPr>
              <w:rStyle w:val="Hyperlink"/>
            </w:rPr>
            <w:t xml:space="preserve">LOTUS</w:t>
          </w:r>
        </w:ins>
      </w:hyperlink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entropy)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75" w:name="exm-entropy-uniform"/>
    <w:p>
      <w:pPr>
        <w:pStyle w:val="FirstParagraph"/>
      </w:pPr>
      <w:ins w:id="231" w:author="PR Preview" w:date="2026-01-01T00:00:00Z">
        <w:r>
          <w:rPr>
            <w:b/>
            <w:bCs/>
          </w:rPr>
          <w:t xml:space="preserve">Example 44 (Entropy of a uniform random variable)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Let</w:t>
        </w:r>
      </w:ins>
      <w:ins w:id="234" w:author="PR Preview" w:date="2026-01-01T00:00:00Z">
        <w:r>
          <w:t xml:space="preserve"> </w:t>
        </w:r>
      </w:ins>
      <m:oMath>
        <m:r>
          <m:t>X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be</w:t>
        </w:r>
      </w:ins>
      <w:ins w:id="237" w:author="PR Preview" w:date="2026-01-01T00:00:00Z">
        <w:r>
          <w:t xml:space="preserve"> </w:t>
        </w:r>
      </w:ins>
      <w:hyperlink r:id="rId39">
        <w:ins w:id="238" w:author="PR Preview" w:date="2026-01-01T00:00:00Z">
          <w:r>
            <w:rPr>
              <w:rStyle w:val="Hyperlink"/>
            </w:rPr>
            <w:t xml:space="preserve">uniformly distributed</w:t>
          </w:r>
        </w:ins>
      </w:hyperlink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on the interval from</w:t>
        </w:r>
      </w:ins>
      <w:ins w:id="241" w:author="PR Preview" w:date="2026-01-01T00:00:00Z">
        <w:r>
          <w:t xml:space="preserve"> </w:t>
        </w:r>
      </w:ins>
      <m:oMath>
        <m:r>
          <m:t>0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to</w:t>
        </w:r>
      </w:ins>
      <w:ins w:id="24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245" w:author="PR Preview" w:date="2026-01-01T00:00:00Z">
        <w:r>
          <w:t xml:space="preserve">,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as in</w:t>
        </w:r>
      </w:ins>
      <w:ins w:id="248" w:author="PR Preview" w:date="2026-01-01T00:00:00Z">
        <w:r>
          <w:t xml:space="preserve"> </w:t>
        </w:r>
      </w:ins>
      <w:hyperlink w:anchor="exm-surprisal-uniform">
        <w:ins w:id="249" w:author="PR Preview" w:date="2026-01-01T00:00:00Z">
          <w:r>
            <w:rPr>
              <w:rStyle w:val="Hyperlink"/>
            </w:rPr>
            <w:t xml:space="preserve">Example 43</w:t>
          </w:r>
        </w:ins>
      </w:hyperlink>
      <w:ins w:id="250" w:author="PR Preview" w:date="2026-01-01T00:00:00Z">
        <w:r>
          <w:t xml:space="preserve">.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By</w:t>
        </w:r>
      </w:ins>
      <w:ins w:id="253" w:author="PR Preview" w:date="2026-01-01T00:00:00Z">
        <w:r>
          <w:t xml:space="preserve"> </w:t>
        </w:r>
      </w:ins>
      <w:hyperlink w:anchor="thm-entropy-continuous">
        <w:ins w:id="254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25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a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56" w:author="PR Preview" w:date="2026-01-01T00:00:00Z">
        <w:r>
          <w:t xml:space="preserve">Every value has the same</w:t>
        </w:r>
      </w:ins>
      <w:ins w:id="257" w:author="PR Preview" w:date="2026-01-01T00:00:00Z">
        <w:r>
          <w:t xml:space="preserve"> </w:t>
        </w:r>
      </w:ins>
      <w:hyperlink w:anchor="def-surprisal-continuous">
        <w:ins w:id="258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259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a</m:t>
        </m:r>
      </m:oMath>
      <w:ins w:id="260" w:author="PR Preview" w:date="2026-01-01T00:00:00Z">
        <w:r>
          <w:t xml:space="preserve">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so its</w:t>
        </w:r>
      </w:ins>
      <w:ins w:id="263" w:author="PR Preview" w:date="2026-01-01T00:00:00Z">
        <w:r>
          <w:t xml:space="preserve"> </w:t>
        </w:r>
      </w:ins>
      <w:hyperlink w:anchor="def-expectation">
        <w:ins w:id="264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is also</w:t>
        </w:r>
      </w:ins>
      <w:ins w:id="26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a</m:t>
        </m:r>
      </m:oMath>
      <w:ins w:id="268" w:author="PR Preview" w:date="2026-01-01T00:00:00Z">
        <w:r>
          <w:t xml:space="preserve">.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With</w:t>
        </w:r>
      </w:ins>
      <w:ins w:id="27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and logarithms to base 2, the</w:t>
        </w:r>
      </w:ins>
      <w:ins w:id="274" w:author="PR Preview" w:date="2026-01-01T00:00:00Z">
        <w:r>
          <w:t xml:space="preserve"> </w:t>
        </w:r>
      </w:ins>
      <w:hyperlink w:anchor="def-entropy">
        <w:ins w:id="275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is</w:t>
        </w:r>
      </w:ins>
      <w:ins w:id="27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bit.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The entropy of a</w:t>
        </w:r>
      </w:ins>
      <w:ins w:id="283" w:author="PR Preview" w:date="2026-01-01T00:00:00Z">
        <w:r>
          <w:t xml:space="preserve"> </w:t>
        </w:r>
      </w:ins>
      <w:hyperlink r:id="rId18">
        <w:ins w:id="284" w:author="PR Preview" w:date="2026-01-01T00:00:00Z">
          <w:r>
            <w:rPr>
              <w:rStyle w:val="Hyperlink"/>
            </w:rPr>
            <w:t xml:space="preserve">continuous random variable</w:t>
          </w:r>
        </w:ins>
      </w:hyperlink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can be negative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[19], Example 8.1.1</w:t>
        </w:r>
      </w:ins>
      <w:ins w:id="289" w:author="PR Preview" w:date="2026-01-01T00:00:00Z">
        <w:r>
          <w:t xml:space="preserve">.</w:t>
        </w:r>
      </w:ins>
    </w:p>
    <w:bookmarkEnd w:id="175"/>
    <w:bookmarkStart w:id="176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6"/>
    <w:bookmarkStart w:id="177" w:name="exm-entropy-coin"/>
    <w:p>
      <w:pPr>
        <w:pStyle w:val="BodyText"/>
      </w:pPr>
      <w:del w:id="290" w:author="PR Preview" w:date="2026-01-01T00:00:00Z">
        <w:r>
          <w:rPr>
            <w:b/>
            <w:bCs/>
          </w:rPr>
          <w:delText xml:space="preserve">Example 43 (Entropy of a coin flip)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Let</w:delText>
        </w:r>
      </w:del>
      <w:del w:id="293" w:author="PR Preview" w:date="2026-01-01T00:00:00Z">
        <w:r>
          <w:delText xml:space="preserve"> </w:delText>
        </w:r>
      </w:del>
      <m:oMath>
        <m:r>
          <m:t>X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be the result of one flip of a coin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with</w:delText>
        </w:r>
      </w:del>
      <w:del w:id="29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and</w:delText>
        </w:r>
      </w:del>
      <w:del w:id="30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(</w:delText>
        </w:r>
      </w:del>
      <w:hyperlink r:id="rId26">
        <w:del w:id="304" w:author="PR Preview" w:date="2026-01-01T00:00:00Z">
          <w:r>
            <w:rPr>
              <w:rStyle w:val="Hyperlink"/>
            </w:rPr>
            <w:delText xml:space="preserve">Bernoulli distribution</w:delText>
          </w:r>
        </w:del>
      </w:hyperlink>
      <w:del w:id="305" w:author="PR Preview" w:date="2026-01-01T00:00:00Z">
        <w:r>
          <w:delText xml:space="preserve">).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Using logarithms to base 2,</w:delText>
        </w:r>
      </w:del>
    </w:p>
    <w:p>
      <w:pPr>
        <w:pStyle w:val="BodyText"/>
      </w:pPr>
      <w:ins w:id="308" w:author="PR Preview" w:date="2026-01-01T00:00:00Z">
        <w:r>
          <w:rPr>
            <w:b/>
            <w:bCs/>
          </w:rPr>
          <w:t xml:space="preserve">Example 45 (Entropy of a coin flip)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Let</w:t>
        </w:r>
      </w:ins>
      <w:ins w:id="311" w:author="PR Preview" w:date="2026-01-01T00:00:00Z">
        <w:r>
          <w:t xml:space="preserve"> </w:t>
        </w:r>
      </w:ins>
      <m:oMath>
        <m:r>
          <m:t>X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be the result of one flip of a coin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with</w:t>
        </w:r>
      </w:ins>
      <w:ins w:id="31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and</w:t>
        </w:r>
      </w:ins>
      <w:ins w:id="31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(</w:t>
        </w:r>
      </w:ins>
      <w:hyperlink r:id="rId26">
        <w:ins w:id="322" w:author="PR Preview" w:date="2026-01-01T00:00:00Z">
          <w:r>
            <w:rPr>
              <w:rStyle w:val="Hyperlink"/>
            </w:rPr>
            <w:t xml:space="preserve">Bernoulli distribution</w:t>
          </w:r>
        </w:ins>
      </w:hyperlink>
      <w:ins w:id="323" w:author="PR Preview" w:date="2026-01-01T00:00:00Z">
        <w:r>
          <w:t xml:space="preserve">).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By</w:t>
        </w:r>
      </w:ins>
      <w:ins w:id="326" w:author="PR Preview" w:date="2026-01-01T00:00:00Z">
        <w:r>
          <w:t xml:space="preserve"> </w:t>
        </w:r>
      </w:ins>
      <w:hyperlink w:anchor="thm-entropy-discrete">
        <w:ins w:id="327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328" w:author="PR Preview" w:date="2026-01-01T00:00:00Z">
        <w:r>
          <w:t xml:space="preserve">, using logarithms to base 2,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77"/>
    <w:bookmarkStart w:id="178" w:name="rem-entropy-source"/>
    <w:p>
      <w:pPr>
        <w:pStyle w:val="BodyText"/>
      </w:pPr>
      <w:del w:id="329" w:author="PR Preview" w:date="2026-01-01T00:00:00Z">
        <w:r>
          <w:rPr>
            <w:i/>
            <w:iCs/>
          </w:rPr>
          <w:delText xml:space="preserve">Remark 11</w:delText>
        </w:r>
      </w:del>
      <w:del w:id="330" w:author="PR Preview" w:date="2026-01-01T00:00:00Z">
        <w:r>
          <w:delText xml:space="preserve"> (Where the definition comes from). </w:delText>
        </w:r>
      </w:del>
      <w:del w:id="331" w:author="PR Preview" w:date="2026-01-01T00:00:00Z">
        <w:r>
          <w:delText xml:space="preserve">Murphy [19, Sec. 2.8.1], p. 56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defines entropy this way,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and notes that among distributions on</w:delText>
        </w:r>
      </w:del>
      <w:del w:id="336" w:author="PR Preview" w:date="2026-01-01T00:00:00Z">
        <w:r>
          <w:delText xml:space="preserve"> </w:delText>
        </w:r>
      </w:del>
      <m:oMath>
        <m:r>
          <m:t>K</m:t>
        </m:r>
      </m:oMath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outcomes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it is largest,</w:delText>
        </w:r>
      </w:del>
      <w:del w:id="341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K</m:t>
        </m:r>
      </m:oMath>
      <w:del w:id="342" w:author="PR Preview" w:date="2026-01-01T00:00:00Z">
        <w:r>
          <w:delText xml:space="preserve">, for the uniform distribution.</w:delText>
        </w:r>
      </w:del>
    </w:p>
    <w:p>
      <w:pPr>
        <w:pStyle w:val="BodyText"/>
      </w:pPr>
      <w:del w:id="343" w:author="PR Preview" w:date="2026-01-01T00:00:00Z">
        <w:r>
          <w:rPr>
            <w:b/>
            <w:bCs/>
          </w:rPr>
          <w:delText xml:space="preserve">Definition 23 (Cross-entropy)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Let</w:delText>
        </w:r>
      </w:del>
      <w:del w:id="346" w:author="PR Preview" w:date="2026-01-01T00:00:00Z">
        <w:r>
          <w:delText xml:space="preserve"> </w:delText>
        </w:r>
      </w:del>
      <m:oMath>
        <m:r>
          <m:t>p</m:t>
        </m:r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and</w:delText>
        </w:r>
      </w:del>
      <w:del w:id="349" w:author="PR Preview" w:date="2026-01-01T00:00:00Z">
        <w:r>
          <w:delText xml:space="preserve"> </w:delText>
        </w:r>
      </w:del>
      <m:oMath>
        <m:r>
          <m:t>q</m:t>
        </m:r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be</w:delText>
        </w:r>
      </w:del>
      <w:del w:id="352" w:author="PR Preview" w:date="2026-01-01T00:00:00Z">
        <w:r>
          <w:delText xml:space="preserve"> </w:delText>
        </w:r>
      </w:del>
      <w:hyperlink r:id="rId10">
        <w:del w:id="353" w:author="PR Preview" w:date="2026-01-01T00:00:00Z">
          <w:r>
            <w:rPr>
              <w:rStyle w:val="Hyperlink"/>
            </w:rPr>
            <w:delText xml:space="preserve">probability mass functions</w:delText>
          </w:r>
        </w:del>
      </w:hyperlink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on the same finite set of outcomes</w:delText>
        </w:r>
      </w:del>
      <w:del w:id="35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del w:id="357" w:author="PR Preview" w:date="2026-01-01T00:00:00Z">
        <w:r>
          <w:delText xml:space="preserve">,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with</w:delText>
        </w:r>
      </w:del>
      <w:del w:id="360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</m:oMath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and</w:delText>
        </w:r>
      </w:del>
      <w:del w:id="363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</m:oMath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the probabilities of outcome</w:delText>
        </w:r>
      </w:del>
      <w:del w:id="366" w:author="PR Preview" w:date="2026-01-01T00:00:00Z">
        <w:r>
          <w:delText xml:space="preserve"> </w:delText>
        </w:r>
      </w:del>
      <m:oMath>
        <m:r>
          <m:t>k</m:t>
        </m:r>
      </m:oMath>
      <w:del w:id="367" w:author="PR Preview" w:date="2026-01-01T00:00:00Z">
        <w:r>
          <w:delText xml:space="preserve">.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The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rPr>
            <w:b/>
            <w:bCs/>
          </w:rPr>
          <w:delText xml:space="preserve">cross-entropy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of</w:delText>
        </w:r>
      </w:del>
      <w:del w:id="374" w:author="PR Preview" w:date="2026-01-01T00:00:00Z">
        <w:r>
          <w:delText xml:space="preserve"> </w:delText>
        </w:r>
      </w:del>
      <m:oMath>
        <m:r>
          <m:t>q</m:t>
        </m:r>
      </m:oMath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relative to</w:delText>
        </w:r>
      </w:del>
      <w:del w:id="377" w:author="PR Preview" w:date="2026-01-01T00:00:00Z">
        <w:r>
          <w:delText xml:space="preserve"> </w:delText>
        </w:r>
      </w:del>
      <m:oMath>
        <m:r>
          <m:t>p</m:t>
        </m:r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[20]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is</w:delText>
        </w:r>
      </w:del>
    </w:p>
    <w:p>
      <w:pPr>
        <w:pStyle w:val="BodyText"/>
      </w:pPr>
      <w:ins w:id="382" w:author="PR Preview" w:date="2026-01-01T00:00:00Z">
        <w:r>
          <w:rPr>
            <w:i/>
            <w:iCs/>
          </w:rPr>
          <w:t xml:space="preserve">Remark 11</w:t>
        </w:r>
      </w:ins>
      <w:ins w:id="383" w:author="PR Preview" w:date="2026-01-01T00:00:00Z">
        <w:r>
          <w:t xml:space="preserve"> (Where the discrete formula comes from). </w:t>
        </w:r>
      </w:ins>
      <w:ins w:id="384" w:author="PR Preview" w:date="2026-01-01T00:00:00Z">
        <w:r>
          <w:t xml:space="preserve">Murphy [20, Sec. 2.8.1], p. 56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gives the</w:t>
        </w:r>
      </w:ins>
      <w:ins w:id="387" w:author="PR Preview" w:date="2026-01-01T00:00:00Z">
        <w:r>
          <w:t xml:space="preserve"> </w:t>
        </w:r>
      </w:ins>
      <w:hyperlink r:id="rId16">
        <w:ins w:id="388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formula of</w:t>
        </w:r>
      </w:ins>
      <w:ins w:id="391" w:author="PR Preview" w:date="2026-01-01T00:00:00Z">
        <w:r>
          <w:t xml:space="preserve"> </w:t>
        </w:r>
      </w:ins>
      <w:hyperlink w:anchor="thm-entropy-discrete">
        <w:ins w:id="392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as the definition,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and notes that among distributions on</w:t>
        </w:r>
      </w:ins>
      <w:ins w:id="397" w:author="PR Preview" w:date="2026-01-01T00:00:00Z">
        <w:r>
          <w:t xml:space="preserve"> </w:t>
        </w:r>
      </w:ins>
      <m:oMath>
        <m:r>
          <m:t>K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outcomes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it is largest,</w:t>
        </w:r>
      </w:ins>
      <w:ins w:id="402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K</m:t>
        </m:r>
      </m:oMath>
      <w:ins w:id="403" w:author="PR Preview" w:date="2026-01-01T00:00:00Z">
        <w:r>
          <w:t xml:space="preserve">, for the uniform distribution.</w:t>
        </w:r>
      </w:ins>
    </w:p>
    <w:bookmarkEnd w:id="178"/>
    <w:bookmarkStart w:id="179" w:name="def-cross-entropy"/>
    <w:p>
      <w:pPr>
        <w:pStyle w:val="BodyText"/>
      </w:pPr>
      <w:ins w:id="404" w:author="PR Preview" w:date="2026-01-01T00:00:00Z">
        <w:r>
          <w:rPr>
            <w:b/>
            <w:bCs/>
          </w:rPr>
          <w:t xml:space="preserve">Definition 24 (Cross-entropy)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Let</w:t>
        </w:r>
      </w:ins>
      <w:ins w:id="407" w:author="PR Preview" w:date="2026-01-01T00:00:00Z">
        <w:r>
          <w:t xml:space="preserve"> </w:t>
        </w:r>
      </w:ins>
      <m:oMath>
        <m:r>
          <m:t>p</m:t>
        </m:r>
      </m:oMath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and</w:t>
        </w:r>
      </w:ins>
      <w:ins w:id="410" w:author="PR Preview" w:date="2026-01-01T00:00:00Z">
        <w:r>
          <w:t xml:space="preserve"> </w:t>
        </w:r>
      </w:ins>
      <m:oMath>
        <m:r>
          <m:t>q</m:t>
        </m:r>
      </m:oMath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be</w:t>
        </w:r>
      </w:ins>
      <w:ins w:id="413" w:author="PR Preview" w:date="2026-01-01T00:00:00Z">
        <w:r>
          <w:t xml:space="preserve"> </w:t>
        </w:r>
      </w:ins>
      <w:hyperlink r:id="rId10">
        <w:ins w:id="414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on the same finite set of outcomes</w:t>
        </w:r>
      </w:ins>
      <w:ins w:id="41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418" w:author="PR Preview" w:date="2026-01-01T00:00:00Z">
        <w:r>
          <w:t xml:space="preserve">,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with</w:t>
        </w:r>
      </w:ins>
      <w:ins w:id="42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</m:oMath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and</w:t>
        </w:r>
      </w:ins>
      <w:ins w:id="424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the probabilities of outcome</w:t>
        </w:r>
      </w:ins>
      <w:ins w:id="427" w:author="PR Preview" w:date="2026-01-01T00:00:00Z">
        <w:r>
          <w:t xml:space="preserve"> </w:t>
        </w:r>
      </w:ins>
      <m:oMath>
        <m:r>
          <m:t>k</m:t>
        </m:r>
      </m:oMath>
      <w:ins w:id="428" w:author="PR Preview" w:date="2026-01-01T00:00:00Z">
        <w:r>
          <w:t xml:space="preserve">.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The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rPr>
            <w:b/>
            <w:bCs/>
          </w:rPr>
          <w:t xml:space="preserve">cross-entropy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of</w:t>
        </w:r>
      </w:ins>
      <w:ins w:id="435" w:author="PR Preview" w:date="2026-01-01T00:00:00Z">
        <w:r>
          <w:t xml:space="preserve"> </w:t>
        </w:r>
      </w:ins>
      <m:oMath>
        <m:r>
          <m:t>q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relative to</w:t>
        </w:r>
      </w:ins>
      <w:ins w:id="438" w:author="PR Preview" w:date="2026-01-01T00:00:00Z">
        <w:r>
          <w:t xml:space="preserve"> </w:t>
        </w:r>
      </w:ins>
      <m:oMath>
        <m:r>
          <m:t>p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[21]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9"/>
    <w:bookmarkStart w:id="180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0"/>
    <w:bookmarkStart w:id="181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81"/>
    <w:bookmarkStart w:id="182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3"/>
    <w:bookmarkStart w:id="184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4"/>
    <w:bookmarkStart w:id="185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5"/>
    <w:bookmarkStart w:id="186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86"/>
    <w:bookmarkStart w:id="187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7"/>
    <w:bookmarkStart w:id="188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8"/>
    <w:bookmarkStart w:id="189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9"/>
    <w:bookmarkStart w:id="190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90"/>
    <w:bookmarkStart w:id="191" w:name="sol-cross-entropy-infinite-expectation"/>
    <w:p>
      <w:pPr>
        <w:pStyle w:val="BodyText"/>
      </w:pPr>
      <w:del w:id="443" w:author="PR Preview" w:date="2026-01-01T00:00:00Z">
        <w:r>
          <w:rPr>
            <w:i/>
            <w:iCs/>
          </w:rPr>
          <w:delText xml:space="preserve">Solution 9</w:delText>
        </w:r>
      </w:del>
      <w:del w:id="444" w:author="PR Preview" w:date="2026-01-01T00:00:00Z">
        <w:r>
          <w:delText xml:space="preserve">. </w:delText>
        </w:r>
      </w:del>
      <w:del w:id="445" w:author="PR Preview" w:date="2026-01-01T00:00:00Z">
        <w:r>
          <w:delText xml:space="preserve">By</w:delText>
        </w:r>
      </w:del>
      <w:del w:id="446" w:author="PR Preview" w:date="2026-01-01T00:00:00Z">
        <w:r>
          <w:delText xml:space="preserve"> </w:delText>
        </w:r>
      </w:del>
      <w:hyperlink w:anchor="def-cross-entropy">
        <w:del w:id="447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448" w:author="PR Preview" w:date="2026-01-01T00:00:00Z">
        <w:r>
          <w:delText xml:space="preserve">,</w:delText>
        </w:r>
      </w:del>
      <w:del w:id="449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50" w:author="PR Preview" w:date="2026-01-01T00:00:00Z">
        <w:r>
          <w:delText xml:space="preserve">.</w:delText>
        </w:r>
      </w:del>
    </w:p>
    <w:p>
      <w:pPr>
        <w:pStyle w:val="BodyText"/>
      </w:pPr>
      <w:ins w:id="451" w:author="PR Preview" w:date="2026-01-01T00:00:00Z">
        <w:r>
          <w:rPr>
            <w:i/>
            <w:iCs/>
          </w:rPr>
          <w:t xml:space="preserve">Solution 9</w:t>
        </w:r>
      </w:ins>
      <w:ins w:id="452" w:author="PR Preview" w:date="2026-01-01T00:00:00Z">
        <w:r>
          <w:t xml:space="preserve">. </w:t>
        </w:r>
      </w:ins>
      <w:ins w:id="453" w:author="PR Preview" w:date="2026-01-01T00:00:00Z">
        <w:r>
          <w:t xml:space="preserve">By</w:t>
        </w:r>
      </w:ins>
      <w:ins w:id="454" w:author="PR Preview" w:date="2026-01-01T00:00:00Z">
        <w:r>
          <w:t xml:space="preserve"> </w:t>
        </w:r>
      </w:ins>
      <w:hyperlink w:anchor="def-cross-entropy">
        <w:ins w:id="455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456" w:author="PR Preview" w:date="2026-01-01T00:00:00Z">
        <w:r>
          <w:t xml:space="preserve">,</w:t>
        </w:r>
      </w:ins>
      <w:ins w:id="457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58" w:author="PR Preview" w:date="2026-01-01T00:00:00Z">
        <w:r>
          <w:t xml:space="preserve">.</w:t>
        </w:r>
      </w:ins>
    </w:p>
    <w:bookmarkEnd w:id="191"/>
    <w:bookmarkStart w:id="192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2"/>
    <w:bookmarkStart w:id="193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3"/>
    <w:bookmarkStart w:id="194" w:name="thm-cross-entropy-expectation"/>
    <w:p>
      <w:pPr>
        <w:pStyle w:val="BodyText"/>
      </w:pPr>
      <w:del w:id="459" w:author="PR Preview" w:date="2026-01-01T00:00:00Z">
        <w:r>
          <w:rPr>
            <w:b/>
            <w:bCs/>
          </w:rPr>
          <w:delText xml:space="preserve">Theorem 15 (Cross-entropy as an expected negative log probability)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Let</w:delText>
        </w:r>
      </w:del>
      <w:del w:id="462" w:author="PR Preview" w:date="2026-01-01T00:00:00Z">
        <w:r>
          <w:delText xml:space="preserve"> </w:delText>
        </w:r>
      </w:del>
      <m:oMath>
        <m:r>
          <m:t>p</m:t>
        </m:r>
      </m:oMath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and</w:delText>
        </w:r>
      </w:del>
      <w:del w:id="465" w:author="PR Preview" w:date="2026-01-01T00:00:00Z">
        <w:r>
          <w:delText xml:space="preserve"> </w:delText>
        </w:r>
      </w:del>
      <m:oMath>
        <m:r>
          <m:t>q</m:t>
        </m:r>
      </m:oMath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be</w:delText>
        </w:r>
      </w:del>
      <w:del w:id="468" w:author="PR Preview" w:date="2026-01-01T00:00:00Z">
        <w:r>
          <w:delText xml:space="preserve"> </w:delText>
        </w:r>
      </w:del>
      <w:hyperlink r:id="rId10">
        <w:del w:id="469" w:author="PR Preview" w:date="2026-01-01T00:00:00Z">
          <w:r>
            <w:rPr>
              <w:rStyle w:val="Hyperlink"/>
            </w:rPr>
            <w:delText xml:space="preserve">probability mass functions</w:delText>
          </w:r>
        </w:del>
      </w:hyperlink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on</w:delText>
        </w:r>
      </w:del>
      <w:del w:id="47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del w:id="473" w:author="PR Preview" w:date="2026-01-01T00:00:00Z">
        <w:r>
          <w:delText xml:space="preserve">,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and let</w:delText>
        </w:r>
      </w:del>
      <w:del w:id="476" w:author="PR Preview" w:date="2026-01-01T00:00:00Z">
        <w:r>
          <w:delText xml:space="preserve"> </w:delText>
        </w:r>
      </w:del>
      <m:oMath>
        <m:r>
          <m:t>X</m:t>
        </m:r>
      </m:oMath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have</w:delText>
        </w:r>
      </w:del>
      <w:del w:id="479" w:author="PR Preview" w:date="2026-01-01T00:00:00Z">
        <w:r>
          <w:delText xml:space="preserve"> </w:delText>
        </w:r>
      </w:del>
      <w:hyperlink r:id="rId10">
        <w:del w:id="480" w:author="PR Preview" w:date="2026-01-01T00:00:00Z">
          <w:r>
            <w:rPr>
              <w:rStyle w:val="Hyperlink"/>
            </w:rPr>
            <w:delText xml:space="preserve">mass function</w:delText>
          </w:r>
        </w:del>
      </w:hyperlink>
      <w:del w:id="481" w:author="PR Preview" w:date="2026-01-01T00:00:00Z">
        <w:r>
          <w:delText xml:space="preserve"> </w:delText>
        </w:r>
      </w:del>
      <m:oMath>
        <m:r>
          <m:t>p</m:t>
        </m:r>
      </m:oMath>
      <w:del w:id="482" w:author="PR Preview" w:date="2026-01-01T00:00:00Z">
        <w:r>
          <w:delText xml:space="preserve">.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Write</w:delText>
        </w:r>
      </w:del>
      <w:del w:id="485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X</m:t>
            </m:r>
          </m:sub>
        </m:sSub>
      </m:oMath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for the</w:delText>
        </w:r>
      </w:del>
      <w:del w:id="488" w:author="PR Preview" w:date="2026-01-01T00:00:00Z">
        <w:r>
          <w:delText xml:space="preserve"> </w:delText>
        </w:r>
      </w:del>
      <w:hyperlink r:id="rId13">
        <w:del w:id="489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that equals</w:delText>
        </w:r>
      </w:del>
      <w:del w:id="492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</m:oMath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when</w:delText>
        </w:r>
      </w:del>
      <w:del w:id="49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k</m:t>
        </m:r>
      </m:oMath>
      <w:del w:id="496" w:author="PR Preview" w:date="2026-01-01T00:00:00Z">
        <w:r>
          <w:delText xml:space="preserve">.</w:delText>
        </w:r>
      </w:del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Then the</w:delText>
        </w:r>
      </w:del>
      <w:del w:id="499" w:author="PR Preview" w:date="2026-01-01T00:00:00Z">
        <w:r>
          <w:delText xml:space="preserve"> </w:delText>
        </w:r>
      </w:del>
      <w:hyperlink w:anchor="def-cross-entropy">
        <w:del w:id="500" w:author="PR Preview" w:date="2026-01-01T00:00:00Z">
          <w:r>
            <w:rPr>
              <w:rStyle w:val="Hyperlink"/>
            </w:rPr>
            <w:delText xml:space="preserve">cross-entropy</w:delText>
          </w:r>
        </w:del>
      </w:hyperlink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is the</w:delText>
        </w:r>
      </w:del>
      <w:del w:id="503" w:author="PR Preview" w:date="2026-01-01T00:00:00Z">
        <w:r>
          <w:delText xml:space="preserve"> </w:delText>
        </w:r>
      </w:del>
      <w:hyperlink w:anchor="def-expectation">
        <w:del w:id="504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of</w:delText>
        </w:r>
      </w:del>
      <w:del w:id="50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del w:id="508" w:author="PR Preview" w:date="2026-01-01T00:00:00Z">
        <w:r>
          <w:delText xml:space="preserve">:</w:delText>
        </w:r>
      </w:del>
    </w:p>
    <w:p>
      <w:pPr>
        <w:pStyle w:val="BodyText"/>
      </w:pPr>
      <w:ins w:id="509" w:author="PR Preview" w:date="2026-01-01T00:00:00Z">
        <w:r>
          <w:rPr>
            <w:b/>
            <w:bCs/>
          </w:rPr>
          <w:t xml:space="preserve">Theorem 17 (Cross-entropy as an expected negative log probability)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Let</w:t>
        </w:r>
      </w:ins>
      <w:ins w:id="512" w:author="PR Preview" w:date="2026-01-01T00:00:00Z">
        <w:r>
          <w:t xml:space="preserve"> </w:t>
        </w:r>
      </w:ins>
      <m:oMath>
        <m:r>
          <m:t>p</m:t>
        </m:r>
      </m:oMath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and</w:t>
        </w:r>
      </w:ins>
      <w:ins w:id="515" w:author="PR Preview" w:date="2026-01-01T00:00:00Z">
        <w:r>
          <w:t xml:space="preserve"> </w:t>
        </w:r>
      </w:ins>
      <m:oMath>
        <m:r>
          <m:t>q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be</w:t>
        </w:r>
      </w:ins>
      <w:ins w:id="518" w:author="PR Preview" w:date="2026-01-01T00:00:00Z">
        <w:r>
          <w:t xml:space="preserve"> </w:t>
        </w:r>
      </w:ins>
      <w:hyperlink r:id="rId10">
        <w:ins w:id="519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on</w:t>
        </w:r>
      </w:ins>
      <w:ins w:id="52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523" w:author="PR Preview" w:date="2026-01-01T00:00:00Z">
        <w:r>
          <w:t xml:space="preserve">,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and let</w:t>
        </w:r>
      </w:ins>
      <w:ins w:id="526" w:author="PR Preview" w:date="2026-01-01T00:00:00Z">
        <w:r>
          <w:t xml:space="preserve"> </w:t>
        </w:r>
      </w:ins>
      <m:oMath>
        <m:r>
          <m:t>X</m:t>
        </m:r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have</w:t>
        </w:r>
      </w:ins>
      <w:ins w:id="529" w:author="PR Preview" w:date="2026-01-01T00:00:00Z">
        <w:r>
          <w:t xml:space="preserve"> </w:t>
        </w:r>
      </w:ins>
      <w:hyperlink r:id="rId10">
        <w:ins w:id="530" w:author="PR Preview" w:date="2026-01-01T00:00:00Z">
          <w:r>
            <w:rPr>
              <w:rStyle w:val="Hyperlink"/>
            </w:rPr>
            <w:t xml:space="preserve">mass function</w:t>
          </w:r>
        </w:ins>
      </w:hyperlink>
      <w:ins w:id="531" w:author="PR Preview" w:date="2026-01-01T00:00:00Z">
        <w:r>
          <w:t xml:space="preserve"> </w:t>
        </w:r>
      </w:ins>
      <m:oMath>
        <m:r>
          <m:t>p</m:t>
        </m:r>
      </m:oMath>
      <w:ins w:id="532" w:author="PR Preview" w:date="2026-01-01T00:00:00Z">
        <w:r>
          <w:t xml:space="preserve">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Write</w:t>
        </w:r>
      </w:ins>
      <w:ins w:id="535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X</m:t>
            </m:r>
          </m:sub>
        </m:sSub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for the</w:t>
        </w:r>
      </w:ins>
      <w:ins w:id="538" w:author="PR Preview" w:date="2026-01-01T00:00:00Z">
        <w:r>
          <w:t xml:space="preserve"> </w:t>
        </w:r>
      </w:ins>
      <w:hyperlink r:id="rId13">
        <w:ins w:id="539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that equals</w:t>
        </w:r>
      </w:ins>
      <w:ins w:id="542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when</w:t>
        </w:r>
      </w:ins>
      <w:ins w:id="54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k</m:t>
        </m:r>
      </m:oMath>
      <w:ins w:id="546" w:author="PR Preview" w:date="2026-01-01T00:00:00Z">
        <w:r>
          <w:t xml:space="preserve">.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Then the</w:t>
        </w:r>
      </w:ins>
      <w:ins w:id="549" w:author="PR Preview" w:date="2026-01-01T00:00:00Z">
        <w:r>
          <w:t xml:space="preserve"> </w:t>
        </w:r>
      </w:ins>
      <w:hyperlink w:anchor="def-cross-entropy">
        <w:ins w:id="550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is the</w:t>
        </w:r>
      </w:ins>
      <w:ins w:id="553" w:author="PR Preview" w:date="2026-01-01T00:00:00Z">
        <w:r>
          <w:t xml:space="preserve"> </w:t>
        </w:r>
      </w:ins>
      <w:hyperlink w:anchor="def-expectation">
        <w:ins w:id="554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of</w:t>
        </w:r>
      </w:ins>
      <w:ins w:id="55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ins w:id="55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95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95"/>
    <w:bookmarkStart w:id="196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6"/>
    <w:bookmarkStart w:id="197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97"/>
    <w:bookmarkStart w:id="198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8"/>
    <w:bookmarkStart w:id="199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9"/>
    <w:bookmarkStart w:id="200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200"/>
    <w:bookmarkStart w:id="201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01"/>
    <w:bookmarkStart w:id="202" w:name="sol-cross-entropy-general-self"/>
    <w:p>
      <w:pPr>
        <w:pStyle w:val="BodyText"/>
      </w:pPr>
      <w:del w:id="559" w:author="PR Preview" w:date="2026-01-01T00:00:00Z">
        <w:r>
          <w:rPr>
            <w:i/>
            <w:iCs/>
          </w:rPr>
          <w:delText xml:space="preserve">Solution 14</w:delText>
        </w:r>
      </w:del>
      <w:del w:id="560" w:author="PR Preview" w:date="2026-01-01T00:00:00Z">
        <w:r>
          <w:delText xml:space="preserve">. </w:delText>
        </w:r>
      </w:del>
      <w:del w:id="561" w:author="PR Preview" w:date="2026-01-01T00:00:00Z">
        <w:r>
          <w:delText xml:space="preserve">By</w:delText>
        </w:r>
      </w:del>
      <w:del w:id="562" w:author="PR Preview" w:date="2026-01-01T00:00:00Z">
        <w:r>
          <w:delText xml:space="preserve"> </w:delText>
        </w:r>
      </w:del>
      <w:hyperlink w:anchor="thm-cross-entropy-expectation">
        <w:del w:id="563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with</w:delText>
        </w:r>
      </w:del>
      <w:del w:id="56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p</m:t>
        </m:r>
      </m:oMath>
      <w:del w:id="567" w:author="PR Preview" w:date="2026-01-01T00:00:00Z">
        <w:r>
          <w:delText xml:space="preserve">,</w:delText>
        </w:r>
      </w:del>
      <w:del w:id="568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del w:id="569" w:author="PR Preview" w:date="2026-01-01T00:00:00Z">
        <w:r>
          <w:delText xml:space="preserve">.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Since</w:delText>
        </w:r>
      </w:del>
      <w:del w:id="57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del w:id="573" w:author="PR Preview" w:date="2026-01-01T00:00:00Z">
        <w:r>
          <w:delText xml:space="preserve">, we have</w:delText>
        </w:r>
      </w:del>
      <w:del w:id="57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575" w:author="PR Preview" w:date="2026-01-01T00:00:00Z">
        <w:r>
          <w:delText xml:space="preserve">, the</w:delText>
        </w:r>
      </w:del>
      <w:del w:id="576" w:author="PR Preview" w:date="2026-01-01T00:00:00Z">
        <w:r>
          <w:delText xml:space="preserve"> </w:delText>
        </w:r>
      </w:del>
      <w:hyperlink w:anchor="def-surprisal">
        <w:del w:id="577" w:author="PR Preview" w:date="2026-01-01T00:00:00Z">
          <w:r>
            <w:rPr>
              <w:rStyle w:val="Hyperlink"/>
            </w:rPr>
            <w:delText xml:space="preserve">surprisal</w:delText>
          </w:r>
        </w:del>
      </w:hyperlink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of</w:delText>
        </w:r>
      </w:del>
      <w:del w:id="580" w:author="PR Preview" w:date="2026-01-01T00:00:00Z">
        <w:r>
          <w:delText xml:space="preserve"> </w:delText>
        </w:r>
      </w:del>
      <m:oMath>
        <m:r>
          <m:t>X</m:t>
        </m:r>
      </m:oMath>
      <w:del w:id="581" w:author="PR Preview" w:date="2026-01-01T00:00:00Z">
        <w:r>
          <w:delText xml:space="preserve">.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The surprisal</w:delText>
        </w:r>
      </w:del>
      <w:del w:id="584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is finite with</w:delText>
        </w:r>
      </w:del>
      <w:del w:id="587" w:author="PR Preview" w:date="2026-01-01T00:00:00Z">
        <w:r>
          <w:delText xml:space="preserve"> </w:delText>
        </w:r>
      </w:del>
      <w:hyperlink r:id="rId21">
        <w:del w:id="588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1, because</w:delText>
        </w:r>
      </w:del>
      <w:del w:id="591" w:author="PR Preview" w:date="2026-01-01T00:00:00Z">
        <w:r>
          <w:delText xml:space="preserve"> </w:delText>
        </w:r>
      </w:del>
      <m:oMath>
        <m:r>
          <m:t>X</m:t>
        </m:r>
      </m:oMath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takes only values with</w:delText>
        </w:r>
      </w:del>
      <w:del w:id="594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del w:id="595" w:author="PR Preview" w:date="2026-01-01T00:00:00Z">
        <w:r>
          <w:delText xml:space="preserve">,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and the values with</w:delText>
        </w:r>
      </w:del>
      <w:del w:id="598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contribute</w:delText>
        </w:r>
      </w:del>
      <w:del w:id="601" w:author="PR Preview" w:date="2026-01-01T00:00:00Z">
        <w:r>
          <w:delText xml:space="preserve"> </w:delText>
        </w:r>
      </w:del>
      <m:oMath>
        <m:r>
          <m:t>0</m:t>
        </m:r>
      </m:oMath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to both</w:delText>
        </w:r>
      </w:del>
      <w:del w:id="604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and</w:delText>
        </w:r>
      </w:del>
      <w:del w:id="607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by the convention in their definitions.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So</w:delText>
        </w:r>
      </w:del>
      <w:del w:id="612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by the definition of</w:delText>
        </w:r>
      </w:del>
      <w:del w:id="615" w:author="PR Preview" w:date="2026-01-01T00:00:00Z">
        <w:r>
          <w:delText xml:space="preserve"> </w:delText>
        </w:r>
      </w:del>
      <w:hyperlink w:anchor="def-entropy">
        <w:del w:id="616" w:author="PR Preview" w:date="2026-01-01T00:00:00Z">
          <w:r>
            <w:rPr>
              <w:rStyle w:val="Hyperlink"/>
            </w:rPr>
            <w:delText xml:space="preserve">entropy</w:delText>
          </w:r>
        </w:del>
      </w:hyperlink>
      <w:del w:id="617" w:author="PR Preview" w:date="2026-01-01T00:00:00Z">
        <w:r>
          <w:delText xml:space="preserve">.</w:delText>
        </w:r>
      </w:del>
    </w:p>
    <w:p>
      <w:pPr>
        <w:pStyle w:val="BodyText"/>
      </w:pPr>
      <w:ins w:id="618" w:author="PR Preview" w:date="2026-01-01T00:00:00Z">
        <w:r>
          <w:rPr>
            <w:i/>
            <w:iCs/>
          </w:rPr>
          <w:t xml:space="preserve">Solution 14</w:t>
        </w:r>
      </w:ins>
      <w:ins w:id="619" w:author="PR Preview" w:date="2026-01-01T00:00:00Z">
        <w:r>
          <w:t xml:space="preserve">. </w:t>
        </w:r>
      </w:ins>
      <w:ins w:id="620" w:author="PR Preview" w:date="2026-01-01T00:00:00Z">
        <w:r>
          <w:t xml:space="preserve">By</w:t>
        </w:r>
      </w:ins>
      <w:ins w:id="621" w:author="PR Preview" w:date="2026-01-01T00:00:00Z">
        <w:r>
          <w:t xml:space="preserve"> </w:t>
        </w:r>
      </w:ins>
      <w:hyperlink w:anchor="thm-cross-entropy-expectation">
        <w:ins w:id="622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with</w:t>
        </w:r>
      </w:ins>
      <w:ins w:id="625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p</m:t>
        </m:r>
      </m:oMath>
      <w:ins w:id="626" w:author="PR Preview" w:date="2026-01-01T00:00:00Z">
        <w:r>
          <w:t xml:space="preserve">,</w:t>
        </w:r>
      </w:ins>
      <w:ins w:id="627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ins w:id="628" w:author="PR Preview" w:date="2026-01-01T00:00:00Z">
        <w:r>
          <w:t xml:space="preserve">.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Since</w:t>
        </w:r>
      </w:ins>
      <w:ins w:id="63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632" w:author="PR Preview" w:date="2026-01-01T00:00:00Z">
        <w:r>
          <w:t xml:space="preserve">, we have</w:t>
        </w:r>
      </w:ins>
      <w:ins w:id="63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634" w:author="PR Preview" w:date="2026-01-01T00:00:00Z">
        <w:r>
          <w:t xml:space="preserve">, the</w:t>
        </w:r>
      </w:ins>
      <w:ins w:id="635" w:author="PR Preview" w:date="2026-01-01T00:00:00Z">
        <w:r>
          <w:t xml:space="preserve"> </w:t>
        </w:r>
      </w:ins>
      <w:hyperlink w:anchor="def-surprisal">
        <w:ins w:id="636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of</w:t>
        </w:r>
      </w:ins>
      <w:ins w:id="639" w:author="PR Preview" w:date="2026-01-01T00:00:00Z">
        <w:r>
          <w:t xml:space="preserve"> </w:t>
        </w:r>
      </w:ins>
      <m:oMath>
        <m:r>
          <m:t>X</m:t>
        </m:r>
      </m:oMath>
      <w:ins w:id="640" w:author="PR Preview" w:date="2026-01-01T00:00:00Z">
        <w:r>
          <w:t xml:space="preserve">.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The surprisal</w:t>
        </w:r>
      </w:ins>
      <w:ins w:id="643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is finite with</w:t>
        </w:r>
      </w:ins>
      <w:ins w:id="646" w:author="PR Preview" w:date="2026-01-01T00:00:00Z">
        <w:r>
          <w:t xml:space="preserve"> </w:t>
        </w:r>
      </w:ins>
      <w:hyperlink r:id="rId21">
        <w:ins w:id="647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1, because</w:t>
        </w:r>
      </w:ins>
      <w:ins w:id="650" w:author="PR Preview" w:date="2026-01-01T00:00:00Z">
        <w:r>
          <w:t xml:space="preserve"> </w:t>
        </w:r>
      </w:ins>
      <m:oMath>
        <m:r>
          <m:t>X</m:t>
        </m:r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takes only values with</w:t>
        </w:r>
      </w:ins>
      <w:ins w:id="653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654" w:author="PR Preview" w:date="2026-01-01T00:00:00Z">
        <w:r>
          <w:t xml:space="preserve">,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and the values with</w:t>
        </w:r>
      </w:ins>
      <w:ins w:id="657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contribute</w:t>
        </w:r>
      </w:ins>
      <w:ins w:id="660" w:author="PR Preview" w:date="2026-01-01T00:00:00Z">
        <w:r>
          <w:t xml:space="preserve"> </w:t>
        </w:r>
      </w:ins>
      <m:oMath>
        <m:r>
          <m:t>0</m:t>
        </m:r>
      </m:oMath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to both</w:t>
        </w:r>
      </w:ins>
      <w:ins w:id="663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and</w:t>
        </w:r>
      </w:ins>
      <w:ins w:id="666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by the convention in their definitions.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So</w:t>
        </w:r>
      </w:ins>
      <w:ins w:id="671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by the definition of</w:t>
        </w:r>
      </w:ins>
      <w:ins w:id="674" w:author="PR Preview" w:date="2026-01-01T00:00:00Z">
        <w:r>
          <w:t xml:space="preserve"> </w:t>
        </w:r>
      </w:ins>
      <w:hyperlink w:anchor="def-entropy">
        <w:ins w:id="675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676" w:author="PR Preview" w:date="2026-01-01T00:00:00Z">
        <w:r>
          <w:t xml:space="preserve">.</w:t>
        </w:r>
      </w:ins>
    </w:p>
    <w:bookmarkEnd w:id="202"/>
    <w:bookmarkStart w:id="203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3"/>
    <w:p>
      <w:pPr>
        <w:pStyle w:val="FirstParagraph"/>
      </w:pPr>
      <w:del w:id="677" w:author="PR Preview" w:date="2026-01-01T00:00:00Z">
        <w:r>
          <w:rPr>
            <w:i/>
            <w:iCs/>
          </w:rPr>
          <w:delText xml:space="preserve">Proof</w:delText>
        </w:r>
      </w:del>
      <w:del w:id="678" w:author="PR Preview" w:date="2026-01-01T00:00:00Z">
        <w:r>
          <w:delText xml:space="preserve">. </w:delText>
        </w:r>
      </w:del>
      <w:del w:id="679" w:author="PR Preview" w:date="2026-01-01T00:00:00Z">
        <w:r>
          <w:delText xml:space="preserve">By</w:delText>
        </w:r>
      </w:del>
      <w:del w:id="680" w:author="PR Preview" w:date="2026-01-01T00:00:00Z">
        <w:r>
          <w:delText xml:space="preserve"> </w:delText>
        </w:r>
      </w:del>
      <w:hyperlink w:anchor="thm-cross-entropy-expectation">
        <w:del w:id="681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with</w:delText>
        </w:r>
      </w:del>
      <w:del w:id="684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p</m:t>
        </m:r>
      </m:oMath>
      <w:del w:id="685" w:author="PR Preview" w:date="2026-01-01T00:00:00Z">
        <w:r>
          <w:delText xml:space="preserve">,</w:delText>
        </w:r>
      </w:del>
      <w:del w:id="686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del w:id="687" w:author="PR Preview" w:date="2026-01-01T00:00:00Z">
        <w:r>
          <w:delText xml:space="preserve">.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Since</w:delText>
        </w:r>
      </w:del>
      <w:del w:id="69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del w:id="691" w:author="PR Preview" w:date="2026-01-01T00:00:00Z">
        <w:r>
          <w:delText xml:space="preserve">, the</w:delText>
        </w:r>
      </w:del>
      <w:del w:id="692" w:author="PR Preview" w:date="2026-01-01T00:00:00Z">
        <w:r>
          <w:delText xml:space="preserve"> </w:delText>
        </w:r>
      </w:del>
      <w:hyperlink r:id="rId13">
        <w:del w:id="693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69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is the</w:delText>
        </w:r>
      </w:del>
      <w:del w:id="697" w:author="PR Preview" w:date="2026-01-01T00:00:00Z">
        <w:r>
          <w:delText xml:space="preserve"> </w:delText>
        </w:r>
      </w:del>
      <w:hyperlink w:anchor="def-surprisal">
        <w:del w:id="698" w:author="PR Preview" w:date="2026-01-01T00:00:00Z">
          <w:r>
            <w:rPr>
              <w:rStyle w:val="Hyperlink"/>
            </w:rPr>
            <w:delText xml:space="preserve">surprisal</w:delText>
          </w:r>
        </w:del>
      </w:hyperlink>
      <w:del w:id="699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00" w:author="PR Preview" w:date="2026-01-01T00:00:00Z">
        <w:r>
          <w:delText xml:space="preserve">.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The surprisal</w:delText>
        </w:r>
      </w:del>
      <w:del w:id="703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is finite with</w:delText>
        </w:r>
      </w:del>
      <w:del w:id="706" w:author="PR Preview" w:date="2026-01-01T00:00:00Z">
        <w:r>
          <w:delText xml:space="preserve"> </w:delText>
        </w:r>
      </w:del>
      <w:hyperlink r:id="rId21">
        <w:del w:id="707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1, because</w:delText>
        </w:r>
      </w:del>
      <w:del w:id="710" w:author="PR Preview" w:date="2026-01-01T00:00:00Z">
        <w:r>
          <w:delText xml:space="preserve"> </w:delText>
        </w:r>
      </w:del>
      <m:oMath>
        <m:r>
          <m:t>X</m:t>
        </m:r>
      </m:oMath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takes only values with</w:delText>
        </w:r>
      </w:del>
      <w:del w:id="713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del w:id="714" w:author="PR Preview" w:date="2026-01-01T00:00:00Z">
        <w:r>
          <w:delText xml:space="preserve">,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and the values with</w:delText>
        </w:r>
      </w:del>
      <w:del w:id="717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contribute</w:delText>
        </w:r>
      </w:del>
      <w:del w:id="720" w:author="PR Preview" w:date="2026-01-01T00:00:00Z">
        <w:r>
          <w:delText xml:space="preserve"> </w:delText>
        </w:r>
      </w:del>
      <m:oMath>
        <m:r>
          <m:t>0</m:t>
        </m:r>
      </m:oMath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to both</w:delText>
        </w:r>
      </w:del>
      <w:del w:id="723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and</w:delText>
        </w:r>
      </w:del>
      <w:del w:id="726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by the convention in their definitions.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So</w:delText>
        </w:r>
      </w:del>
      <w:del w:id="731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by the definition of</w:delText>
        </w:r>
      </w:del>
      <w:del w:id="734" w:author="PR Preview" w:date="2026-01-01T00:00:00Z">
        <w:r>
          <w:delText xml:space="preserve"> </w:delText>
        </w:r>
      </w:del>
      <w:hyperlink w:anchor="def-entropy">
        <w:del w:id="735" w:author="PR Preview" w:date="2026-01-01T00:00:00Z">
          <w:r>
            <w:rPr>
              <w:rStyle w:val="Hyperlink"/>
            </w:rPr>
            <w:delText xml:space="preserve">entropy</w:delText>
          </w:r>
        </w:del>
      </w:hyperlink>
      <w:del w:id="736" w:author="PR Preview" w:date="2026-01-01T00:00:00Z">
        <w:r>
          <w:delText xml:space="preserve">.</w:delText>
        </w:r>
      </w:del>
    </w:p>
    <w:p>
      <w:pPr>
        <w:pStyle w:val="BodyText"/>
      </w:pPr>
      <w:del w:id="737" w:author="PR Preview" w:date="2026-01-01T00:00:00Z">
        <w:r>
          <w:rPr>
            <w:i/>
            <w:iCs/>
          </w:rPr>
          <w:delText xml:space="preserve">Remark 12</w:delText>
        </w:r>
      </w:del>
      <w:del w:id="738" w:author="PR Preview" w:date="2026-01-01T00:00:00Z">
        <w:r>
          <w:delText xml:space="preserve"> (Cross-entropy is an expected surprisal). </w:delText>
        </w:r>
      </w:del>
      <w:del w:id="739" w:author="PR Preview" w:date="2026-01-01T00:00:00Z">
        <w:r>
          <w:delText xml:space="preserve">By</w:delText>
        </w:r>
      </w:del>
      <w:del w:id="740" w:author="PR Preview" w:date="2026-01-01T00:00:00Z">
        <w:r>
          <w:delText xml:space="preserve"> </w:delText>
        </w:r>
      </w:del>
      <w:hyperlink w:anchor="thm-cross-entropy-expectation">
        <w:del w:id="741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742" w:author="PR Preview" w:date="2026-01-01T00:00:00Z">
        <w:r>
          <w:delText xml:space="preserve">, the</w:delText>
        </w:r>
      </w:del>
      <w:del w:id="743" w:author="PR Preview" w:date="2026-01-01T00:00:00Z">
        <w:r>
          <w:delText xml:space="preserve"> </w:delText>
        </w:r>
      </w:del>
      <w:hyperlink w:anchor="def-cross-entropy">
        <w:del w:id="744" w:author="PR Preview" w:date="2026-01-01T00:00:00Z">
          <w:r>
            <w:rPr>
              <w:rStyle w:val="Hyperlink"/>
            </w:rPr>
            <w:delText xml:space="preserve">cross-entropy</w:delText>
          </w:r>
        </w:del>
      </w:hyperlink>
      <w:del w:id="745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is the average</w:delText>
        </w:r>
      </w:del>
      <w:del w:id="748" w:author="PR Preview" w:date="2026-01-01T00:00:00Z">
        <w:r>
          <w:delText xml:space="preserve"> </w:delText>
        </w:r>
      </w:del>
      <w:hyperlink w:anchor="def-surprisal">
        <w:del w:id="749" w:author="PR Preview" w:date="2026-01-01T00:00:00Z">
          <w:r>
            <w:rPr>
              <w:rStyle w:val="Hyperlink"/>
            </w:rPr>
            <w:delText xml:space="preserve">surprisal</w:delText>
          </w:r>
        </w:del>
      </w:hyperlink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of the values drawn from</w:delText>
        </w:r>
      </w:del>
      <w:del w:id="752" w:author="PR Preview" w:date="2026-01-01T00:00:00Z">
        <w:r>
          <w:delText xml:space="preserve"> </w:delText>
        </w:r>
      </w:del>
      <m:oMath>
        <m:r>
          <m:t>p</m:t>
        </m:r>
      </m:oMath>
      <w:del w:id="753" w:author="PR Preview" w:date="2026-01-01T00:00:00Z">
        <w:r>
          <w:delText xml:space="preserve">,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with each surprisal measured by</w:delText>
        </w:r>
      </w:del>
      <w:del w:id="756" w:author="PR Preview" w:date="2026-01-01T00:00:00Z">
        <w:r>
          <w:delText xml:space="preserve"> </w:delText>
        </w:r>
      </w:del>
      <m:oMath>
        <m:r>
          <m:t>q</m:t>
        </m:r>
      </m:oMath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as</w:delText>
        </w:r>
      </w:del>
      <w:del w:id="75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del w:id="760" w:author="PR Preview" w:date="2026-01-01T00:00:00Z">
        <w:r>
          <w:delText xml:space="preserve">.</w:delText>
        </w:r>
      </w:del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By</w:delText>
        </w:r>
      </w:del>
      <w:del w:id="763" w:author="PR Preview" w:date="2026-01-01T00:00:00Z">
        <w:r>
          <w:delText xml:space="preserve"> </w:delText>
        </w:r>
      </w:del>
      <w:hyperlink w:anchor="cor-cross-entropy-entropy">
        <w:del w:id="764" w:author="PR Preview" w:date="2026-01-01T00:00:00Z">
          <w:r>
            <w:rPr>
              <w:rStyle w:val="Hyperlink"/>
            </w:rPr>
            <w:delText xml:space="preserve">Corollary 6</w:delText>
          </w:r>
        </w:del>
      </w:hyperlink>
      <w:del w:id="765" w:author="PR Preview" w:date="2026-01-01T00:00:00Z">
        <w:r>
          <w:delText xml:space="preserve">, measuring with</w:delText>
        </w:r>
      </w:del>
      <w:del w:id="766" w:author="PR Preview" w:date="2026-01-01T00:00:00Z">
        <w:r>
          <w:delText xml:space="preserve"> </w:delText>
        </w:r>
      </w:del>
      <m:oMath>
        <m:r>
          <m:t>p</m:t>
        </m:r>
      </m:oMath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itself gives the</w:delText>
        </w:r>
      </w:del>
      <w:del w:id="769" w:author="PR Preview" w:date="2026-01-01T00:00:00Z">
        <w:r>
          <w:delText xml:space="preserve"> </w:delText>
        </w:r>
      </w:del>
      <w:hyperlink w:anchor="def-entropy">
        <w:del w:id="770" w:author="PR Preview" w:date="2026-01-01T00:00:00Z">
          <w:r>
            <w:rPr>
              <w:rStyle w:val="Hyperlink"/>
            </w:rPr>
            <w:delText xml:space="preserve">entropy</w:delText>
          </w:r>
        </w:del>
      </w:hyperlink>
      <w:del w:id="771" w:author="PR Preview" w:date="2026-01-01T00:00:00Z">
        <w:r>
          <w:delText xml:space="preserve">.</w:delText>
        </w:r>
      </w:del>
    </w:p>
    <w:p>
      <w:pPr>
        <w:pStyle w:val="BodyText"/>
      </w:pPr>
      <w:del w:id="772" w:author="PR Preview" w:date="2026-01-01T00:00:00Z">
        <w:r>
          <w:rPr>
            <w:b/>
            <w:bCs/>
          </w:rPr>
          <w:delText xml:space="preserve">Definition 24 (Kullback–Leibler divergence (KL divergence, relative entropy))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For</w:delText>
        </w:r>
      </w:del>
      <w:del w:id="775" w:author="PR Preview" w:date="2026-01-01T00:00:00Z">
        <w:r>
          <w:delText xml:space="preserve"> </w:delText>
        </w:r>
      </w:del>
      <m:oMath>
        <m:r>
          <m:t>p</m:t>
        </m:r>
      </m:oMath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and</w:delText>
        </w:r>
      </w:del>
      <w:del w:id="778" w:author="PR Preview" w:date="2026-01-01T00:00:00Z">
        <w:r>
          <w:delText xml:space="preserve"> </w:delText>
        </w:r>
      </w:del>
      <m:oMath>
        <m:r>
          <m:t>q</m:t>
        </m:r>
      </m:oMath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as in</w:delText>
        </w:r>
      </w:del>
      <w:del w:id="781" w:author="PR Preview" w:date="2026-01-01T00:00:00Z">
        <w:r>
          <w:delText xml:space="preserve"> </w:delText>
        </w:r>
      </w:del>
      <w:hyperlink w:anchor="def-cross-entropy">
        <w:del w:id="782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783" w:author="PR Preview" w:date="2026-01-01T00:00:00Z">
        <w:r>
          <w:delText xml:space="preserve">,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the</w:delText>
        </w:r>
      </w:del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rPr>
            <w:b/>
            <w:bCs/>
          </w:rPr>
          <w:delText xml:space="preserve">Kullback–Leibler divergence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(</w:delText>
        </w:r>
      </w:del>
      <w:del w:id="790" w:author="PR Preview" w:date="2026-01-01T00:00:00Z">
        <w:r>
          <w:rPr>
            <w:b/>
            <w:bCs/>
          </w:rPr>
          <w:delText xml:space="preserve">KL divergence</w:delText>
        </w:r>
      </w:del>
      <w:del w:id="791" w:author="PR Preview" w:date="2026-01-01T00:00:00Z">
        <w:r>
          <w:delText xml:space="preserve">, or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rPr>
            <w:b/>
            <w:bCs/>
          </w:rPr>
          <w:delText xml:space="preserve">relative entropy</w:delText>
        </w:r>
      </w:del>
      <w:del w:id="794" w:author="PR Preview" w:date="2026-01-01T00:00:00Z">
        <w:r>
          <w:delText xml:space="preserve">)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of</w:delText>
        </w:r>
      </w:del>
      <w:del w:id="797" w:author="PR Preview" w:date="2026-01-01T00:00:00Z">
        <w:r>
          <w:delText xml:space="preserve"> </w:delText>
        </w:r>
      </w:del>
      <m:oMath>
        <m:r>
          <m:t>q</m:t>
        </m:r>
      </m:oMath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from</w:delText>
        </w:r>
      </w:del>
      <w:del w:id="800" w:author="PR Preview" w:date="2026-01-01T00:00:00Z">
        <w:r>
          <w:delText xml:space="preserve"> </w:delText>
        </w:r>
      </w:del>
      <m:oMath>
        <m:r>
          <m:t>p</m:t>
        </m:r>
      </m:oMath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is</w:delText>
        </w:r>
      </w:del>
    </w:p>
    <w:p>
      <w:pPr>
        <w:pStyle w:val="FirstParagraph"/>
      </w:pPr>
      <w:ins w:id="803" w:author="PR Preview" w:date="2026-01-01T00:00:00Z">
        <w:r>
          <w:rPr>
            <w:i/>
            <w:iCs/>
          </w:rPr>
          <w:t xml:space="preserve">Proof</w:t>
        </w:r>
      </w:ins>
      <w:ins w:id="804" w:author="PR Preview" w:date="2026-01-01T00:00:00Z">
        <w:r>
          <w:t xml:space="preserve">. </w:t>
        </w:r>
      </w:ins>
      <w:ins w:id="805" w:author="PR Preview" w:date="2026-01-01T00:00:00Z">
        <w:r>
          <w:t xml:space="preserve">By</w:t>
        </w:r>
      </w:ins>
      <w:ins w:id="806" w:author="PR Preview" w:date="2026-01-01T00:00:00Z">
        <w:r>
          <w:t xml:space="preserve"> </w:t>
        </w:r>
      </w:ins>
      <w:hyperlink w:anchor="thm-cross-entropy-expectation">
        <w:ins w:id="807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with</w:t>
        </w:r>
      </w:ins>
      <w:ins w:id="81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p</m:t>
        </m:r>
      </m:oMath>
      <w:ins w:id="811" w:author="PR Preview" w:date="2026-01-01T00:00:00Z">
        <w:r>
          <w:t xml:space="preserve">,</w:t>
        </w:r>
      </w:ins>
      <w:ins w:id="812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ins w:id="813" w:author="PR Preview" w:date="2026-01-01T00:00:00Z">
        <w:r>
          <w:t xml:space="preserve">.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Since</w:t>
        </w:r>
      </w:ins>
      <w:ins w:id="81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817" w:author="PR Preview" w:date="2026-01-01T00:00:00Z">
        <w:r>
          <w:t xml:space="preserve">, the</w:t>
        </w:r>
      </w:ins>
      <w:ins w:id="818" w:author="PR Preview" w:date="2026-01-01T00:00:00Z">
        <w:r>
          <w:t xml:space="preserve"> </w:t>
        </w:r>
      </w:ins>
      <w:hyperlink r:id="rId13">
        <w:ins w:id="819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82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is the</w:t>
        </w:r>
      </w:ins>
      <w:ins w:id="823" w:author="PR Preview" w:date="2026-01-01T00:00:00Z">
        <w:r>
          <w:t xml:space="preserve"> </w:t>
        </w:r>
      </w:ins>
      <w:hyperlink w:anchor="def-surprisal">
        <w:ins w:id="824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825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26" w:author="PR Preview" w:date="2026-01-01T00:00:00Z">
        <w:r>
          <w:t xml:space="preserve">.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The surprisal</w:t>
        </w:r>
      </w:ins>
      <w:ins w:id="829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is finite with</w:t>
        </w:r>
      </w:ins>
      <w:ins w:id="832" w:author="PR Preview" w:date="2026-01-01T00:00:00Z">
        <w:r>
          <w:t xml:space="preserve"> </w:t>
        </w:r>
      </w:ins>
      <w:hyperlink r:id="rId21">
        <w:ins w:id="833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1, because</w:t>
        </w:r>
      </w:ins>
      <w:ins w:id="836" w:author="PR Preview" w:date="2026-01-01T00:00:00Z">
        <w:r>
          <w:t xml:space="preserve"> </w:t>
        </w:r>
      </w:ins>
      <m:oMath>
        <m:r>
          <m:t>X</m:t>
        </m:r>
      </m:oMath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takes only values with</w:t>
        </w:r>
      </w:ins>
      <w:ins w:id="839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840" w:author="PR Preview" w:date="2026-01-01T00:00:00Z">
        <w:r>
          <w:t xml:space="preserve">,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and the values with</w:t>
        </w:r>
      </w:ins>
      <w:ins w:id="843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contribute</w:t>
        </w:r>
      </w:ins>
      <w:ins w:id="846" w:author="PR Preview" w:date="2026-01-01T00:00:00Z">
        <w:r>
          <w:t xml:space="preserve"> </w:t>
        </w:r>
      </w:ins>
      <m:oMath>
        <m:r>
          <m:t>0</m:t>
        </m:r>
      </m:oMath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to both</w:t>
        </w:r>
      </w:ins>
      <w:ins w:id="849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and</w:t>
        </w:r>
      </w:ins>
      <w:ins w:id="852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by the convention in their definitions.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So</w:t>
        </w:r>
      </w:ins>
      <w:ins w:id="857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by the definition of</w:t>
        </w:r>
      </w:ins>
      <w:ins w:id="860" w:author="PR Preview" w:date="2026-01-01T00:00:00Z">
        <w:r>
          <w:t xml:space="preserve"> </w:t>
        </w:r>
      </w:ins>
      <w:hyperlink w:anchor="def-entropy">
        <w:ins w:id="861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862" w:author="PR Preview" w:date="2026-01-01T00:00:00Z">
        <w:r>
          <w:t xml:space="preserve">.</w:t>
        </w:r>
      </w:ins>
    </w:p>
    <w:bookmarkStart w:id="204" w:name="rem-cross-entropy-expected-surprisal"/>
    <w:p>
      <w:pPr>
        <w:pStyle w:val="BodyText"/>
      </w:pPr>
      <w:ins w:id="863" w:author="PR Preview" w:date="2026-01-01T00:00:00Z">
        <w:r>
          <w:rPr>
            <w:i/>
            <w:iCs/>
          </w:rPr>
          <w:t xml:space="preserve">Remark 12</w:t>
        </w:r>
      </w:ins>
      <w:ins w:id="864" w:author="PR Preview" w:date="2026-01-01T00:00:00Z">
        <w:r>
          <w:t xml:space="preserve"> (Cross-entropy is an expected surprisal). </w:t>
        </w:r>
      </w:ins>
      <w:ins w:id="865" w:author="PR Preview" w:date="2026-01-01T00:00:00Z">
        <w:r>
          <w:t xml:space="preserve">By</w:t>
        </w:r>
      </w:ins>
      <w:ins w:id="866" w:author="PR Preview" w:date="2026-01-01T00:00:00Z">
        <w:r>
          <w:t xml:space="preserve"> </w:t>
        </w:r>
      </w:ins>
      <w:hyperlink w:anchor="thm-cross-entropy-expectation">
        <w:ins w:id="867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868" w:author="PR Preview" w:date="2026-01-01T00:00:00Z">
        <w:r>
          <w:t xml:space="preserve">, the</w:t>
        </w:r>
      </w:ins>
      <w:ins w:id="869" w:author="PR Preview" w:date="2026-01-01T00:00:00Z">
        <w:r>
          <w:t xml:space="preserve"> </w:t>
        </w:r>
      </w:ins>
      <w:hyperlink w:anchor="def-cross-entropy">
        <w:ins w:id="870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871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is the average</w:t>
        </w:r>
      </w:ins>
      <w:ins w:id="874" w:author="PR Preview" w:date="2026-01-01T00:00:00Z">
        <w:r>
          <w:t xml:space="preserve"> </w:t>
        </w:r>
      </w:ins>
      <w:hyperlink w:anchor="def-surprisal">
        <w:ins w:id="875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of the values drawn from</w:t>
        </w:r>
      </w:ins>
      <w:ins w:id="878" w:author="PR Preview" w:date="2026-01-01T00:00:00Z">
        <w:r>
          <w:t xml:space="preserve"> </w:t>
        </w:r>
      </w:ins>
      <m:oMath>
        <m:r>
          <m:t>p</m:t>
        </m:r>
      </m:oMath>
      <w:ins w:id="879" w:author="PR Preview" w:date="2026-01-01T00:00:00Z">
        <w:r>
          <w:t xml:space="preserve">,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with each surprisal measured by</w:t>
        </w:r>
      </w:ins>
      <w:ins w:id="882" w:author="PR Preview" w:date="2026-01-01T00:00:00Z">
        <w:r>
          <w:t xml:space="preserve"> </w:t>
        </w:r>
      </w:ins>
      <m:oMath>
        <m:r>
          <m:t>q</m:t>
        </m:r>
      </m:oMath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as</w:t>
        </w:r>
      </w:ins>
      <w:ins w:id="88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ins w:id="886" w:author="PR Preview" w:date="2026-01-01T00:00:00Z">
        <w:r>
          <w:t xml:space="preserve">.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By</w:t>
        </w:r>
      </w:ins>
      <w:ins w:id="889" w:author="PR Preview" w:date="2026-01-01T00:00:00Z">
        <w:r>
          <w:t xml:space="preserve"> </w:t>
        </w:r>
      </w:ins>
      <w:hyperlink w:anchor="cor-cross-entropy-entropy">
        <w:ins w:id="890" w:author="PR Preview" w:date="2026-01-01T00:00:00Z">
          <w:r>
            <w:rPr>
              <w:rStyle w:val="Hyperlink"/>
            </w:rPr>
            <w:t xml:space="preserve">Corollary 6</w:t>
          </w:r>
        </w:ins>
      </w:hyperlink>
      <w:ins w:id="891" w:author="PR Preview" w:date="2026-01-01T00:00:00Z">
        <w:r>
          <w:t xml:space="preserve">, measuring with</w:t>
        </w:r>
      </w:ins>
      <w:ins w:id="892" w:author="PR Preview" w:date="2026-01-01T00:00:00Z">
        <w:r>
          <w:t xml:space="preserve"> </w:t>
        </w:r>
      </w:ins>
      <m:oMath>
        <m:r>
          <m:t>p</m:t>
        </m:r>
      </m:oMath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itself gives the</w:t>
        </w:r>
      </w:ins>
      <w:ins w:id="895" w:author="PR Preview" w:date="2026-01-01T00:00:00Z">
        <w:r>
          <w:t xml:space="preserve"> </w:t>
        </w:r>
      </w:ins>
      <w:hyperlink w:anchor="def-entropy">
        <w:ins w:id="896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897" w:author="PR Preview" w:date="2026-01-01T00:00:00Z">
        <w:r>
          <w:t xml:space="preserve">.</w:t>
        </w:r>
      </w:ins>
    </w:p>
    <w:bookmarkEnd w:id="204"/>
    <w:bookmarkStart w:id="205" w:name="def-kl-divergence"/>
    <w:p>
      <w:pPr>
        <w:pStyle w:val="BodyText"/>
      </w:pPr>
      <w:ins w:id="898" w:author="PR Preview" w:date="2026-01-01T00:00:00Z">
        <w:r>
          <w:rPr>
            <w:b/>
            <w:bCs/>
          </w:rPr>
          <w:t xml:space="preserve">Definition 25 (Kullback–Leibler divergence (KL divergence, relative entropy))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For</w:t>
        </w:r>
      </w:ins>
      <w:ins w:id="901" w:author="PR Preview" w:date="2026-01-01T00:00:00Z">
        <w:r>
          <w:t xml:space="preserve"> </w:t>
        </w:r>
      </w:ins>
      <m:oMath>
        <m:r>
          <m:t>p</m:t>
        </m:r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and</w:t>
        </w:r>
      </w:ins>
      <w:ins w:id="904" w:author="PR Preview" w:date="2026-01-01T00:00:00Z">
        <w:r>
          <w:t xml:space="preserve"> </w:t>
        </w:r>
      </w:ins>
      <m:oMath>
        <m:r>
          <m:t>q</m:t>
        </m:r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as in</w:t>
        </w:r>
      </w:ins>
      <w:ins w:id="907" w:author="PR Preview" w:date="2026-01-01T00:00:00Z">
        <w:r>
          <w:t xml:space="preserve"> </w:t>
        </w:r>
      </w:ins>
      <w:hyperlink w:anchor="def-cross-entropy">
        <w:ins w:id="908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909" w:author="PR Preview" w:date="2026-01-01T00:00:00Z">
        <w:r>
          <w:t xml:space="preserve">,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the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rPr>
            <w:b/>
            <w:bCs/>
          </w:rPr>
          <w:t xml:space="preserve">Kullback–Leibler divergence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(</w:t>
        </w:r>
      </w:ins>
      <w:ins w:id="916" w:author="PR Preview" w:date="2026-01-01T00:00:00Z">
        <w:r>
          <w:rPr>
            <w:b/>
            <w:bCs/>
          </w:rPr>
          <w:t xml:space="preserve">KL divergence</w:t>
        </w:r>
      </w:ins>
      <w:ins w:id="917" w:author="PR Preview" w:date="2026-01-01T00:00:00Z">
        <w:r>
          <w:t xml:space="preserve">, or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rPr>
            <w:b/>
            <w:bCs/>
          </w:rPr>
          <w:t xml:space="preserve">relative entropy</w:t>
        </w:r>
      </w:ins>
      <w:ins w:id="920" w:author="PR Preview" w:date="2026-01-01T00:00:00Z">
        <w:r>
          <w:t xml:space="preserve">)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of</w:t>
        </w:r>
      </w:ins>
      <w:ins w:id="923" w:author="PR Preview" w:date="2026-01-01T00:00:00Z">
        <w:r>
          <w:t xml:space="preserve"> </w:t>
        </w:r>
      </w:ins>
      <m:oMath>
        <m:r>
          <m:t>q</m:t>
        </m:r>
      </m:oMath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from</w:t>
        </w:r>
      </w:ins>
      <w:ins w:id="926" w:author="PR Preview" w:date="2026-01-01T00:00:00Z">
        <w:r>
          <w:t xml:space="preserve"> </w:t>
        </w:r>
      </w:ins>
      <m:oMath>
        <m:r>
          <m:t>p</m:t>
        </m:r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5"/>
    <w:bookmarkStart w:id="206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06"/>
    <w:bookmarkStart w:id="207" w:name="exm-cross-entropy"/>
    <w:p>
      <w:pPr>
        <w:pStyle w:val="BodyText"/>
      </w:pPr>
      <w:del w:id="929" w:author="PR Preview" w:date="2026-01-01T00:00:00Z">
        <w:r>
          <w:rPr>
            <w:b/>
            <w:bCs/>
          </w:rPr>
          <w:delText xml:space="preserve">Example 44 (Cross-entropy and divergence for two coins)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Let</w:delText>
        </w:r>
      </w:del>
      <w:del w:id="93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be a fair coin</w:delText>
        </w:r>
      </w:del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delText xml:space="preserve">and</w:delText>
        </w:r>
      </w:del>
      <w:del w:id="937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a coin biased toward the second outcome.</w:delText>
        </w:r>
      </w:del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Using logarithms to base 2,</w:delText>
        </w:r>
      </w:del>
      <w:del w:id="94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and</w:delText>
        </w:r>
      </w:del>
      <w:del w:id="94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del w:id="946" w:author="PR Preview" w:date="2026-01-01T00:00:00Z">
        <w:r>
          <w:delText xml:space="preserve">, so</w:delText>
        </w:r>
      </w:del>
    </w:p>
    <w:p>
      <w:pPr>
        <w:pStyle w:val="BodyText"/>
      </w:pPr>
      <w:ins w:id="947" w:author="PR Preview" w:date="2026-01-01T00:00:00Z">
        <w:r>
          <w:rPr>
            <w:b/>
            <w:bCs/>
          </w:rPr>
          <w:t xml:space="preserve">Example 46 (Cross-entropy and divergence for two coins)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Let</w:t>
        </w:r>
      </w:ins>
      <w:ins w:id="95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be a fair coin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and</w:t>
        </w:r>
      </w:ins>
      <w:ins w:id="955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a coin biased toward the second outcome.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Using logarithms to base 2,</w:t>
        </w:r>
      </w:ins>
      <w:ins w:id="96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and</w:t>
        </w:r>
      </w:ins>
      <w:ins w:id="96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ins w:id="964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07"/>
    <w:bookmarkStart w:id="208" w:name="rem-cross-entropy-source"/>
    <w:p>
      <w:pPr>
        <w:pStyle w:val="BodyText"/>
      </w:pPr>
      <w:del w:id="965" w:author="PR Preview" w:date="2026-01-01T00:00:00Z">
        <w:r>
          <w:rPr>
            <w:i/>
            <w:iCs/>
          </w:rPr>
          <w:delText xml:space="preserve">Remark 14</w:delText>
        </w:r>
      </w:del>
      <w:del w:id="966" w:author="PR Preview" w:date="2026-01-01T00:00:00Z">
        <w:r>
          <w:delText xml:space="preserve"> (Where the definitions come from). </w:delText>
        </w:r>
      </w:del>
      <w:del w:id="967" w:author="PR Preview" w:date="2026-01-01T00:00:00Z">
        <w:r>
          <w:delText xml:space="preserve">Murphy [19, Sec. 2.8.2], pp. 57–58</w:delText>
        </w:r>
      </w:del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defines the KL divergence</w:delText>
        </w:r>
      </w:del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and the cross-entropy as above,</w:delText>
        </w:r>
      </w:del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and gives the coding interpretation: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the cross-entropy is the average number of bits needed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to encode data from a source with distribution</w:delText>
        </w:r>
      </w:del>
      <w:del w:id="978" w:author="PR Preview" w:date="2026-01-01T00:00:00Z">
        <w:r>
          <w:delText xml:space="preserve"> </w:delText>
        </w:r>
      </w:del>
      <m:oMath>
        <m:r>
          <m:t>p</m:t>
        </m:r>
      </m:oMath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using a code designed for</w:delText>
        </w:r>
      </w:del>
      <w:del w:id="981" w:author="PR Preview" w:date="2026-01-01T00:00:00Z">
        <w:r>
          <w:delText xml:space="preserve"> </w:delText>
        </w:r>
      </w:del>
      <m:oMath>
        <m:r>
          <m:t>q</m:t>
        </m:r>
      </m:oMath>
      <w:del w:id="982" w:author="PR Preview" w:date="2026-01-01T00:00:00Z">
        <w:r>
          <w:delText xml:space="preserve">.</w:delText>
        </w:r>
      </w:del>
    </w:p>
    <w:p>
      <w:pPr>
        <w:pStyle w:val="BodyText"/>
      </w:pPr>
      <w:ins w:id="983" w:author="PR Preview" w:date="2026-01-01T00:00:00Z">
        <w:r>
          <w:rPr>
            <w:i/>
            <w:iCs/>
          </w:rPr>
          <w:t xml:space="preserve">Remark 14</w:t>
        </w:r>
      </w:ins>
      <w:ins w:id="984" w:author="PR Preview" w:date="2026-01-01T00:00:00Z">
        <w:r>
          <w:t xml:space="preserve"> (Where the definitions come from). </w:t>
        </w:r>
      </w:ins>
      <w:ins w:id="985" w:author="PR Preview" w:date="2026-01-01T00:00:00Z">
        <w:r>
          <w:t xml:space="preserve">Murphy [20, Sec. 2.8.2], pp. 57–58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defines the KL divergence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and the cross-entropy as above,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and gives the coding interpretation:</w:t>
        </w:r>
      </w:ins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the cross-entropy is the average number of bits needed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to encode data from a source with distribution</w:t>
        </w:r>
      </w:ins>
      <w:ins w:id="996" w:author="PR Preview" w:date="2026-01-01T00:00:00Z">
        <w:r>
          <w:t xml:space="preserve"> </w:t>
        </w:r>
      </w:ins>
      <m:oMath>
        <m:r>
          <m:t>p</m:t>
        </m:r>
      </m:oMath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using a code designed for</w:t>
        </w:r>
      </w:ins>
      <w:ins w:id="999" w:author="PR Preview" w:date="2026-01-01T00:00:00Z">
        <w:r>
          <w:t xml:space="preserve"> </w:t>
        </w:r>
      </w:ins>
      <m:oMath>
        <m:r>
          <m:t>q</m:t>
        </m:r>
      </m:oMath>
      <w:ins w:id="1000" w:author="PR Preview" w:date="2026-01-01T00:00:00Z">
        <w:r>
          <w:t xml:space="preserve">.</w:t>
        </w:r>
      </w:ins>
    </w:p>
    <w:bookmarkEnd w:id="208"/>
    <w:bookmarkEnd w:id="209"/>
    <w:bookmarkStart w:id="213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[22]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13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15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https://en.wikipedia.org/wiki/Expected_value</w:t>
        </w:r>
      </w:hyperlink>
    </w:p>
    <w:bookmarkEnd w:id="215"/>
    <w:bookmarkStart w:id="216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16"/>
    <w:bookmarkStart w:id="218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17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8"/>
    <w:bookmarkStart w:id="220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https://en.wikipedia.org/wiki/Law_of_the_unconscious_statistician</w:t>
        </w:r>
      </w:hyperlink>
    </w:p>
    <w:bookmarkEnd w:id="220"/>
    <w:bookmarkStart w:id="222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2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22"/>
    <w:bookmarkStart w:id="224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24"/>
    <w:bookmarkStart w:id="225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https://en.wikipedia.org/wiki/Law_of_the_unconscious_statistician</w:t>
        </w:r>
      </w:hyperlink>
    </w:p>
    <w:bookmarkEnd w:id="225"/>
    <w:bookmarkStart w:id="227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26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27"/>
    <w:bookmarkStart w:id="229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8">
        <w:r>
          <w:rPr>
            <w:rStyle w:val="Hyperlink"/>
          </w:rPr>
          <w:t xml:space="preserve">https://en.wikipedia.org/wiki/Conditional_expectation</w:t>
        </w:r>
      </w:hyperlink>
    </w:p>
    <w:bookmarkEnd w:id="229"/>
    <w:bookmarkStart w:id="23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30">
        <w:r>
          <w:rPr>
            <w:rStyle w:val="Hyperlink"/>
          </w:rPr>
          <w:t xml:space="preserve">https://bookdown.org/kevin_davisross/probsim-book/</w:t>
        </w:r>
      </w:hyperlink>
    </w:p>
    <w:bookmarkEnd w:id="231"/>
    <w:bookmarkStart w:id="232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32"/>
    <w:bookmarkStart w:id="234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https://en.wikipedia.org/wiki/Loss_function</w:t>
        </w:r>
      </w:hyperlink>
    </w:p>
    <w:bookmarkEnd w:id="234"/>
    <w:bookmarkStart w:id="236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3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36"/>
    <w:bookmarkStart w:id="238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https://en.wikipedia.org/wiki/Risk_function</w:t>
        </w:r>
      </w:hyperlink>
    </w:p>
    <w:bookmarkEnd w:id="238"/>
    <w:bookmarkStart w:id="240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3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40"/>
    <w:bookmarkStart w:id="242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41">
        <w:r>
          <w:rPr>
            <w:rStyle w:val="Hyperlink"/>
          </w:rPr>
          <w:t xml:space="preserve">https://www.deeplearningbook.org/</w:t>
        </w:r>
      </w:hyperlink>
    </w:p>
    <w:bookmarkEnd w:id="242"/>
    <w:bookmarkStart w:id="243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43"/>
    <w:bookmarkStart w:id="245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4">
        <w:r>
          <w:rPr>
            <w:rStyle w:val="Hyperlink"/>
          </w:rPr>
          <w:t xml:space="preserve">https://en.wikipedia.org/wiki/Entropy_(information_theory)</w:t>
        </w:r>
      </w:hyperlink>
    </w:p>
    <w:bookmarkEnd w:id="245"/>
    <w:bookmarkStart w:id="247" w:name="ref-cover2006elements"/>
    <w:p>
      <w:pPr>
        <w:pStyle w:val="Bibliography"/>
      </w:pPr>
      <w:del w:id="1001" w:author="PR Preview" w:date="2026-01-01T00:00:00Z">
        <w:r>
          <w:delText xml:space="preserve">[19]</w:delText>
        </w:r>
      </w:del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	</w:delText>
        </w:r>
      </w:del>
      <w:del w:id="1004" w:author="PR Preview" w:date="2026-01-01T00:00:00Z">
        <w:r>
          <w:delText xml:space="preserve">K. P. Murphy,</w:delText>
        </w:r>
      </w:del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rPr>
            <w:i/>
            <w:iCs/>
          </w:rPr>
          <w:delText xml:space="preserve">Machine learning: A probabilistic perspective</w:delText>
        </w:r>
      </w:del>
      <w:del w:id="1007" w:author="PR Preview" w:date="2026-01-01T00:00:00Z">
        <w:r>
          <w:delText xml:space="preserve">. in Adaptive computation and machine learning. MIT Press, 2012.</w:delText>
        </w:r>
      </w:del>
    </w:p>
    <w:p>
      <w:pPr>
        <w:pStyle w:val="Bibliography"/>
      </w:pPr>
      <w:del w:id="1008" w:author="PR Preview" w:date="2026-01-01T00:00:00Z">
        <w:r>
          <w:delText xml:space="preserve">[20]</w:delText>
        </w:r>
      </w:del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	</w:delText>
        </w:r>
      </w:del>
      <w:del w:id="1011" w:author="PR Preview" w:date="2026-01-01T00:00:00Z">
        <w:r>
          <w:delText xml:space="preserve">Wikipedia contributors,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“Cross-entropy —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Wikipedia</w:delText>
        </w:r>
      </w:del>
      <w:del w:id="1016" w:author="PR Preview" w:date="2026-01-01T00:00:00Z">
        <w:r>
          <w:delText xml:space="preserve">,</w:delText>
        </w:r>
      </w:del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the free encyclopedia.”</w:delText>
        </w:r>
      </w:del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2026. Available:</w:delText>
        </w:r>
      </w:del>
      <w:del w:id="1021" w:author="PR Preview" w:date="2026-01-01T00:00:00Z">
        <w:r>
          <w:delText xml:space="preserve"> </w:delText>
        </w:r>
      </w:del>
      <w:hyperlink r:id="rId249">
        <w:del w:id="1022" w:author="PR Preview" w:date="2026-01-01T00:00:00Z">
          <w:r>
            <w:rPr>
              <w:rStyle w:val="Hyperlink"/>
            </w:rPr>
            <w:delText xml:space="preserve">https://en.wikipedia.org/wiki/Cross-entropy</w:delText>
          </w:r>
        </w:del>
      </w:hyperlink>
    </w:p>
    <w:p>
      <w:pPr>
        <w:pStyle w:val="Bibliography"/>
      </w:pPr>
      <w:del w:id="1023" w:author="PR Preview" w:date="2026-01-01T00:00:00Z">
        <w:r>
          <w:delText xml:space="preserve">[21]</w:delText>
        </w:r>
      </w:del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	</w:delText>
        </w:r>
      </w:del>
      <w:del w:id="1026" w:author="PR Preview" w:date="2026-01-01T00:00:00Z">
        <w:r>
          <w:delText xml:space="preserve">K. Lange,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rPr>
            <w:i/>
            <w:iCs/>
          </w:rPr>
          <w:delText xml:space="preserve">Applied probability</w:delText>
        </w:r>
      </w:del>
      <w:del w:id="1029" w:author="PR Preview" w:date="2026-01-01T00:00:00Z">
        <w:r>
          <w:delText xml:space="preserve">, 3rd ed. in Springer texts in statistics. Springer, 2024. doi:</w:delText>
        </w:r>
      </w:del>
      <w:del w:id="1030" w:author="PR Preview" w:date="2026-01-01T00:00:00Z">
        <w:r>
          <w:delText xml:space="preserve"> </w:delText>
        </w:r>
      </w:del>
      <w:hyperlink r:id="rId251">
        <w:del w:id="1031" w:author="PR Preview" w:date="2026-01-01T00:00:00Z">
          <w:r>
            <w:rPr>
              <w:rStyle w:val="Hyperlink"/>
            </w:rPr>
            <w:delText xml:space="preserve">10.1007/978-1-0716-4172-9</w:delText>
          </w:r>
        </w:del>
      </w:hyperlink>
      <w:del w:id="1032" w:author="PR Preview" w:date="2026-01-01T00:00:00Z">
        <w:r>
          <w:delText xml:space="preserve">.</w:delText>
        </w:r>
      </w:del>
    </w:p>
    <w:p>
      <w:pPr>
        <w:pStyle w:val="Bibliography"/>
      </w:pPr>
      <w:ins w:id="1033" w:author="PR Preview" w:date="2026-01-01T00:00:00Z">
        <w:r>
          <w:t xml:space="preserve">[19]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	</w:t>
        </w:r>
      </w:ins>
      <w:ins w:id="1036" w:author="PR Preview" w:date="2026-01-01T00:00:00Z">
        <w:r>
          <w:t xml:space="preserve">T. M. Cover and J. A. Thomas,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rPr>
            <w:i/>
            <w:iCs/>
          </w:rPr>
          <w:t xml:space="preserve">Elements of information theory</w:t>
        </w:r>
      </w:ins>
      <w:ins w:id="1039" w:author="PR Preview" w:date="2026-01-01T00:00:00Z">
        <w:r>
          <w:t xml:space="preserve">, 2nd ed. Wiley-Interscience, 2006. doi:</w:t>
        </w:r>
      </w:ins>
      <w:ins w:id="1040" w:author="PR Preview" w:date="2026-01-01T00:00:00Z">
        <w:r>
          <w:t xml:space="preserve"> </w:t>
        </w:r>
      </w:ins>
      <w:hyperlink r:id="rId246">
        <w:ins w:id="1041" w:author="PR Preview" w:date="2026-01-01T00:00:00Z">
          <w:r>
            <w:rPr>
              <w:rStyle w:val="Hyperlink"/>
            </w:rPr>
            <w:t xml:space="preserve">10.1002/047174882X</w:t>
          </w:r>
        </w:ins>
      </w:hyperlink>
      <w:ins w:id="1042" w:author="PR Preview" w:date="2026-01-01T00:00:00Z">
        <w:r>
          <w:t xml:space="preserve">.</w:t>
        </w:r>
      </w:ins>
    </w:p>
    <w:bookmarkEnd w:id="247"/>
    <w:bookmarkStart w:id="248" w:name="ref-murphy2012mlpp"/>
    <w:p>
      <w:pPr>
        <w:pStyle w:val="Bibliography"/>
      </w:pPr>
      <w:ins w:id="1043" w:author="PR Preview" w:date="2026-01-01T00:00:00Z">
        <w:r>
          <w:t xml:space="preserve">[20]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	</w:t>
        </w:r>
      </w:ins>
      <w:ins w:id="1046" w:author="PR Preview" w:date="2026-01-01T00:00:00Z">
        <w:r>
          <w:t xml:space="preserve">K. P. Murphy,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rPr>
            <w:i/>
            <w:iCs/>
          </w:rPr>
          <w:t xml:space="preserve">Machine learning: A probabilistic perspective</w:t>
        </w:r>
      </w:ins>
      <w:ins w:id="1049" w:author="PR Preview" w:date="2026-01-01T00:00:00Z">
        <w:r>
          <w:t xml:space="preserve">. in Adaptive computation and machine learning. MIT Press, 2012.</w:t>
        </w:r>
      </w:ins>
    </w:p>
    <w:bookmarkEnd w:id="248"/>
    <w:bookmarkStart w:id="250" w:name="ref-wikipedia_cross_entropy"/>
    <w:p>
      <w:pPr>
        <w:pStyle w:val="Bibliography"/>
      </w:pPr>
      <w:ins w:id="1050" w:author="PR Preview" w:date="2026-01-01T00:00:00Z">
        <w:r>
          <w:t xml:space="preserve">[21]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	</w:t>
        </w:r>
      </w:ins>
      <w:ins w:id="1053" w:author="PR Preview" w:date="2026-01-01T00:00:00Z">
        <w:r>
          <w:t xml:space="preserve">Wikipedia contributors,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“Cross-entropy —</w:t>
        </w:r>
      </w:ins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Wikipedia</w:t>
        </w:r>
      </w:ins>
      <w:ins w:id="1058" w:author="PR Preview" w:date="2026-01-01T00:00:00Z">
        <w:r>
          <w:t xml:space="preserve">,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the free encyclopedia.”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2026. Available:</w:t>
        </w:r>
      </w:ins>
      <w:ins w:id="1063" w:author="PR Preview" w:date="2026-01-01T00:00:00Z">
        <w:r>
          <w:t xml:space="preserve"> </w:t>
        </w:r>
      </w:ins>
      <w:hyperlink r:id="rId249">
        <w:ins w:id="1064" w:author="PR Preview" w:date="2026-01-01T00:00:00Z">
          <w:r>
            <w:rPr>
              <w:rStyle w:val="Hyperlink"/>
            </w:rPr>
            <w:t xml:space="preserve">https://en.wikipedia.org/wiki/Cross-entropy</w:t>
          </w:r>
        </w:ins>
      </w:hyperlink>
    </w:p>
    <w:bookmarkEnd w:id="250"/>
    <w:bookmarkStart w:id="252" w:name="ref-lange2024applied"/>
    <w:p>
      <w:pPr>
        <w:pStyle w:val="Bibliography"/>
      </w:pPr>
      <w:ins w:id="1065" w:author="PR Preview" w:date="2026-01-01T00:00:00Z">
        <w:r>
          <w:t xml:space="preserve">[22]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	</w:t>
        </w:r>
      </w:ins>
      <w:ins w:id="1068" w:author="PR Preview" w:date="2026-01-01T00:00:00Z">
        <w:r>
          <w:t xml:space="preserve">K. Lange,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rPr>
            <w:i/>
            <w:iCs/>
          </w:rPr>
          <w:t xml:space="preserve">Applied probability</w:t>
        </w:r>
      </w:ins>
      <w:ins w:id="1071" w:author="PR Preview" w:date="2026-01-01T00:00:00Z">
        <w:r>
          <w:t xml:space="preserve">, 3rd ed. in Springer texts in statistics. Springer, 2024. doi:</w:t>
        </w:r>
      </w:ins>
      <w:ins w:id="1072" w:author="PR Preview" w:date="2026-01-01T00:00:00Z">
        <w:r>
          <w:t xml:space="preserve"> </w:t>
        </w:r>
      </w:ins>
      <w:hyperlink r:id="rId251">
        <w:ins w:id="1073" w:author="PR Preview" w:date="2026-01-01T00:00:00Z">
          <w:r>
            <w:rPr>
              <w:rStyle w:val="Hyperlink"/>
            </w:rPr>
            <w:t xml:space="preserve">10.1007/978-1-0716-4172-9</w:t>
          </w:r>
        </w:ins>
      </w:hyperlink>
      <w:ins w:id="1074" w:author="PR Preview" w:date="2026-01-01T00:00:00Z">
        <w:r>
          <w:t xml:space="preserve">.</w:t>
        </w:r>
      </w:ins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10" Type="http://schemas.openxmlformats.org/officeDocument/2006/relationships/image" Target="media/rId210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30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46" Type="http://schemas.openxmlformats.org/officeDocument/2006/relationships/hyperlink" Target="https://doi.org/10.1002/047174882X" TargetMode="External"/><Relationship Id="rId235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251" Type="http://schemas.openxmlformats.org/officeDocument/2006/relationships/hyperlink" Target="https://doi.org/10.1007/978-1-0716-4172-9" TargetMode="External"/><Relationship Id="rId221" Type="http://schemas.openxmlformats.org/officeDocument/2006/relationships/hyperlink" Target="https://doi.org/10.1007/978-1-4614-4708-5" TargetMode="External"/><Relationship Id="rId226" Type="http://schemas.openxmlformats.org/officeDocument/2006/relationships/hyperlink" Target="https://doi.org/10.1201/9781315182780" TargetMode="External"/><Relationship Id="rId217" Type="http://schemas.openxmlformats.org/officeDocument/2006/relationships/hyperlink" Target="https://doi.org/10.5281/zenodo.4305949" TargetMode="External"/><Relationship Id="rId228" Type="http://schemas.openxmlformats.org/officeDocument/2006/relationships/hyperlink" Target="https://en.wikipedia.org/wiki/Conditional_expectation" TargetMode="External"/><Relationship Id="rId249" Type="http://schemas.openxmlformats.org/officeDocument/2006/relationships/hyperlink" Target="https://en.wikipedia.org/wiki/Cross-entropy" TargetMode="External"/><Relationship Id="rId244" Type="http://schemas.openxmlformats.org/officeDocument/2006/relationships/hyperlink" Target="https://en.wikipedia.org/wiki/Entropy_(information_theory)" TargetMode="External"/><Relationship Id="rId214" Type="http://schemas.openxmlformats.org/officeDocument/2006/relationships/hyperlink" Target="https://en.wikipedia.org/wiki/Expected_value" TargetMode="External"/><Relationship Id="rId219" Type="http://schemas.openxmlformats.org/officeDocument/2006/relationships/hyperlink" Target="https://en.wikipedia.org/wiki/Law_of_the_unconscious_statistician" TargetMode="External"/><Relationship Id="rId233" Type="http://schemas.openxmlformats.org/officeDocument/2006/relationships/hyperlink" Target="https://en.wikipedia.org/wiki/Loss_function" TargetMode="External"/><Relationship Id="rId237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1" Type="http://schemas.openxmlformats.org/officeDocument/2006/relationships/hyperlink" Target="https://morrison-lab.github.io/mds/algebra-basics.html#def-argmin" TargetMode="External"/><Relationship Id="rId160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23" Type="http://schemas.openxmlformats.org/officeDocument/2006/relationships/hyperlink" Target="https://www.cengage.com/c/statistical-inference-2e-casella-berger/9780534243128/" TargetMode="External"/><Relationship Id="rId24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30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46" Type="http://schemas.openxmlformats.org/officeDocument/2006/relationships/hyperlink" Target="https://doi.org/10.1002/047174882X" TargetMode="External"/><Relationship Id="rId235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251" Type="http://schemas.openxmlformats.org/officeDocument/2006/relationships/hyperlink" Target="https://doi.org/10.1007/978-1-0716-4172-9" TargetMode="External"/><Relationship Id="rId221" Type="http://schemas.openxmlformats.org/officeDocument/2006/relationships/hyperlink" Target="https://doi.org/10.1007/978-1-4614-4708-5" TargetMode="External"/><Relationship Id="rId226" Type="http://schemas.openxmlformats.org/officeDocument/2006/relationships/hyperlink" Target="https://doi.org/10.1201/9781315182780" TargetMode="External"/><Relationship Id="rId217" Type="http://schemas.openxmlformats.org/officeDocument/2006/relationships/hyperlink" Target="https://doi.org/10.5281/zenodo.4305949" TargetMode="External"/><Relationship Id="rId228" Type="http://schemas.openxmlformats.org/officeDocument/2006/relationships/hyperlink" Target="https://en.wikipedia.org/wiki/Conditional_expectation" TargetMode="External"/><Relationship Id="rId249" Type="http://schemas.openxmlformats.org/officeDocument/2006/relationships/hyperlink" Target="https://en.wikipedia.org/wiki/Cross-entropy" TargetMode="External"/><Relationship Id="rId244" Type="http://schemas.openxmlformats.org/officeDocument/2006/relationships/hyperlink" Target="https://en.wikipedia.org/wiki/Entropy_(information_theory)" TargetMode="External"/><Relationship Id="rId214" Type="http://schemas.openxmlformats.org/officeDocument/2006/relationships/hyperlink" Target="https://en.wikipedia.org/wiki/Expected_value" TargetMode="External"/><Relationship Id="rId219" Type="http://schemas.openxmlformats.org/officeDocument/2006/relationships/hyperlink" Target="https://en.wikipedia.org/wiki/Law_of_the_unconscious_statistician" TargetMode="External"/><Relationship Id="rId233" Type="http://schemas.openxmlformats.org/officeDocument/2006/relationships/hyperlink" Target="https://en.wikipedia.org/wiki/Loss_function" TargetMode="External"/><Relationship Id="rId237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1" Type="http://schemas.openxmlformats.org/officeDocument/2006/relationships/hyperlink" Target="https://morrison-lab.github.io/mds/algebra-basics.html#def-argmin" TargetMode="External"/><Relationship Id="rId160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23" Type="http://schemas.openxmlformats.org/officeDocument/2006/relationships/hyperlink" Target="https://www.cengage.com/c/statistical-inference-2e-casella-berger/9780534243128/" TargetMode="External"/><Relationship Id="rId24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2026-10-30T22:21:49Z</dcterms:created>
  <dcterms:modified xsi:type="dcterms:W3CDTF">2026-10-30T22:21:49Z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15:15:25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