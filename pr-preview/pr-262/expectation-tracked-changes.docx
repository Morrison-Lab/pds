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03:33:18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83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When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for an outcome with</w:delText>
        </w:r>
      </w:del>
      <w:del w:id="7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8" w:author="PR Preview" w:date="2026-01-01T00:00:00Z">
        <w:r>
          <w:delText xml:space="preserve">, the cross-entropy is infinite.</w:delText>
        </w:r>
      </w:del>
    </w:p>
    <w:p>
      <w:pPr>
        <w:pStyle w:val="BodyText"/>
      </w:pPr>
      <w:del w:id="9" w:author="PR Preview" w:date="2026-01-01T00:00:00Z">
        <w:r>
          <w:rPr>
            <w:i/>
            <w:iCs/>
          </w:rPr>
          <w:delText xml:space="preserve">Remark 11</w:delText>
        </w:r>
      </w:del>
      <w:del w:id="10" w:author="PR Preview" w:date="2026-01-01T00:00:00Z">
        <w:r>
          <w:delText xml:space="preserve"> (Cross-entropy as an expected negative log probability). </w:delText>
        </w:r>
      </w:del>
      <w:del w:id="11" w:author="PR Preview" w:date="2026-01-01T00:00:00Z">
        <w:r>
          <w:delText xml:space="preserve">The cross-entropy is the</w:delText>
        </w:r>
      </w:del>
      <w:del w:id="12" w:author="PR Preview" w:date="2026-01-01T00:00:00Z">
        <w:r>
          <w:delText xml:space="preserve"> </w:delText>
        </w:r>
      </w:del>
      <w:hyperlink w:anchor="def-expectation">
        <w:del w:id="1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of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</w:delText>
        </w:r>
      </w:del>
      <w:del w:id="19" w:author="PR Preview" w:date="2026-01-01T00:00:00Z">
        <w:r>
          <w:delText xml:space="preserve"> </w:delText>
        </w:r>
      </w:del>
      <m:oMath>
        <m:r>
          <m:t>X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has probability mass function</w:delText>
        </w:r>
      </w:del>
      <w:del w:id="22" w:author="PR Preview" w:date="2026-01-01T00:00:00Z">
        <w:r>
          <w:delText xml:space="preserve"> </w:delText>
        </w:r>
      </w:del>
      <m:oMath>
        <m:r>
          <m:t>p</m:t>
        </m:r>
      </m:oMath>
      <w:del w:id="23" w:author="PR Preview" w:date="2026-01-01T00:00:00Z">
        <w:r>
          <w:delText xml:space="preserve">.</w:delText>
        </w:r>
      </w:del>
    </w:p>
    <w:p>
      <w:pPr>
        <w:pStyle w:val="BodyText"/>
      </w:pPr>
      <w:del w:id="24" w:author="PR Preview" w:date="2026-01-01T00:00:00Z">
        <w:r>
          <w:rPr>
            <w:i/>
            <w:iCs/>
          </w:rPr>
          <w:delText xml:space="preserve">Remark 12</w:delText>
        </w:r>
      </w:del>
      <w:del w:id="25" w:author="PR Preview" w:date="2026-01-01T00:00:00Z">
        <w:r>
          <w:delText xml:space="preserve"> (Entropy is the cross-entropy of a distribution with itself). </w:delText>
        </w:r>
      </w:del>
      <w:del w:id="26" w:author="PR Preview" w:date="2026-01-01T00:00:00Z">
        <w:r>
          <w:delText xml:space="preserve">Setting</w:delText>
        </w:r>
      </w:del>
      <w:del w:id="2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gives</w:delText>
        </w:r>
      </w:del>
      <w:del w:id="3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which is the</w:delText>
        </w:r>
      </w:del>
      <w:del w:id="34" w:author="PR Preview" w:date="2026-01-01T00:00:00Z">
        <w:r>
          <w:delText xml:space="preserve"> </w:delText>
        </w:r>
      </w:del>
      <w:hyperlink w:anchor="def-entropy">
        <w:del w:id="35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a random variable with mass function</w:delText>
        </w:r>
      </w:del>
      <w:del w:id="38" w:author="PR Preview" w:date="2026-01-01T00:00:00Z">
        <w:r>
          <w:delText xml:space="preserve"> </w:delText>
        </w:r>
      </w:del>
      <m:oMath>
        <m:r>
          <m:t>p</m:t>
        </m:r>
      </m:oMath>
      <w:del w:id="39" w:author="PR Preview" w:date="2026-01-01T00:00:00Z">
        <w:r>
          <w:delText xml:space="preserve">.</w:delText>
        </w:r>
      </w:del>
    </w:p>
    <w:p>
      <w:pPr>
        <w:pStyle w:val="FirstParagraph"/>
      </w:pPr>
      <w:ins w:id="40" w:author="PR Preview" w:date="2026-01-01T00:00:00Z">
        <w:r>
          <w:t xml:space="preserve">We take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2" w:author="PR Preview" w:date="2026-01-01T00:00:00Z">
        <w:r>
          <w:t xml:space="preserve">, so when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an outcome with</w:t>
        </w:r>
      </w:ins>
      <w:ins w:id="4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7" w:author="PR Preview" w:date="2026-01-01T00:00:00Z">
        <w:r>
          <w:t xml:space="preserve">, the cross-entropy is infinite.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 term with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taken to be</w:t>
        </w:r>
      </w:ins>
      <w:ins w:id="53" w:author="PR Preview" w:date="2026-01-01T00:00:00Z">
        <w:r>
          <w:t xml:space="preserve"> </w:t>
        </w:r>
      </w:ins>
      <m:oMath>
        <m:r>
          <m:t>0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whatever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is, as for</w:t>
        </w:r>
      </w:ins>
      <w:ins w:id="59" w:author="PR Preview" w:date="2026-01-01T00:00:00Z">
        <w:r>
          <w:t xml:space="preserve"> </w:t>
        </w:r>
      </w:ins>
      <w:hyperlink w:anchor="def-entropy">
        <w:ins w:id="60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61" w:author="PR Preview" w:date="2026-01-01T00:00:00Z">
        <w:r>
          <w:t xml:space="preserve">.</w:t>
        </w:r>
      </w:ins>
    </w:p>
    <w:bookmarkEnd w:id="168"/>
    <w:bookmarkStart w:id="169" w:name="exr-cross-entropy-numeric-expectation"/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Exercise 8 (Expected negative log probability for two mass functions)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Let</w:t>
        </w:r>
      </w:ins>
      <w:ins w:id="65" w:author="PR Preview" w:date="2026-01-01T00:00:00Z">
        <w:r>
          <w:t xml:space="preserve"> </w:t>
        </w:r>
      </w:ins>
      <m:oMath>
        <m:r>
          <m:t>X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have</w:t>
        </w:r>
      </w:ins>
      <w:ins w:id="68" w:author="PR Preview" w:date="2026-01-01T00:00:00Z">
        <w:r>
          <w:t xml:space="preserve"> </w:t>
        </w:r>
      </w:ins>
      <w:hyperlink r:id="rId10">
        <w:ins w:id="69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on</w:t>
        </w:r>
      </w:ins>
      <w:ins w:id="7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let</w:t>
        </w:r>
      </w:ins>
      <w:ins w:id="7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be another probability mass function on</w:t>
        </w:r>
      </w:ins>
      <w:ins w:id="8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Write</w:t>
        </w:r>
      </w:ins>
      <w:ins w:id="8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for the</w:t>
        </w:r>
      </w:ins>
      <w:ins w:id="87" w:author="PR Preview" w:date="2026-01-01T00:00:00Z">
        <w:r>
          <w:t xml:space="preserve"> </w:t>
        </w:r>
      </w:ins>
      <w:hyperlink r:id="rId13">
        <w:ins w:id="88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that equals</w:t>
        </w:r>
      </w:ins>
      <w:ins w:id="9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when</w:t>
        </w:r>
      </w:ins>
      <w:ins w:id="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Find the probability mass function of</w:t>
        </w:r>
      </w:ins>
      <w:ins w:id="9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ins w:id="99" w:author="PR Preview" w:date="2026-01-01T00:00:00Z">
        <w:r>
          <w:t xml:space="preserve">, and compute</w:t>
        </w:r>
      </w:ins>
      <w:ins w:id="10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from it.</w:t>
        </w:r>
      </w:ins>
    </w:p>
    <w:bookmarkEnd w:id="169"/>
    <w:bookmarkStart w:id="170" w:name="sol-cross-entropy-numeric-expectation"/>
    <w:p>
      <w:pPr>
        <w:pStyle w:val="BodyText"/>
      </w:pPr>
      <w:ins w:id="103" w:author="PR Preview" w:date="2026-01-01T00:00:00Z">
        <w:r>
          <w:rPr>
            <w:i/>
            <w:iCs/>
          </w:rPr>
          <w:t xml:space="preserve">Solution 4</w:t>
        </w:r>
      </w:ins>
      <w:ins w:id="104" w:author="PR Preview" w:date="2026-01-01T00:00:00Z">
        <w:r>
          <w:t xml:space="preserve">. </w:t>
        </w:r>
      </w:ins>
      <w:ins w:id="105" w:author="PR Preview" w:date="2026-01-01T00:00:00Z">
        <w:r>
          <w:t xml:space="preserve">The variable</w:t>
        </w:r>
      </w:ins>
      <w:ins w:id="106" w:author="PR Preview" w:date="2026-01-01T00:00:00Z">
        <w:r>
          <w:t xml:space="preserve"> </w:t>
        </w:r>
      </w:ins>
      <m:oMath>
        <m:r>
          <m:t>Y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equals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when</w:t>
        </w:r>
      </w:ins>
      <w:ins w:id="1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13" w:author="PR Preview" w:date="2026-01-01T00:00:00Z">
        <w:r>
          <w:t xml:space="preserve">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</w:t>
        </w:r>
      </w:ins>
      <w:ins w:id="1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when</w:t>
        </w:r>
      </w:ins>
      <w:ins w:id="1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120" w:author="PR Preview" w:date="2026-01-01T00:00:00Z">
        <w:r>
          <w:t xml:space="preserve">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So</w:t>
        </w:r>
      </w:ins>
      <w:ins w:id="12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  <w:ins w:id="12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27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cross-entropy-numeric-definition"/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Exercise 9 (Cross-entropy of two mass functions from the definition)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Let</w:t>
        </w:r>
      </w:ins>
      <w:ins w:id="1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</w:t>
        </w:r>
      </w:ins>
      <w:ins w:id="137" w:author="PR Preview" w:date="2026-01-01T00:00:00Z">
        <w:r>
          <w:t xml:space="preserve"> </w:t>
        </w:r>
      </w:ins>
      <w:hyperlink r:id="rId10">
        <w:ins w:id="138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on</w:t>
        </w:r>
      </w:ins>
      <w:ins w:id="1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42" w:author="PR Preview" w:date="2026-01-01T00:00:00Z">
        <w:r>
          <w:t xml:space="preserve">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Compute the</w:t>
        </w:r>
      </w:ins>
      <w:ins w:id="145" w:author="PR Preview" w:date="2026-01-01T00:00:00Z">
        <w:r>
          <w:t xml:space="preserve"> </w:t>
        </w:r>
      </w:ins>
      <w:hyperlink w:anchor="def-cross-entropy">
        <w:ins w:id="146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14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in bits from its definition.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Compare it with your value of</w:t>
        </w:r>
      </w:ins>
      <w:ins w:id="1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from</w:t>
        </w:r>
      </w:ins>
      <w:ins w:id="155" w:author="PR Preview" w:date="2026-01-01T00:00:00Z">
        <w:r>
          <w:t xml:space="preserve"> </w:t>
        </w:r>
      </w:ins>
      <w:hyperlink w:anchor="exr-cross-entropy-numeric-expectation">
        <w:ins w:id="156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57" w:author="PR Preview" w:date="2026-01-01T00:00:00Z">
        <w:r>
          <w:t xml:space="preserve">, where</w:t>
        </w:r>
      </w:ins>
      <w:ins w:id="158" w:author="PR Preview" w:date="2026-01-01T00:00:00Z">
        <w:r>
          <w:t xml:space="preserve"> </w:t>
        </w:r>
      </w:ins>
      <m:oMath>
        <m:r>
          <m:t>X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has</w:t>
        </w:r>
      </w:ins>
      <w:ins w:id="161" w:author="PR Preview" w:date="2026-01-01T00:00:00Z">
        <w:r>
          <w:t xml:space="preserve"> </w:t>
        </w:r>
      </w:ins>
      <w:hyperlink r:id="rId10">
        <w:ins w:id="162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63" w:author="PR Preview" w:date="2026-01-01T00:00:00Z">
        <w:r>
          <w:t xml:space="preserve"> </w:t>
        </w:r>
      </w:ins>
      <m:oMath>
        <m:r>
          <m:t>p</m:t>
        </m:r>
      </m:oMath>
      <w:ins w:id="164" w:author="PR Preview" w:date="2026-01-01T00:00:00Z">
        <w:r>
          <w:t xml:space="preserve">.</w:t>
        </w:r>
      </w:ins>
    </w:p>
    <w:bookmarkEnd w:id="171"/>
    <w:bookmarkStart w:id="172" w:name="sol-cross-entropy-numeric-definition"/>
    <w:p>
      <w:pPr>
        <w:pStyle w:val="BodyText"/>
      </w:pPr>
      <w:ins w:id="165" w:author="PR Preview" w:date="2026-01-01T00:00:00Z">
        <w:r>
          <w:rPr>
            <w:i/>
            <w:iCs/>
          </w:rPr>
          <w:t xml:space="preserve">Solution 5</w:t>
        </w:r>
      </w:ins>
      <w:ins w:id="16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7" w:author="PR Preview" w:date="2026-01-01T00:00:00Z">
        <w:r>
          <w:t xml:space="preserve">The</w:t>
        </w:r>
      </w:ins>
      <w:ins w:id="168" w:author="PR Preview" w:date="2026-01-01T00:00:00Z">
        <w:r>
          <w:t xml:space="preserve"> </w:t>
        </w:r>
      </w:ins>
      <w:hyperlink w:anchor="def-cross-entropy">
        <w:ins w:id="169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equals</w:t>
        </w:r>
      </w:ins>
      <w:ins w:id="17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173" w:author="PR Preview" w:date="2026-01-01T00:00:00Z">
        <w:r>
          <w:t xml:space="preserve">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 two calculations group the same three terms differently: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</w:t>
        </w:r>
      </w:ins>
      <w:ins w:id="178" w:author="PR Preview" w:date="2026-01-01T00:00:00Z">
        <w:r>
          <w:t xml:space="preserve"> </w:t>
        </w:r>
      </w:ins>
      <w:hyperlink w:anchor="def-expectation">
        <w:ins w:id="179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first combines</w:t>
        </w:r>
      </w:ins>
      <w:ins w:id="182" w:author="PR Preview" w:date="2026-01-01T00:00:00Z">
        <w:r>
          <w:t xml:space="preserve"> </w:t>
        </w:r>
      </w:ins>
      <w:hyperlink r:id="rId48">
        <w:ins w:id="183" w:author="PR Preview" w:date="2026-01-01T00:00:00Z">
          <w:r>
            <w:rPr>
              <w:rStyle w:val="Hyperlink"/>
            </w:rPr>
            <w:t xml:space="preserve">outcomes</w:t>
          </w:r>
        </w:ins>
      </w:hyperlink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1 and 3, which have the same value of</w:t>
        </w:r>
      </w:ins>
      <w:ins w:id="18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ins w:id="187" w:author="PR Preview" w:date="2026-01-01T00:00:00Z">
        <w:r>
          <w:t xml:space="preserve">.</w:t>
        </w:r>
      </w:ins>
    </w:p>
    <w:bookmarkEnd w:id="172"/>
    <w:bookmarkStart w:id="173" w:name="exr-cross-entropy-general-expectation"/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Exercise 10 (Cross-entropy as an expectation when</w:t>
        </w:r>
      </w:ins>
      <w:ins w:id="189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190" w:author="PR Preview" w:date="2026-01-01T00:00:00Z">
        <w:r>
          <w:rPr>
            <w:b/>
            <w:bCs/>
          </w:rP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is positive where</w:t>
        </w:r>
      </w:ins>
      <w:ins w:id="192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93" w:author="PR Preview" w:date="2026-01-01T00:00:00Z">
        <w:r>
          <w:rPr>
            <w:b/>
            <w:bCs/>
          </w:rPr>
          <w:t xml:space="preserve"> </w:t>
        </w:r>
      </w:ins>
      <w:ins w:id="194" w:author="PR Preview" w:date="2026-01-01T00:00:00Z">
        <w:r>
          <w:rPr>
            <w:b/>
            <w:bCs/>
          </w:rPr>
          <w:t xml:space="preserve">is)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Let</w:t>
        </w:r>
      </w:ins>
      <w:ins w:id="197" w:author="PR Preview" w:date="2026-01-01T00:00:00Z">
        <w:r>
          <w:t xml:space="preserve"> </w:t>
        </w:r>
      </w:ins>
      <m:oMath>
        <m:r>
          <m:t>p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</w:t>
        </w:r>
      </w:ins>
      <w:ins w:id="200" w:author="PR Preview" w:date="2026-01-01T00:00:00Z">
        <w:r>
          <w:t xml:space="preserve"> </w:t>
        </w:r>
      </w:ins>
      <m:oMath>
        <m:r>
          <m:t>q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be</w:t>
        </w:r>
      </w:ins>
      <w:ins w:id="203" w:author="PR Preview" w:date="2026-01-01T00:00:00Z">
        <w:r>
          <w:t xml:space="preserve"> </w:t>
        </w:r>
      </w:ins>
      <w:hyperlink r:id="rId10">
        <w:ins w:id="204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on</w:t>
        </w:r>
      </w:ins>
      <w:ins w:id="20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with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whenever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214" w:author="PR Preview" w:date="2026-01-01T00:00:00Z">
        <w:r>
          <w:t xml:space="preserve">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Let</w:t>
        </w:r>
      </w:ins>
      <w:ins w:id="217" w:author="PR Preview" w:date="2026-01-01T00:00:00Z">
        <w:r>
          <w:t xml:space="preserve"> </w:t>
        </w:r>
      </w:ins>
      <m:oMath>
        <m:r>
          <m:t>X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have</w:t>
        </w:r>
      </w:ins>
      <w:ins w:id="220" w:author="PR Preview" w:date="2026-01-01T00:00:00Z">
        <w:r>
          <w:t xml:space="preserve"> </w:t>
        </w:r>
      </w:ins>
      <w:hyperlink r:id="rId10">
        <w:ins w:id="221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222" w:author="PR Preview" w:date="2026-01-01T00:00:00Z">
        <w:r>
          <w:t xml:space="preserve"> </w:t>
        </w:r>
      </w:ins>
      <m:oMath>
        <m:r>
          <m:t>p</m:t>
        </m:r>
      </m:oMath>
      <w:ins w:id="223" w:author="PR Preview" w:date="2026-01-01T00:00:00Z">
        <w:r>
          <w:t xml:space="preserve">, and write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for the</w:t>
        </w:r>
      </w:ins>
      <w:ins w:id="227" w:author="PR Preview" w:date="2026-01-01T00:00:00Z">
        <w:r>
          <w:t xml:space="preserve"> </w:t>
        </w:r>
      </w:ins>
      <w:hyperlink r:id="rId13">
        <w:ins w:id="228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that equals</w:t>
        </w:r>
      </w:ins>
      <w:ins w:id="23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when</w:t>
        </w:r>
      </w:ins>
      <w:ins w:id="23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235" w:author="PR Preview" w:date="2026-01-01T00:00:00Z">
        <w:r>
          <w:t xml:space="preserve">.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Show that the</w:t>
        </w:r>
      </w:ins>
      <w:ins w:id="238" w:author="PR Preview" w:date="2026-01-01T00:00:00Z">
        <w:r>
          <w:t xml:space="preserve"> </w:t>
        </w:r>
      </w:ins>
      <w:hyperlink w:anchor="def-cross-entropy">
        <w:ins w:id="239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240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equals the</w:t>
        </w:r>
      </w:ins>
      <w:ins w:id="243" w:author="PR Preview" w:date="2026-01-01T00:00:00Z">
        <w:r>
          <w:t xml:space="preserve"> </w:t>
        </w:r>
      </w:ins>
      <w:hyperlink w:anchor="def-expectation">
        <w:ins w:id="244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4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246" w:author="PR Preview" w:date="2026-01-01T00:00:00Z">
        <w:r>
          <w:t xml:space="preserve">.</w:t>
        </w:r>
      </w:ins>
    </w:p>
    <w:bookmarkEnd w:id="173"/>
    <w:bookmarkStart w:id="174" w:name="sol-cross-entropy-general-expectation"/>
    <w:p>
      <w:pPr>
        <w:pStyle w:val="BodyText"/>
      </w:pPr>
      <w:ins w:id="247" w:author="PR Preview" w:date="2026-01-01T00:00:00Z">
        <w:r>
          <w:rPr>
            <w:i/>
            <w:iCs/>
          </w:rPr>
          <w:t xml:space="preserve">Solution 6</w:t>
        </w:r>
      </w:ins>
      <w:ins w:id="248" w:author="PR Preview" w:date="2026-01-01T00:00:00Z">
        <w:r>
          <w:t xml:space="preserve">. </w:t>
        </w:r>
      </w:ins>
      <w:ins w:id="249" w:author="PR Preview" w:date="2026-01-01T00:00:00Z">
        <w:r>
          <w:t xml:space="preserve">Let</w:t>
        </w:r>
      </w:ins>
      <w:ins w:id="25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251" w:author="PR Preview" w:date="2026-01-01T00:00:00Z">
        <w:r>
          <w:t xml:space="preserve">, so that</w:t>
        </w:r>
      </w:ins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3" w:author="PR Preview" w:date="2026-01-01T00:00:00Z">
        <w:r>
          <w:t xml:space="preserve">.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Since</w:t>
        </w:r>
      </w:ins>
      <w:ins w:id="25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whenever</w:t>
        </w:r>
      </w:ins>
      <w:ins w:id="25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finite for every value</w:t>
        </w:r>
      </w:ins>
      <w:ins w:id="264" w:author="PR Preview" w:date="2026-01-01T00:00:00Z">
        <w:r>
          <w:t xml:space="preserve"> </w:t>
        </w:r>
      </w:ins>
      <m:oMath>
        <m:r>
          <m:t>k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that</w:t>
        </w:r>
      </w:ins>
      <w:ins w:id="267" w:author="PR Preview" w:date="2026-01-01T00:00:00Z">
        <w:r>
          <w:t xml:space="preserve"> </w:t>
        </w:r>
      </w:ins>
      <m:oMath>
        <m:r>
          <m:t>X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takes with positive</w:t>
        </w:r>
      </w:ins>
      <w:ins w:id="270" w:author="PR Preview" w:date="2026-01-01T00:00:00Z">
        <w:r>
          <w:t xml:space="preserve"> </w:t>
        </w:r>
      </w:ins>
      <w:hyperlink r:id="rId21">
        <w:ins w:id="271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272" w:author="PR Preview" w:date="2026-01-01T00:00:00Z">
        <w:r>
          <w:t xml:space="preserve">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By</w:t>
        </w:r>
      </w:ins>
      <w:ins w:id="275" w:author="PR Preview" w:date="2026-01-01T00:00:00Z">
        <w:r>
          <w:t xml:space="preserve"> </w:t>
        </w:r>
      </w:ins>
      <w:hyperlink w:anchor="thm-lotus">
        <w:ins w:id="276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27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78" w:author="PR Preview" w:date="2026-01-01T00:00:00Z">
        <w:r>
          <w:t xml:space="preserve">The fourth line adds the terms with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280" w:author="PR Preview" w:date="2026-01-01T00:00:00Z">
        <w:r>
          <w:t xml:space="preserve">, which are</w:t>
        </w:r>
      </w:ins>
      <w:ins w:id="281" w:author="PR Preview" w:date="2026-01-01T00:00:00Z">
        <w:r>
          <w:t xml:space="preserve"> </w:t>
        </w:r>
      </w:ins>
      <m:oMath>
        <m:r>
          <m:t>0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by the convention in the definition.</w:t>
        </w:r>
      </w:ins>
    </w:p>
    <w:bookmarkEnd w:id="174"/>
    <w:bookmarkStart w:id="175" w:name="exr-cross-entropy-infinite-expectation"/>
    <w:p>
      <w:pPr>
        <w:pStyle w:val="BodyText"/>
      </w:pPr>
      <w:ins w:id="284" w:author="PR Preview" w:date="2026-01-01T00:00:00Z">
        <w:r>
          <w:rPr>
            <w:b/>
            <w:bCs/>
          </w:rPr>
          <w:t xml:space="preserve">Exercise 11 (Cross-entropy as an expectation when</w:t>
        </w:r>
      </w:ins>
      <w:ins w:id="285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286" w:author="PR Preview" w:date="2026-01-01T00:00:00Z">
        <w:r>
          <w:rPr>
            <w:b/>
            <w:bCs/>
          </w:rPr>
          <w:t xml:space="preserve"> </w:t>
        </w:r>
      </w:ins>
      <w:ins w:id="287" w:author="PR Preview" w:date="2026-01-01T00:00:00Z">
        <w:r>
          <w:rPr>
            <w:b/>
            <w:bCs/>
          </w:rPr>
          <w:t xml:space="preserve">gives zero probability to a possible outcome)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Let</w:t>
        </w:r>
      </w:ins>
      <w:ins w:id="290" w:author="PR Preview" w:date="2026-01-01T00:00:00Z">
        <w:r>
          <w:t xml:space="preserve"> </w:t>
        </w:r>
      </w:ins>
      <m:oMath>
        <m:r>
          <m:t>p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</w:t>
        </w:r>
      </w:ins>
      <w:ins w:id="293" w:author="PR Preview" w:date="2026-01-01T00:00:00Z">
        <w:r>
          <w:t xml:space="preserve"> </w:t>
        </w:r>
      </w:ins>
      <m:oMath>
        <m:r>
          <m:t>q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be</w:t>
        </w:r>
      </w:ins>
      <w:ins w:id="296" w:author="PR Preview" w:date="2026-01-01T00:00:00Z">
        <w:r>
          <w:t xml:space="preserve"> </w:t>
        </w:r>
      </w:ins>
      <w:hyperlink r:id="rId10">
        <w:ins w:id="297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on</w:t>
        </w:r>
      </w:ins>
      <w:ins w:id="30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with</w:t>
        </w:r>
      </w:ins>
      <w:ins w:id="30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for some</w:t>
        </w:r>
      </w:ins>
      <w:ins w:id="306" w:author="PR Preview" w:date="2026-01-01T00:00:00Z">
        <w:r>
          <w:t xml:space="preserve"> </w:t>
        </w:r>
      </w:ins>
      <m:oMath>
        <m:r>
          <m:t>k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with</w:t>
        </w:r>
      </w:ins>
      <w:ins w:id="30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Let</w:t>
        </w:r>
      </w:ins>
      <w:ins w:id="313" w:author="PR Preview" w:date="2026-01-01T00:00:00Z">
        <w:r>
          <w:t xml:space="preserve"> </w:t>
        </w:r>
      </w:ins>
      <m:oMath>
        <m:r>
          <m:t>X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have</w:t>
        </w:r>
      </w:ins>
      <w:ins w:id="316" w:author="PR Preview" w:date="2026-01-01T00:00:00Z">
        <w:r>
          <w:t xml:space="preserve"> </w:t>
        </w:r>
      </w:ins>
      <w:hyperlink r:id="rId10">
        <w:ins w:id="317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318" w:author="PR Preview" w:date="2026-01-01T00:00:00Z">
        <w:r>
          <w:t xml:space="preserve"> </w:t>
        </w:r>
      </w:ins>
      <m:oMath>
        <m:r>
          <m:t>p</m:t>
        </m:r>
      </m:oMath>
      <w:ins w:id="319" w:author="PR Preview" w:date="2026-01-01T00:00:00Z">
        <w:r>
          <w:t xml:space="preserve">, and write</w:t>
        </w:r>
      </w:ins>
      <w:ins w:id="32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for the</w:t>
        </w:r>
      </w:ins>
      <w:ins w:id="323" w:author="PR Preview" w:date="2026-01-01T00:00:00Z">
        <w:r>
          <w:t xml:space="preserve"> </w:t>
        </w:r>
      </w:ins>
      <w:hyperlink r:id="rId13">
        <w:ins w:id="324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that equals</w:t>
        </w:r>
      </w:ins>
      <w:ins w:id="327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when</w:t>
        </w:r>
      </w:ins>
      <w:ins w:id="3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331" w:author="PR Preview" w:date="2026-01-01T00:00:00Z">
        <w:r>
          <w:t xml:space="preserve">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Find the</w:t>
        </w:r>
      </w:ins>
      <w:ins w:id="334" w:author="PR Preview" w:date="2026-01-01T00:00:00Z">
        <w:r>
          <w:t xml:space="preserve"> </w:t>
        </w:r>
      </w:ins>
      <w:hyperlink w:anchor="def-cross-entropy">
        <w:ins w:id="335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33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 the</w:t>
        </w:r>
      </w:ins>
      <w:ins w:id="339" w:author="PR Preview" w:date="2026-01-01T00:00:00Z">
        <w:r>
          <w:t xml:space="preserve"> </w:t>
        </w:r>
      </w:ins>
      <w:hyperlink w:anchor="def-expectation">
        <w:ins w:id="34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34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342" w:author="PR Preview" w:date="2026-01-01T00:00:00Z">
        <w:r>
          <w:t xml:space="preserve">.</w:t>
        </w:r>
      </w:ins>
    </w:p>
    <w:bookmarkEnd w:id="175"/>
    <w:bookmarkStart w:id="176" w:name="sol-cross-entropy-infinite-expectation"/>
    <w:p>
      <w:pPr>
        <w:pStyle w:val="BodyText"/>
      </w:pPr>
      <w:ins w:id="343" w:author="PR Preview" w:date="2026-01-01T00:00:00Z">
        <w:r>
          <w:rPr>
            <w:i/>
            <w:iCs/>
          </w:rPr>
          <w:t xml:space="preserve">Solution 7</w:t>
        </w:r>
      </w:ins>
      <w:ins w:id="344" w:author="PR Preview" w:date="2026-01-01T00:00:00Z">
        <w:r>
          <w:t xml:space="preserve">. </w:t>
        </w:r>
      </w:ins>
      <w:ins w:id="345" w:author="PR Preview" w:date="2026-01-01T00:00:00Z">
        <w:r>
          <w:t xml:space="preserve">By</w:t>
        </w:r>
      </w:ins>
      <w:ins w:id="346" w:author="PR Preview" w:date="2026-01-01T00:00:00Z">
        <w:r>
          <w:t xml:space="preserve"> </w:t>
        </w:r>
      </w:ins>
      <w:hyperlink w:anchor="def-cross-entropy">
        <w:ins w:id="34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350" w:author="PR Preview" w:date="2026-01-01T00:00:00Z">
        <w:r>
          <w:t xml:space="preserve">.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Also</w:t>
        </w:r>
      </w:ins>
      <w:ins w:id="3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always, and</w:t>
        </w:r>
      </w:ins>
      <w:ins w:id="35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with</w:t>
        </w:r>
      </w:ins>
      <w:ins w:id="359" w:author="PR Preview" w:date="2026-01-01T00:00:00Z">
        <w:r>
          <w:t xml:space="preserve"> </w:t>
        </w:r>
      </w:ins>
      <w:hyperlink r:id="rId21">
        <w:ins w:id="36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at least</w:t>
        </w:r>
      </w:ins>
      <w:ins w:id="36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364" w:author="PR Preview" w:date="2026-01-01T00:00:00Z">
        <w:r>
          <w:t xml:space="preserve">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so</w:t>
        </w:r>
      </w:ins>
      <w:ins w:id="36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as well.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Both are infinite, so they are still equal.</w:t>
        </w:r>
      </w:ins>
    </w:p>
    <w:bookmarkEnd w:id="176"/>
    <w:bookmarkStart w:id="177" w:name="thm-cross-entropy-expectation"/>
    <w:p>
      <w:pPr>
        <w:pStyle w:val="BodyText"/>
      </w:pPr>
      <w:ins w:id="372" w:author="PR Preview" w:date="2026-01-01T00:00:00Z">
        <w:r>
          <w:rPr>
            <w:b/>
            <w:bCs/>
          </w:rPr>
          <w:t xml:space="preserve">Theorem 14 (Cross-entropy as an expected negative log probability)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Let</w:t>
        </w:r>
      </w:ins>
      <w:ins w:id="375" w:author="PR Preview" w:date="2026-01-01T00:00:00Z">
        <w:r>
          <w:t xml:space="preserve"> </w:t>
        </w:r>
      </w:ins>
      <m:oMath>
        <m:r>
          <m:t>p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</w:t>
        </w:r>
      </w:ins>
      <w:ins w:id="378" w:author="PR Preview" w:date="2026-01-01T00:00:00Z">
        <w:r>
          <w:t xml:space="preserve"> </w:t>
        </w:r>
      </w:ins>
      <m:oMath>
        <m:r>
          <m:t>q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be</w:t>
        </w:r>
      </w:ins>
      <w:ins w:id="381" w:author="PR Preview" w:date="2026-01-01T00:00:00Z">
        <w:r>
          <w:t xml:space="preserve"> </w:t>
        </w:r>
      </w:ins>
      <w:hyperlink r:id="rId10">
        <w:ins w:id="382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on</w:t>
        </w:r>
      </w:ins>
      <w:ins w:id="38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 let</w:t>
        </w:r>
      </w:ins>
      <w:ins w:id="389" w:author="PR Preview" w:date="2026-01-01T00:00:00Z">
        <w:r>
          <w:t xml:space="preserve"> </w:t>
        </w:r>
      </w:ins>
      <m:oMath>
        <m:r>
          <m:t>X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have</w:t>
        </w:r>
      </w:ins>
      <w:ins w:id="392" w:author="PR Preview" w:date="2026-01-01T00:00:00Z">
        <w:r>
          <w:t xml:space="preserve"> </w:t>
        </w:r>
      </w:ins>
      <w:hyperlink r:id="rId10">
        <w:ins w:id="393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394" w:author="PR Preview" w:date="2026-01-01T00:00:00Z">
        <w:r>
          <w:t xml:space="preserve"> </w:t>
        </w:r>
      </w:ins>
      <m:oMath>
        <m:r>
          <m:t>p</m:t>
        </m:r>
      </m:oMath>
      <w:ins w:id="395" w:author="PR Preview" w:date="2026-01-01T00:00:00Z">
        <w:r>
          <w:t xml:space="preserve">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Write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for the</w:t>
        </w:r>
      </w:ins>
      <w:ins w:id="401" w:author="PR Preview" w:date="2026-01-01T00:00:00Z">
        <w:r>
          <w:t xml:space="preserve"> </w:t>
        </w:r>
      </w:ins>
      <w:hyperlink r:id="rId13">
        <w:ins w:id="402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that equals</w:t>
        </w:r>
      </w:ins>
      <w:ins w:id="40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when</w:t>
        </w:r>
      </w:ins>
      <w:ins w:id="4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409" w:author="PR Preview" w:date="2026-01-01T00:00:00Z">
        <w:r>
          <w:t xml:space="preserve">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Then the</w:t>
        </w:r>
      </w:ins>
      <w:ins w:id="412" w:author="PR Preview" w:date="2026-01-01T00:00:00Z">
        <w:r>
          <w:t xml:space="preserve"> </w:t>
        </w:r>
      </w:ins>
      <w:hyperlink w:anchor="def-cross-entropy">
        <w:ins w:id="413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is the</w:t>
        </w:r>
      </w:ins>
      <w:ins w:id="416" w:author="PR Preview" w:date="2026-01-01T00:00:00Z">
        <w:r>
          <w:t xml:space="preserve"> </w:t>
        </w:r>
      </w:ins>
      <w:hyperlink w:anchor="def-expectation">
        <w:ins w:id="41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</w:t>
        </w:r>
      </w:ins>
      <w:ins w:id="42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ins w:id="4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ins w:id="422" w:author="PR Preview" w:date="2026-01-01T00:00:00Z">
        <w:r>
          <w:rPr>
            <w:i/>
            <w:iCs/>
          </w:rPr>
          <w:t xml:space="preserve">Proof</w:t>
        </w:r>
      </w:ins>
      <w:ins w:id="423" w:author="PR Preview" w:date="2026-01-01T00:00:00Z">
        <w:r>
          <w:t xml:space="preserve">. </w:t>
        </w:r>
      </w:ins>
      <w:ins w:id="424" w:author="PR Preview" w:date="2026-01-01T00:00:00Z">
        <w:r>
          <w:t xml:space="preserve">Let</w:t>
        </w:r>
      </w:ins>
      <w:ins w:id="42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426" w:author="PR Preview" w:date="2026-01-01T00:00:00Z">
        <w:r>
          <w:t xml:space="preserve">, so that</w:t>
        </w:r>
      </w:ins>
      <w:ins w:id="4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First suppose</w:t>
        </w:r>
      </w:ins>
      <w:ins w:id="43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whenever</w:t>
        </w:r>
      </w:ins>
      <w:ins w:id="43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35" w:author="PR Preview" w:date="2026-01-01T00:00:00Z">
        <w:r>
          <w:t xml:space="preserve">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Then</w:t>
        </w:r>
      </w:ins>
      <w:ins w:id="43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is finite for every value</w:t>
        </w:r>
      </w:ins>
      <w:ins w:id="441" w:author="PR Preview" w:date="2026-01-01T00:00:00Z">
        <w:r>
          <w:t xml:space="preserve"> </w:t>
        </w:r>
      </w:ins>
      <m:oMath>
        <m:r>
          <m:t>k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that</w:t>
        </w:r>
      </w:ins>
      <w:ins w:id="444" w:author="PR Preview" w:date="2026-01-01T00:00:00Z">
        <w:r>
          <w:t xml:space="preserve"> </w:t>
        </w:r>
      </w:ins>
      <m:oMath>
        <m:r>
          <m:t>X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takes with positive</w:t>
        </w:r>
      </w:ins>
      <w:ins w:id="447" w:author="PR Preview" w:date="2026-01-01T00:00:00Z">
        <w:r>
          <w:t xml:space="preserve"> </w:t>
        </w:r>
      </w:ins>
      <w:hyperlink r:id="rId21">
        <w:ins w:id="448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and</w:t>
        </w:r>
      </w:ins>
      <w:ins w:id="452" w:author="PR Preview" w:date="2026-01-01T00:00:00Z">
        <w:r>
          <w:t xml:space="preserve"> </w:t>
        </w:r>
      </w:ins>
      <w:hyperlink w:anchor="thm-lotus">
        <w:ins w:id="453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ins w:id="456" w:author="PR Preview" w:date="2026-01-01T00:00:00Z">
        <w:r>
          <w:t xml:space="preserve">Now suppose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for some</w:t>
        </w:r>
      </w:ins>
      <w:ins w:id="460" w:author="PR Preview" w:date="2026-01-01T00:00:00Z">
        <w:r>
          <w:t xml:space="preserve"> </w:t>
        </w:r>
      </w:ins>
      <m:oMath>
        <m:r>
          <m:t>k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with</w:t>
        </w:r>
      </w:ins>
      <w:ins w:id="46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64" w:author="PR Preview" w:date="2026-01-01T00:00:00Z">
        <w:r>
          <w:t xml:space="preserve">.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Then</w:t>
        </w:r>
      </w:ins>
      <w:ins w:id="46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by definition.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Also</w:t>
        </w:r>
      </w:ins>
      <w:ins w:id="4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ins w:id="473" w:author="PR Preview" w:date="2026-01-01T00:00:00Z">
        <w:r>
          <w:t xml:space="preserve">, and</w:t>
        </w:r>
      </w:ins>
      <w:ins w:id="4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with probability at least</w:t>
        </w:r>
      </w:ins>
      <w:ins w:id="47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78" w:author="PR Preview" w:date="2026-01-01T00:00:00Z">
        <w:r>
          <w:t xml:space="preserve">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so</w:t>
        </w:r>
      </w:ins>
      <w:ins w:id="48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82" w:author="PR Preview" w:date="2026-01-01T00:00:00Z">
        <w:r>
          <w:t xml:space="preserve">.</w:t>
        </w:r>
      </w:ins>
    </w:p>
    <w:bookmarkStart w:id="178" w:name="rem-cross-entropy-entropy"/>
    <w:p>
      <w:pPr>
        <w:pStyle w:val="BodyText"/>
      </w:pPr>
      <w:ins w:id="483" w:author="PR Preview" w:date="2026-01-01T00:00:00Z">
        <w:r>
          <w:rPr>
            <w:i/>
            <w:iCs/>
          </w:rPr>
          <w:t xml:space="preserve">Remark 11</w:t>
        </w:r>
      </w:ins>
      <w:ins w:id="484" w:author="PR Preview" w:date="2026-01-01T00:00:00Z">
        <w:r>
          <w:t xml:space="preserve"> (Entropy is the cross-entropy of a distribution with itself). </w:t>
        </w:r>
      </w:ins>
      <w:ins w:id="485" w:author="PR Preview" w:date="2026-01-01T00:00:00Z">
        <w:r>
          <w:t xml:space="preserve">Setting</w:t>
        </w:r>
      </w:ins>
      <w:ins w:id="48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gives</w:t>
        </w:r>
      </w:ins>
      <w:ins w:id="48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which is the</w:t>
        </w:r>
      </w:ins>
      <w:ins w:id="493" w:author="PR Preview" w:date="2026-01-01T00:00:00Z">
        <w:r>
          <w:t xml:space="preserve"> </w:t>
        </w:r>
      </w:ins>
      <w:hyperlink w:anchor="def-entropy">
        <w:ins w:id="494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of a random variable with mass function</w:t>
        </w:r>
      </w:ins>
      <w:ins w:id="497" w:author="PR Preview" w:date="2026-01-01T00:00:00Z">
        <w:r>
          <w:t xml:space="preserve"> </w:t>
        </w:r>
      </w:ins>
      <m:oMath>
        <m:r>
          <m:t>p</m:t>
        </m:r>
      </m:oMath>
      <w:ins w:id="498" w:author="PR Preview" w:date="2026-01-01T00:00:00Z">
        <w:r>
          <w:t xml:space="preserve">.</w:t>
        </w:r>
      </w:ins>
    </w:p>
    <w:bookmarkEnd w:id="178"/>
    <w:bookmarkStart w:id="179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9"/>
    <w:bookmarkStart w:id="180" w:name="rem-kl-asymmetric"/>
    <w:p>
      <w:pPr>
        <w:pStyle w:val="FirstParagraph"/>
      </w:pPr>
      <w:del w:id="499" w:author="PR Preview" w:date="2026-01-01T00:00:00Z">
        <w:r>
          <w:rPr>
            <w:i/>
            <w:iCs/>
          </w:rPr>
          <w:delText xml:space="preserve">Remark 13</w:delText>
        </w:r>
      </w:del>
      <w:del w:id="500" w:author="PR Preview" w:date="2026-01-01T00:00:00Z">
        <w:r>
          <w:delText xml:space="preserve"> (The divergence is not symmetric). </w:delText>
        </w:r>
      </w:del>
      <w:del w:id="501" w:author="PR Preview" w:date="2026-01-01T00:00:00Z">
        <w:r>
          <w:delText xml:space="preserve">In general,</w:delText>
        </w:r>
      </w:del>
      <w:del w:id="502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it is not a distance between</w:delText>
        </w:r>
      </w:del>
      <w:del w:id="506" w:author="PR Preview" w:date="2026-01-01T00:00:00Z">
        <w:r>
          <w:delText xml:space="preserve"> </w:delText>
        </w:r>
      </w:del>
      <m:oMath>
        <m:r>
          <m:t>p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and</w:delText>
        </w:r>
      </w:del>
      <w:del w:id="509" w:author="PR Preview" w:date="2026-01-01T00:00:00Z">
        <w:r>
          <w:delText xml:space="preserve"> </w:delText>
        </w:r>
      </w:del>
      <m:oMath>
        <m:r>
          <m:t>q</m:t>
        </m:r>
      </m:oMath>
      <w:del w:id="510" w:author="PR Preview" w:date="2026-01-01T00:00:00Z">
        <w:r>
          <w:delText xml:space="preserve">.</w:delText>
        </w:r>
      </w:del>
    </w:p>
    <w:p>
      <w:pPr>
        <w:pStyle w:val="FirstParagraph"/>
      </w:pPr>
      <w:ins w:id="511" w:author="PR Preview" w:date="2026-01-01T00:00:00Z">
        <w:r>
          <w:rPr>
            <w:i/>
            <w:iCs/>
          </w:rPr>
          <w:t xml:space="preserve">Remark 12</w:t>
        </w:r>
      </w:ins>
      <w:ins w:id="512" w:author="PR Preview" w:date="2026-01-01T00:00:00Z">
        <w:r>
          <w:t xml:space="preserve"> (The divergence is not symmetric). </w:t>
        </w:r>
      </w:ins>
      <w:ins w:id="513" w:author="PR Preview" w:date="2026-01-01T00:00:00Z">
        <w:r>
          <w:t xml:space="preserve">In general,</w:t>
        </w:r>
      </w:ins>
      <w:ins w:id="514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ins w:id="515" w:author="PR Preview" w:date="2026-01-01T00:00:00Z">
        <w:r>
          <w:t xml:space="preserve">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so KL divergence is not a distance between</w:t>
        </w:r>
      </w:ins>
      <w:ins w:id="518" w:author="PR Preview" w:date="2026-01-01T00:00:00Z">
        <w:r>
          <w:t xml:space="preserve"> </w:t>
        </w:r>
      </w:ins>
      <m:oMath>
        <m:r>
          <m:t>p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and</w:t>
        </w:r>
      </w:ins>
      <w:ins w:id="521" w:author="PR Preview" w:date="2026-01-01T00:00:00Z">
        <w:r>
          <w:t xml:space="preserve"> </w:t>
        </w:r>
      </w:ins>
      <m:oMath>
        <m:r>
          <m:t>q</m:t>
        </m:r>
      </m:oMath>
      <w:ins w:id="522" w:author="PR Preview" w:date="2026-01-01T00:00:00Z">
        <w:r>
          <w:t xml:space="preserve">.</w:t>
        </w:r>
      </w:ins>
    </w:p>
    <w:bookmarkEnd w:id="180"/>
    <w:bookmarkStart w:id="181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81"/>
    <w:bookmarkStart w:id="182" w:name="rem-cross-entropy-source"/>
    <w:p>
      <w:pPr>
        <w:pStyle w:val="BodyText"/>
      </w:pPr>
      <w:del w:id="523" w:author="PR Preview" w:date="2026-01-01T00:00:00Z">
        <w:r>
          <w:rPr>
            <w:i/>
            <w:iCs/>
          </w:rPr>
          <w:delText xml:space="preserve">Remark 14</w:delText>
        </w:r>
      </w:del>
      <w:del w:id="524" w:author="PR Preview" w:date="2026-01-01T00:00:00Z">
        <w:r>
          <w:delText xml:space="preserve"> (Where the definitions come from). </w:delText>
        </w:r>
      </w:del>
      <w:del w:id="525" w:author="PR Preview" w:date="2026-01-01T00:00:00Z">
        <w:r>
          <w:delText xml:space="preserve">Murphy [16, Sec. 2.8.2], pp. 57–58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defines the KL divergence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and the cross-entropy as above,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and gives the coding interpretation: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 cross-entropy is the average number of bits needed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to encode data from a source with distribution</w:delText>
        </w:r>
      </w:del>
      <w:del w:id="536" w:author="PR Preview" w:date="2026-01-01T00:00:00Z">
        <w:r>
          <w:delText xml:space="preserve"> </w:delText>
        </w:r>
      </w:del>
      <m:oMath>
        <m:r>
          <m:t>p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using a code designed for</w:delText>
        </w:r>
      </w:del>
      <w:del w:id="539" w:author="PR Preview" w:date="2026-01-01T00:00:00Z">
        <w:r>
          <w:delText xml:space="preserve"> </w:delText>
        </w:r>
      </w:del>
      <m:oMath>
        <m:r>
          <m:t>q</m:t>
        </m:r>
      </m:oMath>
      <w:del w:id="540" w:author="PR Preview" w:date="2026-01-01T00:00:00Z">
        <w:r>
          <w:delText xml:space="preserve">.</w:delText>
        </w:r>
      </w:del>
    </w:p>
    <w:p>
      <w:pPr>
        <w:pStyle w:val="BodyText"/>
      </w:pPr>
      <w:ins w:id="541" w:author="PR Preview" w:date="2026-01-01T00:00:00Z">
        <w:r>
          <w:rPr>
            <w:i/>
            <w:iCs/>
          </w:rPr>
          <w:t xml:space="preserve">Remark 13</w:t>
        </w:r>
      </w:ins>
      <w:ins w:id="542" w:author="PR Preview" w:date="2026-01-01T00:00:00Z">
        <w:r>
          <w:t xml:space="preserve"> (Where the definitions come from). </w:t>
        </w:r>
      </w:ins>
      <w:ins w:id="543" w:author="PR Preview" w:date="2026-01-01T00:00:00Z">
        <w:r>
          <w:t xml:space="preserve">Murphy [16, Sec. 2.8.2], pp. 57–58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defines the KL divergence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and the cross-entropy as above,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 gives the coding interpretation: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 cross-entropy is the average number of bits needed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to encode data from a source with distribution</w:t>
        </w:r>
      </w:ins>
      <w:ins w:id="554" w:author="PR Preview" w:date="2026-01-01T00:00:00Z">
        <w:r>
          <w:t xml:space="preserve"> </w:t>
        </w:r>
      </w:ins>
      <m:oMath>
        <m:r>
          <m:t>p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using a code designed for</w:t>
        </w:r>
      </w:ins>
      <w:ins w:id="557" w:author="PR Preview" w:date="2026-01-01T00:00:00Z">
        <w:r>
          <w:t xml:space="preserve"> </w:t>
        </w:r>
      </w:ins>
      <m:oMath>
        <m:r>
          <m:t>q</m:t>
        </m:r>
      </m:oMath>
      <w:ins w:id="558" w:author="PR Preview" w:date="2026-01-01T00:00:00Z">
        <w:r>
          <w:t xml:space="preserve">.</w:t>
        </w:r>
      </w:ins>
    </w:p>
    <w:bookmarkEnd w:id="182"/>
    <w:bookmarkEnd w:id="183"/>
    <w:bookmarkStart w:id="215" w:name="references"/>
    <w:p>
      <w:pPr>
        <w:pStyle w:val="Heading2"/>
      </w:pPr>
      <w:r>
        <w:t xml:space="preserve">References</w:t>
      </w:r>
    </w:p>
    <w:bookmarkStart w:id="214" w:name="refs"/>
    <w:bookmarkStart w:id="18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https://en.wikipedia.org/wiki/Expected_value</w:t>
        </w:r>
      </w:hyperlink>
    </w:p>
    <w:bookmarkEnd w:id="185"/>
    <w:bookmarkStart w:id="18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86"/>
    <w:bookmarkStart w:id="18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8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8"/>
    <w:bookmarkStart w:id="19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https://en.wikipedia.org/wiki/Law_of_the_unconscious_statistician</w:t>
        </w:r>
      </w:hyperlink>
    </w:p>
    <w:bookmarkEnd w:id="190"/>
    <w:bookmarkStart w:id="19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2"/>
    <w:bookmarkStart w:id="19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4"/>
    <w:bookmarkStart w:id="19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https://en.wikipedia.org/wiki/Law_of_the_unconscious_statistician</w:t>
        </w:r>
      </w:hyperlink>
    </w:p>
    <w:bookmarkEnd w:id="195"/>
    <w:bookmarkStart w:id="19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Start w:id="19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https://en.wikipedia.org/wiki/Conditional_expectation</w:t>
        </w:r>
      </w:hyperlink>
    </w:p>
    <w:bookmarkEnd w:id="199"/>
    <w:bookmarkStart w:id="20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00">
        <w:r>
          <w:rPr>
            <w:rStyle w:val="Hyperlink"/>
          </w:rPr>
          <w:t xml:space="preserve">https://bookdown.org/kevin_davisross/probsim-book/</w:t>
        </w:r>
      </w:hyperlink>
    </w:p>
    <w:bookmarkEnd w:id="201"/>
    <w:bookmarkStart w:id="20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02"/>
    <w:bookmarkStart w:id="20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https://en.wikipedia.org/wiki/Loss_function</w:t>
        </w:r>
      </w:hyperlink>
    </w:p>
    <w:bookmarkEnd w:id="204"/>
    <w:bookmarkStart w:id="20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0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06"/>
    <w:bookmarkStart w:id="20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https://en.wikipedia.org/wiki/Risk_function</w:t>
        </w:r>
      </w:hyperlink>
    </w:p>
    <w:bookmarkEnd w:id="208"/>
    <w:bookmarkStart w:id="210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https://en.wikipedia.org/wiki/Entropy_(information_theory)</w:t>
        </w:r>
      </w:hyperlink>
    </w:p>
    <w:bookmarkEnd w:id="210"/>
    <w:bookmarkStart w:id="211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11"/>
    <w:bookmarkStart w:id="213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https://en.wikipedia.org/wiki/Cross-entropy</w:t>
        </w:r>
      </w:hyperlink>
    </w:p>
    <w:bookmarkEnd w:id="213"/>
    <w:bookmarkEnd w:id="214"/>
    <w:bookmarkEnd w:id="2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00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05" Type="http://schemas.openxmlformats.org/officeDocument/2006/relationships/hyperlink" Target="https://doi.org/10.1007/978-0-387-84858-7" TargetMode="External"/><Relationship Id="rId191" Type="http://schemas.openxmlformats.org/officeDocument/2006/relationships/hyperlink" Target="https://doi.org/10.1007/978-1-4614-4708-5" TargetMode="External"/><Relationship Id="rId196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5281/zenodo.4305949" TargetMode="External"/><Relationship Id="rId198" Type="http://schemas.openxmlformats.org/officeDocument/2006/relationships/hyperlink" Target="https://en.wikipedia.org/wiki/Conditional_expectation" TargetMode="External"/><Relationship Id="rId212" Type="http://schemas.openxmlformats.org/officeDocument/2006/relationships/hyperlink" Target="https://en.wikipedia.org/wiki/Cross-entropy" TargetMode="External"/><Relationship Id="rId209" Type="http://schemas.openxmlformats.org/officeDocument/2006/relationships/hyperlink" Target="https://en.wikipedia.org/wiki/Entropy_(information_theory)" TargetMode="External"/><Relationship Id="rId184" Type="http://schemas.openxmlformats.org/officeDocument/2006/relationships/hyperlink" Target="https://en.wikipedia.org/wiki/Expected_value" TargetMode="External"/><Relationship Id="rId189" Type="http://schemas.openxmlformats.org/officeDocument/2006/relationships/hyperlink" Target="https://en.wikipedia.org/wiki/Law_of_the_unconscious_statistician" TargetMode="External"/><Relationship Id="rId203" Type="http://schemas.openxmlformats.org/officeDocument/2006/relationships/hyperlink" Target="https://en.wikipedia.org/wiki/Loss_function" TargetMode="External"/><Relationship Id="rId207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93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00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05" Type="http://schemas.openxmlformats.org/officeDocument/2006/relationships/hyperlink" Target="https://doi.org/10.1007/978-0-387-84858-7" TargetMode="External"/><Relationship Id="rId191" Type="http://schemas.openxmlformats.org/officeDocument/2006/relationships/hyperlink" Target="https://doi.org/10.1007/978-1-4614-4708-5" TargetMode="External"/><Relationship Id="rId196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5281/zenodo.4305949" TargetMode="External"/><Relationship Id="rId198" Type="http://schemas.openxmlformats.org/officeDocument/2006/relationships/hyperlink" Target="https://en.wikipedia.org/wiki/Conditional_expectation" TargetMode="External"/><Relationship Id="rId212" Type="http://schemas.openxmlformats.org/officeDocument/2006/relationships/hyperlink" Target="https://en.wikipedia.org/wiki/Cross-entropy" TargetMode="External"/><Relationship Id="rId209" Type="http://schemas.openxmlformats.org/officeDocument/2006/relationships/hyperlink" Target="https://en.wikipedia.org/wiki/Entropy_(information_theory)" TargetMode="External"/><Relationship Id="rId184" Type="http://schemas.openxmlformats.org/officeDocument/2006/relationships/hyperlink" Target="https://en.wikipedia.org/wiki/Expected_value" TargetMode="External"/><Relationship Id="rId189" Type="http://schemas.openxmlformats.org/officeDocument/2006/relationships/hyperlink" Target="https://en.wikipedia.org/wiki/Law_of_the_unconscious_statistician" TargetMode="External"/><Relationship Id="rId203" Type="http://schemas.openxmlformats.org/officeDocument/2006/relationships/hyperlink" Target="https://en.wikipedia.org/wiki/Loss_function" TargetMode="External"/><Relationship Id="rId207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93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2026-10-26T10:38:55Z</dcterms:created>
  <dcterms:modified xsi:type="dcterms:W3CDTF">2026-10-26T10:38:55Z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03:33:18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