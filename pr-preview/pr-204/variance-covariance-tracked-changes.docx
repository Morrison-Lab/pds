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13:29:29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3 (Variance)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variance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 random variable</w:delText>
        </w:r>
      </w:del>
      <w:del w:id="10" w:author="PR Preview" w:date="2026-01-01T00:00:00Z">
        <w:r>
          <w:delText xml:space="preserve"> </w:delText>
        </w:r>
      </w:del>
      <m:oMath>
        <m:r>
          <m:t>X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with</w:delText>
        </w:r>
      </w:del>
      <w:del w:id="1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the</w:delText>
        </w:r>
      </w:del>
      <w:del w:id="16" w:author="PR Preview" w:date="2026-01-01T00:00:00Z">
        <w:r>
          <w:delText xml:space="preserve"> </w:delText>
        </w:r>
      </w:del>
      <w:hyperlink r:id="rId11">
        <w:del w:id="17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of the squared</w:delText>
        </w:r>
      </w:del>
      <w:del w:id="20" w:author="PR Preview" w:date="2026-01-01T00:00:00Z">
        <w:r>
          <w:delText xml:space="preserve"> </w:delText>
        </w:r>
      </w:del>
      <w:hyperlink w:anchor="def-deviation-pop-mean">
        <w:del w:id="21" w:author="PR Preview" w:date="2026-01-01T00:00:00Z">
          <w:r>
            <w:rPr>
              <w:rStyle w:val="Hyperlink"/>
            </w:rPr>
            <w:delText xml:space="preserve">deviation from the mean</w:delText>
          </w:r>
        </w:del>
      </w:hyperlink>
      <w:del w:id="22" w:author="PR Preview" w:date="2026-01-01T00:00:00Z">
        <w:r>
          <w:delText xml:space="preserve">; that is:</w:delText>
        </w:r>
      </w:del>
    </w:p>
    <w:p>
      <w:pPr>
        <w:pStyle w:val="FirstParagraph"/>
      </w:pPr>
      <w:ins w:id="23" w:author="PR Preview" w:date="2026-01-01T00:00:00Z">
        <w:r>
          <w:rPr>
            <w:b/>
            <w:bCs/>
          </w:rPr>
          <w:t xml:space="preserve">Definition 3 (Variance)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The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rPr>
            <w:b/>
            <w:bCs/>
          </w:rPr>
          <w:t xml:space="preserve">variance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of a random variable</w:t>
        </w:r>
      </w:ins>
      <w:ins w:id="30" w:author="PR Preview" w:date="2026-01-01T00:00:00Z">
        <w:r>
          <w:t xml:space="preserve"> </w:t>
        </w:r>
      </w:ins>
      <m:oMath>
        <m:r>
          <m:t>X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with</w:t>
        </w:r>
      </w:ins>
      <w:ins w:id="3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is the</w:t>
        </w:r>
      </w:ins>
      <w:ins w:id="36" w:author="PR Preview" w:date="2026-01-01T00:00:00Z">
        <w:r>
          <w:t xml:space="preserve"> </w:t>
        </w:r>
      </w:ins>
      <w:hyperlink r:id="rId11">
        <w:ins w:id="37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of the squared</w:t>
        </w:r>
      </w:ins>
      <w:ins w:id="40" w:author="PR Preview" w:date="2026-01-01T00:00:00Z">
        <w:r>
          <w:t xml:space="preserve"> </w:t>
        </w:r>
      </w:ins>
      <w:hyperlink w:anchor="def-deviation-pop-mean">
        <w:ins w:id="41" w:author="PR Preview" w:date="2026-01-01T00:00:00Z">
          <w:r>
            <w:rPr>
              <w:rStyle w:val="Hyperlink"/>
            </w:rPr>
            <w:t xml:space="preserve">deviation from the mean</w:t>
          </w:r>
        </w:ins>
      </w:hyperlink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(Wikipedia contributors 2026c)</w:t>
        </w:r>
      </w:ins>
      <w:ins w:id="44" w:author="PR Preview" w:date="2026-01-01T00:00:00Z">
        <w:r>
          <w:t xml:space="preserve">; that 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del w:id="45" w:author="PR Preview" w:date="2026-01-01T00:00:00Z">
        <w:r>
          <w:rPr>
            <w:b/>
            <w:bCs/>
          </w:rPr>
          <w:delText xml:space="preserve">Definition 9 (Covariance)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The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rPr>
            <w:b/>
            <w:bCs/>
          </w:rPr>
          <w:delText xml:space="preserve">covariance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of two random variables</w:delText>
        </w:r>
      </w:del>
      <w:del w:id="52" w:author="PR Preview" w:date="2026-01-01T00:00:00Z">
        <w:r>
          <w:delText xml:space="preserve"> </w:delText>
        </w:r>
      </w:del>
      <m:oMath>
        <m:r>
          <m:t>X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and</w:delText>
        </w:r>
      </w:del>
      <w:del w:id="55" w:author="PR Preview" w:date="2026-01-01T00:00:00Z">
        <w:r>
          <w:delText xml:space="preserve"> </w:delText>
        </w:r>
      </w:del>
      <m:oMath>
        <m:r>
          <m:t>Y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with</w:delText>
        </w:r>
      </w:del>
      <w:del w:id="5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and</w:delText>
        </w:r>
      </w:del>
      <w:del w:id="6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is:</w:delText>
        </w:r>
      </w:del>
    </w:p>
    <w:p>
      <w:pPr>
        <w:pStyle w:val="FirstParagraph"/>
      </w:pPr>
      <w:ins w:id="64" w:author="PR Preview" w:date="2026-01-01T00:00:00Z">
        <w:r>
          <w:rPr>
            <w:b/>
            <w:bCs/>
          </w:rPr>
          <w:t xml:space="preserve">Definition 9 (Covariance)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The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rPr>
            <w:b/>
            <w:bCs/>
          </w:rPr>
          <w:t xml:space="preserve">covariance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of two random variables</w:t>
        </w:r>
      </w:ins>
      <w:ins w:id="71" w:author="PR Preview" w:date="2026-01-01T00:00:00Z">
        <w:r>
          <w:t xml:space="preserve"> </w:t>
        </w:r>
      </w:ins>
      <m:oMath>
        <m:r>
          <m:t>X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and</w:t>
        </w:r>
      </w:ins>
      <w:ins w:id="74" w:author="PR Preview" w:date="2026-01-01T00:00:00Z">
        <w:r>
          <w:t xml:space="preserve"> </w:t>
        </w:r>
      </w:ins>
      <m:oMath>
        <m:r>
          <m:t>Y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with</w:t>
        </w:r>
      </w:ins>
      <w:ins w:id="7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and</w:t>
        </w:r>
      </w:ins>
      <w:ins w:id="8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(Wikipedia contributors 2026a)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1" w:name="further-reading"/>
    <w:p>
      <w:pPr>
        <w:pStyle w:val="Heading2"/>
      </w:pPr>
      <w:ins w:id="85" w:author="PR Preview" w:date="2026-01-01T00:00:00Z">
        <w:r>
          <w:t xml:space="preserve">Further reading</w:t>
        </w:r>
      </w:ins>
    </w:p>
    <w:p>
      <w:pPr>
        <w:numPr>
          <w:ilvl w:val="0"/>
          <w:numId w:val="1005"/>
        </w:numPr>
      </w:pPr>
      <w:ins w:id="86" w:author="PR Preview" w:date="2026-01-01T00:00:00Z">
        <w:r>
          <w:t xml:space="preserve">Wikipedia contributors (2026c)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— the variance, its properties and its computation</w:t>
        </w:r>
      </w:ins>
    </w:p>
    <w:p>
      <w:pPr>
        <w:numPr>
          <w:ilvl w:val="0"/>
          <w:numId w:val="1005"/>
        </w:numPr>
      </w:pPr>
      <w:ins w:id="89" w:author="PR Preview" w:date="2026-01-01T00:00:00Z">
        <w:r>
          <w:t xml:space="preserve">Wikipedia contributors (2026a)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— the covariance and the covariance matrix</w:t>
        </w:r>
      </w:ins>
    </w:p>
    <w:p>
      <w:pPr>
        <w:numPr>
          <w:ilvl w:val="0"/>
          <w:numId w:val="1005"/>
        </w:numPr>
      </w:pPr>
      <w:ins w:id="92" w:author="PR Preview" w:date="2026-01-01T00:00:00Z">
        <w:r>
          <w:t xml:space="preserve">Wikipedia contributors (2026b)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— how an error differs from a residual</w:t>
        </w:r>
      </w:ins>
    </w:p>
    <w:bookmarkEnd w:id="111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3"/>
    <w:bookmarkStart w:id="11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4"/>
    <w:bookmarkStart w:id="11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6"/>
    <w:bookmarkStart w:id="118" w:name="ref-wikipedia_covariance"/>
    <w:p>
      <w:pPr>
        <w:pStyle w:val="Bibliography"/>
      </w:pPr>
      <w:ins w:id="95" w:author="PR Preview" w:date="2026-01-01T00:00:00Z">
        <w:r>
          <w:t xml:space="preserve">Wikipedia contributors. 2026a.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rPr>
            <w:i/>
            <w:iCs/>
          </w:rPr>
          <w:t xml:space="preserve">Covariance —</w:t>
        </w:r>
      </w:ins>
      <w:ins w:id="98" w:author="PR Preview" w:date="2026-01-01T00:00:00Z">
        <w:r>
          <w:rPr>
            <w:i/>
            <w:iCs/>
          </w:rPr>
          <w:t xml:space="preserve"> </w:t>
        </w:r>
      </w:ins>
      <w:ins w:id="99" w:author="PR Preview" w:date="2026-01-01T00:00:00Z">
        <w:r>
          <w:rPr>
            <w:i/>
            <w:iCs/>
          </w:rPr>
          <w:t xml:space="preserve">Wikipedia</w:t>
        </w:r>
      </w:ins>
      <w:ins w:id="100" w:author="PR Preview" w:date="2026-01-01T00:00:00Z">
        <w:r>
          <w:rPr>
            <w:i/>
            <w:iCs/>
          </w:rPr>
          <w:t xml:space="preserve">,</w:t>
        </w:r>
      </w:ins>
      <w:ins w:id="101" w:author="PR Preview" w:date="2026-01-01T00:00:00Z">
        <w:r>
          <w:rPr>
            <w:i/>
            <w:iCs/>
          </w:rPr>
          <w:t xml:space="preserve"> </w:t>
        </w:r>
      </w:ins>
      <w:ins w:id="102" w:author="PR Preview" w:date="2026-01-01T00:00:00Z">
        <w:r>
          <w:rPr>
            <w:i/>
            <w:iCs/>
          </w:rPr>
          <w:t xml:space="preserve">the Free Encyclopedia</w:t>
        </w:r>
      </w:ins>
      <w:ins w:id="103" w:author="PR Preview" w:date="2026-01-01T00:00:00Z">
        <w:r>
          <w:t xml:space="preserve">.</w:t>
        </w:r>
      </w:ins>
      <w:ins w:id="104" w:author="PR Preview" w:date="2026-01-01T00:00:00Z">
        <w:r>
          <w:t xml:space="preserve"> </w:t>
        </w:r>
      </w:ins>
      <w:hyperlink r:id="rId117">
        <w:ins w:id="105" w:author="PR Preview" w:date="2026-01-01T00:00:00Z">
          <w:r>
            <w:rPr>
              <w:rStyle w:val="Hyperlink"/>
            </w:rPr>
            <w:t xml:space="preserve">https://en.wikipedia.org/wiki/Covariance</w:t>
          </w:r>
        </w:ins>
      </w:hyperlink>
      <w:ins w:id="106" w:author="PR Preview" w:date="2026-01-01T00:00:00Z">
        <w:r>
          <w:t xml:space="preserve">.</w:t>
        </w:r>
      </w:ins>
    </w:p>
    <w:bookmarkEnd w:id="118"/>
    <w:bookmarkStart w:id="119" w:name="ref-wikipedia_errors_and_residuals"/>
    <w:p>
      <w:pPr>
        <w:pStyle w:val="Bibliography"/>
      </w:pPr>
      <w:ins w:id="107" w:author="PR Preview" w:date="2026-01-01T00:00:00Z">
        <w:r>
          <w:t xml:space="preserve">Wikipedia contributors. 2026b.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rPr>
            <w:i/>
            <w:iCs/>
          </w:rPr>
          <w:t xml:space="preserve">Errors and Residuals —</w:t>
        </w:r>
      </w:ins>
      <w:ins w:id="110" w:author="PR Preview" w:date="2026-01-01T00:00:00Z">
        <w:r>
          <w:rPr>
            <w:i/>
            <w:iCs/>
          </w:rPr>
          <w:t xml:space="preserve"> </w:t>
        </w:r>
      </w:ins>
      <w:ins w:id="111" w:author="PR Preview" w:date="2026-01-01T00:00:00Z">
        <w:r>
          <w:rPr>
            <w:i/>
            <w:iCs/>
          </w:rPr>
          <w:t xml:space="preserve">Wikipedia</w:t>
        </w:r>
      </w:ins>
      <w:ins w:id="112" w:author="PR Preview" w:date="2026-01-01T00:00:00Z">
        <w:r>
          <w:rPr>
            <w:i/>
            <w:iCs/>
          </w:rPr>
          <w:t xml:space="preserve">,</w:t>
        </w:r>
      </w:ins>
      <w:ins w:id="113" w:author="PR Preview" w:date="2026-01-01T00:00:00Z">
        <w:r>
          <w:rPr>
            <w:i/>
            <w:iCs/>
          </w:rPr>
          <w:t xml:space="preserve"> </w:t>
        </w:r>
      </w:ins>
      <w:ins w:id="114" w:author="PR Preview" w:date="2026-01-01T00:00:00Z">
        <w:r>
          <w:rPr>
            <w:i/>
            <w:iCs/>
          </w:rPr>
          <w:t xml:space="preserve">the Free Encyclopedia</w:t>
        </w:r>
      </w:ins>
      <w:ins w:id="115" w:author="PR Preview" w:date="2026-01-01T00:00:00Z">
        <w:r>
          <w:t xml:space="preserve">.</w:t>
        </w:r>
      </w:ins>
      <w:ins w:id="116" w:author="PR Preview" w:date="2026-01-01T00:00:00Z">
        <w:r>
          <w:t xml:space="preserve"> </w:t>
        </w:r>
      </w:ins>
      <w:hyperlink r:id="rId17">
        <w:ins w:id="117" w:author="PR Preview" w:date="2026-01-01T00:00:00Z">
          <w:r>
            <w:rPr>
              <w:rStyle w:val="Hyperlink"/>
            </w:rPr>
            <w:t xml:space="preserve">https://en.wikipedia.org/wiki/Errors_and_residuals</w:t>
          </w:r>
        </w:ins>
      </w:hyperlink>
      <w:ins w:id="118" w:author="PR Preview" w:date="2026-01-01T00:00:00Z">
        <w:r>
          <w:t xml:space="preserve">.</w:t>
        </w:r>
      </w:ins>
    </w:p>
    <w:bookmarkEnd w:id="119"/>
    <w:bookmarkStart w:id="121" w:name="ref-wikipedia_variance"/>
    <w:p>
      <w:pPr>
        <w:pStyle w:val="Bibliography"/>
      </w:pPr>
      <w:ins w:id="119" w:author="PR Preview" w:date="2026-01-01T00:00:00Z">
        <w:r>
          <w:t xml:space="preserve">Wikipedia contributors. 2026c.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rPr>
            <w:i/>
            <w:iCs/>
          </w:rPr>
          <w:t xml:space="preserve">Variance —</w:t>
        </w:r>
      </w:ins>
      <w:ins w:id="122" w:author="PR Preview" w:date="2026-01-01T00:00:00Z">
        <w:r>
          <w:rPr>
            <w:i/>
            <w:iCs/>
          </w:rPr>
          <w:t xml:space="preserve"> </w:t>
        </w:r>
      </w:ins>
      <w:ins w:id="123" w:author="PR Preview" w:date="2026-01-01T00:00:00Z">
        <w:r>
          <w:rPr>
            <w:i/>
            <w:iCs/>
          </w:rPr>
          <w:t xml:space="preserve">Wikipedia</w:t>
        </w:r>
      </w:ins>
      <w:ins w:id="124" w:author="PR Preview" w:date="2026-01-01T00:00:00Z">
        <w:r>
          <w:rPr>
            <w:i/>
            <w:iCs/>
          </w:rPr>
          <w:t xml:space="preserve">,</w:t>
        </w:r>
      </w:ins>
      <w:ins w:id="125" w:author="PR Preview" w:date="2026-01-01T00:00:00Z">
        <w:r>
          <w:rPr>
            <w:i/>
            <w:iCs/>
          </w:rPr>
          <w:t xml:space="preserve"> </w:t>
        </w:r>
      </w:ins>
      <w:ins w:id="126" w:author="PR Preview" w:date="2026-01-01T00:00:00Z">
        <w:r>
          <w:rPr>
            <w:i/>
            <w:iCs/>
          </w:rPr>
          <w:t xml:space="preserve">the Free Encyclopedia</w:t>
        </w:r>
      </w:ins>
      <w:ins w:id="127" w:author="PR Preview" w:date="2026-01-01T00:00:00Z">
        <w:r>
          <w:t xml:space="preserve">.</w:t>
        </w:r>
      </w:ins>
      <w:ins w:id="128" w:author="PR Preview" w:date="2026-01-01T00:00:00Z">
        <w:r>
          <w:t xml:space="preserve"> </w:t>
        </w:r>
      </w:ins>
      <w:hyperlink r:id="rId120">
        <w:ins w:id="129" w:author="PR Preview" w:date="2026-01-01T00:00:00Z">
          <w:r>
            <w:rPr>
              <w:rStyle w:val="Hyperlink"/>
            </w:rPr>
            <w:t xml:space="preserve">https://en.wikipedia.org/wiki/Variance</w:t>
          </w:r>
        </w:ins>
      </w:hyperlink>
      <w:ins w:id="130" w:author="PR Preview" w:date="2026-01-01T00:00:00Z">
        <w:r>
          <w:t xml:space="preserve">.</w:t>
        </w:r>
      </w:ins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0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5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0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5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2026-10-17T20:41:30Z</dcterms:created>
  <dcterms:modified xsi:type="dcterms:W3CDTF">2026-10-17T20:41:30Z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