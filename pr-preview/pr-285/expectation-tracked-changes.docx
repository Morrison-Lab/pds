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14:25:41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6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19 (Irreducible risk)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 squared-error risk decomposition of</w:delText>
        </w:r>
      </w:del>
      <w:del w:id="6" w:author="PR Preview" w:date="2026-01-01T00:00:00Z">
        <w:r>
          <w:delText xml:space="preserve"> </w:delText>
        </w:r>
      </w:del>
      <w:hyperlink w:anchor="thm-risk-decomposition">
        <w:del w:id="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 minimum</w:delText>
        </w:r>
      </w:del>
      <w:del w:id="11" w:author="PR Preview" w:date="2026-01-01T00:00:00Z">
        <w:r>
          <w:delText xml:space="preserve"> </w:delText>
        </w:r>
      </w:del>
      <w:hyperlink w:anchor="def-squared-error-risk">
        <w:del w:id="12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del w:id="13" w:author="PR Preview" w:date="2026-01-01T00:00:00Z">
        <w:r>
          <w:delText xml:space="preserve">is the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b/>
            <w:bCs/>
          </w:rPr>
          <w:delText xml:space="preserve">irreducible risk</w:delText>
        </w:r>
      </w:del>
      <w:del w:id="16" w:author="PR Preview" w:date="2026-01-01T00:00:00Z">
        <w:r>
          <w:delText xml:space="preserve">.</w:delText>
        </w:r>
      </w:del>
    </w:p>
    <w:p>
      <w:pPr>
        <w:pStyle w:val="BodyText"/>
      </w:pPr>
      <w:del w:id="17" w:author="PR Preview" w:date="2026-01-01T00:00:00Z">
        <w:r>
          <w:rPr>
            <w:i/>
            <w:iCs/>
          </w:rPr>
          <w:delText xml:space="preserve">Remark 7</w:delText>
        </w:r>
      </w:del>
      <w:del w:id="18" w:author="PR Preview" w:date="2026-01-01T00:00:00Z">
        <w:r>
          <w:delText xml:space="preserve"> (The irreducible risk does not depend on the prediction function). </w:delText>
        </w:r>
      </w:del>
      <w:del w:id="19" w:author="PR Preview" w:date="2026-01-01T00:00:00Z">
        <w:r>
          <w:delText xml:space="preserve">The irreducible risk depends only on the joint distribution of</w:delText>
        </w:r>
      </w:del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 not on the prediction function</w:delText>
        </w:r>
      </w:del>
      <w:del w:id="23" w:author="PR Preview" w:date="2026-01-01T00:00:00Z">
        <w:r>
          <w:delText xml:space="preserve"> </w:delText>
        </w:r>
      </w:del>
      <m:oMath>
        <m:r>
          <m:t>f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so no choice of</w:delText>
        </w:r>
      </w:del>
      <w:del w:id="27" w:author="PR Preview" w:date="2026-01-01T00:00:00Z">
        <w:r>
          <w:delText xml:space="preserve"> </w:delText>
        </w:r>
      </w:del>
      <m:oMath>
        <m:r>
          <m:t>f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can achieve a smaller risk.</w:delText>
        </w:r>
      </w:del>
    </w:p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Example 37 (Irreducible risk in the best-predictor exercise)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In</w:delText>
        </w:r>
      </w:del>
      <w:del w:id="33" w:author="PR Preview" w:date="2026-01-01T00:00:00Z">
        <w:r>
          <w:delText xml:space="preserve"> </w:delText>
        </w:r>
      </w:del>
      <w:hyperlink w:anchor="exr-best-predictor">
        <w:del w:id="3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5" w:author="PR Preview" w:date="2026-01-01T00:00:00Z">
        <w:r>
          <w:delText xml:space="preserve">,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so the irreducible risk is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4" w:author="PR Preview" w:date="2026-01-01T00:00:00Z">
        <w:r>
          <w:delText xml:space="preserve">.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19 (Residual risk (irreducible risk))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residual risk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(also called 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irreducible risk</w:t>
        </w:r>
      </w:ins>
      <w:ins w:id="54" w:author="PR Preview" w:date="2026-01-01T00:00:00Z">
        <w:r>
          <w:t xml:space="preserve">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the</w:t>
        </w:r>
      </w:ins>
      <w:ins w:id="57" w:author="PR Preview" w:date="2026-01-01T00:00:00Z">
        <w:r>
          <w:t xml:space="preserve"> </w:t>
        </w:r>
      </w:ins>
      <w:hyperlink w:anchor="def-squared-error-risk">
        <w:ins w:id="58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of the</w:t>
        </w:r>
      </w:ins>
      <w:ins w:id="61" w:author="PR Preview" w:date="2026-01-01T00:00:00Z">
        <w:r>
          <w:t xml:space="preserve"> </w:t>
        </w:r>
      </w:ins>
      <w:hyperlink w:anchor="def-cond-expectation-function">
        <w:ins w:id="62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63" w:author="PR Preview" w:date="2026-01-01T00:00:00Z">
        <w:r>
          <w:t xml:space="preserve"> </w:t>
        </w:r>
      </w:ins>
      <m:oMath>
        <m:r>
          <m:t>μ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</w:t>
        </w:r>
      </w:ins>
      <w:ins w:id="66" w:author="PR Preview" w:date="2026-01-01T00:00:00Z">
        <w:r>
          <w:t xml:space="preserve"> </w:t>
        </w:r>
      </w:ins>
      <w:hyperlink w:anchor="thm-risk-decomposition">
        <w:ins w:id="6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1"/>
    <w:bookmarkStart w:id="153" w:name="thm-irreducible-risk-cond-variance"/>
    <w:p>
      <w:pPr>
        <w:pStyle w:val="FirstParagraph"/>
      </w:pPr>
      <w:ins w:id="69" w:author="PR Preview" w:date="2026-01-01T00:00:00Z">
        <w:r>
          <w:rPr>
            <w:b/>
            <w:bCs/>
          </w:rPr>
          <w:t xml:space="preserve">Theorem 14 (The residual risk is the expected conditional variance)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Let</w:t>
        </w:r>
      </w:ins>
      <w:ins w:id="72" w:author="PR Preview" w:date="2026-01-01T00:00:00Z">
        <w:r>
          <w:t xml:space="preserve"> </w:t>
        </w:r>
      </w:ins>
      <m:oMath>
        <m:r>
          <m:t>X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</w:t>
        </w:r>
      </w:ins>
      <w:ins w:id="75" w:author="PR Preview" w:date="2026-01-01T00:00:00Z">
        <w:r>
          <w:t xml:space="preserve"> </w:t>
        </w:r>
      </w:ins>
      <m:oMath>
        <m:r>
          <m:t>Y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be as in</w:t>
        </w:r>
      </w:ins>
      <w:ins w:id="78" w:author="PR Preview" w:date="2026-01-01T00:00:00Z">
        <w:r>
          <w:t xml:space="preserve"> </w:t>
        </w:r>
      </w:ins>
      <w:hyperlink w:anchor="thm-best-predictor">
        <w:ins w:id="7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80" w:author="PR Preview" w:date="2026-01-01T00:00:00Z">
        <w:r>
          <w:t xml:space="preserve">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Then the</w:t>
        </w:r>
      </w:ins>
      <w:ins w:id="83" w:author="PR Preview" w:date="2026-01-01T00:00:00Z">
        <w:r>
          <w:t xml:space="preserve"> </w:t>
        </w:r>
      </w:ins>
      <w:hyperlink w:anchor="def-irreducible-risk">
        <w:ins w:id="84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 the</w:t>
        </w:r>
      </w:ins>
      <w:ins w:id="87" w:author="PR Preview" w:date="2026-01-01T00:00:00Z">
        <w:r>
          <w:t xml:space="preserve"> </w:t>
        </w:r>
      </w:ins>
      <w:hyperlink w:anchor="def-expectation">
        <w:ins w:id="88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of the</w:t>
        </w:r>
      </w:ins>
      <w:ins w:id="91" w:author="PR Preview" w:date="2026-01-01T00:00:00Z">
        <w:r>
          <w:t xml:space="preserve"> </w:t>
        </w:r>
      </w:ins>
      <w:hyperlink w:anchor="def-cond-variance">
        <w:ins w:id="92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of</w:t>
        </w:r>
      </w:ins>
      <w:ins w:id="95" w:author="PR Preview" w:date="2026-01-01T00:00:00Z">
        <w:r>
          <w:t xml:space="preserve"> </w:t>
        </w:r>
      </w:ins>
      <m:oMath>
        <m:r>
          <m:t>Y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given</w:t>
        </w:r>
      </w:ins>
      <w:ins w:id="98" w:author="PR Preview" w:date="2026-01-01T00:00:00Z">
        <w:r>
          <w:t xml:space="preserve"> </w:t>
        </w:r>
      </w:ins>
      <m:oMath>
        <m:r>
          <m:t>X</m:t>
        </m:r>
      </m:oMath>
      <w:ins w:id="99" w:author="PR Preview" w:date="2026-01-01T00:00:00Z">
        <w:r>
          <w:t xml:space="preserve">:</w:t>
        </w:r>
      </w:ins>
    </w:p>
    <w:p>
      <w:pPr>
        <w:pStyle w:val="BodyText"/>
      </w:pPr>
      <w:bookmarkStart w:id="152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p>
      <w:pPr>
        <w:pStyle w:val="FirstParagraph"/>
      </w:pPr>
      <w:ins w:id="100" w:author="PR Preview" w:date="2026-01-01T00:00:00Z">
        <w:r>
          <w:rPr>
            <w:i/>
            <w:iCs/>
          </w:rPr>
          <w:t xml:space="preserve">Proof</w:t>
        </w:r>
      </w:ins>
      <w:ins w:id="10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4" w:name="rem-irreducible-risk"/>
    <w:p>
      <w:pPr>
        <w:pStyle w:val="FirstParagraph"/>
      </w:pPr>
      <w:ins w:id="102" w:author="PR Preview" w:date="2026-01-01T00:00:00Z">
        <w:r>
          <w:rPr>
            <w:i/>
            <w:iCs/>
          </w:rPr>
          <w:t xml:space="preserve">Remark 7</w:t>
        </w:r>
      </w:ins>
      <w:ins w:id="103" w:author="PR Preview" w:date="2026-01-01T00:00:00Z">
        <w:r>
          <w:t xml:space="preserve"> (The residual risk does not depend on the prediction function).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hyperlink w:anchor="def-irreducible-risk">
        <w:ins w:id="106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depends only on the</w:t>
        </w:r>
      </w:ins>
      <w:ins w:id="109" w:author="PR Preview" w:date="2026-01-01T00:00:00Z">
        <w:r>
          <w:t xml:space="preserve"> </w:t>
        </w:r>
      </w:ins>
      <w:hyperlink r:id="rId133">
        <w:ins w:id="110" w:author="PR Preview" w:date="2026-01-01T00:00:00Z">
          <w:r>
            <w:rPr>
              <w:rStyle w:val="Hyperlink"/>
            </w:rPr>
            <w:t xml:space="preserve">joint distribution</w:t>
          </w:r>
        </w:ins>
      </w:hyperlink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of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and not on the prediction function</w:t>
        </w:r>
      </w:ins>
      <w:ins w:id="116" w:author="PR Preview" w:date="2026-01-01T00:00:00Z">
        <w:r>
          <w:t xml:space="preserve"> </w:t>
        </w:r>
      </w:ins>
      <m:oMath>
        <m:r>
          <m:t>f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so no choice of</w:t>
        </w:r>
      </w:ins>
      <w:ins w:id="120" w:author="PR Preview" w:date="2026-01-01T00:00:00Z">
        <w:r>
          <w:t xml:space="preserve"> </w:t>
        </w:r>
      </w:ins>
      <m:oMath>
        <m:r>
          <m:t>f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can achieve a smaller risk.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It is the minimum only among</w:t>
        </w:r>
      </w:ins>
      <w:ins w:id="125" w:author="PR Preview" w:date="2026-01-01T00:00:00Z">
        <w:r>
          <w:t xml:space="preserve"> </w:t>
        </w:r>
      </w:ins>
      <w:hyperlink w:anchor="def-prediction">
        <w:ins w:id="126" w:author="PR Preview" w:date="2026-01-01T00:00:00Z">
          <w:r>
            <w:rPr>
              <w:rStyle w:val="Hyperlink"/>
            </w:rPr>
            <w:t xml:space="preserve">prediction functions</w:t>
          </w:r>
        </w:ins>
      </w:hyperlink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 the given</w:t>
        </w:r>
      </w:ins>
      <w:ins w:id="129" w:author="PR Preview" w:date="2026-01-01T00:00:00Z">
        <w:r>
          <w:t xml:space="preserve"> </w:t>
        </w:r>
      </w:ins>
      <m:oMath>
        <m:r>
          <m:t>X</m:t>
        </m:r>
      </m:oMath>
      <w:ins w:id="130" w:author="PR Preview" w:date="2026-01-01T00:00:00Z">
        <w:r>
          <w:t xml:space="preserve">: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</w:t>
        </w:r>
      </w:ins>
      <w:ins w:id="133" w:author="PR Preview" w:date="2026-01-01T00:00:00Z">
        <w:r>
          <w:t xml:space="preserve"> </w:t>
        </w:r>
      </w:ins>
      <w:hyperlink w:anchor="def-outcome">
        <w:ins w:id="134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may also depend on variables that</w:t>
        </w:r>
      </w:ins>
      <w:ins w:id="137" w:author="PR Preview" w:date="2026-01-01T00:00:00Z">
        <w:r>
          <w:t xml:space="preserve"> </w:t>
        </w:r>
      </w:ins>
      <m:oMath>
        <m:r>
          <m:t>X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leaves out,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those variables are part of the unexplained variation</w:t>
        </w:r>
      </w:ins>
      <w:ins w:id="14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143" w:author="PR Preview" w:date="2026-01-01T00:00:00Z">
        <w:r>
          <w:t xml:space="preserve">.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Measuring one of them and adding it to the variables in</w:t>
        </w:r>
      </w:ins>
      <w:ins w:id="146" w:author="PR Preview" w:date="2026-01-01T00:00:00Z">
        <w:r>
          <w:t xml:space="preserve"> </w:t>
        </w:r>
      </w:ins>
      <m:oMath>
        <m:r>
          <m:t>X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can lower the residual risk,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as in</w:t>
        </w:r>
      </w:ins>
      <w:ins w:id="151" w:author="PR Preview" w:date="2026-01-01T00:00:00Z">
        <w:r>
          <w:t xml:space="preserve"> </w:t>
        </w:r>
      </w:ins>
      <w:hyperlink w:anchor="exm-irreducible-risk-added-predictor">
        <w:ins w:id="152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153" w:author="PR Preview" w:date="2026-01-01T00:00:00Z">
        <w:r>
          <w:t xml:space="preserve">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[15, Sec. 2.1.1], p. 18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makes the same point: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the error term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“may contain unmeasured variables that are useful in predicting [</w:t>
        </w:r>
      </w:ins>
      <m:oMath>
        <m:r>
          <m:t>Y</m:t>
        </m:r>
      </m:oMath>
      <w:ins w:id="162" w:author="PR Preview" w:date="2026-01-01T00:00:00Z">
        <w:r>
          <w:t xml:space="preserve">]”</w:t>
        </w:r>
      </w:ins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</w:p>
    <w:bookmarkEnd w:id="154"/>
    <w:bookmarkStart w:id="155" w:name="exm-irreducible-risk"/>
    <w:p>
      <w:pPr>
        <w:pStyle w:val="BodyText"/>
      </w:pPr>
      <w:ins w:id="165" w:author="PR Preview" w:date="2026-01-01T00:00:00Z">
        <w:r>
          <w:rPr>
            <w:b/>
            <w:bCs/>
          </w:rPr>
          <w:t xml:space="preserve">Example 37 (Residual risk in the best-predictor exercise)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In</w:t>
        </w:r>
      </w:ins>
      <w:ins w:id="168" w:author="PR Preview" w:date="2026-01-01T00:00:00Z">
        <w:r>
          <w:t xml:space="preserve"> </w:t>
        </w:r>
      </w:ins>
      <w:hyperlink w:anchor="exr-best-predictor">
        <w:ins w:id="16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0" w:author="PR Preview" w:date="2026-01-01T00:00:00Z">
        <w:r>
          <w:t xml:space="preserve">,</w:t>
        </w:r>
      </w:ins>
      <w:ins w:id="17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and</w:t>
        </w:r>
      </w:ins>
      <w:ins w:id="17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75" w:author="PR Preview" w:date="2026-01-01T00:00:00Z">
        <w:r>
          <w:t xml:space="preserve">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so the</w:t>
        </w:r>
      </w:ins>
      <w:ins w:id="178" w:author="PR Preview" w:date="2026-01-01T00:00:00Z">
        <w:r>
          <w:t xml:space="preserve"> </w:t>
        </w:r>
      </w:ins>
      <w:hyperlink w:anchor="def-irreducible-risk">
        <w:ins w:id="179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</w:t>
        </w:r>
      </w:ins>
      <w:ins w:id="18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83" w:author="PR Preview" w:date="2026-01-01T00:00:00Z">
        <w:r>
          <w:t xml:space="preserve">.</w:t>
        </w:r>
      </w:ins>
    </w:p>
    <w:bookmarkEnd w:id="155"/>
    <w:bookmarkStart w:id="156" w:name="exm-irreducible-risk-added-predictor"/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Example 38 (Adding a predictor lowers the residual risk)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Let</w:t>
        </w:r>
      </w:ins>
      <w:ins w:id="18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</w:t>
        </w:r>
      </w:ins>
      <w:ins w:id="192" w:author="PR Preview" w:date="2026-01-01T00:00:00Z">
        <w:r>
          <w:t xml:space="preserve"> </w:t>
        </w:r>
      </w:ins>
      <m:oMath>
        <m:r>
          <m:t>ε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be</w:t>
        </w:r>
      </w:ins>
      <w:ins w:id="195" w:author="PR Preview" w:date="2026-01-01T00:00:00Z">
        <w:r>
          <w:t xml:space="preserve"> </w:t>
        </w:r>
      </w:ins>
      <w:hyperlink r:id="rId134">
        <w:ins w:id="196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197" w:author="PR Preview" w:date="2026-01-01T00:00:00Z">
        <w:r>
          <w:t xml:space="preserve">, with</w:t>
        </w:r>
      </w:ins>
      <w:ins w:id="19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02" w:author="PR Preview" w:date="2026-01-01T00:00:00Z">
        <w:r>
          <w:t xml:space="preserve">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let</w:t>
        </w:r>
      </w:ins>
      <w:ins w:id="20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ins w:id="206" w:author="PR Preview" w:date="2026-01-01T00:00:00Z">
        <w:r>
          <w:t xml:space="preserve">.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</w:t>
        </w:r>
      </w:ins>
      <w:ins w:id="209" w:author="PR Preview" w:date="2026-01-01T00:00:00Z">
        <w:r>
          <w:t xml:space="preserve"> </w:t>
        </w:r>
      </w:ins>
      <w:hyperlink w:anchor="def-prediction">
        <w:ins w:id="21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from</w:t>
        </w:r>
      </w:ins>
      <w:ins w:id="21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alone has</w:t>
        </w:r>
      </w:ins>
      <w:ins w:id="216" w:author="PR Preview" w:date="2026-01-01T00:00:00Z">
        <w:r>
          <w:t xml:space="preserve"> </w:t>
        </w:r>
      </w:ins>
      <w:hyperlink w:anchor="def-cond-variance">
        <w:ins w:id="217" w:author="PR Preview" w:date="2026-01-01T00:00:00Z">
          <w:r>
            <w:rPr>
              <w:rStyle w:val="Hyperlink"/>
            </w:rPr>
            <w:t xml:space="preserve">conditional variance</w:t>
          </w:r>
        </w:ins>
      </w:hyperlink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so the</w:t>
        </w:r>
      </w:ins>
      <w:ins w:id="222" w:author="PR Preview" w:date="2026-01-01T00:00:00Z">
        <w:r>
          <w:t xml:space="preserve"> </w:t>
        </w:r>
      </w:ins>
      <w:hyperlink w:anchor="def-irreducible-risk">
        <w:ins w:id="223" w:author="PR Preview" w:date="2026-01-01T00:00:00Z">
          <w:r>
            <w:rPr>
              <w:rStyle w:val="Hyperlink"/>
            </w:rPr>
            <w:t xml:space="preserve">residual risk</w:t>
          </w:r>
        </w:ins>
      </w:hyperlink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</w:t>
        </w:r>
      </w:ins>
      <w:ins w:id="226" w:author="PR Preview" w:date="2026-01-01T00:00:00Z">
        <w:r>
          <w:t xml:space="preserve"> </w:t>
        </w:r>
      </w:ins>
      <m:oMath>
        <m:r>
          <m:t>2</m:t>
        </m:r>
      </m:oMath>
      <w:ins w:id="227" w:author="PR Preview" w:date="2026-01-01T00:00:00Z">
        <w:r>
          <w:t xml:space="preserve">.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 prediction from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has conditional variance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so the residual risk is</w:t>
        </w:r>
      </w:ins>
      <w:ins w:id="237" w:author="PR Preview" w:date="2026-01-01T00:00:00Z">
        <w:r>
          <w:t xml:space="preserve"> </w:t>
        </w:r>
      </w:ins>
      <m:oMath>
        <m:r>
          <m:t>1</m:t>
        </m:r>
      </m:oMath>
      <w:ins w:id="238" w:author="PR Preview" w:date="2026-01-01T00:00:00Z">
        <w:r>
          <w:t xml:space="preserve">.</w:t>
        </w:r>
      </w:ins>
    </w:p>
    <w:bookmarkEnd w:id="156"/>
    <w:bookmarkStart w:id="157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7"/>
    <w:bookmarkStart w:id="158" w:name="rem-reducible-risk"/>
    <w:p>
      <w:pPr>
        <w:pStyle w:val="BodyText"/>
      </w:pPr>
      <w:del w:id="239" w:author="PR Preview" w:date="2026-01-01T00:00:00Z">
        <w:r>
          <w:rPr>
            <w:i/>
            <w:iCs/>
          </w:rPr>
          <w:delText xml:space="preserve">Remark 8</w:delText>
        </w:r>
      </w:del>
      <w:del w:id="240" w:author="PR Preview" w:date="2026-01-01T00:00:00Z">
        <w:r>
          <w:delText xml:space="preserve"> (When the reducible risk is zero). </w:delText>
        </w:r>
      </w:del>
      <w:del w:id="241" w:author="PR Preview" w:date="2026-01-01T00:00:00Z">
        <w:r>
          <w:delText xml:space="preserve">The reducible risk is zero if and only if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43" w:author="PR Preview" w:date="2026-01-01T00:00:00Z">
        <w:r>
          <w:delText xml:space="preserve">.</w:delText>
        </w:r>
      </w:del>
    </w:p>
    <w:p>
      <w:pPr>
        <w:pStyle w:val="BodyText"/>
      </w:pPr>
      <w:del w:id="244" w:author="PR Preview" w:date="2026-01-01T00:00:00Z">
        <w:r>
          <w:rPr>
            <w:b/>
            <w:bCs/>
          </w:rPr>
          <w:delText xml:space="preserve">Example 38 (Reducible risk in the best-predictor exercise)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In</w:delText>
        </w:r>
      </w:del>
      <w:del w:id="247" w:author="PR Preview" w:date="2026-01-01T00:00:00Z">
        <w:r>
          <w:delText xml:space="preserve"> </w:delText>
        </w:r>
      </w:del>
      <w:hyperlink w:anchor="exr-best-predictor">
        <w:del w:id="24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49" w:author="PR Preview" w:date="2026-01-01T00:00:00Z">
        <w:r>
          <w:delText xml:space="preserve">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the constant prediction</w:delText>
        </w:r>
      </w:del>
      <w:del w:id="25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has reducible risk</w:delText>
        </w:r>
      </w:del>
      <w:del w:id="255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256" w:author="PR Preview" w:date="2026-01-01T00:00:00Z">
        <w:r>
          <w:delText xml:space="preserve">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the prediction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has reducible risk</w:delText>
        </w:r>
      </w:del>
      <w:del w:id="26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263" w:author="PR Preview" w:date="2026-01-01T00:00:00Z">
        <w:r>
          <w:delText xml:space="preserve">.</w:delText>
        </w:r>
      </w:del>
    </w:p>
    <w:p>
      <w:pPr>
        <w:pStyle w:val="BodyText"/>
      </w:pPr>
      <w:ins w:id="264" w:author="PR Preview" w:date="2026-01-01T00:00:00Z">
        <w:r>
          <w:rPr>
            <w:i/>
            <w:iCs/>
          </w:rPr>
          <w:t xml:space="preserve">Remark 8</w:t>
        </w:r>
      </w:ins>
      <w:ins w:id="265" w:author="PR Preview" w:date="2026-01-01T00:00:00Z">
        <w:r>
          <w:t xml:space="preserve"> (When the reducible risk is zero). </w:t>
        </w:r>
      </w:ins>
      <w:ins w:id="266" w:author="PR Preview" w:date="2026-01-01T00:00:00Z">
        <w:r>
          <w:t xml:space="preserve">The</w:t>
        </w:r>
      </w:ins>
      <w:ins w:id="267" w:author="PR Preview" w:date="2026-01-01T00:00:00Z">
        <w:r>
          <w:t xml:space="preserve"> </w:t>
        </w:r>
      </w:ins>
      <w:hyperlink w:anchor="def-reducible-risk">
        <w:ins w:id="268" w:author="PR Preview" w:date="2026-01-01T00:00:00Z">
          <w:r>
            <w:rPr>
              <w:rStyle w:val="Hyperlink"/>
            </w:rPr>
            <w:t xml:space="preserve">reducible risk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is zero if and only if the</w:t>
        </w:r>
      </w:ins>
      <w:ins w:id="271" w:author="PR Preview" w:date="2026-01-01T00:00:00Z">
        <w:r>
          <w:t xml:space="preserve"> </w:t>
        </w:r>
      </w:ins>
      <w:hyperlink w:anchor="def-prediction">
        <w:ins w:id="272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273" w:author="PR Preview" w:date="2026-01-01T00:00:00Z">
        <w:r>
          <w:t xml:space="preserve"> </w:t>
        </w:r>
      </w:ins>
      <m:oMath>
        <m:r>
          <m:t>f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equals the</w:t>
        </w:r>
      </w:ins>
      <w:ins w:id="276" w:author="PR Preview" w:date="2026-01-01T00:00:00Z">
        <w:r>
          <w:t xml:space="preserve"> </w:t>
        </w:r>
      </w:ins>
      <w:hyperlink w:anchor="def-cond-expectation-function">
        <w:ins w:id="277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with</w:t>
        </w:r>
      </w:ins>
      <w:ins w:id="280" w:author="PR Preview" w:date="2026-01-01T00:00:00Z">
        <w:r>
          <w:t xml:space="preserve"> </w:t>
        </w:r>
      </w:ins>
      <w:hyperlink r:id="rId21">
        <w:ins w:id="281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1.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8"/>
    <w:bookmarkStart w:id="159" w:name="exm-reducible-risk"/>
    <w:p>
      <w:pPr>
        <w:pStyle w:val="FirstParagraph"/>
      </w:pPr>
      <w:ins w:id="284" w:author="PR Preview" w:date="2026-01-01T00:00:00Z">
        <w:r>
          <w:rPr>
            <w:b/>
            <w:bCs/>
          </w:rPr>
          <w:t xml:space="preserve">Example 39 (Reducible risk in the best-predictor exercise)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In</w:t>
        </w:r>
      </w:ins>
      <w:ins w:id="287" w:author="PR Preview" w:date="2026-01-01T00:00:00Z">
        <w:r>
          <w:t xml:space="preserve"> </w:t>
        </w:r>
      </w:ins>
      <w:hyperlink w:anchor="exr-best-predictor">
        <w:ins w:id="28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 constant prediction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has reducible risk</w:t>
        </w:r>
      </w:ins>
      <w:ins w:id="29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and the prediction</w:t>
        </w:r>
      </w:ins>
      <w:ins w:id="29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has reducible risk</w:t>
        </w:r>
      </w:ins>
      <w:ins w:id="30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303" w:author="PR Preview" w:date="2026-01-01T00:00:00Z">
        <w:r>
          <w:t xml:space="preserve">.</w:t>
        </w:r>
      </w:ins>
    </w:p>
    <w:bookmarkEnd w:id="15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304" w:author="PR Preview" w:date="2026-01-01T00:00:00Z">
        <w:r>
          <w:delText xml:space="preserve">shows that the total squared-error risk is the sum of the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irreducible risk (</w:delText>
        </w:r>
      </w:del>
      <w:hyperlink w:anchor="def-irreducible-risk">
        <w:del w:id="3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308" w:author="PR Preview" w:date="2026-01-01T00:00:00Z">
        <w:r>
          <w:delText xml:space="preserve">)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and the reducible risk (</w:delText>
        </w:r>
      </w:del>
      <w:hyperlink w:anchor="def-reducible-risk">
        <w:del w:id="31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312" w:author="PR Preview" w:date="2026-01-01T00:00:00Z">
        <w:r>
          <w:delText xml:space="preserve">).</w:delText>
        </w:r>
      </w:del>
    </w:p>
    <w:p>
      <w:pPr>
        <w:pStyle w:val="FirstParagraph"/>
      </w:pPr>
      <w:ins w:id="313" w:author="PR Preview" w:date="2026-01-01T00:00:00Z">
        <w:r>
          <w:t xml:space="preserve">shows that the total squared-error risk is the sum of 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residual risk (</w:t>
        </w:r>
      </w:ins>
      <w:hyperlink w:anchor="def-irreducible-risk">
        <w:ins w:id="316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317" w:author="PR Preview" w:date="2026-01-01T00:00:00Z">
        <w:r>
          <w:t xml:space="preserve">)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 the reducible risk (</w:t>
        </w:r>
      </w:ins>
      <w:hyperlink w:anchor="def-reducible-risk">
        <w:ins w:id="32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21" w:author="PR Preview" w:date="2026-01-01T00:00:00Z">
        <w:r>
          <w:t xml:space="preserve">).</w:t>
        </w:r>
      </w:ins>
    </w:p>
    <w:bookmarkStart w:id="162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1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3" w:name="exm-best-predictor-argmin"/>
    <w:p>
      <w:pPr>
        <w:pStyle w:val="BodyText"/>
      </w:pPr>
      <w:del w:id="322" w:author="PR Preview" w:date="2026-01-01T00:00:00Z">
        <w:r>
          <w:rPr>
            <w:b/>
            <w:bCs/>
          </w:rPr>
          <w:delText xml:space="preserve">Example 39 (The minimizer in the best-predictor exercise)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In</w:delText>
        </w:r>
      </w:del>
      <w:del w:id="325" w:author="PR Preview" w:date="2026-01-01T00:00:00Z">
        <w:r>
          <w:delText xml:space="preserve"> </w:delText>
        </w:r>
      </w:del>
      <w:hyperlink w:anchor="exr-best-predictor">
        <w:del w:id="32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27" w:author="PR Preview" w:date="2026-01-01T00:00:00Z">
        <w:r>
          <w:delText xml:space="preserve">, the</w:delText>
        </w:r>
      </w:del>
      <w:del w:id="328" w:author="PR Preview" w:date="2026-01-01T00:00:00Z">
        <w:r>
          <w:delText xml:space="preserve"> </w:delText>
        </w:r>
      </w:del>
      <w:hyperlink w:anchor="def-cond-expectation-function">
        <w:del w:id="329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33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has</w:delText>
        </w:r>
      </w:del>
      <w:del w:id="333" w:author="PR Preview" w:date="2026-01-01T00:00:00Z">
        <w:r>
          <w:delText xml:space="preserve"> </w:delText>
        </w:r>
      </w:del>
      <w:hyperlink w:anchor="def-risk">
        <w:del w:id="334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335" w:author="PR Preview" w:date="2026-01-01T00:00:00Z">
        <w:r>
          <w:delText xml:space="preserve"> </w:delText>
        </w:r>
      </w:del>
      <m:oMath>
        <m:r>
          <m:t>1</m:t>
        </m:r>
      </m:oMath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The constant prediction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has risk</w:delText>
        </w:r>
      </w:del>
      <w:del w:id="342" w:author="PR Preview" w:date="2026-01-01T00:00:00Z">
        <w:r>
          <w:delText xml:space="preserve"> </w:delText>
        </w:r>
      </w:del>
      <m:oMath>
        <m:r>
          <m:t>5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</w:delText>
        </w:r>
      </w:del>
      <w:del w:id="34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has risk</w:delText>
        </w:r>
      </w:del>
      <w:del w:id="348" w:author="PR Preview" w:date="2026-01-01T00:00:00Z">
        <w:r>
          <w:delText xml:space="preserve"> </w:delText>
        </w:r>
      </w:del>
      <m:oMath>
        <m:r>
          <m:t>2</m:t>
        </m:r>
      </m:oMath>
      <w:del w:id="349" w:author="PR Preview" w:date="2026-01-01T00:00:00Z">
        <w:r>
          <w:delText xml:space="preserve">, both larger than</w:delText>
        </w:r>
      </w:del>
      <w:del w:id="350" w:author="PR Preview" w:date="2026-01-01T00:00:00Z">
        <w:r>
          <w:delText xml:space="preserve"> </w:delText>
        </w:r>
      </w:del>
      <m:oMath>
        <m:r>
          <m:t>1</m:t>
        </m:r>
      </m:oMath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So</w:delText>
        </w:r>
      </w:del>
      <w:del w:id="35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is the</w:delText>
        </w:r>
      </w:del>
      <w:del w:id="357" w:author="PR Preview" w:date="2026-01-01T00:00:00Z">
        <w:r>
          <w:delText xml:space="preserve"> </w:delText>
        </w:r>
      </w:del>
      <w:hyperlink r:id="rId160">
        <w:del w:id="358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among the three.</w:delText>
        </w:r>
      </w:del>
    </w:p>
    <w:p>
      <w:pPr>
        <w:pStyle w:val="BodyText"/>
      </w:pPr>
      <w:ins w:id="361" w:author="PR Preview" w:date="2026-01-01T00:00:00Z">
        <w:r>
          <w:rPr>
            <w:b/>
            <w:bCs/>
          </w:rPr>
          <w:t xml:space="preserve">Example 40 (The minimizer in the best-predictor exercise)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In</w:t>
        </w:r>
      </w:ins>
      <w:ins w:id="364" w:author="PR Preview" w:date="2026-01-01T00:00:00Z">
        <w:r>
          <w:t xml:space="preserve"> </w:t>
        </w:r>
      </w:ins>
      <w:hyperlink w:anchor="exr-best-predictor">
        <w:ins w:id="36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66" w:author="PR Preview" w:date="2026-01-01T00:00:00Z">
        <w:r>
          <w:t xml:space="preserve">, the</w:t>
        </w:r>
      </w:ins>
      <w:ins w:id="367" w:author="PR Preview" w:date="2026-01-01T00:00:00Z">
        <w:r>
          <w:t xml:space="preserve"> </w:t>
        </w:r>
      </w:ins>
      <w:hyperlink w:anchor="def-cond-expectation-function">
        <w:ins w:id="368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36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has</w:t>
        </w:r>
      </w:ins>
      <w:ins w:id="372" w:author="PR Preview" w:date="2026-01-01T00:00:00Z">
        <w:r>
          <w:t xml:space="preserve"> </w:t>
        </w:r>
      </w:ins>
      <w:hyperlink w:anchor="def-risk">
        <w:ins w:id="373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74" w:author="PR Preview" w:date="2026-01-01T00:00:00Z">
        <w:r>
          <w:t xml:space="preserve"> </w:t>
        </w:r>
      </w:ins>
      <m:oMath>
        <m:r>
          <m:t>1</m:t>
        </m:r>
      </m:oMath>
      <w:ins w:id="375" w:author="PR Preview" w:date="2026-01-01T00:00:00Z">
        <w:r>
          <w:t xml:space="preserve">.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The constant prediction</w:t>
        </w:r>
      </w:ins>
      <w:ins w:id="37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has risk</w:t>
        </w:r>
      </w:ins>
      <w:ins w:id="381" w:author="PR Preview" w:date="2026-01-01T00:00:00Z">
        <w:r>
          <w:t xml:space="preserve"> </w:t>
        </w:r>
      </w:ins>
      <m:oMath>
        <m:r>
          <m:t>5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has risk</w:t>
        </w:r>
      </w:ins>
      <w:ins w:id="387" w:author="PR Preview" w:date="2026-01-01T00:00:00Z">
        <w:r>
          <w:t xml:space="preserve"> </w:t>
        </w:r>
      </w:ins>
      <m:oMath>
        <m:r>
          <m:t>2</m:t>
        </m:r>
      </m:oMath>
      <w:ins w:id="388" w:author="PR Preview" w:date="2026-01-01T00:00:00Z">
        <w:r>
          <w:t xml:space="preserve">, both larger than</w:t>
        </w:r>
      </w:ins>
      <w:ins w:id="389" w:author="PR Preview" w:date="2026-01-01T00:00:00Z">
        <w:r>
          <w:t xml:space="preserve"> </w:t>
        </w:r>
      </w:ins>
      <m:oMath>
        <m:r>
          <m:t>1</m:t>
        </m:r>
      </m:oMath>
      <w:ins w:id="390" w:author="PR Preview" w:date="2026-01-01T00:00:00Z">
        <w:r>
          <w:t xml:space="preserve">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So</w:t>
        </w:r>
      </w:ins>
      <w:ins w:id="39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is the</w:t>
        </w:r>
      </w:ins>
      <w:ins w:id="396" w:author="PR Preview" w:date="2026-01-01T00:00:00Z">
        <w:r>
          <w:t xml:space="preserve"> </w:t>
        </w:r>
      </w:ins>
      <w:hyperlink r:id="rId160">
        <w:ins w:id="397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among the three.</w:t>
        </w:r>
      </w:ins>
    </w:p>
    <w:bookmarkEnd w:id="163"/>
    <w:bookmarkStart w:id="164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0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5" w:name="exm-best-predictor-unique"/>
    <w:p>
      <w:pPr>
        <w:pStyle w:val="BodyText"/>
      </w:pPr>
      <w:del w:id="400" w:author="PR Preview" w:date="2026-01-01T00:00:00Z">
        <w:r>
          <w:rPr>
            <w:b/>
            <w:bCs/>
          </w:rPr>
          <w:delText xml:space="preserve">Example 40 (Uniqueness in the best-predictor exercise)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In</w:delText>
        </w:r>
      </w:del>
      <w:del w:id="403" w:author="PR Preview" w:date="2026-01-01T00:00:00Z">
        <w:r>
          <w:delText xml:space="preserve"> </w:delText>
        </w:r>
      </w:del>
      <w:hyperlink w:anchor="exr-best-predictor">
        <w:del w:id="40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405" w:author="PR Preview" w:date="2026-01-01T00:00:00Z">
        <w:r>
          <w:delText xml:space="preserve">,</w:delText>
        </w:r>
      </w:del>
      <w:del w:id="40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differs from</w:delText>
        </w:r>
      </w:del>
      <w:del w:id="40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when</w:delText>
        </w:r>
      </w:del>
      <w:del w:id="41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413" w:author="PR Preview" w:date="2026-01-01T00:00:00Z">
        <w:r>
          <w:delText xml:space="preserve">, which has probability</w:delText>
        </w:r>
      </w:del>
      <w:del w:id="414" w:author="PR Preview" w:date="2026-01-01T00:00:00Z">
        <w:r>
          <w:delText xml:space="preserve"> </w:delText>
        </w:r>
      </w:del>
      <m:oMath>
        <m:r>
          <m:t>0.5</m:t>
        </m:r>
      </m:oMath>
      <w:del w:id="415" w:author="PR Preview" w:date="2026-01-01T00:00:00Z">
        <w:r>
          <w:delText xml:space="preserve">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So</w:delText>
        </w:r>
      </w:del>
      <w:del w:id="41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not a</w:delText>
        </w:r>
      </w:del>
      <w:del w:id="421" w:author="PR Preview" w:date="2026-01-01T00:00:00Z">
        <w:r>
          <w:delText xml:space="preserve"> </w:delText>
        </w:r>
      </w:del>
      <w:hyperlink r:id="rId160">
        <w:del w:id="422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423" w:author="PR Preview" w:date="2026-01-01T00:00:00Z">
        <w:r>
          <w:delText xml:space="preserve">, which matches its</w:delText>
        </w:r>
      </w:del>
      <w:del w:id="424" w:author="PR Preview" w:date="2026-01-01T00:00:00Z">
        <w:r>
          <w:delText xml:space="preserve"> </w:delText>
        </w:r>
      </w:del>
      <w:hyperlink w:anchor="def-risk">
        <w:del w:id="425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426" w:author="PR Preview" w:date="2026-01-01T00:00:00Z">
        <w:r>
          <w:delText xml:space="preserve"> </w:delText>
        </w:r>
      </w:del>
      <m:oMath>
        <m:r>
          <m:t>2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being larger than</w:delText>
        </w:r>
      </w:del>
      <w:del w:id="429" w:author="PR Preview" w:date="2026-01-01T00:00:00Z">
        <w:r>
          <w:delText xml:space="preserve"> </w:delText>
        </w:r>
      </w:del>
      <m:oMath>
        <m:r>
          <m:t>1</m:t>
        </m:r>
      </m:oMath>
      <w:del w:id="430" w:author="PR Preview" w:date="2026-01-01T00:00:00Z">
        <w:r>
          <w:delText xml:space="preserve">.</w:delText>
        </w:r>
      </w:del>
    </w:p>
    <w:p>
      <w:pPr>
        <w:pStyle w:val="BodyText"/>
      </w:pPr>
      <w:ins w:id="431" w:author="PR Preview" w:date="2026-01-01T00:00:00Z">
        <w:r>
          <w:rPr>
            <w:b/>
            <w:bCs/>
          </w:rPr>
          <w:t xml:space="preserve">Example 41 (Uniqueness in the best-predictor exercise)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In</w:t>
        </w:r>
      </w:ins>
      <w:ins w:id="434" w:author="PR Preview" w:date="2026-01-01T00:00:00Z">
        <w:r>
          <w:t xml:space="preserve"> </w:t>
        </w:r>
      </w:ins>
      <w:hyperlink w:anchor="exr-best-predictor">
        <w:ins w:id="43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differs from</w:t>
        </w:r>
      </w:ins>
      <w:ins w:id="44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when</w:t>
        </w:r>
      </w:ins>
      <w:ins w:id="4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444" w:author="PR Preview" w:date="2026-01-01T00:00:00Z">
        <w:r>
          <w:t xml:space="preserve">, which has probability</w:t>
        </w:r>
      </w:ins>
      <w:ins w:id="445" w:author="PR Preview" w:date="2026-01-01T00:00:00Z">
        <w:r>
          <w:t xml:space="preserve"> </w:t>
        </w:r>
      </w:ins>
      <m:oMath>
        <m:r>
          <m:t>0.5</m:t>
        </m:r>
      </m:oMath>
      <w:ins w:id="446" w:author="PR Preview" w:date="2026-01-01T00:00:00Z">
        <w:r>
          <w:t xml:space="preserve">.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So</w:t>
        </w:r>
      </w:ins>
      <w:ins w:id="44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 not a</w:t>
        </w:r>
      </w:ins>
      <w:ins w:id="452" w:author="PR Preview" w:date="2026-01-01T00:00:00Z">
        <w:r>
          <w:t xml:space="preserve"> </w:t>
        </w:r>
      </w:ins>
      <w:hyperlink r:id="rId160">
        <w:ins w:id="453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454" w:author="PR Preview" w:date="2026-01-01T00:00:00Z">
        <w:r>
          <w:t xml:space="preserve">, which matches its</w:t>
        </w:r>
      </w:ins>
      <w:ins w:id="455" w:author="PR Preview" w:date="2026-01-01T00:00:00Z">
        <w:r>
          <w:t xml:space="preserve"> </w:t>
        </w:r>
      </w:ins>
      <w:hyperlink w:anchor="def-risk">
        <w:ins w:id="456" w:author="PR Preview" w:date="2026-01-01T00:00:00Z">
          <w:r>
            <w:rPr>
              <w:rStyle w:val="Hyperlink"/>
            </w:rPr>
            <w:t xml:space="preserve">risk</w:t>
          </w:r>
        </w:ins>
      </w:hyperlink>
      <w:ins w:id="457" w:author="PR Preview" w:date="2026-01-01T00:00:00Z">
        <w:r>
          <w:t xml:space="preserve"> </w:t>
        </w:r>
      </w:ins>
      <m:oMath>
        <m:r>
          <m:t>2</m:t>
        </m:r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being larger than</w:t>
        </w:r>
      </w:ins>
      <w:ins w:id="460" w:author="PR Preview" w:date="2026-01-01T00:00:00Z">
        <w:r>
          <w:t xml:space="preserve"> </w:t>
        </w:r>
      </w:ins>
      <m:oMath>
        <m:r>
          <m:t>1</m:t>
        </m:r>
      </m:oMath>
      <w:ins w:id="461" w:author="PR Preview" w:date="2026-01-01T00:00:00Z">
        <w:r>
          <w:t xml:space="preserve">.</w:t>
        </w:r>
      </w:ins>
    </w:p>
    <w:bookmarkEnd w:id="165"/>
    <w:bookmarkEnd w:id="166"/>
    <w:bookmarkStart w:id="204" w:name="sec-entropy"/>
    <w:p>
      <w:pPr>
        <w:pStyle w:val="Heading2"/>
      </w:pPr>
      <w:r>
        <w:t xml:space="preserve">4 Entropy and cross-entropy</w:t>
      </w:r>
    </w:p>
    <w:bookmarkStart w:id="167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62" w:author="PR Preview" w:date="2026-01-01T00:00:00Z">
        <w:r>
          <w:delText xml:space="preserve">The surprisal is also called the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b/>
            <w:bCs/>
          </w:rPr>
          <w:delText xml:space="preserve">self-information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[15, p. 73]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or the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rPr>
            <w:b/>
            <w:bCs/>
          </w:rPr>
          <w:delText xml:space="preserve">information content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[16, p. 49]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of</w:delText>
        </w:r>
      </w:del>
      <w:del w:id="475" w:author="PR Preview" w:date="2026-01-01T00:00:00Z">
        <w:r>
          <w:delText xml:space="preserve"> </w:delText>
        </w:r>
      </w:del>
      <m:oMath>
        <m:r>
          <m:t>x</m:t>
        </m:r>
      </m:oMath>
      <w:del w:id="476" w:author="PR Preview" w:date="2026-01-01T00:00:00Z">
        <w:r>
          <w:delText xml:space="preserve">.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With the natural logarithm, the surprisal is measured in nats, and with base 2 in bits.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Evaluating</w:delText>
        </w:r>
      </w:del>
      <w:del w:id="481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at the</w:delText>
        </w:r>
      </w:del>
      <w:del w:id="484" w:author="PR Preview" w:date="2026-01-01T00:00:00Z">
        <w:r>
          <w:delText xml:space="preserve"> </w:delText>
        </w:r>
      </w:del>
      <w:hyperlink r:id="rId13">
        <w:del w:id="485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486" w:author="PR Preview" w:date="2026-01-01T00:00:00Z">
        <w:r>
          <w:delText xml:space="preserve"> </w:delText>
        </w:r>
      </w:del>
      <m:oMath>
        <m:r>
          <m:t>X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itself gives the random variable</w:delText>
        </w:r>
      </w:del>
      <w:del w:id="489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90" w:author="PR Preview" w:date="2026-01-01T00:00:00Z">
        <w:r>
          <w:delText xml:space="preserve">, which equals</w:delText>
        </w:r>
      </w:del>
      <w:del w:id="491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when</w:delText>
        </w:r>
      </w:del>
      <w:del w:id="49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495" w:author="PR Preview" w:date="2026-01-01T00:00:00Z">
        <w:r>
          <w:delText xml:space="preserve">.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 notation leaves the</w:delText>
        </w:r>
      </w:del>
      <w:del w:id="498" w:author="PR Preview" w:date="2026-01-01T00:00:00Z">
        <w:r>
          <w:delText xml:space="preserve"> </w:delText>
        </w:r>
      </w:del>
      <w:hyperlink r:id="rId10">
        <w:del w:id="499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of</w:delText>
        </w:r>
      </w:del>
      <w:del w:id="502" w:author="PR Preview" w:date="2026-01-01T00:00:00Z">
        <w:r>
          <w:delText xml:space="preserve"> </w:delText>
        </w:r>
      </w:del>
      <m:oMath>
        <m:r>
          <m:t>X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implicit.</w:delText>
        </w:r>
      </w:del>
    </w:p>
    <w:p>
      <w:pPr>
        <w:pStyle w:val="BodyText"/>
      </w:pPr>
      <w:del w:id="505" w:author="PR Preview" w:date="2026-01-01T00:00:00Z">
        <w:r>
          <w:rPr>
            <w:b/>
            <w:bCs/>
          </w:rPr>
          <w:delText xml:space="preserve">Example 41 (Surprisal of the values of a biased coin flip)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Let</w:delText>
        </w:r>
      </w:del>
      <w:del w:id="508" w:author="PR Preview" w:date="2026-01-01T00:00:00Z">
        <w:r>
          <w:delText xml:space="preserve"> </w:delText>
        </w:r>
      </w:del>
      <m:oMath>
        <m:r>
          <m:t>X</m:t>
        </m:r>
      </m:oMath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be</w:delText>
        </w:r>
      </w:del>
      <w:del w:id="511" w:author="PR Preview" w:date="2026-01-01T00:00:00Z">
        <w:r>
          <w:delText xml:space="preserve"> </w:delText>
        </w:r>
      </w:del>
      <m:oMath>
        <m:r>
          <m:t>1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if one flip of a coin lands heads and</w:delText>
        </w:r>
      </w:del>
      <w:del w:id="514" w:author="PR Preview" w:date="2026-01-01T00:00:00Z">
        <w:r>
          <w:delText xml:space="preserve"> </w:delText>
        </w:r>
      </w:del>
      <m:oMath>
        <m:r>
          <m:t>0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if it lands tails, with</w:delText>
        </w:r>
      </w:del>
      <w:del w:id="51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and</w:delText>
        </w:r>
      </w:del>
      <w:del w:id="52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del w:id="521" w:author="PR Preview" w:date="2026-01-01T00:00:00Z">
        <w:r>
          <w:delText xml:space="preserve">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Using logarithms to base 2, so that</w:delText>
        </w:r>
      </w:del>
      <w:del w:id="524" w:author="PR Preview" w:date="2026-01-01T00:00:00Z">
        <w:r>
          <w:delText xml:space="preserve"> </w:delText>
        </w:r>
      </w:del>
      <w:hyperlink w:anchor="def-surprisal">
        <w:del w:id="525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 measured in bits, the surprisal of the value</w:delText>
        </w:r>
      </w:del>
      <w:del w:id="528" w:author="PR Preview" w:date="2026-01-01T00:00:00Z">
        <w:r>
          <w:delText xml:space="preserve"> </w:delText>
        </w:r>
      </w:del>
      <m:oMath>
        <m:r>
          <m:t>1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(heads) is</w:delText>
        </w:r>
      </w:del>
      <w:del w:id="531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bits,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and the surprisal of the value</w:delText>
        </w:r>
      </w:del>
      <w:del w:id="536" w:author="PR Preview" w:date="2026-01-01T00:00:00Z">
        <w:r>
          <w:delText xml:space="preserve"> </w:delText>
        </w:r>
      </w:del>
      <m:oMath>
        <m:r>
          <m:t>0</m:t>
        </m:r>
      </m:oMath>
      <w:del w:id="537" w:author="PR Preview" w:date="2026-01-01T00:00:00Z">
        <w:r>
          <w:delText xml:space="preserve"> </w:delText>
        </w:r>
      </w:del>
      <w:del w:id="538" w:author="PR Preview" w:date="2026-01-01T00:00:00Z">
        <w:r>
          <w:delText xml:space="preserve">(tails) is</w:delText>
        </w:r>
      </w:del>
      <w:del w:id="539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bits.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For a fair coin, each value of</w:delText>
        </w:r>
      </w:del>
      <w:del w:id="544" w:author="PR Preview" w:date="2026-01-01T00:00:00Z">
        <w:r>
          <w:delText xml:space="preserve"> </w:delText>
        </w:r>
      </w:del>
      <m:oMath>
        <m:r>
          <m:t>X</m:t>
        </m:r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has surprisal</w:delText>
        </w:r>
      </w:del>
      <w:del w:id="5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bit.</w:delText>
        </w:r>
      </w:del>
    </w:p>
    <w:p>
      <w:pPr>
        <w:pStyle w:val="FirstParagraph"/>
      </w:pPr>
      <w:ins w:id="550" w:author="PR Preview" w:date="2026-01-01T00:00:00Z">
        <w:r>
          <w:t xml:space="preserve">The surprisal is also called the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rPr>
            <w:b/>
            <w:bCs/>
          </w:rPr>
          <w:t xml:space="preserve">self-information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[16, p. 73]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or the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rPr>
            <w:b/>
            <w:bCs/>
          </w:rPr>
          <w:t xml:space="preserve">information content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[17, p. 49]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of</w:t>
        </w:r>
      </w:ins>
      <w:ins w:id="563" w:author="PR Preview" w:date="2026-01-01T00:00:00Z">
        <w:r>
          <w:t xml:space="preserve"> </w:t>
        </w:r>
      </w:ins>
      <m:oMath>
        <m:r>
          <m:t>x</m:t>
        </m:r>
      </m:oMath>
      <w:ins w:id="564" w:author="PR Preview" w:date="2026-01-01T00:00:00Z">
        <w:r>
          <w:t xml:space="preserve">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With the natural logarithm, the surprisal is measured in nats, and with base 2 in bits.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Evaluating</w:t>
        </w:r>
      </w:ins>
      <w:ins w:id="569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at the</w:t>
        </w:r>
      </w:ins>
      <w:ins w:id="572" w:author="PR Preview" w:date="2026-01-01T00:00:00Z">
        <w:r>
          <w:t xml:space="preserve"> </w:t>
        </w:r>
      </w:ins>
      <w:hyperlink r:id="rId13">
        <w:ins w:id="573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574" w:author="PR Preview" w:date="2026-01-01T00:00:00Z">
        <w:r>
          <w:t xml:space="preserve"> </w:t>
        </w:r>
      </w:ins>
      <m:oMath>
        <m:r>
          <m:t>X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itself gives the random variable</w:t>
        </w:r>
      </w:ins>
      <w:ins w:id="577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78" w:author="PR Preview" w:date="2026-01-01T00:00:00Z">
        <w:r>
          <w:t xml:space="preserve">, which equals</w:t>
        </w:r>
      </w:ins>
      <w:ins w:id="579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when</w:t>
        </w:r>
      </w:ins>
      <w:ins w:id="58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583" w:author="PR Preview" w:date="2026-01-01T00:00:00Z">
        <w:r>
          <w:t xml:space="preserve">.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notation leaves the</w:t>
        </w:r>
      </w:ins>
      <w:ins w:id="586" w:author="PR Preview" w:date="2026-01-01T00:00:00Z">
        <w:r>
          <w:t xml:space="preserve"> </w:t>
        </w:r>
      </w:ins>
      <w:hyperlink r:id="rId10">
        <w:ins w:id="587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of</w:t>
        </w:r>
      </w:ins>
      <w:ins w:id="590" w:author="PR Preview" w:date="2026-01-01T00:00:00Z">
        <w:r>
          <w:t xml:space="preserve"> </w:t>
        </w:r>
      </w:ins>
      <m:oMath>
        <m:r>
          <m:t>X</m:t>
        </m:r>
      </m:oMath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implicit.</w:t>
        </w:r>
      </w:ins>
    </w:p>
    <w:bookmarkEnd w:id="167"/>
    <w:bookmarkStart w:id="168" w:name="exm-surprisal-coin"/>
    <w:p>
      <w:pPr>
        <w:pStyle w:val="BodyText"/>
      </w:pPr>
      <w:ins w:id="593" w:author="PR Preview" w:date="2026-01-01T00:00:00Z">
        <w:r>
          <w:rPr>
            <w:b/>
            <w:bCs/>
          </w:rPr>
          <w:t xml:space="preserve">Example 42 (Surprisal of the values of a biased coin flip)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Let</w:t>
        </w:r>
      </w:ins>
      <w:ins w:id="596" w:author="PR Preview" w:date="2026-01-01T00:00:00Z">
        <w:r>
          <w:t xml:space="preserve"> </w:t>
        </w:r>
      </w:ins>
      <m:oMath>
        <m:r>
          <m:t>X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be</w:t>
        </w:r>
      </w:ins>
      <w:ins w:id="599" w:author="PR Preview" w:date="2026-01-01T00:00:00Z">
        <w:r>
          <w:t xml:space="preserve"> </w:t>
        </w:r>
      </w:ins>
      <m:oMath>
        <m:r>
          <m:t>1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if one flip of a coin lands heads and</w:t>
        </w:r>
      </w:ins>
      <w:ins w:id="602" w:author="PR Preview" w:date="2026-01-01T00:00:00Z">
        <w:r>
          <w:t xml:space="preserve"> </w:t>
        </w:r>
      </w:ins>
      <m:oMath>
        <m:r>
          <m:t>0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if it lands tails, with</w:t>
        </w:r>
      </w:ins>
      <w:ins w:id="6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and</w:t>
        </w:r>
      </w:ins>
      <w:ins w:id="60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ins w:id="609" w:author="PR Preview" w:date="2026-01-01T00:00:00Z">
        <w:r>
          <w:t xml:space="preserve">.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Using logarithms to base 2, so that</w:t>
        </w:r>
      </w:ins>
      <w:ins w:id="612" w:author="PR Preview" w:date="2026-01-01T00:00:00Z">
        <w:r>
          <w:t xml:space="preserve"> </w:t>
        </w:r>
      </w:ins>
      <w:hyperlink w:anchor="def-surprisal">
        <w:ins w:id="613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is measured in bits, the surprisal of the value</w:t>
        </w:r>
      </w:ins>
      <w:ins w:id="616" w:author="PR Preview" w:date="2026-01-01T00:00:00Z">
        <w:r>
          <w:t xml:space="preserve"> </w:t>
        </w:r>
      </w:ins>
      <m:oMath>
        <m:r>
          <m:t>1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(heads) is</w:t>
        </w:r>
      </w:ins>
      <w:ins w:id="619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bits,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 the surprisal of the value</w:t>
        </w:r>
      </w:ins>
      <w:ins w:id="624" w:author="PR Preview" w:date="2026-01-01T00:00:00Z">
        <w:r>
          <w:t xml:space="preserve"> </w:t>
        </w:r>
      </w:ins>
      <m:oMath>
        <m:r>
          <m:t>0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(tails) is</w:t>
        </w:r>
      </w:ins>
      <w:ins w:id="627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bits.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For a fair coin, each value of</w:t>
        </w:r>
      </w:ins>
      <w:ins w:id="632" w:author="PR Preview" w:date="2026-01-01T00:00:00Z">
        <w:r>
          <w:t xml:space="preserve"> </w:t>
        </w:r>
      </w:ins>
      <m:oMath>
        <m:r>
          <m:t>X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has surprisal</w:t>
        </w:r>
      </w:ins>
      <w:ins w:id="63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bit.</w:t>
        </w:r>
      </w:ins>
    </w:p>
    <w:bookmarkEnd w:id="168"/>
    <w:bookmarkStart w:id="169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9"/>
    <w:bookmarkStart w:id="170" w:name="def-entropy"/>
    <w:p>
      <w:pPr>
        <w:pStyle w:val="BodyText"/>
      </w:pPr>
      <w:del w:id="638" w:author="PR Preview" w:date="2026-01-01T00:00:00Z">
        <w:r>
          <w:rPr>
            <w:b/>
            <w:bCs/>
          </w:rPr>
          <w:delText xml:space="preserve">Definition 22 (Entropy)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The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entropy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of a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i/>
            <w:iCs/>
          </w:rPr>
          <w:delText xml:space="preserve">discrete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random variable</w:delText>
        </w:r>
      </w:del>
      <w:del w:id="649" w:author="PR Preview" w:date="2026-01-01T00:00:00Z">
        <w:r>
          <w:delText xml:space="preserve"> </w:delText>
        </w:r>
      </w:del>
      <m:oMath>
        <m:r>
          <m:t>X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with</w:delText>
        </w:r>
      </w:del>
      <w:del w:id="652" w:author="PR Preview" w:date="2026-01-01T00:00:00Z">
        <w:r>
          <w:delText xml:space="preserve"> </w:delText>
        </w:r>
      </w:del>
      <w:hyperlink r:id="rId10">
        <w:del w:id="653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65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is the</w:delText>
        </w:r>
      </w:del>
      <w:del w:id="657" w:author="PR Preview" w:date="2026-01-01T00:00:00Z">
        <w:r>
          <w:delText xml:space="preserve"> </w:delText>
        </w:r>
      </w:del>
      <w:hyperlink w:anchor="def-expectation">
        <w:del w:id="658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of its</w:delText>
        </w:r>
      </w:del>
      <w:del w:id="661" w:author="PR Preview" w:date="2026-01-01T00:00:00Z">
        <w:r>
          <w:delText xml:space="preserve"> </w:delText>
        </w:r>
      </w:del>
      <w:hyperlink w:anchor="def-surprisal">
        <w:del w:id="662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663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[17]</w:delText>
        </w:r>
      </w:del>
      <w:del w:id="666" w:author="PR Preview" w:date="2026-01-01T00:00:00Z">
        <w:r>
          <w:delText xml:space="preserve">:</w:delText>
        </w:r>
      </w:del>
    </w:p>
    <w:p>
      <w:pPr>
        <w:pStyle w:val="BodyText"/>
      </w:pPr>
      <w:ins w:id="667" w:author="PR Preview" w:date="2026-01-01T00:00:00Z">
        <w:r>
          <w:rPr>
            <w:b/>
            <w:bCs/>
          </w:rPr>
          <w:t xml:space="preserve">Definition 22 (Entropy)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The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rPr>
            <w:b/>
            <w:bCs/>
          </w:rPr>
          <w:t xml:space="preserve">entropy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of a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rPr>
            <w:i/>
            <w:iCs/>
          </w:rPr>
          <w:t xml:space="preserve">discrete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random variable</w:t>
        </w:r>
      </w:ins>
      <w:ins w:id="678" w:author="PR Preview" w:date="2026-01-01T00:00:00Z">
        <w:r>
          <w:t xml:space="preserve"> </w:t>
        </w:r>
      </w:ins>
      <m:oMath>
        <m:r>
          <m:t>X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with</w:t>
        </w:r>
      </w:ins>
      <w:ins w:id="681" w:author="PR Preview" w:date="2026-01-01T00:00:00Z">
        <w:r>
          <w:t xml:space="preserve"> </w:t>
        </w:r>
      </w:ins>
      <w:hyperlink r:id="rId10">
        <w:ins w:id="682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68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is the</w:t>
        </w:r>
      </w:ins>
      <w:ins w:id="686" w:author="PR Preview" w:date="2026-01-01T00:00:00Z">
        <w:r>
          <w:t xml:space="preserve"> </w:t>
        </w:r>
      </w:ins>
      <w:hyperlink w:anchor="def-expectation">
        <w:ins w:id="68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of its</w:t>
        </w:r>
      </w:ins>
      <w:ins w:id="690" w:author="PR Preview" w:date="2026-01-01T00:00:00Z">
        <w:r>
          <w:t xml:space="preserve"> </w:t>
        </w:r>
      </w:ins>
      <w:hyperlink w:anchor="def-surprisal">
        <w:ins w:id="691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69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[18]</w:t>
        </w:r>
      </w:ins>
      <w:ins w:id="69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0"/>
    <w:bookmarkStart w:id="171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1"/>
    <w:bookmarkStart w:id="172" w:name="exm-entropy-coin"/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Example 42 (Entropy of a coin flip)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Let</w:delText>
        </w:r>
      </w:del>
      <w:del w:id="699" w:author="PR Preview" w:date="2026-01-01T00:00:00Z">
        <w:r>
          <w:delText xml:space="preserve"> </w:delText>
        </w:r>
      </w:del>
      <m:oMath>
        <m:r>
          <m:t>X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be the result of one flip of a coin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with</w:delText>
        </w:r>
      </w:del>
      <w:del w:id="70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and</w:delText>
        </w:r>
      </w:del>
      <w:del w:id="70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(</w:delText>
        </w:r>
      </w:del>
      <w:hyperlink r:id="rId26">
        <w:del w:id="710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711" w:author="PR Preview" w:date="2026-01-01T00:00:00Z">
        <w:r>
          <w:delText xml:space="preserve">).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714" w:author="PR Preview" w:date="2026-01-01T00:00:00Z">
        <w:r>
          <w:rPr>
            <w:b/>
            <w:bCs/>
          </w:rPr>
          <w:t xml:space="preserve">Example 43 (Entropy of a coin flip)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Let</w:t>
        </w:r>
      </w:ins>
      <w:ins w:id="717" w:author="PR Preview" w:date="2026-01-01T00:00:00Z">
        <w:r>
          <w:t xml:space="preserve"> </w:t>
        </w:r>
      </w:ins>
      <m:oMath>
        <m:r>
          <m:t>X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be the result of one flip of a coin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with</w:t>
        </w:r>
      </w:ins>
      <w:ins w:id="72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and</w:t>
        </w:r>
      </w:ins>
      <w:ins w:id="72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(</w:t>
        </w:r>
      </w:ins>
      <w:hyperlink r:id="rId26">
        <w:ins w:id="728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729" w:author="PR Preview" w:date="2026-01-01T00:00:00Z">
        <w:r>
          <w:t xml:space="preserve">).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72"/>
    <w:bookmarkStart w:id="173" w:name="rem-entropy-source"/>
    <w:p>
      <w:pPr>
        <w:pStyle w:val="BodyText"/>
      </w:pPr>
      <w:del w:id="732" w:author="PR Preview" w:date="2026-01-01T00:00:00Z">
        <w:r>
          <w:rPr>
            <w:i/>
            <w:iCs/>
          </w:rPr>
          <w:delText xml:space="preserve">Remark 11</w:delText>
        </w:r>
      </w:del>
      <w:del w:id="733" w:author="PR Preview" w:date="2026-01-01T00:00:00Z">
        <w:r>
          <w:delText xml:space="preserve"> (Where the definition comes from). </w:delText>
        </w:r>
      </w:del>
      <w:del w:id="734" w:author="PR Preview" w:date="2026-01-01T00:00:00Z">
        <w:r>
          <w:delText xml:space="preserve">Murphy [18, Sec. 2.8.1], p. 56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defines entropy this way,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and notes that among distributions on</w:delText>
        </w:r>
      </w:del>
      <w:del w:id="739" w:author="PR Preview" w:date="2026-01-01T00:00:00Z">
        <w:r>
          <w:delText xml:space="preserve"> </w:delText>
        </w:r>
      </w:del>
      <m:oMath>
        <m:r>
          <m:t>K</m:t>
        </m:r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outcomes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it is largest,</w:delText>
        </w:r>
      </w:del>
      <w:del w:id="74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745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746" w:author="PR Preview" w:date="2026-01-01T00:00:00Z">
        <w:r>
          <w:rPr>
            <w:b/>
            <w:bCs/>
          </w:rPr>
          <w:delText xml:space="preserve">Definition 23 (Cross-entropy)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Let</w:delText>
        </w:r>
      </w:del>
      <w:del w:id="749" w:author="PR Preview" w:date="2026-01-01T00:00:00Z">
        <w:r>
          <w:delText xml:space="preserve"> </w:delText>
        </w:r>
      </w:del>
      <m:oMath>
        <m:r>
          <m:t>p</m:t>
        </m:r>
      </m:oMath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and</w:delText>
        </w:r>
      </w:del>
      <w:del w:id="752" w:author="PR Preview" w:date="2026-01-01T00:00:00Z">
        <w:r>
          <w:delText xml:space="preserve"> </w:delText>
        </w:r>
      </w:del>
      <m:oMath>
        <m:r>
          <m:t>q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be</w:delText>
        </w:r>
      </w:del>
      <w:del w:id="755" w:author="PR Preview" w:date="2026-01-01T00:00:00Z">
        <w:r>
          <w:delText xml:space="preserve"> </w:delText>
        </w:r>
      </w:del>
      <w:hyperlink r:id="rId10">
        <w:del w:id="756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on the same finite set of outcomes</w:delText>
        </w:r>
      </w:del>
      <w:del w:id="7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760" w:author="PR Preview" w:date="2026-01-01T00:00:00Z">
        <w:r>
          <w:delText xml:space="preserve">,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with</w:delText>
        </w:r>
      </w:del>
      <w:del w:id="76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</w:delText>
        </w:r>
      </w:del>
      <w:del w:id="766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the probabilities of outcome</w:delText>
        </w:r>
      </w:del>
      <w:del w:id="769" w:author="PR Preview" w:date="2026-01-01T00:00:00Z">
        <w:r>
          <w:delText xml:space="preserve"> </w:delText>
        </w:r>
      </w:del>
      <m:oMath>
        <m:r>
          <m:t>k</m:t>
        </m:r>
      </m:oMath>
      <w:del w:id="770" w:author="PR Preview" w:date="2026-01-01T00:00:00Z">
        <w:r>
          <w:delText xml:space="preserve">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The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rPr>
            <w:b/>
            <w:bCs/>
          </w:rPr>
          <w:delText xml:space="preserve">cross-entropy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of</w:delText>
        </w:r>
      </w:del>
      <w:del w:id="777" w:author="PR Preview" w:date="2026-01-01T00:00:00Z">
        <w:r>
          <w:delText xml:space="preserve"> </w:delText>
        </w:r>
      </w:del>
      <m:oMath>
        <m:r>
          <m:t>q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relative to</w:delText>
        </w:r>
      </w:del>
      <w:del w:id="780" w:author="PR Preview" w:date="2026-01-01T00:00:00Z">
        <w:r>
          <w:delText xml:space="preserve"> </w:delText>
        </w:r>
      </w:del>
      <m:oMath>
        <m:r>
          <m:t>p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[19]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is</w:delText>
        </w:r>
      </w:del>
    </w:p>
    <w:p>
      <w:pPr>
        <w:pStyle w:val="BodyText"/>
      </w:pPr>
      <w:ins w:id="785" w:author="PR Preview" w:date="2026-01-01T00:00:00Z">
        <w:r>
          <w:rPr>
            <w:i/>
            <w:iCs/>
          </w:rPr>
          <w:t xml:space="preserve">Remark 11</w:t>
        </w:r>
      </w:ins>
      <w:ins w:id="786" w:author="PR Preview" w:date="2026-01-01T00:00:00Z">
        <w:r>
          <w:t xml:space="preserve"> (Where the definition comes from). </w:t>
        </w:r>
      </w:ins>
      <w:ins w:id="787" w:author="PR Preview" w:date="2026-01-01T00:00:00Z">
        <w:r>
          <w:t xml:space="preserve">Murphy [19, Sec. 2.8.1], p. 56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defines entropy this way,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and notes that among distributions on</w:t>
        </w:r>
      </w:ins>
      <w:ins w:id="792" w:author="PR Preview" w:date="2026-01-01T00:00:00Z">
        <w:r>
          <w:t xml:space="preserve"> </w:t>
        </w:r>
      </w:ins>
      <m:oMath>
        <m:r>
          <m:t>K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outcomes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it is largest,</w:t>
        </w:r>
      </w:ins>
      <w:ins w:id="7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798" w:author="PR Preview" w:date="2026-01-01T00:00:00Z">
        <w:r>
          <w:t xml:space="preserve">, for the uniform distribution.</w:t>
        </w:r>
      </w:ins>
    </w:p>
    <w:bookmarkEnd w:id="173"/>
    <w:bookmarkStart w:id="174" w:name="def-cross-entropy"/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Definition 23 (Cross-entropy)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Let</w:t>
        </w:r>
      </w:ins>
      <w:ins w:id="802" w:author="PR Preview" w:date="2026-01-01T00:00:00Z">
        <w:r>
          <w:t xml:space="preserve"> </w:t>
        </w:r>
      </w:ins>
      <m:oMath>
        <m:r>
          <m:t>p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and</w:t>
        </w:r>
      </w:ins>
      <w:ins w:id="805" w:author="PR Preview" w:date="2026-01-01T00:00:00Z">
        <w:r>
          <w:t xml:space="preserve"> </w:t>
        </w:r>
      </w:ins>
      <m:oMath>
        <m:r>
          <m:t>q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be</w:t>
        </w:r>
      </w:ins>
      <w:ins w:id="808" w:author="PR Preview" w:date="2026-01-01T00:00:00Z">
        <w:r>
          <w:t xml:space="preserve"> </w:t>
        </w:r>
      </w:ins>
      <w:hyperlink r:id="rId10">
        <w:ins w:id="809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on the same finite set of outcomes</w:t>
        </w:r>
      </w:ins>
      <w:ins w:id="81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813" w:author="PR Preview" w:date="2026-01-01T00:00:00Z">
        <w:r>
          <w:t xml:space="preserve">,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with</w:t>
        </w:r>
      </w:ins>
      <w:ins w:id="81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and</w:t>
        </w:r>
      </w:ins>
      <w:ins w:id="819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the probabilities of outcome</w:t>
        </w:r>
      </w:ins>
      <w:ins w:id="822" w:author="PR Preview" w:date="2026-01-01T00:00:00Z">
        <w:r>
          <w:t xml:space="preserve"> </w:t>
        </w:r>
      </w:ins>
      <m:oMath>
        <m:r>
          <m:t>k</m:t>
        </m:r>
      </m:oMath>
      <w:ins w:id="823" w:author="PR Preview" w:date="2026-01-01T00:00:00Z">
        <w:r>
          <w:t xml:space="preserve">.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The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rPr>
            <w:b/>
            <w:bCs/>
          </w:rPr>
          <w:t xml:space="preserve">cross-entropy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of</w:t>
        </w:r>
      </w:ins>
      <w:ins w:id="830" w:author="PR Preview" w:date="2026-01-01T00:00:00Z">
        <w:r>
          <w:t xml:space="preserve"> </w:t>
        </w:r>
      </w:ins>
      <m:oMath>
        <m:r>
          <m:t>q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relative to</w:t>
        </w:r>
      </w:ins>
      <w:ins w:id="833" w:author="PR Preview" w:date="2026-01-01T00:00:00Z">
        <w:r>
          <w:t xml:space="preserve"> </w:t>
        </w:r>
      </w:ins>
      <m:oMath>
        <m:r>
          <m:t>p</m:t>
        </m:r>
      </m:oMath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[20]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4"/>
    <w:bookmarkStart w:id="175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6"/>
    <w:bookmarkStart w:id="177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7"/>
    <w:bookmarkStart w:id="178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8"/>
    <w:bookmarkStart w:id="179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9"/>
    <w:bookmarkStart w:id="180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0"/>
    <w:bookmarkStart w:id="181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81"/>
    <w:bookmarkStart w:id="182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2"/>
    <w:bookmarkStart w:id="183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3"/>
    <w:bookmarkStart w:id="184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4"/>
    <w:bookmarkStart w:id="185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6"/>
    <w:bookmarkStart w:id="187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7"/>
    <w:bookmarkStart w:id="188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8"/>
    <w:bookmarkStart w:id="189" w:name="thm-cross-entropy-expectation"/>
    <w:p>
      <w:pPr>
        <w:pStyle w:val="BodyText"/>
      </w:pPr>
      <w:del w:id="838" w:author="PR Preview" w:date="2026-01-01T00:00:00Z">
        <w:r>
          <w:rPr>
            <w:b/>
            <w:bCs/>
          </w:rPr>
          <w:delText xml:space="preserve">Theorem 14 (Cross-entropy as an expected negative log probability)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Let</w:delText>
        </w:r>
      </w:del>
      <w:del w:id="841" w:author="PR Preview" w:date="2026-01-01T00:00:00Z">
        <w:r>
          <w:delText xml:space="preserve"> </w:delText>
        </w:r>
      </w:del>
      <m:oMath>
        <m:r>
          <m:t>p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and</w:delText>
        </w:r>
      </w:del>
      <w:del w:id="844" w:author="PR Preview" w:date="2026-01-01T00:00:00Z">
        <w:r>
          <w:delText xml:space="preserve"> </w:delText>
        </w:r>
      </w:del>
      <m:oMath>
        <m:r>
          <m:t>q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be</w:delText>
        </w:r>
      </w:del>
      <w:del w:id="847" w:author="PR Preview" w:date="2026-01-01T00:00:00Z">
        <w:r>
          <w:delText xml:space="preserve"> </w:delText>
        </w:r>
      </w:del>
      <w:hyperlink r:id="rId10">
        <w:del w:id="848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on</w:delText>
        </w:r>
      </w:del>
      <w:del w:id="85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852" w:author="PR Preview" w:date="2026-01-01T00:00:00Z">
        <w:r>
          <w:delText xml:space="preserve">,</w:delText>
        </w:r>
      </w:del>
      <w:del w:id="853" w:author="PR Preview" w:date="2026-01-01T00:00:00Z">
        <w:r>
          <w:delText xml:space="preserve"> </w:delText>
        </w:r>
      </w:del>
      <w:del w:id="854" w:author="PR Preview" w:date="2026-01-01T00:00:00Z">
        <w:r>
          <w:delText xml:space="preserve">and let</w:delText>
        </w:r>
      </w:del>
      <w:del w:id="855" w:author="PR Preview" w:date="2026-01-01T00:00:00Z">
        <w:r>
          <w:delText xml:space="preserve"> </w:delText>
        </w:r>
      </w:del>
      <m:oMath>
        <m:r>
          <m:t>X</m:t>
        </m:r>
      </m:oMath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have</w:delText>
        </w:r>
      </w:del>
      <w:del w:id="858" w:author="PR Preview" w:date="2026-01-01T00:00:00Z">
        <w:r>
          <w:delText xml:space="preserve"> </w:delText>
        </w:r>
      </w:del>
      <w:hyperlink r:id="rId10">
        <w:del w:id="859" w:author="PR Preview" w:date="2026-01-01T00:00:00Z">
          <w:r>
            <w:rPr>
              <w:rStyle w:val="Hyperlink"/>
            </w:rPr>
            <w:delText xml:space="preserve">mass function</w:delText>
          </w:r>
        </w:del>
      </w:hyperlink>
      <w:del w:id="860" w:author="PR Preview" w:date="2026-01-01T00:00:00Z">
        <w:r>
          <w:delText xml:space="preserve"> </w:delText>
        </w:r>
      </w:del>
      <m:oMath>
        <m:r>
          <m:t>p</m:t>
        </m:r>
      </m:oMath>
      <w:del w:id="861" w:author="PR Preview" w:date="2026-01-01T00:00:00Z">
        <w:r>
          <w:delText xml:space="preserve">.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Write</w:delText>
        </w:r>
      </w:del>
      <w:del w:id="864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X</m:t>
            </m:r>
          </m:sub>
        </m:sSub>
      </m:oMath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for the</w:delText>
        </w:r>
      </w:del>
      <w:del w:id="867" w:author="PR Preview" w:date="2026-01-01T00:00:00Z">
        <w:r>
          <w:delText xml:space="preserve"> </w:delText>
        </w:r>
      </w:del>
      <w:hyperlink r:id="rId13">
        <w:del w:id="868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that equals</w:delText>
        </w:r>
      </w:del>
      <w:del w:id="871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when</w:delText>
        </w:r>
      </w:del>
      <w:del w:id="87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k</m:t>
        </m:r>
      </m:oMath>
      <w:del w:id="875" w:author="PR Preview" w:date="2026-01-01T00:00:00Z">
        <w:r>
          <w:delText xml:space="preserve">.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Then the</w:delText>
        </w:r>
      </w:del>
      <w:del w:id="878" w:author="PR Preview" w:date="2026-01-01T00:00:00Z">
        <w:r>
          <w:delText xml:space="preserve"> </w:delText>
        </w:r>
      </w:del>
      <w:hyperlink w:anchor="def-cross-entropy">
        <w:del w:id="879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is the</w:delText>
        </w:r>
      </w:del>
      <w:del w:id="882" w:author="PR Preview" w:date="2026-01-01T00:00:00Z">
        <w:r>
          <w:delText xml:space="preserve"> </w:delText>
        </w:r>
      </w:del>
      <w:hyperlink w:anchor="def-expectation">
        <w:del w:id="88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of</w:delText>
        </w:r>
      </w:del>
      <w:del w:id="8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del w:id="887" w:author="PR Preview" w:date="2026-01-01T00:00:00Z">
        <w:r>
          <w:delText xml:space="preserve">:</w:delText>
        </w:r>
      </w:del>
    </w:p>
    <w:p>
      <w:pPr>
        <w:pStyle w:val="BodyText"/>
      </w:pPr>
      <w:ins w:id="888" w:author="PR Preview" w:date="2026-01-01T00:00:00Z">
        <w:r>
          <w:rPr>
            <w:b/>
            <w:bCs/>
          </w:rPr>
          <w:t xml:space="preserve">Theorem 15 (Cross-entropy as an expected negative log probability)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Let</w:t>
        </w:r>
      </w:ins>
      <w:ins w:id="891" w:author="PR Preview" w:date="2026-01-01T00:00:00Z">
        <w:r>
          <w:t xml:space="preserve"> </w:t>
        </w:r>
      </w:ins>
      <m:oMath>
        <m:r>
          <m:t>p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and</w:t>
        </w:r>
      </w:ins>
      <w:ins w:id="894" w:author="PR Preview" w:date="2026-01-01T00:00:00Z">
        <w:r>
          <w:t xml:space="preserve"> </w:t>
        </w:r>
      </w:ins>
      <m:oMath>
        <m:r>
          <m:t>q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be</w:t>
        </w:r>
      </w:ins>
      <w:ins w:id="897" w:author="PR Preview" w:date="2026-01-01T00:00:00Z">
        <w:r>
          <w:t xml:space="preserve"> </w:t>
        </w:r>
      </w:ins>
      <w:hyperlink r:id="rId10">
        <w:ins w:id="898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on</w:t>
        </w:r>
      </w:ins>
      <w:ins w:id="90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902" w:author="PR Preview" w:date="2026-01-01T00:00:00Z">
        <w:r>
          <w:t xml:space="preserve">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and let</w:t>
        </w:r>
      </w:ins>
      <w:ins w:id="905" w:author="PR Preview" w:date="2026-01-01T00:00:00Z">
        <w:r>
          <w:t xml:space="preserve"> </w:t>
        </w:r>
      </w:ins>
      <m:oMath>
        <m:r>
          <m:t>X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have</w:t>
        </w:r>
      </w:ins>
      <w:ins w:id="908" w:author="PR Preview" w:date="2026-01-01T00:00:00Z">
        <w:r>
          <w:t xml:space="preserve"> </w:t>
        </w:r>
      </w:ins>
      <w:hyperlink r:id="rId10">
        <w:ins w:id="909" w:author="PR Preview" w:date="2026-01-01T00:00:00Z">
          <w:r>
            <w:rPr>
              <w:rStyle w:val="Hyperlink"/>
            </w:rPr>
            <w:t xml:space="preserve">mass function</w:t>
          </w:r>
        </w:ins>
      </w:hyperlink>
      <w:ins w:id="910" w:author="PR Preview" w:date="2026-01-01T00:00:00Z">
        <w:r>
          <w:t xml:space="preserve"> </w:t>
        </w:r>
      </w:ins>
      <m:oMath>
        <m:r>
          <m:t>p</m:t>
        </m:r>
      </m:oMath>
      <w:ins w:id="911" w:author="PR Preview" w:date="2026-01-01T00:00:00Z">
        <w:r>
          <w:t xml:space="preserve">.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Write</w:t>
        </w:r>
      </w:ins>
      <w:ins w:id="91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X</m:t>
            </m:r>
          </m:sub>
        </m:sSub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for the</w:t>
        </w:r>
      </w:ins>
      <w:ins w:id="917" w:author="PR Preview" w:date="2026-01-01T00:00:00Z">
        <w:r>
          <w:t xml:space="preserve"> </w:t>
        </w:r>
      </w:ins>
      <w:hyperlink r:id="rId13">
        <w:ins w:id="918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that equals</w:t>
        </w:r>
      </w:ins>
      <w:ins w:id="921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when</w:t>
        </w:r>
      </w:ins>
      <w:ins w:id="9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k</m:t>
        </m:r>
      </m:oMath>
      <w:ins w:id="925" w:author="PR Preview" w:date="2026-01-01T00:00:00Z">
        <w:r>
          <w:t xml:space="preserve">.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Then the</w:t>
        </w:r>
      </w:ins>
      <w:ins w:id="928" w:author="PR Preview" w:date="2026-01-01T00:00:00Z">
        <w:r>
          <w:t xml:space="preserve"> </w:t>
        </w:r>
      </w:ins>
      <w:hyperlink w:anchor="def-cross-entropy">
        <w:ins w:id="929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is the</w:t>
        </w:r>
      </w:ins>
      <w:ins w:id="932" w:author="PR Preview" w:date="2026-01-01T00:00:00Z">
        <w:r>
          <w:t xml:space="preserve"> </w:t>
        </w:r>
      </w:ins>
      <w:hyperlink w:anchor="def-expectation">
        <w:ins w:id="93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of</w:t>
        </w:r>
      </w:ins>
      <w:ins w:id="93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ins w:id="9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90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90"/>
    <w:bookmarkStart w:id="191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1"/>
    <w:bookmarkStart w:id="192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92"/>
    <w:bookmarkStart w:id="193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3"/>
    <w:bookmarkStart w:id="194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4"/>
    <w:bookmarkStart w:id="195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5"/>
    <w:bookmarkStart w:id="196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6"/>
    <w:bookmarkStart w:id="197" w:name="sol-cross-entropy-general-self"/>
    <w:p>
      <w:pPr>
        <w:pStyle w:val="BodyText"/>
      </w:pPr>
      <w:del w:id="938" w:author="PR Preview" w:date="2026-01-01T00:00:00Z">
        <w:r>
          <w:rPr>
            <w:i/>
            <w:iCs/>
          </w:rPr>
          <w:delText xml:space="preserve">Solution 14</w:delText>
        </w:r>
      </w:del>
      <w:del w:id="939" w:author="PR Preview" w:date="2026-01-01T00:00:00Z">
        <w:r>
          <w:delText xml:space="preserve">. </w:delText>
        </w:r>
      </w:del>
      <w:del w:id="940" w:author="PR Preview" w:date="2026-01-01T00:00:00Z">
        <w:r>
          <w:delText xml:space="preserve">By</w:delText>
        </w:r>
      </w:del>
      <w:del w:id="941" w:author="PR Preview" w:date="2026-01-01T00:00:00Z">
        <w:r>
          <w:delText xml:space="preserve"> </w:delText>
        </w:r>
      </w:del>
      <w:hyperlink w:anchor="thm-cross-entropy-expectation">
        <w:del w:id="94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with</w:delText>
        </w:r>
      </w:del>
      <w:del w:id="94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946" w:author="PR Preview" w:date="2026-01-01T00:00:00Z">
        <w:r>
          <w:delText xml:space="preserve">,</w:delText>
        </w:r>
      </w:del>
      <w:del w:id="947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del w:id="948" w:author="PR Preview" w:date="2026-01-01T00:00:00Z">
        <w:r>
          <w:delText xml:space="preserve">.</w:delText>
        </w:r>
      </w:del>
      <w:del w:id="949" w:author="PR Preview" w:date="2026-01-01T00:00:00Z">
        <w:r>
          <w:delText xml:space="preserve"> </w:delText>
        </w:r>
      </w:del>
      <w:del w:id="950" w:author="PR Preview" w:date="2026-01-01T00:00:00Z">
        <w:r>
          <w:delText xml:space="preserve">Since</w:delText>
        </w:r>
      </w:del>
      <w:del w:id="95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952" w:author="PR Preview" w:date="2026-01-01T00:00:00Z">
        <w:r>
          <w:delText xml:space="preserve">, we have</w:delText>
        </w:r>
      </w:del>
      <w:del w:id="95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54" w:author="PR Preview" w:date="2026-01-01T00:00:00Z">
        <w:r>
          <w:delText xml:space="preserve">, the</w:delText>
        </w:r>
      </w:del>
      <w:del w:id="955" w:author="PR Preview" w:date="2026-01-01T00:00:00Z">
        <w:r>
          <w:delText xml:space="preserve"> </w:delText>
        </w:r>
      </w:del>
      <w:hyperlink w:anchor="def-surprisal">
        <w:del w:id="956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of</w:delText>
        </w:r>
      </w:del>
      <w:del w:id="959" w:author="PR Preview" w:date="2026-01-01T00:00:00Z">
        <w:r>
          <w:delText xml:space="preserve"> </w:delText>
        </w:r>
      </w:del>
      <m:oMath>
        <m:r>
          <m:t>X</m:t>
        </m:r>
      </m:oMath>
      <w:del w:id="960" w:author="PR Preview" w:date="2026-01-01T00:00:00Z">
        <w:r>
          <w:delText xml:space="preserve">.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The surprisal</w:delText>
        </w:r>
      </w:del>
      <w:del w:id="963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is finite with</w:delText>
        </w:r>
      </w:del>
      <w:del w:id="966" w:author="PR Preview" w:date="2026-01-01T00:00:00Z">
        <w:r>
          <w:delText xml:space="preserve"> </w:delText>
        </w:r>
      </w:del>
      <w:hyperlink r:id="rId21">
        <w:del w:id="967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1, because</w:delText>
        </w:r>
      </w:del>
      <w:del w:id="970" w:author="PR Preview" w:date="2026-01-01T00:00:00Z">
        <w:r>
          <w:delText xml:space="preserve"> </w:delText>
        </w:r>
      </w:del>
      <m:oMath>
        <m:r>
          <m:t>X</m:t>
        </m:r>
      </m:oMath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takes only values with</w:delText>
        </w:r>
      </w:del>
      <w:del w:id="973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974" w:author="PR Preview" w:date="2026-01-01T00:00:00Z">
        <w:r>
          <w:delText xml:space="preserve">,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and the values with</w:delText>
        </w:r>
      </w:del>
      <w:del w:id="977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contribute</w:delText>
        </w:r>
      </w:del>
      <w:del w:id="980" w:author="PR Preview" w:date="2026-01-01T00:00:00Z">
        <w:r>
          <w:delText xml:space="preserve"> </w:delText>
        </w:r>
      </w:del>
      <m:oMath>
        <m:r>
          <m:t>0</m:t>
        </m:r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to both</w:delText>
        </w:r>
      </w:del>
      <w:del w:id="983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and</w:delText>
        </w:r>
      </w:del>
      <w:del w:id="986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by the convention in their definitions.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So</w:delText>
        </w:r>
      </w:del>
      <w:del w:id="991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by the definition of</w:delText>
        </w:r>
      </w:del>
      <w:del w:id="994" w:author="PR Preview" w:date="2026-01-01T00:00:00Z">
        <w:r>
          <w:delText xml:space="preserve"> </w:delText>
        </w:r>
      </w:del>
      <w:hyperlink w:anchor="def-entropy">
        <w:del w:id="995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996" w:author="PR Preview" w:date="2026-01-01T00:00:00Z">
        <w:r>
          <w:delText xml:space="preserve">.</w:delText>
        </w:r>
      </w:del>
    </w:p>
    <w:p>
      <w:pPr>
        <w:pStyle w:val="BodyText"/>
      </w:pPr>
      <w:ins w:id="997" w:author="PR Preview" w:date="2026-01-01T00:00:00Z">
        <w:r>
          <w:rPr>
            <w:i/>
            <w:iCs/>
          </w:rPr>
          <w:t xml:space="preserve">Solution 14</w:t>
        </w:r>
      </w:ins>
      <w:ins w:id="998" w:author="PR Preview" w:date="2026-01-01T00:00:00Z">
        <w:r>
          <w:t xml:space="preserve">. </w:t>
        </w:r>
      </w:ins>
      <w:ins w:id="999" w:author="PR Preview" w:date="2026-01-01T00:00:00Z">
        <w:r>
          <w:t xml:space="preserve">By</w:t>
        </w:r>
      </w:ins>
      <w:ins w:id="1000" w:author="PR Preview" w:date="2026-01-01T00:00:00Z">
        <w:r>
          <w:t xml:space="preserve"> </w:t>
        </w:r>
      </w:ins>
      <w:hyperlink w:anchor="thm-cross-entropy-expectation">
        <w:ins w:id="1001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with</w:t>
        </w:r>
      </w:ins>
      <w:ins w:id="100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1005" w:author="PR Preview" w:date="2026-01-01T00:00:00Z">
        <w:r>
          <w:t xml:space="preserve">,</w:t>
        </w:r>
      </w:ins>
      <w:ins w:id="1006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1007" w:author="PR Preview" w:date="2026-01-01T00:00:00Z">
        <w:r>
          <w:t xml:space="preserve">.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Since</w:t>
        </w:r>
      </w:ins>
      <w:ins w:id="10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1011" w:author="PR Preview" w:date="2026-01-01T00:00:00Z">
        <w:r>
          <w:t xml:space="preserve">, we have</w:t>
        </w:r>
      </w:ins>
      <w:ins w:id="101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13" w:author="PR Preview" w:date="2026-01-01T00:00:00Z">
        <w:r>
          <w:t xml:space="preserve">, the</w:t>
        </w:r>
      </w:ins>
      <w:ins w:id="1014" w:author="PR Preview" w:date="2026-01-01T00:00:00Z">
        <w:r>
          <w:t xml:space="preserve"> </w:t>
        </w:r>
      </w:ins>
      <w:hyperlink w:anchor="def-surprisal">
        <w:ins w:id="1015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of</w:t>
        </w:r>
      </w:ins>
      <w:ins w:id="1018" w:author="PR Preview" w:date="2026-01-01T00:00:00Z">
        <w:r>
          <w:t xml:space="preserve"> </w:t>
        </w:r>
      </w:ins>
      <m:oMath>
        <m:r>
          <m:t>X</m:t>
        </m:r>
      </m:oMath>
      <w:ins w:id="1019" w:author="PR Preview" w:date="2026-01-01T00:00:00Z">
        <w:r>
          <w:t xml:space="preserve">.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The surprisal</w:t>
        </w:r>
      </w:ins>
      <w:ins w:id="1022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is finite with</w:t>
        </w:r>
      </w:ins>
      <w:ins w:id="1025" w:author="PR Preview" w:date="2026-01-01T00:00:00Z">
        <w:r>
          <w:t xml:space="preserve"> </w:t>
        </w:r>
      </w:ins>
      <w:hyperlink r:id="rId21">
        <w:ins w:id="102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1, because</w:t>
        </w:r>
      </w:ins>
      <w:ins w:id="1029" w:author="PR Preview" w:date="2026-01-01T00:00:00Z">
        <w:r>
          <w:t xml:space="preserve"> </w:t>
        </w:r>
      </w:ins>
      <m:oMath>
        <m:r>
          <m:t>X</m:t>
        </m:r>
      </m:oMath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takes only values with</w:t>
        </w:r>
      </w:ins>
      <w:ins w:id="103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033" w:author="PR Preview" w:date="2026-01-01T00:00:00Z">
        <w:r>
          <w:t xml:space="preserve">,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and the values with</w:t>
        </w:r>
      </w:ins>
      <w:ins w:id="103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contribute</w:t>
        </w:r>
      </w:ins>
      <w:ins w:id="1039" w:author="PR Preview" w:date="2026-01-01T00:00:00Z">
        <w:r>
          <w:t xml:space="preserve"> </w:t>
        </w:r>
      </w:ins>
      <m:oMath>
        <m:r>
          <m:t>0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to both</w:t>
        </w:r>
      </w:ins>
      <w:ins w:id="1042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and</w:t>
        </w:r>
      </w:ins>
      <w:ins w:id="104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by the convention in their definitions.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So</w:t>
        </w:r>
      </w:ins>
      <w:ins w:id="1050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by the definition of</w:t>
        </w:r>
      </w:ins>
      <w:ins w:id="1053" w:author="PR Preview" w:date="2026-01-01T00:00:00Z">
        <w:r>
          <w:t xml:space="preserve"> </w:t>
        </w:r>
      </w:ins>
      <w:hyperlink w:anchor="def-entropy">
        <w:ins w:id="1054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055" w:author="PR Preview" w:date="2026-01-01T00:00:00Z">
        <w:r>
          <w:t xml:space="preserve">.</w:t>
        </w:r>
      </w:ins>
    </w:p>
    <w:bookmarkEnd w:id="197"/>
    <w:bookmarkStart w:id="198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8"/>
    <w:p>
      <w:pPr>
        <w:pStyle w:val="FirstParagraph"/>
      </w:pPr>
      <w:del w:id="1056" w:author="PR Preview" w:date="2026-01-01T00:00:00Z">
        <w:r>
          <w:rPr>
            <w:i/>
            <w:iCs/>
          </w:rPr>
          <w:delText xml:space="preserve">Proof</w:delText>
        </w:r>
      </w:del>
      <w:del w:id="1057" w:author="PR Preview" w:date="2026-01-01T00:00:00Z">
        <w:r>
          <w:delText xml:space="preserve">. </w:delText>
        </w:r>
      </w:del>
      <w:del w:id="1058" w:author="PR Preview" w:date="2026-01-01T00:00:00Z">
        <w:r>
          <w:delText xml:space="preserve">By</w:delText>
        </w:r>
      </w:del>
      <w:del w:id="1059" w:author="PR Preview" w:date="2026-01-01T00:00:00Z">
        <w:r>
          <w:delText xml:space="preserve"> </w:delText>
        </w:r>
      </w:del>
      <w:hyperlink w:anchor="thm-cross-entropy-expectation">
        <w:del w:id="106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with</w:delText>
        </w:r>
      </w:del>
      <w:del w:id="106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1064" w:author="PR Preview" w:date="2026-01-01T00:00:00Z">
        <w:r>
          <w:delText xml:space="preserve">,</w:delText>
        </w:r>
      </w:del>
      <w:del w:id="1065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del w:id="1066" w:author="PR Preview" w:date="2026-01-01T00:00:00Z">
        <w:r>
          <w:delText xml:space="preserve">.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Since</w:delText>
        </w:r>
      </w:del>
      <w:del w:id="106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1070" w:author="PR Preview" w:date="2026-01-01T00:00:00Z">
        <w:r>
          <w:delText xml:space="preserve">, the</w:delText>
        </w:r>
      </w:del>
      <w:del w:id="1071" w:author="PR Preview" w:date="2026-01-01T00:00:00Z">
        <w:r>
          <w:delText xml:space="preserve"> </w:delText>
        </w:r>
      </w:del>
      <w:hyperlink r:id="rId13">
        <w:del w:id="1072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07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is the</w:delText>
        </w:r>
      </w:del>
      <w:del w:id="1076" w:author="PR Preview" w:date="2026-01-01T00:00:00Z">
        <w:r>
          <w:delText xml:space="preserve"> </w:delText>
        </w:r>
      </w:del>
      <w:hyperlink w:anchor="def-surprisal">
        <w:del w:id="1077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078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79" w:author="PR Preview" w:date="2026-01-01T00:00:00Z">
        <w:r>
          <w:delText xml:space="preserve">.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The surprisal</w:delText>
        </w:r>
      </w:del>
      <w:del w:id="1082" w:author="PR Preview" w:date="2026-01-01T00:00:00Z">
        <w:r>
          <w:delText xml:space="preserve"> </w:delText>
        </w:r>
      </w:del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is finite with</w:delText>
        </w:r>
      </w:del>
      <w:del w:id="1085" w:author="PR Preview" w:date="2026-01-01T00:00:00Z">
        <w:r>
          <w:delText xml:space="preserve"> </w:delText>
        </w:r>
      </w:del>
      <w:hyperlink r:id="rId21">
        <w:del w:id="1086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1, because</w:delText>
        </w:r>
      </w:del>
      <w:del w:id="1089" w:author="PR Preview" w:date="2026-01-01T00:00:00Z">
        <w:r>
          <w:delText xml:space="preserve"> </w:delText>
        </w:r>
      </w:del>
      <m:oMath>
        <m:r>
          <m:t>X</m:t>
        </m:r>
      </m:oMath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takes only values with</w:delText>
        </w:r>
      </w:del>
      <w:del w:id="1092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del w:id="1093" w:author="PR Preview" w:date="2026-01-01T00:00:00Z">
        <w:r>
          <w:delText xml:space="preserve">,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and the values with</w:delText>
        </w:r>
      </w:del>
      <w:del w:id="1096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contribute</w:delText>
        </w:r>
      </w:del>
      <w:del w:id="1099" w:author="PR Preview" w:date="2026-01-01T00:00:00Z">
        <w:r>
          <w:delText xml:space="preserve"> </w:delText>
        </w:r>
      </w:del>
      <m:oMath>
        <m:r>
          <m:t>0</m:t>
        </m:r>
      </m:oMath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to both</w:delText>
        </w:r>
      </w:del>
      <w:del w:id="1102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</w:delText>
        </w:r>
      </w:del>
      <w:del w:id="1105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by the convention in their definitions.</w:delText>
        </w:r>
      </w:del>
      <w:del w:id="1108" w:author="PR Preview" w:date="2026-01-01T00:00:00Z">
        <w:r>
          <w:delText xml:space="preserve"> </w:delText>
        </w:r>
      </w:del>
      <w:del w:id="1109" w:author="PR Preview" w:date="2026-01-01T00:00:00Z">
        <w:r>
          <w:delText xml:space="preserve">So</w:delText>
        </w:r>
      </w:del>
      <w:del w:id="1110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by the definition of</w:delText>
        </w:r>
      </w:del>
      <w:del w:id="1113" w:author="PR Preview" w:date="2026-01-01T00:00:00Z">
        <w:r>
          <w:delText xml:space="preserve"> </w:delText>
        </w:r>
      </w:del>
      <w:hyperlink w:anchor="def-entropy">
        <w:del w:id="1114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1115" w:author="PR Preview" w:date="2026-01-01T00:00:00Z">
        <w:r>
          <w:delText xml:space="preserve">.</w:delText>
        </w:r>
      </w:del>
    </w:p>
    <w:p>
      <w:pPr>
        <w:pStyle w:val="BodyText"/>
      </w:pPr>
      <w:del w:id="1116" w:author="PR Preview" w:date="2026-01-01T00:00:00Z">
        <w:r>
          <w:rPr>
            <w:i/>
            <w:iCs/>
          </w:rPr>
          <w:delText xml:space="preserve">Remark 12</w:delText>
        </w:r>
      </w:del>
      <w:del w:id="1117" w:author="PR Preview" w:date="2026-01-01T00:00:00Z">
        <w:r>
          <w:delText xml:space="preserve"> (Cross-entropy is an expected surprisal). </w:delText>
        </w:r>
      </w:del>
      <w:del w:id="1118" w:author="PR Preview" w:date="2026-01-01T00:00:00Z">
        <w:r>
          <w:delText xml:space="preserve">By</w:delText>
        </w:r>
      </w:del>
      <w:del w:id="1119" w:author="PR Preview" w:date="2026-01-01T00:00:00Z">
        <w:r>
          <w:delText xml:space="preserve"> </w:delText>
        </w:r>
      </w:del>
      <w:hyperlink w:anchor="thm-cross-entropy-expectation">
        <w:del w:id="112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121" w:author="PR Preview" w:date="2026-01-01T00:00:00Z">
        <w:r>
          <w:delText xml:space="preserve">, the</w:delText>
        </w:r>
      </w:del>
      <w:del w:id="1122" w:author="PR Preview" w:date="2026-01-01T00:00:00Z">
        <w:r>
          <w:delText xml:space="preserve"> </w:delText>
        </w:r>
      </w:del>
      <w:hyperlink w:anchor="def-cross-entropy">
        <w:del w:id="1123" w:author="PR Preview" w:date="2026-01-01T00:00:00Z">
          <w:r>
            <w:rPr>
              <w:rStyle w:val="Hyperlink"/>
            </w:rPr>
            <w:delText xml:space="preserve">cross-entropy</w:delText>
          </w:r>
        </w:del>
      </w:hyperlink>
      <w:del w:id="1124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is the average</w:delText>
        </w:r>
      </w:del>
      <w:del w:id="1127" w:author="PR Preview" w:date="2026-01-01T00:00:00Z">
        <w:r>
          <w:delText xml:space="preserve"> </w:delText>
        </w:r>
      </w:del>
      <w:hyperlink w:anchor="def-surprisal">
        <w:del w:id="1128" w:author="PR Preview" w:date="2026-01-01T00:00:00Z">
          <w:r>
            <w:rPr>
              <w:rStyle w:val="Hyperlink"/>
            </w:rPr>
            <w:delText xml:space="preserve">surprisal</w:delText>
          </w:r>
        </w:del>
      </w:hyperlink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of the values drawn from</w:delText>
        </w:r>
      </w:del>
      <w:del w:id="1131" w:author="PR Preview" w:date="2026-01-01T00:00:00Z">
        <w:r>
          <w:delText xml:space="preserve"> </w:delText>
        </w:r>
      </w:del>
      <m:oMath>
        <m:r>
          <m:t>p</m:t>
        </m:r>
      </m:oMath>
      <w:del w:id="1132" w:author="PR Preview" w:date="2026-01-01T00:00:00Z">
        <w:r>
          <w:delText xml:space="preserve">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with each surprisal measured by</w:delText>
        </w:r>
      </w:del>
      <w:del w:id="1135" w:author="PR Preview" w:date="2026-01-01T00:00:00Z">
        <w:r>
          <w:delText xml:space="preserve"> </w:delText>
        </w:r>
      </w:del>
      <m:oMath>
        <m:r>
          <m:t>q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as</w:delText>
        </w:r>
      </w:del>
      <w:del w:id="113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del w:id="1139" w:author="PR Preview" w:date="2026-01-01T00:00:00Z">
        <w:r>
          <w:delText xml:space="preserve">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By</w:delText>
        </w:r>
      </w:del>
      <w:del w:id="1142" w:author="PR Preview" w:date="2026-01-01T00:00:00Z">
        <w:r>
          <w:delText xml:space="preserve"> </w:delText>
        </w:r>
      </w:del>
      <w:hyperlink w:anchor="cor-cross-entropy-entropy">
        <w:del w:id="1143" w:author="PR Preview" w:date="2026-01-01T00:00:00Z">
          <w:r>
            <w:rPr>
              <w:rStyle w:val="Hyperlink"/>
            </w:rPr>
            <w:delText xml:space="preserve">Corollary 6</w:delText>
          </w:r>
        </w:del>
      </w:hyperlink>
      <w:del w:id="1144" w:author="PR Preview" w:date="2026-01-01T00:00:00Z">
        <w:r>
          <w:delText xml:space="preserve">, measuring with</w:delText>
        </w:r>
      </w:del>
      <w:del w:id="1145" w:author="PR Preview" w:date="2026-01-01T00:00:00Z">
        <w:r>
          <w:delText xml:space="preserve"> </w:delText>
        </w:r>
      </w:del>
      <m:oMath>
        <m:r>
          <m:t>p</m:t>
        </m:r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itself gives the</w:delText>
        </w:r>
      </w:del>
      <w:del w:id="1148" w:author="PR Preview" w:date="2026-01-01T00:00:00Z">
        <w:r>
          <w:delText xml:space="preserve"> </w:delText>
        </w:r>
      </w:del>
      <w:hyperlink w:anchor="def-entropy">
        <w:del w:id="1149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1150" w:author="PR Preview" w:date="2026-01-01T00:00:00Z">
        <w:r>
          <w:delText xml:space="preserve">.</w:delText>
        </w:r>
      </w:del>
    </w:p>
    <w:p>
      <w:pPr>
        <w:pStyle w:val="FirstParagraph"/>
      </w:pPr>
      <w:ins w:id="1151" w:author="PR Preview" w:date="2026-01-01T00:00:00Z">
        <w:r>
          <w:rPr>
            <w:i/>
            <w:iCs/>
          </w:rPr>
          <w:t xml:space="preserve">Proof</w:t>
        </w:r>
      </w:ins>
      <w:ins w:id="1152" w:author="PR Preview" w:date="2026-01-01T00:00:00Z">
        <w:r>
          <w:t xml:space="preserve">. </w:t>
        </w:r>
      </w:ins>
      <w:ins w:id="1153" w:author="PR Preview" w:date="2026-01-01T00:00:00Z">
        <w:r>
          <w:t xml:space="preserve">By</w:t>
        </w:r>
      </w:ins>
      <w:ins w:id="1154" w:author="PR Preview" w:date="2026-01-01T00:00:00Z">
        <w:r>
          <w:t xml:space="preserve"> </w:t>
        </w:r>
      </w:ins>
      <w:hyperlink w:anchor="thm-cross-entropy-expectation">
        <w:ins w:id="115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with</w:t>
        </w:r>
      </w:ins>
      <w:ins w:id="115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1159" w:author="PR Preview" w:date="2026-01-01T00:00:00Z">
        <w:r>
          <w:t xml:space="preserve">,</w:t>
        </w:r>
      </w:ins>
      <w:ins w:id="1160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ins w:id="1161" w:author="PR Preview" w:date="2026-01-01T00:00:00Z">
        <w:r>
          <w:t xml:space="preserve">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Since</w:t>
        </w:r>
      </w:ins>
      <w:ins w:id="116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1165" w:author="PR Preview" w:date="2026-01-01T00:00:00Z">
        <w:r>
          <w:t xml:space="preserve">, the</w:t>
        </w:r>
      </w:ins>
      <w:ins w:id="1166" w:author="PR Preview" w:date="2026-01-01T00:00:00Z">
        <w:r>
          <w:t xml:space="preserve"> </w:t>
        </w:r>
      </w:ins>
      <w:hyperlink r:id="rId13">
        <w:ins w:id="1167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16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is the</w:t>
        </w:r>
      </w:ins>
      <w:ins w:id="1171" w:author="PR Preview" w:date="2026-01-01T00:00:00Z">
        <w:r>
          <w:t xml:space="preserve"> </w:t>
        </w:r>
      </w:ins>
      <w:hyperlink w:anchor="def-surprisal">
        <w:ins w:id="1172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173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74" w:author="PR Preview" w:date="2026-01-01T00:00:00Z">
        <w:r>
          <w:t xml:space="preserve">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 surprisal</w:t>
        </w:r>
      </w:ins>
      <w:ins w:id="1177" w:author="PR Preview" w:date="2026-01-01T00:00:00Z">
        <w:r>
          <w:t xml:space="preserve"> </w:t>
        </w:r>
      </w:ins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is finite with</w:t>
        </w:r>
      </w:ins>
      <w:ins w:id="1180" w:author="PR Preview" w:date="2026-01-01T00:00:00Z">
        <w:r>
          <w:t xml:space="preserve"> </w:t>
        </w:r>
      </w:ins>
      <w:hyperlink r:id="rId21">
        <w:ins w:id="1181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1, because</w:t>
        </w:r>
      </w:ins>
      <w:ins w:id="1184" w:author="PR Preview" w:date="2026-01-01T00:00:00Z">
        <w:r>
          <w:t xml:space="preserve"> </w:t>
        </w:r>
      </w:ins>
      <m:oMath>
        <m:r>
          <m:t>X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takes only values with</w:t>
        </w:r>
      </w:ins>
      <w:ins w:id="118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ins w:id="1188" w:author="PR Preview" w:date="2026-01-01T00:00:00Z">
        <w:r>
          <w:t xml:space="preserve">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and the values with</w:t>
        </w:r>
      </w:ins>
      <w:ins w:id="119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192" w:author="PR Preview" w:date="2026-01-01T00:00:00Z">
        <w:r>
          <w:t xml:space="preserve"> </w:t>
        </w:r>
      </w:ins>
      <w:ins w:id="1193" w:author="PR Preview" w:date="2026-01-01T00:00:00Z">
        <w:r>
          <w:t xml:space="preserve">contribute</w:t>
        </w:r>
      </w:ins>
      <w:ins w:id="1194" w:author="PR Preview" w:date="2026-01-01T00:00:00Z">
        <w:r>
          <w:t xml:space="preserve"> </w:t>
        </w:r>
      </w:ins>
      <m:oMath>
        <m:r>
          <m:t>0</m:t>
        </m:r>
      </m:oMath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to both</w:t>
        </w:r>
      </w:ins>
      <w:ins w:id="1197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and</w:t>
        </w:r>
      </w:ins>
      <w:ins w:id="1200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by the convention in their definitions.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So</w:t>
        </w:r>
      </w:ins>
      <w:ins w:id="120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by the definition of</w:t>
        </w:r>
      </w:ins>
      <w:ins w:id="1208" w:author="PR Preview" w:date="2026-01-01T00:00:00Z">
        <w:r>
          <w:t xml:space="preserve"> </w:t>
        </w:r>
      </w:ins>
      <w:hyperlink w:anchor="def-entropy">
        <w:ins w:id="1209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210" w:author="PR Preview" w:date="2026-01-01T00:00:00Z">
        <w:r>
          <w:t xml:space="preserve">.</w:t>
        </w:r>
      </w:ins>
    </w:p>
    <w:bookmarkStart w:id="199" w:name="rem-cross-entropy-expected-surprisal"/>
    <w:p>
      <w:pPr>
        <w:pStyle w:val="BodyText"/>
      </w:pPr>
      <w:ins w:id="1211" w:author="PR Preview" w:date="2026-01-01T00:00:00Z">
        <w:r>
          <w:rPr>
            <w:i/>
            <w:iCs/>
          </w:rPr>
          <w:t xml:space="preserve">Remark 12</w:t>
        </w:r>
      </w:ins>
      <w:ins w:id="1212" w:author="PR Preview" w:date="2026-01-01T00:00:00Z">
        <w:r>
          <w:t xml:space="preserve"> (Cross-entropy is an expected surprisal). </w:t>
        </w:r>
      </w:ins>
      <w:ins w:id="1213" w:author="PR Preview" w:date="2026-01-01T00:00:00Z">
        <w:r>
          <w:t xml:space="preserve">By</w:t>
        </w:r>
      </w:ins>
      <w:ins w:id="1214" w:author="PR Preview" w:date="2026-01-01T00:00:00Z">
        <w:r>
          <w:t xml:space="preserve"> </w:t>
        </w:r>
      </w:ins>
      <w:hyperlink w:anchor="thm-cross-entropy-expectation">
        <w:ins w:id="1215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216" w:author="PR Preview" w:date="2026-01-01T00:00:00Z">
        <w:r>
          <w:t xml:space="preserve">, the</w:t>
        </w:r>
      </w:ins>
      <w:ins w:id="1217" w:author="PR Preview" w:date="2026-01-01T00:00:00Z">
        <w:r>
          <w:t xml:space="preserve"> </w:t>
        </w:r>
      </w:ins>
      <w:hyperlink w:anchor="def-cross-entropy">
        <w:ins w:id="1218" w:author="PR Preview" w:date="2026-01-01T00:00:00Z">
          <w:r>
            <w:rPr>
              <w:rStyle w:val="Hyperlink"/>
            </w:rPr>
            <w:t xml:space="preserve">cross-entropy</w:t>
          </w:r>
        </w:ins>
      </w:hyperlink>
      <w:ins w:id="1219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is the average</w:t>
        </w:r>
      </w:ins>
      <w:ins w:id="1222" w:author="PR Preview" w:date="2026-01-01T00:00:00Z">
        <w:r>
          <w:t xml:space="preserve"> </w:t>
        </w:r>
      </w:ins>
      <w:hyperlink w:anchor="def-surprisal">
        <w:ins w:id="1223" w:author="PR Preview" w:date="2026-01-01T00:00:00Z">
          <w:r>
            <w:rPr>
              <w:rStyle w:val="Hyperlink"/>
            </w:rPr>
            <w:t xml:space="preserve">surprisal</w:t>
          </w:r>
        </w:ins>
      </w:hyperlink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of the values drawn from</w:t>
        </w:r>
      </w:ins>
      <w:ins w:id="1226" w:author="PR Preview" w:date="2026-01-01T00:00:00Z">
        <w:r>
          <w:t xml:space="preserve"> </w:t>
        </w:r>
      </w:ins>
      <m:oMath>
        <m:r>
          <m:t>p</m:t>
        </m:r>
      </m:oMath>
      <w:ins w:id="1227" w:author="PR Preview" w:date="2026-01-01T00:00:00Z">
        <w:r>
          <w:t xml:space="preserve">,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with each surprisal measured by</w:t>
        </w:r>
      </w:ins>
      <w:ins w:id="1230" w:author="PR Preview" w:date="2026-01-01T00:00:00Z">
        <w:r>
          <w:t xml:space="preserve"> </w:t>
        </w:r>
      </w:ins>
      <m:oMath>
        <m:r>
          <m:t>q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as</w:t>
        </w:r>
      </w:ins>
      <w:ins w:id="12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ins w:id="1234" w:author="PR Preview" w:date="2026-01-01T00:00:00Z">
        <w:r>
          <w:t xml:space="preserve">.</w:t>
        </w:r>
      </w:ins>
      <w:ins w:id="1235" w:author="PR Preview" w:date="2026-01-01T00:00:00Z">
        <w:r>
          <w:t xml:space="preserve"> </w:t>
        </w:r>
      </w:ins>
      <w:ins w:id="1236" w:author="PR Preview" w:date="2026-01-01T00:00:00Z">
        <w:r>
          <w:t xml:space="preserve">By</w:t>
        </w:r>
      </w:ins>
      <w:ins w:id="1237" w:author="PR Preview" w:date="2026-01-01T00:00:00Z">
        <w:r>
          <w:t xml:space="preserve"> </w:t>
        </w:r>
      </w:ins>
      <w:hyperlink w:anchor="cor-cross-entropy-entropy">
        <w:ins w:id="1238" w:author="PR Preview" w:date="2026-01-01T00:00:00Z">
          <w:r>
            <w:rPr>
              <w:rStyle w:val="Hyperlink"/>
            </w:rPr>
            <w:t xml:space="preserve">Corollary 6</w:t>
          </w:r>
        </w:ins>
      </w:hyperlink>
      <w:ins w:id="1239" w:author="PR Preview" w:date="2026-01-01T00:00:00Z">
        <w:r>
          <w:t xml:space="preserve">, measuring with</w:t>
        </w:r>
      </w:ins>
      <w:ins w:id="1240" w:author="PR Preview" w:date="2026-01-01T00:00:00Z">
        <w:r>
          <w:t xml:space="preserve"> </w:t>
        </w:r>
      </w:ins>
      <m:oMath>
        <m:r>
          <m:t>p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itself gives the</w:t>
        </w:r>
      </w:ins>
      <w:ins w:id="1243" w:author="PR Preview" w:date="2026-01-01T00:00:00Z">
        <w:r>
          <w:t xml:space="preserve"> </w:t>
        </w:r>
      </w:ins>
      <w:hyperlink w:anchor="def-entropy">
        <w:ins w:id="1244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245" w:author="PR Preview" w:date="2026-01-01T00:00:00Z">
        <w:r>
          <w:t xml:space="preserve">.</w:t>
        </w:r>
      </w:ins>
    </w:p>
    <w:bookmarkEnd w:id="199"/>
    <w:bookmarkStart w:id="200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01"/>
    <w:bookmarkStart w:id="202" w:name="exm-cross-entropy"/>
    <w:p>
      <w:pPr>
        <w:pStyle w:val="BodyText"/>
      </w:pPr>
      <w:del w:id="1246" w:author="PR Preview" w:date="2026-01-01T00:00:00Z">
        <w:r>
          <w:rPr>
            <w:b/>
            <w:bCs/>
          </w:rPr>
          <w:delText xml:space="preserve">Example 43 (Cross-entropy and divergence for two coins)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Let</w:delText>
        </w:r>
      </w:del>
      <w:del w:id="124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be a fair coin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and</w:delText>
        </w:r>
      </w:del>
      <w:del w:id="125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a coin biased toward the second outcome.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Using logarithms to base 2,</w:delText>
        </w:r>
      </w:del>
      <w:del w:id="125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and</w:delText>
        </w:r>
      </w:del>
      <w:del w:id="126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1263" w:author="PR Preview" w:date="2026-01-01T00:00:00Z">
        <w:r>
          <w:delText xml:space="preserve">, so</w:delText>
        </w:r>
      </w:del>
    </w:p>
    <w:p>
      <w:pPr>
        <w:pStyle w:val="BodyText"/>
      </w:pPr>
      <w:ins w:id="1264" w:author="PR Preview" w:date="2026-01-01T00:00:00Z">
        <w:r>
          <w:rPr>
            <w:b/>
            <w:bCs/>
          </w:rPr>
          <w:t xml:space="preserve">Example 44 (Cross-entropy and divergence for two coins)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Let</w:t>
        </w:r>
      </w:ins>
      <w:ins w:id="12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be a fair coin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and</w:t>
        </w:r>
      </w:ins>
      <w:ins w:id="127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a coin biased toward the second outcome.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Using logarithms to base 2,</w:t>
        </w:r>
      </w:ins>
      <w:ins w:id="127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and</w:t>
        </w:r>
      </w:ins>
      <w:ins w:id="128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128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02"/>
    <w:bookmarkStart w:id="203" w:name="rem-cross-entropy-source"/>
    <w:p>
      <w:pPr>
        <w:pStyle w:val="BodyText"/>
      </w:pPr>
      <w:del w:id="1282" w:author="PR Preview" w:date="2026-01-01T00:00:00Z">
        <w:r>
          <w:rPr>
            <w:i/>
            <w:iCs/>
          </w:rPr>
          <w:delText xml:space="preserve">Remark 14</w:delText>
        </w:r>
      </w:del>
      <w:del w:id="1283" w:author="PR Preview" w:date="2026-01-01T00:00:00Z">
        <w:r>
          <w:delText xml:space="preserve"> (Where the definitions come from). </w:delText>
        </w:r>
      </w:del>
      <w:del w:id="1284" w:author="PR Preview" w:date="2026-01-01T00:00:00Z">
        <w:r>
          <w:delText xml:space="preserve">Murphy [18, Sec. 2.8.2], pp. 57–58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defines the KL divergence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and the cross-entropy as above,</w:delText>
        </w:r>
      </w:del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and gives the coding interpretation:</w:delText>
        </w:r>
      </w:del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the cross-entropy is the average number of bits needed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to encode data from a source with distribution</w:delText>
        </w:r>
      </w:del>
      <w:del w:id="1295" w:author="PR Preview" w:date="2026-01-01T00:00:00Z">
        <w:r>
          <w:delText xml:space="preserve"> </w:delText>
        </w:r>
      </w:del>
      <m:oMath>
        <m:r>
          <m:t>p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using a code designed for</w:delText>
        </w:r>
      </w:del>
      <w:del w:id="1298" w:author="PR Preview" w:date="2026-01-01T00:00:00Z">
        <w:r>
          <w:delText xml:space="preserve"> </w:delText>
        </w:r>
      </w:del>
      <m:oMath>
        <m:r>
          <m:t>q</m:t>
        </m:r>
      </m:oMath>
      <w:del w:id="1299" w:author="PR Preview" w:date="2026-01-01T00:00:00Z">
        <w:r>
          <w:delText xml:space="preserve">.</w:delText>
        </w:r>
      </w:del>
    </w:p>
    <w:p>
      <w:pPr>
        <w:pStyle w:val="BodyText"/>
      </w:pPr>
      <w:ins w:id="1300" w:author="PR Preview" w:date="2026-01-01T00:00:00Z">
        <w:r>
          <w:rPr>
            <w:i/>
            <w:iCs/>
          </w:rPr>
          <w:t xml:space="preserve">Remark 14</w:t>
        </w:r>
      </w:ins>
      <w:ins w:id="1301" w:author="PR Preview" w:date="2026-01-01T00:00:00Z">
        <w:r>
          <w:t xml:space="preserve"> (Where the definitions come from). </w:t>
        </w:r>
      </w:ins>
      <w:ins w:id="1302" w:author="PR Preview" w:date="2026-01-01T00:00:00Z">
        <w:r>
          <w:t xml:space="preserve">Murphy [19, Sec. 2.8.2], pp. 57–58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defines the KL divergence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and the cross-entropy as above,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and gives the coding interpretation: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the cross-entropy is the average number of bits needed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to encode data from a source with distribution</w:t>
        </w:r>
      </w:ins>
      <w:ins w:id="1313" w:author="PR Preview" w:date="2026-01-01T00:00:00Z">
        <w:r>
          <w:t xml:space="preserve"> </w:t>
        </w:r>
      </w:ins>
      <m:oMath>
        <m:r>
          <m:t>p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using a code designed for</w:t>
        </w:r>
      </w:ins>
      <w:ins w:id="1316" w:author="PR Preview" w:date="2026-01-01T00:00:00Z">
        <w:r>
          <w:t xml:space="preserve"> </w:t>
        </w:r>
      </w:ins>
      <m:oMath>
        <m:r>
          <m:t>q</m:t>
        </m:r>
      </m:oMath>
      <w:ins w:id="1317" w:author="PR Preview" w:date="2026-01-01T00:00:00Z">
        <w:r>
          <w:t xml:space="preserve">.</w:t>
        </w:r>
      </w:ins>
    </w:p>
    <w:bookmarkEnd w:id="203"/>
    <w:bookmarkEnd w:id="204"/>
    <w:bookmarkStart w:id="208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[21]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8"/>
    <w:bookmarkStart w:id="247" w:name="references"/>
    <w:p>
      <w:pPr>
        <w:pStyle w:val="Heading2"/>
      </w:pPr>
      <w:r>
        <w:t xml:space="preserve">References</w:t>
      </w:r>
    </w:p>
    <w:bookmarkStart w:id="246" w:name="refs"/>
    <w:bookmarkStart w:id="210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https://en.wikipedia.org/wiki/Expected_value</w:t>
        </w:r>
      </w:hyperlink>
    </w:p>
    <w:bookmarkEnd w:id="210"/>
    <w:bookmarkStart w:id="21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11"/>
    <w:bookmarkStart w:id="213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12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3"/>
    <w:bookmarkStart w:id="215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15"/>
    <w:bookmarkStart w:id="217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6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7"/>
    <w:bookmarkStart w:id="21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9"/>
    <w:bookmarkStart w:id="220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https://en.wikipedia.org/wiki/Law_of_the_unconscious_statistician</w:t>
        </w:r>
      </w:hyperlink>
    </w:p>
    <w:bookmarkEnd w:id="220"/>
    <w:bookmarkStart w:id="222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2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22"/>
    <w:bookmarkStart w:id="224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https://en.wikipedia.org/wiki/Conditional_expectation</w:t>
        </w:r>
      </w:hyperlink>
    </w:p>
    <w:bookmarkEnd w:id="224"/>
    <w:bookmarkStart w:id="226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5">
        <w:r>
          <w:rPr>
            <w:rStyle w:val="Hyperlink"/>
          </w:rPr>
          <w:t xml:space="preserve">https://bookdown.org/kevin_davisross/probsim-book/</w:t>
        </w:r>
      </w:hyperlink>
    </w:p>
    <w:bookmarkEnd w:id="226"/>
    <w:bookmarkStart w:id="227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7"/>
    <w:bookmarkStart w:id="229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8">
        <w:r>
          <w:rPr>
            <w:rStyle w:val="Hyperlink"/>
          </w:rPr>
          <w:t xml:space="preserve">https://en.wikipedia.org/wiki/Loss_function</w:t>
        </w:r>
      </w:hyperlink>
    </w:p>
    <w:bookmarkEnd w:id="229"/>
    <w:bookmarkStart w:id="231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3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31"/>
    <w:bookmarkStart w:id="233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2">
        <w:r>
          <w:rPr>
            <w:rStyle w:val="Hyperlink"/>
          </w:rPr>
          <w:t xml:space="preserve">https://en.wikipedia.org/wiki/Risk_function</w:t>
        </w:r>
      </w:hyperlink>
    </w:p>
    <w:bookmarkEnd w:id="233"/>
    <w:bookmarkStart w:id="235" w:name="ref-james2021islr2e"/>
    <w:p>
      <w:pPr>
        <w:pStyle w:val="Bibliography"/>
      </w:pPr>
      <w:del w:id="1318" w:author="PR Preview" w:date="2026-01-01T00:00:00Z">
        <w:r>
          <w:delText xml:space="preserve">[15]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	</w:delText>
        </w:r>
      </w:del>
      <w:del w:id="1321" w:author="PR Preview" w:date="2026-01-01T00:00:00Z">
        <w:r>
          <w:delText xml:space="preserve">I. Goodfellow, Y. Bengio, and A. Courville,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rPr>
            <w:i/>
            <w:iCs/>
          </w:rPr>
          <w:delText xml:space="preserve">Deep learning</w:delText>
        </w:r>
      </w:del>
      <w:del w:id="1324" w:author="PR Preview" w:date="2026-01-01T00:00:00Z">
        <w:r>
          <w:delText xml:space="preserve">. Cambridge, MA: MIT Press, 2016. Available:</w:delText>
        </w:r>
      </w:del>
      <w:del w:id="1325" w:author="PR Preview" w:date="2026-01-01T00:00:00Z">
        <w:r>
          <w:delText xml:space="preserve"> </w:delText>
        </w:r>
      </w:del>
      <w:hyperlink r:id="rId236">
        <w:del w:id="1326" w:author="PR Preview" w:date="2026-01-01T00:00:00Z">
          <w:r>
            <w:rPr>
              <w:rStyle w:val="Hyperlink"/>
            </w:rPr>
            <w:delText xml:space="preserve">https://www.deeplearningbook.org/</w:delText>
          </w:r>
        </w:del>
      </w:hyperlink>
    </w:p>
    <w:p>
      <w:pPr>
        <w:pStyle w:val="Bibliography"/>
      </w:pPr>
      <w:del w:id="1327" w:author="PR Preview" w:date="2026-01-01T00:00:00Z">
        <w:r>
          <w:delText xml:space="preserve">[16]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	</w:delText>
        </w:r>
      </w:del>
      <w:del w:id="1330" w:author="PR Preview" w:date="2026-01-01T00:00:00Z">
        <w:r>
          <w:delText xml:space="preserve">C. M. Bishop,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rPr>
            <w:i/>
            <w:iCs/>
          </w:rPr>
          <w:delText xml:space="preserve">Pattern recognition and machine learning</w:delText>
        </w:r>
      </w:del>
      <w:del w:id="1333" w:author="PR Preview" w:date="2026-01-01T00:00:00Z">
        <w:r>
          <w:delText xml:space="preserve">. in Information science and statistics. New York: Springer, 2006.</w:delText>
        </w:r>
      </w:del>
    </w:p>
    <w:p>
      <w:pPr>
        <w:pStyle w:val="Bibliography"/>
      </w:pPr>
      <w:del w:id="1334" w:author="PR Preview" w:date="2026-01-01T00:00:00Z">
        <w:r>
          <w:delText xml:space="preserve">[17]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	</w:delText>
        </w:r>
      </w:del>
      <w:del w:id="1337" w:author="PR Preview" w:date="2026-01-01T00:00:00Z">
        <w:r>
          <w:delText xml:space="preserve">Wikipedia contributors,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“Entropy (information theory) —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Wikipedia</w:delText>
        </w:r>
      </w:del>
      <w:del w:id="1342" w:author="PR Preview" w:date="2026-01-01T00:00:00Z">
        <w:r>
          <w:delText xml:space="preserve">,</w:delText>
        </w:r>
      </w:del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the free encyclopedia.”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2026. Available:</w:delText>
        </w:r>
      </w:del>
      <w:del w:id="1347" w:author="PR Preview" w:date="2026-01-01T00:00:00Z">
        <w:r>
          <w:delText xml:space="preserve"> </w:delText>
        </w:r>
      </w:del>
      <w:hyperlink r:id="rId239">
        <w:del w:id="1348" w:author="PR Preview" w:date="2026-01-01T00:00:00Z">
          <w:r>
            <w:rPr>
              <w:rStyle w:val="Hyperlink"/>
            </w:rPr>
            <w:delText xml:space="preserve">https://en.wikipedia.org/wiki/Entropy_(information_theory)</w:delText>
          </w:r>
        </w:del>
      </w:hyperlink>
    </w:p>
    <w:p>
      <w:pPr>
        <w:pStyle w:val="Bibliography"/>
      </w:pPr>
      <w:del w:id="1349" w:author="PR Preview" w:date="2026-01-01T00:00:00Z">
        <w:r>
          <w:delText xml:space="preserve">[18]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	</w:delText>
        </w:r>
      </w:del>
      <w:del w:id="1352" w:author="PR Preview" w:date="2026-01-01T00:00:00Z">
        <w:r>
          <w:delText xml:space="preserve">K. P. Murphy,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rPr>
            <w:i/>
            <w:iCs/>
          </w:rPr>
          <w:delText xml:space="preserve">Machine learning: A probabilistic perspective</w:delText>
        </w:r>
      </w:del>
      <w:del w:id="1355" w:author="PR Preview" w:date="2026-01-01T00:00:00Z">
        <w:r>
          <w:delText xml:space="preserve">. in Adaptive computation and machine learning. MIT Press, 2012.</w:delText>
        </w:r>
      </w:del>
    </w:p>
    <w:p>
      <w:pPr>
        <w:pStyle w:val="Bibliography"/>
      </w:pPr>
      <w:del w:id="1356" w:author="PR Preview" w:date="2026-01-01T00:00:00Z">
        <w:r>
          <w:delText xml:space="preserve">[19]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	</w:delText>
        </w:r>
      </w:del>
      <w:del w:id="1359" w:author="PR Preview" w:date="2026-01-01T00:00:00Z">
        <w:r>
          <w:delText xml:space="preserve">Wikipedia contributors,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“Cross-entropy —</w:delText>
        </w:r>
      </w:del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Wikipedia</w:delText>
        </w:r>
      </w:del>
      <w:del w:id="1364" w:author="PR Preview" w:date="2026-01-01T00:00:00Z">
        <w:r>
          <w:delText xml:space="preserve">,</w:delText>
        </w:r>
      </w:del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the free encyclopedia.”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2026. Available:</w:delText>
        </w:r>
      </w:del>
      <w:del w:id="1369" w:author="PR Preview" w:date="2026-01-01T00:00:00Z">
        <w:r>
          <w:delText xml:space="preserve"> </w:delText>
        </w:r>
      </w:del>
      <w:hyperlink r:id="rId242">
        <w:del w:id="1370" w:author="PR Preview" w:date="2026-01-01T00:00:00Z">
          <w:r>
            <w:rPr>
              <w:rStyle w:val="Hyperlink"/>
            </w:rPr>
            <w:delText xml:space="preserve">https://en.wikipedia.org/wiki/Cross-entropy</w:delText>
          </w:r>
        </w:del>
      </w:hyperlink>
    </w:p>
    <w:p>
      <w:pPr>
        <w:pStyle w:val="Bibliography"/>
      </w:pPr>
      <w:del w:id="1371" w:author="PR Preview" w:date="2026-01-01T00:00:00Z">
        <w:r>
          <w:delText xml:space="preserve">[20]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	</w:delText>
        </w:r>
      </w:del>
      <w:del w:id="1374" w:author="PR Preview" w:date="2026-01-01T00:00:00Z">
        <w:r>
          <w:delText xml:space="preserve">K. Lange,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rPr>
            <w:i/>
            <w:iCs/>
          </w:rPr>
          <w:delText xml:space="preserve">Applied probability</w:delText>
        </w:r>
      </w:del>
      <w:del w:id="1377" w:author="PR Preview" w:date="2026-01-01T00:00:00Z">
        <w:r>
          <w:delText xml:space="preserve">, 3rd ed. in Springer texts in statistics. Springer, 2024. doi:</w:delText>
        </w:r>
      </w:del>
      <w:del w:id="1378" w:author="PR Preview" w:date="2026-01-01T00:00:00Z">
        <w:r>
          <w:delText xml:space="preserve"> </w:delText>
        </w:r>
      </w:del>
      <w:hyperlink r:id="rId244">
        <w:del w:id="1379" w:author="PR Preview" w:date="2026-01-01T00:00:00Z">
          <w:r>
            <w:rPr>
              <w:rStyle w:val="Hyperlink"/>
            </w:rPr>
            <w:delText xml:space="preserve">10.1007/978-1-0716-4172-9</w:delText>
          </w:r>
        </w:del>
      </w:hyperlink>
      <w:del w:id="1380" w:author="PR Preview" w:date="2026-01-01T00:00:00Z">
        <w:r>
          <w:delText xml:space="preserve">.</w:delText>
        </w:r>
      </w:del>
    </w:p>
    <w:p>
      <w:pPr>
        <w:pStyle w:val="Bibliography"/>
      </w:pPr>
      <w:ins w:id="1381" w:author="PR Preview" w:date="2026-01-01T00:00:00Z">
        <w:r>
          <w:t xml:space="preserve">[15]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	</w:t>
        </w:r>
      </w:ins>
      <w:ins w:id="1384" w:author="PR Preview" w:date="2026-01-01T00:00:00Z">
        <w:r>
          <w:t xml:space="preserve">G. James, D. Witten, T. Hastie, and R. Tibshirani,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1387" w:author="PR Preview" w:date="2026-01-01T00:00:00Z">
        <w:r>
          <w:rPr>
            <w:i/>
            <w:iCs/>
          </w:rPr>
          <w:t xml:space="preserve"> </w:t>
        </w:r>
      </w:ins>
      <w:ins w:id="1388" w:author="PR Preview" w:date="2026-01-01T00:00:00Z">
        <w:r>
          <w:rPr>
            <w:i/>
            <w:iCs/>
          </w:rPr>
          <w:t xml:space="preserve">R</w:t>
        </w:r>
      </w:ins>
      <w:ins w:id="1389" w:author="PR Preview" w:date="2026-01-01T00:00:00Z">
        <w:r>
          <w:t xml:space="preserve">, 2nd ed. Springer, 2021. doi:</w:t>
        </w:r>
      </w:ins>
      <w:ins w:id="1390" w:author="PR Preview" w:date="2026-01-01T00:00:00Z">
        <w:r>
          <w:t xml:space="preserve"> </w:t>
        </w:r>
      </w:ins>
      <w:hyperlink r:id="rId234">
        <w:ins w:id="1391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1392" w:author="PR Preview" w:date="2026-01-01T00:00:00Z">
        <w:r>
          <w:t xml:space="preserve">.</w:t>
        </w:r>
      </w:ins>
    </w:p>
    <w:bookmarkEnd w:id="235"/>
    <w:bookmarkStart w:id="237" w:name="ref-goodfellow2016deep"/>
    <w:p>
      <w:pPr>
        <w:pStyle w:val="Bibliography"/>
      </w:pPr>
      <w:ins w:id="1393" w:author="PR Preview" w:date="2026-01-01T00:00:00Z">
        <w:r>
          <w:t xml:space="preserve">[16]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	</w:t>
        </w:r>
      </w:ins>
      <w:ins w:id="1396" w:author="PR Preview" w:date="2026-01-01T00:00:00Z">
        <w:r>
          <w:t xml:space="preserve">I. Goodfellow, Y. Bengio, and A. Courville,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rPr>
            <w:i/>
            <w:iCs/>
          </w:rPr>
          <w:t xml:space="preserve">Deep learning</w:t>
        </w:r>
      </w:ins>
      <w:ins w:id="1399" w:author="PR Preview" w:date="2026-01-01T00:00:00Z">
        <w:r>
          <w:t xml:space="preserve">. Cambridge, MA: MIT Press, 2016. Available:</w:t>
        </w:r>
      </w:ins>
      <w:ins w:id="1400" w:author="PR Preview" w:date="2026-01-01T00:00:00Z">
        <w:r>
          <w:t xml:space="preserve"> </w:t>
        </w:r>
      </w:ins>
      <w:hyperlink r:id="rId236">
        <w:ins w:id="1401" w:author="PR Preview" w:date="2026-01-01T00:00:00Z">
          <w:r>
            <w:rPr>
              <w:rStyle w:val="Hyperlink"/>
            </w:rPr>
            <w:t xml:space="preserve">https://www.deeplearningbook.org/</w:t>
          </w:r>
        </w:ins>
      </w:hyperlink>
    </w:p>
    <w:bookmarkEnd w:id="237"/>
    <w:bookmarkStart w:id="238" w:name="ref-bishop2006prml"/>
    <w:p>
      <w:pPr>
        <w:pStyle w:val="Bibliography"/>
      </w:pPr>
      <w:ins w:id="1402" w:author="PR Preview" w:date="2026-01-01T00:00:00Z">
        <w:r>
          <w:t xml:space="preserve">[17]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	</w:t>
        </w:r>
      </w:ins>
      <w:ins w:id="1405" w:author="PR Preview" w:date="2026-01-01T00:00:00Z">
        <w:r>
          <w:t xml:space="preserve">C. M. Bishop,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rPr>
            <w:i/>
            <w:iCs/>
          </w:rPr>
          <w:t xml:space="preserve">Pattern recognition and machine learning</w:t>
        </w:r>
      </w:ins>
      <w:ins w:id="1408" w:author="PR Preview" w:date="2026-01-01T00:00:00Z">
        <w:r>
          <w:t xml:space="preserve">. in Information science and statistics. New York: Springer, 2006.</w:t>
        </w:r>
      </w:ins>
    </w:p>
    <w:bookmarkEnd w:id="238"/>
    <w:bookmarkStart w:id="240" w:name="ref-wikipedia_entropy_information_theory"/>
    <w:p>
      <w:pPr>
        <w:pStyle w:val="Bibliography"/>
      </w:pPr>
      <w:ins w:id="1409" w:author="PR Preview" w:date="2026-01-01T00:00:00Z">
        <w:r>
          <w:t xml:space="preserve">[18]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	</w:t>
        </w:r>
      </w:ins>
      <w:ins w:id="1412" w:author="PR Preview" w:date="2026-01-01T00:00:00Z">
        <w:r>
          <w:t xml:space="preserve">Wikipedia contributors,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“Entropy (information theory) —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Wikipedia</w:t>
        </w:r>
      </w:ins>
      <w:ins w:id="1417" w:author="PR Preview" w:date="2026-01-01T00:00:00Z">
        <w:r>
          <w:t xml:space="preserve">,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the free encyclopedia.”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2026. Available:</w:t>
        </w:r>
      </w:ins>
      <w:ins w:id="1422" w:author="PR Preview" w:date="2026-01-01T00:00:00Z">
        <w:r>
          <w:t xml:space="preserve"> </w:t>
        </w:r>
      </w:ins>
      <w:hyperlink r:id="rId239">
        <w:ins w:id="1423" w:author="PR Preview" w:date="2026-01-01T00:00:00Z">
          <w:r>
            <w:rPr>
              <w:rStyle w:val="Hyperlink"/>
            </w:rPr>
            <w:t xml:space="preserve">https://en.wikipedia.org/wiki/Entropy_(information_theory)</w:t>
          </w:r>
        </w:ins>
      </w:hyperlink>
    </w:p>
    <w:bookmarkEnd w:id="240"/>
    <w:bookmarkStart w:id="241" w:name="ref-murphy2012mlpp"/>
    <w:p>
      <w:pPr>
        <w:pStyle w:val="Bibliography"/>
      </w:pPr>
      <w:ins w:id="1424" w:author="PR Preview" w:date="2026-01-01T00:00:00Z">
        <w:r>
          <w:t xml:space="preserve">[19]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	</w:t>
        </w:r>
      </w:ins>
      <w:ins w:id="1427" w:author="PR Preview" w:date="2026-01-01T00:00:00Z">
        <w:r>
          <w:t xml:space="preserve">K. P. Murphy,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rPr>
            <w:i/>
            <w:iCs/>
          </w:rPr>
          <w:t xml:space="preserve">Machine learning: A probabilistic perspective</w:t>
        </w:r>
      </w:ins>
      <w:ins w:id="1430" w:author="PR Preview" w:date="2026-01-01T00:00:00Z">
        <w:r>
          <w:t xml:space="preserve">. in Adaptive computation and machine learning. MIT Press, 2012.</w:t>
        </w:r>
      </w:ins>
    </w:p>
    <w:bookmarkEnd w:id="241"/>
    <w:bookmarkStart w:id="243" w:name="ref-wikipedia_cross_entropy"/>
    <w:p>
      <w:pPr>
        <w:pStyle w:val="Bibliography"/>
      </w:pPr>
      <w:ins w:id="1431" w:author="PR Preview" w:date="2026-01-01T00:00:00Z">
        <w:r>
          <w:t xml:space="preserve">[20]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	</w:t>
        </w:r>
      </w:ins>
      <w:ins w:id="1434" w:author="PR Preview" w:date="2026-01-01T00:00:00Z">
        <w:r>
          <w:t xml:space="preserve">Wikipedia contributors,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“Cross-entropy —</w:t>
        </w:r>
      </w:ins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Wikipedia</w:t>
        </w:r>
      </w:ins>
      <w:ins w:id="1439" w:author="PR Preview" w:date="2026-01-01T00:00:00Z">
        <w:r>
          <w:t xml:space="preserve">,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the free encyclopedia.”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2026. Available:</w:t>
        </w:r>
      </w:ins>
      <w:ins w:id="1444" w:author="PR Preview" w:date="2026-01-01T00:00:00Z">
        <w:r>
          <w:t xml:space="preserve"> </w:t>
        </w:r>
      </w:ins>
      <w:hyperlink r:id="rId242">
        <w:ins w:id="1445" w:author="PR Preview" w:date="2026-01-01T00:00:00Z">
          <w:r>
            <w:rPr>
              <w:rStyle w:val="Hyperlink"/>
            </w:rPr>
            <w:t xml:space="preserve">https://en.wikipedia.org/wiki/Cross-entropy</w:t>
          </w:r>
        </w:ins>
      </w:hyperlink>
    </w:p>
    <w:bookmarkEnd w:id="243"/>
    <w:bookmarkStart w:id="245" w:name="ref-lange2024applied"/>
    <w:p>
      <w:pPr>
        <w:pStyle w:val="Bibliography"/>
      </w:pPr>
      <w:ins w:id="1446" w:author="PR Preview" w:date="2026-01-01T00:00:00Z">
        <w:r>
          <w:t xml:space="preserve">[21]</w:t>
        </w:r>
      </w:ins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	</w:t>
        </w:r>
      </w:ins>
      <w:ins w:id="1449" w:author="PR Preview" w:date="2026-01-01T00:00:00Z">
        <w:r>
          <w:t xml:space="preserve">K. Lange,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rPr>
            <w:i/>
            <w:iCs/>
          </w:rPr>
          <w:t xml:space="preserve">Applied probability</w:t>
        </w:r>
      </w:ins>
      <w:ins w:id="1452" w:author="PR Preview" w:date="2026-01-01T00:00:00Z">
        <w:r>
          <w:t xml:space="preserve">, 3rd ed. in Springer texts in statistics. Springer, 2024. doi:</w:t>
        </w:r>
      </w:ins>
      <w:ins w:id="1453" w:author="PR Preview" w:date="2026-01-01T00:00:00Z">
        <w:r>
          <w:t xml:space="preserve"> </w:t>
        </w:r>
      </w:ins>
      <w:hyperlink r:id="rId244">
        <w:ins w:id="1454" w:author="PR Preview" w:date="2026-01-01T00:00:00Z">
          <w:r>
            <w:rPr>
              <w:rStyle w:val="Hyperlink"/>
            </w:rPr>
            <w:t xml:space="preserve">10.1007/978-1-0716-4172-9</w:t>
          </w:r>
        </w:ins>
      </w:hyperlink>
      <w:ins w:id="1455" w:author="PR Preview" w:date="2026-01-01T00:00:00Z">
        <w:r>
          <w:t xml:space="preserve">.</w:t>
        </w:r>
      </w:ins>
    </w:p>
    <w:bookmarkEnd w:id="245"/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5" Type="http://schemas.openxmlformats.org/officeDocument/2006/relationships/image" Target="media/rId205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5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30" Type="http://schemas.openxmlformats.org/officeDocument/2006/relationships/hyperlink" Target="https://doi.org/10.1007/978-0-387-84858-7" TargetMode="External"/><Relationship Id="rId234" Type="http://schemas.openxmlformats.org/officeDocument/2006/relationships/hyperlink" Target="https://doi.org/10.1007/978-1-0716-1418-1" TargetMode="External"/><Relationship Id="rId244" Type="http://schemas.openxmlformats.org/officeDocument/2006/relationships/hyperlink" Target="https://doi.org/10.1007/978-1-0716-4172-9" TargetMode="External"/><Relationship Id="rId216" Type="http://schemas.openxmlformats.org/officeDocument/2006/relationships/hyperlink" Target="https://doi.org/10.1007/978-1-4614-4708-5" TargetMode="External"/><Relationship Id="rId221" Type="http://schemas.openxmlformats.org/officeDocument/2006/relationships/hyperlink" Target="https://doi.org/10.1201/9781315182780" TargetMode="External"/><Relationship Id="rId212" Type="http://schemas.openxmlformats.org/officeDocument/2006/relationships/hyperlink" Target="https://doi.org/10.5281/zenodo.4305949" TargetMode="External"/><Relationship Id="rId223" Type="http://schemas.openxmlformats.org/officeDocument/2006/relationships/hyperlink" Target="https://en.wikipedia.org/wiki/Conditional_expectation" TargetMode="External"/><Relationship Id="rId242" Type="http://schemas.openxmlformats.org/officeDocument/2006/relationships/hyperlink" Target="https://en.wikipedia.org/wiki/Cross-entropy" TargetMode="External"/><Relationship Id="rId239" Type="http://schemas.openxmlformats.org/officeDocument/2006/relationships/hyperlink" Target="https://en.wikipedia.org/wiki/Entropy_(information_theory)" TargetMode="External"/><Relationship Id="rId209" Type="http://schemas.openxmlformats.org/officeDocument/2006/relationships/hyperlink" Target="https://en.wikipedia.org/wiki/Expected_value" TargetMode="External"/><Relationship Id="rId214" Type="http://schemas.openxmlformats.org/officeDocument/2006/relationships/hyperlink" Target="https://en.wikipedia.org/wiki/Law_of_the_unconscious_statistician" TargetMode="External"/><Relationship Id="rId228" Type="http://schemas.openxmlformats.org/officeDocument/2006/relationships/hyperlink" Target="https://en.wikipedia.org/wiki/Loss_function" TargetMode="External"/><Relationship Id="rId232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61" Type="http://schemas.openxmlformats.org/officeDocument/2006/relationships/hyperlink" Target="https://morrison-lab.github.io/mds/algebra-basics.html#def-argmin" TargetMode="External"/><Relationship Id="rId160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8" Type="http://schemas.openxmlformats.org/officeDocument/2006/relationships/hyperlink" Target="https://www.cengage.com/c/statistical-inference-2e-casella-berger/9780534243128/" TargetMode="External"/><Relationship Id="rId236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2026-10-29T21:31:44Z</dcterms:created>
  <dcterms:modified xsi:type="dcterms:W3CDTF">2026-10-29T21:31:44Z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