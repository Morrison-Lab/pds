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19:27:50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ins w:id="3" w:author="PR Preview" w:date="2026-01-01T00:00:00Z">
        <w:r>
          <w:t xml:space="preserve">5MinuteAI explains</w:t>
        </w:r>
      </w:ins>
      <w:ins w:id="4" w:author="PR Preview" w:date="2026-01-01T00:00:00Z">
        <w:r>
          <w:t xml:space="preserve"> </w:t>
        </w:r>
      </w:ins>
      <w:hyperlink r:id="rId103">
        <w:ins w:id="5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and</w:t>
        </w:r>
      </w:ins>
      <w:ins w:id="8" w:author="PR Preview" w:date="2026-01-01T00:00:00Z">
        <w:r>
          <w:t xml:space="preserve"> </w:t>
        </w:r>
      </w:ins>
      <w:hyperlink r:id="rId104">
        <w:ins w:id="9" w:author="PR Preview" w:date="2026-01-01T00:00:00Z">
          <w:r>
            <w:rPr>
              <w:rStyle w:val="Hyperlink"/>
            </w:rPr>
            <w:t xml:space="preserve">covariance and correlation</w:t>
          </w:r>
        </w:ins>
      </w:hyperlink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in five minutes each,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following the University of Washington’s CSE 312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(5MinuteAI, n.d.)</w:t>
        </w:r>
      </w:ins>
      <w:ins w:id="16" w:author="PR Preview" w:date="2026-01-01T00:00:00Z">
        <w:r>
          <w:t xml:space="preserve">.</w:t>
        </w:r>
      </w:ins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ins w:id="17" w:author="PR Preview" w:date="2026-01-01T00:00:00Z">
        <w:r>
          <w:t xml:space="preserve">5MinuteAI. n.d.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i/>
            <w:iCs/>
          </w:rPr>
          <w:t xml:space="preserve">Probability &amp; Statistics</w:t>
        </w:r>
      </w:ins>
      <w:ins w:id="20" w:author="PR Preview" w:date="2026-01-01T00:00:00Z">
        <w:r>
          <w:t xml:space="preserve">. Video playlist on YouTube. Accessed October 12, 2026.</w:t>
        </w:r>
      </w:ins>
      <w:ins w:id="21" w:author="PR Preview" w:date="2026-01-01T00:00:00Z">
        <w:r>
          <w:t xml:space="preserve"> </w:t>
        </w:r>
      </w:ins>
      <w:hyperlink r:id="rId106">
        <w:ins w:id="22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  <w:ins w:id="23" w:author="PR Preview" w:date="2026-01-01T00:00:00Z">
        <w:r>
          <w:t xml:space="preserve">.</w:t>
        </w:r>
      </w:ins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2026-10-13T02:33:13Z</dcterms:created>
  <dcterms:modified xsi:type="dcterms:W3CDTF">2026-10-13T02:33:13Z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