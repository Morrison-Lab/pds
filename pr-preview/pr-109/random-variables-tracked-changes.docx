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17:23:50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4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4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5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5"/>
    <w:bookmarkStart w:id="46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6"/>
    <w:bookmarkStart w:id="47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7"/>
    <w:bookmarkStart w:id="48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8"/>
    <w:bookmarkStart w:id="49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0">
        <w:r>
          <w:rPr>
            <w:rStyle w:val="Hyperlink"/>
          </w:rPr>
          <w:t xml:space="preserve">https://en.wikipedia.org/wiki/Cumulative_distribution_function</w:t>
        </w:r>
      </w:hyperlink>
    </w:p>
    <w:bookmarkStart w:id="51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0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0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1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1"/>
    <w:bookmarkStart w:id="62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3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5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5"/>
    <w:bookmarkStart w:id="66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7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7"/>
    <w:bookmarkStart w:id="68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9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1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1"/>
    <w:bookmarkStart w:id="73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2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4"/>
    <w:bookmarkStart w:id="75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6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7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7"/>
    <w:bookmarkStart w:id="78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8"/>
    <w:bookmarkStart w:id="79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0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0"/>
    <w:bookmarkStart w:id="81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2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2"/>
    <w:bookmarkStart w:id="83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2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4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4"/>
    <w:bookmarkStart w:id="85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7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8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89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0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4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3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2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3"/>
    <w:bookmarkEnd w:id="94"/>
    <w:bookmarkStart w:id="10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5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5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ins w:id="3" w:author="PR Preview" w:date="2026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5MinuteAI explains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discrete random variables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continuous random variables</w:t>
              </w:r>
            </w:hyperlink>
            <w:r>
              <w:t xml:space="preserve"> </w:t>
            </w:r>
            <w:r>
              <w:t xml:space="preserve">in five minutes each,</w:t>
            </w:r>
            <w:r>
              <w:t xml:space="preserve"> </w:t>
            </w:r>
            <w:r>
              <w:t xml:space="preserve">following the University of Washington’s CSE 312</w:t>
            </w:r>
            <w:r>
              <w:t xml:space="preserve"> </w:t>
            </w:r>
            <w:r>
              <w:t xml:space="preserve">(5MinuteAI, n.d.)</w:t>
            </w:r>
            <w:r>
              <w:t xml:space="preserve">.</w:t>
            </w:r>
          </w:p>
          <w:p/>
        </w:tc>
      </w:tr>
    </w:tbl>
    <w:bookmarkEnd w:id="105"/>
    <w:bookmarkEnd w:id="106"/>
    <w:bookmarkStart w:id="126" w:name="sec-prob-haz"/>
    <w:p>
      <w:pPr>
        <w:pStyle w:val="Heading2"/>
      </w:pPr>
      <w:r>
        <w:t xml:space="preserve">3 Survival, hazard, and cumulative hazard functions</w:t>
      </w:r>
    </w:p>
    <w:bookmarkStart w:id="107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8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9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9"/>
    <w:bookmarkStart w:id="111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3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3"/>
    <w:bookmarkStart w:id="114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5"/>
    <w:bookmarkStart w:id="11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7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8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8"/>
    <w:bookmarkStart w:id="119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9"/>
    <w:bookmarkStart w:id="120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0"/>
    <w:bookmarkStart w:id="12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4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6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8" w:name="ref-fiveminuteai_probstat"/>
    <w:p>
      <w:pPr>
        <w:pStyle w:val="Bibliography"/>
      </w:pPr>
      <w:ins w:id="4" w:author="PR Preview" w:date="2026-01-01T00:00:00Z">
        <w:r>
          <w:t xml:space="preserve">5MinuteAI. n.d.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rPr>
            <w:i/>
            <w:iCs/>
          </w:rPr>
          <w:t xml:space="preserve">Probability &amp; Statistics</w:t>
        </w:r>
      </w:ins>
      <w:ins w:id="7" w:author="PR Preview" w:date="2026-01-01T00:00:00Z">
        <w:r>
          <w:t xml:space="preserve">. Video playlist on YouTube. Accessed October 12, 2026.</w:t>
        </w:r>
      </w:ins>
      <w:ins w:id="8" w:author="PR Preview" w:date="2026-01-01T00:00:00Z">
        <w:r>
          <w:t xml:space="preserve"> </w:t>
        </w:r>
      </w:ins>
      <w:hyperlink r:id="rId127">
        <w:ins w:id="9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  <w:ins w:id="10" w:author="PR Preview" w:date="2026-01-01T00:00:00Z">
        <w:r>
          <w:t xml:space="preserve">.</w:t>
        </w:r>
      </w:ins>
    </w:p>
    <w:bookmarkEnd w:id="128"/>
    <w:bookmarkStart w:id="12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9"/>
    <w:bookmarkStart w:id="13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1"/>
    <w:bookmarkStart w:id="13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3"/>
    <w:bookmarkStart w:id="13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4"/>
    <w:bookmarkStart w:id="13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6"/>
    <w:bookmarkStart w:id="137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7"/>
    <w:bookmarkStart w:id="139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9"/>
    <w:bookmarkStart w:id="141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0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1"/>
    <w:bookmarkStart w:id="142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42" Type="http://schemas.openxmlformats.org/officeDocument/2006/relationships/hyperlink" Target="expectation.qmd#def-expectation" TargetMode="External"/><Relationship Id="rId143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doi.org/10.1201/9781315182780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50" Type="http://schemas.openxmlformats.org/officeDocument/2006/relationships/hyperlink" Target="https://en.wikipedia.org/wiki/Cumulative_distribution_function" TargetMode="External"/><Relationship Id="rId76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35" Type="http://schemas.openxmlformats.org/officeDocument/2006/relationships/hyperlink" Target="https://facultyweb.cs.wwu.edu/~hutchib2/video_lectures/data371/" TargetMode="External"/><Relationship Id="rId99" Type="http://schemas.openxmlformats.org/officeDocument/2006/relationships/hyperlink" Target="https://facultyweb.cs.wwu.edu/~hutchib2/video_lectures/data371/#probability_refresher" TargetMode="External"/><Relationship Id="rId140" Type="http://schemas.openxmlformats.org/officeDocument/2006/relationships/hyperlink" Target="https://link.springer.com/book/10.1007/978-1-4419-6646-9" TargetMode="External"/><Relationship Id="rId138" Type="http://schemas.openxmlformats.org/officeDocument/2006/relationships/hyperlink" Target="https://link.springer.com/book/10.1007/b97377" TargetMode="External"/><Relationship Id="rId86" Type="http://schemas.openxmlformats.org/officeDocument/2006/relationships/hyperlink" Target="https://morrison-lab.github.io/mds/calculus-double-integrals.html#thm-fubini-tonelli" TargetMode="External"/><Relationship Id="rId33" Type="http://schemas.openxmlformats.org/officeDocument/2006/relationships/hyperlink" Target="https://morrison-lab.github.io/mds/measures.html#def-measure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100" Type="http://schemas.openxmlformats.org/officeDocument/2006/relationships/hyperlink" Target="https://wwu.instructure.com/courses/1906010/modules#module_3922392" TargetMode="External"/><Relationship Id="rId130" Type="http://schemas.openxmlformats.org/officeDocument/2006/relationships/hyperlink" Target="https://www.cengage.com/c/statistical-inference-2e-casella-berger/9780534243128/" TargetMode="External"/><Relationship Id="rId127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STcqHZyPRI8" TargetMode="External"/><Relationship Id="rId10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0" Type="http://schemas.openxmlformats.org/officeDocument/2006/relationships/hyperlink" Target="probability-basics.qmd#def-conditional-prob" TargetMode="External"/><Relationship Id="rId72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2" Type="http://schemas.openxmlformats.org/officeDocument/2006/relationships/hyperlink" Target="probability-basics.qmd#thm-prob-subset" TargetMode="External"/><Relationship Id="rId4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expectation.qmd#def-expectation" TargetMode="External"/><Relationship Id="rId143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doi.org/10.1201/9781315182780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50" Type="http://schemas.openxmlformats.org/officeDocument/2006/relationships/hyperlink" Target="https://en.wikipedia.org/wiki/Cumulative_distribution_function" TargetMode="External"/><Relationship Id="rId76" Type="http://schemas.openxmlformats.org/officeDocument/2006/relationships/hyperlink" Target="https://en.wikipedia.org/wiki/Pi-system" TargetMode="External"/><Relationship Id="rId32" Type="http://schemas.openxmlformats.org/officeDocument/2006/relationships/hyperlink" Target="https://en.wikipedia.org/wiki/Probability_density_function#Formal_definition" TargetMode="External"/><Relationship Id="rId26" Type="http://schemas.openxmlformats.org/officeDocument/2006/relationships/hyperlink" Target="https://en.wikipedia.org/wiki/Probability_mass_function" TargetMode="External"/><Relationship Id="rId12" Type="http://schemas.openxmlformats.org/officeDocument/2006/relationships/hyperlink" Target="https://en.wikipedia.org/wiki/Random_variable" TargetMode="External"/><Relationship Id="rId135" Type="http://schemas.openxmlformats.org/officeDocument/2006/relationships/hyperlink" Target="https://facultyweb.cs.wwu.edu/~hutchib2/video_lectures/data371/" TargetMode="External"/><Relationship Id="rId99" Type="http://schemas.openxmlformats.org/officeDocument/2006/relationships/hyperlink" Target="https://facultyweb.cs.wwu.edu/~hutchib2/video_lectures/data371/#probability_refresher" TargetMode="External"/><Relationship Id="rId140" Type="http://schemas.openxmlformats.org/officeDocument/2006/relationships/hyperlink" Target="https://link.springer.com/book/10.1007/978-1-4419-6646-9" TargetMode="External"/><Relationship Id="rId138" Type="http://schemas.openxmlformats.org/officeDocument/2006/relationships/hyperlink" Target="https://link.springer.com/book/10.1007/b97377" TargetMode="External"/><Relationship Id="rId86" Type="http://schemas.openxmlformats.org/officeDocument/2006/relationships/hyperlink" Target="https://morrison-lab.github.io/mds/calculus-double-integrals.html#thm-fubini-tonelli" TargetMode="External"/><Relationship Id="rId33" Type="http://schemas.openxmlformats.org/officeDocument/2006/relationships/hyperlink" Target="https://morrison-lab.github.io/mds/measures.html#def-measure" TargetMode="External"/><Relationship Id="rId17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5" Type="http://schemas.openxmlformats.org/officeDocument/2006/relationships/hyperlink" Target="https://morrison-lab.github.io/mds/sets-functions.html#def-image" TargetMode="External"/><Relationship Id="rId100" Type="http://schemas.openxmlformats.org/officeDocument/2006/relationships/hyperlink" Target="https://wwu.instructure.com/courses/1906010/modules#module_3922392" TargetMode="External"/><Relationship Id="rId130" Type="http://schemas.openxmlformats.org/officeDocument/2006/relationships/hyperlink" Target="https://www.cengage.com/c/statistical-inference-2e-casella-berger/9780534243128/" TargetMode="External"/><Relationship Id="rId127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STcqHZyPRI8" TargetMode="External"/><Relationship Id="rId104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0" Type="http://schemas.openxmlformats.org/officeDocument/2006/relationships/hyperlink" Target="probability-basics.qmd#def-conditional-prob" TargetMode="External"/><Relationship Id="rId72" Type="http://schemas.openxmlformats.org/officeDocument/2006/relationships/hyperlink" Target="probability-basics.qmd#def-event" TargetMode="External"/><Relationship Id="rId30" Type="http://schemas.openxmlformats.org/officeDocument/2006/relationships/hyperlink" Target="probability-basics.qmd#def-probability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2" Type="http://schemas.openxmlformats.org/officeDocument/2006/relationships/hyperlink" Target="probability-basics.qmd#thm-prob-subset" TargetMode="External"/><Relationship Id="rId4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2026-10-13T00:28:22Z</dcterms:created>
  <dcterms:modified xsi:type="dcterms:W3CDTF">2026-10-13T00:28:22Z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