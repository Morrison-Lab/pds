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17:23:50 (PDT)</w:t>
        </w:r>
      </w:ins>
    </w:p>
    <w:bookmarkStart w:id="5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Start w:id="48" w:name="def-random-choice"/>
    <w:p>
      <w:pPr>
        <w:pStyle w:val="BodyText"/>
      </w:pPr>
      <w:r>
        <w:rPr>
          <w:b/>
          <w:bCs/>
        </w:rPr>
        <w:t xml:space="preserve">Definition 8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r>
        <w:t xml:space="preserve">random experiment 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48"/>
    <w:bookmarkStart w:id="50" w:name="exm-random-choice-sets"/>
    <w:p>
      <w:pPr>
        <w:pStyle w:val="BodyText"/>
      </w:pPr>
      <w:r>
        <w:rPr>
          <w:b/>
          <w:bCs/>
        </w:rPr>
        <w:t xml:space="preserve">Example 9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0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49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0"/>
    <w:bookmarkStart w:id="53" w:name="exm-random-choice-auto"/>
    <w:p>
      <w:pPr>
        <w:pStyle w:val="BodyText"/>
      </w:pPr>
      <w:r>
        <w:rPr>
          <w:b/>
          <w:bCs/>
        </w:rPr>
        <w:t xml:space="preserve">Example 10 (Choosing a car at random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5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5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3"/>
    <w:bookmarkEnd w:id="54"/>
    <w:bookmarkStart w:id="77" w:name="conditional-probability"/>
    <w:p>
      <w:pPr>
        <w:pStyle w:val="Heading2"/>
      </w:pPr>
      <w:r>
        <w:t xml:space="preserve">2 Conditional probability</w:t>
      </w:r>
    </w:p>
    <w:bookmarkStart w:id="55" w:name="def-conditional-prob"/>
    <w:p>
      <w:pPr>
        <w:pStyle w:val="FirstParagraph"/>
      </w:pPr>
      <w:r>
        <w:rPr>
          <w:b/>
          <w:bCs/>
        </w:rPr>
        <w:t xml:space="preserve">Definition 9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6" w:name="exm-conditional-prob"/>
    <w:p>
      <w:pPr>
        <w:pStyle w:val="BodyText"/>
      </w:pPr>
      <w:r>
        <w:rPr>
          <w:b/>
          <w:bCs/>
        </w:rPr>
        <w:t xml:space="preserve">Example 11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6"/>
    <w:bookmarkStart w:id="5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law-conditional-prob"/>
    <w:p>
      <w:pPr>
        <w:pStyle w:val="FirstParagraph"/>
      </w:pPr>
      <w:r>
        <w:rPr>
          <w:b/>
          <w:bCs/>
        </w:rPr>
        <w:t xml:space="preserve">Example 12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8"/>
    <w:bookmarkStart w:id="5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bayes"/>
    <w:p>
      <w:pPr>
        <w:pStyle w:val="FirstParagraph"/>
      </w:pPr>
      <w:r>
        <w:rPr>
          <w:b/>
          <w:bCs/>
        </w:rPr>
        <w:t xml:space="preserve">Example 13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1"/>
    <w:bookmarkStart w:id="6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2"/>
    <w:bookmarkStart w:id="6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4"/>
    <w:bookmarkStart w:id="6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5"/>
    <w:bookmarkStart w:id="6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3" w:author="PR Preview" w:date="2026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  <w:r>
              <w:t xml:space="preserve"> </w:t>
            </w:r>
            <w:r>
              <w:t xml:space="preserve">5MinuteAI’s five-minute videos follow the same course</w:t>
            </w:r>
            <w:r>
              <w:t xml:space="preserve"> </w:t>
            </w:r>
            <w:r>
              <w:t xml:space="preserve">(5MinuteAI, n.d.)</w:t>
            </w:r>
            <w:r>
              <w:t xml:space="preserve">: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introduction to discrete 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.</w:t>
            </w:r>
          </w:p>
          <w:p/>
        </w:tc>
      </w:tr>
    </w:tbl>
    <w:bookmarkEnd w:id="77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9" w:name="ref-fiveminuteai_probstat"/>
    <w:p>
      <w:pPr>
        <w:pStyle w:val="Bibliography"/>
      </w:pPr>
      <w:ins w:id="4" w:author="PR Preview" w:date="2026-01-01T00:00:00Z">
        <w:r>
          <w:t xml:space="preserve">5MinuteAI. n.d.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rPr>
            <w:i/>
            <w:iCs/>
          </w:rPr>
          <w:t xml:space="preserve">Probability &amp; Statistics</w:t>
        </w:r>
      </w:ins>
      <w:ins w:id="7" w:author="PR Preview" w:date="2026-01-01T00:00:00Z">
        <w:r>
          <w:t xml:space="preserve">. Video playlist on YouTube. Accessed October 12, 2026.</w:t>
        </w:r>
      </w:ins>
      <w:ins w:id="8" w:author="PR Preview" w:date="2026-01-01T00:00:00Z">
        <w:r>
          <w:t xml:space="preserve"> </w:t>
        </w:r>
      </w:ins>
      <w:hyperlink r:id="rId78">
        <w:ins w:id="9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  <w:ins w:id="10" w:author="PR Preview" w:date="2026-01-01T00:00:00Z">
        <w:r>
          <w:t xml:space="preserve">.</w:t>
        </w:r>
      </w:ins>
    </w:p>
    <w:bookmarkEnd w:id="79"/>
    <w:bookmarkStart w:id="8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0"/>
    <w:bookmarkStart w:id="8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2"/>
    <w:bookmarkStart w:id="8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52" Type="http://schemas.openxmlformats.org/officeDocument/2006/relationships/hyperlink" Target="data/auto.csv" TargetMode="External"/><Relationship Id="rId83" Type="http://schemas.openxmlformats.org/officeDocument/2006/relationships/hyperlink" Target="https://bookdown.org/kevin_davisross/probsim-book/" TargetMode="External"/><Relationship Id="rId74" Type="http://schemas.openxmlformats.org/officeDocument/2006/relationships/hyperlink" Target="https://courses.cs.washington.edu/courses/cse312/20su/" TargetMode="External"/><Relationship Id="rId51" Type="http://schemas.openxmlformats.org/officeDocument/2006/relationships/hyperlink" Target="https://cran.r-project.org/package=ISLR2" TargetMode="External"/><Relationship Id="rId41" Type="http://schemas.openxmlformats.org/officeDocument/2006/relationships/hyperlink" Target="https://en.wikipedia.org/wiki/Probability_axioms" TargetMode="External"/><Relationship Id="rId81" Type="http://schemas.openxmlformats.org/officeDocument/2006/relationships/hyperlink" Target="https://facultyweb.cs.wwu.edu/~hutchib2/video_lectures/data371/" TargetMode="External"/><Relationship Id="rId70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49" Type="http://schemas.openxmlformats.org/officeDocument/2006/relationships/hyperlink" Target="https://morrison-lab.github.io/pds/random-variables.html#def-uniform" TargetMode="External"/><Relationship Id="rId71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youtube.com/playlist?list=PLeB45KifGiuHesi4PALNZSYZFhViVGQJK" TargetMode="External"/><Relationship Id="rId75" Type="http://schemas.openxmlformats.org/officeDocument/2006/relationships/hyperlink" Target="https://www.youtube.com/watch?v=LfdTIvLfdtA" TargetMode="External"/><Relationship Id="rId76" Type="http://schemas.openxmlformats.org/officeDocument/2006/relationships/hyperlink" Target="https://www.youtube.com/watch?v=c-yB3q7zYlU" TargetMode="External"/><Relationship Id="rId47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data/auto.csv" TargetMode="External"/><Relationship Id="rId83" Type="http://schemas.openxmlformats.org/officeDocument/2006/relationships/hyperlink" Target="https://bookdown.org/kevin_davisross/probsim-book/" TargetMode="External"/><Relationship Id="rId74" Type="http://schemas.openxmlformats.org/officeDocument/2006/relationships/hyperlink" Target="https://courses.cs.washington.edu/courses/cse312/20su/" TargetMode="External"/><Relationship Id="rId51" Type="http://schemas.openxmlformats.org/officeDocument/2006/relationships/hyperlink" Target="https://cran.r-project.org/package=ISLR2" TargetMode="External"/><Relationship Id="rId41" Type="http://schemas.openxmlformats.org/officeDocument/2006/relationships/hyperlink" Target="https://en.wikipedia.org/wiki/Probability_axioms" TargetMode="External"/><Relationship Id="rId81" Type="http://schemas.openxmlformats.org/officeDocument/2006/relationships/hyperlink" Target="https://facultyweb.cs.wwu.edu/~hutchib2/video_lectures/data371/" TargetMode="External"/><Relationship Id="rId70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49" Type="http://schemas.openxmlformats.org/officeDocument/2006/relationships/hyperlink" Target="https://morrison-lab.github.io/pds/random-variables.html#def-uniform" TargetMode="External"/><Relationship Id="rId71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youtube.com/playlist?list=PLeB45KifGiuHesi4PALNZSYZFhViVGQJK" TargetMode="External"/><Relationship Id="rId75" Type="http://schemas.openxmlformats.org/officeDocument/2006/relationships/hyperlink" Target="https://www.youtube.com/watch?v=LfdTIvLfdtA" TargetMode="External"/><Relationship Id="rId76" Type="http://schemas.openxmlformats.org/officeDocument/2006/relationships/hyperlink" Target="https://www.youtube.com/watch?v=c-yB3q7zYlU" TargetMode="External"/><Relationship Id="rId47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2026-10-13T00:28:02Z</dcterms:created>
  <dcterms:modified xsi:type="dcterms:W3CDTF">2026-10-13T00:28:02Z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