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2026-10-19 09:40:22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09:41:17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 moving a constant from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ν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ν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del w:id="3" w:author="PR Preview" w:date="2026-01-01T00:00:00Z">
        <w:r>
          <w:rPr>
            <w:i/>
            <w:iCs/>
          </w:rPr>
          <w:delText xml:space="preserve">Proof</w:delText>
        </w:r>
      </w:del>
      <w:del w:id="4" w:author="PR Preview" w:date="2026-01-01T00:00:00Z">
        <w:r>
          <w:delText xml:space="preserve">.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the</w:delText>
        </w:r>
      </w:del>
      <w:del w:id="9" w:author="PR Preview" w:date="2026-01-01T00:00:00Z">
        <w:r>
          <w:delText xml:space="preserve"> </w:delText>
        </w:r>
      </w:del>
      <w:hyperlink r:id="rId11">
        <w:del w:id="10" w:author="PR Preview" w:date="2026-01-01T00:00:00Z">
          <w:r>
            <w:rPr>
              <w:rStyle w:val="Hyperlink"/>
            </w:rPr>
            <w:delText xml:space="preserve">population mean</w:delText>
          </w:r>
        </w:del>
      </w:hyperlink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of</w:delText>
        </w:r>
      </w:del>
      <w:del w:id="13" w:author="PR Preview" w:date="2026-01-01T00:00:00Z">
        <w:r>
          <w:delText xml:space="preserve"> </w:delText>
        </w:r>
      </w:del>
      <m:oMath>
        <m:r>
          <m:t>X</m:t>
        </m:r>
      </m:oMath>
      <w:del w:id="14" w:author="PR Preview" w:date="2026-01-01T00:00:00Z">
        <w:r>
          <w:delText xml:space="preserve">.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It is a constant, so</w:delText>
        </w:r>
      </w:del>
      <w:del w:id="17" w:author="PR Preview" w:date="2026-01-01T00:00:00Z">
        <w:r>
          <w:delText xml:space="preserve"> </w:delText>
        </w:r>
      </w:del>
      <w:hyperlink r:id="rId31">
        <w:del w:id="18" w:author="PR Preview" w:date="2026-01-01T00:00:00Z">
          <w:r>
            <w:rPr>
              <w:rStyle w:val="Hyperlink"/>
            </w:rPr>
            <w:delText xml:space="preserve">linearity of expectation</w:delText>
          </w:r>
        </w:del>
      </w:hyperlink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applies with</w:delText>
        </w:r>
      </w:del>
      <w:del w:id="21" w:author="PR Preview" w:date="2026-01-01T00:00:00Z">
        <w:r>
          <w:delText xml:space="preserve"> </w:delText>
        </w:r>
      </w:del>
      <m:oMath>
        <m:r>
          <m:t>μ</m:t>
        </m:r>
      </m:oMath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as a coefficient:</w:delText>
        </w:r>
      </w:del>
    </w:p>
    <w:p>
      <w:pPr>
        <w:pStyle w:val="FirstParagraph"/>
      </w:pPr>
      <w:ins w:id="24" w:author="PR Preview" w:date="2026-01-01T00:00:00Z">
        <w:r>
          <w:rPr>
            <w:i/>
            <w:iCs/>
          </w:rPr>
          <w:t xml:space="preserve">Proof</w:t>
        </w:r>
      </w:ins>
      <w:ins w:id="25" w:author="PR Preview" w:date="2026-01-01T00:00:00Z">
        <w:r>
          <w:t xml:space="preserve">. </w:t>
        </w:r>
      </w:ins>
      <w:ins w:id="26" w:author="PR Preview" w:date="2026-01-01T00:00:00Z">
        <w:r>
          <w:t xml:space="preserve">By</w:t>
        </w:r>
      </w:ins>
      <w:ins w:id="27" w:author="PR Preview" w:date="2026-01-01T00:00:00Z">
        <w:r>
          <w:t xml:space="preserve"> </w:t>
        </w:r>
      </w:ins>
      <w:hyperlink r:id="rId31">
        <w:ins w:id="28" w:author="PR Preview" w:date="2026-01-01T00:00:00Z">
          <w:r>
            <w:rPr>
              <w:rStyle w:val="Hyperlink"/>
            </w:rPr>
            <w:t xml:space="preserve">linearity of expectation</w:t>
          </w:r>
        </w:ins>
      </w:hyperlink>
      <w:ins w:id="29" w:author="PR Preview" w:date="2026-01-01T00:00:00Z">
        <w:r>
          <w:t xml:space="preserve">,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with</w:t>
        </w:r>
      </w:ins>
      <w:ins w:id="32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treated as a constant: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ν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del w:id="35" w:author="PR Preview" w:date="2026-01-01T00:00:00Z">
        <w:r>
          <w:rPr>
            <w:i/>
            <w:iCs/>
          </w:rPr>
          <w:delText xml:space="preserve">Proof</w:delText>
        </w:r>
      </w:del>
      <w:del w:id="36" w:author="PR Preview" w:date="2026-01-01T00:00:00Z">
        <w:r>
          <w:delText xml:space="preserve">. </w:delText>
        </w:r>
      </w:del>
      <w:del w:id="37" w:author="PR Preview" w:date="2026-01-01T00:00:00Z">
        <w:r>
          <w:delText xml:space="preserve">Let</w:delText>
        </w:r>
      </w:del>
      <w:del w:id="38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and</w:delText>
        </w:r>
      </w:del>
      <w:del w:id="41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be the</w:delText>
        </w:r>
      </w:del>
      <w:del w:id="44" w:author="PR Preview" w:date="2026-01-01T00:00:00Z">
        <w:r>
          <w:delText xml:space="preserve"> </w:delText>
        </w:r>
      </w:del>
      <w:hyperlink r:id="rId11">
        <w:del w:id="45" w:author="PR Preview" w:date="2026-01-01T00:00:00Z">
          <w:r>
            <w:rPr>
              <w:rStyle w:val="Hyperlink"/>
            </w:rPr>
            <w:delText xml:space="preserve">population means</w:delText>
          </w:r>
        </w:del>
      </w:hyperlink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of</w:delText>
        </w:r>
      </w:del>
      <w:del w:id="48" w:author="PR Preview" w:date="2026-01-01T00:00:00Z">
        <w:r>
          <w:delText xml:space="preserve"> </w:delText>
        </w:r>
      </w:del>
      <m:oMath>
        <m:r>
          <m:t>X</m:t>
        </m:r>
      </m:oMath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and</w:delText>
        </w:r>
      </w:del>
      <w:del w:id="51" w:author="PR Preview" w:date="2026-01-01T00:00:00Z">
        <w:r>
          <w:delText xml:space="preserve"> </w:delText>
        </w:r>
      </w:del>
      <m:oMath>
        <m:r>
          <m:t>Y</m:t>
        </m:r>
      </m:oMath>
      <w:del w:id="52" w:author="PR Preview" w:date="2026-01-01T00:00:00Z">
        <w:r>
          <w:delText xml:space="preserve">.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They are constants, so</w:delText>
        </w:r>
      </w:del>
      <w:del w:id="55" w:author="PR Preview" w:date="2026-01-01T00:00:00Z">
        <w:r>
          <w:delText xml:space="preserve"> </w:delText>
        </w:r>
      </w:del>
      <w:hyperlink r:id="rId31">
        <w:del w:id="56" w:author="PR Preview" w:date="2026-01-01T00:00:00Z">
          <w:r>
            <w:rPr>
              <w:rStyle w:val="Hyperlink"/>
            </w:rPr>
            <w:delText xml:space="preserve">linearity of expectation</w:delText>
          </w:r>
        </w:del>
      </w:hyperlink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applies with them as coefficients,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analogous to the proof of the</w:delText>
        </w:r>
      </w:del>
      <w:del w:id="61" w:author="PR Preview" w:date="2026-01-01T00:00:00Z">
        <w:r>
          <w:delText xml:space="preserve"> </w:delText>
        </w:r>
      </w:del>
      <w:hyperlink w:anchor="thm-variance">
        <w:del w:id="62" w:author="PR Preview" w:date="2026-01-01T00:00:00Z">
          <w:r>
            <w:rPr>
              <w:rStyle w:val="Hyperlink"/>
            </w:rPr>
            <w:delText xml:space="preserve">simplified expression for variance</w:delText>
          </w:r>
        </w:del>
      </w:hyperlink>
      <w:del w:id="63" w:author="PR Preview" w:date="2026-01-01T00:00:00Z">
        <w:r>
          <w:delText xml:space="preserve">:</w:delText>
        </w:r>
      </w:del>
    </w:p>
    <w:p>
      <w:pPr>
        <w:pStyle w:val="FirstParagraph"/>
      </w:pPr>
      <w:ins w:id="64" w:author="PR Preview" w:date="2026-01-01T00:00:00Z">
        <w:r>
          <w:rPr>
            <w:i/>
            <w:iCs/>
          </w:rPr>
          <w:t xml:space="preserve">Proof</w:t>
        </w:r>
      </w:ins>
      <w:ins w:id="65" w:author="PR Preview" w:date="2026-01-01T00:00:00Z">
        <w:r>
          <w:t xml:space="preserve">. </w:t>
        </w:r>
      </w:ins>
      <w:ins w:id="66" w:author="PR Preview" w:date="2026-01-01T00:00:00Z">
        <w:r>
          <w:t xml:space="preserve">By</w:t>
        </w:r>
      </w:ins>
      <w:ins w:id="67" w:author="PR Preview" w:date="2026-01-01T00:00:00Z">
        <w:r>
          <w:t xml:space="preserve"> </w:t>
        </w:r>
      </w:ins>
      <w:hyperlink r:id="rId31">
        <w:ins w:id="68" w:author="PR Preview" w:date="2026-01-01T00:00:00Z">
          <w:r>
            <w:rPr>
              <w:rStyle w:val="Hyperlink"/>
            </w:rPr>
            <w:t xml:space="preserve">linearity of expectation</w:t>
          </w:r>
        </w:ins>
      </w:hyperlink>
      <w:ins w:id="69" w:author="PR Preview" w:date="2026-01-01T00:00:00Z">
        <w:r>
          <w:t xml:space="preserve">,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analogous to the proof of the</w:t>
        </w:r>
      </w:ins>
      <w:ins w:id="72" w:author="PR Preview" w:date="2026-01-01T00:00:00Z">
        <w:r>
          <w:t xml:space="preserve"> </w:t>
        </w:r>
      </w:ins>
      <w:hyperlink w:anchor="thm-variance">
        <w:ins w:id="73" w:author="PR Preview" w:date="2026-01-01T00:00:00Z">
          <w:r>
            <w:rPr>
              <w:rStyle w:val="Hyperlink"/>
            </w:rPr>
            <w:t xml:space="preserve">simplified expression for variance</w:t>
          </w:r>
        </w:ins>
      </w:hyperlink>
      <w:ins w:id="7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&amp;\stackrel{\text{def}}{=}\operatorname{Cov}\mathopen{}\left(\mathord{\smash[b]{\underset{\raise.3ex\hbox{$\scriptstyle\sim$}}{X}}\vphantom{X}}\right)\mathclose{}
    \\
    &amp;\stackrel{\text{def}}{=}\operatorname{E}\mathopen{}\left[\mathopen{}\left(\mathord{\smash[b]{\underset{\raise.3ex\hbox{$\scriptstyle\sim$}}{X}}\vphantom{X}}- \operatorname{E}\mathord{\smash[b]{\underset{\raise.3ex\hbox{$\scriptstyle\sim$}}{X}}\vphantom{X}}\right)\mathclose{} {\mathopen{}\left(\mathord{\smash[b]{\underset{\raise.3ex\hbox{$\scriptstyle\sim$}}{X}}\vphantom{X}}- \operatorname{E}\mathord{\smash[b]{\underset{\raise.3ex\hbox{$\scriptstyle\sim$}}{X}}\vphantom{X}}\right)\mathclose{}}^{\top}\right]\mathclose{}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\operatorname{Var}\mathopen{}\left(\mathord{\smash[b]{\underset{\raise.3ex\hbox{$\scriptstyle\sim$}}{X}}\vphantom{X}}\right)\mathclose{}=
    \begin{pmatrix}
    \operatorname{Var}\mathopen{}\left(X_1\right)\mathclose{}      &amp; \operatorname{Cov}\mathopen{}\left(X_1, X_2\right)\mathclose{} &amp; \cdots &amp; \operatorname{Cov}\mathopen{}\left(X_1, X_p\right)\mathclose{} \\
    \operatorname{Cov}\mathopen{}\left(X_2, X_1\right)\mathclose{} &amp; \operatorname{Var}\mathopen{}\left(X_2\right)\mathclose{}      &amp; \cdots &amp; \operatorname{Cov}\mathopen{}\left(X_2, X_p\right)\mathclose{} \\
    \vdots          &amp; \vdots          &amp; \ddots &amp; \vdots           \\
    \operatorname{Cov}\mathopen{}\left(X_p, X_1\right)\mathclose{} &amp; \operatorname{Cov}\mathopen{}\left(X_p, X_2\right)\mathclose{} &amp; \cdots &amp; \operatorname{Var}\mathopen{}\left(X_p\right)\mathclose{}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
      \mathopen{}\left(\mathord{\smash[b]{\underset{\raise.3ex\hbox{$\scriptstyle\sim$}}{X}}\vphantom{X}}- \operatorname{E}\mathord{\smash[b]{\underset{\raise.3ex\hbox{$\scriptstyle\sim$}}{X}}\vphantom{X}}\right)\mathclose{}
      {\mathopen{}\left(\mathord{\smash[b]{\underset{\raise.3ex\hbox{$\scriptstyle\sim$}}{X}}\vphantom{X}}- \operatorname{E}\mathord{\smash[b]{\underset{\raise.3ex\hbox{$\scriptstyle\sim$}}{X}}\vphantom{X}}\right)\mathclose{}}^{\top}
    \right]\mathclose{}
    \\
    &amp;= \operatorname{E}\mathopen{}\left[
      \begin{pmatrix}X_1 - \mu_1 \\ \vdots \\ X_p - \mu_p\end{pmatrix}
      \begin{pmatrix}X_1 - \mu_1 &amp; \cdots &amp; X_p - \mu_p\end{pmatrix}
    \right]\mathclose{}
    \\
    &amp;= \operatorname{E}\mathopen{}\left[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
    \\
    &amp;=
      \begin{pmatrix}
        \operatorname{E}\mathopen{}\left[(X_1 - \mu_1)(X_1 - \mu_1)\right]\mathclose{} &amp; \cdots &amp; \operatorname{E}\mathopen{}\left[(X_1 - \mu_1)(X_p - \mu_p)\right]\mathclose{} \\
        \vdots                             &amp; \ddots &amp; \vdots                             \\
        \operatorname{E}\mathopen{}\left[(X_p - \mu_p)(X_1 - \mu_1)\right]\mathclose{} &amp; \cdots &amp; \operatorname{E}\mathopen{}\left[(X_p - \mu_p)(X_p - \mu_p)\right]\mathclose{}
      \end{pmatrix}
    \\
    &amp;=
      \begin{pmatrix}
        \operatorname{Cov}\mathopen{}\left(X_1, X_1\right)\mathclose{} &amp; \cdots &amp; \operatorname{Cov}\mathopen{}\left(X_1, X_p\right)\mathclose{} \\
        \vdots          &amp; \ddots &amp; \vdots           \\
        \operatorname{Cov}\mathopen{}\left(X_p, X_1\right)\mathclose{} &amp; \cdots &amp; \operatorname{Cov}\mathopen{}\left(X_p, X_p\right)\mathclose{}
      \end{pmatrix}
    \\
    &amp;=
      \begin{pmatrix}
        \operatorname{Var}\mathopen{}\left(X_1\right)\mathclose{}      &amp; \cdots &amp; \operatorname{Cov}\mathopen{}\left(X_1, X_p\right)\mathclose{} \\
        \vdots          &amp; \ddots &amp; \vdots           \\
        \operatorname{Cov}\mathopen{}\left(X_p, X_1\right)\mathclose{} &amp; \cdots &amp; \operatorname{Var}\mathopen{}\left(X_p\right)\mathclose{}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\operatorname{E}\mathopen{}\left[\mathord{\smash[b]{\underset{\raise.3ex\hbox{$\scriptstyle\sim$}}{X}}\vphantom{X}}{\mathord{\smash[b]{\underset{\raise.3ex\hbox{$\scriptstyle\sim$}}{X}}\vphantom{X}}}^{\top}\right]\mathclose{}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
        \mathopen{}\left(\mathord{\smash[b]{\underset{\raise.3ex\hbox{$\scriptstyle\sim$}}{X}}\vphantom{X}}- \operatorname{E}\mathord{\smash[b]{\underset{\raise.3ex\hbox{$\scriptstyle\sim$}}{X}}\vphantom{X}}\right)\mathclose{}
        {\mathopen{}\left(\mathord{\smash[b]{\underset{\raise.3ex\hbox{$\scriptstyle\sim$}}{X}}\vphantom{X}}- \operatorname{E}\mathord{\smash[b]{\underset{\raise.3ex\hbox{$\scriptstyle\sim$}}{X}}\vphantom{X}}\right)\mathclose{}}^{\top}
      \right]\mathclose{}
    &amp;&amp; \text{(definition)}
    \\
    &amp;= \operatorname{E}\mathopen{}\left[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\mathord{\smash[b]{\underset{\raise.3ex\hbox{$\scriptstyle\sim$}}{X}}\vphantom{X}}{\mathopen{}\left(\operatorname{E}\mathord{\smash[b]{\underset{\raise.3ex\hbox{$\scriptstyle\sim$}}{X}}\vphantom{X}}\right)\mathclose{}}^{\top}
        - \mathopen{}\left(\operatorname{E}\mathord{\smash[b]{\underset{\raise.3ex\hbox{$\scriptstyle\sim$}}{X}}\vphantom{X}}\right)\mathclose{} {\mathord{\smash[b]{\underset{\raise.3ex\hbox{$\scriptstyle\sim$}}{X}}\vphantom{X}}}^{\top}
  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\right]\mathclose{}
    &amp;&amp; \text{(expand the product)}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\text{(linearity, element-wise; } \operatorname{E}\mathord{\smash[b]{\underset{\raise.3ex\hbox{$\scriptstyle\sim$}}{X}}\vphantom{X}}\text{ is constant)}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\operatorname{Var}\mathopen{}\left(\mathord{\smash[b]{\underset{\raise.3ex\hbox{$\scriptstyle\sim$}}{a}}\vphantom{a}}\cdot \mathord{\smash[b]{\underset{\raise.3ex\hbox{$\scriptstyle\sim$}}{X}}\vphantom{X}}\right)\mathclose{}
    &amp;= \operatorname{Var}\mathopen{}\left(\sum_{i=1}^na_i X_i\right)\mathclose{}
    \\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\\ &amp;= \sum_{i=1}^n\sum_{j=1}^n a_i a_j \operatorname{Cov}\mathopen{}\left(X_i,X_j\right)\mathclose{}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$\operatorname{E}\mathopen{}\left[{\mathord{\smash[b]{\underset{\raise.3ex\hbox{$\scriptstyle\sim$}}{a}}\vphantom{a}}}^{\top}\mathord{\smash[b]{\underset{\raise.3ex\hbox{$\scriptstyle\sim$}}{X}}\vphantom{X}}\right]\mathclose{} = {\mathord{\smash[b]{\underset{\raise.3ex\hbox{$\scriptstyle\sim$}}{a}}\vphantom{a}}}^{\top}\,\operatorname{E}\mathord{\smash[b]{\underset{\raise.3ex\hbox{$\scriptstyle\sim$}}{X}}\vphantom{X}}$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\operatorname{Var}\mathopen{}\left({\mathord{\smash[b]{\underset{\raise.3ex\hbox{$\scriptstyle\sim$}}{a}}\vphantom{a}}}^{\top}\mathord{\smash[b]{\underset{\raise.3ex\hbox{$\scriptstyle\sim$}}{X}}\vphantom{X}}\right)\mathclose{}
    &amp;= \operatorname{E}\mathopen{}\left[\mathopen{}\left({\mathord{\smash[b]{\underset{\raise.3ex\hbox{$\scriptstyle\sim$}}{a}}\vphantom{a}}}^{\top}\mathord{\smash[b]{\underset{\raise.3ex\hbox{$\scriptstyle\sim$}}{X}}\vphantom{X}}-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{\mathord{\smash[b]{\underset{\raise.3ex\hbox{$\scriptstyle\sim$}}{a}}\vphantom{a}}}^{\top}\operatorname{E}\mathord{\smash[b]{\underset{\raise.3ex\hbox{$\scriptstyle\sim$}}{X}}\vphantom{X}}\right)\mathclose{}^2\right]\mathclose{}
    &amp;&amp; \text{(definition of variance)} \\
    &amp;= \operatorname{E}\mathopen{}\left[\mathopen{}\left({\mathord{\smash[b]{\underset{\raise.3ex\hbox{$\scriptstyle\sim$}}{a}}\vphantom{a}}}^{\top}\mathopen{}\left(\mathord{\smash[b]{\underset{\raise.3ex\hbox{$\scriptstyle\sim$}}{X}}\vphantom{X}}-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\operatorname{E}\mathord{\smash[b]{\underset{\raise.3ex\hbox{$\scriptstyle\sim$}}{X}}\vphantom{X}}\right)\mathclose{}\right)\mathclose{}^2\right]\mathclose{}
    &amp;&amp; \text{(factor out } {\mathord{\smash[b]{\underset{\raise.3ex\hbox{$\scriptstyle\sim$}}{a}}\vphantom{a}}}^{\top} \text{)} \\
    &amp;= \operatorname{E}\mathopen{}\left[{\mathord{\smash[b]{\underset{\raise.3ex\hbox{$\scriptstyle\sim$}}{a}}\vphantom{a}}}^{\top}\mathopen{}\left(\mathord{\smash[b]{\underset{\raise.3ex\hbox{$\scriptstyle\sim$}}{X}}\vphantom{X}}-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\operatorname{E}\mathord{\smash[b]{\underset{\raise.3ex\hbox{$\scriptstyle\sim$}}{X}}\vphantom{X}}\right)\mathclose{}}^{\top}\mathord{\smash[b]{\underset{\raise.3ex\hbox{$\scriptstyle\sim$}}{a}}\vphantom{a}}\right]\mathclose{}
    &amp;&amp; \text{(a scalar equals its transpose, so } s^2 = s\,{s}^{\top} \text{)} \\
    &amp;= {\mathord{\smash[b]{\underset{\raise.3ex\hbox{$\scriptstyle\sim$}}{a}}\vphantom{a}}}^{\top}\,\operatorname{E}\mathopen{}\left[\mathopen{}\left(\mathord{\smash[b]{\underset{\raise.3ex\hbox{$\scriptstyle\sim$}}{X}}\vphantom{X}}-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\operatorname{E}\mathord{\smash[b]{\underset{\raise.3ex\hbox{$\scriptstyle\sim$}}{X}}\vphantom{X}}\right)\mathclose{}}^{\top}\right]\mathclose{}\,\mathord{\smash[b]{\underset{\raise.3ex\hbox{$\scriptstyle\sim$}}{a}}\vphantom{a}}
    &amp;&amp; \text{(linearity of expectation, element-wise)} \\
   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&amp;&amp; \text{(variance of a random vector)} \\
    &amp;= \sum_{i=1}^n\sum_{j=1}^n a_i a_j \operatorname{Cov}\mathopen{}\left(X_i,X_j\right)\mathclose{}
    &amp;&amp; \text{(expand the quadratic form, using the elements of } \operatorname{Var}\mathopen{}\left(\mathord{\smash[b]{\underset{\raise.3ex\hbox{$\scriptstyle\sim$}}{X}}\vphantom{X}}\right)\mathclose{}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&amp;= \operatorname{Var}\mathopen{}\left(Y\right)\mathclose{}
    &amp;&amp; \text{(variance of a linear combination)} \\
    &amp;= \operatorname{E}\mathopen{}\left[(Y - \operatorname{E}\mathopen{}\left[Y\right]\mathclose{})^2\right]\mathclose{}
    &amp;&amp; \text{(definition of variance)} \\
    &amp;\ge 0
    &amp;&amp; \text{(} (Y - \operatorname{E}\mathopen{}\left[Y\right]\mathclose{})^2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 = \begin{pmatrix}12.5 &amp; -2.5 \\ -2.5 &amp; 1\end{pmatrix},
    \qquad
    \operatorname{Var}\mathopen{}\left(\mathord{\smash[b]{\underset{\raise.3ex\hbox{$\scriptstyle\sim$}}{X}}\vphantom{X}}'\right)\mathclose{}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\operatorname{Var}\mathopen{}\left(\mathord{\smash[b]{\underset{\raise.3ex\hbox{$\scriptstyle\sim$}}{X}}\vphantom{X}}\right)\mathclose{}\mathord{\smash[b]{\underset{\raise.3ex\hbox{$\scriptstyle\sim$}}{a}}\vphantom{a}}&amp;= \operatorname{Var}\mathopen{}\left(X_1 - X_2\right)\mathclose{} \\
    &amp;= \operatorname{Var}\mathopen{}\left(0\right)\mathclose{}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2026-10-19T16:54:04Z</dcterms:created>
  <dcterms:modified xsi:type="dcterms:W3CDTF">2026-10-19T16:54:04Z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