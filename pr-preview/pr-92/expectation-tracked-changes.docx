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2026-10-09 10:20:25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11:32:26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5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1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table of frequencies divided by the total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39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1"/>
    <w:bookmarkStart w:id="44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2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4"/>
    <w:bookmarkStart w:id="46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del w:id="3" w:author="PR Preview" w:date="2026-01-01T00:00:00Z">
        <w:r>
          <w:rPr>
            <w:rStyle w:val="NormalTok"/>
          </w:rPr>
          <w:delText xml:space="preserve">birthweight </w:delText>
        </w:r>
      </w:del>
      <w:del w:id="4" w:author="PR Preview" w:date="2026-01-01T00:00:00Z">
        <w:r>
          <w:rPr>
            <w:rStyle w:val="OtherTok"/>
          </w:rPr>
          <w:delText xml:space="preserve">&lt;-</w:delText>
        </w:r>
      </w:del>
      <w:del w:id="5" w:author="PR Preview" w:date="2026-01-01T00:00:00Z">
        <w:r>
          <w:rPr>
            <w:rStyle w:val="NormalTok"/>
          </w:rPr>
          <w:delText xml:space="preserve"> dobson</w:delText>
        </w:r>
      </w:del>
      <w:del w:id="6" w:author="PR Preview" w:date="2026-01-01T00:00:00Z">
        <w:r>
          <w:rPr>
            <w:rStyle w:val="SpecialCharTok"/>
          </w:rPr>
          <w:delText xml:space="preserve">::</w:delText>
        </w:r>
      </w:del>
      <w:del w:id="7" w:author="PR Preview" w:date="2026-01-01T00:00:00Z">
        <w:r>
          <w:rPr>
            <w:rStyle w:val="NormalTok"/>
          </w:rPr>
          <w:delText xml:space="preserve">birthweight</w:delText>
        </w:r>
      </w:del>
      <w:del w:id="8" w:author="PR Preview" w:date="2026-01-01T00:00:00Z">
        <w:r>
          <w:br/>
        </w:r>
      </w:del>
      <w:del w:id="9" w:author="PR Preview" w:date="2026-01-01T00:00:00Z">
        <w:r>
          <w:rPr>
            <w:rStyle w:val="NormalTok"/>
          </w:rPr>
          <w:delText xml:space="preserve">ga </w:delText>
        </w:r>
      </w:del>
      <w:del w:id="10" w:author="PR Preview" w:date="2026-01-01T00:00:00Z">
        <w:r>
          <w:rPr>
            <w:rStyle w:val="OtherTok"/>
          </w:rPr>
          <w:delText xml:space="preserve">&lt;-</w:delText>
        </w:r>
      </w:del>
      <w:del w:id="11" w:author="PR Preview" w:date="2026-01-01T00:00:00Z">
        <w:r>
          <w:rPr>
            <w:rStyle w:val="NormalTok"/>
          </w:rPr>
          <w:delText xml:space="preserve"> </w:delText>
        </w:r>
      </w:del>
      <w:del w:id="12" w:author="PR Preview" w:date="2026-01-01T00:00:00Z">
        <w:r>
          <w:rPr>
            <w:rStyle w:val="FunctionTok"/>
          </w:rPr>
          <w:delText xml:space="preserve">c</w:delText>
        </w:r>
      </w:del>
      <w:del w:id="13" w:author="PR Preview" w:date="2026-01-01T00:00:00Z">
        <w:r>
          <w:rPr>
            <w:rStyle w:val="NormalTok"/>
          </w:rPr>
          <w:delText xml:space="preserve">(</w:delText>
        </w:r>
      </w:del>
      <w:del w:id="14" w:author="PR Preview" w:date="2026-01-01T00:00:00Z">
        <w:r>
          <w:br/>
        </w:r>
      </w:del>
      <w:del w:id="15" w:author="PR Preview" w:date="2026-01-01T00:00:00Z">
        <w:r>
          <w:rPr>
            <w:rStyle w:val="NormalTok"/>
          </w:rPr>
          <w:delText xml:space="preserve">  birthweight[[</w:delText>
        </w:r>
      </w:del>
      <w:del w:id="16" w:author="PR Preview" w:date="2026-01-01T00:00:00Z">
        <w:r>
          <w:rPr>
            <w:rStyle w:val="StringTok"/>
          </w:rPr>
          <w:delText xml:space="preserve">"boys gestational age"</w:delText>
        </w:r>
      </w:del>
      <w:del w:id="17" w:author="PR Preview" w:date="2026-01-01T00:00:00Z">
        <w:r>
          <w:rPr>
            <w:rStyle w:val="NormalTok"/>
          </w:rPr>
          <w:delText xml:space="preserve">]],</w:delText>
        </w:r>
      </w:del>
      <w:del w:id="18" w:author="PR Preview" w:date="2026-01-01T00:00:00Z">
        <w:r>
          <w:br/>
        </w:r>
      </w:del>
      <w:del w:id="19" w:author="PR Preview" w:date="2026-01-01T00:00:00Z">
        <w:r>
          <w:rPr>
            <w:rStyle w:val="NormalTok"/>
          </w:rPr>
          <w:delText xml:space="preserve">  birthweight[[</w:delText>
        </w:r>
      </w:del>
      <w:del w:id="20" w:author="PR Preview" w:date="2026-01-01T00:00:00Z">
        <w:r>
          <w:rPr>
            <w:rStyle w:val="StringTok"/>
          </w:rPr>
          <w:delText xml:space="preserve">"girls gestational age"</w:delText>
        </w:r>
      </w:del>
      <w:del w:id="21" w:author="PR Preview" w:date="2026-01-01T00:00:00Z">
        <w:r>
          <w:rPr>
            <w:rStyle w:val="NormalTok"/>
          </w:rPr>
          <w:delText xml:space="preserve">]]</w:delText>
        </w:r>
      </w:del>
      <w:del w:id="22" w:author="PR Preview" w:date="2026-01-01T00:00:00Z">
        <w:r>
          <w:br/>
        </w:r>
      </w:del>
      <w:del w:id="23" w:author="PR Preview" w:date="2026-01-01T00:00:00Z">
        <w:r>
          <w:rPr>
            <w:rStyle w:val="NormalTok"/>
          </w:rPr>
          <w:delText xml:space="preserve">)</w:delText>
        </w:r>
      </w:del>
      <w:del w:id="24" w:author="PR Preview" w:date="2026-01-01T00:00:00Z">
        <w:r>
          <w:br/>
        </w:r>
      </w:del>
      <w:del w:id="25" w:author="PR Preview" w:date="2026-01-01T00:00:00Z">
        <w:r>
          <w:rPr>
            <w:rStyle w:val="NormalTok"/>
          </w:rPr>
          <w:delText xml:space="preserve">wt </w:delText>
        </w:r>
      </w:del>
      <w:del w:id="26" w:author="PR Preview" w:date="2026-01-01T00:00:00Z">
        <w:r>
          <w:rPr>
            <w:rStyle w:val="OtherTok"/>
          </w:rPr>
          <w:delText xml:space="preserve">&lt;-</w:delText>
        </w:r>
      </w:del>
      <w:del w:id="27" w:author="PR Preview" w:date="2026-01-01T00:00:00Z">
        <w:r>
          <w:rPr>
            <w:rStyle w:val="NormalTok"/>
          </w:rPr>
          <w:delText xml:space="preserve"> </w:delText>
        </w:r>
      </w:del>
      <w:del w:id="28" w:author="PR Preview" w:date="2026-01-01T00:00:00Z">
        <w:r>
          <w:rPr>
            <w:rStyle w:val="FunctionTok"/>
          </w:rPr>
          <w:delText xml:space="preserve">c</w:delText>
        </w:r>
      </w:del>
      <w:del w:id="29" w:author="PR Preview" w:date="2026-01-01T00:00:00Z">
        <w:r>
          <w:rPr>
            <w:rStyle w:val="NormalTok"/>
          </w:rPr>
          <w:delText xml:space="preserve">(birthweight[[</w:delText>
        </w:r>
      </w:del>
      <w:del w:id="30" w:author="PR Preview" w:date="2026-01-01T00:00:00Z">
        <w:r>
          <w:rPr>
            <w:rStyle w:val="StringTok"/>
          </w:rPr>
          <w:delText xml:space="preserve">"boys weight"</w:delText>
        </w:r>
      </w:del>
      <w:del w:id="31" w:author="PR Preview" w:date="2026-01-01T00:00:00Z">
        <w:r>
          <w:rPr>
            <w:rStyle w:val="NormalTok"/>
          </w:rPr>
          <w:delText xml:space="preserve">]], birthweight[[</w:delText>
        </w:r>
      </w:del>
      <w:del w:id="32" w:author="PR Preview" w:date="2026-01-01T00:00:00Z">
        <w:r>
          <w:rPr>
            <w:rStyle w:val="StringTok"/>
          </w:rPr>
          <w:delText xml:space="preserve">"girls weight"</w:delText>
        </w:r>
      </w:del>
      <w:del w:id="33" w:author="PR Preview" w:date="2026-01-01T00:00:00Z">
        <w:r>
          <w:rPr>
            <w:rStyle w:val="NormalTok"/>
          </w:rPr>
          <w:delText xml:space="preserve">]])</w:delText>
        </w:r>
      </w:del>
      <w:del w:id="34" w:author="PR Preview" w:date="2026-01-01T00:00:00Z">
        <w:r>
          <w:br/>
        </w:r>
      </w:del>
      <w:del w:id="35" w:author="PR Preview" w:date="2026-01-01T00:00:00Z">
        <w:r>
          <w:rPr>
            <w:rStyle w:val="NormalTok"/>
          </w:rPr>
          <w:delText xml:space="preserve">mu_x </w:delText>
        </w:r>
      </w:del>
      <w:del w:id="36" w:author="PR Preview" w:date="2026-01-01T00:00:00Z">
        <w:r>
          <w:rPr>
            <w:rStyle w:val="OtherTok"/>
          </w:rPr>
          <w:delText xml:space="preserve">&lt;-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FunctionTok"/>
          </w:rPr>
          <w:delText xml:space="preserve">mean</w:delText>
        </w:r>
      </w:del>
      <w:del w:id="39" w:author="PR Preview" w:date="2026-01-01T00:00:00Z">
        <w:r>
          <w:rPr>
            <w:rStyle w:val="NormalTok"/>
          </w:rPr>
          <w:delText xml:space="preserve">(ga)</w:delText>
        </w:r>
      </w:del>
      <w:del w:id="40" w:author="PR Preview" w:date="2026-01-01T00:00:00Z">
        <w:r>
          <w:br/>
        </w:r>
      </w:del>
      <w:del w:id="41" w:author="PR Preview" w:date="2026-01-01T00:00:00Z">
        <w:r>
          <w:rPr>
            <w:rStyle w:val="NormalTok"/>
          </w:rPr>
          <w:delText xml:space="preserve">sigma_x </w:delText>
        </w:r>
      </w:del>
      <w:del w:id="42" w:author="PR Preview" w:date="2026-01-01T00:00:00Z">
        <w:r>
          <w:rPr>
            <w:rStyle w:val="OtherTok"/>
          </w:rPr>
          <w:delText xml:space="preserve">&lt;-</w:delText>
        </w:r>
      </w:del>
      <w:del w:id="43" w:author="PR Preview" w:date="2026-01-01T00:00:00Z">
        <w:r>
          <w:rPr>
            <w:rStyle w:val="NormalTok"/>
          </w:rPr>
          <w:delText xml:space="preserve"> </w:delText>
        </w:r>
      </w:del>
      <w:del w:id="44" w:author="PR Preview" w:date="2026-01-01T00:00:00Z">
        <w:r>
          <w:rPr>
            <w:rStyle w:val="FunctionTok"/>
          </w:rPr>
          <w:delText xml:space="preserve">sd</w:delText>
        </w:r>
      </w:del>
      <w:del w:id="45" w:author="PR Preview" w:date="2026-01-01T00:00:00Z">
        <w:r>
          <w:rPr>
            <w:rStyle w:val="NormalTok"/>
          </w:rPr>
          <w:delText xml:space="preserve">(ga)</w:delText>
        </w:r>
      </w:del>
      <w:del w:id="46" w:author="PR Preview" w:date="2026-01-01T00:00:00Z">
        <w:r>
          <w:br/>
        </w:r>
      </w:del>
      <w:del w:id="47" w:author="PR Preview" w:date="2026-01-01T00:00:00Z">
        <w:r>
          <w:rPr>
            <w:rStyle w:val="NormalTok"/>
          </w:rPr>
          <w:delText xml:space="preserve">mu_y </w:delText>
        </w:r>
      </w:del>
      <w:del w:id="48" w:author="PR Preview" w:date="2026-01-01T00:00:00Z">
        <w:r>
          <w:rPr>
            <w:rStyle w:val="OtherTok"/>
          </w:rPr>
          <w:delText xml:space="preserve">&lt;-</w:delText>
        </w:r>
      </w:del>
      <w:del w:id="49" w:author="PR Preview" w:date="2026-01-01T00:00:00Z">
        <w:r>
          <w:rPr>
            <w:rStyle w:val="NormalTok"/>
          </w:rPr>
          <w:delText xml:space="preserve"> </w:delText>
        </w:r>
      </w:del>
      <w:del w:id="50" w:author="PR Preview" w:date="2026-01-01T00:00:00Z">
        <w:r>
          <w:rPr>
            <w:rStyle w:val="FunctionTok"/>
          </w:rPr>
          <w:delText xml:space="preserve">mean</w:delText>
        </w:r>
      </w:del>
      <w:del w:id="51" w:author="PR Preview" w:date="2026-01-01T00:00:00Z">
        <w:r>
          <w:rPr>
            <w:rStyle w:val="NormalTok"/>
          </w:rPr>
          <w:delText xml:space="preserve">(wt)</w:delText>
        </w:r>
      </w:del>
      <w:del w:id="52" w:author="PR Preview" w:date="2026-01-01T00:00:00Z">
        <w:r>
          <w:br/>
        </w:r>
      </w:del>
      <w:del w:id="53" w:author="PR Preview" w:date="2026-01-01T00:00:00Z">
        <w:r>
          <w:rPr>
            <w:rStyle w:val="NormalTok"/>
          </w:rPr>
          <w:delText xml:space="preserve">sigma_y </w:delText>
        </w:r>
      </w:del>
      <w:del w:id="54" w:author="PR Preview" w:date="2026-01-01T00:00:00Z">
        <w:r>
          <w:rPr>
            <w:rStyle w:val="OtherTok"/>
          </w:rPr>
          <w:delText xml:space="preserve">&lt;-</w:delText>
        </w:r>
      </w:del>
      <w:del w:id="55" w:author="PR Preview" w:date="2026-01-01T00:00:00Z">
        <w:r>
          <w:rPr>
            <w:rStyle w:val="NormalTok"/>
          </w:rPr>
          <w:delText xml:space="preserve"> </w:delText>
        </w:r>
      </w:del>
      <w:del w:id="56" w:author="PR Preview" w:date="2026-01-01T00:00:00Z">
        <w:r>
          <w:rPr>
            <w:rStyle w:val="FunctionTok"/>
          </w:rPr>
          <w:delText xml:space="preserve">sd</w:delText>
        </w:r>
      </w:del>
      <w:del w:id="57" w:author="PR Preview" w:date="2026-01-01T00:00:00Z">
        <w:r>
          <w:rPr>
            <w:rStyle w:val="NormalTok"/>
          </w:rPr>
          <w:delText xml:space="preserve">(wt)</w:delText>
        </w:r>
      </w:del>
      <w:del w:id="58" w:author="PR Preview" w:date="2026-01-01T00:00:00Z">
        <w:r>
          <w:br/>
        </w:r>
      </w:del>
      <w:del w:id="59" w:author="PR Preview" w:date="2026-01-01T00:00:00Z">
        <w:r>
          <w:rPr>
            <w:rStyle w:val="NormalTok"/>
          </w:rPr>
          <w:delText xml:space="preserve">rho </w:delText>
        </w:r>
      </w:del>
      <w:del w:id="60" w:author="PR Preview" w:date="2026-01-01T00:00:00Z">
        <w:r>
          <w:rPr>
            <w:rStyle w:val="OtherTok"/>
          </w:rPr>
          <w:delText xml:space="preserve">&lt;-</w:delText>
        </w:r>
      </w:del>
      <w:del w:id="61" w:author="PR Preview" w:date="2026-01-01T00:00:00Z">
        <w:r>
          <w:rPr>
            <w:rStyle w:val="NormalTok"/>
          </w:rPr>
          <w:delText xml:space="preserve"> </w:delText>
        </w:r>
      </w:del>
      <w:del w:id="62" w:author="PR Preview" w:date="2026-01-01T00:00:00Z">
        <w:r>
          <w:rPr>
            <w:rStyle w:val="FunctionTok"/>
          </w:rPr>
          <w:delText xml:space="preserve">cor</w:delText>
        </w:r>
      </w:del>
      <w:del w:id="63" w:author="PR Preview" w:date="2026-01-01T00:00:00Z">
        <w:r>
          <w:rPr>
            <w:rStyle w:val="NormalTok"/>
          </w:rPr>
          <w:delText xml:space="preserve">(ga, wt)</w:delText>
        </w:r>
      </w:del>
      <w:del w:id="64" w:author="PR Preview" w:date="2026-01-01T00:00:00Z">
        <w:r>
          <w:br/>
        </w:r>
      </w:del>
      <w:del w:id="65" w:author="PR Preview" w:date="2026-01-01T00:00:00Z">
        <w:r>
          <w:rPr>
            <w:rStyle w:val="NormalTok"/>
          </w:rPr>
          <w:delText xml:space="preserve">beta </w:delText>
        </w:r>
      </w:del>
      <w:del w:id="66" w:author="PR Preview" w:date="2026-01-01T00:00:00Z">
        <w:r>
          <w:rPr>
            <w:rStyle w:val="OtherTok"/>
          </w:rPr>
          <w:delText xml:space="preserve">&lt;-</w:delText>
        </w:r>
      </w:del>
      <w:del w:id="67" w:author="PR Preview" w:date="2026-01-01T00:00:00Z">
        <w:r>
          <w:rPr>
            <w:rStyle w:val="NormalTok"/>
          </w:rPr>
          <w:delText xml:space="preserve"> </w:delText>
        </w:r>
      </w:del>
      <w:del w:id="68" w:author="PR Preview" w:date="2026-01-01T00:00:00Z">
        <w:r>
          <w:rPr>
            <w:rStyle w:val="FunctionTok"/>
          </w:rPr>
          <w:delText xml:space="preserve">cov</w:delText>
        </w:r>
      </w:del>
      <w:del w:id="69" w:author="PR Preview" w:date="2026-01-01T00:00:00Z">
        <w:r>
          <w:rPr>
            <w:rStyle w:val="NormalTok"/>
          </w:rPr>
          <w:delText xml:space="preserve">(ga, wt) </w:delText>
        </w:r>
      </w:del>
      <w:del w:id="70" w:author="PR Preview" w:date="2026-01-01T00:00:00Z">
        <w:r>
          <w:rPr>
            <w:rStyle w:val="SpecialCharTok"/>
          </w:rPr>
          <w:delText xml:space="preserve">/</w:delText>
        </w:r>
      </w:del>
      <w:del w:id="71" w:author="PR Preview" w:date="2026-01-01T00:00:00Z">
        <w:r>
          <w:rPr>
            <w:rStyle w:val="NormalTok"/>
          </w:rPr>
          <w:delText xml:space="preserve"> </w:delText>
        </w:r>
      </w:del>
      <w:del w:id="72" w:author="PR Preview" w:date="2026-01-01T00:00:00Z">
        <w:r>
          <w:rPr>
            <w:rStyle w:val="FunctionTok"/>
          </w:rPr>
          <w:delText xml:space="preserve">var</w:delText>
        </w:r>
      </w:del>
      <w:del w:id="73" w:author="PR Preview" w:date="2026-01-01T00:00:00Z">
        <w:r>
          <w:rPr>
            <w:rStyle w:val="NormalTok"/>
          </w:rPr>
          <w:delText xml:space="preserve">(ga)</w:delText>
        </w:r>
      </w:del>
      <w:del w:id="74" w:author="PR Preview" w:date="2026-01-01T00:00:00Z">
        <w:r>
          <w:br/>
        </w:r>
      </w:del>
      <w:del w:id="75" w:author="PR Preview" w:date="2026-01-01T00:00:00Z">
        <w:r>
          <w:rPr>
            <w:rStyle w:val="NormalTok"/>
          </w:rPr>
          <w:delText xml:space="preserve">intercept </w:delText>
        </w:r>
      </w:del>
      <w:del w:id="76" w:author="PR Preview" w:date="2026-01-01T00:00:00Z">
        <w:r>
          <w:rPr>
            <w:rStyle w:val="OtherTok"/>
          </w:rPr>
          <w:delText xml:space="preserve">&lt;-</w:delText>
        </w:r>
      </w:del>
      <w:del w:id="77" w:author="PR Preview" w:date="2026-01-01T00:00:00Z">
        <w:r>
          <w:rPr>
            <w:rStyle w:val="NormalTok"/>
          </w:rPr>
          <w:delText xml:space="preserve"> mu_y </w:delText>
        </w:r>
      </w:del>
      <w:del w:id="78" w:author="PR Preview" w:date="2026-01-01T00:00:00Z">
        <w:r>
          <w:rPr>
            <w:rStyle w:val="SpecialCharTok"/>
          </w:rPr>
          <w:delText xml:space="preserve">-</w:delText>
        </w:r>
      </w:del>
      <w:del w:id="79" w:author="PR Preview" w:date="2026-01-01T00:00:00Z">
        <w:r>
          <w:rPr>
            <w:rStyle w:val="NormalTok"/>
          </w:rPr>
          <w:delText xml:space="preserve"> beta </w:delText>
        </w:r>
      </w:del>
      <w:del w:id="80" w:author="PR Preview" w:date="2026-01-01T00:00:00Z">
        <w:r>
          <w:rPr>
            <w:rStyle w:val="SpecialCharTok"/>
          </w:rPr>
          <w:delText xml:space="preserve">*</w:delText>
        </w:r>
      </w:del>
      <w:del w:id="81" w:author="PR Preview" w:date="2026-01-01T00:00:00Z">
        <w:r>
          <w:rPr>
            <w:rStyle w:val="NormalTok"/>
          </w:rPr>
          <w:delText xml:space="preserve"> mu_x</w:delText>
        </w:r>
      </w:del>
      <w:del w:id="82" w:author="PR Preview" w:date="2026-01-01T00:00:00Z">
        <w:r>
          <w:br/>
        </w:r>
      </w:del>
      <w:del w:id="83" w:author="PR Preview" w:date="2026-01-01T00:00:00Z">
        <w:r>
          <w:rPr>
            <w:rStyle w:val="NormalTok"/>
          </w:rPr>
          <w:delText xml:space="preserve">x0 </w:delText>
        </w:r>
      </w:del>
      <w:del w:id="84" w:author="PR Preview" w:date="2026-01-01T00:00:00Z">
        <w:r>
          <w:rPr>
            <w:rStyle w:val="OtherTok"/>
          </w:rPr>
          <w:delText xml:space="preserve">&lt;-</w:delText>
        </w:r>
      </w:del>
      <w:del w:id="85" w:author="PR Preview" w:date="2026-01-01T00:00:00Z">
        <w:r>
          <w:rPr>
            <w:rStyle w:val="NormalTok"/>
          </w:rPr>
          <w:delText xml:space="preserve"> </w:delText>
        </w:r>
      </w:del>
      <w:del w:id="86" w:author="PR Preview" w:date="2026-01-01T00:00:00Z">
        <w:r>
          <w:rPr>
            <w:rStyle w:val="DecValTok"/>
          </w:rPr>
          <w:delText xml:space="preserve">40</w:delText>
        </w:r>
      </w:del>
      <w:del w:id="87" w:author="PR Preview" w:date="2026-01-01T00:00:00Z">
        <w:r>
          <w:br/>
        </w:r>
      </w:del>
      <w:del w:id="88" w:author="PR Preview" w:date="2026-01-01T00:00:00Z">
        <w:r>
          <w:rPr>
            <w:rStyle w:val="NormalTok"/>
          </w:rPr>
          <w:delText xml:space="preserve">marg_dens_x0 </w:delText>
        </w:r>
      </w:del>
      <w:del w:id="89" w:author="PR Preview" w:date="2026-01-01T00:00:00Z">
        <w:r>
          <w:rPr>
            <w:rStyle w:val="OtherTok"/>
          </w:rPr>
          <w:delText xml:space="preserve">&lt;-</w:delText>
        </w:r>
      </w:del>
      <w:del w:id="90" w:author="PR Preview" w:date="2026-01-01T00:00:00Z">
        <w:r>
          <w:rPr>
            <w:rStyle w:val="NormalTok"/>
          </w:rPr>
          <w:delText xml:space="preserve"> </w:delText>
        </w:r>
      </w:del>
      <w:del w:id="91" w:author="PR Preview" w:date="2026-01-01T00:00:00Z">
        <w:r>
          <w:rPr>
            <w:rStyle w:val="FunctionTok"/>
          </w:rPr>
          <w:delText xml:space="preserve">dnorm</w:delText>
        </w:r>
      </w:del>
      <w:del w:id="92" w:author="PR Preview" w:date="2026-01-01T00:00:00Z">
        <w:r>
          <w:rPr>
            <w:rStyle w:val="NormalTok"/>
          </w:rPr>
          <w:delText xml:space="preserve">(x0, </w:delText>
        </w:r>
      </w:del>
      <w:del w:id="93" w:author="PR Preview" w:date="2026-01-01T00:00:00Z">
        <w:r>
          <w:rPr>
            <w:rStyle w:val="AttributeTok"/>
          </w:rPr>
          <w:delText xml:space="preserve">mean =</w:delText>
        </w:r>
      </w:del>
      <w:del w:id="94" w:author="PR Preview" w:date="2026-01-01T00:00:00Z">
        <w:r>
          <w:rPr>
            <w:rStyle w:val="NormalTok"/>
          </w:rPr>
          <w:delText xml:space="preserve"> mu_x, </w:delText>
        </w:r>
      </w:del>
      <w:del w:id="95" w:author="PR Preview" w:date="2026-01-01T00:00:00Z">
        <w:r>
          <w:rPr>
            <w:rStyle w:val="AttributeTok"/>
          </w:rPr>
          <w:delText xml:space="preserve">sd =</w:delText>
        </w:r>
      </w:del>
      <w:del w:id="96" w:author="PR Preview" w:date="2026-01-01T00:00:00Z">
        <w:r>
          <w:rPr>
            <w:rStyle w:val="NormalTok"/>
          </w:rPr>
          <w:delText xml:space="preserve"> sigma_x)</w:delText>
        </w:r>
      </w:del>
      <w:del w:id="97" w:author="PR Preview" w:date="2026-01-01T00:00:00Z">
        <w:r>
          <w:br/>
        </w:r>
      </w:del>
      <w:del w:id="98" w:author="PR Preview" w:date="2026-01-01T00:00:00Z">
        <w:r>
          <w:rPr>
            <w:rStyle w:val="NormalTok"/>
          </w:rPr>
          <w:delText xml:space="preserve">cond_mean </w:delText>
        </w:r>
      </w:del>
      <w:del w:id="99" w:author="PR Preview" w:date="2026-01-01T00:00:00Z">
        <w:r>
          <w:rPr>
            <w:rStyle w:val="OtherTok"/>
          </w:rPr>
          <w:delText xml:space="preserve">&lt;-</w:delText>
        </w:r>
      </w:del>
      <w:del w:id="100" w:author="PR Preview" w:date="2026-01-01T00:00:00Z">
        <w:r>
          <w:rPr>
            <w:rStyle w:val="NormalTok"/>
          </w:rPr>
          <w:delText xml:space="preserve"> intercept </w:delText>
        </w:r>
      </w:del>
      <w:del w:id="101" w:author="PR Preview" w:date="2026-01-01T00:00:00Z">
        <w:r>
          <w:rPr>
            <w:rStyle w:val="SpecialCharTok"/>
          </w:rPr>
          <w:delText xml:space="preserve">+</w:delText>
        </w:r>
      </w:del>
      <w:del w:id="102" w:author="PR Preview" w:date="2026-01-01T00:00:00Z">
        <w:r>
          <w:rPr>
            <w:rStyle w:val="NormalTok"/>
          </w:rPr>
          <w:delText xml:space="preserve"> beta </w:delText>
        </w:r>
      </w:del>
      <w:del w:id="103" w:author="PR Preview" w:date="2026-01-01T00:00:00Z">
        <w:r>
          <w:rPr>
            <w:rStyle w:val="SpecialCharTok"/>
          </w:rPr>
          <w:delText xml:space="preserve">*</w:delText>
        </w:r>
      </w:del>
      <w:del w:id="104" w:author="PR Preview" w:date="2026-01-01T00:00:00Z">
        <w:r>
          <w:rPr>
            <w:rStyle w:val="NormalTok"/>
          </w:rPr>
          <w:delText xml:space="preserve"> x0</w:delText>
        </w:r>
      </w:del>
      <w:del w:id="105" w:author="PR Preview" w:date="2026-01-01T00:00:00Z">
        <w:r>
          <w:br/>
        </w:r>
      </w:del>
      <w:del w:id="106" w:author="PR Preview" w:date="2026-01-01T00:00:00Z">
        <w:r>
          <w:rPr>
            <w:rStyle w:val="NormalTok"/>
          </w:rPr>
          <w:delText xml:space="preserve">cond_sd </w:delText>
        </w:r>
      </w:del>
      <w:del w:id="107" w:author="PR Preview" w:date="2026-01-01T00:00:00Z">
        <w:r>
          <w:rPr>
            <w:rStyle w:val="OtherTok"/>
          </w:rPr>
          <w:delText xml:space="preserve">&lt;-</w:delText>
        </w:r>
      </w:del>
      <w:del w:id="108" w:author="PR Preview" w:date="2026-01-01T00:00:00Z">
        <w:r>
          <w:rPr>
            <w:rStyle w:val="NormalTok"/>
          </w:rPr>
          <w:delText xml:space="preserve"> sigma_y </w:delText>
        </w:r>
      </w:del>
      <w:del w:id="109" w:author="PR Preview" w:date="2026-01-01T00:00:00Z">
        <w:r>
          <w:rPr>
            <w:rStyle w:val="SpecialCharTok"/>
          </w:rPr>
          <w:delText xml:space="preserve">*</w:delText>
        </w:r>
      </w:del>
      <w:del w:id="110" w:author="PR Preview" w:date="2026-01-01T00:00:00Z">
        <w:r>
          <w:rPr>
            <w:rStyle w:val="NormalTok"/>
          </w:rPr>
          <w:delText xml:space="preserve"> </w:delText>
        </w:r>
      </w:del>
      <w:del w:id="111" w:author="PR Preview" w:date="2026-01-01T00:00:00Z">
        <w:r>
          <w:rPr>
            <w:rStyle w:val="FunctionTok"/>
          </w:rPr>
          <w:delText xml:space="preserve">sqrt</w:delText>
        </w:r>
      </w:del>
      <w:del w:id="112" w:author="PR Preview" w:date="2026-01-01T00:00:00Z">
        <w:r>
          <w:rPr>
            <w:rStyle w:val="NormalTok"/>
          </w:rPr>
          <w:delText xml:space="preserve">(</w:delText>
        </w:r>
      </w:del>
      <w:del w:id="113" w:author="PR Preview" w:date="2026-01-01T00:00:00Z">
        <w:r>
          <w:rPr>
            <w:rStyle w:val="DecValTok"/>
          </w:rPr>
          <w:delText xml:space="preserve">1</w:delText>
        </w:r>
      </w:del>
      <w:del w:id="114" w:author="PR Preview" w:date="2026-01-01T00:00:00Z">
        <w:r>
          <w:rPr>
            <w:rStyle w:val="NormalTok"/>
          </w:rPr>
          <w:delText xml:space="preserve"> </w:delText>
        </w:r>
      </w:del>
      <w:del w:id="115" w:author="PR Preview" w:date="2026-01-01T00:00:00Z">
        <w:r>
          <w:rPr>
            <w:rStyle w:val="SpecialCharTok"/>
          </w:rPr>
          <w:delText xml:space="preserve">-</w:delText>
        </w:r>
      </w:del>
      <w:del w:id="116" w:author="PR Preview" w:date="2026-01-01T00:00:00Z">
        <w:r>
          <w:rPr>
            <w:rStyle w:val="NormalTok"/>
          </w:rPr>
          <w:delText xml:space="preserve"> rho</w:delText>
        </w:r>
      </w:del>
      <w:del w:id="117" w:author="PR Preview" w:date="2026-01-01T00:00:00Z">
        <w:r>
          <w:rPr>
            <w:rStyle w:val="SpecialCharTok"/>
          </w:rPr>
          <w:delText xml:space="preserve">^</w:delText>
        </w:r>
      </w:del>
      <w:del w:id="118" w:author="PR Preview" w:date="2026-01-01T00:00:00Z">
        <w:r>
          <w:rPr>
            <w:rStyle w:val="DecValTok"/>
          </w:rPr>
          <w:delText xml:space="preserve">2</w:delText>
        </w:r>
      </w:del>
      <w:del w:id="119" w:author="PR Preview" w:date="2026-01-01T00:00:00Z">
        <w:r>
          <w:rPr>
            <w:rStyle w:val="NormalTok"/>
          </w:rPr>
          <w:delText xml:space="preserve">)</w:delText>
        </w:r>
      </w:del>
      <w:del w:id="120" w:author="PR Preview" w:date="2026-01-01T00:00:00Z">
        <w:r>
          <w:br/>
        </w:r>
      </w:del>
      <w:del w:id="121" w:author="PR Preview" w:date="2026-01-01T00:00:00Z">
        <w:r>
          <w:rPr>
            <w:rStyle w:val="NormalTok"/>
          </w:rPr>
          <w:delText xml:space="preserve">pander</w:delText>
        </w:r>
      </w:del>
      <w:del w:id="122" w:author="PR Preview" w:date="2026-01-01T00:00:00Z">
        <w:r>
          <w:rPr>
            <w:rStyle w:val="SpecialCharTok"/>
          </w:rPr>
          <w:delText xml:space="preserve">::</w:delText>
        </w:r>
      </w:del>
      <w:del w:id="123" w:author="PR Preview" w:date="2026-01-01T00:00:00Z">
        <w:r>
          <w:rPr>
            <w:rStyle w:val="FunctionTok"/>
          </w:rPr>
          <w:delText xml:space="preserve">pander</w:delText>
        </w:r>
      </w:del>
      <w:del w:id="124" w:author="PR Preview" w:date="2026-01-01T00:00:00Z">
        <w:r>
          <w:rPr>
            <w:rStyle w:val="NormalTok"/>
          </w:rPr>
          <w:delText xml:space="preserve">(</w:delText>
        </w:r>
      </w:del>
      <w:del w:id="125" w:author="PR Preview" w:date="2026-01-01T00:00:00Z">
        <w:r>
          <w:rPr>
            <w:rStyle w:val="FunctionTok"/>
          </w:rPr>
          <w:delText xml:space="preserve">data.frame</w:delText>
        </w:r>
      </w:del>
      <w:del w:id="126" w:author="PR Preview" w:date="2026-01-01T00:00:00Z">
        <w:r>
          <w:rPr>
            <w:rStyle w:val="NormalTok"/>
          </w:rPr>
          <w:delText xml:space="preserve">(</w:delText>
        </w:r>
      </w:del>
      <w:del w:id="127" w:author="PR Preview" w:date="2026-01-01T00:00:00Z">
        <w:r>
          <w:br/>
        </w:r>
      </w:del>
      <w:del w:id="128" w:author="PR Preview" w:date="2026-01-01T00:00:00Z">
        <w:r>
          <w:rPr>
            <w:rStyle w:val="NormalTok"/>
          </w:rPr>
          <w:delText xml:space="preserve">  </w:delText>
        </w:r>
      </w:del>
      <w:del w:id="129" w:author="PR Preview" w:date="2026-01-01T00:00:00Z">
        <w:r>
          <w:rPr>
            <w:rStyle w:val="AttributeTok"/>
          </w:rPr>
          <w:delText xml:space="preserve">parameter =</w:delText>
        </w:r>
      </w:del>
      <w:del w:id="130" w:author="PR Preview" w:date="2026-01-01T00:00:00Z">
        <w:r>
          <w:rPr>
            <w:rStyle w:val="NormalTok"/>
          </w:rPr>
          <w:delText xml:space="preserve"> </w:delText>
        </w:r>
      </w:del>
      <w:del w:id="131" w:author="PR Preview" w:date="2026-01-01T00:00:00Z">
        <w:r>
          <w:rPr>
            <w:rStyle w:val="FunctionTok"/>
          </w:rPr>
          <w:delText xml:space="preserve">c</w:delText>
        </w:r>
      </w:del>
      <w:del w:id="132" w:author="PR Preview" w:date="2026-01-01T00:00:00Z">
        <w:r>
          <w:rPr>
            <w:rStyle w:val="NormalTok"/>
          </w:rPr>
          <w:delText xml:space="preserve">(</w:delText>
        </w:r>
      </w:del>
      <w:del w:id="133" w:author="PR Preview" w:date="2026-01-01T00:00:00Z">
        <w:r>
          <w:rPr>
            <w:rStyle w:val="StringTok"/>
          </w:rPr>
          <w:delText xml:space="preserve">"mu_x"</w:delText>
        </w:r>
      </w:del>
      <w:del w:id="134" w:author="PR Preview" w:date="2026-01-01T00:00:00Z">
        <w:r>
          <w:rPr>
            <w:rStyle w:val="NormalTok"/>
          </w:rPr>
          <w:delText xml:space="preserve">, </w:delText>
        </w:r>
      </w:del>
      <w:del w:id="135" w:author="PR Preview" w:date="2026-01-01T00:00:00Z">
        <w:r>
          <w:rPr>
            <w:rStyle w:val="StringTok"/>
          </w:rPr>
          <w:delText xml:space="preserve">"sigma_x"</w:delText>
        </w:r>
      </w:del>
      <w:del w:id="136" w:author="PR Preview" w:date="2026-01-01T00:00:00Z">
        <w:r>
          <w:rPr>
            <w:rStyle w:val="NormalTok"/>
          </w:rPr>
          <w:delText xml:space="preserve">, </w:delText>
        </w:r>
      </w:del>
      <w:del w:id="137" w:author="PR Preview" w:date="2026-01-01T00:00:00Z">
        <w:r>
          <w:rPr>
            <w:rStyle w:val="StringTok"/>
          </w:rPr>
          <w:delText xml:space="preserve">"mu_y"</w:delText>
        </w:r>
      </w:del>
      <w:del w:id="138" w:author="PR Preview" w:date="2026-01-01T00:00:00Z">
        <w:r>
          <w:rPr>
            <w:rStyle w:val="NormalTok"/>
          </w:rPr>
          <w:delText xml:space="preserve">, </w:delText>
        </w:r>
      </w:del>
      <w:del w:id="139" w:author="PR Preview" w:date="2026-01-01T00:00:00Z">
        <w:r>
          <w:rPr>
            <w:rStyle w:val="StringTok"/>
          </w:rPr>
          <w:delText xml:space="preserve">"sigma_y"</w:delText>
        </w:r>
      </w:del>
      <w:del w:id="140" w:author="PR Preview" w:date="2026-01-01T00:00:00Z">
        <w:r>
          <w:rPr>
            <w:rStyle w:val="NormalTok"/>
          </w:rPr>
          <w:delText xml:space="preserve">, </w:delText>
        </w:r>
      </w:del>
      <w:del w:id="141" w:author="PR Preview" w:date="2026-01-01T00:00:00Z">
        <w:r>
          <w:rPr>
            <w:rStyle w:val="StringTok"/>
          </w:rPr>
          <w:delText xml:space="preserve">"rho"</w:delText>
        </w:r>
      </w:del>
      <w:del w:id="142" w:author="PR Preview" w:date="2026-01-01T00:00:00Z">
        <w:r>
          <w:rPr>
            <w:rStyle w:val="NormalTok"/>
          </w:rPr>
          <w:delText xml:space="preserve">),</w:delText>
        </w:r>
      </w:del>
      <w:del w:id="143" w:author="PR Preview" w:date="2026-01-01T00:00:00Z">
        <w:r>
          <w:br/>
        </w:r>
      </w:del>
      <w:del w:id="144" w:author="PR Preview" w:date="2026-01-01T00:00:00Z">
        <w:r>
          <w:rPr>
            <w:rStyle w:val="NormalTok"/>
          </w:rPr>
          <w:delText xml:space="preserve">  </w:delText>
        </w:r>
      </w:del>
      <w:del w:id="145" w:author="PR Preview" w:date="2026-01-01T00:00:00Z">
        <w:r>
          <w:rPr>
            <w:rStyle w:val="AttributeTok"/>
          </w:rPr>
          <w:delText xml:space="preserve">estimate =</w:delText>
        </w:r>
      </w:del>
      <w:del w:id="146" w:author="PR Preview" w:date="2026-01-01T00:00:00Z">
        <w:r>
          <w:rPr>
            <w:rStyle w:val="NormalTok"/>
          </w:rPr>
          <w:delText xml:space="preserve"> </w:delText>
        </w:r>
      </w:del>
      <w:del w:id="147" w:author="PR Preview" w:date="2026-01-01T00:00:00Z">
        <w:r>
          <w:rPr>
            <w:rStyle w:val="FunctionTok"/>
          </w:rPr>
          <w:delText xml:space="preserve">round</w:delText>
        </w:r>
      </w:del>
      <w:del w:id="148" w:author="PR Preview" w:date="2026-01-01T00:00:00Z">
        <w:r>
          <w:rPr>
            <w:rStyle w:val="NormalTok"/>
          </w:rPr>
          <w:delText xml:space="preserve">(</w:delText>
        </w:r>
      </w:del>
      <w:del w:id="149" w:author="PR Preview" w:date="2026-01-01T00:00:00Z">
        <w:r>
          <w:rPr>
            <w:rStyle w:val="FunctionTok"/>
          </w:rPr>
          <w:delText xml:space="preserve">c</w:delText>
        </w:r>
      </w:del>
      <w:del w:id="150" w:author="PR Preview" w:date="2026-01-01T00:00:00Z">
        <w:r>
          <w:rPr>
            <w:rStyle w:val="NormalTok"/>
          </w:rPr>
          <w:delText xml:space="preserve">(mu_x, sigma_x, mu_y, sigma_y, rho), </w:delText>
        </w:r>
      </w:del>
      <w:del w:id="151" w:author="PR Preview" w:date="2026-01-01T00:00:00Z">
        <w:r>
          <w:rPr>
            <w:rStyle w:val="DecValTok"/>
          </w:rPr>
          <w:delText xml:space="preserve">4</w:delText>
        </w:r>
      </w:del>
      <w:del w:id="152" w:author="PR Preview" w:date="2026-01-01T00:00:00Z">
        <w:r>
          <w:rPr>
            <w:rStyle w:val="NormalTok"/>
          </w:rPr>
          <w:delText xml:space="preserve">)</w:delText>
        </w:r>
      </w:del>
      <w:del w:id="153" w:author="PR Preview" w:date="2026-01-01T00:00:00Z">
        <w:r>
          <w:br/>
        </w:r>
      </w:del>
      <w:del w:id="154" w:author="PR Preview" w:date="2026-01-01T00:00:00Z">
        <w:r>
          <w:rPr>
            <w:rStyle w:val="NormalTok"/>
          </w:rPr>
          <w:delText xml:space="preserve">))</w:delText>
        </w:r>
      </w:del>
    </w:p>
    <w:p>
      <w:pPr>
        <w:pStyle w:val="SourceCode"/>
      </w:pPr>
      <w:ins w:id="155" w:author="PR Preview" w:date="2026-01-01T00:00:00Z">
        <w:r>
          <w:rPr>
            <w:rStyle w:val="NormalTok"/>
          </w:rPr>
          <w:t xml:space="preserve">birthweight </w:t>
        </w:r>
      </w:ins>
      <w:ins w:id="156" w:author="PR Preview" w:date="2026-01-01T00:00:00Z">
        <w:r>
          <w:rPr>
            <w:rStyle w:val="OtherTok"/>
          </w:rPr>
          <w:t xml:space="preserve">&lt;-</w:t>
        </w:r>
      </w:ins>
      <w:ins w:id="157" w:author="PR Preview" w:date="2026-01-01T00:00:00Z">
        <w:r>
          <w:rPr>
            <w:rStyle w:val="NormalTok"/>
          </w:rPr>
          <w:t xml:space="preserve"> dobson</w:t>
        </w:r>
      </w:ins>
      <w:ins w:id="158" w:author="PR Preview" w:date="2026-01-01T00:00:00Z">
        <w:r>
          <w:rPr>
            <w:rStyle w:val="SpecialCharTok"/>
          </w:rPr>
          <w:t xml:space="preserve">::</w:t>
        </w:r>
      </w:ins>
      <w:ins w:id="159" w:author="PR Preview" w:date="2026-01-01T00:00:00Z">
        <w:r>
          <w:rPr>
            <w:rStyle w:val="NormalTok"/>
          </w:rPr>
          <w:t xml:space="preserve">birthweight</w:t>
        </w:r>
      </w:ins>
      <w:ins w:id="160" w:author="PR Preview" w:date="2026-01-01T00:00:00Z">
        <w:r>
          <w:br/>
        </w:r>
      </w:ins>
      <w:ins w:id="161" w:author="PR Preview" w:date="2026-01-01T00:00:00Z">
        <w:r>
          <w:rPr>
            <w:rStyle w:val="NormalTok"/>
          </w:rPr>
          <w:t xml:space="preserve">ga </w:t>
        </w:r>
      </w:ins>
      <w:ins w:id="162" w:author="PR Preview" w:date="2026-01-01T00:00:00Z">
        <w:r>
          <w:rPr>
            <w:rStyle w:val="OtherTok"/>
          </w:rPr>
          <w:t xml:space="preserve">&lt;-</w:t>
        </w:r>
      </w:ins>
      <w:ins w:id="163" w:author="PR Preview" w:date="2026-01-01T00:00:00Z">
        <w:r>
          <w:rPr>
            <w:rStyle w:val="NormalTok"/>
          </w:rPr>
          <w:t xml:space="preserve"> </w:t>
        </w:r>
      </w:ins>
      <w:ins w:id="164" w:author="PR Preview" w:date="2026-01-01T00:00:00Z">
        <w:r>
          <w:rPr>
            <w:rStyle w:val="FunctionTok"/>
          </w:rPr>
          <w:t xml:space="preserve">c</w:t>
        </w:r>
      </w:ins>
      <w:ins w:id="165" w:author="PR Preview" w:date="2026-01-01T00:00:00Z">
        <w:r>
          <w:rPr>
            <w:rStyle w:val="NormalTok"/>
          </w:rPr>
          <w:t xml:space="preserve">(</w:t>
        </w:r>
      </w:ins>
      <w:ins w:id="166" w:author="PR Preview" w:date="2026-01-01T00:00:00Z">
        <w:r>
          <w:br/>
        </w:r>
      </w:ins>
      <w:ins w:id="167" w:author="PR Preview" w:date="2026-01-01T00:00:00Z">
        <w:r>
          <w:rPr>
            <w:rStyle w:val="NormalTok"/>
          </w:rPr>
          <w:t xml:space="preserve">  birthweight[[</w:t>
        </w:r>
      </w:ins>
      <w:ins w:id="168" w:author="PR Preview" w:date="2026-01-01T00:00:00Z">
        <w:r>
          <w:rPr>
            <w:rStyle w:val="StringTok"/>
          </w:rPr>
          <w:t xml:space="preserve">"boys gestational age"</w:t>
        </w:r>
      </w:ins>
      <w:ins w:id="169" w:author="PR Preview" w:date="2026-01-01T00:00:00Z">
        <w:r>
          <w:rPr>
            <w:rStyle w:val="NormalTok"/>
          </w:rPr>
          <w:t xml:space="preserve">]],</w:t>
        </w:r>
      </w:ins>
      <w:ins w:id="170" w:author="PR Preview" w:date="2026-01-01T00:00:00Z">
        <w:r>
          <w:br/>
        </w:r>
      </w:ins>
      <w:ins w:id="171" w:author="PR Preview" w:date="2026-01-01T00:00:00Z">
        <w:r>
          <w:rPr>
            <w:rStyle w:val="NormalTok"/>
          </w:rPr>
          <w:t xml:space="preserve">  birthweight[[</w:t>
        </w:r>
      </w:ins>
      <w:ins w:id="172" w:author="PR Preview" w:date="2026-01-01T00:00:00Z">
        <w:r>
          <w:rPr>
            <w:rStyle w:val="StringTok"/>
          </w:rPr>
          <w:t xml:space="preserve">"girls gestational age"</w:t>
        </w:r>
      </w:ins>
      <w:ins w:id="173" w:author="PR Preview" w:date="2026-01-01T00:00:00Z">
        <w:r>
          <w:rPr>
            <w:rStyle w:val="NormalTok"/>
          </w:rPr>
          <w:t xml:space="preserve">]]</w:t>
        </w:r>
      </w:ins>
      <w:ins w:id="174" w:author="PR Preview" w:date="2026-01-01T00:00:00Z">
        <w:r>
          <w:br/>
        </w:r>
      </w:ins>
      <w:ins w:id="175" w:author="PR Preview" w:date="2026-01-01T00:00:00Z">
        <w:r>
          <w:rPr>
            <w:rStyle w:val="NormalTok"/>
          </w:rPr>
          <w:t xml:space="preserve">)</w:t>
        </w:r>
      </w:ins>
      <w:ins w:id="176" w:author="PR Preview" w:date="2026-01-01T00:00:00Z">
        <w:r>
          <w:br/>
        </w:r>
      </w:ins>
      <w:ins w:id="177" w:author="PR Preview" w:date="2026-01-01T00:00:00Z">
        <w:r>
          <w:rPr>
            <w:rStyle w:val="NormalTok"/>
          </w:rPr>
          <w:t xml:space="preserve">wt </w:t>
        </w:r>
      </w:ins>
      <w:ins w:id="178" w:author="PR Preview" w:date="2026-01-01T00:00:00Z">
        <w:r>
          <w:rPr>
            <w:rStyle w:val="OtherTok"/>
          </w:rPr>
          <w:t xml:space="preserve">&lt;-</w:t>
        </w:r>
      </w:ins>
      <w:ins w:id="179" w:author="PR Preview" w:date="2026-01-01T00:00:00Z">
        <w:r>
          <w:rPr>
            <w:rStyle w:val="NormalTok"/>
          </w:rPr>
          <w:t xml:space="preserve"> </w:t>
        </w:r>
      </w:ins>
      <w:ins w:id="180" w:author="PR Preview" w:date="2026-01-01T00:00:00Z">
        <w:r>
          <w:rPr>
            <w:rStyle w:val="FunctionTok"/>
          </w:rPr>
          <w:t xml:space="preserve">c</w:t>
        </w:r>
      </w:ins>
      <w:ins w:id="181" w:author="PR Preview" w:date="2026-01-01T00:00:00Z">
        <w:r>
          <w:rPr>
            <w:rStyle w:val="NormalTok"/>
          </w:rPr>
          <w:t xml:space="preserve">(birthweight[[</w:t>
        </w:r>
      </w:ins>
      <w:ins w:id="182" w:author="PR Preview" w:date="2026-01-01T00:00:00Z">
        <w:r>
          <w:rPr>
            <w:rStyle w:val="StringTok"/>
          </w:rPr>
          <w:t xml:space="preserve">"boys weight"</w:t>
        </w:r>
      </w:ins>
      <w:ins w:id="183" w:author="PR Preview" w:date="2026-01-01T00:00:00Z">
        <w:r>
          <w:rPr>
            <w:rStyle w:val="NormalTok"/>
          </w:rPr>
          <w:t xml:space="preserve">]], birthweight[[</w:t>
        </w:r>
      </w:ins>
      <w:ins w:id="184" w:author="PR Preview" w:date="2026-01-01T00:00:00Z">
        <w:r>
          <w:rPr>
            <w:rStyle w:val="StringTok"/>
          </w:rPr>
          <w:t xml:space="preserve">"girls weight"</w:t>
        </w:r>
      </w:ins>
      <w:ins w:id="185" w:author="PR Preview" w:date="2026-01-01T00:00:00Z">
        <w:r>
          <w:rPr>
            <w:rStyle w:val="NormalTok"/>
          </w:rPr>
          <w:t xml:space="preserve">]])</w:t>
        </w:r>
      </w:ins>
      <w:ins w:id="186" w:author="PR Preview" w:date="2026-01-01T00:00:00Z">
        <w:r>
          <w:br/>
        </w:r>
      </w:ins>
      <w:ins w:id="187" w:author="PR Preview" w:date="2026-01-01T00:00:00Z">
        <w:r>
          <w:rPr>
            <w:rStyle w:val="NormalTok"/>
          </w:rPr>
          <w:t xml:space="preserve">mu_x </w:t>
        </w:r>
      </w:ins>
      <w:ins w:id="188" w:author="PR Preview" w:date="2026-01-01T00:00:00Z">
        <w:r>
          <w:rPr>
            <w:rStyle w:val="OtherTok"/>
          </w:rPr>
          <w:t xml:space="preserve">&lt;-</w:t>
        </w:r>
      </w:ins>
      <w:ins w:id="189" w:author="PR Preview" w:date="2026-01-01T00:00:00Z">
        <w:r>
          <w:rPr>
            <w:rStyle w:val="NormalTok"/>
          </w:rPr>
          <w:t xml:space="preserve"> </w:t>
        </w:r>
      </w:ins>
      <w:ins w:id="190" w:author="PR Preview" w:date="2026-01-01T00:00:00Z">
        <w:r>
          <w:rPr>
            <w:rStyle w:val="FunctionTok"/>
          </w:rPr>
          <w:t xml:space="preserve">mean</w:t>
        </w:r>
      </w:ins>
      <w:ins w:id="191" w:author="PR Preview" w:date="2026-01-01T00:00:00Z">
        <w:r>
          <w:rPr>
            <w:rStyle w:val="NormalTok"/>
          </w:rPr>
          <w:t xml:space="preserve">(ga)</w:t>
        </w:r>
      </w:ins>
      <w:ins w:id="192" w:author="PR Preview" w:date="2026-01-01T00:00:00Z">
        <w:r>
          <w:br/>
        </w:r>
      </w:ins>
      <w:ins w:id="193" w:author="PR Preview" w:date="2026-01-01T00:00:00Z">
        <w:r>
          <w:rPr>
            <w:rStyle w:val="NormalTok"/>
          </w:rPr>
          <w:t xml:space="preserve">sigma_x </w:t>
        </w:r>
      </w:ins>
      <w:ins w:id="194" w:author="PR Preview" w:date="2026-01-01T00:00:00Z">
        <w:r>
          <w:rPr>
            <w:rStyle w:val="OtherTok"/>
          </w:rPr>
          <w:t xml:space="preserve">&lt;-</w:t>
        </w:r>
      </w:ins>
      <w:ins w:id="195" w:author="PR Preview" w:date="2026-01-01T00:00:00Z">
        <w:r>
          <w:rPr>
            <w:rStyle w:val="NormalTok"/>
          </w:rPr>
          <w:t xml:space="preserve"> </w:t>
        </w:r>
      </w:ins>
      <w:ins w:id="196" w:author="PR Preview" w:date="2026-01-01T00:00:00Z">
        <w:r>
          <w:rPr>
            <w:rStyle w:val="FunctionTok"/>
          </w:rPr>
          <w:t xml:space="preserve">sd</w:t>
        </w:r>
      </w:ins>
      <w:ins w:id="197" w:author="PR Preview" w:date="2026-01-01T00:00:00Z">
        <w:r>
          <w:rPr>
            <w:rStyle w:val="NormalTok"/>
          </w:rPr>
          <w:t xml:space="preserve">(ga)</w:t>
        </w:r>
      </w:ins>
      <w:ins w:id="198" w:author="PR Preview" w:date="2026-01-01T00:00:00Z">
        <w:r>
          <w:br/>
        </w:r>
      </w:ins>
      <w:ins w:id="199" w:author="PR Preview" w:date="2026-01-01T00:00:00Z">
        <w:r>
          <w:rPr>
            <w:rStyle w:val="NormalTok"/>
          </w:rPr>
          <w:t xml:space="preserve">mu_y </w:t>
        </w:r>
      </w:ins>
      <w:ins w:id="200" w:author="PR Preview" w:date="2026-01-01T00:00:00Z">
        <w:r>
          <w:rPr>
            <w:rStyle w:val="OtherTok"/>
          </w:rPr>
          <w:t xml:space="preserve">&lt;-</w:t>
        </w:r>
      </w:ins>
      <w:ins w:id="201" w:author="PR Preview" w:date="2026-01-01T00:00:00Z">
        <w:r>
          <w:rPr>
            <w:rStyle w:val="NormalTok"/>
          </w:rPr>
          <w:t xml:space="preserve"> </w:t>
        </w:r>
      </w:ins>
      <w:ins w:id="202" w:author="PR Preview" w:date="2026-01-01T00:00:00Z">
        <w:r>
          <w:rPr>
            <w:rStyle w:val="FunctionTok"/>
          </w:rPr>
          <w:t xml:space="preserve">mean</w:t>
        </w:r>
      </w:ins>
      <w:ins w:id="203" w:author="PR Preview" w:date="2026-01-01T00:00:00Z">
        <w:r>
          <w:rPr>
            <w:rStyle w:val="NormalTok"/>
          </w:rPr>
          <w:t xml:space="preserve">(wt)</w:t>
        </w:r>
      </w:ins>
      <w:ins w:id="204" w:author="PR Preview" w:date="2026-01-01T00:00:00Z">
        <w:r>
          <w:br/>
        </w:r>
      </w:ins>
      <w:ins w:id="205" w:author="PR Preview" w:date="2026-01-01T00:00:00Z">
        <w:r>
          <w:rPr>
            <w:rStyle w:val="NormalTok"/>
          </w:rPr>
          <w:t xml:space="preserve">sigma_y </w:t>
        </w:r>
      </w:ins>
      <w:ins w:id="206" w:author="PR Preview" w:date="2026-01-01T00:00:00Z">
        <w:r>
          <w:rPr>
            <w:rStyle w:val="OtherTok"/>
          </w:rPr>
          <w:t xml:space="preserve">&lt;-</w:t>
        </w:r>
      </w:ins>
      <w:ins w:id="207" w:author="PR Preview" w:date="2026-01-01T00:00:00Z">
        <w:r>
          <w:rPr>
            <w:rStyle w:val="NormalTok"/>
          </w:rPr>
          <w:t xml:space="preserve"> </w:t>
        </w:r>
      </w:ins>
      <w:ins w:id="208" w:author="PR Preview" w:date="2026-01-01T00:00:00Z">
        <w:r>
          <w:rPr>
            <w:rStyle w:val="FunctionTok"/>
          </w:rPr>
          <w:t xml:space="preserve">sd</w:t>
        </w:r>
      </w:ins>
      <w:ins w:id="209" w:author="PR Preview" w:date="2026-01-01T00:00:00Z">
        <w:r>
          <w:rPr>
            <w:rStyle w:val="NormalTok"/>
          </w:rPr>
          <w:t xml:space="preserve">(wt)</w:t>
        </w:r>
      </w:ins>
      <w:ins w:id="210" w:author="PR Preview" w:date="2026-01-01T00:00:00Z">
        <w:r>
          <w:br/>
        </w:r>
      </w:ins>
      <w:ins w:id="211" w:author="PR Preview" w:date="2026-01-01T00:00:00Z">
        <w:r>
          <w:rPr>
            <w:rStyle w:val="NormalTok"/>
          </w:rPr>
          <w:t xml:space="preserve">rho </w:t>
        </w:r>
      </w:ins>
      <w:ins w:id="212" w:author="PR Preview" w:date="2026-01-01T00:00:00Z">
        <w:r>
          <w:rPr>
            <w:rStyle w:val="OtherTok"/>
          </w:rPr>
          <w:t xml:space="preserve">&lt;-</w:t>
        </w:r>
      </w:ins>
      <w:ins w:id="213" w:author="PR Preview" w:date="2026-01-01T00:00:00Z">
        <w:r>
          <w:rPr>
            <w:rStyle w:val="NormalTok"/>
          </w:rPr>
          <w:t xml:space="preserve"> </w:t>
        </w:r>
      </w:ins>
      <w:ins w:id="214" w:author="PR Preview" w:date="2026-01-01T00:00:00Z">
        <w:r>
          <w:rPr>
            <w:rStyle w:val="FunctionTok"/>
          </w:rPr>
          <w:t xml:space="preserve">cor</w:t>
        </w:r>
      </w:ins>
      <w:ins w:id="215" w:author="PR Preview" w:date="2026-01-01T00:00:00Z">
        <w:r>
          <w:rPr>
            <w:rStyle w:val="NormalTok"/>
          </w:rPr>
          <w:t xml:space="preserve">(ga, wt)</w:t>
        </w:r>
      </w:ins>
      <w:ins w:id="216" w:author="PR Preview" w:date="2026-01-01T00:00:00Z">
        <w:r>
          <w:br/>
        </w:r>
      </w:ins>
      <w:ins w:id="217" w:author="PR Preview" w:date="2026-01-01T00:00:00Z">
        <w:r>
          <w:rPr>
            <w:rStyle w:val="NormalTok"/>
          </w:rPr>
          <w:t xml:space="preserve">beta </w:t>
        </w:r>
      </w:ins>
      <w:ins w:id="218" w:author="PR Preview" w:date="2026-01-01T00:00:00Z">
        <w:r>
          <w:rPr>
            <w:rStyle w:val="OtherTok"/>
          </w:rPr>
          <w:t xml:space="preserve">&lt;-</w:t>
        </w:r>
      </w:ins>
      <w:ins w:id="219" w:author="PR Preview" w:date="2026-01-01T00:00:00Z">
        <w:r>
          <w:rPr>
            <w:rStyle w:val="NormalTok"/>
          </w:rPr>
          <w:t xml:space="preserve"> </w:t>
        </w:r>
      </w:ins>
      <w:ins w:id="220" w:author="PR Preview" w:date="2026-01-01T00:00:00Z">
        <w:r>
          <w:rPr>
            <w:rStyle w:val="FunctionTok"/>
          </w:rPr>
          <w:t xml:space="preserve">cov</w:t>
        </w:r>
      </w:ins>
      <w:ins w:id="221" w:author="PR Preview" w:date="2026-01-01T00:00:00Z">
        <w:r>
          <w:rPr>
            <w:rStyle w:val="NormalTok"/>
          </w:rPr>
          <w:t xml:space="preserve">(ga, wt) </w:t>
        </w:r>
      </w:ins>
      <w:ins w:id="222" w:author="PR Preview" w:date="2026-01-01T00:00:00Z">
        <w:r>
          <w:rPr>
            <w:rStyle w:val="SpecialCharTok"/>
          </w:rPr>
          <w:t xml:space="preserve">/</w:t>
        </w:r>
      </w:ins>
      <w:ins w:id="223" w:author="PR Preview" w:date="2026-01-01T00:00:00Z">
        <w:r>
          <w:rPr>
            <w:rStyle w:val="NormalTok"/>
          </w:rPr>
          <w:t xml:space="preserve"> </w:t>
        </w:r>
      </w:ins>
      <w:ins w:id="224" w:author="PR Preview" w:date="2026-01-01T00:00:00Z">
        <w:r>
          <w:rPr>
            <w:rStyle w:val="FunctionTok"/>
          </w:rPr>
          <w:t xml:space="preserve">var</w:t>
        </w:r>
      </w:ins>
      <w:ins w:id="225" w:author="PR Preview" w:date="2026-01-01T00:00:00Z">
        <w:r>
          <w:rPr>
            <w:rStyle w:val="NormalTok"/>
          </w:rPr>
          <w:t xml:space="preserve">(ga)</w:t>
        </w:r>
      </w:ins>
      <w:ins w:id="226" w:author="PR Preview" w:date="2026-01-01T00:00:00Z">
        <w:r>
          <w:br/>
        </w:r>
      </w:ins>
      <w:ins w:id="227" w:author="PR Preview" w:date="2026-01-01T00:00:00Z">
        <w:r>
          <w:rPr>
            <w:rStyle w:val="NormalTok"/>
          </w:rPr>
          <w:t xml:space="preserve">intercept </w:t>
        </w:r>
      </w:ins>
      <w:ins w:id="228" w:author="PR Preview" w:date="2026-01-01T00:00:00Z">
        <w:r>
          <w:rPr>
            <w:rStyle w:val="OtherTok"/>
          </w:rPr>
          <w:t xml:space="preserve">&lt;-</w:t>
        </w:r>
      </w:ins>
      <w:ins w:id="229" w:author="PR Preview" w:date="2026-01-01T00:00:00Z">
        <w:r>
          <w:rPr>
            <w:rStyle w:val="NormalTok"/>
          </w:rPr>
          <w:t xml:space="preserve"> mu_y </w:t>
        </w:r>
      </w:ins>
      <w:ins w:id="230" w:author="PR Preview" w:date="2026-01-01T00:00:00Z">
        <w:r>
          <w:rPr>
            <w:rStyle w:val="SpecialCharTok"/>
          </w:rPr>
          <w:t xml:space="preserve">-</w:t>
        </w:r>
      </w:ins>
      <w:ins w:id="231" w:author="PR Preview" w:date="2026-01-01T00:00:00Z">
        <w:r>
          <w:rPr>
            <w:rStyle w:val="NormalTok"/>
          </w:rPr>
          <w:t xml:space="preserve"> beta </w:t>
        </w:r>
      </w:ins>
      <w:ins w:id="232" w:author="PR Preview" w:date="2026-01-01T00:00:00Z">
        <w:r>
          <w:rPr>
            <w:rStyle w:val="SpecialCharTok"/>
          </w:rPr>
          <w:t xml:space="preserve">*</w:t>
        </w:r>
      </w:ins>
      <w:ins w:id="233" w:author="PR Preview" w:date="2026-01-01T00:00:00Z">
        <w:r>
          <w:rPr>
            <w:rStyle w:val="NormalTok"/>
          </w:rPr>
          <w:t xml:space="preserve"> mu_x</w:t>
        </w:r>
      </w:ins>
      <w:ins w:id="234" w:author="PR Preview" w:date="2026-01-01T00:00:00Z">
        <w:r>
          <w:br/>
        </w:r>
      </w:ins>
      <w:ins w:id="235" w:author="PR Preview" w:date="2026-01-01T00:00:00Z">
        <w:r>
          <w:rPr>
            <w:rStyle w:val="NormalTok"/>
          </w:rPr>
          <w:t xml:space="preserve">x0 </w:t>
        </w:r>
      </w:ins>
      <w:ins w:id="236" w:author="PR Preview" w:date="2026-01-01T00:00:00Z">
        <w:r>
          <w:rPr>
            <w:rStyle w:val="OtherTok"/>
          </w:rPr>
          <w:t xml:space="preserve">&lt;-</w:t>
        </w:r>
      </w:ins>
      <w:ins w:id="237" w:author="PR Preview" w:date="2026-01-01T00:00:00Z">
        <w:r>
          <w:rPr>
            <w:rStyle w:val="NormalTok"/>
          </w:rPr>
          <w:t xml:space="preserve"> </w:t>
        </w:r>
      </w:ins>
      <w:ins w:id="238" w:author="PR Preview" w:date="2026-01-01T00:00:00Z">
        <w:r>
          <w:rPr>
            <w:rStyle w:val="DecValTok"/>
          </w:rPr>
          <w:t xml:space="preserve">40</w:t>
        </w:r>
      </w:ins>
      <w:ins w:id="239" w:author="PR Preview" w:date="2026-01-01T00:00:00Z">
        <w:r>
          <w:br/>
        </w:r>
      </w:ins>
      <w:ins w:id="240" w:author="PR Preview" w:date="2026-01-01T00:00:00Z">
        <w:r>
          <w:rPr>
            <w:rStyle w:val="NormalTok"/>
          </w:rPr>
          <w:t xml:space="preserve">marg_dens_x0 </w:t>
        </w:r>
      </w:ins>
      <w:ins w:id="241" w:author="PR Preview" w:date="2026-01-01T00:00:00Z">
        <w:r>
          <w:rPr>
            <w:rStyle w:val="OtherTok"/>
          </w:rPr>
          <w:t xml:space="preserve">&lt;-</w:t>
        </w:r>
      </w:ins>
      <w:ins w:id="242" w:author="PR Preview" w:date="2026-01-01T00:00:00Z">
        <w:r>
          <w:rPr>
            <w:rStyle w:val="NormalTok"/>
          </w:rPr>
          <w:t xml:space="preserve"> </w:t>
        </w:r>
      </w:ins>
      <w:ins w:id="243" w:author="PR Preview" w:date="2026-01-01T00:00:00Z">
        <w:r>
          <w:rPr>
            <w:rStyle w:val="FunctionTok"/>
          </w:rPr>
          <w:t xml:space="preserve">dnorm</w:t>
        </w:r>
      </w:ins>
      <w:ins w:id="244" w:author="PR Preview" w:date="2026-01-01T00:00:00Z">
        <w:r>
          <w:rPr>
            <w:rStyle w:val="NormalTok"/>
          </w:rPr>
          <w:t xml:space="preserve">(x0, </w:t>
        </w:r>
      </w:ins>
      <w:ins w:id="245" w:author="PR Preview" w:date="2026-01-01T00:00:00Z">
        <w:r>
          <w:rPr>
            <w:rStyle w:val="AttributeTok"/>
          </w:rPr>
          <w:t xml:space="preserve">mean =</w:t>
        </w:r>
      </w:ins>
      <w:ins w:id="246" w:author="PR Preview" w:date="2026-01-01T00:00:00Z">
        <w:r>
          <w:rPr>
            <w:rStyle w:val="NormalTok"/>
          </w:rPr>
          <w:t xml:space="preserve"> mu_x, </w:t>
        </w:r>
      </w:ins>
      <w:ins w:id="247" w:author="PR Preview" w:date="2026-01-01T00:00:00Z">
        <w:r>
          <w:rPr>
            <w:rStyle w:val="AttributeTok"/>
          </w:rPr>
          <w:t xml:space="preserve">sd =</w:t>
        </w:r>
      </w:ins>
      <w:ins w:id="248" w:author="PR Preview" w:date="2026-01-01T00:00:00Z">
        <w:r>
          <w:rPr>
            <w:rStyle w:val="NormalTok"/>
          </w:rPr>
          <w:t xml:space="preserve"> sigma_x)</w:t>
        </w:r>
      </w:ins>
      <w:ins w:id="249" w:author="PR Preview" w:date="2026-01-01T00:00:00Z">
        <w:r>
          <w:br/>
        </w:r>
      </w:ins>
      <w:ins w:id="250" w:author="PR Preview" w:date="2026-01-01T00:00:00Z">
        <w:r>
          <w:rPr>
            <w:rStyle w:val="NormalTok"/>
          </w:rPr>
          <w:t xml:space="preserve">cond_mean </w:t>
        </w:r>
      </w:ins>
      <w:ins w:id="251" w:author="PR Preview" w:date="2026-01-01T00:00:00Z">
        <w:r>
          <w:rPr>
            <w:rStyle w:val="OtherTok"/>
          </w:rPr>
          <w:t xml:space="preserve">&lt;-</w:t>
        </w:r>
      </w:ins>
      <w:ins w:id="252" w:author="PR Preview" w:date="2026-01-01T00:00:00Z">
        <w:r>
          <w:rPr>
            <w:rStyle w:val="NormalTok"/>
          </w:rPr>
          <w:t xml:space="preserve"> intercept </w:t>
        </w:r>
      </w:ins>
      <w:ins w:id="253" w:author="PR Preview" w:date="2026-01-01T00:00:00Z">
        <w:r>
          <w:rPr>
            <w:rStyle w:val="SpecialCharTok"/>
          </w:rPr>
          <w:t xml:space="preserve">+</w:t>
        </w:r>
      </w:ins>
      <w:ins w:id="254" w:author="PR Preview" w:date="2026-01-01T00:00:00Z">
        <w:r>
          <w:rPr>
            <w:rStyle w:val="NormalTok"/>
          </w:rPr>
          <w:t xml:space="preserve"> beta </w:t>
        </w:r>
      </w:ins>
      <w:ins w:id="255" w:author="PR Preview" w:date="2026-01-01T00:00:00Z">
        <w:r>
          <w:rPr>
            <w:rStyle w:val="SpecialCharTok"/>
          </w:rPr>
          <w:t xml:space="preserve">*</w:t>
        </w:r>
      </w:ins>
      <w:ins w:id="256" w:author="PR Preview" w:date="2026-01-01T00:00:00Z">
        <w:r>
          <w:rPr>
            <w:rStyle w:val="NormalTok"/>
          </w:rPr>
          <w:t xml:space="preserve"> x0</w:t>
        </w:r>
      </w:ins>
      <w:ins w:id="257" w:author="PR Preview" w:date="2026-01-01T00:00:00Z">
        <w:r>
          <w:br/>
        </w:r>
      </w:ins>
      <w:ins w:id="258" w:author="PR Preview" w:date="2026-01-01T00:00:00Z">
        <w:r>
          <w:rPr>
            <w:rStyle w:val="NormalTok"/>
          </w:rPr>
          <w:t xml:space="preserve">cond_sd </w:t>
        </w:r>
      </w:ins>
      <w:ins w:id="259" w:author="PR Preview" w:date="2026-01-01T00:00:00Z">
        <w:r>
          <w:rPr>
            <w:rStyle w:val="OtherTok"/>
          </w:rPr>
          <w:t xml:space="preserve">&lt;-</w:t>
        </w:r>
      </w:ins>
      <w:ins w:id="260" w:author="PR Preview" w:date="2026-01-01T00:00:00Z">
        <w:r>
          <w:rPr>
            <w:rStyle w:val="NormalTok"/>
          </w:rPr>
          <w:t xml:space="preserve"> sigma_y </w:t>
        </w:r>
      </w:ins>
      <w:ins w:id="261" w:author="PR Preview" w:date="2026-01-01T00:00:00Z">
        <w:r>
          <w:rPr>
            <w:rStyle w:val="SpecialCharTok"/>
          </w:rPr>
          <w:t xml:space="preserve">*</w:t>
        </w:r>
      </w:ins>
      <w:ins w:id="262" w:author="PR Preview" w:date="2026-01-01T00:00:00Z">
        <w:r>
          <w:rPr>
            <w:rStyle w:val="NormalTok"/>
          </w:rPr>
          <w:t xml:space="preserve"> </w:t>
        </w:r>
      </w:ins>
      <w:ins w:id="263" w:author="PR Preview" w:date="2026-01-01T00:00:00Z">
        <w:r>
          <w:rPr>
            <w:rStyle w:val="FunctionTok"/>
          </w:rPr>
          <w:t xml:space="preserve">sqrt</w:t>
        </w:r>
      </w:ins>
      <w:ins w:id="264" w:author="PR Preview" w:date="2026-01-01T00:00:00Z">
        <w:r>
          <w:rPr>
            <w:rStyle w:val="NormalTok"/>
          </w:rPr>
          <w:t xml:space="preserve">(</w:t>
        </w:r>
      </w:ins>
      <w:ins w:id="265" w:author="PR Preview" w:date="2026-01-01T00:00:00Z">
        <w:r>
          <w:rPr>
            <w:rStyle w:val="DecValTok"/>
          </w:rPr>
          <w:t xml:space="preserve">1</w:t>
        </w:r>
      </w:ins>
      <w:ins w:id="266" w:author="PR Preview" w:date="2026-01-01T00:00:00Z">
        <w:r>
          <w:rPr>
            <w:rStyle w:val="NormalTok"/>
          </w:rPr>
          <w:t xml:space="preserve"> </w:t>
        </w:r>
      </w:ins>
      <w:ins w:id="267" w:author="PR Preview" w:date="2026-01-01T00:00:00Z">
        <w:r>
          <w:rPr>
            <w:rStyle w:val="SpecialCharTok"/>
          </w:rPr>
          <w:t xml:space="preserve">-</w:t>
        </w:r>
      </w:ins>
      <w:ins w:id="268" w:author="PR Preview" w:date="2026-01-01T00:00:00Z">
        <w:r>
          <w:rPr>
            <w:rStyle w:val="NormalTok"/>
          </w:rPr>
          <w:t xml:space="preserve"> rho</w:t>
        </w:r>
      </w:ins>
      <w:ins w:id="269" w:author="PR Preview" w:date="2026-01-01T00:00:00Z">
        <w:r>
          <w:rPr>
            <w:rStyle w:val="SpecialCharTok"/>
          </w:rPr>
          <w:t xml:space="preserve">^</w:t>
        </w:r>
      </w:ins>
      <w:ins w:id="270" w:author="PR Preview" w:date="2026-01-01T00:00:00Z">
        <w:r>
          <w:rPr>
            <w:rStyle w:val="DecValTok"/>
          </w:rPr>
          <w:t xml:space="preserve">2</w:t>
        </w:r>
      </w:ins>
      <w:ins w:id="271" w:author="PR Preview" w:date="2026-01-01T00:00:00Z">
        <w:r>
          <w:rPr>
            <w:rStyle w:val="NormalTok"/>
          </w:rPr>
          <w:t xml:space="preserve">)</w:t>
        </w:r>
      </w:ins>
      <w:ins w:id="272" w:author="PR Preview" w:date="2026-01-01T00:00:00Z">
        <w:r>
          <w:br/>
        </w:r>
      </w:ins>
      <w:ins w:id="273" w:author="PR Preview" w:date="2026-01-01T00:00:00Z">
        <w:r>
          <w:rPr>
            <w:rStyle w:val="NormalTok"/>
          </w:rPr>
          <w:t xml:space="preserve">pander</w:t>
        </w:r>
      </w:ins>
      <w:ins w:id="274" w:author="PR Preview" w:date="2026-01-01T00:00:00Z">
        <w:r>
          <w:rPr>
            <w:rStyle w:val="SpecialCharTok"/>
          </w:rPr>
          <w:t xml:space="preserve">::</w:t>
        </w:r>
      </w:ins>
      <w:ins w:id="275" w:author="PR Preview" w:date="2026-01-01T00:00:00Z">
        <w:r>
          <w:rPr>
            <w:rStyle w:val="FunctionTok"/>
          </w:rPr>
          <w:t xml:space="preserve">pander</w:t>
        </w:r>
      </w:ins>
      <w:ins w:id="276" w:author="PR Preview" w:date="2026-01-01T00:00:00Z">
        <w:r>
          <w:rPr>
            <w:rStyle w:val="NormalTok"/>
          </w:rPr>
          <w:t xml:space="preserve">(tibble</w:t>
        </w:r>
      </w:ins>
      <w:ins w:id="277" w:author="PR Preview" w:date="2026-01-01T00:00:00Z">
        <w:r>
          <w:rPr>
            <w:rStyle w:val="SpecialCharTok"/>
          </w:rPr>
          <w:t xml:space="preserve">::</w:t>
        </w:r>
      </w:ins>
      <w:ins w:id="278" w:author="PR Preview" w:date="2026-01-01T00:00:00Z">
        <w:r>
          <w:rPr>
            <w:rStyle w:val="FunctionTok"/>
          </w:rPr>
          <w:t xml:space="preserve">tibble</w:t>
        </w:r>
      </w:ins>
      <w:ins w:id="279" w:author="PR Preview" w:date="2026-01-01T00:00:00Z">
        <w:r>
          <w:rPr>
            <w:rStyle w:val="NormalTok"/>
          </w:rPr>
          <w:t xml:space="preserve">(</w:t>
        </w:r>
      </w:ins>
      <w:ins w:id="280" w:author="PR Preview" w:date="2026-01-01T00:00:00Z">
        <w:r>
          <w:br/>
        </w:r>
      </w:ins>
      <w:ins w:id="281" w:author="PR Preview" w:date="2026-01-01T00:00:00Z">
        <w:r>
          <w:rPr>
            <w:rStyle w:val="NormalTok"/>
          </w:rPr>
          <w:t xml:space="preserve">  </w:t>
        </w:r>
      </w:ins>
      <w:ins w:id="282" w:author="PR Preview" w:date="2026-01-01T00:00:00Z">
        <w:r>
          <w:rPr>
            <w:rStyle w:val="AttributeTok"/>
          </w:rPr>
          <w:t xml:space="preserve">parameter =</w:t>
        </w:r>
      </w:ins>
      <w:ins w:id="283" w:author="PR Preview" w:date="2026-01-01T00:00:00Z">
        <w:r>
          <w:rPr>
            <w:rStyle w:val="NormalTok"/>
          </w:rPr>
          <w:t xml:space="preserve"> </w:t>
        </w:r>
      </w:ins>
      <w:ins w:id="284" w:author="PR Preview" w:date="2026-01-01T00:00:00Z">
        <w:r>
          <w:rPr>
            <w:rStyle w:val="FunctionTok"/>
          </w:rPr>
          <w:t xml:space="preserve">c</w:t>
        </w:r>
      </w:ins>
      <w:ins w:id="285" w:author="PR Preview" w:date="2026-01-01T00:00:00Z">
        <w:r>
          <w:rPr>
            <w:rStyle w:val="NormalTok"/>
          </w:rPr>
          <w:t xml:space="preserve">(</w:t>
        </w:r>
      </w:ins>
      <w:ins w:id="286" w:author="PR Preview" w:date="2026-01-01T00:00:00Z">
        <w:r>
          <w:rPr>
            <w:rStyle w:val="StringTok"/>
          </w:rPr>
          <w:t xml:space="preserve">"mu_x"</w:t>
        </w:r>
      </w:ins>
      <w:ins w:id="287" w:author="PR Preview" w:date="2026-01-01T00:00:00Z">
        <w:r>
          <w:rPr>
            <w:rStyle w:val="NormalTok"/>
          </w:rPr>
          <w:t xml:space="preserve">, </w:t>
        </w:r>
      </w:ins>
      <w:ins w:id="288" w:author="PR Preview" w:date="2026-01-01T00:00:00Z">
        <w:r>
          <w:rPr>
            <w:rStyle w:val="StringTok"/>
          </w:rPr>
          <w:t xml:space="preserve">"sigma_x"</w:t>
        </w:r>
      </w:ins>
      <w:ins w:id="289" w:author="PR Preview" w:date="2026-01-01T00:00:00Z">
        <w:r>
          <w:rPr>
            <w:rStyle w:val="NormalTok"/>
          </w:rPr>
          <w:t xml:space="preserve">, </w:t>
        </w:r>
      </w:ins>
      <w:ins w:id="290" w:author="PR Preview" w:date="2026-01-01T00:00:00Z">
        <w:r>
          <w:rPr>
            <w:rStyle w:val="StringTok"/>
          </w:rPr>
          <w:t xml:space="preserve">"mu_y"</w:t>
        </w:r>
      </w:ins>
      <w:ins w:id="291" w:author="PR Preview" w:date="2026-01-01T00:00:00Z">
        <w:r>
          <w:rPr>
            <w:rStyle w:val="NormalTok"/>
          </w:rPr>
          <w:t xml:space="preserve">, </w:t>
        </w:r>
      </w:ins>
      <w:ins w:id="292" w:author="PR Preview" w:date="2026-01-01T00:00:00Z">
        <w:r>
          <w:rPr>
            <w:rStyle w:val="StringTok"/>
          </w:rPr>
          <w:t xml:space="preserve">"sigma_y"</w:t>
        </w:r>
      </w:ins>
      <w:ins w:id="293" w:author="PR Preview" w:date="2026-01-01T00:00:00Z">
        <w:r>
          <w:rPr>
            <w:rStyle w:val="NormalTok"/>
          </w:rPr>
          <w:t xml:space="preserve">, </w:t>
        </w:r>
      </w:ins>
      <w:ins w:id="294" w:author="PR Preview" w:date="2026-01-01T00:00:00Z">
        <w:r>
          <w:rPr>
            <w:rStyle w:val="StringTok"/>
          </w:rPr>
          <w:t xml:space="preserve">"rho"</w:t>
        </w:r>
      </w:ins>
      <w:ins w:id="295" w:author="PR Preview" w:date="2026-01-01T00:00:00Z">
        <w:r>
          <w:rPr>
            <w:rStyle w:val="NormalTok"/>
          </w:rPr>
          <w:t xml:space="preserve">),</w:t>
        </w:r>
      </w:ins>
      <w:ins w:id="296" w:author="PR Preview" w:date="2026-01-01T00:00:00Z">
        <w:r>
          <w:br/>
        </w:r>
      </w:ins>
      <w:ins w:id="297" w:author="PR Preview" w:date="2026-01-01T00:00:00Z">
        <w:r>
          <w:rPr>
            <w:rStyle w:val="NormalTok"/>
          </w:rPr>
          <w:t xml:space="preserve">  </w:t>
        </w:r>
      </w:ins>
      <w:ins w:id="298" w:author="PR Preview" w:date="2026-01-01T00:00:00Z">
        <w:r>
          <w:rPr>
            <w:rStyle w:val="AttributeTok"/>
          </w:rPr>
          <w:t xml:space="preserve">estimate =</w:t>
        </w:r>
      </w:ins>
      <w:ins w:id="299" w:author="PR Preview" w:date="2026-01-01T00:00:00Z">
        <w:r>
          <w:rPr>
            <w:rStyle w:val="NormalTok"/>
          </w:rPr>
          <w:t xml:space="preserve"> </w:t>
        </w:r>
      </w:ins>
      <w:ins w:id="300" w:author="PR Preview" w:date="2026-01-01T00:00:00Z">
        <w:r>
          <w:rPr>
            <w:rStyle w:val="FunctionTok"/>
          </w:rPr>
          <w:t xml:space="preserve">round</w:t>
        </w:r>
      </w:ins>
      <w:ins w:id="301" w:author="PR Preview" w:date="2026-01-01T00:00:00Z">
        <w:r>
          <w:rPr>
            <w:rStyle w:val="NormalTok"/>
          </w:rPr>
          <w:t xml:space="preserve">(</w:t>
        </w:r>
      </w:ins>
      <w:ins w:id="302" w:author="PR Preview" w:date="2026-01-01T00:00:00Z">
        <w:r>
          <w:rPr>
            <w:rStyle w:val="FunctionTok"/>
          </w:rPr>
          <w:t xml:space="preserve">c</w:t>
        </w:r>
      </w:ins>
      <w:ins w:id="303" w:author="PR Preview" w:date="2026-01-01T00:00:00Z">
        <w:r>
          <w:rPr>
            <w:rStyle w:val="NormalTok"/>
          </w:rPr>
          <w:t xml:space="preserve">(mu_x, sigma_x, mu_y, sigma_y, rho), </w:t>
        </w:r>
      </w:ins>
      <w:ins w:id="304" w:author="PR Preview" w:date="2026-01-01T00:00:00Z">
        <w:r>
          <w:rPr>
            <w:rStyle w:val="DecValTok"/>
          </w:rPr>
          <w:t xml:space="preserve">4</w:t>
        </w:r>
      </w:ins>
      <w:ins w:id="305" w:author="PR Preview" w:date="2026-01-01T00:00:00Z">
        <w:r>
          <w:rPr>
            <w:rStyle w:val="NormalTok"/>
          </w:rPr>
          <w:t xml:space="preserve">)</w:t>
        </w:r>
      </w:ins>
      <w:ins w:id="306" w:author="PR Preview" w:date="2026-01-01T00:00:00Z">
        <w:r>
          <w:br/>
        </w:r>
      </w:ins>
      <w:ins w:id="307" w:author="PR Preview" w:date="2026-01-01T00:00:00Z">
        <w:r>
          <w:rPr>
            <w:rStyle w:val="NormalTok"/>
          </w:rPr>
          <w:t xml:space="preserve">))</w:t>
        </w:r>
      </w:ins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sample moments,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6"/>
    <w:bookmarkStart w:id="4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47"/>
    <w:bookmarkStart w:id="48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Start w:id="5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0"/>
    <w:bookmarkStart w:id="51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del w:id="308" w:author="PR Preview" w:date="2026-01-01T00:00:00Z">
        <w:r>
          <w:rPr>
            <w:rStyle w:val="NormalTok"/>
          </w:rPr>
          <w:delText xml:space="preserve">senility_p10 </w:delText>
        </w:r>
      </w:del>
      <w:del w:id="309" w:author="PR Preview" w:date="2026-01-01T00:00:00Z">
        <w:r>
          <w:rPr>
            <w:rStyle w:val="OtherTok"/>
          </w:rPr>
          <w:delText xml:space="preserve">&lt;-</w:delText>
        </w:r>
      </w:del>
      <w:del w:id="310" w:author="PR Preview" w:date="2026-01-01T00:00:00Z">
        <w:r>
          <w:rPr>
            <w:rStyle w:val="NormalTok"/>
          </w:rPr>
          <w:delText xml:space="preserve"> </w:delText>
        </w:r>
      </w:del>
      <w:del w:id="311" w:author="PR Preview" w:date="2026-01-01T00:00:00Z">
        <w:r>
          <w:rPr>
            <w:rStyle w:val="FunctionTok"/>
          </w:rPr>
          <w:delText xml:space="preserve">predict</w:delText>
        </w:r>
      </w:del>
      <w:del w:id="312" w:author="PR Preview" w:date="2026-01-01T00:00:00Z">
        <w:r>
          <w:rPr>
            <w:rStyle w:val="NormalTok"/>
          </w:rPr>
          <w:delText xml:space="preserve">(</w:delText>
        </w:r>
      </w:del>
      <w:del w:id="313" w:author="PR Preview" w:date="2026-01-01T00:00:00Z">
        <w:r>
          <w:br/>
        </w:r>
      </w:del>
      <w:del w:id="314" w:author="PR Preview" w:date="2026-01-01T00:00:00Z">
        <w:r>
          <w:rPr>
            <w:rStyle w:val="NormalTok"/>
          </w:rPr>
          <w:delText xml:space="preserve">  senility_fit,</w:delText>
        </w:r>
      </w:del>
      <w:del w:id="315" w:author="PR Preview" w:date="2026-01-01T00:00:00Z">
        <w:r>
          <w:br/>
        </w:r>
      </w:del>
      <w:del w:id="316" w:author="PR Preview" w:date="2026-01-01T00:00:00Z">
        <w:r>
          <w:rPr>
            <w:rStyle w:val="NormalTok"/>
          </w:rPr>
          <w:delText xml:space="preserve">  </w:delText>
        </w:r>
      </w:del>
      <w:del w:id="317" w:author="PR Preview" w:date="2026-01-01T00:00:00Z">
        <w:r>
          <w:rPr>
            <w:rStyle w:val="AttributeTok"/>
          </w:rPr>
          <w:delText xml:space="preserve">newdata =</w:delText>
        </w:r>
      </w:del>
      <w:del w:id="318" w:author="PR Preview" w:date="2026-01-01T00:00:00Z">
        <w:r>
          <w:rPr>
            <w:rStyle w:val="NormalTok"/>
          </w:rPr>
          <w:delText xml:space="preserve"> </w:delText>
        </w:r>
      </w:del>
      <w:del w:id="319" w:author="PR Preview" w:date="2026-01-01T00:00:00Z">
        <w:r>
          <w:rPr>
            <w:rStyle w:val="FunctionTok"/>
          </w:rPr>
          <w:delText xml:space="preserve">data.frame</w:delText>
        </w:r>
      </w:del>
      <w:del w:id="320" w:author="PR Preview" w:date="2026-01-01T00:00:00Z">
        <w:r>
          <w:rPr>
            <w:rStyle w:val="NormalTok"/>
          </w:rPr>
          <w:delText xml:space="preserve">(</w:delText>
        </w:r>
      </w:del>
      <w:del w:id="321" w:author="PR Preview" w:date="2026-01-01T00:00:00Z">
        <w:r>
          <w:rPr>
            <w:rStyle w:val="AttributeTok"/>
          </w:rPr>
          <w:delText xml:space="preserve">x =</w:delText>
        </w:r>
      </w:del>
      <w:del w:id="322" w:author="PR Preview" w:date="2026-01-01T00:00:00Z">
        <w:r>
          <w:rPr>
            <w:rStyle w:val="NormalTok"/>
          </w:rPr>
          <w:delText xml:space="preserve"> </w:delText>
        </w:r>
      </w:del>
      <w:del w:id="323" w:author="PR Preview" w:date="2026-01-01T00:00:00Z">
        <w:r>
          <w:rPr>
            <w:rStyle w:val="DecValTok"/>
          </w:rPr>
          <w:delText xml:space="preserve">10</w:delText>
        </w:r>
      </w:del>
      <w:del w:id="324" w:author="PR Preview" w:date="2026-01-01T00:00:00Z">
        <w:r>
          <w:rPr>
            <w:rStyle w:val="NormalTok"/>
          </w:rPr>
          <w:delText xml:space="preserve">),</w:delText>
        </w:r>
      </w:del>
      <w:del w:id="325" w:author="PR Preview" w:date="2026-01-01T00:00:00Z">
        <w:r>
          <w:br/>
        </w:r>
      </w:del>
      <w:del w:id="326" w:author="PR Preview" w:date="2026-01-01T00:00:00Z">
        <w:r>
          <w:rPr>
            <w:rStyle w:val="NormalTok"/>
          </w:rPr>
          <w:delText xml:space="preserve">  </w:delText>
        </w:r>
      </w:del>
      <w:del w:id="327" w:author="PR Preview" w:date="2026-01-01T00:00:00Z">
        <w:r>
          <w:rPr>
            <w:rStyle w:val="AttributeTok"/>
          </w:rPr>
          <w:delText xml:space="preserve">type =</w:delText>
        </w:r>
      </w:del>
      <w:del w:id="328" w:author="PR Preview" w:date="2026-01-01T00:00:00Z">
        <w:r>
          <w:rPr>
            <w:rStyle w:val="NormalTok"/>
          </w:rPr>
          <w:delText xml:space="preserve"> </w:delText>
        </w:r>
      </w:del>
      <w:del w:id="329" w:author="PR Preview" w:date="2026-01-01T00:00:00Z">
        <w:r>
          <w:rPr>
            <w:rStyle w:val="StringTok"/>
          </w:rPr>
          <w:delText xml:space="preserve">"response"</w:delText>
        </w:r>
      </w:del>
      <w:del w:id="330" w:author="PR Preview" w:date="2026-01-01T00:00:00Z">
        <w:r>
          <w:br/>
        </w:r>
      </w:del>
      <w:del w:id="331" w:author="PR Preview" w:date="2026-01-01T00:00:00Z">
        <w:r>
          <w:rPr>
            <w:rStyle w:val="NormalTok"/>
          </w:rPr>
          <w:delText xml:space="preserve">)</w:delText>
        </w:r>
      </w:del>
      <w:del w:id="332" w:author="PR Preview" w:date="2026-01-01T00:00:00Z">
        <w:r>
          <w:br/>
        </w:r>
      </w:del>
      <w:del w:id="333" w:author="PR Preview" w:date="2026-01-01T00:00:00Z">
        <w:r>
          <w:rPr>
            <w:rStyle w:val="NormalTok"/>
          </w:rPr>
          <w:delText xml:space="preserve">senility_p15 </w:delText>
        </w:r>
      </w:del>
      <w:del w:id="334" w:author="PR Preview" w:date="2026-01-01T00:00:00Z">
        <w:r>
          <w:rPr>
            <w:rStyle w:val="OtherTok"/>
          </w:rPr>
          <w:delText xml:space="preserve">&lt;-</w:delText>
        </w:r>
      </w:del>
      <w:del w:id="335" w:author="PR Preview" w:date="2026-01-01T00:00:00Z">
        <w:r>
          <w:rPr>
            <w:rStyle w:val="NormalTok"/>
          </w:rPr>
          <w:delText xml:space="preserve"> </w:delText>
        </w:r>
      </w:del>
      <w:del w:id="336" w:author="PR Preview" w:date="2026-01-01T00:00:00Z">
        <w:r>
          <w:rPr>
            <w:rStyle w:val="FunctionTok"/>
          </w:rPr>
          <w:delText xml:space="preserve">predict</w:delText>
        </w:r>
      </w:del>
      <w:del w:id="337" w:author="PR Preview" w:date="2026-01-01T00:00:00Z">
        <w:r>
          <w:rPr>
            <w:rStyle w:val="NormalTok"/>
          </w:rPr>
          <w:delText xml:space="preserve">(</w:delText>
        </w:r>
      </w:del>
      <w:del w:id="338" w:author="PR Preview" w:date="2026-01-01T00:00:00Z">
        <w:r>
          <w:br/>
        </w:r>
      </w:del>
      <w:del w:id="339" w:author="PR Preview" w:date="2026-01-01T00:00:00Z">
        <w:r>
          <w:rPr>
            <w:rStyle w:val="NormalTok"/>
          </w:rPr>
          <w:delText xml:space="preserve">  senility_fit,</w:delText>
        </w:r>
      </w:del>
      <w:del w:id="340" w:author="PR Preview" w:date="2026-01-01T00:00:00Z">
        <w:r>
          <w:br/>
        </w:r>
      </w:del>
      <w:del w:id="341" w:author="PR Preview" w:date="2026-01-01T00:00:00Z">
        <w:r>
          <w:rPr>
            <w:rStyle w:val="NormalTok"/>
          </w:rPr>
          <w:delText xml:space="preserve">  </w:delText>
        </w:r>
      </w:del>
      <w:del w:id="342" w:author="PR Preview" w:date="2026-01-01T00:00:00Z">
        <w:r>
          <w:rPr>
            <w:rStyle w:val="AttributeTok"/>
          </w:rPr>
          <w:delText xml:space="preserve">newdata =</w:delText>
        </w:r>
      </w:del>
      <w:del w:id="343" w:author="PR Preview" w:date="2026-01-01T00:00:00Z">
        <w:r>
          <w:rPr>
            <w:rStyle w:val="NormalTok"/>
          </w:rPr>
          <w:delText xml:space="preserve"> </w:delText>
        </w:r>
      </w:del>
      <w:del w:id="344" w:author="PR Preview" w:date="2026-01-01T00:00:00Z">
        <w:r>
          <w:rPr>
            <w:rStyle w:val="FunctionTok"/>
          </w:rPr>
          <w:delText xml:space="preserve">data.frame</w:delText>
        </w:r>
      </w:del>
      <w:del w:id="345" w:author="PR Preview" w:date="2026-01-01T00:00:00Z">
        <w:r>
          <w:rPr>
            <w:rStyle w:val="NormalTok"/>
          </w:rPr>
          <w:delText xml:space="preserve">(</w:delText>
        </w:r>
      </w:del>
      <w:del w:id="346" w:author="PR Preview" w:date="2026-01-01T00:00:00Z">
        <w:r>
          <w:rPr>
            <w:rStyle w:val="AttributeTok"/>
          </w:rPr>
          <w:delText xml:space="preserve">x =</w:delText>
        </w:r>
      </w:del>
      <w:del w:id="347" w:author="PR Preview" w:date="2026-01-01T00:00:00Z">
        <w:r>
          <w:rPr>
            <w:rStyle w:val="NormalTok"/>
          </w:rPr>
          <w:delText xml:space="preserve"> </w:delText>
        </w:r>
      </w:del>
      <w:del w:id="348" w:author="PR Preview" w:date="2026-01-01T00:00:00Z">
        <w:r>
          <w:rPr>
            <w:rStyle w:val="DecValTok"/>
          </w:rPr>
          <w:delText xml:space="preserve">15</w:delText>
        </w:r>
      </w:del>
      <w:del w:id="349" w:author="PR Preview" w:date="2026-01-01T00:00:00Z">
        <w:r>
          <w:rPr>
            <w:rStyle w:val="NormalTok"/>
          </w:rPr>
          <w:delText xml:space="preserve">),</w:delText>
        </w:r>
      </w:del>
      <w:del w:id="350" w:author="PR Preview" w:date="2026-01-01T00:00:00Z">
        <w:r>
          <w:br/>
        </w:r>
      </w:del>
      <w:del w:id="351" w:author="PR Preview" w:date="2026-01-01T00:00:00Z">
        <w:r>
          <w:rPr>
            <w:rStyle w:val="NormalTok"/>
          </w:rPr>
          <w:delText xml:space="preserve">  </w:delText>
        </w:r>
      </w:del>
      <w:del w:id="352" w:author="PR Preview" w:date="2026-01-01T00:00:00Z">
        <w:r>
          <w:rPr>
            <w:rStyle w:val="AttributeTok"/>
          </w:rPr>
          <w:delText xml:space="preserve">type =</w:delText>
        </w:r>
      </w:del>
      <w:del w:id="353" w:author="PR Preview" w:date="2026-01-01T00:00:00Z">
        <w:r>
          <w:rPr>
            <w:rStyle w:val="NormalTok"/>
          </w:rPr>
          <w:delText xml:space="preserve"> </w:delText>
        </w:r>
      </w:del>
      <w:del w:id="354" w:author="PR Preview" w:date="2026-01-01T00:00:00Z">
        <w:r>
          <w:rPr>
            <w:rStyle w:val="StringTok"/>
          </w:rPr>
          <w:delText xml:space="preserve">"response"</w:delText>
        </w:r>
      </w:del>
      <w:del w:id="355" w:author="PR Preview" w:date="2026-01-01T00:00:00Z">
        <w:r>
          <w:br/>
        </w:r>
      </w:del>
      <w:del w:id="356" w:author="PR Preview" w:date="2026-01-01T00:00:00Z">
        <w:r>
          <w:rPr>
            <w:rStyle w:val="NormalTok"/>
          </w:rPr>
          <w:delText xml:space="preserve">)</w:delText>
        </w:r>
      </w:del>
    </w:p>
    <w:p>
      <w:pPr>
        <w:pStyle w:val="SourceCode"/>
      </w:pPr>
      <w:ins w:id="357" w:author="PR Preview" w:date="2026-01-01T00:00:00Z">
        <w:r>
          <w:rPr>
            <w:rStyle w:val="NormalTok"/>
          </w:rPr>
          <w:t xml:space="preserve">senility_p10 </w:t>
        </w:r>
      </w:ins>
      <w:ins w:id="358" w:author="PR Preview" w:date="2026-01-01T00:00:00Z">
        <w:r>
          <w:rPr>
            <w:rStyle w:val="OtherTok"/>
          </w:rPr>
          <w:t xml:space="preserve">&lt;-</w:t>
        </w:r>
      </w:ins>
      <w:ins w:id="359" w:author="PR Preview" w:date="2026-01-01T00:00:00Z">
        <w:r>
          <w:rPr>
            <w:rStyle w:val="NormalTok"/>
          </w:rPr>
          <w:t xml:space="preserve"> </w:t>
        </w:r>
      </w:ins>
      <w:ins w:id="360" w:author="PR Preview" w:date="2026-01-01T00:00:00Z">
        <w:r>
          <w:rPr>
            <w:rStyle w:val="FunctionTok"/>
          </w:rPr>
          <w:t xml:space="preserve">predict</w:t>
        </w:r>
      </w:ins>
      <w:ins w:id="361" w:author="PR Preview" w:date="2026-01-01T00:00:00Z">
        <w:r>
          <w:rPr>
            <w:rStyle w:val="NormalTok"/>
          </w:rPr>
          <w:t xml:space="preserve">(</w:t>
        </w:r>
      </w:ins>
      <w:ins w:id="362" w:author="PR Preview" w:date="2026-01-01T00:00:00Z">
        <w:r>
          <w:br/>
        </w:r>
      </w:ins>
      <w:ins w:id="363" w:author="PR Preview" w:date="2026-01-01T00:00:00Z">
        <w:r>
          <w:rPr>
            <w:rStyle w:val="NormalTok"/>
          </w:rPr>
          <w:t xml:space="preserve">  senility_fit,</w:t>
        </w:r>
      </w:ins>
      <w:ins w:id="364" w:author="PR Preview" w:date="2026-01-01T00:00:00Z">
        <w:r>
          <w:br/>
        </w:r>
      </w:ins>
      <w:ins w:id="365" w:author="PR Preview" w:date="2026-01-01T00:00:00Z">
        <w:r>
          <w:rPr>
            <w:rStyle w:val="NormalTok"/>
          </w:rPr>
          <w:t xml:space="preserve">  </w:t>
        </w:r>
      </w:ins>
      <w:ins w:id="366" w:author="PR Preview" w:date="2026-01-01T00:00:00Z">
        <w:r>
          <w:rPr>
            <w:rStyle w:val="AttributeTok"/>
          </w:rPr>
          <w:t xml:space="preserve">newdata =</w:t>
        </w:r>
      </w:ins>
      <w:ins w:id="367" w:author="PR Preview" w:date="2026-01-01T00:00:00Z">
        <w:r>
          <w:rPr>
            <w:rStyle w:val="NormalTok"/>
          </w:rPr>
          <w:t xml:space="preserve"> tibble</w:t>
        </w:r>
      </w:ins>
      <w:ins w:id="368" w:author="PR Preview" w:date="2026-01-01T00:00:00Z">
        <w:r>
          <w:rPr>
            <w:rStyle w:val="SpecialCharTok"/>
          </w:rPr>
          <w:t xml:space="preserve">::</w:t>
        </w:r>
      </w:ins>
      <w:ins w:id="369" w:author="PR Preview" w:date="2026-01-01T00:00:00Z">
        <w:r>
          <w:rPr>
            <w:rStyle w:val="FunctionTok"/>
          </w:rPr>
          <w:t xml:space="preserve">tibble</w:t>
        </w:r>
      </w:ins>
      <w:ins w:id="370" w:author="PR Preview" w:date="2026-01-01T00:00:00Z">
        <w:r>
          <w:rPr>
            <w:rStyle w:val="NormalTok"/>
          </w:rPr>
          <w:t xml:space="preserve">(</w:t>
        </w:r>
      </w:ins>
      <w:ins w:id="371" w:author="PR Preview" w:date="2026-01-01T00:00:00Z">
        <w:r>
          <w:rPr>
            <w:rStyle w:val="AttributeTok"/>
          </w:rPr>
          <w:t xml:space="preserve">x =</w:t>
        </w:r>
      </w:ins>
      <w:ins w:id="372" w:author="PR Preview" w:date="2026-01-01T00:00:00Z">
        <w:r>
          <w:rPr>
            <w:rStyle w:val="NormalTok"/>
          </w:rPr>
          <w:t xml:space="preserve"> </w:t>
        </w:r>
      </w:ins>
      <w:ins w:id="373" w:author="PR Preview" w:date="2026-01-01T00:00:00Z">
        <w:r>
          <w:rPr>
            <w:rStyle w:val="DecValTok"/>
          </w:rPr>
          <w:t xml:space="preserve">10</w:t>
        </w:r>
      </w:ins>
      <w:ins w:id="374" w:author="PR Preview" w:date="2026-01-01T00:00:00Z">
        <w:r>
          <w:rPr>
            <w:rStyle w:val="NormalTok"/>
          </w:rPr>
          <w:t xml:space="preserve">),</w:t>
        </w:r>
      </w:ins>
      <w:ins w:id="375" w:author="PR Preview" w:date="2026-01-01T00:00:00Z">
        <w:r>
          <w:br/>
        </w:r>
      </w:ins>
      <w:ins w:id="376" w:author="PR Preview" w:date="2026-01-01T00:00:00Z">
        <w:r>
          <w:rPr>
            <w:rStyle w:val="NormalTok"/>
          </w:rPr>
          <w:t xml:space="preserve">  </w:t>
        </w:r>
      </w:ins>
      <w:ins w:id="377" w:author="PR Preview" w:date="2026-01-01T00:00:00Z">
        <w:r>
          <w:rPr>
            <w:rStyle w:val="AttributeTok"/>
          </w:rPr>
          <w:t xml:space="preserve">type =</w:t>
        </w:r>
      </w:ins>
      <w:ins w:id="378" w:author="PR Preview" w:date="2026-01-01T00:00:00Z">
        <w:r>
          <w:rPr>
            <w:rStyle w:val="NormalTok"/>
          </w:rPr>
          <w:t xml:space="preserve"> </w:t>
        </w:r>
      </w:ins>
      <w:ins w:id="379" w:author="PR Preview" w:date="2026-01-01T00:00:00Z">
        <w:r>
          <w:rPr>
            <w:rStyle w:val="StringTok"/>
          </w:rPr>
          <w:t xml:space="preserve">"response"</w:t>
        </w:r>
      </w:ins>
      <w:ins w:id="380" w:author="PR Preview" w:date="2026-01-01T00:00:00Z">
        <w:r>
          <w:br/>
        </w:r>
      </w:ins>
      <w:ins w:id="381" w:author="PR Preview" w:date="2026-01-01T00:00:00Z">
        <w:r>
          <w:rPr>
            <w:rStyle w:val="NormalTok"/>
          </w:rPr>
          <w:t xml:space="preserve">)</w:t>
        </w:r>
      </w:ins>
      <w:ins w:id="382" w:author="PR Preview" w:date="2026-01-01T00:00:00Z">
        <w:r>
          <w:br/>
        </w:r>
      </w:ins>
      <w:ins w:id="383" w:author="PR Preview" w:date="2026-01-01T00:00:00Z">
        <w:r>
          <w:rPr>
            <w:rStyle w:val="NormalTok"/>
          </w:rPr>
          <w:t xml:space="preserve">senility_p15 </w:t>
        </w:r>
      </w:ins>
      <w:ins w:id="384" w:author="PR Preview" w:date="2026-01-01T00:00:00Z">
        <w:r>
          <w:rPr>
            <w:rStyle w:val="OtherTok"/>
          </w:rPr>
          <w:t xml:space="preserve">&lt;-</w:t>
        </w:r>
      </w:ins>
      <w:ins w:id="385" w:author="PR Preview" w:date="2026-01-01T00:00:00Z">
        <w:r>
          <w:rPr>
            <w:rStyle w:val="NormalTok"/>
          </w:rPr>
          <w:t xml:space="preserve"> </w:t>
        </w:r>
      </w:ins>
      <w:ins w:id="386" w:author="PR Preview" w:date="2026-01-01T00:00:00Z">
        <w:r>
          <w:rPr>
            <w:rStyle w:val="FunctionTok"/>
          </w:rPr>
          <w:t xml:space="preserve">predict</w:t>
        </w:r>
      </w:ins>
      <w:ins w:id="387" w:author="PR Preview" w:date="2026-01-01T00:00:00Z">
        <w:r>
          <w:rPr>
            <w:rStyle w:val="NormalTok"/>
          </w:rPr>
          <w:t xml:space="preserve">(</w:t>
        </w:r>
      </w:ins>
      <w:ins w:id="388" w:author="PR Preview" w:date="2026-01-01T00:00:00Z">
        <w:r>
          <w:br/>
        </w:r>
      </w:ins>
      <w:ins w:id="389" w:author="PR Preview" w:date="2026-01-01T00:00:00Z">
        <w:r>
          <w:rPr>
            <w:rStyle w:val="NormalTok"/>
          </w:rPr>
          <w:t xml:space="preserve">  senility_fit,</w:t>
        </w:r>
      </w:ins>
      <w:ins w:id="390" w:author="PR Preview" w:date="2026-01-01T00:00:00Z">
        <w:r>
          <w:br/>
        </w:r>
      </w:ins>
      <w:ins w:id="391" w:author="PR Preview" w:date="2026-01-01T00:00:00Z">
        <w:r>
          <w:rPr>
            <w:rStyle w:val="NormalTok"/>
          </w:rPr>
          <w:t xml:space="preserve">  </w:t>
        </w:r>
      </w:ins>
      <w:ins w:id="392" w:author="PR Preview" w:date="2026-01-01T00:00:00Z">
        <w:r>
          <w:rPr>
            <w:rStyle w:val="AttributeTok"/>
          </w:rPr>
          <w:t xml:space="preserve">newdata =</w:t>
        </w:r>
      </w:ins>
      <w:ins w:id="393" w:author="PR Preview" w:date="2026-01-01T00:00:00Z">
        <w:r>
          <w:rPr>
            <w:rStyle w:val="NormalTok"/>
          </w:rPr>
          <w:t xml:space="preserve"> tibble</w:t>
        </w:r>
      </w:ins>
      <w:ins w:id="394" w:author="PR Preview" w:date="2026-01-01T00:00:00Z">
        <w:r>
          <w:rPr>
            <w:rStyle w:val="SpecialCharTok"/>
          </w:rPr>
          <w:t xml:space="preserve">::</w:t>
        </w:r>
      </w:ins>
      <w:ins w:id="395" w:author="PR Preview" w:date="2026-01-01T00:00:00Z">
        <w:r>
          <w:rPr>
            <w:rStyle w:val="FunctionTok"/>
          </w:rPr>
          <w:t xml:space="preserve">tibble</w:t>
        </w:r>
      </w:ins>
      <w:ins w:id="396" w:author="PR Preview" w:date="2026-01-01T00:00:00Z">
        <w:r>
          <w:rPr>
            <w:rStyle w:val="NormalTok"/>
          </w:rPr>
          <w:t xml:space="preserve">(</w:t>
        </w:r>
      </w:ins>
      <w:ins w:id="397" w:author="PR Preview" w:date="2026-01-01T00:00:00Z">
        <w:r>
          <w:rPr>
            <w:rStyle w:val="AttributeTok"/>
          </w:rPr>
          <w:t xml:space="preserve">x =</w:t>
        </w:r>
      </w:ins>
      <w:ins w:id="398" w:author="PR Preview" w:date="2026-01-01T00:00:00Z">
        <w:r>
          <w:rPr>
            <w:rStyle w:val="NormalTok"/>
          </w:rPr>
          <w:t xml:space="preserve"> </w:t>
        </w:r>
      </w:ins>
      <w:ins w:id="399" w:author="PR Preview" w:date="2026-01-01T00:00:00Z">
        <w:r>
          <w:rPr>
            <w:rStyle w:val="DecValTok"/>
          </w:rPr>
          <w:t xml:space="preserve">15</w:t>
        </w:r>
      </w:ins>
      <w:ins w:id="400" w:author="PR Preview" w:date="2026-01-01T00:00:00Z">
        <w:r>
          <w:rPr>
            <w:rStyle w:val="NormalTok"/>
          </w:rPr>
          <w:t xml:space="preserve">),</w:t>
        </w:r>
      </w:ins>
      <w:ins w:id="401" w:author="PR Preview" w:date="2026-01-01T00:00:00Z">
        <w:r>
          <w:br/>
        </w:r>
      </w:ins>
      <w:ins w:id="402" w:author="PR Preview" w:date="2026-01-01T00:00:00Z">
        <w:r>
          <w:rPr>
            <w:rStyle w:val="NormalTok"/>
          </w:rPr>
          <w:t xml:space="preserve">  </w:t>
        </w:r>
      </w:ins>
      <w:ins w:id="403" w:author="PR Preview" w:date="2026-01-01T00:00:00Z">
        <w:r>
          <w:rPr>
            <w:rStyle w:val="AttributeTok"/>
          </w:rPr>
          <w:t xml:space="preserve">type =</w:t>
        </w:r>
      </w:ins>
      <w:ins w:id="404" w:author="PR Preview" w:date="2026-01-01T00:00:00Z">
        <w:r>
          <w:rPr>
            <w:rStyle w:val="NormalTok"/>
          </w:rPr>
          <w:t xml:space="preserve"> </w:t>
        </w:r>
      </w:ins>
      <w:ins w:id="405" w:author="PR Preview" w:date="2026-01-01T00:00:00Z">
        <w:r>
          <w:rPr>
            <w:rStyle w:val="StringTok"/>
          </w:rPr>
          <w:t xml:space="preserve">"response"</w:t>
        </w:r>
      </w:ins>
      <w:ins w:id="406" w:author="PR Preview" w:date="2026-01-01T00:00:00Z">
        <w:r>
          <w:br/>
        </w:r>
      </w:ins>
      <w:ins w:id="407" w:author="PR Preview" w:date="2026-01-01T00:00:00Z">
        <w:r>
          <w:rPr>
            <w:rStyle w:val="NormalTok"/>
          </w:rPr>
          <w:t xml:space="preserve">)</w:t>
        </w:r>
      </w:ins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1"/>
    <w:bookmarkStart w:id="5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3"/>
    <w:bookmarkStart w:id="5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4"/>
    <w:bookmarkStart w:id="56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6"/>
    <w:bookmarkStart w:id="5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58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59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0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Start w:id="61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3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4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2"/>
    <w:bookmarkStart w:id="6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5"/>
    <w:bookmarkStart w:id="90" w:name="fubinitonelli-for-expectations"/>
    <w:p>
      <w:pPr>
        <w:pStyle w:val="Heading2"/>
      </w:pPr>
      <w:r>
        <w:t xml:space="preserve">2 Fubini–Tonelli for expectations</w:t>
      </w:r>
    </w:p>
    <w:bookmarkStart w:id="67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6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6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0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0"/>
    <w:bookmarkStart w:id="72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1"/>
        </w:tc>
      </w:tr>
    </w:tbl>
    <w:bookmarkEnd w:id="72"/>
    <w:bookmarkStart w:id="74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3"/>
        </w:tc>
      </w:tr>
    </w:tbl>
    <w:bookmarkEnd w:id="74"/>
    <w:bookmarkStart w:id="75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0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7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7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7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0"/>
    <w:bookmarkStart w:id="81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2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2"/>
    <w:bookmarkStart w:id="8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del w:id="408" w:author="PR Preview" w:date="2026-01-01T00:00:00Z">
        <w:r>
          <w:rPr>
            <w:rStyle w:val="NormalTok"/>
          </w:rPr>
          <w:delText xml:space="preserve">p </w:delText>
        </w:r>
      </w:del>
      <w:del w:id="409" w:author="PR Preview" w:date="2026-01-01T00:00:00Z">
        <w:r>
          <w:rPr>
            <w:rStyle w:val="OtherTok"/>
          </w:rPr>
          <w:delText xml:space="preserve">&lt;-</w:delText>
        </w:r>
      </w:del>
      <w:del w:id="410" w:author="PR Preview" w:date="2026-01-01T00:00:00Z">
        <w:r>
          <w:rPr>
            <w:rStyle w:val="NormalTok"/>
          </w:rPr>
          <w:delText xml:space="preserve"> </w:delText>
        </w:r>
      </w:del>
      <w:del w:id="411" w:author="PR Preview" w:date="2026-01-01T00:00:00Z">
        <w:r>
          <w:rPr>
            <w:rStyle w:val="FloatTok"/>
          </w:rPr>
          <w:delText xml:space="preserve">0.4</w:delText>
        </w:r>
      </w:del>
      <w:del w:id="412" w:author="PR Preview" w:date="2026-01-01T00:00:00Z">
        <w:r>
          <w:br/>
        </w:r>
      </w:del>
      <w:del w:id="413" w:author="PR Preview" w:date="2026-01-01T00:00:00Z">
        <w:r>
          <w:rPr>
            <w:rStyle w:val="NormalTok"/>
          </w:rPr>
          <w:delText xml:space="preserve">exact_sum </w:delText>
        </w:r>
      </w:del>
      <w:del w:id="414" w:author="PR Preview" w:date="2026-01-01T00:00:00Z">
        <w:r>
          <w:rPr>
            <w:rStyle w:val="OtherTok"/>
          </w:rPr>
          <w:delText xml:space="preserve">&lt;-</w:delText>
        </w:r>
      </w:del>
      <w:del w:id="415" w:author="PR Preview" w:date="2026-01-01T00:00:00Z">
        <w:r>
          <w:rPr>
            <w:rStyle w:val="NormalTok"/>
          </w:rPr>
          <w:delText xml:space="preserve"> </w:delText>
        </w:r>
      </w:del>
      <w:del w:id="416" w:author="PR Preview" w:date="2026-01-01T00:00:00Z">
        <w:r>
          <w:rPr>
            <w:rStyle w:val="DecValTok"/>
          </w:rPr>
          <w:delText xml:space="preserve">2</w:delText>
        </w:r>
      </w:del>
      <w:del w:id="417" w:author="PR Preview" w:date="2026-01-01T00:00:00Z">
        <w:r>
          <w:rPr>
            <w:rStyle w:val="NormalTok"/>
          </w:rPr>
          <w:delText xml:space="preserve"> </w:delText>
        </w:r>
      </w:del>
      <w:del w:id="418" w:author="PR Preview" w:date="2026-01-01T00:00:00Z">
        <w:r>
          <w:rPr>
            <w:rStyle w:val="SpecialCharTok"/>
          </w:rPr>
          <w:delText xml:space="preserve">*</w:delText>
        </w:r>
      </w:del>
      <w:del w:id="419" w:author="PR Preview" w:date="2026-01-01T00:00:00Z">
        <w:r>
          <w:rPr>
            <w:rStyle w:val="NormalTok"/>
          </w:rPr>
          <w:delText xml:space="preserve"> p </w:delText>
        </w:r>
      </w:del>
      <w:del w:id="420" w:author="PR Preview" w:date="2026-01-01T00:00:00Z">
        <w:r>
          <w:rPr>
            <w:rStyle w:val="SpecialCharTok"/>
          </w:rPr>
          <w:delText xml:space="preserve">/</w:delText>
        </w:r>
      </w:del>
      <w:del w:id="421" w:author="PR Preview" w:date="2026-01-01T00:00:00Z">
        <w:r>
          <w:rPr>
            <w:rStyle w:val="NormalTok"/>
          </w:rPr>
          <w:delText xml:space="preserve"> (</w:delText>
        </w:r>
      </w:del>
      <w:del w:id="422" w:author="PR Preview" w:date="2026-01-01T00:00:00Z">
        <w:r>
          <w:rPr>
            <w:rStyle w:val="DecValTok"/>
          </w:rPr>
          <w:delText xml:space="preserve">1</w:delText>
        </w:r>
      </w:del>
      <w:del w:id="423" w:author="PR Preview" w:date="2026-01-01T00:00:00Z">
        <w:r>
          <w:rPr>
            <w:rStyle w:val="NormalTok"/>
          </w:rPr>
          <w:delText xml:space="preserve"> </w:delText>
        </w:r>
      </w:del>
      <w:del w:id="424" w:author="PR Preview" w:date="2026-01-01T00:00:00Z">
        <w:r>
          <w:rPr>
            <w:rStyle w:val="SpecialCharTok"/>
          </w:rPr>
          <w:delText xml:space="preserve">-</w:delText>
        </w:r>
      </w:del>
      <w:del w:id="425" w:author="PR Preview" w:date="2026-01-01T00:00:00Z">
        <w:r>
          <w:rPr>
            <w:rStyle w:val="NormalTok"/>
          </w:rPr>
          <w:delText xml:space="preserve"> p)</w:delText>
        </w:r>
      </w:del>
      <w:del w:id="426" w:author="PR Preview" w:date="2026-01-01T00:00:00Z">
        <w:r>
          <w:br/>
        </w:r>
      </w:del>
      <w:del w:id="427" w:author="PR Preview" w:date="2026-01-01T00:00:00Z">
        <w:r>
          <w:br/>
        </w:r>
      </w:del>
      <w:del w:id="428" w:author="PR Preview" w:date="2026-01-01T00:00:00Z">
        <w:r>
          <w:rPr>
            <w:rStyle w:val="NormalTok"/>
          </w:rPr>
          <w:delText xml:space="preserve">n_trunc </w:delText>
        </w:r>
      </w:del>
      <w:del w:id="429" w:author="PR Preview" w:date="2026-01-01T00:00:00Z">
        <w:r>
          <w:rPr>
            <w:rStyle w:val="OtherTok"/>
          </w:rPr>
          <w:delText xml:space="preserve">&lt;-</w:delText>
        </w:r>
      </w:del>
      <w:del w:id="430" w:author="PR Preview" w:date="2026-01-01T00:00:00Z">
        <w:r>
          <w:rPr>
            <w:rStyle w:val="NormalTok"/>
          </w:rPr>
          <w:delText xml:space="preserve"> </w:delText>
        </w:r>
      </w:del>
      <w:del w:id="431" w:author="PR Preview" w:date="2026-01-01T00:00:00Z">
        <w:r>
          <w:rPr>
            <w:rStyle w:val="DecValTok"/>
          </w:rPr>
          <w:delText xml:space="preserve">500</w:delText>
        </w:r>
      </w:del>
      <w:del w:id="432" w:author="PR Preview" w:date="2026-01-01T00:00:00Z">
        <w:r>
          <w:br/>
        </w:r>
      </w:del>
      <w:del w:id="433" w:author="PR Preview" w:date="2026-01-01T00:00:00Z">
        <w:r>
          <w:rPr>
            <w:rStyle w:val="NormalTok"/>
          </w:rPr>
          <w:delText xml:space="preserve">support </w:delText>
        </w:r>
      </w:del>
      <w:del w:id="434" w:author="PR Preview" w:date="2026-01-01T00:00:00Z">
        <w:r>
          <w:rPr>
            <w:rStyle w:val="OtherTok"/>
          </w:rPr>
          <w:delText xml:space="preserve">&lt;-</w:delText>
        </w:r>
      </w:del>
      <w:del w:id="435" w:author="PR Preview" w:date="2026-01-01T00:00:00Z">
        <w:r>
          <w:rPr>
            <w:rStyle w:val="NormalTok"/>
          </w:rPr>
          <w:delText xml:space="preserve"> </w:delText>
        </w:r>
      </w:del>
      <w:del w:id="436" w:author="PR Preview" w:date="2026-01-01T00:00:00Z">
        <w:r>
          <w:rPr>
            <w:rStyle w:val="DecValTok"/>
          </w:rPr>
          <w:delText xml:space="preserve">0</w:delText>
        </w:r>
      </w:del>
      <w:del w:id="437" w:author="PR Preview" w:date="2026-01-01T00:00:00Z">
        <w:r>
          <w:rPr>
            <w:rStyle w:val="SpecialCharTok"/>
          </w:rPr>
          <w:delText xml:space="preserve">:</w:delText>
        </w:r>
      </w:del>
      <w:del w:id="438" w:author="PR Preview" w:date="2026-01-01T00:00:00Z">
        <w:r>
          <w:rPr>
            <w:rStyle w:val="NormalTok"/>
          </w:rPr>
          <w:delText xml:space="preserve">n_trunc</w:delText>
        </w:r>
      </w:del>
      <w:del w:id="439" w:author="PR Preview" w:date="2026-01-01T00:00:00Z">
        <w:r>
          <w:br/>
        </w:r>
      </w:del>
      <w:del w:id="440" w:author="PR Preview" w:date="2026-01-01T00:00:00Z">
        <w:r>
          <w:rPr>
            <w:rStyle w:val="NormalTok"/>
          </w:rPr>
          <w:delText xml:space="preserve">joint_pmf_fn </w:delText>
        </w:r>
      </w:del>
      <w:del w:id="441" w:author="PR Preview" w:date="2026-01-01T00:00:00Z">
        <w:r>
          <w:rPr>
            <w:rStyle w:val="OtherTok"/>
          </w:rPr>
          <w:delText xml:space="preserve">&lt;-</w:delText>
        </w:r>
      </w:del>
      <w:del w:id="442" w:author="PR Preview" w:date="2026-01-01T00:00:00Z">
        <w:r>
          <w:rPr>
            <w:rStyle w:val="NormalTok"/>
          </w:rPr>
          <w:delText xml:space="preserve"> </w:delText>
        </w:r>
      </w:del>
      <w:del w:id="443" w:author="PR Preview" w:date="2026-01-01T00:00:00Z">
        <w:r>
          <w:rPr>
            <w:rStyle w:val="ControlFlowTok"/>
          </w:rPr>
          <w:delText xml:space="preserve">function</w:delText>
        </w:r>
      </w:del>
      <w:del w:id="444" w:author="PR Preview" w:date="2026-01-01T00:00:00Z">
        <w:r>
          <w:rPr>
            <w:rStyle w:val="NormalTok"/>
          </w:rPr>
          <w:delText xml:space="preserve">(x, y) (</w:delText>
        </w:r>
      </w:del>
      <w:del w:id="445" w:author="PR Preview" w:date="2026-01-01T00:00:00Z">
        <w:r>
          <w:rPr>
            <w:rStyle w:val="DecValTok"/>
          </w:rPr>
          <w:delText xml:space="preserve">1</w:delText>
        </w:r>
      </w:del>
      <w:del w:id="446" w:author="PR Preview" w:date="2026-01-01T00:00:00Z">
        <w:r>
          <w:rPr>
            <w:rStyle w:val="NormalTok"/>
          </w:rPr>
          <w:delText xml:space="preserve"> </w:delText>
        </w:r>
      </w:del>
      <w:del w:id="447" w:author="PR Preview" w:date="2026-01-01T00:00:00Z">
        <w:r>
          <w:rPr>
            <w:rStyle w:val="SpecialCharTok"/>
          </w:rPr>
          <w:delText xml:space="preserve">-</w:delText>
        </w:r>
      </w:del>
      <w:del w:id="448" w:author="PR Preview" w:date="2026-01-01T00:00:00Z">
        <w:r>
          <w:rPr>
            <w:rStyle w:val="NormalTok"/>
          </w:rPr>
          <w:delText xml:space="preserve"> p)</w:delText>
        </w:r>
      </w:del>
      <w:del w:id="449" w:author="PR Preview" w:date="2026-01-01T00:00:00Z">
        <w:r>
          <w:rPr>
            <w:rStyle w:val="SpecialCharTok"/>
          </w:rPr>
          <w:delText xml:space="preserve">^</w:delText>
        </w:r>
      </w:del>
      <w:del w:id="450" w:author="PR Preview" w:date="2026-01-01T00:00:00Z">
        <w:r>
          <w:rPr>
            <w:rStyle w:val="DecValTok"/>
          </w:rPr>
          <w:delText xml:space="preserve">2</w:delText>
        </w:r>
      </w:del>
      <w:del w:id="451" w:author="PR Preview" w:date="2026-01-01T00:00:00Z">
        <w:r>
          <w:rPr>
            <w:rStyle w:val="NormalTok"/>
          </w:rPr>
          <w:delText xml:space="preserve"> </w:delText>
        </w:r>
      </w:del>
      <w:del w:id="452" w:author="PR Preview" w:date="2026-01-01T00:00:00Z">
        <w:r>
          <w:rPr>
            <w:rStyle w:val="SpecialCharTok"/>
          </w:rPr>
          <w:delText xml:space="preserve">*</w:delText>
        </w:r>
      </w:del>
      <w:del w:id="453" w:author="PR Preview" w:date="2026-01-01T00:00:00Z">
        <w:r>
          <w:rPr>
            <w:rStyle w:val="NormalTok"/>
          </w:rPr>
          <w:delText xml:space="preserve"> p</w:delText>
        </w:r>
      </w:del>
      <w:del w:id="454" w:author="PR Preview" w:date="2026-01-01T00:00:00Z">
        <w:r>
          <w:rPr>
            <w:rStyle w:val="SpecialCharTok"/>
          </w:rPr>
          <w:delText xml:space="preserve">^</w:delText>
        </w:r>
      </w:del>
      <w:del w:id="455" w:author="PR Preview" w:date="2026-01-01T00:00:00Z">
        <w:r>
          <w:rPr>
            <w:rStyle w:val="NormalTok"/>
          </w:rPr>
          <w:delText xml:space="preserve">(x </w:delText>
        </w:r>
      </w:del>
      <w:del w:id="456" w:author="PR Preview" w:date="2026-01-01T00:00:00Z">
        <w:r>
          <w:rPr>
            <w:rStyle w:val="SpecialCharTok"/>
          </w:rPr>
          <w:delText xml:space="preserve">+</w:delText>
        </w:r>
      </w:del>
      <w:del w:id="457" w:author="PR Preview" w:date="2026-01-01T00:00:00Z">
        <w:r>
          <w:rPr>
            <w:rStyle w:val="NormalTok"/>
          </w:rPr>
          <w:delText xml:space="preserve"> y)</w:delText>
        </w:r>
      </w:del>
      <w:del w:id="458" w:author="PR Preview" w:date="2026-01-01T00:00:00Z">
        <w:r>
          <w:br/>
        </w:r>
      </w:del>
      <w:del w:id="459" w:author="PR Preview" w:date="2026-01-01T00:00:00Z">
        <w:r>
          <w:rPr>
            <w:rStyle w:val="NormalTok"/>
          </w:rPr>
          <w:delText xml:space="preserve">joint_probs </w:delText>
        </w:r>
      </w:del>
      <w:del w:id="460" w:author="PR Preview" w:date="2026-01-01T00:00:00Z">
        <w:r>
          <w:rPr>
            <w:rStyle w:val="OtherTok"/>
          </w:rPr>
          <w:delText xml:space="preserve">&lt;-</w:delText>
        </w:r>
      </w:del>
      <w:del w:id="461" w:author="PR Preview" w:date="2026-01-01T00:00:00Z">
        <w:r>
          <w:rPr>
            <w:rStyle w:val="NormalTok"/>
          </w:rPr>
          <w:delText xml:space="preserve"> </w:delText>
        </w:r>
      </w:del>
      <w:del w:id="462" w:author="PR Preview" w:date="2026-01-01T00:00:00Z">
        <w:r>
          <w:rPr>
            <w:rStyle w:val="FunctionTok"/>
          </w:rPr>
          <w:delText xml:space="preserve">outer</w:delText>
        </w:r>
      </w:del>
      <w:del w:id="463" w:author="PR Preview" w:date="2026-01-01T00:00:00Z">
        <w:r>
          <w:rPr>
            <w:rStyle w:val="NormalTok"/>
          </w:rPr>
          <w:delText xml:space="preserve">(support, support, joint_pmf_fn)</w:delText>
        </w:r>
      </w:del>
      <w:del w:id="464" w:author="PR Preview" w:date="2026-01-01T00:00:00Z">
        <w:r>
          <w:br/>
        </w:r>
      </w:del>
      <w:del w:id="465" w:author="PR Preview" w:date="2026-01-01T00:00:00Z">
        <w:r>
          <w:rPr>
            <w:rStyle w:val="NormalTok"/>
          </w:rPr>
          <w:delText xml:space="preserve">h_vals </w:delText>
        </w:r>
      </w:del>
      <w:del w:id="466" w:author="PR Preview" w:date="2026-01-01T00:00:00Z">
        <w:r>
          <w:rPr>
            <w:rStyle w:val="OtherTok"/>
          </w:rPr>
          <w:delText xml:space="preserve">&lt;-</w:delText>
        </w:r>
      </w:del>
      <w:del w:id="467" w:author="PR Preview" w:date="2026-01-01T00:00:00Z">
        <w:r>
          <w:rPr>
            <w:rStyle w:val="NormalTok"/>
          </w:rPr>
          <w:delText xml:space="preserve"> </w:delText>
        </w:r>
      </w:del>
      <w:del w:id="468" w:author="PR Preview" w:date="2026-01-01T00:00:00Z">
        <w:r>
          <w:rPr>
            <w:rStyle w:val="FunctionTok"/>
          </w:rPr>
          <w:delText xml:space="preserve">outer</w:delText>
        </w:r>
      </w:del>
      <w:del w:id="469" w:author="PR Preview" w:date="2026-01-01T00:00:00Z">
        <w:r>
          <w:rPr>
            <w:rStyle w:val="NormalTok"/>
          </w:rPr>
          <w:delText xml:space="preserve">(support, support, </w:delText>
        </w:r>
      </w:del>
      <w:del w:id="470" w:author="PR Preview" w:date="2026-01-01T00:00:00Z">
        <w:r>
          <w:rPr>
            <w:rStyle w:val="ControlFlowTok"/>
          </w:rPr>
          <w:delText xml:space="preserve">function</w:delText>
        </w:r>
      </w:del>
      <w:del w:id="471" w:author="PR Preview" w:date="2026-01-01T00:00:00Z">
        <w:r>
          <w:rPr>
            <w:rStyle w:val="NormalTok"/>
          </w:rPr>
          <w:delText xml:space="preserve">(x, y) x </w:delText>
        </w:r>
      </w:del>
      <w:del w:id="472" w:author="PR Preview" w:date="2026-01-01T00:00:00Z">
        <w:r>
          <w:rPr>
            <w:rStyle w:val="SpecialCharTok"/>
          </w:rPr>
          <w:delText xml:space="preserve">+</w:delText>
        </w:r>
      </w:del>
      <w:del w:id="473" w:author="PR Preview" w:date="2026-01-01T00:00:00Z">
        <w:r>
          <w:rPr>
            <w:rStyle w:val="NormalTok"/>
          </w:rPr>
          <w:delText xml:space="preserve"> y)</w:delText>
        </w:r>
      </w:del>
      <w:del w:id="474" w:author="PR Preview" w:date="2026-01-01T00:00:00Z">
        <w:r>
          <w:br/>
        </w:r>
      </w:del>
      <w:del w:id="475" w:author="PR Preview" w:date="2026-01-01T00:00:00Z">
        <w:r>
          <w:br/>
        </w:r>
      </w:del>
      <w:del w:id="476" w:author="PR Preview" w:date="2026-01-01T00:00:00Z">
        <w:r>
          <w:rPr>
            <w:rStyle w:val="NormalTok"/>
          </w:rPr>
          <w:delText xml:space="preserve">sum_y_first </w:delText>
        </w:r>
      </w:del>
      <w:del w:id="477" w:author="PR Preview" w:date="2026-01-01T00:00:00Z">
        <w:r>
          <w:rPr>
            <w:rStyle w:val="OtherTok"/>
          </w:rPr>
          <w:delText xml:space="preserve">&lt;-</w:delText>
        </w:r>
      </w:del>
      <w:del w:id="478" w:author="PR Preview" w:date="2026-01-01T00:00:00Z">
        <w:r>
          <w:rPr>
            <w:rStyle w:val="NormalTok"/>
          </w:rPr>
          <w:delText xml:space="preserve"> </w:delText>
        </w:r>
      </w:del>
      <w:del w:id="479" w:author="PR Preview" w:date="2026-01-01T00:00:00Z">
        <w:r>
          <w:rPr>
            <w:rStyle w:val="FunctionTok"/>
          </w:rPr>
          <w:delText xml:space="preserve">sum</w:delText>
        </w:r>
      </w:del>
      <w:del w:id="480" w:author="PR Preview" w:date="2026-01-01T00:00:00Z">
        <w:r>
          <w:rPr>
            <w:rStyle w:val="NormalTok"/>
          </w:rPr>
          <w:delText xml:space="preserve">(</w:delText>
        </w:r>
      </w:del>
      <w:del w:id="481" w:author="PR Preview" w:date="2026-01-01T00:00:00Z">
        <w:r>
          <w:rPr>
            <w:rStyle w:val="FunctionTok"/>
          </w:rPr>
          <w:delText xml:space="preserve">rowSums</w:delText>
        </w:r>
      </w:del>
      <w:del w:id="482" w:author="PR Preview" w:date="2026-01-01T00:00:00Z">
        <w:r>
          <w:rPr>
            <w:rStyle w:val="NormalTok"/>
          </w:rPr>
          <w:delText xml:space="preserve">(h_vals </w:delText>
        </w:r>
      </w:del>
      <w:del w:id="483" w:author="PR Preview" w:date="2026-01-01T00:00:00Z">
        <w:r>
          <w:rPr>
            <w:rStyle w:val="SpecialCharTok"/>
          </w:rPr>
          <w:delText xml:space="preserve">*</w:delText>
        </w:r>
      </w:del>
      <w:del w:id="484" w:author="PR Preview" w:date="2026-01-01T00:00:00Z">
        <w:r>
          <w:rPr>
            <w:rStyle w:val="NormalTok"/>
          </w:rPr>
          <w:delText xml:space="preserve"> joint_probs))</w:delText>
        </w:r>
      </w:del>
      <w:del w:id="485" w:author="PR Preview" w:date="2026-01-01T00:00:00Z">
        <w:r>
          <w:br/>
        </w:r>
      </w:del>
      <w:del w:id="486" w:author="PR Preview" w:date="2026-01-01T00:00:00Z">
        <w:r>
          <w:rPr>
            <w:rStyle w:val="NormalTok"/>
          </w:rPr>
          <w:delText xml:space="preserve">sum_x_first </w:delText>
        </w:r>
      </w:del>
      <w:del w:id="487" w:author="PR Preview" w:date="2026-01-01T00:00:00Z">
        <w:r>
          <w:rPr>
            <w:rStyle w:val="OtherTok"/>
          </w:rPr>
          <w:delText xml:space="preserve">&lt;-</w:delText>
        </w:r>
      </w:del>
      <w:del w:id="488" w:author="PR Preview" w:date="2026-01-01T00:00:00Z">
        <w:r>
          <w:rPr>
            <w:rStyle w:val="NormalTok"/>
          </w:rPr>
          <w:delText xml:space="preserve"> </w:delText>
        </w:r>
      </w:del>
      <w:del w:id="489" w:author="PR Preview" w:date="2026-01-01T00:00:00Z">
        <w:r>
          <w:rPr>
            <w:rStyle w:val="FunctionTok"/>
          </w:rPr>
          <w:delText xml:space="preserve">sum</w:delText>
        </w:r>
      </w:del>
      <w:del w:id="490" w:author="PR Preview" w:date="2026-01-01T00:00:00Z">
        <w:r>
          <w:rPr>
            <w:rStyle w:val="NormalTok"/>
          </w:rPr>
          <w:delText xml:space="preserve">(</w:delText>
        </w:r>
      </w:del>
      <w:del w:id="491" w:author="PR Preview" w:date="2026-01-01T00:00:00Z">
        <w:r>
          <w:rPr>
            <w:rStyle w:val="FunctionTok"/>
          </w:rPr>
          <w:delText xml:space="preserve">colSums</w:delText>
        </w:r>
      </w:del>
      <w:del w:id="492" w:author="PR Preview" w:date="2026-01-01T00:00:00Z">
        <w:r>
          <w:rPr>
            <w:rStyle w:val="NormalTok"/>
          </w:rPr>
          <w:delText xml:space="preserve">(h_vals </w:delText>
        </w:r>
      </w:del>
      <w:del w:id="493" w:author="PR Preview" w:date="2026-01-01T00:00:00Z">
        <w:r>
          <w:rPr>
            <w:rStyle w:val="SpecialCharTok"/>
          </w:rPr>
          <w:delText xml:space="preserve">*</w:delText>
        </w:r>
      </w:del>
      <w:del w:id="494" w:author="PR Preview" w:date="2026-01-01T00:00:00Z">
        <w:r>
          <w:rPr>
            <w:rStyle w:val="NormalTok"/>
          </w:rPr>
          <w:delText xml:space="preserve"> joint_probs))</w:delText>
        </w:r>
      </w:del>
      <w:del w:id="495" w:author="PR Preview" w:date="2026-01-01T00:00:00Z">
        <w:r>
          <w:br/>
        </w:r>
      </w:del>
      <w:del w:id="496" w:author="PR Preview" w:date="2026-01-01T00:00:00Z">
        <w:r>
          <w:br/>
        </w:r>
      </w:del>
      <w:del w:id="497" w:author="PR Preview" w:date="2026-01-01T00:00:00Z">
        <w:r>
          <w:rPr>
            <w:rStyle w:val="NormalTok"/>
          </w:rPr>
          <w:delText xml:space="preserve">pander</w:delText>
        </w:r>
      </w:del>
      <w:del w:id="498" w:author="PR Preview" w:date="2026-01-01T00:00:00Z">
        <w:r>
          <w:rPr>
            <w:rStyle w:val="SpecialCharTok"/>
          </w:rPr>
          <w:delText xml:space="preserve">::</w:delText>
        </w:r>
      </w:del>
      <w:del w:id="499" w:author="PR Preview" w:date="2026-01-01T00:00:00Z">
        <w:r>
          <w:rPr>
            <w:rStyle w:val="FunctionTok"/>
          </w:rPr>
          <w:delText xml:space="preserve">pander</w:delText>
        </w:r>
      </w:del>
      <w:del w:id="500" w:author="PR Preview" w:date="2026-01-01T00:00:00Z">
        <w:r>
          <w:rPr>
            <w:rStyle w:val="NormalTok"/>
          </w:rPr>
          <w:delText xml:space="preserve">(</w:delText>
        </w:r>
      </w:del>
      <w:del w:id="501" w:author="PR Preview" w:date="2026-01-01T00:00:00Z">
        <w:r>
          <w:rPr>
            <w:rStyle w:val="FunctionTok"/>
          </w:rPr>
          <w:delText xml:space="preserve">data.frame</w:delText>
        </w:r>
      </w:del>
      <w:del w:id="502" w:author="PR Preview" w:date="2026-01-01T00:00:00Z">
        <w:r>
          <w:rPr>
            <w:rStyle w:val="NormalTok"/>
          </w:rPr>
          <w:delText xml:space="preserve">(</w:delText>
        </w:r>
      </w:del>
      <w:del w:id="503" w:author="PR Preview" w:date="2026-01-01T00:00:00Z">
        <w:r>
          <w:br/>
        </w:r>
      </w:del>
      <w:del w:id="504" w:author="PR Preview" w:date="2026-01-01T00:00:00Z">
        <w:r>
          <w:rPr>
            <w:rStyle w:val="NormalTok"/>
          </w:rPr>
          <w:delText xml:space="preserve">  </w:delText>
        </w:r>
      </w:del>
      <w:del w:id="505" w:author="PR Preview" w:date="2026-01-01T00:00:00Z">
        <w:r>
          <w:rPr>
            <w:rStyle w:val="AttributeTok"/>
          </w:rPr>
          <w:delText xml:space="preserve">quantity =</w:delText>
        </w:r>
      </w:del>
      <w:del w:id="506" w:author="PR Preview" w:date="2026-01-01T00:00:00Z">
        <w:r>
          <w:rPr>
            <w:rStyle w:val="NormalTok"/>
          </w:rPr>
          <w:delText xml:space="preserve"> </w:delText>
        </w:r>
      </w:del>
      <w:del w:id="507" w:author="PR Preview" w:date="2026-01-01T00:00:00Z">
        <w:r>
          <w:rPr>
            <w:rStyle w:val="FunctionTok"/>
          </w:rPr>
          <w:delText xml:space="preserve">c</w:delText>
        </w:r>
      </w:del>
      <w:del w:id="508" w:author="PR Preview" w:date="2026-01-01T00:00:00Z">
        <w:r>
          <w:rPr>
            <w:rStyle w:val="NormalTok"/>
          </w:rPr>
          <w:delText xml:space="preserve">(</w:delText>
        </w:r>
      </w:del>
      <w:del w:id="509" w:author="PR Preview" w:date="2026-01-01T00:00:00Z">
        <w:r>
          <w:rPr>
            <w:rStyle w:val="StringTok"/>
          </w:rPr>
          <w:delText xml:space="preserve">"exact (closed form)"</w:delText>
        </w:r>
      </w:del>
      <w:del w:id="510" w:author="PR Preview" w:date="2026-01-01T00:00:00Z">
        <w:r>
          <w:rPr>
            <w:rStyle w:val="NormalTok"/>
          </w:rPr>
          <w:delText xml:space="preserve">, </w:delText>
        </w:r>
      </w:del>
      <w:del w:id="511" w:author="PR Preview" w:date="2026-01-01T00:00:00Z">
        <w:r>
          <w:rPr>
            <w:rStyle w:val="StringTok"/>
          </w:rPr>
          <w:delText xml:space="preserve">"sum over y first, then x"</w:delText>
        </w:r>
      </w:del>
      <w:del w:id="512" w:author="PR Preview" w:date="2026-01-01T00:00:00Z">
        <w:r>
          <w:rPr>
            <w:rStyle w:val="NormalTok"/>
          </w:rPr>
          <w:delText xml:space="preserve">,</w:delText>
        </w:r>
      </w:del>
      <w:del w:id="513" w:author="PR Preview" w:date="2026-01-01T00:00:00Z">
        <w:r>
          <w:br/>
        </w:r>
      </w:del>
      <w:del w:id="514" w:author="PR Preview" w:date="2026-01-01T00:00:00Z">
        <w:r>
          <w:rPr>
            <w:rStyle w:val="NormalTok"/>
          </w:rPr>
          <w:delText xml:space="preserve">               </w:delText>
        </w:r>
      </w:del>
      <w:del w:id="515" w:author="PR Preview" w:date="2026-01-01T00:00:00Z">
        <w:r>
          <w:rPr>
            <w:rStyle w:val="StringTok"/>
          </w:rPr>
          <w:delText xml:space="preserve">"sum over x first, then y"</w:delText>
        </w:r>
      </w:del>
      <w:del w:id="516" w:author="PR Preview" w:date="2026-01-01T00:00:00Z">
        <w:r>
          <w:rPr>
            <w:rStyle w:val="NormalTok"/>
          </w:rPr>
          <w:delText xml:space="preserve">),</w:delText>
        </w:r>
      </w:del>
      <w:del w:id="517" w:author="PR Preview" w:date="2026-01-01T00:00:00Z">
        <w:r>
          <w:br/>
        </w:r>
      </w:del>
      <w:del w:id="518" w:author="PR Preview" w:date="2026-01-01T00:00:00Z">
        <w:r>
          <w:rPr>
            <w:rStyle w:val="NormalTok"/>
          </w:rPr>
          <w:delText xml:space="preserve">  </w:delText>
        </w:r>
      </w:del>
      <w:del w:id="519" w:author="PR Preview" w:date="2026-01-01T00:00:00Z">
        <w:r>
          <w:rPr>
            <w:rStyle w:val="AttributeTok"/>
          </w:rPr>
          <w:delText xml:space="preserve">value =</w:delText>
        </w:r>
      </w:del>
      <w:del w:id="520" w:author="PR Preview" w:date="2026-01-01T00:00:00Z">
        <w:r>
          <w:rPr>
            <w:rStyle w:val="NormalTok"/>
          </w:rPr>
          <w:delText xml:space="preserve"> </w:delText>
        </w:r>
      </w:del>
      <w:del w:id="521" w:author="PR Preview" w:date="2026-01-01T00:00:00Z">
        <w:r>
          <w:rPr>
            <w:rStyle w:val="FunctionTok"/>
          </w:rPr>
          <w:delText xml:space="preserve">round</w:delText>
        </w:r>
      </w:del>
      <w:del w:id="522" w:author="PR Preview" w:date="2026-01-01T00:00:00Z">
        <w:r>
          <w:rPr>
            <w:rStyle w:val="NormalTok"/>
          </w:rPr>
          <w:delText xml:space="preserve">(</w:delText>
        </w:r>
      </w:del>
      <w:del w:id="523" w:author="PR Preview" w:date="2026-01-01T00:00:00Z">
        <w:r>
          <w:rPr>
            <w:rStyle w:val="FunctionTok"/>
          </w:rPr>
          <w:delText xml:space="preserve">c</w:delText>
        </w:r>
      </w:del>
      <w:del w:id="524" w:author="PR Preview" w:date="2026-01-01T00:00:00Z">
        <w:r>
          <w:rPr>
            <w:rStyle w:val="NormalTok"/>
          </w:rPr>
          <w:delText xml:space="preserve">(exact_sum, sum_y_first, sum_x_first), </w:delText>
        </w:r>
      </w:del>
      <w:del w:id="525" w:author="PR Preview" w:date="2026-01-01T00:00:00Z">
        <w:r>
          <w:rPr>
            <w:rStyle w:val="DecValTok"/>
          </w:rPr>
          <w:delText xml:space="preserve">6</w:delText>
        </w:r>
      </w:del>
      <w:del w:id="526" w:author="PR Preview" w:date="2026-01-01T00:00:00Z">
        <w:r>
          <w:rPr>
            <w:rStyle w:val="NormalTok"/>
          </w:rPr>
          <w:delText xml:space="preserve">)</w:delText>
        </w:r>
      </w:del>
      <w:del w:id="527" w:author="PR Preview" w:date="2026-01-01T00:00:00Z">
        <w:r>
          <w:br/>
        </w:r>
      </w:del>
      <w:del w:id="528" w:author="PR Preview" w:date="2026-01-01T00:00:00Z">
        <w:r>
          <w:rPr>
            <w:rStyle w:val="NormalTok"/>
          </w:rPr>
          <w:delText xml:space="preserve">))</w:delText>
        </w:r>
      </w:del>
    </w:p>
    <w:p>
      <w:pPr>
        <w:pStyle w:val="SourceCode"/>
      </w:pPr>
      <w:ins w:id="529" w:author="PR Preview" w:date="2026-01-01T00:00:00Z">
        <w:r>
          <w:rPr>
            <w:rStyle w:val="NormalTok"/>
          </w:rPr>
          <w:t xml:space="preserve">p </w:t>
        </w:r>
      </w:ins>
      <w:ins w:id="530" w:author="PR Preview" w:date="2026-01-01T00:00:00Z">
        <w:r>
          <w:rPr>
            <w:rStyle w:val="OtherTok"/>
          </w:rPr>
          <w:t xml:space="preserve">&lt;-</w:t>
        </w:r>
      </w:ins>
      <w:ins w:id="531" w:author="PR Preview" w:date="2026-01-01T00:00:00Z">
        <w:r>
          <w:rPr>
            <w:rStyle w:val="NormalTok"/>
          </w:rPr>
          <w:t xml:space="preserve"> </w:t>
        </w:r>
      </w:ins>
      <w:ins w:id="532" w:author="PR Preview" w:date="2026-01-01T00:00:00Z">
        <w:r>
          <w:rPr>
            <w:rStyle w:val="FloatTok"/>
          </w:rPr>
          <w:t xml:space="preserve">0.4</w:t>
        </w:r>
      </w:ins>
      <w:ins w:id="533" w:author="PR Preview" w:date="2026-01-01T00:00:00Z">
        <w:r>
          <w:br/>
        </w:r>
      </w:ins>
      <w:ins w:id="534" w:author="PR Preview" w:date="2026-01-01T00:00:00Z">
        <w:r>
          <w:rPr>
            <w:rStyle w:val="NormalTok"/>
          </w:rPr>
          <w:t xml:space="preserve">exact_sum </w:t>
        </w:r>
      </w:ins>
      <w:ins w:id="535" w:author="PR Preview" w:date="2026-01-01T00:00:00Z">
        <w:r>
          <w:rPr>
            <w:rStyle w:val="OtherTok"/>
          </w:rPr>
          <w:t xml:space="preserve">&lt;-</w:t>
        </w:r>
      </w:ins>
      <w:ins w:id="536" w:author="PR Preview" w:date="2026-01-01T00:00:00Z">
        <w:r>
          <w:rPr>
            <w:rStyle w:val="NormalTok"/>
          </w:rPr>
          <w:t xml:space="preserve"> </w:t>
        </w:r>
      </w:ins>
      <w:ins w:id="537" w:author="PR Preview" w:date="2026-01-01T00:00:00Z">
        <w:r>
          <w:rPr>
            <w:rStyle w:val="DecValTok"/>
          </w:rPr>
          <w:t xml:space="preserve">2</w:t>
        </w:r>
      </w:ins>
      <w:ins w:id="538" w:author="PR Preview" w:date="2026-01-01T00:00:00Z">
        <w:r>
          <w:rPr>
            <w:rStyle w:val="NormalTok"/>
          </w:rPr>
          <w:t xml:space="preserve"> </w:t>
        </w:r>
      </w:ins>
      <w:ins w:id="539" w:author="PR Preview" w:date="2026-01-01T00:00:00Z">
        <w:r>
          <w:rPr>
            <w:rStyle w:val="SpecialCharTok"/>
          </w:rPr>
          <w:t xml:space="preserve">*</w:t>
        </w:r>
      </w:ins>
      <w:ins w:id="540" w:author="PR Preview" w:date="2026-01-01T00:00:00Z">
        <w:r>
          <w:rPr>
            <w:rStyle w:val="NormalTok"/>
          </w:rPr>
          <w:t xml:space="preserve"> p </w:t>
        </w:r>
      </w:ins>
      <w:ins w:id="541" w:author="PR Preview" w:date="2026-01-01T00:00:00Z">
        <w:r>
          <w:rPr>
            <w:rStyle w:val="SpecialCharTok"/>
          </w:rPr>
          <w:t xml:space="preserve">/</w:t>
        </w:r>
      </w:ins>
      <w:ins w:id="542" w:author="PR Preview" w:date="2026-01-01T00:00:00Z">
        <w:r>
          <w:rPr>
            <w:rStyle w:val="NormalTok"/>
          </w:rPr>
          <w:t xml:space="preserve"> (</w:t>
        </w:r>
      </w:ins>
      <w:ins w:id="543" w:author="PR Preview" w:date="2026-01-01T00:00:00Z">
        <w:r>
          <w:rPr>
            <w:rStyle w:val="DecValTok"/>
          </w:rPr>
          <w:t xml:space="preserve">1</w:t>
        </w:r>
      </w:ins>
      <w:ins w:id="544" w:author="PR Preview" w:date="2026-01-01T00:00:00Z">
        <w:r>
          <w:rPr>
            <w:rStyle w:val="NormalTok"/>
          </w:rPr>
          <w:t xml:space="preserve"> </w:t>
        </w:r>
      </w:ins>
      <w:ins w:id="545" w:author="PR Preview" w:date="2026-01-01T00:00:00Z">
        <w:r>
          <w:rPr>
            <w:rStyle w:val="SpecialCharTok"/>
          </w:rPr>
          <w:t xml:space="preserve">-</w:t>
        </w:r>
      </w:ins>
      <w:ins w:id="546" w:author="PR Preview" w:date="2026-01-01T00:00:00Z">
        <w:r>
          <w:rPr>
            <w:rStyle w:val="NormalTok"/>
          </w:rPr>
          <w:t xml:space="preserve"> p)</w:t>
        </w:r>
      </w:ins>
      <w:ins w:id="547" w:author="PR Preview" w:date="2026-01-01T00:00:00Z">
        <w:r>
          <w:br/>
        </w:r>
      </w:ins>
      <w:ins w:id="548" w:author="PR Preview" w:date="2026-01-01T00:00:00Z">
        <w:r>
          <w:br/>
        </w:r>
      </w:ins>
      <w:ins w:id="549" w:author="PR Preview" w:date="2026-01-01T00:00:00Z">
        <w:r>
          <w:rPr>
            <w:rStyle w:val="NormalTok"/>
          </w:rPr>
          <w:t xml:space="preserve">n_trunc </w:t>
        </w:r>
      </w:ins>
      <w:ins w:id="550" w:author="PR Preview" w:date="2026-01-01T00:00:00Z">
        <w:r>
          <w:rPr>
            <w:rStyle w:val="OtherTok"/>
          </w:rPr>
          <w:t xml:space="preserve">&lt;-</w:t>
        </w:r>
      </w:ins>
      <w:ins w:id="551" w:author="PR Preview" w:date="2026-01-01T00:00:00Z">
        <w:r>
          <w:rPr>
            <w:rStyle w:val="NormalTok"/>
          </w:rPr>
          <w:t xml:space="preserve"> </w:t>
        </w:r>
      </w:ins>
      <w:ins w:id="552" w:author="PR Preview" w:date="2026-01-01T00:00:00Z">
        <w:r>
          <w:rPr>
            <w:rStyle w:val="DecValTok"/>
          </w:rPr>
          <w:t xml:space="preserve">500</w:t>
        </w:r>
      </w:ins>
      <w:ins w:id="553" w:author="PR Preview" w:date="2026-01-01T00:00:00Z">
        <w:r>
          <w:br/>
        </w:r>
      </w:ins>
      <w:ins w:id="554" w:author="PR Preview" w:date="2026-01-01T00:00:00Z">
        <w:r>
          <w:rPr>
            <w:rStyle w:val="NormalTok"/>
          </w:rPr>
          <w:t xml:space="preserve">support </w:t>
        </w:r>
      </w:ins>
      <w:ins w:id="555" w:author="PR Preview" w:date="2026-01-01T00:00:00Z">
        <w:r>
          <w:rPr>
            <w:rStyle w:val="OtherTok"/>
          </w:rPr>
          <w:t xml:space="preserve">&lt;-</w:t>
        </w:r>
      </w:ins>
      <w:ins w:id="556" w:author="PR Preview" w:date="2026-01-01T00:00:00Z">
        <w:r>
          <w:rPr>
            <w:rStyle w:val="NormalTok"/>
          </w:rPr>
          <w:t xml:space="preserve"> </w:t>
        </w:r>
      </w:ins>
      <w:ins w:id="557" w:author="PR Preview" w:date="2026-01-01T00:00:00Z">
        <w:r>
          <w:rPr>
            <w:rStyle w:val="DecValTok"/>
          </w:rPr>
          <w:t xml:space="preserve">0</w:t>
        </w:r>
      </w:ins>
      <w:ins w:id="558" w:author="PR Preview" w:date="2026-01-01T00:00:00Z">
        <w:r>
          <w:rPr>
            <w:rStyle w:val="SpecialCharTok"/>
          </w:rPr>
          <w:t xml:space="preserve">:</w:t>
        </w:r>
      </w:ins>
      <w:ins w:id="559" w:author="PR Preview" w:date="2026-01-01T00:00:00Z">
        <w:r>
          <w:rPr>
            <w:rStyle w:val="NormalTok"/>
          </w:rPr>
          <w:t xml:space="preserve">n_trunc</w:t>
        </w:r>
      </w:ins>
      <w:ins w:id="560" w:author="PR Preview" w:date="2026-01-01T00:00:00Z">
        <w:r>
          <w:br/>
        </w:r>
      </w:ins>
      <w:ins w:id="561" w:author="PR Preview" w:date="2026-01-01T00:00:00Z">
        <w:r>
          <w:rPr>
            <w:rStyle w:val="NormalTok"/>
          </w:rPr>
          <w:t xml:space="preserve">joint_pmf_fn </w:t>
        </w:r>
      </w:ins>
      <w:ins w:id="562" w:author="PR Preview" w:date="2026-01-01T00:00:00Z">
        <w:r>
          <w:rPr>
            <w:rStyle w:val="OtherTok"/>
          </w:rPr>
          <w:t xml:space="preserve">&lt;-</w:t>
        </w:r>
      </w:ins>
      <w:ins w:id="563" w:author="PR Preview" w:date="2026-01-01T00:00:00Z">
        <w:r>
          <w:rPr>
            <w:rStyle w:val="NormalTok"/>
          </w:rPr>
          <w:t xml:space="preserve"> </w:t>
        </w:r>
      </w:ins>
      <w:ins w:id="564" w:author="PR Preview" w:date="2026-01-01T00:00:00Z">
        <w:r>
          <w:rPr>
            <w:rStyle w:val="ControlFlowTok"/>
          </w:rPr>
          <w:t xml:space="preserve">function</w:t>
        </w:r>
      </w:ins>
      <w:ins w:id="565" w:author="PR Preview" w:date="2026-01-01T00:00:00Z">
        <w:r>
          <w:rPr>
            <w:rStyle w:val="NormalTok"/>
          </w:rPr>
          <w:t xml:space="preserve">(x, y) (</w:t>
        </w:r>
      </w:ins>
      <w:ins w:id="566" w:author="PR Preview" w:date="2026-01-01T00:00:00Z">
        <w:r>
          <w:rPr>
            <w:rStyle w:val="DecValTok"/>
          </w:rPr>
          <w:t xml:space="preserve">1</w:t>
        </w:r>
      </w:ins>
      <w:ins w:id="567" w:author="PR Preview" w:date="2026-01-01T00:00:00Z">
        <w:r>
          <w:rPr>
            <w:rStyle w:val="NormalTok"/>
          </w:rPr>
          <w:t xml:space="preserve"> </w:t>
        </w:r>
      </w:ins>
      <w:ins w:id="568" w:author="PR Preview" w:date="2026-01-01T00:00:00Z">
        <w:r>
          <w:rPr>
            <w:rStyle w:val="SpecialCharTok"/>
          </w:rPr>
          <w:t xml:space="preserve">-</w:t>
        </w:r>
      </w:ins>
      <w:ins w:id="569" w:author="PR Preview" w:date="2026-01-01T00:00:00Z">
        <w:r>
          <w:rPr>
            <w:rStyle w:val="NormalTok"/>
          </w:rPr>
          <w:t xml:space="preserve"> p)</w:t>
        </w:r>
      </w:ins>
      <w:ins w:id="570" w:author="PR Preview" w:date="2026-01-01T00:00:00Z">
        <w:r>
          <w:rPr>
            <w:rStyle w:val="SpecialCharTok"/>
          </w:rPr>
          <w:t xml:space="preserve">^</w:t>
        </w:r>
      </w:ins>
      <w:ins w:id="571" w:author="PR Preview" w:date="2026-01-01T00:00:00Z">
        <w:r>
          <w:rPr>
            <w:rStyle w:val="DecValTok"/>
          </w:rPr>
          <w:t xml:space="preserve">2</w:t>
        </w:r>
      </w:ins>
      <w:ins w:id="572" w:author="PR Preview" w:date="2026-01-01T00:00:00Z">
        <w:r>
          <w:rPr>
            <w:rStyle w:val="NormalTok"/>
          </w:rPr>
          <w:t xml:space="preserve"> </w:t>
        </w:r>
      </w:ins>
      <w:ins w:id="573" w:author="PR Preview" w:date="2026-01-01T00:00:00Z">
        <w:r>
          <w:rPr>
            <w:rStyle w:val="SpecialCharTok"/>
          </w:rPr>
          <w:t xml:space="preserve">*</w:t>
        </w:r>
      </w:ins>
      <w:ins w:id="574" w:author="PR Preview" w:date="2026-01-01T00:00:00Z">
        <w:r>
          <w:rPr>
            <w:rStyle w:val="NormalTok"/>
          </w:rPr>
          <w:t xml:space="preserve"> p</w:t>
        </w:r>
      </w:ins>
      <w:ins w:id="575" w:author="PR Preview" w:date="2026-01-01T00:00:00Z">
        <w:r>
          <w:rPr>
            <w:rStyle w:val="SpecialCharTok"/>
          </w:rPr>
          <w:t xml:space="preserve">^</w:t>
        </w:r>
      </w:ins>
      <w:ins w:id="576" w:author="PR Preview" w:date="2026-01-01T00:00:00Z">
        <w:r>
          <w:rPr>
            <w:rStyle w:val="NormalTok"/>
          </w:rPr>
          <w:t xml:space="preserve">(x </w:t>
        </w:r>
      </w:ins>
      <w:ins w:id="577" w:author="PR Preview" w:date="2026-01-01T00:00:00Z">
        <w:r>
          <w:rPr>
            <w:rStyle w:val="SpecialCharTok"/>
          </w:rPr>
          <w:t xml:space="preserve">+</w:t>
        </w:r>
      </w:ins>
      <w:ins w:id="578" w:author="PR Preview" w:date="2026-01-01T00:00:00Z">
        <w:r>
          <w:rPr>
            <w:rStyle w:val="NormalTok"/>
          </w:rPr>
          <w:t xml:space="preserve"> y)</w:t>
        </w:r>
      </w:ins>
      <w:ins w:id="579" w:author="PR Preview" w:date="2026-01-01T00:00:00Z">
        <w:r>
          <w:br/>
        </w:r>
      </w:ins>
      <w:ins w:id="580" w:author="PR Preview" w:date="2026-01-01T00:00:00Z">
        <w:r>
          <w:rPr>
            <w:rStyle w:val="NormalTok"/>
          </w:rPr>
          <w:t xml:space="preserve">joint_probs </w:t>
        </w:r>
      </w:ins>
      <w:ins w:id="581" w:author="PR Preview" w:date="2026-01-01T00:00:00Z">
        <w:r>
          <w:rPr>
            <w:rStyle w:val="OtherTok"/>
          </w:rPr>
          <w:t xml:space="preserve">&lt;-</w:t>
        </w:r>
      </w:ins>
      <w:ins w:id="582" w:author="PR Preview" w:date="2026-01-01T00:00:00Z">
        <w:r>
          <w:rPr>
            <w:rStyle w:val="NormalTok"/>
          </w:rPr>
          <w:t xml:space="preserve"> </w:t>
        </w:r>
      </w:ins>
      <w:ins w:id="583" w:author="PR Preview" w:date="2026-01-01T00:00:00Z">
        <w:r>
          <w:rPr>
            <w:rStyle w:val="FunctionTok"/>
          </w:rPr>
          <w:t xml:space="preserve">outer</w:t>
        </w:r>
      </w:ins>
      <w:ins w:id="584" w:author="PR Preview" w:date="2026-01-01T00:00:00Z">
        <w:r>
          <w:rPr>
            <w:rStyle w:val="NormalTok"/>
          </w:rPr>
          <w:t xml:space="preserve">(support, support, joint_pmf_fn)</w:t>
        </w:r>
      </w:ins>
      <w:ins w:id="585" w:author="PR Preview" w:date="2026-01-01T00:00:00Z">
        <w:r>
          <w:br/>
        </w:r>
      </w:ins>
      <w:ins w:id="586" w:author="PR Preview" w:date="2026-01-01T00:00:00Z">
        <w:r>
          <w:rPr>
            <w:rStyle w:val="NormalTok"/>
          </w:rPr>
          <w:t xml:space="preserve">h_vals </w:t>
        </w:r>
      </w:ins>
      <w:ins w:id="587" w:author="PR Preview" w:date="2026-01-01T00:00:00Z">
        <w:r>
          <w:rPr>
            <w:rStyle w:val="OtherTok"/>
          </w:rPr>
          <w:t xml:space="preserve">&lt;-</w:t>
        </w:r>
      </w:ins>
      <w:ins w:id="588" w:author="PR Preview" w:date="2026-01-01T00:00:00Z">
        <w:r>
          <w:rPr>
            <w:rStyle w:val="NormalTok"/>
          </w:rPr>
          <w:t xml:space="preserve"> </w:t>
        </w:r>
      </w:ins>
      <w:ins w:id="589" w:author="PR Preview" w:date="2026-01-01T00:00:00Z">
        <w:r>
          <w:rPr>
            <w:rStyle w:val="FunctionTok"/>
          </w:rPr>
          <w:t xml:space="preserve">outer</w:t>
        </w:r>
      </w:ins>
      <w:ins w:id="590" w:author="PR Preview" w:date="2026-01-01T00:00:00Z">
        <w:r>
          <w:rPr>
            <w:rStyle w:val="NormalTok"/>
          </w:rPr>
          <w:t xml:space="preserve">(support, support, </w:t>
        </w:r>
      </w:ins>
      <w:ins w:id="591" w:author="PR Preview" w:date="2026-01-01T00:00:00Z">
        <w:r>
          <w:rPr>
            <w:rStyle w:val="ControlFlowTok"/>
          </w:rPr>
          <w:t xml:space="preserve">function</w:t>
        </w:r>
      </w:ins>
      <w:ins w:id="592" w:author="PR Preview" w:date="2026-01-01T00:00:00Z">
        <w:r>
          <w:rPr>
            <w:rStyle w:val="NormalTok"/>
          </w:rPr>
          <w:t xml:space="preserve">(x, y) x </w:t>
        </w:r>
      </w:ins>
      <w:ins w:id="593" w:author="PR Preview" w:date="2026-01-01T00:00:00Z">
        <w:r>
          <w:rPr>
            <w:rStyle w:val="SpecialCharTok"/>
          </w:rPr>
          <w:t xml:space="preserve">+</w:t>
        </w:r>
      </w:ins>
      <w:ins w:id="594" w:author="PR Preview" w:date="2026-01-01T00:00:00Z">
        <w:r>
          <w:rPr>
            <w:rStyle w:val="NormalTok"/>
          </w:rPr>
          <w:t xml:space="preserve"> y)</w:t>
        </w:r>
      </w:ins>
      <w:ins w:id="595" w:author="PR Preview" w:date="2026-01-01T00:00:00Z">
        <w:r>
          <w:br/>
        </w:r>
      </w:ins>
      <w:ins w:id="596" w:author="PR Preview" w:date="2026-01-01T00:00:00Z">
        <w:r>
          <w:br/>
        </w:r>
      </w:ins>
      <w:ins w:id="597" w:author="PR Preview" w:date="2026-01-01T00:00:00Z">
        <w:r>
          <w:rPr>
            <w:rStyle w:val="NormalTok"/>
          </w:rPr>
          <w:t xml:space="preserve">sum_y_first </w:t>
        </w:r>
      </w:ins>
      <w:ins w:id="598" w:author="PR Preview" w:date="2026-01-01T00:00:00Z">
        <w:r>
          <w:rPr>
            <w:rStyle w:val="OtherTok"/>
          </w:rPr>
          <w:t xml:space="preserve">&lt;-</w:t>
        </w:r>
      </w:ins>
      <w:ins w:id="599" w:author="PR Preview" w:date="2026-01-01T00:00:00Z">
        <w:r>
          <w:rPr>
            <w:rStyle w:val="NormalTok"/>
          </w:rPr>
          <w:t xml:space="preserve"> </w:t>
        </w:r>
      </w:ins>
      <w:ins w:id="600" w:author="PR Preview" w:date="2026-01-01T00:00:00Z">
        <w:r>
          <w:rPr>
            <w:rStyle w:val="FunctionTok"/>
          </w:rPr>
          <w:t xml:space="preserve">sum</w:t>
        </w:r>
      </w:ins>
      <w:ins w:id="601" w:author="PR Preview" w:date="2026-01-01T00:00:00Z">
        <w:r>
          <w:rPr>
            <w:rStyle w:val="NormalTok"/>
          </w:rPr>
          <w:t xml:space="preserve">(</w:t>
        </w:r>
      </w:ins>
      <w:ins w:id="602" w:author="PR Preview" w:date="2026-01-01T00:00:00Z">
        <w:r>
          <w:rPr>
            <w:rStyle w:val="FunctionTok"/>
          </w:rPr>
          <w:t xml:space="preserve">rowSums</w:t>
        </w:r>
      </w:ins>
      <w:ins w:id="603" w:author="PR Preview" w:date="2026-01-01T00:00:00Z">
        <w:r>
          <w:rPr>
            <w:rStyle w:val="NormalTok"/>
          </w:rPr>
          <w:t xml:space="preserve">(h_vals </w:t>
        </w:r>
      </w:ins>
      <w:ins w:id="604" w:author="PR Preview" w:date="2026-01-01T00:00:00Z">
        <w:r>
          <w:rPr>
            <w:rStyle w:val="SpecialCharTok"/>
          </w:rPr>
          <w:t xml:space="preserve">*</w:t>
        </w:r>
      </w:ins>
      <w:ins w:id="605" w:author="PR Preview" w:date="2026-01-01T00:00:00Z">
        <w:r>
          <w:rPr>
            <w:rStyle w:val="NormalTok"/>
          </w:rPr>
          <w:t xml:space="preserve"> joint_probs))</w:t>
        </w:r>
      </w:ins>
      <w:ins w:id="606" w:author="PR Preview" w:date="2026-01-01T00:00:00Z">
        <w:r>
          <w:br/>
        </w:r>
      </w:ins>
      <w:ins w:id="607" w:author="PR Preview" w:date="2026-01-01T00:00:00Z">
        <w:r>
          <w:rPr>
            <w:rStyle w:val="NormalTok"/>
          </w:rPr>
          <w:t xml:space="preserve">sum_x_first </w:t>
        </w:r>
      </w:ins>
      <w:ins w:id="608" w:author="PR Preview" w:date="2026-01-01T00:00:00Z">
        <w:r>
          <w:rPr>
            <w:rStyle w:val="OtherTok"/>
          </w:rPr>
          <w:t xml:space="preserve">&lt;-</w:t>
        </w:r>
      </w:ins>
      <w:ins w:id="609" w:author="PR Preview" w:date="2026-01-01T00:00:00Z">
        <w:r>
          <w:rPr>
            <w:rStyle w:val="NormalTok"/>
          </w:rPr>
          <w:t xml:space="preserve"> </w:t>
        </w:r>
      </w:ins>
      <w:ins w:id="610" w:author="PR Preview" w:date="2026-01-01T00:00:00Z">
        <w:r>
          <w:rPr>
            <w:rStyle w:val="FunctionTok"/>
          </w:rPr>
          <w:t xml:space="preserve">sum</w:t>
        </w:r>
      </w:ins>
      <w:ins w:id="611" w:author="PR Preview" w:date="2026-01-01T00:00:00Z">
        <w:r>
          <w:rPr>
            <w:rStyle w:val="NormalTok"/>
          </w:rPr>
          <w:t xml:space="preserve">(</w:t>
        </w:r>
      </w:ins>
      <w:ins w:id="612" w:author="PR Preview" w:date="2026-01-01T00:00:00Z">
        <w:r>
          <w:rPr>
            <w:rStyle w:val="FunctionTok"/>
          </w:rPr>
          <w:t xml:space="preserve">colSums</w:t>
        </w:r>
      </w:ins>
      <w:ins w:id="613" w:author="PR Preview" w:date="2026-01-01T00:00:00Z">
        <w:r>
          <w:rPr>
            <w:rStyle w:val="NormalTok"/>
          </w:rPr>
          <w:t xml:space="preserve">(h_vals </w:t>
        </w:r>
      </w:ins>
      <w:ins w:id="614" w:author="PR Preview" w:date="2026-01-01T00:00:00Z">
        <w:r>
          <w:rPr>
            <w:rStyle w:val="SpecialCharTok"/>
          </w:rPr>
          <w:t xml:space="preserve">*</w:t>
        </w:r>
      </w:ins>
      <w:ins w:id="615" w:author="PR Preview" w:date="2026-01-01T00:00:00Z">
        <w:r>
          <w:rPr>
            <w:rStyle w:val="NormalTok"/>
          </w:rPr>
          <w:t xml:space="preserve"> joint_probs))</w:t>
        </w:r>
      </w:ins>
      <w:ins w:id="616" w:author="PR Preview" w:date="2026-01-01T00:00:00Z">
        <w:r>
          <w:br/>
        </w:r>
      </w:ins>
      <w:ins w:id="617" w:author="PR Preview" w:date="2026-01-01T00:00:00Z">
        <w:r>
          <w:br/>
        </w:r>
      </w:ins>
      <w:ins w:id="618" w:author="PR Preview" w:date="2026-01-01T00:00:00Z">
        <w:r>
          <w:rPr>
            <w:rStyle w:val="NormalTok"/>
          </w:rPr>
          <w:t xml:space="preserve">pander</w:t>
        </w:r>
      </w:ins>
      <w:ins w:id="619" w:author="PR Preview" w:date="2026-01-01T00:00:00Z">
        <w:r>
          <w:rPr>
            <w:rStyle w:val="SpecialCharTok"/>
          </w:rPr>
          <w:t xml:space="preserve">::</w:t>
        </w:r>
      </w:ins>
      <w:ins w:id="620" w:author="PR Preview" w:date="2026-01-01T00:00:00Z">
        <w:r>
          <w:rPr>
            <w:rStyle w:val="FunctionTok"/>
          </w:rPr>
          <w:t xml:space="preserve">pander</w:t>
        </w:r>
      </w:ins>
      <w:ins w:id="621" w:author="PR Preview" w:date="2026-01-01T00:00:00Z">
        <w:r>
          <w:rPr>
            <w:rStyle w:val="NormalTok"/>
          </w:rPr>
          <w:t xml:space="preserve">(tibble</w:t>
        </w:r>
      </w:ins>
      <w:ins w:id="622" w:author="PR Preview" w:date="2026-01-01T00:00:00Z">
        <w:r>
          <w:rPr>
            <w:rStyle w:val="SpecialCharTok"/>
          </w:rPr>
          <w:t xml:space="preserve">::</w:t>
        </w:r>
      </w:ins>
      <w:ins w:id="623" w:author="PR Preview" w:date="2026-01-01T00:00:00Z">
        <w:r>
          <w:rPr>
            <w:rStyle w:val="FunctionTok"/>
          </w:rPr>
          <w:t xml:space="preserve">tibble</w:t>
        </w:r>
      </w:ins>
      <w:ins w:id="624" w:author="PR Preview" w:date="2026-01-01T00:00:00Z">
        <w:r>
          <w:rPr>
            <w:rStyle w:val="NormalTok"/>
          </w:rPr>
          <w:t xml:space="preserve">(</w:t>
        </w:r>
      </w:ins>
      <w:ins w:id="625" w:author="PR Preview" w:date="2026-01-01T00:00:00Z">
        <w:r>
          <w:br/>
        </w:r>
      </w:ins>
      <w:ins w:id="626" w:author="PR Preview" w:date="2026-01-01T00:00:00Z">
        <w:r>
          <w:rPr>
            <w:rStyle w:val="NormalTok"/>
          </w:rPr>
          <w:t xml:space="preserve">  </w:t>
        </w:r>
      </w:ins>
      <w:ins w:id="627" w:author="PR Preview" w:date="2026-01-01T00:00:00Z">
        <w:r>
          <w:rPr>
            <w:rStyle w:val="AttributeTok"/>
          </w:rPr>
          <w:t xml:space="preserve">quantity =</w:t>
        </w:r>
      </w:ins>
      <w:ins w:id="628" w:author="PR Preview" w:date="2026-01-01T00:00:00Z">
        <w:r>
          <w:rPr>
            <w:rStyle w:val="NormalTok"/>
          </w:rPr>
          <w:t xml:space="preserve"> </w:t>
        </w:r>
      </w:ins>
      <w:ins w:id="629" w:author="PR Preview" w:date="2026-01-01T00:00:00Z">
        <w:r>
          <w:rPr>
            <w:rStyle w:val="FunctionTok"/>
          </w:rPr>
          <w:t xml:space="preserve">c</w:t>
        </w:r>
      </w:ins>
      <w:ins w:id="630" w:author="PR Preview" w:date="2026-01-01T00:00:00Z">
        <w:r>
          <w:rPr>
            <w:rStyle w:val="NormalTok"/>
          </w:rPr>
          <w:t xml:space="preserve">(</w:t>
        </w:r>
      </w:ins>
      <w:ins w:id="631" w:author="PR Preview" w:date="2026-01-01T00:00:00Z">
        <w:r>
          <w:rPr>
            <w:rStyle w:val="StringTok"/>
          </w:rPr>
          <w:t xml:space="preserve">"exact (closed form)"</w:t>
        </w:r>
      </w:ins>
      <w:ins w:id="632" w:author="PR Preview" w:date="2026-01-01T00:00:00Z">
        <w:r>
          <w:rPr>
            <w:rStyle w:val="NormalTok"/>
          </w:rPr>
          <w:t xml:space="preserve">, </w:t>
        </w:r>
      </w:ins>
      <w:ins w:id="633" w:author="PR Preview" w:date="2026-01-01T00:00:00Z">
        <w:r>
          <w:rPr>
            <w:rStyle w:val="StringTok"/>
          </w:rPr>
          <w:t xml:space="preserve">"sum over y first, then x"</w:t>
        </w:r>
      </w:ins>
      <w:ins w:id="634" w:author="PR Preview" w:date="2026-01-01T00:00:00Z">
        <w:r>
          <w:rPr>
            <w:rStyle w:val="NormalTok"/>
          </w:rPr>
          <w:t xml:space="preserve">,</w:t>
        </w:r>
      </w:ins>
      <w:ins w:id="635" w:author="PR Preview" w:date="2026-01-01T00:00:00Z">
        <w:r>
          <w:br/>
        </w:r>
      </w:ins>
      <w:ins w:id="636" w:author="PR Preview" w:date="2026-01-01T00:00:00Z">
        <w:r>
          <w:rPr>
            <w:rStyle w:val="NormalTok"/>
          </w:rPr>
          <w:t xml:space="preserve">               </w:t>
        </w:r>
      </w:ins>
      <w:ins w:id="637" w:author="PR Preview" w:date="2026-01-01T00:00:00Z">
        <w:r>
          <w:rPr>
            <w:rStyle w:val="StringTok"/>
          </w:rPr>
          <w:t xml:space="preserve">"sum over x first, then y"</w:t>
        </w:r>
      </w:ins>
      <w:ins w:id="638" w:author="PR Preview" w:date="2026-01-01T00:00:00Z">
        <w:r>
          <w:rPr>
            <w:rStyle w:val="NormalTok"/>
          </w:rPr>
          <w:t xml:space="preserve">),</w:t>
        </w:r>
      </w:ins>
      <w:ins w:id="639" w:author="PR Preview" w:date="2026-01-01T00:00:00Z">
        <w:r>
          <w:br/>
        </w:r>
      </w:ins>
      <w:ins w:id="640" w:author="PR Preview" w:date="2026-01-01T00:00:00Z">
        <w:r>
          <w:rPr>
            <w:rStyle w:val="NormalTok"/>
          </w:rPr>
          <w:t xml:space="preserve">  </w:t>
        </w:r>
      </w:ins>
      <w:ins w:id="641" w:author="PR Preview" w:date="2026-01-01T00:00:00Z">
        <w:r>
          <w:rPr>
            <w:rStyle w:val="AttributeTok"/>
          </w:rPr>
          <w:t xml:space="preserve">value =</w:t>
        </w:r>
      </w:ins>
      <w:ins w:id="642" w:author="PR Preview" w:date="2026-01-01T00:00:00Z">
        <w:r>
          <w:rPr>
            <w:rStyle w:val="NormalTok"/>
          </w:rPr>
          <w:t xml:space="preserve"> </w:t>
        </w:r>
      </w:ins>
      <w:ins w:id="643" w:author="PR Preview" w:date="2026-01-01T00:00:00Z">
        <w:r>
          <w:rPr>
            <w:rStyle w:val="FunctionTok"/>
          </w:rPr>
          <w:t xml:space="preserve">round</w:t>
        </w:r>
      </w:ins>
      <w:ins w:id="644" w:author="PR Preview" w:date="2026-01-01T00:00:00Z">
        <w:r>
          <w:rPr>
            <w:rStyle w:val="NormalTok"/>
          </w:rPr>
          <w:t xml:space="preserve">(</w:t>
        </w:r>
      </w:ins>
      <w:ins w:id="645" w:author="PR Preview" w:date="2026-01-01T00:00:00Z">
        <w:r>
          <w:rPr>
            <w:rStyle w:val="FunctionTok"/>
          </w:rPr>
          <w:t xml:space="preserve">c</w:t>
        </w:r>
      </w:ins>
      <w:ins w:id="646" w:author="PR Preview" w:date="2026-01-01T00:00:00Z">
        <w:r>
          <w:rPr>
            <w:rStyle w:val="NormalTok"/>
          </w:rPr>
          <w:t xml:space="preserve">(exact_sum, sum_y_first, sum_x_first), </w:t>
        </w:r>
      </w:ins>
      <w:ins w:id="647" w:author="PR Preview" w:date="2026-01-01T00:00:00Z">
        <w:r>
          <w:rPr>
            <w:rStyle w:val="DecValTok"/>
          </w:rPr>
          <w:t xml:space="preserve">6</w:t>
        </w:r>
      </w:ins>
      <w:ins w:id="648" w:author="PR Preview" w:date="2026-01-01T00:00:00Z">
        <w:r>
          <w:rPr>
            <w:rStyle w:val="NormalTok"/>
          </w:rPr>
          <w:t xml:space="preserve">)</w:t>
        </w:r>
      </w:ins>
      <w:ins w:id="649" w:author="PR Preview" w:date="2026-01-01T00:00:00Z">
        <w:r>
          <w:br/>
        </w:r>
      </w:ins>
      <w:ins w:id="650" w:author="PR Preview" w:date="2026-01-01T00:00:00Z">
        <w:r>
          <w:rPr>
            <w:rStyle w:val="NormalTok"/>
          </w:rPr>
          <w:t xml:space="preserve">))</w:t>
        </w:r>
      </w:ins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8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8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8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del w:id="651" w:author="PR Preview" w:date="2026-01-01T00:00:00Z">
        <w:r>
          <w:rPr>
            <w:rStyle w:val="NormalTok"/>
          </w:rPr>
          <w:delText xml:space="preserve">q </w:delText>
        </w:r>
      </w:del>
      <w:del w:id="652" w:author="PR Preview" w:date="2026-01-01T00:00:00Z">
        <w:r>
          <w:rPr>
            <w:rStyle w:val="OtherTok"/>
          </w:rPr>
          <w:delText xml:space="preserve">&lt;-</w:delText>
        </w:r>
      </w:del>
      <w:del w:id="653" w:author="PR Preview" w:date="2026-01-01T00:00:00Z">
        <w:r>
          <w:rPr>
            <w:rStyle w:val="NormalTok"/>
          </w:rPr>
          <w:delText xml:space="preserve"> </w:delText>
        </w:r>
      </w:del>
      <w:del w:id="654" w:author="PR Preview" w:date="2026-01-01T00:00:00Z">
        <w:r>
          <w:rPr>
            <w:rStyle w:val="FloatTok"/>
          </w:rPr>
          <w:delText xml:space="preserve">0.5</w:delText>
        </w:r>
      </w:del>
      <w:del w:id="655" w:author="PR Preview" w:date="2026-01-01T00:00:00Z">
        <w:r>
          <w:br/>
        </w:r>
      </w:del>
      <w:del w:id="656" w:author="PR Preview" w:date="2026-01-01T00:00:00Z">
        <w:r>
          <w:rPr>
            <w:rStyle w:val="NormalTok"/>
          </w:rPr>
          <w:delText xml:space="preserve">exact_ex </w:delText>
        </w:r>
      </w:del>
      <w:del w:id="657" w:author="PR Preview" w:date="2026-01-01T00:00:00Z">
        <w:r>
          <w:rPr>
            <w:rStyle w:val="OtherTok"/>
          </w:rPr>
          <w:delText xml:space="preserve">&lt;-</w:delText>
        </w:r>
      </w:del>
      <w:del w:id="658" w:author="PR Preview" w:date="2026-01-01T00:00:00Z">
        <w:r>
          <w:rPr>
            <w:rStyle w:val="NormalTok"/>
          </w:rPr>
          <w:delText xml:space="preserve"> </w:delText>
        </w:r>
      </w:del>
      <w:del w:id="659" w:author="PR Preview" w:date="2026-01-01T00:00:00Z">
        <w:r>
          <w:rPr>
            <w:rStyle w:val="DecValTok"/>
          </w:rPr>
          <w:delText xml:space="preserve">1</w:delText>
        </w:r>
      </w:del>
      <w:del w:id="660" w:author="PR Preview" w:date="2026-01-01T00:00:00Z">
        <w:r>
          <w:rPr>
            <w:rStyle w:val="NormalTok"/>
          </w:rPr>
          <w:delText xml:space="preserve"> </w:delText>
        </w:r>
      </w:del>
      <w:del w:id="661" w:author="PR Preview" w:date="2026-01-01T00:00:00Z">
        <w:r>
          <w:rPr>
            <w:rStyle w:val="SpecialCharTok"/>
          </w:rPr>
          <w:delText xml:space="preserve">/</w:delText>
        </w:r>
      </w:del>
      <w:del w:id="662" w:author="PR Preview" w:date="2026-01-01T00:00:00Z">
        <w:r>
          <w:rPr>
            <w:rStyle w:val="NormalTok"/>
          </w:rPr>
          <w:delText xml:space="preserve"> (</w:delText>
        </w:r>
      </w:del>
      <w:del w:id="663" w:author="PR Preview" w:date="2026-01-01T00:00:00Z">
        <w:r>
          <w:rPr>
            <w:rStyle w:val="DecValTok"/>
          </w:rPr>
          <w:delText xml:space="preserve">2</w:delText>
        </w:r>
      </w:del>
      <w:del w:id="664" w:author="PR Preview" w:date="2026-01-01T00:00:00Z">
        <w:r>
          <w:rPr>
            <w:rStyle w:val="NormalTok"/>
          </w:rPr>
          <w:delText xml:space="preserve"> </w:delText>
        </w:r>
      </w:del>
      <w:del w:id="665" w:author="PR Preview" w:date="2026-01-01T00:00:00Z">
        <w:r>
          <w:rPr>
            <w:rStyle w:val="SpecialCharTok"/>
          </w:rPr>
          <w:delText xml:space="preserve">*</w:delText>
        </w:r>
      </w:del>
      <w:del w:id="666" w:author="PR Preview" w:date="2026-01-01T00:00:00Z">
        <w:r>
          <w:rPr>
            <w:rStyle w:val="NormalTok"/>
          </w:rPr>
          <w:delText xml:space="preserve"> (</w:delText>
        </w:r>
      </w:del>
      <w:del w:id="667" w:author="PR Preview" w:date="2026-01-01T00:00:00Z">
        <w:r>
          <w:rPr>
            <w:rStyle w:val="DecValTok"/>
          </w:rPr>
          <w:delText xml:space="preserve">1</w:delText>
        </w:r>
      </w:del>
      <w:del w:id="668" w:author="PR Preview" w:date="2026-01-01T00:00:00Z">
        <w:r>
          <w:rPr>
            <w:rStyle w:val="NormalTok"/>
          </w:rPr>
          <w:delText xml:space="preserve"> </w:delText>
        </w:r>
      </w:del>
      <w:del w:id="669" w:author="PR Preview" w:date="2026-01-01T00:00:00Z">
        <w:r>
          <w:rPr>
            <w:rStyle w:val="SpecialCharTok"/>
          </w:rPr>
          <w:delText xml:space="preserve">-</w:delText>
        </w:r>
      </w:del>
      <w:del w:id="670" w:author="PR Preview" w:date="2026-01-01T00:00:00Z">
        <w:r>
          <w:rPr>
            <w:rStyle w:val="NormalTok"/>
          </w:rPr>
          <w:delText xml:space="preserve"> q))</w:delText>
        </w:r>
      </w:del>
      <w:del w:id="671" w:author="PR Preview" w:date="2026-01-01T00:00:00Z">
        <w:r>
          <w:br/>
        </w:r>
      </w:del>
      <w:del w:id="672" w:author="PR Preview" w:date="2026-01-01T00:00:00Z">
        <w:r>
          <w:br/>
        </w:r>
      </w:del>
      <w:del w:id="673" w:author="PR Preview" w:date="2026-01-01T00:00:00Z">
        <w:r>
          <w:rPr>
            <w:rStyle w:val="NormalTok"/>
          </w:rPr>
          <w:delText xml:space="preserve">n_trunc </w:delText>
        </w:r>
      </w:del>
      <w:del w:id="674" w:author="PR Preview" w:date="2026-01-01T00:00:00Z">
        <w:r>
          <w:rPr>
            <w:rStyle w:val="OtherTok"/>
          </w:rPr>
          <w:delText xml:space="preserve">&lt;-</w:delText>
        </w:r>
      </w:del>
      <w:del w:id="675" w:author="PR Preview" w:date="2026-01-01T00:00:00Z">
        <w:r>
          <w:rPr>
            <w:rStyle w:val="NormalTok"/>
          </w:rPr>
          <w:delText xml:space="preserve"> </w:delText>
        </w:r>
      </w:del>
      <w:del w:id="676" w:author="PR Preview" w:date="2026-01-01T00:00:00Z">
        <w:r>
          <w:rPr>
            <w:rStyle w:val="DecValTok"/>
          </w:rPr>
          <w:delText xml:space="preserve">2000</w:delText>
        </w:r>
      </w:del>
      <w:del w:id="677" w:author="PR Preview" w:date="2026-01-01T00:00:00Z">
        <w:r>
          <w:br/>
        </w:r>
      </w:del>
      <w:del w:id="678" w:author="PR Preview" w:date="2026-01-01T00:00:00Z">
        <w:r>
          <w:rPr>
            <w:rStyle w:val="NormalTok"/>
          </w:rPr>
          <w:delText xml:space="preserve">y_vals </w:delText>
        </w:r>
      </w:del>
      <w:del w:id="679" w:author="PR Preview" w:date="2026-01-01T00:00:00Z">
        <w:r>
          <w:rPr>
            <w:rStyle w:val="OtherTok"/>
          </w:rPr>
          <w:delText xml:space="preserve">&lt;-</w:delText>
        </w:r>
      </w:del>
      <w:del w:id="680" w:author="PR Preview" w:date="2026-01-01T00:00:00Z">
        <w:r>
          <w:rPr>
            <w:rStyle w:val="NormalTok"/>
          </w:rPr>
          <w:delText xml:space="preserve"> </w:delText>
        </w:r>
      </w:del>
      <w:del w:id="681" w:author="PR Preview" w:date="2026-01-01T00:00:00Z">
        <w:r>
          <w:rPr>
            <w:rStyle w:val="DecValTok"/>
          </w:rPr>
          <w:delText xml:space="preserve">0</w:delText>
        </w:r>
      </w:del>
      <w:del w:id="682" w:author="PR Preview" w:date="2026-01-01T00:00:00Z">
        <w:r>
          <w:rPr>
            <w:rStyle w:val="SpecialCharTok"/>
          </w:rPr>
          <w:delText xml:space="preserve">:</w:delText>
        </w:r>
      </w:del>
      <w:del w:id="683" w:author="PR Preview" w:date="2026-01-01T00:00:00Z">
        <w:r>
          <w:rPr>
            <w:rStyle w:val="NormalTok"/>
          </w:rPr>
          <w:delText xml:space="preserve">n_trunc</w:delText>
        </w:r>
      </w:del>
      <w:del w:id="684" w:author="PR Preview" w:date="2026-01-01T00:00:00Z">
        <w:r>
          <w:br/>
        </w:r>
      </w:del>
      <w:del w:id="685" w:author="PR Preview" w:date="2026-01-01T00:00:00Z">
        <w:r>
          <w:rPr>
            <w:rStyle w:val="NormalTok"/>
          </w:rPr>
          <w:delText xml:space="preserve">py_vals </w:delText>
        </w:r>
      </w:del>
      <w:del w:id="686" w:author="PR Preview" w:date="2026-01-01T00:00:00Z">
        <w:r>
          <w:rPr>
            <w:rStyle w:val="OtherTok"/>
          </w:rPr>
          <w:delText xml:space="preserve">&lt;-</w:delText>
        </w:r>
      </w:del>
      <w:del w:id="687" w:author="PR Preview" w:date="2026-01-01T00:00:00Z">
        <w:r>
          <w:rPr>
            <w:rStyle w:val="NormalTok"/>
          </w:rPr>
          <w:delText xml:space="preserve"> (</w:delText>
        </w:r>
      </w:del>
      <w:del w:id="688" w:author="PR Preview" w:date="2026-01-01T00:00:00Z">
        <w:r>
          <w:rPr>
            <w:rStyle w:val="DecValTok"/>
          </w:rPr>
          <w:delText xml:space="preserve">1</w:delText>
        </w:r>
      </w:del>
      <w:del w:id="689" w:author="PR Preview" w:date="2026-01-01T00:00:00Z">
        <w:r>
          <w:rPr>
            <w:rStyle w:val="NormalTok"/>
          </w:rPr>
          <w:delText xml:space="preserve"> </w:delText>
        </w:r>
      </w:del>
      <w:del w:id="690" w:author="PR Preview" w:date="2026-01-01T00:00:00Z">
        <w:r>
          <w:rPr>
            <w:rStyle w:val="SpecialCharTok"/>
          </w:rPr>
          <w:delText xml:space="preserve">-</w:delText>
        </w:r>
      </w:del>
      <w:del w:id="691" w:author="PR Preview" w:date="2026-01-01T00:00:00Z">
        <w:r>
          <w:rPr>
            <w:rStyle w:val="NormalTok"/>
          </w:rPr>
          <w:delText xml:space="preserve"> q) </w:delText>
        </w:r>
      </w:del>
      <w:del w:id="692" w:author="PR Preview" w:date="2026-01-01T00:00:00Z">
        <w:r>
          <w:rPr>
            <w:rStyle w:val="SpecialCharTok"/>
          </w:rPr>
          <w:delText xml:space="preserve">*</w:delText>
        </w:r>
      </w:del>
      <w:del w:id="693" w:author="PR Preview" w:date="2026-01-01T00:00:00Z">
        <w:r>
          <w:rPr>
            <w:rStyle w:val="NormalTok"/>
          </w:rPr>
          <w:delText xml:space="preserve"> q</w:delText>
        </w:r>
      </w:del>
      <w:del w:id="694" w:author="PR Preview" w:date="2026-01-01T00:00:00Z">
        <w:r>
          <w:rPr>
            <w:rStyle w:val="SpecialCharTok"/>
          </w:rPr>
          <w:delText xml:space="preserve">^</w:delText>
        </w:r>
      </w:del>
      <w:del w:id="695" w:author="PR Preview" w:date="2026-01-01T00:00:00Z">
        <w:r>
          <w:rPr>
            <w:rStyle w:val="NormalTok"/>
          </w:rPr>
          <w:delText xml:space="preserve">y_vals</w:delText>
        </w:r>
      </w:del>
      <w:del w:id="696" w:author="PR Preview" w:date="2026-01-01T00:00:00Z">
        <w:r>
          <w:br/>
        </w:r>
      </w:del>
      <w:del w:id="697" w:author="PR Preview" w:date="2026-01-01T00:00:00Z">
        <w:r>
          <w:rPr>
            <w:rStyle w:val="NormalTok"/>
          </w:rPr>
          <w:delText xml:space="preserve">cond_mean_x </w:delText>
        </w:r>
      </w:del>
      <w:del w:id="698" w:author="PR Preview" w:date="2026-01-01T00:00:00Z">
        <w:r>
          <w:rPr>
            <w:rStyle w:val="OtherTok"/>
          </w:rPr>
          <w:delText xml:space="preserve">&lt;-</w:delText>
        </w:r>
      </w:del>
      <w:del w:id="699" w:author="PR Preview" w:date="2026-01-01T00:00:00Z">
        <w:r>
          <w:rPr>
            <w:rStyle w:val="NormalTok"/>
          </w:rPr>
          <w:delText xml:space="preserve"> (y_vals </w:delText>
        </w:r>
      </w:del>
      <w:del w:id="700" w:author="PR Preview" w:date="2026-01-01T00:00:00Z">
        <w:r>
          <w:rPr>
            <w:rStyle w:val="SpecialCharTok"/>
          </w:rPr>
          <w:delText xml:space="preserve">+</w:delText>
        </w:r>
      </w:del>
      <w:del w:id="701" w:author="PR Preview" w:date="2026-01-01T00:00:00Z">
        <w:r>
          <w:rPr>
            <w:rStyle w:val="NormalTok"/>
          </w:rPr>
          <w:delText xml:space="preserve"> </w:delText>
        </w:r>
      </w:del>
      <w:del w:id="702" w:author="PR Preview" w:date="2026-01-01T00:00:00Z">
        <w:r>
          <w:rPr>
            <w:rStyle w:val="DecValTok"/>
          </w:rPr>
          <w:delText xml:space="preserve">1</w:delText>
        </w:r>
      </w:del>
      <w:del w:id="703" w:author="PR Preview" w:date="2026-01-01T00:00:00Z">
        <w:r>
          <w:rPr>
            <w:rStyle w:val="NormalTok"/>
          </w:rPr>
          <w:delText xml:space="preserve">) </w:delText>
        </w:r>
      </w:del>
      <w:del w:id="704" w:author="PR Preview" w:date="2026-01-01T00:00:00Z">
        <w:r>
          <w:rPr>
            <w:rStyle w:val="SpecialCharTok"/>
          </w:rPr>
          <w:delText xml:space="preserve">/</w:delText>
        </w:r>
      </w:del>
      <w:del w:id="705" w:author="PR Preview" w:date="2026-01-01T00:00:00Z">
        <w:r>
          <w:rPr>
            <w:rStyle w:val="NormalTok"/>
          </w:rPr>
          <w:delText xml:space="preserve"> </w:delText>
        </w:r>
      </w:del>
      <w:del w:id="706" w:author="PR Preview" w:date="2026-01-01T00:00:00Z">
        <w:r>
          <w:rPr>
            <w:rStyle w:val="DecValTok"/>
          </w:rPr>
          <w:delText xml:space="preserve">2</w:delText>
        </w:r>
      </w:del>
      <w:del w:id="707" w:author="PR Preview" w:date="2026-01-01T00:00:00Z">
        <w:r>
          <w:br/>
        </w:r>
      </w:del>
      <w:del w:id="708" w:author="PR Preview" w:date="2026-01-01T00:00:00Z">
        <w:r>
          <w:rPr>
            <w:rStyle w:val="NormalTok"/>
          </w:rPr>
          <w:delText xml:space="preserve">trunc_ex </w:delText>
        </w:r>
      </w:del>
      <w:del w:id="709" w:author="PR Preview" w:date="2026-01-01T00:00:00Z">
        <w:r>
          <w:rPr>
            <w:rStyle w:val="OtherTok"/>
          </w:rPr>
          <w:delText xml:space="preserve">&lt;-</w:delText>
        </w:r>
      </w:del>
      <w:del w:id="710" w:author="PR Preview" w:date="2026-01-01T00:00:00Z">
        <w:r>
          <w:rPr>
            <w:rStyle w:val="NormalTok"/>
          </w:rPr>
          <w:delText xml:space="preserve"> </w:delText>
        </w:r>
      </w:del>
      <w:del w:id="711" w:author="PR Preview" w:date="2026-01-01T00:00:00Z">
        <w:r>
          <w:rPr>
            <w:rStyle w:val="FunctionTok"/>
          </w:rPr>
          <w:delText xml:space="preserve">sum</w:delText>
        </w:r>
      </w:del>
      <w:del w:id="712" w:author="PR Preview" w:date="2026-01-01T00:00:00Z">
        <w:r>
          <w:rPr>
            <w:rStyle w:val="NormalTok"/>
          </w:rPr>
          <w:delText xml:space="preserve">(cond_mean_x </w:delText>
        </w:r>
      </w:del>
      <w:del w:id="713" w:author="PR Preview" w:date="2026-01-01T00:00:00Z">
        <w:r>
          <w:rPr>
            <w:rStyle w:val="SpecialCharTok"/>
          </w:rPr>
          <w:delText xml:space="preserve">*</w:delText>
        </w:r>
      </w:del>
      <w:del w:id="714" w:author="PR Preview" w:date="2026-01-01T00:00:00Z">
        <w:r>
          <w:rPr>
            <w:rStyle w:val="NormalTok"/>
          </w:rPr>
          <w:delText xml:space="preserve"> py_vals)</w:delText>
        </w:r>
      </w:del>
      <w:del w:id="715" w:author="PR Preview" w:date="2026-01-01T00:00:00Z">
        <w:r>
          <w:br/>
        </w:r>
      </w:del>
      <w:del w:id="716" w:author="PR Preview" w:date="2026-01-01T00:00:00Z">
        <w:r>
          <w:br/>
        </w:r>
      </w:del>
      <w:del w:id="717" w:author="PR Preview" w:date="2026-01-01T00:00:00Z">
        <w:r>
          <w:rPr>
            <w:rStyle w:val="NormalTok"/>
          </w:rPr>
          <w:delText xml:space="preserve">pander</w:delText>
        </w:r>
      </w:del>
      <w:del w:id="718" w:author="PR Preview" w:date="2026-01-01T00:00:00Z">
        <w:r>
          <w:rPr>
            <w:rStyle w:val="SpecialCharTok"/>
          </w:rPr>
          <w:delText xml:space="preserve">::</w:delText>
        </w:r>
      </w:del>
      <w:del w:id="719" w:author="PR Preview" w:date="2026-01-01T00:00:00Z">
        <w:r>
          <w:rPr>
            <w:rStyle w:val="FunctionTok"/>
          </w:rPr>
          <w:delText xml:space="preserve">pander</w:delText>
        </w:r>
      </w:del>
      <w:del w:id="720" w:author="PR Preview" w:date="2026-01-01T00:00:00Z">
        <w:r>
          <w:rPr>
            <w:rStyle w:val="NormalTok"/>
          </w:rPr>
          <w:delText xml:space="preserve">(</w:delText>
        </w:r>
      </w:del>
      <w:del w:id="721" w:author="PR Preview" w:date="2026-01-01T00:00:00Z">
        <w:r>
          <w:rPr>
            <w:rStyle w:val="FunctionTok"/>
          </w:rPr>
          <w:delText xml:space="preserve">data.frame</w:delText>
        </w:r>
      </w:del>
      <w:del w:id="722" w:author="PR Preview" w:date="2026-01-01T00:00:00Z">
        <w:r>
          <w:rPr>
            <w:rStyle w:val="NormalTok"/>
          </w:rPr>
          <w:delText xml:space="preserve">(</w:delText>
        </w:r>
      </w:del>
      <w:del w:id="723" w:author="PR Preview" w:date="2026-01-01T00:00:00Z">
        <w:r>
          <w:br/>
        </w:r>
      </w:del>
      <w:del w:id="724" w:author="PR Preview" w:date="2026-01-01T00:00:00Z">
        <w:r>
          <w:rPr>
            <w:rStyle w:val="NormalTok"/>
          </w:rPr>
          <w:delText xml:space="preserve">  </w:delText>
        </w:r>
      </w:del>
      <w:del w:id="725" w:author="PR Preview" w:date="2026-01-01T00:00:00Z">
        <w:r>
          <w:rPr>
            <w:rStyle w:val="AttributeTok"/>
          </w:rPr>
          <w:delText xml:space="preserve">quantity =</w:delText>
        </w:r>
      </w:del>
      <w:del w:id="726" w:author="PR Preview" w:date="2026-01-01T00:00:00Z">
        <w:r>
          <w:rPr>
            <w:rStyle w:val="NormalTok"/>
          </w:rPr>
          <w:delText xml:space="preserve"> </w:delText>
        </w:r>
      </w:del>
      <w:del w:id="727" w:author="PR Preview" w:date="2026-01-01T00:00:00Z">
        <w:r>
          <w:rPr>
            <w:rStyle w:val="FunctionTok"/>
          </w:rPr>
          <w:delText xml:space="preserve">c</w:delText>
        </w:r>
      </w:del>
      <w:del w:id="728" w:author="PR Preview" w:date="2026-01-01T00:00:00Z">
        <w:r>
          <w:rPr>
            <w:rStyle w:val="NormalTok"/>
          </w:rPr>
          <w:delText xml:space="preserve">(</w:delText>
        </w:r>
      </w:del>
      <w:del w:id="729" w:author="PR Preview" w:date="2026-01-01T00:00:00Z">
        <w:r>
          <w:rPr>
            <w:rStyle w:val="StringTok"/>
          </w:rPr>
          <w:delText xml:space="preserve">"exact (closed form)"</w:delText>
        </w:r>
      </w:del>
      <w:del w:id="730" w:author="PR Preview" w:date="2026-01-01T00:00:00Z">
        <w:r>
          <w:rPr>
            <w:rStyle w:val="NormalTok"/>
          </w:rPr>
          <w:delText xml:space="preserve">, </w:delText>
        </w:r>
      </w:del>
      <w:del w:id="731" w:author="PR Preview" w:date="2026-01-01T00:00:00Z">
        <w:r>
          <w:rPr>
            <w:rStyle w:val="StringTok"/>
          </w:rPr>
          <w:delText xml:space="preserve">"truncated sum-of-integrals"</w:delText>
        </w:r>
      </w:del>
      <w:del w:id="732" w:author="PR Preview" w:date="2026-01-01T00:00:00Z">
        <w:r>
          <w:rPr>
            <w:rStyle w:val="NormalTok"/>
          </w:rPr>
          <w:delText xml:space="preserve">),</w:delText>
        </w:r>
      </w:del>
      <w:del w:id="733" w:author="PR Preview" w:date="2026-01-01T00:00:00Z">
        <w:r>
          <w:br/>
        </w:r>
      </w:del>
      <w:del w:id="734" w:author="PR Preview" w:date="2026-01-01T00:00:00Z">
        <w:r>
          <w:rPr>
            <w:rStyle w:val="NormalTok"/>
          </w:rPr>
          <w:delText xml:space="preserve">  </w:delText>
        </w:r>
      </w:del>
      <w:del w:id="735" w:author="PR Preview" w:date="2026-01-01T00:00:00Z">
        <w:r>
          <w:rPr>
            <w:rStyle w:val="AttributeTok"/>
          </w:rPr>
          <w:delText xml:space="preserve">value =</w:delText>
        </w:r>
      </w:del>
      <w:del w:id="736" w:author="PR Preview" w:date="2026-01-01T00:00:00Z">
        <w:r>
          <w:rPr>
            <w:rStyle w:val="NormalTok"/>
          </w:rPr>
          <w:delText xml:space="preserve"> </w:delText>
        </w:r>
      </w:del>
      <w:del w:id="737" w:author="PR Preview" w:date="2026-01-01T00:00:00Z">
        <w:r>
          <w:rPr>
            <w:rStyle w:val="FunctionTok"/>
          </w:rPr>
          <w:delText xml:space="preserve">round</w:delText>
        </w:r>
      </w:del>
      <w:del w:id="738" w:author="PR Preview" w:date="2026-01-01T00:00:00Z">
        <w:r>
          <w:rPr>
            <w:rStyle w:val="NormalTok"/>
          </w:rPr>
          <w:delText xml:space="preserve">(</w:delText>
        </w:r>
      </w:del>
      <w:del w:id="739" w:author="PR Preview" w:date="2026-01-01T00:00:00Z">
        <w:r>
          <w:rPr>
            <w:rStyle w:val="FunctionTok"/>
          </w:rPr>
          <w:delText xml:space="preserve">c</w:delText>
        </w:r>
      </w:del>
      <w:del w:id="740" w:author="PR Preview" w:date="2026-01-01T00:00:00Z">
        <w:r>
          <w:rPr>
            <w:rStyle w:val="NormalTok"/>
          </w:rPr>
          <w:delText xml:space="preserve">(exact_ex, trunc_ex), </w:delText>
        </w:r>
      </w:del>
      <w:del w:id="741" w:author="PR Preview" w:date="2026-01-01T00:00:00Z">
        <w:r>
          <w:rPr>
            <w:rStyle w:val="DecValTok"/>
          </w:rPr>
          <w:delText xml:space="preserve">6</w:delText>
        </w:r>
      </w:del>
      <w:del w:id="742" w:author="PR Preview" w:date="2026-01-01T00:00:00Z">
        <w:r>
          <w:rPr>
            <w:rStyle w:val="NormalTok"/>
          </w:rPr>
          <w:delText xml:space="preserve">)</w:delText>
        </w:r>
      </w:del>
      <w:del w:id="743" w:author="PR Preview" w:date="2026-01-01T00:00:00Z">
        <w:r>
          <w:br/>
        </w:r>
      </w:del>
      <w:del w:id="744" w:author="PR Preview" w:date="2026-01-01T00:00:00Z">
        <w:r>
          <w:rPr>
            <w:rStyle w:val="NormalTok"/>
          </w:rPr>
          <w:delText xml:space="preserve">))</w:delText>
        </w:r>
      </w:del>
    </w:p>
    <w:p>
      <w:pPr>
        <w:pStyle w:val="SourceCode"/>
      </w:pPr>
      <w:ins w:id="745" w:author="PR Preview" w:date="2026-01-01T00:00:00Z">
        <w:r>
          <w:rPr>
            <w:rStyle w:val="NormalTok"/>
          </w:rPr>
          <w:t xml:space="preserve">q </w:t>
        </w:r>
      </w:ins>
      <w:ins w:id="746" w:author="PR Preview" w:date="2026-01-01T00:00:00Z">
        <w:r>
          <w:rPr>
            <w:rStyle w:val="OtherTok"/>
          </w:rPr>
          <w:t xml:space="preserve">&lt;-</w:t>
        </w:r>
      </w:ins>
      <w:ins w:id="747" w:author="PR Preview" w:date="2026-01-01T00:00:00Z">
        <w:r>
          <w:rPr>
            <w:rStyle w:val="NormalTok"/>
          </w:rPr>
          <w:t xml:space="preserve"> </w:t>
        </w:r>
      </w:ins>
      <w:ins w:id="748" w:author="PR Preview" w:date="2026-01-01T00:00:00Z">
        <w:r>
          <w:rPr>
            <w:rStyle w:val="FloatTok"/>
          </w:rPr>
          <w:t xml:space="preserve">0.5</w:t>
        </w:r>
      </w:ins>
      <w:ins w:id="749" w:author="PR Preview" w:date="2026-01-01T00:00:00Z">
        <w:r>
          <w:br/>
        </w:r>
      </w:ins>
      <w:ins w:id="750" w:author="PR Preview" w:date="2026-01-01T00:00:00Z">
        <w:r>
          <w:rPr>
            <w:rStyle w:val="NormalTok"/>
          </w:rPr>
          <w:t xml:space="preserve">exact_ex </w:t>
        </w:r>
      </w:ins>
      <w:ins w:id="751" w:author="PR Preview" w:date="2026-01-01T00:00:00Z">
        <w:r>
          <w:rPr>
            <w:rStyle w:val="OtherTok"/>
          </w:rPr>
          <w:t xml:space="preserve">&lt;-</w:t>
        </w:r>
      </w:ins>
      <w:ins w:id="752" w:author="PR Preview" w:date="2026-01-01T00:00:00Z">
        <w:r>
          <w:rPr>
            <w:rStyle w:val="NormalTok"/>
          </w:rPr>
          <w:t xml:space="preserve"> </w:t>
        </w:r>
      </w:ins>
      <w:ins w:id="753" w:author="PR Preview" w:date="2026-01-01T00:00:00Z">
        <w:r>
          <w:rPr>
            <w:rStyle w:val="DecValTok"/>
          </w:rPr>
          <w:t xml:space="preserve">1</w:t>
        </w:r>
      </w:ins>
      <w:ins w:id="754" w:author="PR Preview" w:date="2026-01-01T00:00:00Z">
        <w:r>
          <w:rPr>
            <w:rStyle w:val="NormalTok"/>
          </w:rPr>
          <w:t xml:space="preserve"> </w:t>
        </w:r>
      </w:ins>
      <w:ins w:id="755" w:author="PR Preview" w:date="2026-01-01T00:00:00Z">
        <w:r>
          <w:rPr>
            <w:rStyle w:val="SpecialCharTok"/>
          </w:rPr>
          <w:t xml:space="preserve">/</w:t>
        </w:r>
      </w:ins>
      <w:ins w:id="756" w:author="PR Preview" w:date="2026-01-01T00:00:00Z">
        <w:r>
          <w:rPr>
            <w:rStyle w:val="NormalTok"/>
          </w:rPr>
          <w:t xml:space="preserve"> (</w:t>
        </w:r>
      </w:ins>
      <w:ins w:id="757" w:author="PR Preview" w:date="2026-01-01T00:00:00Z">
        <w:r>
          <w:rPr>
            <w:rStyle w:val="DecValTok"/>
          </w:rPr>
          <w:t xml:space="preserve">2</w:t>
        </w:r>
      </w:ins>
      <w:ins w:id="758" w:author="PR Preview" w:date="2026-01-01T00:00:00Z">
        <w:r>
          <w:rPr>
            <w:rStyle w:val="NormalTok"/>
          </w:rPr>
          <w:t xml:space="preserve"> </w:t>
        </w:r>
      </w:ins>
      <w:ins w:id="759" w:author="PR Preview" w:date="2026-01-01T00:00:00Z">
        <w:r>
          <w:rPr>
            <w:rStyle w:val="SpecialCharTok"/>
          </w:rPr>
          <w:t xml:space="preserve">*</w:t>
        </w:r>
      </w:ins>
      <w:ins w:id="760" w:author="PR Preview" w:date="2026-01-01T00:00:00Z">
        <w:r>
          <w:rPr>
            <w:rStyle w:val="NormalTok"/>
          </w:rPr>
          <w:t xml:space="preserve"> (</w:t>
        </w:r>
      </w:ins>
      <w:ins w:id="761" w:author="PR Preview" w:date="2026-01-01T00:00:00Z">
        <w:r>
          <w:rPr>
            <w:rStyle w:val="DecValTok"/>
          </w:rPr>
          <w:t xml:space="preserve">1</w:t>
        </w:r>
      </w:ins>
      <w:ins w:id="762" w:author="PR Preview" w:date="2026-01-01T00:00:00Z">
        <w:r>
          <w:rPr>
            <w:rStyle w:val="NormalTok"/>
          </w:rPr>
          <w:t xml:space="preserve"> </w:t>
        </w:r>
      </w:ins>
      <w:ins w:id="763" w:author="PR Preview" w:date="2026-01-01T00:00:00Z">
        <w:r>
          <w:rPr>
            <w:rStyle w:val="SpecialCharTok"/>
          </w:rPr>
          <w:t xml:space="preserve">-</w:t>
        </w:r>
      </w:ins>
      <w:ins w:id="764" w:author="PR Preview" w:date="2026-01-01T00:00:00Z">
        <w:r>
          <w:rPr>
            <w:rStyle w:val="NormalTok"/>
          </w:rPr>
          <w:t xml:space="preserve"> q))</w:t>
        </w:r>
      </w:ins>
      <w:ins w:id="765" w:author="PR Preview" w:date="2026-01-01T00:00:00Z">
        <w:r>
          <w:br/>
        </w:r>
      </w:ins>
      <w:ins w:id="766" w:author="PR Preview" w:date="2026-01-01T00:00:00Z">
        <w:r>
          <w:br/>
        </w:r>
      </w:ins>
      <w:ins w:id="767" w:author="PR Preview" w:date="2026-01-01T00:00:00Z">
        <w:r>
          <w:rPr>
            <w:rStyle w:val="NormalTok"/>
          </w:rPr>
          <w:t xml:space="preserve">n_trunc </w:t>
        </w:r>
      </w:ins>
      <w:ins w:id="768" w:author="PR Preview" w:date="2026-01-01T00:00:00Z">
        <w:r>
          <w:rPr>
            <w:rStyle w:val="OtherTok"/>
          </w:rPr>
          <w:t xml:space="preserve">&lt;-</w:t>
        </w:r>
      </w:ins>
      <w:ins w:id="769" w:author="PR Preview" w:date="2026-01-01T00:00:00Z">
        <w:r>
          <w:rPr>
            <w:rStyle w:val="NormalTok"/>
          </w:rPr>
          <w:t xml:space="preserve"> </w:t>
        </w:r>
      </w:ins>
      <w:ins w:id="770" w:author="PR Preview" w:date="2026-01-01T00:00:00Z">
        <w:r>
          <w:rPr>
            <w:rStyle w:val="DecValTok"/>
          </w:rPr>
          <w:t xml:space="preserve">2000</w:t>
        </w:r>
      </w:ins>
      <w:ins w:id="771" w:author="PR Preview" w:date="2026-01-01T00:00:00Z">
        <w:r>
          <w:br/>
        </w:r>
      </w:ins>
      <w:ins w:id="772" w:author="PR Preview" w:date="2026-01-01T00:00:00Z">
        <w:r>
          <w:rPr>
            <w:rStyle w:val="NormalTok"/>
          </w:rPr>
          <w:t xml:space="preserve">y_vals </w:t>
        </w:r>
      </w:ins>
      <w:ins w:id="773" w:author="PR Preview" w:date="2026-01-01T00:00:00Z">
        <w:r>
          <w:rPr>
            <w:rStyle w:val="OtherTok"/>
          </w:rPr>
          <w:t xml:space="preserve">&lt;-</w:t>
        </w:r>
      </w:ins>
      <w:ins w:id="774" w:author="PR Preview" w:date="2026-01-01T00:00:00Z">
        <w:r>
          <w:rPr>
            <w:rStyle w:val="NormalTok"/>
          </w:rPr>
          <w:t xml:space="preserve"> </w:t>
        </w:r>
      </w:ins>
      <w:ins w:id="775" w:author="PR Preview" w:date="2026-01-01T00:00:00Z">
        <w:r>
          <w:rPr>
            <w:rStyle w:val="DecValTok"/>
          </w:rPr>
          <w:t xml:space="preserve">0</w:t>
        </w:r>
      </w:ins>
      <w:ins w:id="776" w:author="PR Preview" w:date="2026-01-01T00:00:00Z">
        <w:r>
          <w:rPr>
            <w:rStyle w:val="SpecialCharTok"/>
          </w:rPr>
          <w:t xml:space="preserve">:</w:t>
        </w:r>
      </w:ins>
      <w:ins w:id="777" w:author="PR Preview" w:date="2026-01-01T00:00:00Z">
        <w:r>
          <w:rPr>
            <w:rStyle w:val="NormalTok"/>
          </w:rPr>
          <w:t xml:space="preserve">n_trunc</w:t>
        </w:r>
      </w:ins>
      <w:ins w:id="778" w:author="PR Preview" w:date="2026-01-01T00:00:00Z">
        <w:r>
          <w:br/>
        </w:r>
      </w:ins>
      <w:ins w:id="779" w:author="PR Preview" w:date="2026-01-01T00:00:00Z">
        <w:r>
          <w:rPr>
            <w:rStyle w:val="NormalTok"/>
          </w:rPr>
          <w:t xml:space="preserve">py_vals </w:t>
        </w:r>
      </w:ins>
      <w:ins w:id="780" w:author="PR Preview" w:date="2026-01-01T00:00:00Z">
        <w:r>
          <w:rPr>
            <w:rStyle w:val="OtherTok"/>
          </w:rPr>
          <w:t xml:space="preserve">&lt;-</w:t>
        </w:r>
      </w:ins>
      <w:ins w:id="781" w:author="PR Preview" w:date="2026-01-01T00:00:00Z">
        <w:r>
          <w:rPr>
            <w:rStyle w:val="NormalTok"/>
          </w:rPr>
          <w:t xml:space="preserve"> (</w:t>
        </w:r>
      </w:ins>
      <w:ins w:id="782" w:author="PR Preview" w:date="2026-01-01T00:00:00Z">
        <w:r>
          <w:rPr>
            <w:rStyle w:val="DecValTok"/>
          </w:rPr>
          <w:t xml:space="preserve">1</w:t>
        </w:r>
      </w:ins>
      <w:ins w:id="783" w:author="PR Preview" w:date="2026-01-01T00:00:00Z">
        <w:r>
          <w:rPr>
            <w:rStyle w:val="NormalTok"/>
          </w:rPr>
          <w:t xml:space="preserve"> </w:t>
        </w:r>
      </w:ins>
      <w:ins w:id="784" w:author="PR Preview" w:date="2026-01-01T00:00:00Z">
        <w:r>
          <w:rPr>
            <w:rStyle w:val="SpecialCharTok"/>
          </w:rPr>
          <w:t xml:space="preserve">-</w:t>
        </w:r>
      </w:ins>
      <w:ins w:id="785" w:author="PR Preview" w:date="2026-01-01T00:00:00Z">
        <w:r>
          <w:rPr>
            <w:rStyle w:val="NormalTok"/>
          </w:rPr>
          <w:t xml:space="preserve"> q) </w:t>
        </w:r>
      </w:ins>
      <w:ins w:id="786" w:author="PR Preview" w:date="2026-01-01T00:00:00Z">
        <w:r>
          <w:rPr>
            <w:rStyle w:val="SpecialCharTok"/>
          </w:rPr>
          <w:t xml:space="preserve">*</w:t>
        </w:r>
      </w:ins>
      <w:ins w:id="787" w:author="PR Preview" w:date="2026-01-01T00:00:00Z">
        <w:r>
          <w:rPr>
            <w:rStyle w:val="NormalTok"/>
          </w:rPr>
          <w:t xml:space="preserve"> q</w:t>
        </w:r>
      </w:ins>
      <w:ins w:id="788" w:author="PR Preview" w:date="2026-01-01T00:00:00Z">
        <w:r>
          <w:rPr>
            <w:rStyle w:val="SpecialCharTok"/>
          </w:rPr>
          <w:t xml:space="preserve">^</w:t>
        </w:r>
      </w:ins>
      <w:ins w:id="789" w:author="PR Preview" w:date="2026-01-01T00:00:00Z">
        <w:r>
          <w:rPr>
            <w:rStyle w:val="NormalTok"/>
          </w:rPr>
          <w:t xml:space="preserve">y_vals</w:t>
        </w:r>
      </w:ins>
      <w:ins w:id="790" w:author="PR Preview" w:date="2026-01-01T00:00:00Z">
        <w:r>
          <w:br/>
        </w:r>
      </w:ins>
      <w:ins w:id="791" w:author="PR Preview" w:date="2026-01-01T00:00:00Z">
        <w:r>
          <w:rPr>
            <w:rStyle w:val="NormalTok"/>
          </w:rPr>
          <w:t xml:space="preserve">cond_mean_x </w:t>
        </w:r>
      </w:ins>
      <w:ins w:id="792" w:author="PR Preview" w:date="2026-01-01T00:00:00Z">
        <w:r>
          <w:rPr>
            <w:rStyle w:val="OtherTok"/>
          </w:rPr>
          <w:t xml:space="preserve">&lt;-</w:t>
        </w:r>
      </w:ins>
      <w:ins w:id="793" w:author="PR Preview" w:date="2026-01-01T00:00:00Z">
        <w:r>
          <w:rPr>
            <w:rStyle w:val="NormalTok"/>
          </w:rPr>
          <w:t xml:space="preserve"> (y_vals </w:t>
        </w:r>
      </w:ins>
      <w:ins w:id="794" w:author="PR Preview" w:date="2026-01-01T00:00:00Z">
        <w:r>
          <w:rPr>
            <w:rStyle w:val="SpecialCharTok"/>
          </w:rPr>
          <w:t xml:space="preserve">+</w:t>
        </w:r>
      </w:ins>
      <w:ins w:id="795" w:author="PR Preview" w:date="2026-01-01T00:00:00Z">
        <w:r>
          <w:rPr>
            <w:rStyle w:val="NormalTok"/>
          </w:rPr>
          <w:t xml:space="preserve"> </w:t>
        </w:r>
      </w:ins>
      <w:ins w:id="796" w:author="PR Preview" w:date="2026-01-01T00:00:00Z">
        <w:r>
          <w:rPr>
            <w:rStyle w:val="DecValTok"/>
          </w:rPr>
          <w:t xml:space="preserve">1</w:t>
        </w:r>
      </w:ins>
      <w:ins w:id="797" w:author="PR Preview" w:date="2026-01-01T00:00:00Z">
        <w:r>
          <w:rPr>
            <w:rStyle w:val="NormalTok"/>
          </w:rPr>
          <w:t xml:space="preserve">) </w:t>
        </w:r>
      </w:ins>
      <w:ins w:id="798" w:author="PR Preview" w:date="2026-01-01T00:00:00Z">
        <w:r>
          <w:rPr>
            <w:rStyle w:val="SpecialCharTok"/>
          </w:rPr>
          <w:t xml:space="preserve">/</w:t>
        </w:r>
      </w:ins>
      <w:ins w:id="799" w:author="PR Preview" w:date="2026-01-01T00:00:00Z">
        <w:r>
          <w:rPr>
            <w:rStyle w:val="NormalTok"/>
          </w:rPr>
          <w:t xml:space="preserve"> </w:t>
        </w:r>
      </w:ins>
      <w:ins w:id="800" w:author="PR Preview" w:date="2026-01-01T00:00:00Z">
        <w:r>
          <w:rPr>
            <w:rStyle w:val="DecValTok"/>
          </w:rPr>
          <w:t xml:space="preserve">2</w:t>
        </w:r>
      </w:ins>
      <w:ins w:id="801" w:author="PR Preview" w:date="2026-01-01T00:00:00Z">
        <w:r>
          <w:br/>
        </w:r>
      </w:ins>
      <w:ins w:id="802" w:author="PR Preview" w:date="2026-01-01T00:00:00Z">
        <w:r>
          <w:rPr>
            <w:rStyle w:val="NormalTok"/>
          </w:rPr>
          <w:t xml:space="preserve">trunc_ex </w:t>
        </w:r>
      </w:ins>
      <w:ins w:id="803" w:author="PR Preview" w:date="2026-01-01T00:00:00Z">
        <w:r>
          <w:rPr>
            <w:rStyle w:val="OtherTok"/>
          </w:rPr>
          <w:t xml:space="preserve">&lt;-</w:t>
        </w:r>
      </w:ins>
      <w:ins w:id="804" w:author="PR Preview" w:date="2026-01-01T00:00:00Z">
        <w:r>
          <w:rPr>
            <w:rStyle w:val="NormalTok"/>
          </w:rPr>
          <w:t xml:space="preserve"> </w:t>
        </w:r>
      </w:ins>
      <w:ins w:id="805" w:author="PR Preview" w:date="2026-01-01T00:00:00Z">
        <w:r>
          <w:rPr>
            <w:rStyle w:val="FunctionTok"/>
          </w:rPr>
          <w:t xml:space="preserve">sum</w:t>
        </w:r>
      </w:ins>
      <w:ins w:id="806" w:author="PR Preview" w:date="2026-01-01T00:00:00Z">
        <w:r>
          <w:rPr>
            <w:rStyle w:val="NormalTok"/>
          </w:rPr>
          <w:t xml:space="preserve">(cond_mean_x </w:t>
        </w:r>
      </w:ins>
      <w:ins w:id="807" w:author="PR Preview" w:date="2026-01-01T00:00:00Z">
        <w:r>
          <w:rPr>
            <w:rStyle w:val="SpecialCharTok"/>
          </w:rPr>
          <w:t xml:space="preserve">*</w:t>
        </w:r>
      </w:ins>
      <w:ins w:id="808" w:author="PR Preview" w:date="2026-01-01T00:00:00Z">
        <w:r>
          <w:rPr>
            <w:rStyle w:val="NormalTok"/>
          </w:rPr>
          <w:t xml:space="preserve"> py_vals)</w:t>
        </w:r>
      </w:ins>
      <w:ins w:id="809" w:author="PR Preview" w:date="2026-01-01T00:00:00Z">
        <w:r>
          <w:br/>
        </w:r>
      </w:ins>
      <w:ins w:id="810" w:author="PR Preview" w:date="2026-01-01T00:00:00Z">
        <w:r>
          <w:br/>
        </w:r>
      </w:ins>
      <w:ins w:id="811" w:author="PR Preview" w:date="2026-01-01T00:00:00Z">
        <w:r>
          <w:rPr>
            <w:rStyle w:val="NormalTok"/>
          </w:rPr>
          <w:t xml:space="preserve">pander</w:t>
        </w:r>
      </w:ins>
      <w:ins w:id="812" w:author="PR Preview" w:date="2026-01-01T00:00:00Z">
        <w:r>
          <w:rPr>
            <w:rStyle w:val="SpecialCharTok"/>
          </w:rPr>
          <w:t xml:space="preserve">::</w:t>
        </w:r>
      </w:ins>
      <w:ins w:id="813" w:author="PR Preview" w:date="2026-01-01T00:00:00Z">
        <w:r>
          <w:rPr>
            <w:rStyle w:val="FunctionTok"/>
          </w:rPr>
          <w:t xml:space="preserve">pander</w:t>
        </w:r>
      </w:ins>
      <w:ins w:id="814" w:author="PR Preview" w:date="2026-01-01T00:00:00Z">
        <w:r>
          <w:rPr>
            <w:rStyle w:val="NormalTok"/>
          </w:rPr>
          <w:t xml:space="preserve">(tibble</w:t>
        </w:r>
      </w:ins>
      <w:ins w:id="815" w:author="PR Preview" w:date="2026-01-01T00:00:00Z">
        <w:r>
          <w:rPr>
            <w:rStyle w:val="SpecialCharTok"/>
          </w:rPr>
          <w:t xml:space="preserve">::</w:t>
        </w:r>
      </w:ins>
      <w:ins w:id="816" w:author="PR Preview" w:date="2026-01-01T00:00:00Z">
        <w:r>
          <w:rPr>
            <w:rStyle w:val="FunctionTok"/>
          </w:rPr>
          <w:t xml:space="preserve">tibble</w:t>
        </w:r>
      </w:ins>
      <w:ins w:id="817" w:author="PR Preview" w:date="2026-01-01T00:00:00Z">
        <w:r>
          <w:rPr>
            <w:rStyle w:val="NormalTok"/>
          </w:rPr>
          <w:t xml:space="preserve">(</w:t>
        </w:r>
      </w:ins>
      <w:ins w:id="818" w:author="PR Preview" w:date="2026-01-01T00:00:00Z">
        <w:r>
          <w:br/>
        </w:r>
      </w:ins>
      <w:ins w:id="819" w:author="PR Preview" w:date="2026-01-01T00:00:00Z">
        <w:r>
          <w:rPr>
            <w:rStyle w:val="NormalTok"/>
          </w:rPr>
          <w:t xml:space="preserve">  </w:t>
        </w:r>
      </w:ins>
      <w:ins w:id="820" w:author="PR Preview" w:date="2026-01-01T00:00:00Z">
        <w:r>
          <w:rPr>
            <w:rStyle w:val="AttributeTok"/>
          </w:rPr>
          <w:t xml:space="preserve">quantity =</w:t>
        </w:r>
      </w:ins>
      <w:ins w:id="821" w:author="PR Preview" w:date="2026-01-01T00:00:00Z">
        <w:r>
          <w:rPr>
            <w:rStyle w:val="NormalTok"/>
          </w:rPr>
          <w:t xml:space="preserve"> </w:t>
        </w:r>
      </w:ins>
      <w:ins w:id="822" w:author="PR Preview" w:date="2026-01-01T00:00:00Z">
        <w:r>
          <w:rPr>
            <w:rStyle w:val="FunctionTok"/>
          </w:rPr>
          <w:t xml:space="preserve">c</w:t>
        </w:r>
      </w:ins>
      <w:ins w:id="823" w:author="PR Preview" w:date="2026-01-01T00:00:00Z">
        <w:r>
          <w:rPr>
            <w:rStyle w:val="NormalTok"/>
          </w:rPr>
          <w:t xml:space="preserve">(</w:t>
        </w:r>
      </w:ins>
      <w:ins w:id="824" w:author="PR Preview" w:date="2026-01-01T00:00:00Z">
        <w:r>
          <w:rPr>
            <w:rStyle w:val="StringTok"/>
          </w:rPr>
          <w:t xml:space="preserve">"exact (closed form)"</w:t>
        </w:r>
      </w:ins>
      <w:ins w:id="825" w:author="PR Preview" w:date="2026-01-01T00:00:00Z">
        <w:r>
          <w:rPr>
            <w:rStyle w:val="NormalTok"/>
          </w:rPr>
          <w:t xml:space="preserve">, </w:t>
        </w:r>
      </w:ins>
      <w:ins w:id="826" w:author="PR Preview" w:date="2026-01-01T00:00:00Z">
        <w:r>
          <w:rPr>
            <w:rStyle w:val="StringTok"/>
          </w:rPr>
          <w:t xml:space="preserve">"truncated sum-of-integrals"</w:t>
        </w:r>
      </w:ins>
      <w:ins w:id="827" w:author="PR Preview" w:date="2026-01-01T00:00:00Z">
        <w:r>
          <w:rPr>
            <w:rStyle w:val="NormalTok"/>
          </w:rPr>
          <w:t xml:space="preserve">),</w:t>
        </w:r>
      </w:ins>
      <w:ins w:id="828" w:author="PR Preview" w:date="2026-01-01T00:00:00Z">
        <w:r>
          <w:br/>
        </w:r>
      </w:ins>
      <w:ins w:id="829" w:author="PR Preview" w:date="2026-01-01T00:00:00Z">
        <w:r>
          <w:rPr>
            <w:rStyle w:val="NormalTok"/>
          </w:rPr>
          <w:t xml:space="preserve">  </w:t>
        </w:r>
      </w:ins>
      <w:ins w:id="830" w:author="PR Preview" w:date="2026-01-01T00:00:00Z">
        <w:r>
          <w:rPr>
            <w:rStyle w:val="AttributeTok"/>
          </w:rPr>
          <w:t xml:space="preserve">value =</w:t>
        </w:r>
      </w:ins>
      <w:ins w:id="831" w:author="PR Preview" w:date="2026-01-01T00:00:00Z">
        <w:r>
          <w:rPr>
            <w:rStyle w:val="NormalTok"/>
          </w:rPr>
          <w:t xml:space="preserve"> </w:t>
        </w:r>
      </w:ins>
      <w:ins w:id="832" w:author="PR Preview" w:date="2026-01-01T00:00:00Z">
        <w:r>
          <w:rPr>
            <w:rStyle w:val="FunctionTok"/>
          </w:rPr>
          <w:t xml:space="preserve">round</w:t>
        </w:r>
      </w:ins>
      <w:ins w:id="833" w:author="PR Preview" w:date="2026-01-01T00:00:00Z">
        <w:r>
          <w:rPr>
            <w:rStyle w:val="NormalTok"/>
          </w:rPr>
          <w:t xml:space="preserve">(</w:t>
        </w:r>
      </w:ins>
      <w:ins w:id="834" w:author="PR Preview" w:date="2026-01-01T00:00:00Z">
        <w:r>
          <w:rPr>
            <w:rStyle w:val="FunctionTok"/>
          </w:rPr>
          <w:t xml:space="preserve">c</w:t>
        </w:r>
      </w:ins>
      <w:ins w:id="835" w:author="PR Preview" w:date="2026-01-01T00:00:00Z">
        <w:r>
          <w:rPr>
            <w:rStyle w:val="NormalTok"/>
          </w:rPr>
          <w:t xml:space="preserve">(exact_ex, trunc_ex), </w:t>
        </w:r>
      </w:ins>
      <w:ins w:id="836" w:author="PR Preview" w:date="2026-01-01T00:00:00Z">
        <w:r>
          <w:rPr>
            <w:rStyle w:val="DecValTok"/>
          </w:rPr>
          <w:t xml:space="preserve">6</w:t>
        </w:r>
      </w:ins>
      <w:ins w:id="837" w:author="PR Preview" w:date="2026-01-01T00:00:00Z">
        <w:r>
          <w:rPr>
            <w:rStyle w:val="NormalTok"/>
          </w:rPr>
          <w:t xml:space="preserve">)</w:t>
        </w:r>
      </w:ins>
      <w:ins w:id="838" w:author="PR Preview" w:date="2026-01-01T00:00:00Z">
        <w:r>
          <w:br/>
        </w:r>
      </w:ins>
      <w:ins w:id="839" w:author="PR Preview" w:date="2026-01-01T00:00:00Z">
        <w:r>
          <w:rPr>
            <w:rStyle w:val="NormalTok"/>
          </w:rPr>
          <w:t xml:space="preserve">))</w:t>
        </w:r>
      </w:ins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101" w:name="sec-loss-risk"/>
    <w:p>
      <w:pPr>
        <w:pStyle w:val="Heading2"/>
      </w:pPr>
      <w:r>
        <w:t xml:space="preserve">3 Loss and risk</w:t>
      </w:r>
    </w:p>
    <w:bookmarkStart w:id="9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2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2"/>
    <w:bookmarkStart w:id="93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3"/>
    <w:bookmarkStart w:id="94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5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6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6"/>
    <w:bookmarkStart w:id="97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97"/>
    <w:bookmarkStart w:id="98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99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9"/>
    <w:bookmarkStart w:id="100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1"/>
    <w:bookmarkStart w:id="112" w:name="sec-entropy"/>
    <w:p>
      <w:pPr>
        <w:pStyle w:val="Heading2"/>
      </w:pPr>
      <w:r>
        <w:t xml:space="preserve">4 Entropy and cross-entropy</w:t>
      </w:r>
    </w:p>
    <w:bookmarkStart w:id="10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2"/>
    <w:bookmarkStart w:id="103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3"/>
    <w:bookmarkStart w:id="104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4"/>
    <w:bookmarkStart w:id="105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5"/>
    <w:bookmarkStart w:id="10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6"/>
    <w:bookmarkStart w:id="107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07"/>
    <w:bookmarkStart w:id="10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8"/>
    <w:bookmarkStart w:id="109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09"/>
    <w:bookmarkStart w:id="110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0"/>
    <w:bookmarkStart w:id="111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1"/>
    <w:bookmarkEnd w:id="112"/>
    <w:bookmarkStart w:id="131" w:name="references"/>
    <w:p>
      <w:pPr>
        <w:pStyle w:val="Heading2"/>
      </w:pPr>
      <w:r>
        <w:t xml:space="preserve">References</w:t>
      </w:r>
    </w:p>
    <w:bookmarkStart w:id="130" w:name="refs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Start w:id="1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17"/>
    <w:bookmarkStart w:id="11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1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19"/>
    <w:bookmarkStart w:id="12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1"/>
    <w:bookmarkStart w:id="12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2"/>
    <w:bookmarkStart w:id="12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4"/>
    <w:bookmarkStart w:id="12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5"/>
    <w:bookmarkStart w:id="12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27"/>
    <w:bookmarkStart w:id="12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4" Type="http://schemas.openxmlformats.org/officeDocument/2006/relationships/image" Target="media/rId84.png"/><Relationship Id="rId79" Type="http://schemas.openxmlformats.org/officeDocument/2006/relationships/hyperlink" Target="data/auto.csv" TargetMode="External"/><Relationship Id="rId123" Type="http://schemas.openxmlformats.org/officeDocument/2006/relationships/hyperlink" Target="https://bookdown.org/kevin_davisross/probsim-book/" TargetMode="External"/><Relationship Id="rId78" Type="http://schemas.openxmlformats.org/officeDocument/2006/relationships/hyperlink" Target="https://cran.r-project.org/package=ISLR2" TargetMode="External"/><Relationship Id="rId120" Type="http://schemas.openxmlformats.org/officeDocument/2006/relationships/hyperlink" Target="https://doi.org/10.1007/978-0-387-84858-7" TargetMode="External"/><Relationship Id="rId118" Type="http://schemas.openxmlformats.org/officeDocument/2006/relationships/hyperlink" Target="https://doi.org/10.1007/978-1-4614-4708-5" TargetMode="External"/><Relationship Id="rId116" Type="http://schemas.openxmlformats.org/officeDocument/2006/relationships/hyperlink" Target="https://doi.org/10.1201/9781315182780" TargetMode="External"/><Relationship Id="rId12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28" Type="http://schemas.openxmlformats.org/officeDocument/2006/relationships/hyperlink" Target="https://en.wikipedia.org/wiki/Law_of_the_unconscious_statistician" TargetMode="External"/><Relationship Id="rId77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.html#thm-fubini-tonelli" TargetMode="External"/><Relationship Id="rId68" Type="http://schemas.openxmlformats.org/officeDocument/2006/relationships/hyperlink" Target="https://morrison-lab.github.io/mds/measures.html#def-counting-measure" TargetMode="External"/><Relationship Id="rId66" Type="http://schemas.openxmlformats.org/officeDocument/2006/relationships/hyperlink" Target="https://morrison-lab.github.io/mds/measures.html#def-measure" TargetMode="External"/><Relationship Id="rId11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76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49" Type="http://schemas.openxmlformats.org/officeDocument/2006/relationships/hyperlink" Target="random-variables.qmd#def-joint-density-mass" TargetMode="External"/><Relationship Id="rId42" Type="http://schemas.openxmlformats.org/officeDocument/2006/relationships/hyperlink" Target="random-variables.qmd#def-joint-pdf" TargetMode="External"/><Relationship Id="rId38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0" Type="http://schemas.openxmlformats.org/officeDocument/2006/relationships/hyperlink" Target="random-variables.qmd#def-marginal" TargetMode="External"/><Relationship Id="rId4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5" Type="http://schemas.openxmlformats.org/officeDocument/2006/relationships/hyperlink" Target="random-variables.qmd#exm-joint-pmf" TargetMode="External"/><Relationship Id="rId43" Type="http://schemas.openxmlformats.org/officeDocument/2006/relationships/hyperlink" Target="random-variables.qmd#thm-marginal-density" TargetMode="External"/><Relationship Id="rId39" Type="http://schemas.openxmlformats.org/officeDocument/2006/relationships/hyperlink" Target="random-variables.qmd#thm-marginal-pmf" TargetMode="External"/></Relationships>
</file>

<file path=word/_rels/footnotes.xml.rels><?xml version='1.0' encoding='UTF-8' standalone='yes'?>
<Relationships xmlns="http://schemas.openxmlformats.org/package/2006/relationships"><Relationship Id="rId79" Type="http://schemas.openxmlformats.org/officeDocument/2006/relationships/hyperlink" Target="data/auto.csv" TargetMode="External"/><Relationship Id="rId123" Type="http://schemas.openxmlformats.org/officeDocument/2006/relationships/hyperlink" Target="https://bookdown.org/kevin_davisross/probsim-book/" TargetMode="External"/><Relationship Id="rId78" Type="http://schemas.openxmlformats.org/officeDocument/2006/relationships/hyperlink" Target="https://cran.r-project.org/package=ISLR2" TargetMode="External"/><Relationship Id="rId120" Type="http://schemas.openxmlformats.org/officeDocument/2006/relationships/hyperlink" Target="https://doi.org/10.1007/978-0-387-84858-7" TargetMode="External"/><Relationship Id="rId118" Type="http://schemas.openxmlformats.org/officeDocument/2006/relationships/hyperlink" Target="https://doi.org/10.1007/978-1-4614-4708-5" TargetMode="External"/><Relationship Id="rId116" Type="http://schemas.openxmlformats.org/officeDocument/2006/relationships/hyperlink" Target="https://doi.org/10.1201/9781315182780" TargetMode="External"/><Relationship Id="rId12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28" Type="http://schemas.openxmlformats.org/officeDocument/2006/relationships/hyperlink" Target="https://en.wikipedia.org/wiki/Law_of_the_unconscious_statistician" TargetMode="External"/><Relationship Id="rId77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.html#thm-fubini-tonelli" TargetMode="External"/><Relationship Id="rId68" Type="http://schemas.openxmlformats.org/officeDocument/2006/relationships/hyperlink" Target="https://morrison-lab.github.io/mds/measures.html#def-counting-measure" TargetMode="External"/><Relationship Id="rId66" Type="http://schemas.openxmlformats.org/officeDocument/2006/relationships/hyperlink" Target="https://morrison-lab.github.io/mds/measures.html#def-measure" TargetMode="External"/><Relationship Id="rId11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76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49" Type="http://schemas.openxmlformats.org/officeDocument/2006/relationships/hyperlink" Target="random-variables.qmd#def-joint-density-mass" TargetMode="External"/><Relationship Id="rId42" Type="http://schemas.openxmlformats.org/officeDocument/2006/relationships/hyperlink" Target="random-variables.qmd#def-joint-pdf" TargetMode="External"/><Relationship Id="rId38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0" Type="http://schemas.openxmlformats.org/officeDocument/2006/relationships/hyperlink" Target="random-variables.qmd#def-marginal" TargetMode="External"/><Relationship Id="rId4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5" Type="http://schemas.openxmlformats.org/officeDocument/2006/relationships/hyperlink" Target="random-variables.qmd#exm-joint-pmf" TargetMode="External"/><Relationship Id="rId43" Type="http://schemas.openxmlformats.org/officeDocument/2006/relationships/hyperlink" Target="random-variables.qmd#thm-marginal-density" TargetMode="External"/><Relationship Id="rId39" Type="http://schemas.openxmlformats.org/officeDocument/2006/relationships/hyperlink" Target="random-variables.qmd#thm-marginal-pm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2026-10-09T18:40:04Z</dcterms:created>
  <dcterms:modified xsi:type="dcterms:W3CDTF">2026-10-09T18:40:04Z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