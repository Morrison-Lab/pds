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2026-10-09 10:20:25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11:45:43 (PDT)</w:t>
        </w:r>
      </w:ins>
    </w:p>
    <w:bookmarkStart w:id="25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4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Mean zero is a modeling choice rather than a fact about the world,</w:t>
      </w:r>
      <w:r>
        <w:t xml:space="preserve"> </w:t>
      </w:r>
      <w:r>
        <w:t xml:space="preserve">and it costs nothing:</w:t>
      </w:r>
      <w:r>
        <w:t xml:space="preserve"> </w:t>
      </w:r>
      <w:r>
        <w:t xml:space="preserve">any systematic offset in the noise can be absorbed into the model’s own</w:t>
      </w:r>
      <w:r>
        <w:t xml:space="preserve"> </w:t>
      </w:r>
      <w:r>
        <w:t xml:space="preserve">intercept, leaving what remains centered at zero by construction.</w:t>
      </w:r>
    </w:p>
    <w:p>
      <w:pPr>
        <w:pStyle w:val="BodyText"/>
      </w:pPr>
      <w:r>
        <w:t xml:space="preserve">That choice buys one identity, used repeatedly across statistical modeling</w:t>
      </w:r>
      <w:r>
        <w:t xml:space="preserve"> </w:t>
      </w:r>
      <w:r>
        <w:t xml:space="preserve">and machine learning.</w:t>
      </w:r>
    </w:p>
    <w:bookmarkStart w:id="21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1"/>
    <w:bookmarkStart w:id="23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2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3"/>
    <w:bookmarkEnd w:id="24"/>
    <w:bookmarkEnd w:id="25"/>
    <w:bookmarkStart w:id="49" w:name="variance-and-related-characteristics"/>
    <w:p>
      <w:pPr>
        <w:pStyle w:val="Heading2"/>
      </w:pPr>
      <w:r>
        <w:t xml:space="preserve">2 Variance and related characteristics</w:t>
      </w:r>
    </w:p>
    <w:bookmarkStart w:id="26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6"/>
    <w:bookmarkStart w:id="27" w:name="thm-variance-expanded"/>
    <w:p>
      <w:pPr>
        <w:pStyle w:val="FirstParagraph"/>
      </w:pPr>
      <w:r>
        <w:rPr>
          <w:b/>
          <w:bCs/>
        </w:rPr>
        <w:t xml:space="preserve">Theorem 1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28" w:name="thm-variance"/>
    <w:p>
      <w:pPr>
        <w:pStyle w:val="BodyText"/>
      </w:pPr>
      <w:r>
        <w:rPr>
          <w:b/>
          <w:bCs/>
        </w:rPr>
        <w:t xml:space="preserve">Theorem 2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1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0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1"/>
    <w:bookmarkStart w:id="33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2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3"/>
    <w:bookmarkStart w:id="35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4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6"/>
    <w:bookmarkStart w:id="37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7"/>
    <w:bookmarkStart w:id="38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bookmarkStart w:id="39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39"/>
    <w:bookmarkStart w:id="40" w:name="thm-total-variance"/>
    <w:p>
      <w:pPr>
        <w:pStyle w:val="BodyText"/>
      </w:pPr>
      <w:r>
        <w:rPr>
          <w:b/>
          <w:bCs/>
        </w:rPr>
        <w:t xml:space="preserve">Theorem 3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5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6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6"/>
    <w:bookmarkStart w:id="47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48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End w:id="49"/>
    <w:bookmarkStart w:id="57" w:name="sec-bias-variance-prediction"/>
    <w:p>
      <w:pPr>
        <w:pStyle w:val="Heading2"/>
      </w:pPr>
      <w:r>
        <w:t xml:space="preserve">3 Bias, variance, and prediction error</w:t>
      </w:r>
    </w:p>
    <w:bookmarkStart w:id="50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0"/>
    <w:bookmarkStart w:id="51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51"/>
    <w:bookmarkStart w:id="53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54" w:name="exm-prediction-bias"/>
    <w:p>
      <w:pPr>
        <w:pStyle w:val="BodyText"/>
      </w:pPr>
      <w:r>
        <w:rPr>
          <w:b/>
          <w:bCs/>
        </w:rPr>
        <w:t xml:space="preserve">Example 9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54"/>
    <w:bookmarkStart w:id="55" w:name="thm-prediction-error"/>
    <w:p>
      <w:pPr>
        <w:pStyle w:val="BodyText"/>
      </w:pPr>
      <w:r>
        <w:rPr>
          <w:b/>
          <w:bCs/>
        </w:rPr>
        <w:t xml:space="preserve">Theorem 4 (Expected squared prediction error)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fixed function,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Expanding the square and using linearity of expectation,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hence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By</w:t>
      </w:r>
      <w:r>
        <w:t xml:space="preserve">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Adding the three terms gives the claim.</w:t>
      </w:r>
    </w:p>
    <w:bookmarkStart w:id="56" w:name="def-irreducible-error"/>
    <w:p>
      <w:pPr>
        <w:pStyle w:val="BodyText"/>
      </w:pPr>
      <w:r>
        <w:rPr>
          <w:b/>
          <w:bCs/>
        </w:rPr>
        <w:t xml:space="preserve">Definition 10 (Irreducible error)</w:t>
      </w:r>
      <w:r>
        <w:t xml:space="preserve"> </w:t>
      </w:r>
      <w:r>
        <w:t xml:space="preserve">In</w:t>
      </w:r>
      <w:r>
        <w:t xml:space="preserve"> </w:t>
      </w:r>
      <w:hyperlink w:anchor="thm-prediction-erro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For example,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57"/>
    <w:bookmarkStart w:id="103" w:name="covariance"/>
    <w:p>
      <w:pPr>
        <w:pStyle w:val="Heading2"/>
      </w:pPr>
      <w:r>
        <w:t xml:space="preserve">4 Covariance</w:t>
      </w:r>
    </w:p>
    <w:bookmarkStart w:id="58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58"/>
    <w:bookmarkStart w:id="59" w:name="thm-alt-cov"/>
    <w:p>
      <w:pPr>
        <w:pStyle w:val="FirstParagraph"/>
      </w:pPr>
      <w:r>
        <w:rPr>
          <w:b/>
          <w:bCs/>
        </w:rPr>
        <w:t xml:space="preserve">Theorem 5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0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0"/>
    <w:bookmarkStart w:id="62" w:name="thm-indpt-uncorrelated"/>
    <w:p>
      <w:pPr>
        <w:pStyle w:val="FirstParagraph"/>
      </w:pPr>
      <w:r>
        <w:rPr>
          <w:b/>
          <w:bCs/>
        </w:rPr>
        <w:t xml:space="preserve">Theorem 6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3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1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66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6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requires.</w:t>
      </w:r>
    </w:p>
    <w:bookmarkEnd w:id="66"/>
    <w:bookmarkStart w:id="67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8" w:name="def-correlation"/>
    <w:p>
      <w:pPr>
        <w:pStyle w:val="FirstParagraph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69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69"/>
    <w:bookmarkStart w:id="70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1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1"/>
    <w:bookmarkStart w:id="72" w:name="cor-uncorrelated-cor-zero"/>
    <w:p>
      <w:pPr>
        <w:pStyle w:val="BodyText"/>
      </w:pPr>
      <w:r>
        <w:rPr>
          <w:b/>
          <w:bCs/>
        </w:rPr>
        <w:t xml:space="preserve">Corollary 1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73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3"/>
    <w:bookmarkStart w:id="74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4"/>
    <w:bookmarkStart w:id="75" w:name="thm-total-cov"/>
    <w:p>
      <w:pPr>
        <w:pStyle w:val="BodyText"/>
      </w:pPr>
      <w:r>
        <w:rPr>
          <w:b/>
          <w:bCs/>
        </w:rPr>
        <w:t xml:space="preserve">Theorem 7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4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76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77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77"/>
    <w:bookmarkStart w:id="78" w:name="thm-vcov-elements"/>
    <w:p>
      <w:pPr>
        <w:pStyle w:val="FirstParagraph"/>
      </w:pPr>
      <w:r>
        <w:rPr>
          <w:b/>
          <w:bCs/>
        </w:rPr>
        <w:t xml:space="preserve">Theorem 8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79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0" w:name="thm-vcov-vec"/>
    <w:p>
      <w:pPr>
        <w:pStyle w:val="FirstParagraph"/>
      </w:pPr>
      <w:r>
        <w:rPr>
          <w:b/>
          <w:bCs/>
        </w:rPr>
        <w:t xml:space="preserve">Theorem 9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1" w:name="thm-var-lincom"/>
    <w:p>
      <w:pPr>
        <w:pStyle w:val="FirstParagraph"/>
      </w:pPr>
      <w:r>
        <w:rPr>
          <w:b/>
          <w:bCs/>
        </w:rPr>
        <w:t xml:space="preserve">Theorem 10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2" w:name="cor-var-lincom2"/>
    <w:p>
      <w:pPr>
        <w:pStyle w:val="FirstParagraph"/>
      </w:pPr>
      <w:r>
        <w:rPr>
          <w:b/>
          <w:bCs/>
        </w:rPr>
        <w:t xml:space="preserve">Corollary 2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3" w:name="cor-var-sum-indpt"/>
    <w:p>
      <w:pPr>
        <w:pStyle w:val="FirstParagraph"/>
      </w:pPr>
      <w:r>
        <w:rPr>
          <w:b/>
          <w:bCs/>
        </w:rPr>
        <w:t xml:space="preserve">Corollary 3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the case where that term is 0.</w:t>
      </w:r>
    </w:p>
    <w:bookmarkStart w:id="86" w:name="thm-vcov-psd"/>
    <w:p>
      <w:pPr>
        <w:pStyle w:val="BodyText"/>
      </w:pPr>
      <w:r>
        <w:rPr>
          <w:b/>
          <w:bCs/>
        </w:rPr>
        <w:t xml:space="preserve">Theorem 11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85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87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1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88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89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0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1"/>
    <w:bookmarkStart w:id="93" w:name="cor-vcov-indpt-diagonal"/>
    <w:p>
      <w:pPr>
        <w:pStyle w:val="BodyText"/>
      </w:pPr>
      <w:r>
        <w:rPr>
          <w:b/>
          <w:bCs/>
        </w:rPr>
        <w:t xml:space="preserve">Corollary 4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2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4" w:name="thm-cor-bounds"/>
    <w:p>
      <w:pPr>
        <w:pStyle w:val="BodyText"/>
      </w:pPr>
      <w:r>
        <w:rPr>
          <w:b/>
          <w:bCs/>
        </w:rPr>
        <w:t xml:space="preserve">Theorem 12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2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del w:id="3" w:author="PR Preview" w:date="2026-01-01T00:00:00Z">
        <w:r>
          <w:rPr>
            <w:rStyle w:val="NormalTok"/>
          </w:rPr>
          <w:delText xml:space="preserve">ggplot2</w:delText>
        </w:r>
      </w:del>
      <w:del w:id="4" w:author="PR Preview" w:date="2026-01-01T00:00:00Z">
        <w:r>
          <w:rPr>
            <w:rStyle w:val="SpecialCharTok"/>
          </w:rPr>
          <w:delText xml:space="preserve">::</w:delText>
        </w:r>
      </w:del>
      <w:del w:id="5" w:author="PR Preview" w:date="2026-01-01T00:00:00Z">
        <w:r>
          <w:rPr>
            <w:rStyle w:val="FunctionTok"/>
          </w:rPr>
          <w:delText xml:space="preserve">ggplot</w:delText>
        </w:r>
      </w:del>
      <w:del w:id="6" w:author="PR Preview" w:date="2026-01-01T00:00:00Z">
        <w:r>
          <w:rPr>
            <w:rStyle w:val="NormalTok"/>
          </w:rPr>
          <w:delText xml:space="preserve">(</w:delText>
        </w:r>
      </w:del>
      <w:del w:id="7" w:author="PR Preview" w:date="2026-01-01T00:00:00Z">
        <w:r>
          <w:rPr>
            <w:rStyle w:val="FunctionTok"/>
          </w:rPr>
          <w:delText xml:space="preserve">data.frame</w:delText>
        </w:r>
      </w:del>
      <w:del w:id="8" w:author="PR Preview" w:date="2026-01-01T00:00:00Z">
        <w:r>
          <w:rPr>
            <w:rStyle w:val="NormalTok"/>
          </w:rPr>
          <w:delText xml:space="preserve">(x, y), ggplot2</w:delText>
        </w:r>
      </w:del>
      <w:del w:id="9" w:author="PR Preview" w:date="2026-01-01T00:00:00Z">
        <w:r>
          <w:rPr>
            <w:rStyle w:val="SpecialCharTok"/>
          </w:rPr>
          <w:delText xml:space="preserve">::</w:delText>
        </w:r>
      </w:del>
      <w:del w:id="10" w:author="PR Preview" w:date="2026-01-01T00:00:00Z">
        <w:r>
          <w:rPr>
            <w:rStyle w:val="FunctionTok"/>
          </w:rPr>
          <w:delText xml:space="preserve">aes</w:delText>
        </w:r>
      </w:del>
      <w:del w:id="11" w:author="PR Preview" w:date="2026-01-01T00:00:00Z">
        <w:r>
          <w:rPr>
            <w:rStyle w:val="NormalTok"/>
          </w:rPr>
          <w:delText xml:space="preserve">(</w:delText>
        </w:r>
      </w:del>
      <w:del w:id="12" w:author="PR Preview" w:date="2026-01-01T00:00:00Z">
        <w:r>
          <w:rPr>
            <w:rStyle w:val="AttributeTok"/>
          </w:rPr>
          <w:delText xml:space="preserve">x =</w:delText>
        </w:r>
      </w:del>
      <w:del w:id="13" w:author="PR Preview" w:date="2026-01-01T00:00:00Z">
        <w:r>
          <w:rPr>
            <w:rStyle w:val="NormalTok"/>
          </w:rPr>
          <w:delText xml:space="preserve"> x, </w:delText>
        </w:r>
      </w:del>
      <w:del w:id="14" w:author="PR Preview" w:date="2026-01-01T00:00:00Z">
        <w:r>
          <w:rPr>
            <w:rStyle w:val="AttributeTok"/>
          </w:rPr>
          <w:delText xml:space="preserve">y =</w:delText>
        </w:r>
      </w:del>
      <w:del w:id="15" w:author="PR Preview" w:date="2026-01-01T00:00:00Z">
        <w:r>
          <w:rPr>
            <w:rStyle w:val="NormalTok"/>
          </w:rPr>
          <w:delText xml:space="preserve"> y)) </w:delText>
        </w:r>
      </w:del>
      <w:del w:id="16" w:author="PR Preview" w:date="2026-01-01T00:00:00Z">
        <w:r>
          <w:rPr>
            <w:rStyle w:val="SpecialCharTok"/>
          </w:rPr>
          <w:delText xml:space="preserve">+</w:delText>
        </w:r>
      </w:del>
      <w:del w:id="17" w:author="PR Preview" w:date="2026-01-01T00:00:00Z">
        <w:r>
          <w:br/>
        </w:r>
      </w:del>
      <w:del w:id="18" w:author="PR Preview" w:date="2026-01-01T00:00:00Z">
        <w:r>
          <w:rPr>
            <w:rStyle w:val="NormalTok"/>
          </w:rPr>
          <w:delText xml:space="preserve">  ggplot2</w:delText>
        </w:r>
      </w:del>
      <w:del w:id="19" w:author="PR Preview" w:date="2026-01-01T00:00:00Z">
        <w:r>
          <w:rPr>
            <w:rStyle w:val="SpecialCharTok"/>
          </w:rPr>
          <w:delText xml:space="preserve">::</w:delText>
        </w:r>
      </w:del>
      <w:del w:id="20" w:author="PR Preview" w:date="2026-01-01T00:00:00Z">
        <w:r>
          <w:rPr>
            <w:rStyle w:val="FunctionTok"/>
          </w:rPr>
          <w:delText xml:space="preserve">geom_point</w:delText>
        </w:r>
      </w:del>
      <w:del w:id="21" w:author="PR Preview" w:date="2026-01-01T00:00:00Z">
        <w:r>
          <w:rPr>
            <w:rStyle w:val="NormalTok"/>
          </w:rPr>
          <w:delText xml:space="preserve">(</w:delText>
        </w:r>
      </w:del>
      <w:del w:id="22" w:author="PR Preview" w:date="2026-01-01T00:00:00Z">
        <w:r>
          <w:rPr>
            <w:rStyle w:val="AttributeTok"/>
          </w:rPr>
          <w:delText xml:space="preserve">alpha =</w:delText>
        </w:r>
      </w:del>
      <w:del w:id="23" w:author="PR Preview" w:date="2026-01-01T00:00:00Z">
        <w:r>
          <w:rPr>
            <w:rStyle w:val="NormalTok"/>
          </w:rPr>
          <w:delText xml:space="preserve"> </w:delText>
        </w:r>
      </w:del>
      <w:del w:id="24" w:author="PR Preview" w:date="2026-01-01T00:00:00Z">
        <w:r>
          <w:rPr>
            <w:rStyle w:val="FloatTok"/>
          </w:rPr>
          <w:delText xml:space="preserve">0.4</w:delText>
        </w:r>
      </w:del>
      <w:del w:id="25" w:author="PR Preview" w:date="2026-01-01T00:00:00Z">
        <w:r>
          <w:rPr>
            <w:rStyle w:val="NormalTok"/>
          </w:rPr>
          <w:delText xml:space="preserve">, </w:delText>
        </w:r>
      </w:del>
      <w:del w:id="26" w:author="PR Preview" w:date="2026-01-01T00:00:00Z">
        <w:r>
          <w:rPr>
            <w:rStyle w:val="AttributeTok"/>
          </w:rPr>
          <w:delText xml:space="preserve">size =</w:delText>
        </w:r>
      </w:del>
      <w:del w:id="27" w:author="PR Preview" w:date="2026-01-01T00:00:00Z">
        <w:r>
          <w:rPr>
            <w:rStyle w:val="NormalTok"/>
          </w:rPr>
          <w:delText xml:space="preserve"> </w:delText>
        </w:r>
      </w:del>
      <w:del w:id="28" w:author="PR Preview" w:date="2026-01-01T00:00:00Z">
        <w:r>
          <w:rPr>
            <w:rStyle w:val="DecValTok"/>
          </w:rPr>
          <w:delText xml:space="preserve">2</w:delText>
        </w:r>
      </w:del>
      <w:del w:id="29" w:author="PR Preview" w:date="2026-01-01T00:00:00Z">
        <w:r>
          <w:rPr>
            <w:rStyle w:val="NormalTok"/>
          </w:rPr>
          <w:delText xml:space="preserve">) </w:delText>
        </w:r>
      </w:del>
      <w:del w:id="30" w:author="PR Preview" w:date="2026-01-01T00:00:00Z">
        <w:r>
          <w:rPr>
            <w:rStyle w:val="SpecialCharTok"/>
          </w:rPr>
          <w:delText xml:space="preserve">+</w:delText>
        </w:r>
      </w:del>
      <w:del w:id="31" w:author="PR Preview" w:date="2026-01-01T00:00:00Z">
        <w:r>
          <w:br/>
        </w:r>
      </w:del>
      <w:del w:id="32" w:author="PR Preview" w:date="2026-01-01T00:00:00Z">
        <w:r>
          <w:rPr>
            <w:rStyle w:val="NormalTok"/>
          </w:rPr>
          <w:delText xml:space="preserve">  ggplot2</w:delText>
        </w:r>
      </w:del>
      <w:del w:id="33" w:author="PR Preview" w:date="2026-01-01T00:00:00Z">
        <w:r>
          <w:rPr>
            <w:rStyle w:val="SpecialCharTok"/>
          </w:rPr>
          <w:delText xml:space="preserve">::</w:delText>
        </w:r>
      </w:del>
      <w:del w:id="34" w:author="PR Preview" w:date="2026-01-01T00:00:00Z">
        <w:r>
          <w:rPr>
            <w:rStyle w:val="FunctionTok"/>
          </w:rPr>
          <w:delText xml:space="preserve">labs</w:delText>
        </w:r>
      </w:del>
      <w:del w:id="35" w:author="PR Preview" w:date="2026-01-01T00:00:00Z">
        <w:r>
          <w:rPr>
            <w:rStyle w:val="NormalTok"/>
          </w:rPr>
          <w:delText xml:space="preserve">(</w:delText>
        </w:r>
      </w:del>
      <w:del w:id="36" w:author="PR Preview" w:date="2026-01-01T00:00:00Z">
        <w:r>
          <w:rPr>
            <w:rStyle w:val="AttributeTok"/>
          </w:rPr>
          <w:delText xml:space="preserve">x =</w:delText>
        </w:r>
      </w:del>
      <w:del w:id="37" w:author="PR Preview" w:date="2026-01-01T00:00:00Z">
        <w:r>
          <w:rPr>
            <w:rStyle w:val="NormalTok"/>
          </w:rPr>
          <w:delText xml:space="preserve"> </w:delText>
        </w:r>
      </w:del>
      <w:del w:id="38" w:author="PR Preview" w:date="2026-01-01T00:00:00Z">
        <w:r>
          <w:rPr>
            <w:rStyle w:val="StringTok"/>
          </w:rPr>
          <w:delText xml:space="preserve">"horsepower"</w:delText>
        </w:r>
      </w:del>
      <w:del w:id="39" w:author="PR Preview" w:date="2026-01-01T00:00:00Z">
        <w:r>
          <w:rPr>
            <w:rStyle w:val="NormalTok"/>
          </w:rPr>
          <w:delText xml:space="preserve">, </w:delText>
        </w:r>
      </w:del>
      <w:del w:id="40" w:author="PR Preview" w:date="2026-01-01T00:00:00Z">
        <w:r>
          <w:rPr>
            <w:rStyle w:val="AttributeTok"/>
          </w:rPr>
          <w:delText xml:space="preserve">y =</w:delText>
        </w:r>
      </w:del>
      <w:del w:id="41" w:author="PR Preview" w:date="2026-01-01T00:00:00Z">
        <w:r>
          <w:rPr>
            <w:rStyle w:val="NormalTok"/>
          </w:rPr>
          <w:delText xml:space="preserve"> </w:delText>
        </w:r>
      </w:del>
      <w:del w:id="42" w:author="PR Preview" w:date="2026-01-01T00:00:00Z">
        <w:r>
          <w:rPr>
            <w:rStyle w:val="StringTok"/>
          </w:rPr>
          <w:delText xml:space="preserve">"miles per gallon"</w:delText>
        </w:r>
      </w:del>
      <w:del w:id="43" w:author="PR Preview" w:date="2026-01-01T00:00:00Z">
        <w:r>
          <w:rPr>
            <w:rStyle w:val="NormalTok"/>
          </w:rPr>
          <w:delText xml:space="preserve">) </w:delText>
        </w:r>
      </w:del>
      <w:del w:id="44" w:author="PR Preview" w:date="2026-01-01T00:00:00Z">
        <w:r>
          <w:rPr>
            <w:rStyle w:val="SpecialCharTok"/>
          </w:rPr>
          <w:delText xml:space="preserve">+</w:delText>
        </w:r>
      </w:del>
      <w:del w:id="45" w:author="PR Preview" w:date="2026-01-01T00:00:00Z">
        <w:r>
          <w:br/>
        </w:r>
      </w:del>
      <w:del w:id="46" w:author="PR Preview" w:date="2026-01-01T00:00:00Z">
        <w:r>
          <w:rPr>
            <w:rStyle w:val="NormalTok"/>
          </w:rPr>
          <w:delText xml:space="preserve">  ggplot2</w:delText>
        </w:r>
      </w:del>
      <w:del w:id="47" w:author="PR Preview" w:date="2026-01-01T00:00:00Z">
        <w:r>
          <w:rPr>
            <w:rStyle w:val="SpecialCharTok"/>
          </w:rPr>
          <w:delText xml:space="preserve">::</w:delText>
        </w:r>
      </w:del>
      <w:del w:id="48" w:author="PR Preview" w:date="2026-01-01T00:00:00Z">
        <w:r>
          <w:rPr>
            <w:rStyle w:val="FunctionTok"/>
          </w:rPr>
          <w:delText xml:space="preserve">theme_minimal</w:delText>
        </w:r>
      </w:del>
      <w:del w:id="49" w:author="PR Preview" w:date="2026-01-01T00:00:00Z">
        <w:r>
          <w:rPr>
            <w:rStyle w:val="NormalTok"/>
          </w:rPr>
          <w:delText xml:space="preserve">()</w:delText>
        </w:r>
      </w:del>
    </w:p>
    <w:p>
      <w:pPr>
        <w:pStyle w:val="SourceCode"/>
      </w:pPr>
      <w:ins w:id="50" w:author="PR Preview" w:date="2026-01-01T00:00:00Z">
        <w:r>
          <w:rPr>
            <w:rStyle w:val="NormalTok"/>
          </w:rPr>
          <w:t xml:space="preserve">tibble</w:t>
        </w:r>
      </w:ins>
      <w:ins w:id="51" w:author="PR Preview" w:date="2026-01-01T00:00:00Z">
        <w:r>
          <w:rPr>
            <w:rStyle w:val="SpecialCharTok"/>
          </w:rPr>
          <w:t xml:space="preserve">::</w:t>
        </w:r>
      </w:ins>
      <w:ins w:id="52" w:author="PR Preview" w:date="2026-01-01T00:00:00Z">
        <w:r>
          <w:rPr>
            <w:rStyle w:val="FunctionTok"/>
          </w:rPr>
          <w:t xml:space="preserve">tibble</w:t>
        </w:r>
      </w:ins>
      <w:ins w:id="53" w:author="PR Preview" w:date="2026-01-01T00:00:00Z">
        <w:r>
          <w:rPr>
            <w:rStyle w:val="NormalTok"/>
          </w:rPr>
          <w:t xml:space="preserve">(x, y) </w:t>
        </w:r>
      </w:ins>
      <w:ins w:id="54" w:author="PR Preview" w:date="2026-01-01T00:00:00Z">
        <w:r>
          <w:rPr>
            <w:rStyle w:val="SpecialCharTok"/>
          </w:rPr>
          <w:t xml:space="preserve">|&gt;</w:t>
        </w:r>
      </w:ins>
      <w:ins w:id="55" w:author="PR Preview" w:date="2026-01-01T00:00:00Z">
        <w:r>
          <w:br/>
        </w:r>
      </w:ins>
      <w:ins w:id="56" w:author="PR Preview" w:date="2026-01-01T00:00:00Z">
        <w:r>
          <w:rPr>
            <w:rStyle w:val="NormalTok"/>
          </w:rPr>
          <w:t xml:space="preserve">  ggplot2</w:t>
        </w:r>
      </w:ins>
      <w:ins w:id="57" w:author="PR Preview" w:date="2026-01-01T00:00:00Z">
        <w:r>
          <w:rPr>
            <w:rStyle w:val="SpecialCharTok"/>
          </w:rPr>
          <w:t xml:space="preserve">::</w:t>
        </w:r>
      </w:ins>
      <w:ins w:id="58" w:author="PR Preview" w:date="2026-01-01T00:00:00Z">
        <w:r>
          <w:rPr>
            <w:rStyle w:val="FunctionTok"/>
          </w:rPr>
          <w:t xml:space="preserve">ggplot</w:t>
        </w:r>
      </w:ins>
      <w:ins w:id="59" w:author="PR Preview" w:date="2026-01-01T00:00:00Z">
        <w:r>
          <w:rPr>
            <w:rStyle w:val="NormalTok"/>
          </w:rPr>
          <w:t xml:space="preserve">(ggplot2</w:t>
        </w:r>
      </w:ins>
      <w:ins w:id="60" w:author="PR Preview" w:date="2026-01-01T00:00:00Z">
        <w:r>
          <w:rPr>
            <w:rStyle w:val="SpecialCharTok"/>
          </w:rPr>
          <w:t xml:space="preserve">::</w:t>
        </w:r>
      </w:ins>
      <w:ins w:id="61" w:author="PR Preview" w:date="2026-01-01T00:00:00Z">
        <w:r>
          <w:rPr>
            <w:rStyle w:val="FunctionTok"/>
          </w:rPr>
          <w:t xml:space="preserve">aes</w:t>
        </w:r>
      </w:ins>
      <w:ins w:id="62" w:author="PR Preview" w:date="2026-01-01T00:00:00Z">
        <w:r>
          <w:rPr>
            <w:rStyle w:val="NormalTok"/>
          </w:rPr>
          <w:t xml:space="preserve">(</w:t>
        </w:r>
      </w:ins>
      <w:ins w:id="63" w:author="PR Preview" w:date="2026-01-01T00:00:00Z">
        <w:r>
          <w:rPr>
            <w:rStyle w:val="AttributeTok"/>
          </w:rPr>
          <w:t xml:space="preserve">x =</w:t>
        </w:r>
      </w:ins>
      <w:ins w:id="64" w:author="PR Preview" w:date="2026-01-01T00:00:00Z">
        <w:r>
          <w:rPr>
            <w:rStyle w:val="NormalTok"/>
          </w:rPr>
          <w:t xml:space="preserve"> x, </w:t>
        </w:r>
      </w:ins>
      <w:ins w:id="65" w:author="PR Preview" w:date="2026-01-01T00:00:00Z">
        <w:r>
          <w:rPr>
            <w:rStyle w:val="AttributeTok"/>
          </w:rPr>
          <w:t xml:space="preserve">y =</w:t>
        </w:r>
      </w:ins>
      <w:ins w:id="66" w:author="PR Preview" w:date="2026-01-01T00:00:00Z">
        <w:r>
          <w:rPr>
            <w:rStyle w:val="NormalTok"/>
          </w:rPr>
          <w:t xml:space="preserve"> y)) </w:t>
        </w:r>
      </w:ins>
      <w:ins w:id="67" w:author="PR Preview" w:date="2026-01-01T00:00:00Z">
        <w:r>
          <w:rPr>
            <w:rStyle w:val="SpecialCharTok"/>
          </w:rPr>
          <w:t xml:space="preserve">+</w:t>
        </w:r>
      </w:ins>
      <w:ins w:id="68" w:author="PR Preview" w:date="2026-01-01T00:00:00Z">
        <w:r>
          <w:br/>
        </w:r>
      </w:ins>
      <w:ins w:id="69" w:author="PR Preview" w:date="2026-01-01T00:00:00Z">
        <w:r>
          <w:rPr>
            <w:rStyle w:val="NormalTok"/>
          </w:rPr>
          <w:t xml:space="preserve">  ggplot2</w:t>
        </w:r>
      </w:ins>
      <w:ins w:id="70" w:author="PR Preview" w:date="2026-01-01T00:00:00Z">
        <w:r>
          <w:rPr>
            <w:rStyle w:val="SpecialCharTok"/>
          </w:rPr>
          <w:t xml:space="preserve">::</w:t>
        </w:r>
      </w:ins>
      <w:ins w:id="71" w:author="PR Preview" w:date="2026-01-01T00:00:00Z">
        <w:r>
          <w:rPr>
            <w:rStyle w:val="FunctionTok"/>
          </w:rPr>
          <w:t xml:space="preserve">geom_point</w:t>
        </w:r>
      </w:ins>
      <w:ins w:id="72" w:author="PR Preview" w:date="2026-01-01T00:00:00Z">
        <w:r>
          <w:rPr>
            <w:rStyle w:val="NormalTok"/>
          </w:rPr>
          <w:t xml:space="preserve">(</w:t>
        </w:r>
      </w:ins>
      <w:ins w:id="73" w:author="PR Preview" w:date="2026-01-01T00:00:00Z">
        <w:r>
          <w:rPr>
            <w:rStyle w:val="AttributeTok"/>
          </w:rPr>
          <w:t xml:space="preserve">alpha =</w:t>
        </w:r>
      </w:ins>
      <w:ins w:id="74" w:author="PR Preview" w:date="2026-01-01T00:00:00Z">
        <w:r>
          <w:rPr>
            <w:rStyle w:val="NormalTok"/>
          </w:rPr>
          <w:t xml:space="preserve"> </w:t>
        </w:r>
      </w:ins>
      <w:ins w:id="75" w:author="PR Preview" w:date="2026-01-01T00:00:00Z">
        <w:r>
          <w:rPr>
            <w:rStyle w:val="FloatTok"/>
          </w:rPr>
          <w:t xml:space="preserve">0.4</w:t>
        </w:r>
      </w:ins>
      <w:ins w:id="76" w:author="PR Preview" w:date="2026-01-01T00:00:00Z">
        <w:r>
          <w:rPr>
            <w:rStyle w:val="NormalTok"/>
          </w:rPr>
          <w:t xml:space="preserve">, </w:t>
        </w:r>
      </w:ins>
      <w:ins w:id="77" w:author="PR Preview" w:date="2026-01-01T00:00:00Z">
        <w:r>
          <w:rPr>
            <w:rStyle w:val="AttributeTok"/>
          </w:rPr>
          <w:t xml:space="preserve">size =</w:t>
        </w:r>
      </w:ins>
      <w:ins w:id="78" w:author="PR Preview" w:date="2026-01-01T00:00:00Z">
        <w:r>
          <w:rPr>
            <w:rStyle w:val="NormalTok"/>
          </w:rPr>
          <w:t xml:space="preserve"> </w:t>
        </w:r>
      </w:ins>
      <w:ins w:id="79" w:author="PR Preview" w:date="2026-01-01T00:00:00Z">
        <w:r>
          <w:rPr>
            <w:rStyle w:val="DecValTok"/>
          </w:rPr>
          <w:t xml:space="preserve">2</w:t>
        </w:r>
      </w:ins>
      <w:ins w:id="80" w:author="PR Preview" w:date="2026-01-01T00:00:00Z">
        <w:r>
          <w:rPr>
            <w:rStyle w:val="NormalTok"/>
          </w:rPr>
          <w:t xml:space="preserve">) </w:t>
        </w:r>
      </w:ins>
      <w:ins w:id="81" w:author="PR Preview" w:date="2026-01-01T00:00:00Z">
        <w:r>
          <w:rPr>
            <w:rStyle w:val="SpecialCharTok"/>
          </w:rPr>
          <w:t xml:space="preserve">+</w:t>
        </w:r>
      </w:ins>
      <w:ins w:id="82" w:author="PR Preview" w:date="2026-01-01T00:00:00Z">
        <w:r>
          <w:br/>
        </w:r>
      </w:ins>
      <w:ins w:id="83" w:author="PR Preview" w:date="2026-01-01T00:00:00Z">
        <w:r>
          <w:rPr>
            <w:rStyle w:val="NormalTok"/>
          </w:rPr>
          <w:t xml:space="preserve">  ggplot2</w:t>
        </w:r>
      </w:ins>
      <w:ins w:id="84" w:author="PR Preview" w:date="2026-01-01T00:00:00Z">
        <w:r>
          <w:rPr>
            <w:rStyle w:val="SpecialCharTok"/>
          </w:rPr>
          <w:t xml:space="preserve">::</w:t>
        </w:r>
      </w:ins>
      <w:ins w:id="85" w:author="PR Preview" w:date="2026-01-01T00:00:00Z">
        <w:r>
          <w:rPr>
            <w:rStyle w:val="FunctionTok"/>
          </w:rPr>
          <w:t xml:space="preserve">labs</w:t>
        </w:r>
      </w:ins>
      <w:ins w:id="86" w:author="PR Preview" w:date="2026-01-01T00:00:00Z">
        <w:r>
          <w:rPr>
            <w:rStyle w:val="NormalTok"/>
          </w:rPr>
          <w:t xml:space="preserve">(</w:t>
        </w:r>
      </w:ins>
      <w:ins w:id="87" w:author="PR Preview" w:date="2026-01-01T00:00:00Z">
        <w:r>
          <w:rPr>
            <w:rStyle w:val="AttributeTok"/>
          </w:rPr>
          <w:t xml:space="preserve">x =</w:t>
        </w:r>
      </w:ins>
      <w:ins w:id="88" w:author="PR Preview" w:date="2026-01-01T00:00:00Z">
        <w:r>
          <w:rPr>
            <w:rStyle w:val="NormalTok"/>
          </w:rPr>
          <w:t xml:space="preserve"> </w:t>
        </w:r>
      </w:ins>
      <w:ins w:id="89" w:author="PR Preview" w:date="2026-01-01T00:00:00Z">
        <w:r>
          <w:rPr>
            <w:rStyle w:val="StringTok"/>
          </w:rPr>
          <w:t xml:space="preserve">"horsepower"</w:t>
        </w:r>
      </w:ins>
      <w:ins w:id="90" w:author="PR Preview" w:date="2026-01-01T00:00:00Z">
        <w:r>
          <w:rPr>
            <w:rStyle w:val="NormalTok"/>
          </w:rPr>
          <w:t xml:space="preserve">, </w:t>
        </w:r>
      </w:ins>
      <w:ins w:id="91" w:author="PR Preview" w:date="2026-01-01T00:00:00Z">
        <w:r>
          <w:rPr>
            <w:rStyle w:val="AttributeTok"/>
          </w:rPr>
          <w:t xml:space="preserve">y =</w:t>
        </w:r>
      </w:ins>
      <w:ins w:id="92" w:author="PR Preview" w:date="2026-01-01T00:00:00Z">
        <w:r>
          <w:rPr>
            <w:rStyle w:val="NormalTok"/>
          </w:rPr>
          <w:t xml:space="preserve"> </w:t>
        </w:r>
      </w:ins>
      <w:ins w:id="93" w:author="PR Preview" w:date="2026-01-01T00:00:00Z">
        <w:r>
          <w:rPr>
            <w:rStyle w:val="StringTok"/>
          </w:rPr>
          <w:t xml:space="preserve">"miles per gallon"</w:t>
        </w:r>
      </w:ins>
      <w:ins w:id="94" w:author="PR Preview" w:date="2026-01-01T00:00:00Z">
        <w:r>
          <w:rPr>
            <w:rStyle w:val="NormalTok"/>
          </w:rPr>
          <w:t xml:space="preserve">) </w:t>
        </w:r>
      </w:ins>
      <w:ins w:id="95" w:author="PR Preview" w:date="2026-01-01T00:00:00Z">
        <w:r>
          <w:rPr>
            <w:rStyle w:val="SpecialCharTok"/>
          </w:rPr>
          <w:t xml:space="preserve">+</w:t>
        </w:r>
      </w:ins>
      <w:ins w:id="96" w:author="PR Preview" w:date="2026-01-01T00:00:00Z">
        <w:r>
          <w:br/>
        </w:r>
      </w:ins>
      <w:ins w:id="97" w:author="PR Preview" w:date="2026-01-01T00:00:00Z">
        <w:r>
          <w:rPr>
            <w:rStyle w:val="NormalTok"/>
          </w:rPr>
          <w:t xml:space="preserve">  ggplot2</w:t>
        </w:r>
      </w:ins>
      <w:ins w:id="98" w:author="PR Preview" w:date="2026-01-01T00:00:00Z">
        <w:r>
          <w:rPr>
            <w:rStyle w:val="SpecialCharTok"/>
          </w:rPr>
          <w:t xml:space="preserve">::</w:t>
        </w:r>
      </w:ins>
      <w:ins w:id="99" w:author="PR Preview" w:date="2026-01-01T00:00:00Z">
        <w:r>
          <w:rPr>
            <w:rStyle w:val="FunctionTok"/>
          </w:rPr>
          <w:t xml:space="preserve">theme_minimal</w:t>
        </w:r>
      </w:ins>
      <w:ins w:id="100" w:author="PR Preview" w:date="2026-01-01T00:00:00Z">
        <w:r>
          <w:rPr>
            <w:rStyle w:val="NormalTok"/>
          </w:rPr>
          <w:t xml:space="preserve">()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1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sample correlation divides the covariance and both standard</w:t>
      </w:r>
      <w:r>
        <w:t xml:space="preserve"> </w:t>
      </w:r>
      <w:r>
        <w:t xml:space="preserve">deviations by the same count, which cancels.</w:t>
      </w:r>
    </w:p>
    <w:bookmarkEnd w:id="102"/>
    <w:bookmarkEnd w:id="103"/>
    <w:bookmarkStart w:id="110" w:name="references"/>
    <w:p>
      <w:pPr>
        <w:pStyle w:val="Heading2"/>
      </w:pPr>
      <w:r>
        <w:t xml:space="preserve">References</w:t>
      </w:r>
    </w:p>
    <w:bookmarkStart w:id="109" w:name="refs"/>
    <w:bookmarkStart w:id="10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04"/>
    <w:bookmarkStart w:id="10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6"/>
    <w:bookmarkStart w:id="10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8" Type="http://schemas.openxmlformats.org/officeDocument/2006/relationships/image" Target="media/rId98.png"/><Relationship Id="rId97" Type="http://schemas.openxmlformats.org/officeDocument/2006/relationships/hyperlink" Target="data/auto.csv" TargetMode="External"/><Relationship Id="rId63" Type="http://schemas.openxmlformats.org/officeDocument/2006/relationships/hyperlink" Target="expectation.qmd#cor-fubini-joint" TargetMode="External"/><Relationship Id="rId32" Type="http://schemas.openxmlformats.org/officeDocument/2006/relationships/hyperlink" Target="expectation.qmd#def-cond-expectation-function" TargetMode="External"/><Relationship Id="rId42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79" Type="http://schemas.openxmlformats.org/officeDocument/2006/relationships/hyperlink" Target="expectation.qmd#def-expectation-matrix" TargetMode="External"/><Relationship Id="rId52" Type="http://schemas.openxmlformats.org/officeDocument/2006/relationships/hyperlink" Target="expectation.qmd#def-prediction" TargetMode="External"/><Relationship Id="rId19" Type="http://schemas.openxmlformats.org/officeDocument/2006/relationships/hyperlink" Target="expectation.qmd#exm-linearity-expectation" TargetMode="External"/><Relationship Id="rId30" Type="http://schemas.openxmlformats.org/officeDocument/2006/relationships/hyperlink" Target="expectation.qmd#exm-lotus" TargetMode="External"/><Relationship Id="rId34" Type="http://schemas.openxmlformats.org/officeDocument/2006/relationships/hyperlink" Target="expectation.qmd#exr-fubini-joint-disc" TargetMode="External"/><Relationship Id="rId44" Type="http://schemas.openxmlformats.org/officeDocument/2006/relationships/hyperlink" Target="expectation.qmd#thm-cond-linearity" TargetMode="External"/><Relationship Id="rId43" Type="http://schemas.openxmlformats.org/officeDocument/2006/relationships/hyperlink" Target="expectation.qmd#thm-cond-pull-out" TargetMode="External"/><Relationship Id="rId4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96" Type="http://schemas.openxmlformats.org/officeDocument/2006/relationships/hyperlink" Target="https://cran.r-project.org/package=ISLR2" TargetMode="External"/><Relationship Id="rId107" Type="http://schemas.openxmlformats.org/officeDocument/2006/relationships/hyperlink" Target="https://doi.org/10.1007/978-1-0716-1418-1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95" Type="http://schemas.openxmlformats.org/officeDocument/2006/relationships/hyperlink" Target="https://islp.readthedocs.io/" TargetMode="External"/><Relationship Id="rId92" Type="http://schemas.openxmlformats.org/officeDocument/2006/relationships/hyperlink" Target="https://morrison-lab.github.io/mds/linear-algebra.html#def-diagonal-matrix" TargetMode="External"/><Relationship Id="rId88" Type="http://schemas.openxmlformats.org/officeDocument/2006/relationships/hyperlink" Target="https://morrison-lab.github.io/mds/linear-algebra.html#def-positive-definite" TargetMode="External"/><Relationship Id="rId85" Type="http://schemas.openxmlformats.org/officeDocument/2006/relationships/hyperlink" Target="https://morrison-lab.github.io/mds/linear-algebra.html#def-positive-semidefinite" TargetMode="External"/><Relationship Id="rId84" Type="http://schemas.openxmlformats.org/officeDocument/2006/relationships/hyperlink" Target="https://morrison-lab.github.io/mds/linear-algebra.html#def-symmetric-matrix" TargetMode="External"/><Relationship Id="rId89" Type="http://schemas.openxmlformats.org/officeDocument/2006/relationships/hyperlink" Target="https://morrison-lab.github.io/mds/linear-algebra.html#exm-positive-semidefinite" TargetMode="External"/><Relationship Id="rId64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rme/chapters/estimation.html#def-estimation-error" TargetMode="External"/><Relationship Id="rId105" Type="http://schemas.openxmlformats.org/officeDocument/2006/relationships/hyperlink" Target="https://www.cengage.com/c/statistical-inference-2e-casella-berger/9780534243128/" TargetMode="External"/><Relationship Id="rId61" Type="http://schemas.openxmlformats.org/officeDocument/2006/relationships/hyperlink" Target="independence.qmd#def-indpt" TargetMode="External"/><Relationship Id="rId65" Type="http://schemas.openxmlformats.org/officeDocument/2006/relationships/hyperlink" Target="independence.qmd#exm-indpt" TargetMode="External"/><Relationship Id="rId90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97" Type="http://schemas.openxmlformats.org/officeDocument/2006/relationships/hyperlink" Target="data/auto.csv" TargetMode="External"/><Relationship Id="rId63" Type="http://schemas.openxmlformats.org/officeDocument/2006/relationships/hyperlink" Target="expectation.qmd#cor-fubini-joint" TargetMode="External"/><Relationship Id="rId32" Type="http://schemas.openxmlformats.org/officeDocument/2006/relationships/hyperlink" Target="expectation.qmd#def-cond-expectation-function" TargetMode="External"/><Relationship Id="rId42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79" Type="http://schemas.openxmlformats.org/officeDocument/2006/relationships/hyperlink" Target="expectation.qmd#def-expectation-matrix" TargetMode="External"/><Relationship Id="rId52" Type="http://schemas.openxmlformats.org/officeDocument/2006/relationships/hyperlink" Target="expectation.qmd#def-prediction" TargetMode="External"/><Relationship Id="rId19" Type="http://schemas.openxmlformats.org/officeDocument/2006/relationships/hyperlink" Target="expectation.qmd#exm-linearity-expectation" TargetMode="External"/><Relationship Id="rId30" Type="http://schemas.openxmlformats.org/officeDocument/2006/relationships/hyperlink" Target="expectation.qmd#exm-lotus" TargetMode="External"/><Relationship Id="rId34" Type="http://schemas.openxmlformats.org/officeDocument/2006/relationships/hyperlink" Target="expectation.qmd#exr-fubini-joint-disc" TargetMode="External"/><Relationship Id="rId44" Type="http://schemas.openxmlformats.org/officeDocument/2006/relationships/hyperlink" Target="expectation.qmd#thm-cond-linearity" TargetMode="External"/><Relationship Id="rId43" Type="http://schemas.openxmlformats.org/officeDocument/2006/relationships/hyperlink" Target="expectation.qmd#thm-cond-pull-out" TargetMode="External"/><Relationship Id="rId4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96" Type="http://schemas.openxmlformats.org/officeDocument/2006/relationships/hyperlink" Target="https://cran.r-project.org/package=ISLR2" TargetMode="External"/><Relationship Id="rId107" Type="http://schemas.openxmlformats.org/officeDocument/2006/relationships/hyperlink" Target="https://doi.org/10.1007/978-1-0716-1418-1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95" Type="http://schemas.openxmlformats.org/officeDocument/2006/relationships/hyperlink" Target="https://islp.readthedocs.io/" TargetMode="External"/><Relationship Id="rId92" Type="http://schemas.openxmlformats.org/officeDocument/2006/relationships/hyperlink" Target="https://morrison-lab.github.io/mds/linear-algebra.html#def-diagonal-matrix" TargetMode="External"/><Relationship Id="rId88" Type="http://schemas.openxmlformats.org/officeDocument/2006/relationships/hyperlink" Target="https://morrison-lab.github.io/mds/linear-algebra.html#def-positive-definite" TargetMode="External"/><Relationship Id="rId85" Type="http://schemas.openxmlformats.org/officeDocument/2006/relationships/hyperlink" Target="https://morrison-lab.github.io/mds/linear-algebra.html#def-positive-semidefinite" TargetMode="External"/><Relationship Id="rId84" Type="http://schemas.openxmlformats.org/officeDocument/2006/relationships/hyperlink" Target="https://morrison-lab.github.io/mds/linear-algebra.html#def-symmetric-matrix" TargetMode="External"/><Relationship Id="rId89" Type="http://schemas.openxmlformats.org/officeDocument/2006/relationships/hyperlink" Target="https://morrison-lab.github.io/mds/linear-algebra.html#exm-positive-semidefinite" TargetMode="External"/><Relationship Id="rId64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rme/chapters/estimation.html#def-estimation-error" TargetMode="External"/><Relationship Id="rId105" Type="http://schemas.openxmlformats.org/officeDocument/2006/relationships/hyperlink" Target="https://www.cengage.com/c/statistical-inference-2e-casella-berger/9780534243128/" TargetMode="External"/><Relationship Id="rId61" Type="http://schemas.openxmlformats.org/officeDocument/2006/relationships/hyperlink" Target="independence.qmd#def-indpt" TargetMode="External"/><Relationship Id="rId65" Type="http://schemas.openxmlformats.org/officeDocument/2006/relationships/hyperlink" Target="independence.qmd#exm-indpt" TargetMode="External"/><Relationship Id="rId90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2026-10-09T18:51:53Z</dcterms:created>
  <dcterms:modified xsi:type="dcterms:W3CDTF">2026-10-09T18:51:53Z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11:45:43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