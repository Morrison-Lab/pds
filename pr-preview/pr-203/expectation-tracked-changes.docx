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FirstParagraph"/>
      </w:pPr>
      <w:bookmarkStart w:id="9" w:name="sec-expectation"/>
      <w:bookmarkEnd w:id="9"/>
    </w:p>
    <w:p>
      <w:pPr>
        <w:pStyle w:val="BodyText"/>
      </w:pPr>
      <w:del w:id="2" w:author="PR Preview" w:date="2026-01-01T00:00:00Z">
        <w:r>
          <w:rPr>
            <w:b/>
            <w:bCs/>
          </w:rPr>
          <w:delText xml:space="preserve">Definition 1 (Expectation, expected value, population mean)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The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expectation</w:delText>
        </w:r>
      </w:del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b/>
            <w:bCs/>
          </w:rPr>
          <w:delText xml:space="preserve">expected value</w:delText>
        </w:r>
      </w:del>
      <w:del w:id="10" w:author="PR Preview" w:date="2026-01-01T00:00:00Z">
        <w:r>
          <w:delText xml:space="preserve">, or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population mean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 a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i/>
            <w:iCs/>
          </w:rPr>
          <w:delText xml:space="preserve">discrete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random variable</w:delText>
        </w:r>
      </w:del>
      <w:del w:id="19" w:author="PR Preview" w:date="2026-01-01T00:00:00Z">
        <w:r>
          <w:delText xml:space="preserve"> </w:delText>
        </w:r>
      </w:del>
      <m:oMath>
        <m:r>
          <m:t>X</m:t>
        </m:r>
      </m:oMath>
      <w:del w:id="20" w:author="PR Preview" w:date="2026-01-01T00:00:00Z">
        <w:r>
          <w:delText xml:space="preserve">, denoted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, or</w:delText>
        </w:r>
      </w:del>
      <w:del w:id="2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</m:oMath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the mean of</w:delText>
        </w:r>
      </w:del>
      <w:del w:id="29" w:author="PR Preview" w:date="2026-01-01T00:00:00Z">
        <w:r>
          <w:delText xml:space="preserve"> </w:delText>
        </w:r>
      </w:del>
      <m:oMath>
        <m:r>
          <m:t>X</m:t>
        </m:r>
      </m:oMath>
      <w:del w:id="30" w:author="PR Preview" w:date="2026-01-01T00:00:00Z">
        <w:r>
          <w:delText xml:space="preserve">’s possible values,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weighted by the</w:delText>
        </w:r>
      </w:del>
      <w:del w:id="33" w:author="PR Preview" w:date="2026-01-01T00:00:00Z">
        <w:r>
          <w:delText xml:space="preserve"> </w:delText>
        </w:r>
      </w:del>
      <w:hyperlink r:id="rId10">
        <w:del w:id="34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of those values:</w:delText>
        </w:r>
      </w:del>
    </w:p>
    <w:p>
      <w:pPr>
        <w:pStyle w:val="Date"/>
      </w:pPr>
      <w:ins w:id="37" w:author="PR Preview" w:date="2026-01-01T00:00:00Z">
        <w:r>
          <w:t xml:space="preserve">Last modified: 2026-10-17 13:29:23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Definition 1 (Expectation, expected value, population mean)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expectation</w:t>
        </w:r>
      </w:ins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expected value</w:t>
        </w:r>
      </w:ins>
      <w:ins w:id="46" w:author="PR Preview" w:date="2026-01-01T00:00:00Z">
        <w:r>
          <w:t xml:space="preserve">, or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population mean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 a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i/>
            <w:iCs/>
          </w:rPr>
          <w:t xml:space="preserve">discrete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random variable</w:t>
        </w:r>
      </w:ins>
      <w:ins w:id="55" w:author="PR Preview" w:date="2026-01-01T00:00:00Z">
        <w:r>
          <w:t xml:space="preserve"> </w:t>
        </w:r>
      </w:ins>
      <m:oMath>
        <m:r>
          <m:t>X</m:t>
        </m:r>
      </m:oMath>
      <w:ins w:id="56" w:author="PR Preview" w:date="2026-01-01T00:00:00Z">
        <w:r>
          <w:t xml:space="preserve">, denoted</w:t>
        </w:r>
      </w:ins>
      <w:ins w:id="5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0" w:author="PR Preview" w:date="2026-01-01T00:00:00Z">
        <w:r>
          <w:t xml:space="preserve">, or</w:t>
        </w:r>
      </w:ins>
      <w:ins w:id="61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the mean of</w:t>
        </w:r>
      </w:ins>
      <w:ins w:id="65" w:author="PR Preview" w:date="2026-01-01T00:00:00Z">
        <w:r>
          <w:t xml:space="preserve"> </w:t>
        </w:r>
      </w:ins>
      <m:oMath>
        <m:r>
          <m:t>X</m:t>
        </m:r>
      </m:oMath>
      <w:ins w:id="66" w:author="PR Preview" w:date="2026-01-01T00:00:00Z">
        <w:r>
          <w:t xml:space="preserve">’s possible values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(Wikipedia contributors 2026d)</w:t>
        </w:r>
      </w:ins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weighted by the</w:t>
        </w:r>
      </w:ins>
      <w:ins w:id="72" w:author="PR Preview" w:date="2026-01-01T00:00:00Z">
        <w:r>
          <w:t xml:space="preserve"> </w:t>
        </w:r>
      </w:ins>
      <w:hyperlink r:id="rId10">
        <w:ins w:id="73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of those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del w:id="76" w:author="PR Preview" w:date="2026-01-01T00:00:00Z">
        <w:r>
          <w:rPr>
            <w:i/>
            <w:iCs/>
          </w:rPr>
          <w:delText xml:space="preserve">Remark</w:delText>
        </w:r>
      </w:del>
      <w:del w:id="77" w:author="PR Preview" w:date="2026-01-01T00:00:00Z">
        <w:r>
          <w:delText xml:space="preserve">. </w:delText>
        </w:r>
      </w:del>
      <w:del w:id="78" w:author="PR Preview" w:date="2026-01-01T00:00:00Z">
        <w:r>
          <w:delText xml:space="preserve">See also</w:delText>
        </w:r>
      </w:del>
      <w:del w:id="79" w:author="PR Preview" w:date="2026-01-01T00:00:00Z">
        <w:r>
          <w:delText xml:space="preserve"> </w:delText>
        </w:r>
      </w:del>
      <w:hyperlink r:id="rId170">
        <w:del w:id="80" w:author="PR Preview" w:date="2026-01-01T00:00:00Z">
          <w:r>
            <w:rPr>
              <w:rStyle w:val="Hyperlink"/>
            </w:rPr>
            <w:delText xml:space="preserve">https://en.wikipedia.org/wiki/Expected_value</w:delText>
          </w:r>
        </w:del>
      </w:hyperlink>
    </w:p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del w:id="81" w:author="PR Preview" w:date="2026-01-01T00:00:00Z">
        <w:r>
          <w:rPr>
            <w:b/>
            <w:bCs/>
          </w:rPr>
          <w:delText xml:space="preserve">Theorem 3 (Law of the Unconscious Statistician (LOTUS))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Discrete case.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For any function</w:delText>
        </w:r>
      </w:del>
      <w:del w:id="86" w:author="PR Preview" w:date="2026-01-01T00:00:00Z">
        <w:r>
          <w:delText xml:space="preserve"> </w:delText>
        </w:r>
      </w:del>
      <m:oMath>
        <m:r>
          <m:t>g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 a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rPr>
            <w:i/>
            <w:iCs/>
          </w:rPr>
          <w:delText xml:space="preserve">discrete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random variable</w:delText>
        </w:r>
      </w:del>
      <w:del w:id="93" w:author="PR Preview" w:date="2026-01-01T00:00:00Z">
        <w:r>
          <w:delText xml:space="preserve"> </w:delText>
        </w:r>
      </w:del>
      <m:oMath>
        <m:r>
          <m:t>X</m:t>
        </m:r>
      </m:oMath>
      <w:del w:id="94" w:author="PR Preview" w:date="2026-01-01T00:00:00Z">
        <w:r>
          <w:delText xml:space="preserve">:</w:delText>
        </w:r>
      </w:del>
    </w:p>
    <w:p>
      <w:pPr>
        <w:pStyle w:val="BodyText"/>
      </w:pPr>
      <w:ins w:id="95" w:author="PR Preview" w:date="2026-01-01T00:00:00Z">
        <w:r>
          <w:rPr>
            <w:b/>
            <w:bCs/>
          </w:rPr>
          <w:t xml:space="preserve">Theorem 3 (Law of the Unconscious Statistician (LOTUS))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b/>
            <w:bCs/>
          </w:rPr>
          <w:t xml:space="preserve">Discrete case.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For any function</w:t>
        </w:r>
      </w:ins>
      <w:ins w:id="100" w:author="PR Preview" w:date="2026-01-01T00:00:00Z">
        <w:r>
          <w:t xml:space="preserve"> </w:t>
        </w:r>
      </w:ins>
      <m:oMath>
        <m:r>
          <m:t>g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 a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rPr>
            <w:i/>
            <w:iCs/>
          </w:rPr>
          <w:t xml:space="preserve">discrete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random variable</w:t>
        </w:r>
      </w:ins>
      <w:ins w:id="107" w:author="PR Preview" w:date="2026-01-01T00:00:00Z">
        <w:r>
          <w:t xml:space="preserve"> </w:t>
        </w:r>
      </w:ins>
      <m:oMath>
        <m:r>
          <m:t>X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(Wikipedia contributors 2026e)</w:t>
        </w:r>
      </w:ins>
      <w:ins w:id="1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del w:id="111" w:author="PR Preview" w:date="2026-01-01T00:00:00Z">
        <w:r>
          <w:rPr>
            <w:i/>
            <w:iCs/>
          </w:rPr>
          <w:delText xml:space="preserve">Remark</w:delText>
        </w:r>
      </w:del>
      <w:del w:id="112" w:author="PR Preview" w:date="2026-01-01T00:00:00Z">
        <w:r>
          <w:delText xml:space="preserve">. </w:delText>
        </w:r>
      </w:del>
      <w:del w:id="113" w:author="PR Preview" w:date="2026-01-01T00:00:00Z">
        <w:r>
          <w:delText xml:space="preserve">LOTUS says that to compute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we do not need to first find the distribution of</w:delText>
        </w:r>
      </w:del>
      <w:del w:id="11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9" w:author="PR Preview" w:date="2026-01-01T00:00:00Z">
        <w:r>
          <w:delText xml:space="preserve">;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we can compute the expectation directly using the distribution of</w:delText>
        </w:r>
      </w:del>
      <w:del w:id="122" w:author="PR Preview" w:date="2026-01-01T00:00:00Z">
        <w:r>
          <w:delText xml:space="preserve"> </w:delText>
        </w:r>
      </w:del>
      <m:oMath>
        <m:r>
          <m:t>X</m:t>
        </m:r>
      </m:oMath>
      <w:del w:id="123" w:author="PR Preview" w:date="2026-01-01T00:00:00Z">
        <w:r>
          <w:delText xml:space="preserve">.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The continuous case is the density-weighted analogue of this argument,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but a fully rigorous proof needs the general change-of-variables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theorem for integrals against a pushforward measure — approximating</w:delText>
        </w:r>
      </w:del>
      <w:del w:id="130" w:author="PR Preview" w:date="2026-01-01T00:00:00Z">
        <w:r>
          <w:delText xml:space="preserve"> </w:delText>
        </w:r>
      </w:del>
      <m:oMath>
        <m:r>
          <m:t>g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by simple functions and passing to the limit — which is beyond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this page’s scope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(Billingsley 1995; Gut 2013; Casella and Berger 2002; Wikipedia contributors 2026)</w:delText>
        </w:r>
      </w:del>
      <w:del w:id="137" w:author="PR Preview" w:date="2026-01-01T00:00:00Z">
        <w:r>
          <w:delText xml:space="preserve">.</w:delText>
        </w:r>
      </w:del>
    </w:p>
    <w:p>
      <w:pPr>
        <w:pStyle w:val="BodyText"/>
      </w:pPr>
      <w:ins w:id="138" w:author="PR Preview" w:date="2026-01-01T00:00:00Z">
        <w:r>
          <w:rPr>
            <w:i/>
            <w:iCs/>
          </w:rPr>
          <w:t xml:space="preserve">Remark</w:t>
        </w:r>
      </w:ins>
      <w:ins w:id="139" w:author="PR Preview" w:date="2026-01-01T00:00:00Z">
        <w:r>
          <w:t xml:space="preserve">. </w:t>
        </w:r>
      </w:ins>
      <w:ins w:id="140" w:author="PR Preview" w:date="2026-01-01T00:00:00Z">
        <w:r>
          <w:t xml:space="preserve">LOTUS says that to compute</w:t>
        </w:r>
      </w:ins>
      <w:ins w:id="14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we do not need to first find the distribution of</w:t>
        </w:r>
      </w:ins>
      <w:ins w:id="14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6" w:author="PR Preview" w:date="2026-01-01T00:00:00Z">
        <w:r>
          <w:t xml:space="preserve">;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we can compute the expectation directly using the distribution of</w:t>
        </w:r>
      </w:ins>
      <w:ins w:id="149" w:author="PR Preview" w:date="2026-01-01T00:00:00Z">
        <w:r>
          <w:t xml:space="preserve"> </w:t>
        </w:r>
      </w:ins>
      <m:oMath>
        <m:r>
          <m:t>X</m:t>
        </m:r>
      </m:oMath>
      <w:ins w:id="150" w:author="PR Preview" w:date="2026-01-01T00:00:00Z">
        <w:r>
          <w:t xml:space="preserve">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 continuous case is the density-weighted analogue of this argument,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but a fully rigorous proof needs the general change-of-variables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theorem for integrals against a pushforward measure — approximating</w:t>
        </w:r>
      </w:ins>
      <w:ins w:id="157" w:author="PR Preview" w:date="2026-01-01T00:00:00Z">
        <w:r>
          <w:t xml:space="preserve"> </w:t>
        </w:r>
      </w:ins>
      <m:oMath>
        <m:r>
          <m:t>g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by simple functions and passing to the limit — which is beyond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this page’s scope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(Billingsley 1995; Gut 2013; Casella and Berger 2002; Wikipedia contributors 2026f)</w:t>
        </w:r>
      </w:ins>
      <w:ins w:id="164" w:author="PR Preview" w:date="2026-01-01T00:00:00Z">
        <w:r>
          <w:t xml:space="preserve">.</w:t>
        </w:r>
      </w:ins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35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del w:id="165" w:author="PR Preview" w:date="2026-01-01T00:00:00Z">
        <w:r>
          <w:rPr>
            <w:b/>
            <w:bCs/>
          </w:rPr>
          <w:delText xml:space="preserve">Definition 10 (Loss function)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rPr>
            <w:b/>
            <w:bCs/>
          </w:rPr>
          <w:delText xml:space="preserve">loss function</w:delText>
        </w:r>
      </w:del>
      <w:del w:id="170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 a rule that gives a number that is 0 or larger: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the cost of</w:delText>
        </w:r>
      </w:del>
      <w:del w:id="175" w:author="PR Preview" w:date="2026-01-01T00:00:00Z">
        <w:r>
          <w:delText xml:space="preserve"> </w:delText>
        </w:r>
      </w:del>
      <w:hyperlink w:anchor="def-prediction">
        <w:del w:id="176" w:author="PR Preview" w:date="2026-01-01T00:00:00Z">
          <w:r>
            <w:rPr>
              <w:rStyle w:val="Hyperlink"/>
            </w:rPr>
            <w:delText xml:space="preserve">predicting</w:delText>
          </w:r>
        </w:del>
      </w:hyperlink>
      <w:del w:id="1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when the true value is</w:delText>
        </w:r>
      </w:del>
      <w:del w:id="180" w:author="PR Preview" w:date="2026-01-01T00:00:00Z">
        <w:r>
          <w:delText xml:space="preserve"> </w:delText>
        </w:r>
      </w:del>
      <m:oMath>
        <m:r>
          <m:t>y</m:t>
        </m:r>
      </m:oMath>
      <w:del w:id="181" w:author="PR Preview" w:date="2026-01-01T00:00:00Z">
        <w:r>
          <w:delText xml:space="preserve">.</w:delText>
        </w:r>
      </w:del>
    </w:p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Definition 10 (Loss function)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rPr>
            <w:b/>
            <w:bCs/>
          </w:rPr>
          <w:t xml:space="preserve">loss function</w:t>
        </w:r>
      </w:ins>
      <w:ins w:id="18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a rule that gives a number that is 0 or larger: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 cost of</w:t>
        </w:r>
      </w:ins>
      <w:ins w:id="192" w:author="PR Preview" w:date="2026-01-01T00:00:00Z">
        <w:r>
          <w:t xml:space="preserve"> </w:t>
        </w:r>
      </w:ins>
      <w:hyperlink w:anchor="def-prediction">
        <w:ins w:id="193" w:author="PR Preview" w:date="2026-01-01T00:00:00Z">
          <w:r>
            <w:rPr>
              <w:rStyle w:val="Hyperlink"/>
            </w:rPr>
            <w:t xml:space="preserve">predicting</w:t>
          </w:r>
        </w:ins>
      </w:hyperlink>
      <w:ins w:id="1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when the true value is</w:t>
        </w:r>
      </w:ins>
      <w:ins w:id="197" w:author="PR Preview" w:date="2026-01-01T00:00:00Z">
        <w:r>
          <w:t xml:space="preserve"> </w:t>
        </w:r>
      </w:ins>
      <m:oMath>
        <m:r>
          <m:t>y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(Wikipedia contributors 2026g)</w:t>
        </w:r>
      </w:ins>
      <w:ins w:id="200" w:author="PR Preview" w:date="2026-01-01T00:00:00Z">
        <w:r>
          <w:t xml:space="preserve">.</w:t>
        </w:r>
      </w:ins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del w:id="201" w:author="PR Preview" w:date="2026-01-01T00:00:00Z">
        <w:r>
          <w:rPr>
            <w:b/>
            <w:bCs/>
          </w:rPr>
          <w:delText xml:space="preserve">Definition 11 (Risk (expected loss))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For a random variable</w:delText>
        </w:r>
      </w:del>
      <w:del w:id="204" w:author="PR Preview" w:date="2026-01-01T00:00:00Z">
        <w:r>
          <w:delText xml:space="preserve"> </w:delText>
        </w:r>
      </w:del>
      <m:oMath>
        <m:r>
          <m:t>Y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and a</w:delText>
        </w:r>
      </w:del>
      <w:del w:id="207" w:author="PR Preview" w:date="2026-01-01T00:00:00Z">
        <w:r>
          <w:delText xml:space="preserve"> </w:delText>
        </w:r>
      </w:del>
      <w:hyperlink w:anchor="def-prediction">
        <w:del w:id="20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(a constant, or a function</w:delText>
        </w:r>
      </w:del>
      <w:del w:id="21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of a random input</w:delText>
        </w:r>
      </w:del>
      <w:del w:id="215" w:author="PR Preview" w:date="2026-01-01T00:00:00Z">
        <w:r>
          <w:delText xml:space="preserve"> </w:delText>
        </w:r>
      </w:del>
      <m:oMath>
        <m:r>
          <m:t>X</m:t>
        </m:r>
      </m:oMath>
      <w:del w:id="216" w:author="PR Preview" w:date="2026-01-01T00:00:00Z">
        <w:r>
          <w:delText xml:space="preserve">),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risk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is the expectation of the</w:delText>
        </w:r>
      </w:del>
      <w:del w:id="223" w:author="PR Preview" w:date="2026-01-01T00:00:00Z">
        <w:r>
          <w:delText xml:space="preserve"> </w:delText>
        </w:r>
      </w:del>
      <w:hyperlink w:anchor="def-loss-function">
        <w:del w:id="22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25" w:author="PR Preview" w:date="2026-01-01T00:00:00Z">
        <w:r>
          <w:delText xml:space="preserve">:</w:delText>
        </w:r>
      </w:del>
    </w:p>
    <w:p>
      <w:pPr>
        <w:pStyle w:val="BodyText"/>
      </w:pPr>
      <w:ins w:id="226" w:author="PR Preview" w:date="2026-01-01T00:00:00Z">
        <w:r>
          <w:rPr>
            <w:b/>
            <w:bCs/>
          </w:rPr>
          <w:t xml:space="preserve">Definition 11 (Risk (expected loss))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For a random variable</w:t>
        </w:r>
      </w:ins>
      <w:ins w:id="229" w:author="PR Preview" w:date="2026-01-01T00:00:00Z">
        <w:r>
          <w:t xml:space="preserve"> </w:t>
        </w:r>
      </w:ins>
      <m:oMath>
        <m:r>
          <m:t>Y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and a</w:t>
        </w:r>
      </w:ins>
      <w:ins w:id="232" w:author="PR Preview" w:date="2026-01-01T00:00:00Z">
        <w:r>
          <w:t xml:space="preserve"> </w:t>
        </w:r>
      </w:ins>
      <w:hyperlink w:anchor="def-prediction">
        <w:ins w:id="23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3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(a constant, or a function</w:t>
        </w:r>
      </w:ins>
      <w:ins w:id="23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of a random input</w:t>
        </w:r>
      </w:ins>
      <w:ins w:id="240" w:author="PR Preview" w:date="2026-01-01T00:00:00Z">
        <w:r>
          <w:t xml:space="preserve"> </w:t>
        </w:r>
      </w:ins>
      <m:oMath>
        <m:r>
          <m:t>X</m:t>
        </m:r>
      </m:oMath>
      <w:ins w:id="241" w:author="PR Preview" w:date="2026-01-01T00:00:00Z">
        <w:r>
          <w:t xml:space="preserve">),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rPr>
            <w:b/>
            <w:bCs/>
          </w:rPr>
          <w:t xml:space="preserve">risk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 the expectation of the</w:t>
        </w:r>
      </w:ins>
      <w:ins w:id="248" w:author="PR Preview" w:date="2026-01-01T00:00:00Z">
        <w:r>
          <w:t xml:space="preserve"> </w:t>
        </w:r>
      </w:ins>
      <w:hyperlink w:anchor="def-loss-function">
        <w:ins w:id="24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(Wikipedia contributors 2026h)</w:t>
        </w:r>
      </w:ins>
      <w:ins w:id="2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9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2"/>
    <w:bookmarkStart w:id="103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3"/>
    <w:bookmarkStart w:id="104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4"/>
    <w:bookmarkStart w:id="105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5"/>
    <w:bookmarkStart w:id="108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8"/>
    <w:bookmarkStart w:id="109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09"/>
    <w:bookmarkStart w:id="111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1"/>
    <w:bookmarkStart w:id="112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2"/>
    <w:bookmarkStart w:id="113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3"/>
    <w:bookmarkStart w:id="114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4"/>
    <w:bookmarkStart w:id="115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6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6"/>
    <w:bookmarkStart w:id="117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8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8"/>
    <w:bookmarkStart w:id="11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0"/>
    <w:bookmarkStart w:id="12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2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2"/>
    <w:bookmarkStart w:id="123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3"/>
    <w:bookmarkStart w:id="12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4"/>
    <w:bookmarkStart w:id="125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5"/>
    <w:bookmarkStart w:id="126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6"/>
    <w:bookmarkStart w:id="12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7"/>
    <w:bookmarkStart w:id="128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2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2"/>
    <w:bookmarkStart w:id="13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4"/>
    <w:bookmarkEnd w:id="135"/>
    <w:bookmarkStart w:id="147" w:name="sec-entropy"/>
    <w:p>
      <w:pPr>
        <w:pStyle w:val="Heading2"/>
      </w:pPr>
      <w:r>
        <w:t xml:space="preserve">4 Entropy and cross-entropy</w:t>
      </w:r>
    </w:p>
    <w:bookmarkStart w:id="136" w:name="def-entropy"/>
    <w:p>
      <w:pPr>
        <w:pStyle w:val="FirstParagraph"/>
      </w:pPr>
      <w:del w:id="253" w:author="PR Preview" w:date="2026-01-01T00:00:00Z">
        <w:r>
          <w:rPr>
            <w:b/>
            <w:bCs/>
          </w:rPr>
          <w:delText xml:space="preserve">Definition 19 (Entropy)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The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rPr>
            <w:b/>
            <w:bCs/>
          </w:rPr>
          <w:delText xml:space="preserve">entropy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of a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rPr>
            <w:i/>
            <w:iCs/>
          </w:rPr>
          <w:delText xml:space="preserve">discrete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random variable</w:delText>
        </w:r>
      </w:del>
      <w:del w:id="264" w:author="PR Preview" w:date="2026-01-01T00:00:00Z">
        <w:r>
          <w:delText xml:space="preserve"> </w:delText>
        </w:r>
      </w:del>
      <m:oMath>
        <m:r>
          <m:t>X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with</w:delText>
        </w:r>
      </w:del>
      <w:del w:id="267" w:author="PR Preview" w:date="2026-01-01T00:00:00Z">
        <w:r>
          <w:delText xml:space="preserve"> </w:delText>
        </w:r>
      </w:del>
      <w:hyperlink r:id="rId10">
        <w:del w:id="268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26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is the</w:delText>
        </w:r>
      </w:del>
      <w:del w:id="272" w:author="PR Preview" w:date="2026-01-01T00:00:00Z">
        <w:r>
          <w:delText xml:space="preserve"> </w:delText>
        </w:r>
      </w:del>
      <w:hyperlink w:anchor="def-expectation">
        <w:del w:id="273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of</w:delText>
        </w:r>
      </w:del>
      <w:del w:id="27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77" w:author="PR Preview" w:date="2026-01-01T00:00:00Z">
        <w:r>
          <w:delText xml:space="preserve">:</w:delText>
        </w:r>
      </w:del>
    </w:p>
    <w:p>
      <w:pPr>
        <w:pStyle w:val="FirstParagraph"/>
      </w:pPr>
      <w:ins w:id="278" w:author="PR Preview" w:date="2026-01-01T00:00:00Z">
        <w:r>
          <w:rPr>
            <w:b/>
            <w:bCs/>
          </w:rPr>
          <w:t xml:space="preserve">Definition 19 (Entropy)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rPr>
            <w:b/>
            <w:bCs/>
          </w:rPr>
          <w:t xml:space="preserve">entropy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of a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rPr>
            <w:i/>
            <w:iCs/>
          </w:rPr>
          <w:t xml:space="preserve">discrete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random variable</w:t>
        </w:r>
      </w:ins>
      <w:ins w:id="289" w:author="PR Preview" w:date="2026-01-01T00:00:00Z">
        <w:r>
          <w:t xml:space="preserve"> </w:t>
        </w:r>
      </w:ins>
      <m:oMath>
        <m:r>
          <m:t>X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with</w:t>
        </w:r>
      </w:ins>
      <w:ins w:id="292" w:author="PR Preview" w:date="2026-01-01T00:00:00Z">
        <w:r>
          <w:t xml:space="preserve"> </w:t>
        </w:r>
      </w:ins>
      <w:hyperlink r:id="rId10">
        <w:ins w:id="293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the</w:t>
        </w:r>
      </w:ins>
      <w:ins w:id="297" w:author="PR Preview" w:date="2026-01-01T00:00:00Z">
        <w:r>
          <w:t xml:space="preserve"> </w:t>
        </w:r>
      </w:ins>
      <w:hyperlink w:anchor="def-expectation">
        <w:ins w:id="298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of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(Wikipedia contributors 2026c)</w:t>
        </w:r>
      </w:ins>
      <w:ins w:id="3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6"/>
    <w:bookmarkStart w:id="137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7"/>
    <w:bookmarkStart w:id="138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8"/>
    <w:bookmarkStart w:id="139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39"/>
    <w:bookmarkStart w:id="140" w:name="def-cross-entropy"/>
    <w:p>
      <w:pPr>
        <w:pStyle w:val="BodyText"/>
      </w:pPr>
      <w:del w:id="305" w:author="PR Preview" w:date="2026-01-01T00:00:00Z">
        <w:r>
          <w:rPr>
            <w:b/>
            <w:bCs/>
          </w:rPr>
          <w:delText xml:space="preserve">Definition 20 (Cross-entropy)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Let</w:delText>
        </w:r>
      </w:del>
      <w:del w:id="308" w:author="PR Preview" w:date="2026-01-01T00:00:00Z">
        <w:r>
          <w:delText xml:space="preserve"> </w:delText>
        </w:r>
      </w:del>
      <m:oMath>
        <m:r>
          <m:t>p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and</w:delText>
        </w:r>
      </w:del>
      <w:del w:id="311" w:author="PR Preview" w:date="2026-01-01T00:00:00Z">
        <w:r>
          <w:delText xml:space="preserve"> </w:delText>
        </w:r>
      </w:del>
      <m:oMath>
        <m:r>
          <m:t>q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be</w:delText>
        </w:r>
      </w:del>
      <w:del w:id="314" w:author="PR Preview" w:date="2026-01-01T00:00:00Z">
        <w:r>
          <w:delText xml:space="preserve"> </w:delText>
        </w:r>
      </w:del>
      <w:hyperlink r:id="rId10">
        <w:del w:id="315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on the same finite set of outcomes</w:delText>
        </w:r>
      </w:del>
      <w:del w:id="3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with</w:delText>
        </w:r>
      </w:del>
      <w:del w:id="322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and</w:delText>
        </w:r>
      </w:del>
      <w:del w:id="325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the probabilities of outcome</w:delText>
        </w:r>
      </w:del>
      <w:del w:id="328" w:author="PR Preview" w:date="2026-01-01T00:00:00Z">
        <w:r>
          <w:delText xml:space="preserve"> </w:delText>
        </w:r>
      </w:del>
      <m:oMath>
        <m:r>
          <m:t>k</m:t>
        </m:r>
      </m:oMath>
      <w:del w:id="329" w:author="PR Preview" w:date="2026-01-01T00:00:00Z">
        <w:r>
          <w:delText xml:space="preserve">.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The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rPr>
            <w:b/>
            <w:bCs/>
          </w:rPr>
          <w:delText xml:space="preserve">cross-entropy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of</w:delText>
        </w:r>
      </w:del>
      <w:del w:id="336" w:author="PR Preview" w:date="2026-01-01T00:00:00Z">
        <w:r>
          <w:delText xml:space="preserve"> </w:delText>
        </w:r>
      </w:del>
      <m:oMath>
        <m:r>
          <m:t>q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relative to</w:delText>
        </w:r>
      </w:del>
      <w:del w:id="339" w:author="PR Preview" w:date="2026-01-01T00:00:00Z">
        <w:r>
          <w:delText xml:space="preserve"> </w:delText>
        </w:r>
      </w:del>
      <m:oMath>
        <m:r>
          <m:t>p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</w:delText>
        </w:r>
      </w:del>
    </w:p>
    <w:p>
      <w:pPr>
        <w:pStyle w:val="BodyText"/>
      </w:pPr>
      <w:ins w:id="342" w:author="PR Preview" w:date="2026-01-01T00:00:00Z">
        <w:r>
          <w:rPr>
            <w:b/>
            <w:bCs/>
          </w:rPr>
          <w:t xml:space="preserve">Definition 20 (Cross-entropy)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Let</w:t>
        </w:r>
      </w:ins>
      <w:ins w:id="345" w:author="PR Preview" w:date="2026-01-01T00:00:00Z">
        <w:r>
          <w:t xml:space="preserve"> </w:t>
        </w:r>
      </w:ins>
      <m:oMath>
        <m:r>
          <m:t>p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and</w:t>
        </w:r>
      </w:ins>
      <w:ins w:id="348" w:author="PR Preview" w:date="2026-01-01T00:00:00Z">
        <w:r>
          <w:t xml:space="preserve"> </w:t>
        </w:r>
      </w:ins>
      <m:oMath>
        <m:r>
          <m:t>q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be</w:t>
        </w:r>
      </w:ins>
      <w:ins w:id="351" w:author="PR Preview" w:date="2026-01-01T00:00:00Z">
        <w:r>
          <w:t xml:space="preserve"> </w:t>
        </w:r>
      </w:ins>
      <w:hyperlink r:id="rId10">
        <w:ins w:id="352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on the same finite set of outcomes</w:t>
        </w:r>
      </w:ins>
      <w:ins w:id="35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with</w:t>
        </w:r>
      </w:ins>
      <w:ins w:id="35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and</w:t>
        </w:r>
      </w:ins>
      <w:ins w:id="36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the probabilities of outcome</w:t>
        </w:r>
      </w:ins>
      <w:ins w:id="365" w:author="PR Preview" w:date="2026-01-01T00:00:00Z">
        <w:r>
          <w:t xml:space="preserve"> </w:t>
        </w:r>
      </w:ins>
      <m:oMath>
        <m:r>
          <m:t>k</m:t>
        </m:r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rPr>
            <w:b/>
            <w:bCs/>
          </w:rPr>
          <w:t xml:space="preserve">cross-entropy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</w:t>
        </w:r>
      </w:ins>
      <w:ins w:id="373" w:author="PR Preview" w:date="2026-01-01T00:00:00Z">
        <w:r>
          <w:t xml:space="preserve"> </w:t>
        </w:r>
      </w:ins>
      <m:oMath>
        <m:r>
          <m:t>q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relative to</w:t>
        </w:r>
      </w:ins>
      <w:ins w:id="376" w:author="PR Preview" w:date="2026-01-01T00:00:00Z">
        <w:r>
          <w:t xml:space="preserve"> </w:t>
        </w:r>
      </w:ins>
      <m:oMath>
        <m:r>
          <m:t>p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(Wikipedia contributors 2026b)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0"/>
    <w:bookmarkStart w:id="141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1"/>
    <w:bookmarkStart w:id="142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3"/>
    <w:bookmarkStart w:id="144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4"/>
    <w:bookmarkStart w:id="145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5"/>
    <w:bookmarkStart w:id="146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6"/>
    <w:bookmarkEnd w:id="147"/>
    <w:bookmarkStart w:id="148" w:name="further-reading"/>
    <w:p>
      <w:pPr>
        <w:pStyle w:val="Heading2"/>
      </w:pPr>
      <w:ins w:id="381" w:author="PR Preview" w:date="2026-01-01T00:00:00Z">
        <w:r>
          <w:t xml:space="preserve">Further reading</w:t>
        </w:r>
      </w:ins>
    </w:p>
    <w:p>
      <w:pPr>
        <w:numPr>
          <w:ilvl w:val="0"/>
          <w:numId w:val="1008"/>
        </w:numPr>
      </w:pPr>
      <w:ins w:id="382" w:author="PR Preview" w:date="2026-01-01T00:00:00Z">
        <w:r>
          <w:t xml:space="preserve">Wikipedia contributors (2026d)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— the expectation, its properties and examples</w:t>
        </w:r>
      </w:ins>
    </w:p>
    <w:p>
      <w:pPr>
        <w:numPr>
          <w:ilvl w:val="0"/>
          <w:numId w:val="1008"/>
        </w:numPr>
      </w:pPr>
      <w:ins w:id="385" w:author="PR Preview" w:date="2026-01-01T00:00:00Z">
        <w:r>
          <w:t xml:space="preserve">Wikipedia contributors (2026e)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— the expectation of a function of a random variable</w:t>
        </w:r>
      </w:ins>
    </w:p>
    <w:p>
      <w:pPr>
        <w:numPr>
          <w:ilvl w:val="0"/>
          <w:numId w:val="1008"/>
        </w:numPr>
      </w:pPr>
      <w:ins w:id="388" w:author="PR Preview" w:date="2026-01-01T00:00:00Z">
        <w:r>
          <w:t xml:space="preserve">Wikipedia contributors (2026a)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— conditional expectation and its properties</w:t>
        </w:r>
      </w:ins>
    </w:p>
    <w:p>
      <w:pPr>
        <w:numPr>
          <w:ilvl w:val="0"/>
          <w:numId w:val="1008"/>
        </w:numPr>
      </w:pPr>
      <w:ins w:id="391" w:author="PR Preview" w:date="2026-01-01T00:00:00Z">
        <w:r>
          <w:t xml:space="preserve">Wikipedia contributors (2026g)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— loss functions in statistics and machine learning</w:t>
        </w:r>
      </w:ins>
    </w:p>
    <w:p>
      <w:pPr>
        <w:numPr>
          <w:ilvl w:val="0"/>
          <w:numId w:val="1008"/>
        </w:numPr>
      </w:pPr>
      <w:ins w:id="394" w:author="PR Preview" w:date="2026-01-01T00:00:00Z">
        <w:r>
          <w:t xml:space="preserve">Wikipedia contributors (2026h)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— the risk as an expected loss</w:t>
        </w:r>
      </w:ins>
    </w:p>
    <w:p>
      <w:pPr>
        <w:numPr>
          <w:ilvl w:val="0"/>
          <w:numId w:val="1008"/>
        </w:numPr>
      </w:pPr>
      <w:ins w:id="397" w:author="PR Preview" w:date="2026-01-01T00:00:00Z">
        <w:r>
          <w:t xml:space="preserve">Wikipedia contributors (2026c)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— entropy, with examples</w:t>
        </w:r>
      </w:ins>
    </w:p>
    <w:p>
      <w:pPr>
        <w:numPr>
          <w:ilvl w:val="0"/>
          <w:numId w:val="1008"/>
        </w:numPr>
      </w:pPr>
      <w:ins w:id="400" w:author="PR Preview" w:date="2026-01-01T00:00:00Z">
        <w:r>
          <w:t xml:space="preserve">Wikipedia contributors (2026b)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— cross-entropy and its use as a loss</w:t>
        </w:r>
      </w:ins>
    </w:p>
    <w:bookmarkEnd w:id="14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ikipedia_conditional_expectation"/>
    <w:p>
      <w:pPr>
        <w:pStyle w:val="Bibliography"/>
      </w:pPr>
      <w:del w:id="403" w:author="PR Preview" w:date="2026-01-01T00:00:00Z">
        <w:r>
          <w:delText xml:space="preserve">Wikipedia contributors. 2026.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rPr>
            <w:i/>
            <w:iCs/>
          </w:rPr>
          <w:delText xml:space="preserve">Law of the Unconscious Statistician —</w:delText>
        </w:r>
      </w:del>
      <w:del w:id="406" w:author="PR Preview" w:date="2026-01-01T00:00:00Z">
        <w:r>
          <w:rPr>
            <w:i/>
            <w:iCs/>
          </w:rPr>
          <w:delText xml:space="preserve"> </w:delText>
        </w:r>
      </w:del>
      <w:del w:id="407" w:author="PR Preview" w:date="2026-01-01T00:00:00Z">
        <w:r>
          <w:rPr>
            <w:i/>
            <w:iCs/>
          </w:rPr>
          <w:delText xml:space="preserve">Wikipedia</w:delText>
        </w:r>
      </w:del>
      <w:del w:id="408" w:author="PR Preview" w:date="2026-01-01T00:00:00Z">
        <w:r>
          <w:rPr>
            <w:i/>
            <w:iCs/>
          </w:rPr>
          <w:delText xml:space="preserve">,</w:delText>
        </w:r>
      </w:del>
      <w:del w:id="409" w:author="PR Preview" w:date="2026-01-01T00:00:00Z">
        <w:r>
          <w:rPr>
            <w:i/>
            <w:iCs/>
          </w:rPr>
          <w:delText xml:space="preserve"> </w:delText>
        </w:r>
      </w:del>
      <w:del w:id="410" w:author="PR Preview" w:date="2026-01-01T00:00:00Z">
        <w:r>
          <w:rPr>
            <w:i/>
            <w:iCs/>
          </w:rPr>
          <w:delText xml:space="preserve">the Free Encyclopedia</w:delText>
        </w:r>
      </w:del>
      <w:del w:id="411" w:author="PR Preview" w:date="2026-01-01T00:00:00Z">
        <w:r>
          <w:delText xml:space="preserve">.</w:delText>
        </w:r>
      </w:del>
      <w:del w:id="412" w:author="PR Preview" w:date="2026-01-01T00:00:00Z">
        <w:r>
          <w:delText xml:space="preserve"> </w:delText>
        </w:r>
      </w:del>
      <w:hyperlink r:id="rId172">
        <w:del w:id="413" w:author="PR Preview" w:date="2026-01-01T00:00:00Z">
          <w:r>
            <w:rPr>
              <w:rStyle w:val="Hyperlink"/>
            </w:rPr>
            <w:delText xml:space="preserve">https://en.wikipedia.org/wiki/Law_of_the_unconscious_statistician</w:delText>
          </w:r>
        </w:del>
      </w:hyperlink>
      <w:del w:id="414" w:author="PR Preview" w:date="2026-01-01T00:00:00Z">
        <w:r>
          <w:delText xml:space="preserve">.</w:delText>
        </w:r>
      </w:del>
    </w:p>
    <w:p>
      <w:pPr>
        <w:pStyle w:val="Bibliography"/>
      </w:pPr>
      <w:ins w:id="415" w:author="PR Preview" w:date="2026-01-01T00:00:00Z">
        <w:r>
          <w:t xml:space="preserve">Wikipedia contributors. 2026a.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rPr>
            <w:i/>
            <w:iCs/>
          </w:rPr>
          <w:t xml:space="preserve">Conditional Expectation —</w:t>
        </w:r>
      </w:ins>
      <w:ins w:id="418" w:author="PR Preview" w:date="2026-01-01T00:00:00Z">
        <w:r>
          <w:rPr>
            <w:i/>
            <w:iCs/>
          </w:rPr>
          <w:t xml:space="preserve"> </w:t>
        </w:r>
      </w:ins>
      <w:ins w:id="419" w:author="PR Preview" w:date="2026-01-01T00:00:00Z">
        <w:r>
          <w:rPr>
            <w:i/>
            <w:iCs/>
          </w:rPr>
          <w:t xml:space="preserve">Wikipedia</w:t>
        </w:r>
      </w:ins>
      <w:ins w:id="420" w:author="PR Preview" w:date="2026-01-01T00:00:00Z">
        <w:r>
          <w:rPr>
            <w:i/>
            <w:iCs/>
          </w:rPr>
          <w:t xml:space="preserve">,</w:t>
        </w:r>
      </w:ins>
      <w:ins w:id="421" w:author="PR Preview" w:date="2026-01-01T00:00:00Z">
        <w:r>
          <w:rPr>
            <w:i/>
            <w:iCs/>
          </w:rPr>
          <w:t xml:space="preserve"> </w:t>
        </w:r>
      </w:ins>
      <w:ins w:id="422" w:author="PR Preview" w:date="2026-01-01T00:00:00Z">
        <w:r>
          <w:rPr>
            <w:i/>
            <w:iCs/>
          </w:rPr>
          <w:t xml:space="preserve">the Free Encyclopedia</w:t>
        </w:r>
      </w:ins>
      <w:ins w:id="423" w:author="PR Preview" w:date="2026-01-01T00:00:00Z">
        <w:r>
          <w:t xml:space="preserve">.</w:t>
        </w:r>
      </w:ins>
      <w:ins w:id="424" w:author="PR Preview" w:date="2026-01-01T00:00:00Z">
        <w:r>
          <w:t xml:space="preserve"> </w:t>
        </w:r>
      </w:ins>
      <w:hyperlink r:id="rId164">
        <w:ins w:id="425" w:author="PR Preview" w:date="2026-01-01T00:00:00Z">
          <w:r>
            <w:rPr>
              <w:rStyle w:val="Hyperlink"/>
            </w:rPr>
            <w:t xml:space="preserve">https://en.wikipedia.org/wiki/Conditional_expectation</w:t>
          </w:r>
        </w:ins>
      </w:hyperlink>
      <w:ins w:id="426" w:author="PR Preview" w:date="2026-01-01T00:00:00Z">
        <w:r>
          <w:t xml:space="preserve">.</w:t>
        </w:r>
      </w:ins>
    </w:p>
    <w:bookmarkEnd w:id="165"/>
    <w:bookmarkStart w:id="167" w:name="ref-wikipedia_cross_entropy"/>
    <w:p>
      <w:pPr>
        <w:pStyle w:val="Bibliography"/>
      </w:pPr>
      <w:ins w:id="427" w:author="PR Preview" w:date="2026-01-01T00:00:00Z">
        <w:r>
          <w:t xml:space="preserve">Wikipedia contributors. 2026b.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rPr>
            <w:i/>
            <w:iCs/>
          </w:rPr>
          <w:t xml:space="preserve">Cross-Entropy —</w:t>
        </w:r>
      </w:ins>
      <w:ins w:id="430" w:author="PR Preview" w:date="2026-01-01T00:00:00Z">
        <w:r>
          <w:rPr>
            <w:i/>
            <w:iCs/>
          </w:rPr>
          <w:t xml:space="preserve"> </w:t>
        </w:r>
      </w:ins>
      <w:ins w:id="431" w:author="PR Preview" w:date="2026-01-01T00:00:00Z">
        <w:r>
          <w:rPr>
            <w:i/>
            <w:iCs/>
          </w:rPr>
          <w:t xml:space="preserve">Wikipedia</w:t>
        </w:r>
      </w:ins>
      <w:ins w:id="432" w:author="PR Preview" w:date="2026-01-01T00:00:00Z">
        <w:r>
          <w:rPr>
            <w:i/>
            <w:iCs/>
          </w:rPr>
          <w:t xml:space="preserve">,</w:t>
        </w:r>
      </w:ins>
      <w:ins w:id="433" w:author="PR Preview" w:date="2026-01-01T00:00:00Z">
        <w:r>
          <w:rPr>
            <w:i/>
            <w:iCs/>
          </w:rPr>
          <w:t xml:space="preserve"> </w:t>
        </w:r>
      </w:ins>
      <w:ins w:id="434" w:author="PR Preview" w:date="2026-01-01T00:00:00Z">
        <w:r>
          <w:rPr>
            <w:i/>
            <w:iCs/>
          </w:rPr>
          <w:t xml:space="preserve">the Free Encyclopedia</w:t>
        </w:r>
      </w:ins>
      <w:ins w:id="435" w:author="PR Preview" w:date="2026-01-01T00:00:00Z">
        <w:r>
          <w:t xml:space="preserve">.</w:t>
        </w:r>
      </w:ins>
      <w:ins w:id="436" w:author="PR Preview" w:date="2026-01-01T00:00:00Z">
        <w:r>
          <w:t xml:space="preserve"> </w:t>
        </w:r>
      </w:ins>
      <w:hyperlink r:id="rId166">
        <w:ins w:id="437" w:author="PR Preview" w:date="2026-01-01T00:00:00Z">
          <w:r>
            <w:rPr>
              <w:rStyle w:val="Hyperlink"/>
            </w:rPr>
            <w:t xml:space="preserve">https://en.wikipedia.org/wiki/Cross-entropy</w:t>
          </w:r>
        </w:ins>
      </w:hyperlink>
      <w:ins w:id="438" w:author="PR Preview" w:date="2026-01-01T00:00:00Z">
        <w:r>
          <w:t xml:space="preserve">.</w:t>
        </w:r>
      </w:ins>
    </w:p>
    <w:bookmarkEnd w:id="167"/>
    <w:bookmarkStart w:id="169" w:name="ref-wikipedia_entropy_information_theory"/>
    <w:p>
      <w:pPr>
        <w:pStyle w:val="Bibliography"/>
      </w:pPr>
      <w:ins w:id="439" w:author="PR Preview" w:date="2026-01-01T00:00:00Z">
        <w:r>
          <w:t xml:space="preserve">Wikipedia contributors. 2026c.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rPr>
            <w:i/>
            <w:iCs/>
          </w:rPr>
          <w:t xml:space="preserve">Entropy (Information Theory) —</w:t>
        </w:r>
      </w:ins>
      <w:ins w:id="442" w:author="PR Preview" w:date="2026-01-01T00:00:00Z">
        <w:r>
          <w:rPr>
            <w:i/>
            <w:iCs/>
          </w:rPr>
          <w:t xml:space="preserve"> </w:t>
        </w:r>
      </w:ins>
      <w:ins w:id="443" w:author="PR Preview" w:date="2026-01-01T00:00:00Z">
        <w:r>
          <w:rPr>
            <w:i/>
            <w:iCs/>
          </w:rPr>
          <w:t xml:space="preserve">Wikipedia</w:t>
        </w:r>
      </w:ins>
      <w:ins w:id="444" w:author="PR Preview" w:date="2026-01-01T00:00:00Z">
        <w:r>
          <w:rPr>
            <w:i/>
            <w:iCs/>
          </w:rPr>
          <w:t xml:space="preserve">,</w:t>
        </w:r>
      </w:ins>
      <w:ins w:id="445" w:author="PR Preview" w:date="2026-01-01T00:00:00Z">
        <w:r>
          <w:rPr>
            <w:i/>
            <w:iCs/>
          </w:rPr>
          <w:t xml:space="preserve"> </w:t>
        </w:r>
      </w:ins>
      <w:ins w:id="446" w:author="PR Preview" w:date="2026-01-01T00:00:00Z">
        <w:r>
          <w:rPr>
            <w:i/>
            <w:iCs/>
          </w:rPr>
          <w:t xml:space="preserve">the Free Encyclopedia</w:t>
        </w:r>
      </w:ins>
      <w:ins w:id="447" w:author="PR Preview" w:date="2026-01-01T00:00:00Z">
        <w:r>
          <w:t xml:space="preserve">.</w:t>
        </w:r>
      </w:ins>
      <w:ins w:id="448" w:author="PR Preview" w:date="2026-01-01T00:00:00Z">
        <w:r>
          <w:t xml:space="preserve"> </w:t>
        </w:r>
      </w:ins>
      <w:hyperlink r:id="rId168">
        <w:ins w:id="449" w:author="PR Preview" w:date="2026-01-01T00:00:00Z">
          <w:r>
            <w:rPr>
              <w:rStyle w:val="Hyperlink"/>
            </w:rPr>
            <w:t xml:space="preserve">https://en.wikipedia.org/wiki/Entropy_(information_theory)</w:t>
          </w:r>
        </w:ins>
      </w:hyperlink>
      <w:ins w:id="450" w:author="PR Preview" w:date="2026-01-01T00:00:00Z">
        <w:r>
          <w:t xml:space="preserve">.</w:t>
        </w:r>
      </w:ins>
    </w:p>
    <w:bookmarkEnd w:id="169"/>
    <w:bookmarkStart w:id="171" w:name="ref-wikipedia_expected_value"/>
    <w:p>
      <w:pPr>
        <w:pStyle w:val="Bibliography"/>
      </w:pPr>
      <w:ins w:id="451" w:author="PR Preview" w:date="2026-01-01T00:00:00Z">
        <w:r>
          <w:t xml:space="preserve">Wikipedia contributors. 2026d.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rPr>
            <w:i/>
            <w:iCs/>
          </w:rPr>
          <w:t xml:space="preserve">Expected Value —</w:t>
        </w:r>
      </w:ins>
      <w:ins w:id="454" w:author="PR Preview" w:date="2026-01-01T00:00:00Z">
        <w:r>
          <w:rPr>
            <w:i/>
            <w:iCs/>
          </w:rPr>
          <w:t xml:space="preserve"> </w:t>
        </w:r>
      </w:ins>
      <w:ins w:id="455" w:author="PR Preview" w:date="2026-01-01T00:00:00Z">
        <w:r>
          <w:rPr>
            <w:i/>
            <w:iCs/>
          </w:rPr>
          <w:t xml:space="preserve">Wikipedia</w:t>
        </w:r>
      </w:ins>
      <w:ins w:id="456" w:author="PR Preview" w:date="2026-01-01T00:00:00Z">
        <w:r>
          <w:rPr>
            <w:i/>
            <w:iCs/>
          </w:rPr>
          <w:t xml:space="preserve">,</w:t>
        </w:r>
      </w:ins>
      <w:ins w:id="457" w:author="PR Preview" w:date="2026-01-01T00:00:00Z">
        <w:r>
          <w:rPr>
            <w:i/>
            <w:iCs/>
          </w:rPr>
          <w:t xml:space="preserve"> </w:t>
        </w:r>
      </w:ins>
      <w:ins w:id="458" w:author="PR Preview" w:date="2026-01-01T00:00:00Z">
        <w:r>
          <w:rPr>
            <w:i/>
            <w:iCs/>
          </w:rPr>
          <w:t xml:space="preserve">the Free Encyclopedia</w:t>
        </w:r>
      </w:ins>
      <w:ins w:id="459" w:author="PR Preview" w:date="2026-01-01T00:00:00Z">
        <w:r>
          <w:t xml:space="preserve">.</w:t>
        </w:r>
      </w:ins>
      <w:ins w:id="460" w:author="PR Preview" w:date="2026-01-01T00:00:00Z">
        <w:r>
          <w:t xml:space="preserve"> </w:t>
        </w:r>
      </w:ins>
      <w:hyperlink r:id="rId170">
        <w:ins w:id="461" w:author="PR Preview" w:date="2026-01-01T00:00:00Z">
          <w:r>
            <w:rPr>
              <w:rStyle w:val="Hyperlink"/>
            </w:rPr>
            <w:t xml:space="preserve">https://en.wikipedia.org/wiki/Expected_value</w:t>
          </w:r>
        </w:ins>
      </w:hyperlink>
      <w:ins w:id="462" w:author="PR Preview" w:date="2026-01-01T00:00:00Z">
        <w:r>
          <w:t xml:space="preserve">.</w:t>
        </w:r>
      </w:ins>
    </w:p>
    <w:bookmarkEnd w:id="171"/>
    <w:bookmarkStart w:id="173" w:name="ref-wp:lotus"/>
    <w:p>
      <w:pPr>
        <w:pStyle w:val="Bibliography"/>
      </w:pPr>
      <w:ins w:id="463" w:author="PR Preview" w:date="2026-01-01T00:00:00Z">
        <w:r>
          <w:t xml:space="preserve">Wikipedia contributors. 2026f.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rPr>
            <w:i/>
            <w:iCs/>
          </w:rPr>
          <w:t xml:space="preserve">Law of the Unconscious Statistician —</w:t>
        </w:r>
      </w:ins>
      <w:ins w:id="466" w:author="PR Preview" w:date="2026-01-01T00:00:00Z">
        <w:r>
          <w:rPr>
            <w:i/>
            <w:iCs/>
          </w:rPr>
          <w:t xml:space="preserve"> </w:t>
        </w:r>
      </w:ins>
      <w:ins w:id="467" w:author="PR Preview" w:date="2026-01-01T00:00:00Z">
        <w:r>
          <w:rPr>
            <w:i/>
            <w:iCs/>
          </w:rPr>
          <w:t xml:space="preserve">Wikipedia</w:t>
        </w:r>
      </w:ins>
      <w:ins w:id="468" w:author="PR Preview" w:date="2026-01-01T00:00:00Z">
        <w:r>
          <w:rPr>
            <w:i/>
            <w:iCs/>
          </w:rPr>
          <w:t xml:space="preserve">,</w:t>
        </w:r>
      </w:ins>
      <w:ins w:id="469" w:author="PR Preview" w:date="2026-01-01T00:00:00Z">
        <w:r>
          <w:rPr>
            <w:i/>
            <w:iCs/>
          </w:rPr>
          <w:t xml:space="preserve"> </w:t>
        </w:r>
      </w:ins>
      <w:ins w:id="470" w:author="PR Preview" w:date="2026-01-01T00:00:00Z">
        <w:r>
          <w:rPr>
            <w:i/>
            <w:iCs/>
          </w:rPr>
          <w:t xml:space="preserve">the Free Encyclopedia</w:t>
        </w:r>
      </w:ins>
      <w:ins w:id="471" w:author="PR Preview" w:date="2026-01-01T00:00:00Z">
        <w:r>
          <w:t xml:space="preserve">.</w:t>
        </w:r>
      </w:ins>
      <w:ins w:id="472" w:author="PR Preview" w:date="2026-01-01T00:00:00Z">
        <w:r>
          <w:t xml:space="preserve"> </w:t>
        </w:r>
      </w:ins>
      <w:hyperlink r:id="rId172">
        <w:ins w:id="473" w:author="PR Preview" w:date="2026-01-01T00:00:00Z">
          <w:r>
            <w:rPr>
              <w:rStyle w:val="Hyperlink"/>
            </w:rPr>
            <w:t xml:space="preserve">https://en.wikipedia.org/wiki/Law_of_the_unconscious_statistician</w:t>
          </w:r>
        </w:ins>
      </w:hyperlink>
      <w:ins w:id="474" w:author="PR Preview" w:date="2026-01-01T00:00:00Z">
        <w:r>
          <w:t xml:space="preserve">.</w:t>
        </w:r>
      </w:ins>
    </w:p>
    <w:bookmarkEnd w:id="173"/>
    <w:bookmarkStart w:id="174" w:name="X57fd29787e4b8098f01e52482fbfe60ee90e0f2"/>
    <w:p>
      <w:pPr>
        <w:pStyle w:val="Bibliography"/>
      </w:pPr>
      <w:ins w:id="475" w:author="PR Preview" w:date="2026-01-01T00:00:00Z">
        <w:r>
          <w:t xml:space="preserve">Wikipedia contributors. 2026e.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rPr>
            <w:i/>
            <w:iCs/>
          </w:rPr>
          <w:t xml:space="preserve">Law of the Unconscious Statistician —</w:t>
        </w:r>
      </w:ins>
      <w:ins w:id="478" w:author="PR Preview" w:date="2026-01-01T00:00:00Z">
        <w:r>
          <w:rPr>
            <w:i/>
            <w:iCs/>
          </w:rPr>
          <w:t xml:space="preserve"> </w:t>
        </w:r>
      </w:ins>
      <w:ins w:id="479" w:author="PR Preview" w:date="2026-01-01T00:00:00Z">
        <w:r>
          <w:rPr>
            <w:i/>
            <w:iCs/>
          </w:rPr>
          <w:t xml:space="preserve">Wikipedia</w:t>
        </w:r>
      </w:ins>
      <w:ins w:id="480" w:author="PR Preview" w:date="2026-01-01T00:00:00Z">
        <w:r>
          <w:rPr>
            <w:i/>
            <w:iCs/>
          </w:rPr>
          <w:t xml:space="preserve">,</w:t>
        </w:r>
      </w:ins>
      <w:ins w:id="481" w:author="PR Preview" w:date="2026-01-01T00:00:00Z">
        <w:r>
          <w:rPr>
            <w:i/>
            <w:iCs/>
          </w:rPr>
          <w:t xml:space="preserve"> </w:t>
        </w:r>
      </w:ins>
      <w:ins w:id="482" w:author="PR Preview" w:date="2026-01-01T00:00:00Z">
        <w:r>
          <w:rPr>
            <w:i/>
            <w:iCs/>
          </w:rPr>
          <w:t xml:space="preserve">the Free Encyclopedia</w:t>
        </w:r>
      </w:ins>
      <w:ins w:id="483" w:author="PR Preview" w:date="2026-01-01T00:00:00Z">
        <w:r>
          <w:t xml:space="preserve">.</w:t>
        </w:r>
      </w:ins>
      <w:ins w:id="484" w:author="PR Preview" w:date="2026-01-01T00:00:00Z">
        <w:r>
          <w:t xml:space="preserve"> </w:t>
        </w:r>
      </w:ins>
      <w:hyperlink r:id="rId172">
        <w:ins w:id="485" w:author="PR Preview" w:date="2026-01-01T00:00:00Z">
          <w:r>
            <w:rPr>
              <w:rStyle w:val="Hyperlink"/>
            </w:rPr>
            <w:t xml:space="preserve">https://en.wikipedia.org/wiki/Law_of_the_unconscious_statistician</w:t>
          </w:r>
        </w:ins>
      </w:hyperlink>
      <w:ins w:id="486" w:author="PR Preview" w:date="2026-01-01T00:00:00Z">
        <w:r>
          <w:t xml:space="preserve">.</w:t>
        </w:r>
      </w:ins>
    </w:p>
    <w:bookmarkEnd w:id="174"/>
    <w:bookmarkStart w:id="176" w:name="ref-wikipedia_loss_function"/>
    <w:p>
      <w:pPr>
        <w:pStyle w:val="Bibliography"/>
      </w:pPr>
      <w:ins w:id="487" w:author="PR Preview" w:date="2026-01-01T00:00:00Z">
        <w:r>
          <w:t xml:space="preserve">Wikipedia contributors. 2026g.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rPr>
            <w:i/>
            <w:iCs/>
          </w:rPr>
          <w:t xml:space="preserve">Loss Function —</w:t>
        </w:r>
      </w:ins>
      <w:ins w:id="490" w:author="PR Preview" w:date="2026-01-01T00:00:00Z">
        <w:r>
          <w:rPr>
            <w:i/>
            <w:iCs/>
          </w:rPr>
          <w:t xml:space="preserve"> </w:t>
        </w:r>
      </w:ins>
      <w:ins w:id="491" w:author="PR Preview" w:date="2026-01-01T00:00:00Z">
        <w:r>
          <w:rPr>
            <w:i/>
            <w:iCs/>
          </w:rPr>
          <w:t xml:space="preserve">Wikipedia</w:t>
        </w:r>
      </w:ins>
      <w:ins w:id="492" w:author="PR Preview" w:date="2026-01-01T00:00:00Z">
        <w:r>
          <w:rPr>
            <w:i/>
            <w:iCs/>
          </w:rPr>
          <w:t xml:space="preserve">,</w:t>
        </w:r>
      </w:ins>
      <w:ins w:id="493" w:author="PR Preview" w:date="2026-01-01T00:00:00Z">
        <w:r>
          <w:rPr>
            <w:i/>
            <w:iCs/>
          </w:rPr>
          <w:t xml:space="preserve"> </w:t>
        </w:r>
      </w:ins>
      <w:ins w:id="494" w:author="PR Preview" w:date="2026-01-01T00:00:00Z">
        <w:r>
          <w:rPr>
            <w:i/>
            <w:iCs/>
          </w:rPr>
          <w:t xml:space="preserve">the Free Encyclopedia</w:t>
        </w:r>
      </w:ins>
      <w:ins w:id="495" w:author="PR Preview" w:date="2026-01-01T00:00:00Z">
        <w:r>
          <w:t xml:space="preserve">.</w:t>
        </w:r>
      </w:ins>
      <w:ins w:id="496" w:author="PR Preview" w:date="2026-01-01T00:00:00Z">
        <w:r>
          <w:t xml:space="preserve"> </w:t>
        </w:r>
      </w:ins>
      <w:hyperlink r:id="rId175">
        <w:ins w:id="497" w:author="PR Preview" w:date="2026-01-01T00:00:00Z">
          <w:r>
            <w:rPr>
              <w:rStyle w:val="Hyperlink"/>
            </w:rPr>
            <w:t xml:space="preserve">https://en.wikipedia.org/wiki/Loss_function</w:t>
          </w:r>
        </w:ins>
      </w:hyperlink>
      <w:ins w:id="498" w:author="PR Preview" w:date="2026-01-01T00:00:00Z">
        <w:r>
          <w:t xml:space="preserve">.</w:t>
        </w:r>
      </w:ins>
    </w:p>
    <w:bookmarkEnd w:id="176"/>
    <w:bookmarkStart w:id="178" w:name="ref-wikipedia_risk_function"/>
    <w:p>
      <w:pPr>
        <w:pStyle w:val="Bibliography"/>
      </w:pPr>
      <w:ins w:id="499" w:author="PR Preview" w:date="2026-01-01T00:00:00Z">
        <w:r>
          <w:t xml:space="preserve">Wikipedia contributors. 2026h.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rPr>
            <w:i/>
            <w:iCs/>
          </w:rPr>
          <w:t xml:space="preserve">Risk Function —</w:t>
        </w:r>
      </w:ins>
      <w:ins w:id="502" w:author="PR Preview" w:date="2026-01-01T00:00:00Z">
        <w:r>
          <w:rPr>
            <w:i/>
            <w:iCs/>
          </w:rPr>
          <w:t xml:space="preserve"> </w:t>
        </w:r>
      </w:ins>
      <w:ins w:id="503" w:author="PR Preview" w:date="2026-01-01T00:00:00Z">
        <w:r>
          <w:rPr>
            <w:i/>
            <w:iCs/>
          </w:rPr>
          <w:t xml:space="preserve">Wikipedia</w:t>
        </w:r>
      </w:ins>
      <w:ins w:id="504" w:author="PR Preview" w:date="2026-01-01T00:00:00Z">
        <w:r>
          <w:rPr>
            <w:i/>
            <w:iCs/>
          </w:rPr>
          <w:t xml:space="preserve">,</w:t>
        </w:r>
      </w:ins>
      <w:ins w:id="505" w:author="PR Preview" w:date="2026-01-01T00:00:00Z">
        <w:r>
          <w:rPr>
            <w:i/>
            <w:iCs/>
          </w:rPr>
          <w:t xml:space="preserve"> </w:t>
        </w:r>
      </w:ins>
      <w:ins w:id="506" w:author="PR Preview" w:date="2026-01-01T00:00:00Z">
        <w:r>
          <w:rPr>
            <w:i/>
            <w:iCs/>
          </w:rPr>
          <w:t xml:space="preserve">the Free Encyclopedia</w:t>
        </w:r>
      </w:ins>
      <w:ins w:id="507" w:author="PR Preview" w:date="2026-01-01T00:00:00Z">
        <w:r>
          <w:t xml:space="preserve">.</w:t>
        </w:r>
      </w:ins>
      <w:ins w:id="508" w:author="PR Preview" w:date="2026-01-01T00:00:00Z">
        <w:r>
          <w:t xml:space="preserve"> </w:t>
        </w:r>
      </w:ins>
      <w:hyperlink r:id="rId177">
        <w:ins w:id="509" w:author="PR Preview" w:date="2026-01-01T00:00:00Z">
          <w:r>
            <w:rPr>
              <w:rStyle w:val="Hyperlink"/>
            </w:rPr>
            <w:t xml:space="preserve">https://en.wikipedia.org/wiki/Risk_function</w:t>
          </w:r>
        </w:ins>
      </w:hyperlink>
      <w:ins w:id="510" w:author="PR Preview" w:date="2026-01-01T00:00:00Z">
        <w:r>
          <w:t xml:space="preserve">.</w:t>
        </w:r>
      </w:ins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64" Type="http://schemas.openxmlformats.org/officeDocument/2006/relationships/hyperlink" Target="https://en.wikipedia.org/wiki/Conditional_expectation" TargetMode="External"/><Relationship Id="rId166" Type="http://schemas.openxmlformats.org/officeDocument/2006/relationships/hyperlink" Target="https://en.wikipedia.org/wiki/Cross-entropy" TargetMode="External"/><Relationship Id="rId168" Type="http://schemas.openxmlformats.org/officeDocument/2006/relationships/hyperlink" Target="https://en.wikipedia.org/wiki/Entropy_(information_theory)" TargetMode="External"/><Relationship Id="rId170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75" Type="http://schemas.openxmlformats.org/officeDocument/2006/relationships/hyperlink" Target="https://en.wikipedia.org/wiki/Loss_function" TargetMode="External"/><Relationship Id="rId177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30" Type="http://schemas.openxmlformats.org/officeDocument/2006/relationships/hyperlink" Target="https://morrison-lab.github.io/mds/algebra-basics.html#def-argmin" TargetMode="External"/><Relationship Id="rId12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0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9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06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64" Type="http://schemas.openxmlformats.org/officeDocument/2006/relationships/hyperlink" Target="https://en.wikipedia.org/wiki/Conditional_expectation" TargetMode="External"/><Relationship Id="rId166" Type="http://schemas.openxmlformats.org/officeDocument/2006/relationships/hyperlink" Target="https://en.wikipedia.org/wiki/Cross-entropy" TargetMode="External"/><Relationship Id="rId168" Type="http://schemas.openxmlformats.org/officeDocument/2006/relationships/hyperlink" Target="https://en.wikipedia.org/wiki/Entropy_(information_theory)" TargetMode="External"/><Relationship Id="rId170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75" Type="http://schemas.openxmlformats.org/officeDocument/2006/relationships/hyperlink" Target="https://en.wikipedia.org/wiki/Loss_function" TargetMode="External"/><Relationship Id="rId177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30" Type="http://schemas.openxmlformats.org/officeDocument/2006/relationships/hyperlink" Target="https://morrison-lab.github.io/mds/algebra-basics.html#def-argmin" TargetMode="External"/><Relationship Id="rId12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0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9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06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2026-10-17T20:38:41Z</dcterms:created>
  <dcterms:modified xsi:type="dcterms:W3CDTF">2026-10-17T20:38:41Z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