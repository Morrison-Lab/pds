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Amir Dembo,</w:t>
        </w:r>
      </w:ins>
      <w:ins w:id="4" w:author="PR Preview" w:date="2026-01-01T00:00:00Z">
        <w:r>
          <w:t xml:space="preserve"> </w:t>
        </w:r>
      </w:ins>
      <w:hyperlink r:id="rId34">
        <w:ins w:id="5" w:author="PR Preview" w:date="2026-01-01T00:00:00Z">
          <w:r>
            <w:rPr>
              <w:rStyle w:val="Hyperlink"/>
              <w:i/>
              <w:iCs/>
            </w:rPr>
            <w:t xml:space="preserve">Probability Theory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lecture notes (Stanford STAT 310 / MATH 230, the measure-theoretic sequel to this material; used in STATS 310B)</w:t>
        </w:r>
      </w:ins>
    </w:p>
    <w:p>
      <w:pPr>
        <w:pStyle w:val="Compact"/>
        <w:numPr>
          <w:ilvl w:val="0"/>
          <w:numId w:val="1003"/>
        </w:numPr>
      </w:pPr>
      <w:ins w:id="8" w:author="PR Preview" w:date="2026-01-01T00:00:00Z">
        <w:r>
          <w:t xml:space="preserve">John Duchi,</w:t>
        </w:r>
      </w:ins>
      <w:ins w:id="9" w:author="PR Preview" w:date="2026-01-01T00:00:00Z">
        <w:r>
          <w:t xml:space="preserve"> </w:t>
        </w:r>
      </w:ins>
      <w:hyperlink r:id="rId35">
        <w:ins w:id="10" w:author="PR Preview" w:date="2026-01-01T00:00:00Z">
          <w:r>
            <w:rPr>
              <w:rStyle w:val="Hyperlink"/>
              <w:i/>
              <w:iCs/>
            </w:rPr>
            <w:t xml:space="preserve">Lecture Notes on Statistics and Information Theory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(Stanford STATS 311), which develops entropy and divergences beyond the definitions here</w:t>
        </w:r>
      </w:ins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2026-10-13T23:26:14Z</dcterms:created>
  <dcterms:modified xsi:type="dcterms:W3CDTF">2026-10-13T23:26:14Z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