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Independence</w:t>
      </w:r>
    </w:p>
    <w:p>
      <w:pPr>
        <w:pStyle w:val="Date"/>
      </w:pPr>
      <w:del w:id="1" w:author="PR Preview" w:date="2026-01-01T00:00:00Z">
        <w:r>
          <w:delText xml:space="preserve">Last modified: 2026-10-15 14:43:39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14:49:03 (PDT)</w:t>
        </w:r>
      </w:ins>
    </w:p>
    <w:p>
      <w:pPr>
        <w:pStyle w:val="FirstParagraph"/>
      </w:pPr>
      <w:bookmarkStart w:id="9" w:name="sec-independence"/>
      <w:bookmarkEnd w:id="9"/>
    </w:p>
    <w:bookmarkStart w:id="11" w:name="def-indpt"/>
    <w:p>
      <w:pPr>
        <w:pStyle w:val="BodyText"/>
      </w:pPr>
      <w:r>
        <w:rPr>
          <w:b/>
          <w:bCs/>
        </w:rPr>
        <w:t xml:space="preserve">Definition 1 (Statistical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statistically independent</w:t>
      </w:r>
      <w:r>
        <w:t xml:space="preserve"> </w:t>
      </w:r>
      <w:r>
        <w:t xml:space="preserve">if, for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independent”</w:t>
      </w:r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is essentially</w:t>
      </w:r>
      <w:r>
        <w:t xml:space="preserve"> </w:t>
      </w:r>
      <m:oMath>
        <m:r>
          <m:rPr>
            <m:sty m:val="p"/>
          </m:rPr>
          <m:t>∏</m:t>
        </m:r>
      </m:oMath>
      <w:r>
        <w:t xml:space="preserve"> </w:t>
      </w:r>
      <w:r>
        <w:t xml:space="preserve">upside-down,</w:t>
      </w:r>
      <w:r>
        <w:t xml:space="preserve"> </w:t>
      </w:r>
      <w:r>
        <w:t xml:space="preserve">which can remind you of the definition.</w:t>
      </w:r>
    </w:p>
    <w:bookmarkStart w:id="13" w:name="thm-indpt-pmf"/>
    <w:p>
      <w:pPr>
        <w:pStyle w:val="BodyText"/>
      </w:pPr>
      <w:r>
        <w:rPr>
          <w:b/>
          <w:bCs/>
        </w:rPr>
        <w:t xml:space="preserve">Theorem 1 (Independence of discrete random variables: the joint PMF factors)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their</w:t>
      </w:r>
      <w:r>
        <w:t xml:space="preserve"> </w:t>
      </w:r>
      <w:hyperlink r:id="rId12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factors</w:t>
      </w:r>
      <w:r>
        <w:t xml:space="preserve"> </w:t>
      </w:r>
      <w:r>
        <w:t xml:space="preserve">into the product of their PMFs:</w:t>
      </w:r>
      <w:r>
        <w:t xml:space="preserve"> </w:t>
      </w:r>
      <w:r>
        <w:t xml:space="preserve">for all real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indpt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sets of real numbers,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the set of tuples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w:hyperlink r:id="rId14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countable,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countable.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takes its values in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joint PMF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over the product set </m:t>
              </m:r>
              <m:r>
                <m:t>C</m:t>
              </m:r>
              <m:r>
                <m:rPr>
                  <m:nor/>
                  <m:sty m:val="p"/>
                </m:rPr>
                <m:t> of non-negative products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5" w:name="exm-indpt"/>
    <w:p>
      <w:pPr>
        <w:pStyle w:val="FirstParagraph"/>
      </w:pPr>
      <w:r>
        <w:rPr>
          <w:b/>
          <w:bCs/>
        </w:rPr>
        <w:t xml:space="preserve">Example 1 (Two fair coin flips)</w:t>
      </w:r>
      <w:r>
        <w:t xml:space="preserve"> </w:t>
      </w:r>
      <w:r>
        <w:t xml:space="preserve">Flip two fair coins,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the first and second flip.</w:t>
      </w:r>
      <w:r>
        <w:t xml:space="preserve"> </w:t>
      </w:r>
      <w:r>
        <w:t xml:space="preserve">Each of the four outcomes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so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factorization holds for the other three pairs of values,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.</w:t>
      </w:r>
      <w:r>
        <w:t xml:space="preserve"> </w:t>
      </w:r>
      <w:r>
        <w:t xml:space="preserve">In contrast,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total number of heads,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are not independent: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9" w:name="thm-indpt-density"/>
    <w:p>
      <w:pPr>
        <w:pStyle w:val="FirstParagraph"/>
      </w:pPr>
      <w:r>
        <w:rPr>
          <w:b/>
          <w:bCs/>
        </w:rPr>
        <w:t xml:space="preserve">Theorem 2 (Independence with densities: the joint density factors)</w:t>
      </w:r>
      <w:r>
        <w:t xml:space="preserve"> </w:t>
      </w:r>
      <w:r>
        <w:rPr>
          <w:b/>
          <w:bCs/>
        </w:rPr>
        <w:t xml:space="preserve">Continuous case.</w:t>
      </w:r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w:hyperlink r:id="rId16">
        <w:r>
          <w:rPr>
            <w:rStyle w:val="Hyperlink"/>
          </w:rPr>
          <w:t xml:space="preserve">densities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Mixed case.</w:t>
      </w:r>
      <w:r>
        <w:t xml:space="preserve"> </w:t>
      </w:r>
      <w:r>
        <w:t xml:space="preserve">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continuous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statistically independent</w:t>
      </w:r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is beyond these notes’ scope:</w:t>
      </w:r>
      <w:r>
        <w:t xml:space="preserve"> </w:t>
      </w:r>
      <w:r>
        <w:t xml:space="preserve">it needs measure theory that the notes do not develop,</w:t>
      </w:r>
      <w:r>
        <w:t xml:space="preserve"> </w:t>
      </w:r>
      <w:r>
        <w:t xml:space="preserve">to extend a density’s integrals from intervals to general sets</w:t>
      </w:r>
      <w:r>
        <w:t xml:space="preserve"> </w:t>
      </w:r>
      <w:r>
        <w:t xml:space="preserve">and to exchange the order of integration</w:t>
      </w:r>
      <w:r>
        <w:t xml:space="preserve"> </w:t>
      </w:r>
      <w:r>
        <w:t xml:space="preserve">(Casella and Berger 2002; Billingsley 1995)</w:t>
      </w:r>
      <w:r>
        <w:t xml:space="preserve">.</w:t>
      </w:r>
      <w:r>
        <w:t xml:space="preserve"> </w:t>
      </w:r>
      <w:r>
        <w:t xml:space="preserve">The continuous case extends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random variables</w:t>
      </w:r>
      <w:r>
        <w:t xml:space="preserve"> </w:t>
      </w:r>
      <w:r>
        <w:t xml:space="preserve">with a joint density of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statement says</w:t>
      </w:r>
      <w:r>
        <w:t xml:space="preserve"> </w:t>
      </w:r>
      <w:r>
        <w:t xml:space="preserve">“a joint density”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“the joint density”</w:t>
      </w:r>
      <w:r>
        <w:t xml:space="preserve"> </w:t>
      </w:r>
      <w:r>
        <w:t xml:space="preserve">because a density is not unique:</w:t>
      </w:r>
      <w:r>
        <w:t xml:space="preserve"> </w:t>
      </w:r>
      <w:r>
        <w:t xml:space="preserve">changing it on a set of zero area</w:t>
      </w:r>
      <w:r>
        <w:t xml:space="preserve"> </w:t>
      </w:r>
      <w:r>
        <w:t xml:space="preserve">(zero length, in the mixed case)</w:t>
      </w:r>
      <w:r>
        <w:t xml:space="preserve"> </w:t>
      </w:r>
      <w:r>
        <w:t xml:space="preserve">changes none of its integrals.</w:t>
      </w:r>
    </w:p>
    <w:bookmarkStart w:id="22" w:name="exm-indpt-pmf-fails"/>
    <w:p>
      <w:pPr>
        <w:pStyle w:val="BodyText"/>
      </w:pPr>
      <w:r>
        <w:rPr>
          <w:b/>
          <w:bCs/>
        </w:rPr>
        <w:t xml:space="preserve">Example 2 (The PMF form fails for continuous random variables)</w:t>
      </w:r>
      <w:r>
        <w:t xml:space="preserve"> </w:t>
      </w:r>
      <w:r>
        <w:t xml:space="preserve">The factorization in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work as a definition of independence</w:t>
      </w:r>
      <w:r>
        <w:t xml:space="preserve"> </w:t>
      </w:r>
      <w:r>
        <w:t xml:space="preserve">for continuous random variables:</w:t>
      </w:r>
      <w:r>
        <w:t xml:space="preserve"> </w:t>
      </w:r>
      <w:r>
        <w:t xml:space="preserve">there,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so it would call every pair of continuous random variables independent.</w:t>
      </w:r>
      <w:r>
        <w:t xml:space="preserve"> </w:t>
      </w:r>
      <w:r>
        <w:t xml:space="preserve">For instance,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whose density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For all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 empty otherwise,</w:t>
      </w:r>
      <w:r>
        <w:t xml:space="preserve"> </w:t>
      </w:r>
      <w:r>
        <w:t xml:space="preserve">so it has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the</w:t>
      </w:r>
      <w:r>
        <w:t xml:space="preserve"> </w:t>
      </w:r>
      <w:hyperlink r:id="rId21">
        <w:r>
          <w:rPr>
            <w:rStyle w:val="Hyperlink"/>
          </w:rPr>
          <w:t xml:space="preserve">continuous</w:t>
        </w:r>
      </w:hyperlink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Likewise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PMF form holds.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density of </m:t>
              </m:r>
              <m:r>
                <m:t>X</m:t>
              </m:r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2"/>
    <w:p>
      <w:pPr>
        <w:pStyle w:val="FirstParagraph"/>
      </w:pPr>
      <w:bookmarkStart w:id="23" w:name="sec-conditional-independence"/>
      <w:bookmarkEnd w:id="23"/>
    </w:p>
    <w:bookmarkStart w:id="24" w:name="def-cind"/>
    <w:p>
      <w:pPr>
        <w:pStyle w:val="BodyText"/>
      </w:pPr>
      <w:r>
        <w:rPr>
          <w:b/>
          <w:bCs/>
        </w:rPr>
        <w:t xml:space="preserve">Definition 2 (Conditional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</w:t>
      </w:r>
      <w:r>
        <w:t xml:space="preserve"> </w:t>
      </w:r>
      <w:r>
        <w:t xml:space="preserve">given a discrete random variable (or vector)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if, for every value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conditional probability that every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conditional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nary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continuous, every event</w:t>
      </w:r>
      <w:r>
        <w:t xml:space="preserve"> </w:t>
      </w:r>
      <m:oMath>
        <m:r>
          <m:rPr>
            <m:sty m:val="p"/>
          </m:rPr>
          <m:t>{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}</m:t>
        </m:r>
      </m:oMath>
      <w:r>
        <w:t xml:space="preserve"> </w:t>
      </w:r>
      <w:r>
        <w:t xml:space="preserve">has probability 0,</w:t>
      </w:r>
      <w:r>
        <w:t xml:space="preserve"> </w:t>
      </w:r>
      <w:r>
        <w:t xml:space="preserve">so the condition is stated with densities instead: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all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den>
              </m:f>
            </m:e>
          </m:nary>
        </m:oMath>
      </m:oMathPara>
    </w:p>
    <w:p>
      <w:pPr>
        <w:pStyle w:val="FirstParagraph"/>
      </w:pPr>
      <w:r>
        <w:t xml:space="preserve">where each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(with probability masses in place of densities for any discrete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).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continuous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each ratio in the density form is the density of the</w:t>
      </w:r>
      <w:r>
        <w:t xml:space="preserve"> </w:t>
      </w:r>
      <m:oMath>
        <m:r>
          <m:t>Y</m:t>
        </m:r>
      </m:oMath>
      <w:r>
        <w:t xml:space="preserve">’s</w:t>
      </w:r>
      <w:r>
        <w:t xml:space="preserve"> </w:t>
      </w:r>
      <w:r>
        <w:t xml:space="preserve">under their conditional distribution given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 both forms say the same thing:</w:t>
      </w:r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’s joint distribution factors.</w:t>
      </w:r>
    </w:p>
    <w:bookmarkStart w:id="26" w:name="exm-cind"/>
    <w:p>
      <w:pPr>
        <w:pStyle w:val="BodyText"/>
      </w:pPr>
      <w:r>
        <w:rPr>
          <w:b/>
          <w:bCs/>
        </w:rPr>
        <w:t xml:space="preserve">Example 3 (Two tests of the same patient)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indicate whether a patient has a disease,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positive results on two tests</w:t>
      </w:r>
      <w:r>
        <w:t xml:space="preserve"> </w:t>
      </w:r>
      <w:r>
        <w:t xml:space="preserve">whose errors are unrelated, so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conditionally independent 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 each test is positive with probability</w:t>
      </w:r>
      <w:r>
        <w:t xml:space="preserve"> </w:t>
      </w:r>
      <m:oMath>
        <m:r>
          <m:t>0.9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with probability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Then, by the</w:t>
      </w:r>
      <w:r>
        <w:t xml:space="preserve"> </w:t>
      </w:r>
      <w:hyperlink r:id="rId25">
        <w:r>
          <w:rPr>
            <w:rStyle w:val="Hyperlink"/>
          </w:rPr>
          <w:t xml:space="preserve">law of total probability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on </m:t>
              </m:r>
              <m:r>
                <m:t>X</m:t>
              </m:r>
              <m:r>
                <m:rPr>
                  <m:nor/>
                  <m:sty m:val="p"/>
                </m:rPr>
                <m:t>; factor given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0.081</m:t>
              </m:r>
              <m:r>
                <m:rPr>
                  <m:sty m:val="p"/>
                </m:rPr>
                <m:t>+</m:t>
              </m:r>
              <m:r>
                <m:t>0.009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0.0324</m:t>
        </m:r>
        <m:r>
          <m:rPr>
            <m:sty m:val="p"/>
          </m:rPr>
          <m:t>≠</m:t>
        </m:r>
        <m:r>
          <m:t>0.09</m:t>
        </m:r>
      </m:oMath>
      <w:r>
        <w:t xml:space="preserve">:</w:t>
      </w:r>
      <w:r>
        <w:t xml:space="preserve"> </w:t>
      </w:r>
      <w:r>
        <w:t xml:space="preserve">the tests are conditionally independent given</w:t>
      </w:r>
      <w:r>
        <w:t xml:space="preserve"> </w:t>
      </w:r>
      <m:oMath>
        <m:r>
          <m:t>X</m:t>
        </m:r>
      </m:oMath>
      <w:r>
        <w:t xml:space="preserve">, but not independent.</w:t>
      </w:r>
    </w:p>
    <w:bookmarkEnd w:id="26"/>
    <w:bookmarkStart w:id="27" w:name="exm-indpt-not-cind"/>
    <w:p>
      <w:pPr>
        <w:pStyle w:val="BodyText"/>
      </w:pPr>
      <w:r>
        <w:rPr>
          <w:b/>
          <w:bCs/>
        </w:rPr>
        <w:t xml:space="preserve">Example 4 (Two coins, given their total)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two fair coin flips,</w:t>
      </w:r>
      <w:r>
        <w:t xml:space="preserve"> </w:t>
      </w:r>
      <w:r>
        <w:t xml:space="preserve">which are independent (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which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exactly one coin is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heads make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, not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means 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 the product of the conditional probabilities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independent, 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7"/>
    <w:bookmarkStart w:id="28" w:name="prp-cind-indpt-neither"/>
    <w:p>
      <w:pPr>
        <w:pStyle w:val="BodyText"/>
      </w:pPr>
      <w:r>
        <w:rPr>
          <w:b/>
          <w:bCs/>
        </w:rPr>
        <w:t xml:space="preserve">Proposition 1 (Neither independence nor conditional independence implies the other)</w:t>
      </w:r>
      <w:r>
        <w:t xml:space="preserve"> </w:t>
      </w:r>
      <w:r>
        <w:t xml:space="preserve">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but not</w:t>
      </w:r>
      <w:r>
        <w:t xml:space="preserve"> </w:t>
      </w:r>
      <w:hyperlink w:anchor="def-indpt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and 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w:anchor="exm-cind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gives the first case,</w:t>
      </w:r>
      <w:r>
        <w:t xml:space="preserve"> </w:t>
      </w:r>
      <w:r>
        <w:t xml:space="preserve">and</w:t>
      </w:r>
      <w:r>
        <w:t xml:space="preserve"> </w:t>
      </w:r>
      <w:hyperlink w:anchor="exm-indpt-not-cind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gives the second.</w:t>
      </w:r>
    </w:p>
    <w:bookmarkStart w:id="29" w:name="exm-umbrellas-rain"/>
    <w:p>
      <w:pPr>
        <w:pStyle w:val="BodyText"/>
      </w:pPr>
      <w:r>
        <w:rPr>
          <w:b/>
          <w:bCs/>
        </w:rPr>
        <w:t xml:space="preserve">Example 5 (Wet roads, umbrellas, and rain)</w:t>
      </w:r>
      <w:r>
        <w:t xml:space="preserve"> </w:t>
      </w:r>
      <w:r>
        <w:t xml:space="preserve">Consider Brian Hutchinson’s intuitive illustration of conditional independence</w:t>
      </w:r>
      <w:r>
        <w:t xml:space="preserve"> </w:t>
      </w:r>
      <w:r>
        <w:t xml:space="preserve">(Hutchinson 2024)</w:t>
      </w:r>
      <w:r>
        <w:t xml:space="preserve">: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denote wet roads,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denote people carrying umbrellas, 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denote rain.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Marginally, wet roads and umbrellas are not independent (</w:t>
      </w:r>
      <m:oMath>
        <m:r>
          <m:t>w</m:t>
        </m:r>
        <m:box>
          <m:boxPr>
            <m:opEmu m:val="on"/>
          </m:boxPr>
          <m:e>
            <m:r>
              <m:rPr>
                <m:sty m:val="p"/>
              </m:rPr>
              <m:t>⟂̸</m:t>
            </m:r>
          </m:e>
        </m:box>
        <m:r>
          <m:t>u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If you look out a window and see people holding open umbrellas,</w:t>
      </w:r>
      <w:r>
        <w:t xml:space="preserve"> </w:t>
      </w:r>
      <w:r>
        <w:t xml:space="preserve">that increases the probability that the pavement outside is wet.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Conditionally on rain, they are independent (</w:t>
      </w:r>
      <m:oMath>
        <m:r>
          <m:t>w</m:t>
        </m:r>
        <m:r>
          <m:rPr>
            <m:sty m:val="p"/>
          </m:rPr>
          <m:t>⟂</m:t>
        </m:r>
        <m:r>
          <m:t>u</m:t>
        </m:r>
        <m:r>
          <m:rPr>
            <m:sty m:val="p"/>
          </m:rPr>
          <m:t>∣</m:t>
        </m:r>
        <m:r>
          <m:t>r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Once you know with certainty whether it is currently raining,</w:t>
      </w:r>
      <w:r>
        <w:t xml:space="preserve"> </w:t>
      </w:r>
      <w:r>
        <w:t xml:space="preserve">learning whether pedestrians are carrying umbrellas tells you nothing more about the state of the roads: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u</m:t>
          </m:r>
          <m:r>
            <m:rPr>
              <m:sty m:val="p"/>
            </m:rPr>
            <m:t>,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</m:oMath>
      </m:oMathPara>
    </w:p>
    <w:bookmarkEnd w:id="29"/>
    <w:bookmarkStart w:id="30" w:name="prp-cind-own-covariate"/>
    <w:p>
      <w:pPr>
        <w:pStyle w:val="FirstParagraph"/>
      </w:pPr>
      <w:r>
        <w:rPr>
          <w:b/>
          <w:bCs/>
        </w:rPr>
        <w:t xml:space="preserve">Proposition 2 (Conditional independence when each</w:t>
      </w:r>
      <w:r>
        <w:rPr>
          <w:b/>
          <w:bCs/>
        </w:rP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depends only on its own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discrete random vector,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Suppose also 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 set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Then, for every such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conditional probability 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independence given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depends on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only through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regression,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usually the full set of covariates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model usually also assumes, as</w:t>
      </w:r>
      <w:r>
        <w:t xml:space="preserve"> </w:t>
      </w:r>
      <w:hyperlink w:anchor="prp-cind-own-covariate">
        <w:r>
          <w:rPr>
            <w:rStyle w:val="Hyperlink"/>
          </w:rPr>
          <w:t xml:space="preserve">Proposition 2</w:t>
        </w:r>
      </w:hyperlink>
      <w:r>
        <w:t xml:space="preserve"> </w:t>
      </w:r>
      <w:r>
        <w:t xml:space="preserve">does,</w:t>
      </w:r>
      <w:r>
        <w:t xml:space="preserve"> </w:t>
      </w:r>
      <w:r>
        <w:t xml:space="preserve">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covariates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That second assumption is a separate one, not part of conditional independence.</w:t>
      </w:r>
    </w:p>
    <w:bookmarkStart w:id="32" w:name="def-ident"/>
    <w:p>
      <w:pPr>
        <w:pStyle w:val="BodyText"/>
      </w:pPr>
      <w:r>
        <w:rPr>
          <w:b/>
          <w:bCs/>
        </w:rPr>
        <w:t xml:space="preserve">Definition 3 (Identically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identically distributed</w:t>
      </w:r>
      <w:r>
        <w:t xml:space="preserve"> </w:t>
      </w:r>
      <w:r>
        <w:t xml:space="preserve">if they all have the same</w:t>
      </w:r>
      <w:r>
        <w:t xml:space="preserve"> </w:t>
      </w:r>
      <w:hyperlink r:id="rId31">
        <w:r>
          <w:rPr>
            <w:rStyle w:val="Hyperlink"/>
          </w:rPr>
          <w:t xml:space="preserve">CDF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∀</m:t>
          </m:r>
          <m:r>
            <m:t>i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: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2"/>
    <w:bookmarkStart w:id="34" w:name="thm-ident-pmf"/>
    <w:p>
      <w:pPr>
        <w:pStyle w:val="FirstParagraph"/>
      </w:pPr>
      <w:r>
        <w:rPr>
          <w:b/>
          <w:bCs/>
        </w:rPr>
        <w:t xml:space="preserve">Theorem 3 (Identically distributed discrete random variables have the same PMF)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 </w:t>
      </w:r>
      <w:r>
        <w:t xml:space="preserve">if and only if they all have the same</w:t>
      </w:r>
      <w:r>
        <w:t xml:space="preserve"> </w:t>
      </w:r>
      <w:hyperlink r:id="rId33">
        <w:r>
          <w:rPr>
            <w:rStyle w:val="Hyperlink"/>
          </w:rPr>
          <w:t xml:space="preserve">PMF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every real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CDF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if: the CDF determines the PMF through its jumps.</w:t>
      </w:r>
      <w:r>
        <w:t xml:space="preserve"> </w:t>
      </w:r>
      <w:r>
        <w:t xml:space="preserve">Fix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Every number below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lies in exactly one of the intervals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  <m:r>
              <m:rPr>
                <m:sty m:val="p"/>
              </m:rPr>
              <m:t>&lt;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for each</w:t>
      </w:r>
      <w:r>
        <w:t xml:space="preserve"> </w:t>
      </w:r>
      <m:oMath>
        <m:r>
          <m:t>K</m:t>
        </m:r>
      </m:oMath>
      <w:r>
        <w:t xml:space="preserve">,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have union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infinite series)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same two steps, for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If: the PMF determines the CDF through sums.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values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 the PMFs are equal,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also the set of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every real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over the countably many</w:t>
      </w:r>
      <w:r>
        <w:t xml:space="preserve"> </w:t>
      </w:r>
      <m:oMath>
        <m:r>
          <m:t>u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t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PMFs are equal)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(restore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 independence (</w:t>
      </w:r>
      <w:hyperlink w:anchor="exm-indpt-pmf-fails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PMF form would not work as a definition in general:</w:t>
      </w:r>
      <w:r>
        <w:t xml:space="preserve"> </w:t>
      </w:r>
      <w:r>
        <w:t xml:space="preserve">every continuous random variable has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.</w:t>
      </w:r>
    </w:p>
    <w:bookmarkStart w:id="35" w:name="exm-ident"/>
    <w:p>
      <w:pPr>
        <w:pStyle w:val="BodyText"/>
      </w:pPr>
      <w:r>
        <w:rPr>
          <w:b/>
          <w:bCs/>
        </w:rPr>
        <w:t xml:space="preserve">Example 6 (Identically distributed but not independent)</w:t>
      </w:r>
      <w:r>
        <w:t xml:space="preserve"> </w:t>
      </w:r>
      <w:r>
        <w:t xml:space="preserve">In</w:t>
      </w:r>
      <w:r>
        <w:t xml:space="preserve"> 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(the indicator of tails on the first flip)</w:t>
      </w:r>
      <w:r>
        <w:t xml:space="preserve"> </w:t>
      </w:r>
      <w:r>
        <w:t xml:space="preserve">both take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 they are identically distributed (</w:t>
      </w:r>
      <w:hyperlink w:anchor="thm-ident-pmf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They are not independent: knowing one determines the other.</w:t>
      </w:r>
    </w:p>
    <w:bookmarkEnd w:id="35"/>
    <w:bookmarkStart w:id="36" w:name="def-cident"/>
    <w:p>
      <w:pPr>
        <w:pStyle w:val="BodyText"/>
      </w:pPr>
      <w:r>
        <w:rPr>
          <w:b/>
          <w:bCs/>
        </w:rPr>
        <w:t xml:space="preserve">Definition 4 (Conditionally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identically distributed</w:t>
      </w:r>
      <w:r>
        <w:t xml:space="preserve"> </w:t>
      </w:r>
      <w:r>
        <w:t xml:space="preserve">given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if the conditional CDF of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one shared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the condition applies 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y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from densities:</w:t>
      </w:r>
      <w:r>
        <w:t xml:space="preserve"> </w:t>
      </w:r>
      <w:r>
        <w:t xml:space="preserve">the integral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(a sum over values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discrete).</w:t>
      </w:r>
    </w:p>
    <w:bookmarkEnd w:id="36"/>
    <w:bookmarkStart w:id="37" w:name="exm-cident"/>
    <w:p>
      <w:pPr>
        <w:pStyle w:val="BodyText"/>
      </w:pPr>
      <w:r>
        <w:rPr>
          <w:b/>
          <w:bCs/>
        </w:rPr>
        <w:t xml:space="preserve">Example 7 (A shared regression model)</w:t>
      </w:r>
      <w:r>
        <w:t xml:space="preserve"> </w:t>
      </w:r>
      <w:r>
        <w:t xml:space="preserve">Suppose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binary,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one function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shared by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(for instance,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 dose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conditionally identically distributed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1</m:t>
        </m:r>
      </m:oMath>
      <w:r>
        <w:t xml:space="preserve">).</w:t>
      </w:r>
      <w:r>
        <w:t xml:space="preserve"> </w:t>
      </w:r>
      <w:r>
        <w:t xml:space="preserve">Their marginal distributions can still differ:</w:t>
      </w:r>
      <w:r>
        <w:t xml:space="preserve"> </w:t>
      </w:r>
      <w:r>
        <w:t xml:space="preserve">if participant 1 always receives dose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participant 2 always receives dose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7"/>
    <w:bookmarkStart w:id="38" w:name="def-iid"/>
    <w:p>
      <w:pPr>
        <w:pStyle w:val="BodyText"/>
      </w:pPr>
      <w:r>
        <w:rPr>
          <w:b/>
          <w:bCs/>
        </w:rPr>
        <w:t xml:space="preserve">Definition 5 (Independent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independent and identically</w:t>
      </w:r>
      <w:r>
        <w:rPr>
          <w:b/>
          <w:bCs/>
        </w:rPr>
        <w:t xml:space="preserve"> </w:t>
      </w:r>
      <w:r>
        <w:rPr>
          <w:b/>
          <w:bCs/>
        </w:rPr>
        <w:t xml:space="preserve">distributed</w:t>
      </w:r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 if they are:</w:t>
      </w:r>
    </w:p>
    <w:p>
      <w:pPr>
        <w:pStyle w:val="Compact"/>
        <w:numPr>
          <w:ilvl w:val="0"/>
          <w:numId w:val="1002"/>
        </w:numPr>
      </w:pP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, and</w:t>
      </w:r>
    </w:p>
    <w:p>
      <w:pPr>
        <w:pStyle w:val="Compact"/>
        <w:numPr>
          <w:ilvl w:val="0"/>
          <w:numId w:val="1002"/>
        </w:numPr>
      </w:pP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.</w:t>
      </w:r>
    </w:p>
    <w:bookmarkEnd w:id="3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IID assumption is one of the most common assumptions in introductory</w:t>
      </w:r>
      <w:r>
        <w:t xml:space="preserve"> </w:t>
      </w:r>
      <w:r>
        <w:t xml:space="preserve">statistics: it says a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can be treated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draws from a single shared distribution.</w:t>
      </w:r>
    </w:p>
    <w:bookmarkStart w:id="39" w:name="exm-iid"/>
    <w:p>
      <w:pPr>
        <w:pStyle w:val="BodyText"/>
      </w:pPr>
      <w:r>
        <w:rPr>
          <w:b/>
          <w:bCs/>
        </w:rPr>
        <w:t xml:space="preserve">Example 8 (Repeated die rolls)</w:t>
      </w:r>
      <w:r>
        <w:t xml:space="preserve"> </w:t>
      </w:r>
      <w:r>
        <w:t xml:space="preserve">The results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rolls of the same fair die are IID:</w:t>
      </w:r>
      <w:r>
        <w:t xml:space="preserve"> </w:t>
      </w:r>
      <w:r>
        <w:t xml:space="preserve">the rolls are independent,</w:t>
      </w:r>
      <w:r>
        <w:t xml:space="preserve"> </w:t>
      </w:r>
      <w:r>
        <w:t xml:space="preserve">and each is uniform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39"/>
    <w:bookmarkStart w:id="40" w:name="def-ciid"/>
    <w:p>
      <w:pPr>
        <w:pStyle w:val="BodyText"/>
      </w:pPr>
      <w:r>
        <w:rPr>
          <w:b/>
          <w:bCs/>
        </w:rPr>
        <w:t xml:space="preserve">Definition 6 (Conditionally 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 and identically distributed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”</w:t>
      </w:r>
      <w:r>
        <w:t xml:space="preserve"> </w:t>
      </w:r>
      <w:r>
        <w:t xml:space="preserve">or just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if: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dent">
        <w:r>
          <w:rPr>
            <w:rStyle w:val="Hyperlink"/>
          </w:rPr>
          <w:t xml:space="preserve">conditionally identically distributed</w:t>
        </w:r>
      </w:hyperlink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40"/>
    <w:bookmarkStart w:id="41" w:name="exm-ciid"/>
    <w:p>
      <w:pPr>
        <w:pStyle w:val="FirstParagraph"/>
      </w:pPr>
      <w:r>
        <w:rPr>
          <w:b/>
          <w:bCs/>
        </w:rPr>
        <w:t xml:space="preserve">Example 9 (The usual regression assumption)</w:t>
      </w:r>
      <w:r>
        <w:t xml:space="preserve"> </w:t>
      </w:r>
      <w:r>
        <w:t xml:space="preserve">In</w:t>
      </w:r>
      <w:r>
        <w:t xml:space="preserve"> </w:t>
      </w:r>
      <w:hyperlink w:anchor="exm-cident">
        <w:r>
          <w:rPr>
            <w:rStyle w:val="Hyperlink"/>
          </w:rPr>
          <w:t xml:space="preserve">Example 7</w:t>
        </w:r>
      </w:hyperlink>
      <w:r>
        <w:t xml:space="preserve">, if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also conditionally independent given all the doses,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doses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,</w:t>
      </w:r>
      <w:r>
        <w:t xml:space="preserve"> </w:t>
      </w:r>
      <w:r>
        <w:t xml:space="preserve">and the joint conditional PMF is</w:t>
      </w:r>
      <w:r>
        <w:t xml:space="preserve"> </w:t>
      </w:r>
      <m:oMath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π</m:t>
            </m:r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p>
              <m:e>
                <m:r>
                  <m:t>​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</m:e>
        </m:nary>
      </m:oMath>
      <w:r>
        <w:t xml:space="preserve">:</w:t>
      </w:r>
      <w:r>
        <w:t xml:space="preserve"> </w:t>
      </w:r>
      <w:r>
        <w:t xml:space="preserve">one shared function evaluated at each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4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45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independence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46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47">
        <w:r>
          <w:rPr>
            <w:rStyle w:val="Hyperlink"/>
          </w:rPr>
          <w:t xml:space="preserve">independence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Start w:id="57" w:name="references"/>
    <w:p>
      <w:pPr>
        <w:pStyle w:val="Heading2"/>
      </w:pPr>
      <w:r>
        <w:t xml:space="preserve">References</w:t>
      </w:r>
    </w:p>
    <w:bookmarkStart w:id="56" w:name="refs"/>
    <w:bookmarkStart w:id="49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48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49"/>
    <w:bookmarkStart w:id="50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50"/>
    <w:bookmarkStart w:id="5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5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52"/>
    <w:bookmarkStart w:id="53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53"/>
    <w:bookmarkStart w:id="55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54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2" Type="http://schemas.openxmlformats.org/officeDocument/2006/relationships/image" Target="media/rId42.png"/><Relationship Id="rId54" Type="http://schemas.openxmlformats.org/officeDocument/2006/relationships/hyperlink" Target="https://facultyweb.cs.wwu.edu/~hutchib2/video_lectures/data371/" TargetMode="External"/><Relationship Id="rId45" Type="http://schemas.openxmlformats.org/officeDocument/2006/relationships/hyperlink" Target="https://facultyweb.cs.wwu.edu/~hutchib2/video_lectures/data371/#probability_refresher" TargetMode="External"/><Relationship Id="rId46" Type="http://schemas.openxmlformats.org/officeDocument/2006/relationships/hyperlink" Target="https://wwu.instructure.com/courses/1906010/modules#module_3922392" TargetMode="External"/><Relationship Id="rId51" Type="http://schemas.openxmlformats.org/officeDocument/2006/relationships/hyperlink" Target="https://www.cengage.com/c/statistical-inference-2e-casella-berger/9780534243128/" TargetMode="External"/><Relationship Id="rId48" Type="http://schemas.openxmlformats.org/officeDocument/2006/relationships/hyperlink" Target="https://www.youtube.com/playlist?list=PLeB45KifGiuHesi4PALNZSYZFhViVGQJK" TargetMode="External"/><Relationship Id="rId47" Type="http://schemas.openxmlformats.org/officeDocument/2006/relationships/hyperlink" Target="https://www.youtube.com/watch?v=9t7u6pfgw0k" TargetMode="External"/><Relationship Id="rId10" Type="http://schemas.openxmlformats.org/officeDocument/2006/relationships/hyperlink" Target="probability-basics.qmd#def-probability" TargetMode="External"/><Relationship Id="rId25" Type="http://schemas.openxmlformats.org/officeDocument/2006/relationships/hyperlink" Target="probability-basics.qmd#thm-total-prob" TargetMode="External"/><Relationship Id="rId31" Type="http://schemas.openxmlformats.org/officeDocument/2006/relationships/hyperlink" Target="random-variables.qmd#def-cdf" TargetMode="External"/><Relationship Id="rId21" Type="http://schemas.openxmlformats.org/officeDocument/2006/relationships/hyperlink" Target="random-variables.qmd#def-continuous-rv" TargetMode="External"/><Relationship Id="rId18" Type="http://schemas.openxmlformats.org/officeDocument/2006/relationships/hyperlink" Target="random-variables.qmd#def-joint-density-mass" TargetMode="External"/><Relationship Id="rId17" Type="http://schemas.openxmlformats.org/officeDocument/2006/relationships/hyperlink" Target="random-variables.qmd#def-joint-pdf" TargetMode="External"/><Relationship Id="rId12" Type="http://schemas.openxmlformats.org/officeDocument/2006/relationships/hyperlink" Target="random-variables.qmd#def-joint-pmf" TargetMode="External"/><Relationship Id="rId16" Type="http://schemas.openxmlformats.org/officeDocument/2006/relationships/hyperlink" Target="random-variables.qmd#def-pdf" TargetMode="External"/><Relationship Id="rId33" Type="http://schemas.openxmlformats.org/officeDocument/2006/relationships/hyperlink" Target="random-variables.qmd#def-pmf" TargetMode="External"/><Relationship Id="rId14" Type="http://schemas.openxmlformats.org/officeDocument/2006/relationships/hyperlink" Target="random-variables.qmd#def-range" TargetMode="External"/><Relationship Id="rId20" Type="http://schemas.openxmlformats.org/officeDocument/2006/relationships/hyperlink" Target="random-variables.qmd#def-uniform" TargetMode="External"/></Relationships>
</file>

<file path=word/_rels/footnotes.xml.rels><?xml version='1.0' encoding='UTF-8' standalone='yes'?>
<Relationships xmlns="http://schemas.openxmlformats.org/package/2006/relationships"><Relationship Id="rId54" Type="http://schemas.openxmlformats.org/officeDocument/2006/relationships/hyperlink" Target="https://facultyweb.cs.wwu.edu/~hutchib2/video_lectures/data371/" TargetMode="External"/><Relationship Id="rId45" Type="http://schemas.openxmlformats.org/officeDocument/2006/relationships/hyperlink" Target="https://facultyweb.cs.wwu.edu/~hutchib2/video_lectures/data371/#probability_refresher" TargetMode="External"/><Relationship Id="rId46" Type="http://schemas.openxmlformats.org/officeDocument/2006/relationships/hyperlink" Target="https://wwu.instructure.com/courses/1906010/modules#module_3922392" TargetMode="External"/><Relationship Id="rId51" Type="http://schemas.openxmlformats.org/officeDocument/2006/relationships/hyperlink" Target="https://www.cengage.com/c/statistical-inference-2e-casella-berger/9780534243128/" TargetMode="External"/><Relationship Id="rId48" Type="http://schemas.openxmlformats.org/officeDocument/2006/relationships/hyperlink" Target="https://www.youtube.com/playlist?list=PLeB45KifGiuHesi4PALNZSYZFhViVGQJK" TargetMode="External"/><Relationship Id="rId47" Type="http://schemas.openxmlformats.org/officeDocument/2006/relationships/hyperlink" Target="https://www.youtube.com/watch?v=9t7u6pfgw0k" TargetMode="External"/><Relationship Id="rId10" Type="http://schemas.openxmlformats.org/officeDocument/2006/relationships/hyperlink" Target="probability-basics.qmd#def-probability" TargetMode="External"/><Relationship Id="rId25" Type="http://schemas.openxmlformats.org/officeDocument/2006/relationships/hyperlink" Target="probability-basics.qmd#thm-total-prob" TargetMode="External"/><Relationship Id="rId31" Type="http://schemas.openxmlformats.org/officeDocument/2006/relationships/hyperlink" Target="random-variables.qmd#def-cdf" TargetMode="External"/><Relationship Id="rId21" Type="http://schemas.openxmlformats.org/officeDocument/2006/relationships/hyperlink" Target="random-variables.qmd#def-continuous-rv" TargetMode="External"/><Relationship Id="rId18" Type="http://schemas.openxmlformats.org/officeDocument/2006/relationships/hyperlink" Target="random-variables.qmd#def-joint-density-mass" TargetMode="External"/><Relationship Id="rId17" Type="http://schemas.openxmlformats.org/officeDocument/2006/relationships/hyperlink" Target="random-variables.qmd#def-joint-pdf" TargetMode="External"/><Relationship Id="rId12" Type="http://schemas.openxmlformats.org/officeDocument/2006/relationships/hyperlink" Target="random-variables.qmd#def-joint-pmf" TargetMode="External"/><Relationship Id="rId16" Type="http://schemas.openxmlformats.org/officeDocument/2006/relationships/hyperlink" Target="random-variables.qmd#def-pdf" TargetMode="External"/><Relationship Id="rId33" Type="http://schemas.openxmlformats.org/officeDocument/2006/relationships/hyperlink" Target="random-variables.qmd#def-pmf" TargetMode="External"/><Relationship Id="rId14" Type="http://schemas.openxmlformats.org/officeDocument/2006/relationships/hyperlink" Target="random-variables.qmd#def-range" TargetMode="External"/><Relationship Id="rId20" Type="http://schemas.openxmlformats.org/officeDocument/2006/relationships/hyperlink" Target="random-variables.qmd#def-unifor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Independence</dc:title>
  <dc:creator/>
  <cp:keywords/>
  <dcterms:created xsi:type="dcterms:W3CDTF">2026-10-15T21:54:57Z</dcterms:created>
  <dcterms:modified xsi:type="dcterms:W3CDTF">2026-10-15T21:54:57Z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14:49:03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