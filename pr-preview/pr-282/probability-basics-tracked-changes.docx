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13:28:39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Lemma 1 (The sample space is an event)</w:t>
        </w:r>
      </w:ins>
      <w:ins w:id="4" w:author="PR Preview" w:date="2026-01-01T00:00:00Z">
        <w:r>
          <w:t xml:space="preserve"> </w:t>
        </w:r>
      </w:ins>
      <w:hyperlink w:anchor="def-sample-space">
        <w:ins w:id="5" w:author="PR Preview" w:date="2026-01-01T00:00:00Z">
          <w:r>
            <w:rPr>
              <w:rStyle w:val="Hyperlink"/>
            </w:rPr>
            <w:t xml:space="preserve">The sample space</w:t>
          </w:r>
        </w:ins>
      </w:hyperlink>
      <w:ins w:id="6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is an</w:t>
        </w:r>
      </w:ins>
      <w:ins w:id="9" w:author="PR Preview" w:date="2026-01-01T00:00:00Z">
        <w:r>
          <w:t xml:space="preserve"> </w:t>
        </w:r>
      </w:ins>
      <w:hyperlink w:anchor="def-event">
        <w:ins w:id="10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11" w:author="PR Preview" w:date="2026-01-01T00:00:00Z">
        <w:r>
          <w:t xml:space="preserve">.</w:t>
        </w:r>
      </w:ins>
    </w:p>
    <w:bookmarkEnd w:id="30"/>
    <w:p>
      <w:pPr>
        <w:pStyle w:val="BodyText"/>
      </w:pPr>
      <w:ins w:id="12" w:author="PR Preview" w:date="2026-01-01T00:00:00Z">
        <w:r>
          <w:rPr>
            <w:i/>
            <w:iCs/>
          </w:rPr>
          <w:t xml:space="preserve">Proof</w:t>
        </w:r>
      </w:ins>
      <w:ins w:id="13" w:author="PR Preview" w:date="2026-01-01T00:00:00Z">
        <w:r>
          <w:t xml:space="preserve">. </w:t>
        </w:r>
      </w:ins>
      <w:ins w:id="14" w:author="PR Preview" w:date="2026-01-01T00:00:00Z">
        <w:r>
          <w:t xml:space="preserve">The sample space is a subset of itself,</w:t>
        </w:r>
      </w:ins>
      <w:ins w:id="1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ins w:id="16" w:author="PR Preview" w:date="2026-01-01T00:00:00Z">
        <w:r>
          <w:t xml:space="preserve">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When every subset of</w:t>
        </w:r>
      </w:ins>
      <w:ins w:id="1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can be an event,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that is enough.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Otherwise the events are the subsets in a</w:t>
        </w:r>
      </w:ins>
      <w:ins w:id="26" w:author="PR Preview" w:date="2026-01-01T00:00:00Z">
        <w:r>
          <w:t xml:space="preserve"> </w:t>
        </w:r>
      </w:ins>
      <w:hyperlink r:id="rId25">
        <m:oMath>
          <m:r>
            <m:t>σ</m:t>
          </m:r>
        </m:oMath>
        <w:ins w:id="27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on</w:t>
        </w:r>
      </w:ins>
      <w:ins w:id="3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by its definition</w:t>
        </w:r>
      </w:ins>
      <w:ins w:id="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contains</w:t>
        </w:r>
      </w:ins>
      <w:ins w:id="38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itself.</w:t>
        </w:r>
      </w:ins>
    </w:p>
    <w:bookmarkStart w:id="31" w:name="exm-sample-space-event"/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Example 8 (The die roll’s sample space as an event)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In</w:t>
        </w:r>
      </w:ins>
      <w:ins w:id="44" w:author="PR Preview" w:date="2026-01-01T00:00:00Z">
        <w:r>
          <w:t xml:space="preserve"> </w:t>
        </w:r>
      </w:ins>
      <w:hyperlink w:anchor="exm-sample-space">
        <w:ins w:id="4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6" w:author="PR Preview" w:date="2026-01-01T00:00:00Z">
        <w:r>
          <w:t xml:space="preserve">, every subset of</w:t>
        </w:r>
      </w:ins>
      <w:ins w:id="4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can be an event,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including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itself: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 event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“the roll is any of 1 through 6”</w:t>
        </w:r>
      </w:ins>
      <w:ins w:id="59" w:author="PR Preview" w:date="2026-01-01T00:00:00Z">
        <w:r>
          <w:t xml:space="preserve">, which always occurs.</w:t>
        </w:r>
      </w:ins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del w:id="60" w:author="PR Preview" w:date="2026-01-01T00:00:00Z">
        <w:r>
          <w:rPr>
            <w:b/>
            <w:bCs/>
          </w:rPr>
          <w:delText xml:space="preserve">Example 8 (Rolling a 4)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In</w:delText>
        </w:r>
      </w:del>
      <w:del w:id="63" w:author="PR Preview" w:date="2026-01-01T00:00:00Z">
        <w:r>
          <w:delText xml:space="preserve"> </w:delText>
        </w:r>
      </w:del>
      <w:hyperlink w:anchor="exm-event">
        <w:del w:id="64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65" w:author="PR Preview" w:date="2026-01-01T00:00:00Z">
        <w:r>
          <w:delText xml:space="preserve">, if the die shows 4,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the event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“the roll is even”</w:delText>
        </w:r>
      </w:del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2" w:author="PR Preview" w:date="2026-01-01T00:00:00Z">
        <w:r>
          <w:delText xml:space="preserve">, occurs,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because</w:delText>
        </w:r>
      </w:del>
      <w:del w:id="75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and the event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“the roll is at most 2”</w:delText>
        </w:r>
      </w:del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83" w:author="PR Preview" w:date="2026-01-01T00:00:00Z">
        <w:r>
          <w:delText xml:space="preserve">, does not occur.</w:delText>
        </w:r>
      </w:del>
    </w:p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Example 9 (Rolling a 4)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</w:t>
        </w:r>
      </w:ins>
      <w:ins w:id="87" w:author="PR Preview" w:date="2026-01-01T00:00:00Z">
        <w:r>
          <w:t xml:space="preserve"> </w:t>
        </w:r>
      </w:ins>
      <w:hyperlink w:anchor="exm-event">
        <w:ins w:id="88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89" w:author="PR Preview" w:date="2026-01-01T00:00:00Z">
        <w:r>
          <w:t xml:space="preserve">, if the die shows 4,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the event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“the roll is even”</w:t>
        </w:r>
      </w:ins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6" w:author="PR Preview" w:date="2026-01-01T00:00:00Z">
        <w:r>
          <w:t xml:space="preserve">, occurs,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because</w:t>
        </w:r>
      </w:ins>
      <w:ins w:id="99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the event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“the roll is at most 2”</w:t>
        </w:r>
      </w:ins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07" w:author="PR Preview" w:date="2026-01-01T00:00:00Z">
        <w:r>
          <w:t xml:space="preserve">, does not occur.</w:t>
        </w:r>
      </w:ins>
    </w:p>
    <w:bookmarkEnd w:id="33"/>
    <w:bookmarkStart w:id="34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5" w:name="exm-complement"/>
    <w:p>
      <w:pPr>
        <w:pStyle w:val="BodyText"/>
      </w:pPr>
      <w:del w:id="108" w:author="PR Preview" w:date="2026-01-01T00:00:00Z">
        <w:r>
          <w:rPr>
            <w:b/>
            <w:bCs/>
          </w:rPr>
          <w:delText xml:space="preserve">Example 9 (Rolling an odd number)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In</w:delText>
        </w:r>
      </w:del>
      <w:del w:id="111" w:author="PR Preview" w:date="2026-01-01T00:00:00Z">
        <w:r>
          <w:delText xml:space="preserve"> </w:delText>
        </w:r>
      </w:del>
      <w:hyperlink w:anchor="exm-event">
        <w:del w:id="112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the complement of the event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“the roll is even”</w:delText>
        </w:r>
      </w:del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is the event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“the roll is odd”</w:delText>
        </w:r>
      </w:del>
      <w:del w:id="125" w:author="PR Preview" w:date="2026-01-01T00:00:00Z">
        <w:r>
          <w:delText xml:space="preserve">,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127" w:author="PR Preview" w:date="2026-01-01T00:00:00Z">
        <w:r>
          <w:delText xml:space="preserve">.</w:delText>
        </w:r>
      </w:del>
    </w:p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Example 10 (Rolling an odd number)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In</w:t>
        </w:r>
      </w:ins>
      <w:ins w:id="131" w:author="PR Preview" w:date="2026-01-01T00:00:00Z">
        <w:r>
          <w:t xml:space="preserve"> </w:t>
        </w:r>
      </w:ins>
      <w:hyperlink w:anchor="exm-event">
        <w:ins w:id="132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the complement of the event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“the roll is even”</w:t>
        </w:r>
      </w:ins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the event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“the roll is odd”</w:t>
        </w:r>
      </w:ins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47" w:author="PR Preview" w:date="2026-01-01T00:00:00Z">
        <w:r>
          <w:t xml:space="preserve">.</w:t>
        </w:r>
      </w:ins>
    </w:p>
    <w:bookmarkEnd w:id="35"/>
    <w:bookmarkStart w:id="36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7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8" w:name="exm-mutually-exclusive"/>
    <w:p>
      <w:pPr>
        <w:pStyle w:val="BodyText"/>
      </w:pPr>
      <w:del w:id="148" w:author="PR Preview" w:date="2026-01-01T00:00:00Z">
        <w:r>
          <w:rPr>
            <w:b/>
            <w:bCs/>
          </w:rPr>
          <w:delText xml:space="preserve">Example 10 (Low and high rolls)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In</w:delText>
        </w:r>
      </w:del>
      <w:del w:id="151" w:author="PR Preview" w:date="2026-01-01T00:00:00Z">
        <w:r>
          <w:delText xml:space="preserve"> </w:delText>
        </w:r>
      </w:del>
      <w:hyperlink w:anchor="exm-sample-space">
        <w:del w:id="15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53" w:author="PR Preview" w:date="2026-01-01T00:00:00Z">
        <w:r>
          <w:delText xml:space="preserve">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the events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“the roll is at most 2”</w:delText>
        </w:r>
      </w:del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60" w:author="PR Preview" w:date="2026-01-01T00:00:00Z">
        <w:r>
          <w:delText xml:space="preserve">,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and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“the roll is at least 5”</w:delText>
        </w:r>
      </w:del>
      <w:del w:id="165" w:author="PR Preview" w:date="2026-01-01T00:00:00Z">
        <w:r>
          <w:delText xml:space="preserve">,</w:delText>
        </w:r>
      </w:del>
      <w:del w:id="1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67" w:author="PR Preview" w:date="2026-01-01T00:00:00Z">
        <w:r>
          <w:delText xml:space="preserve">,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are mutually exclusive: no roll is in both.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The events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“the roll is even”</w:delText>
        </w:r>
      </w:del>
      <w:del w:id="174" w:author="PR Preview" w:date="2026-01-01T00:00:00Z">
        <w:r>
          <w:delText xml:space="preserve">,</w:delText>
        </w:r>
      </w:del>
      <w:del w:id="1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76" w:author="PR Preview" w:date="2026-01-01T00:00:00Z">
        <w:r>
          <w:delText xml:space="preserve">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and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“the roll is at most 2”</w:delText>
        </w:r>
      </w:del>
      <w:del w:id="181" w:author="PR Preview" w:date="2026-01-01T00:00:00Z">
        <w:r>
          <w:delText xml:space="preserve">,</w:delText>
        </w:r>
      </w:del>
      <w:del w:id="1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83" w:author="PR Preview" w:date="2026-01-01T00:00:00Z">
        <w:r>
          <w:delText xml:space="preserve">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are not mutually exclusive: a roll of 2 is in both.</w:delText>
        </w:r>
      </w:del>
    </w:p>
    <w:p>
      <w:pPr>
        <w:pStyle w:val="BodyText"/>
      </w:pPr>
      <w:ins w:id="186" w:author="PR Preview" w:date="2026-01-01T00:00:00Z">
        <w:r>
          <w:rPr>
            <w:b/>
            <w:bCs/>
          </w:rPr>
          <w:t xml:space="preserve">Example 11 (Low and high rolls)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In</w:t>
        </w:r>
      </w:ins>
      <w:ins w:id="189" w:author="PR Preview" w:date="2026-01-01T00:00:00Z">
        <w:r>
          <w:t xml:space="preserve"> </w:t>
        </w:r>
      </w:ins>
      <w:hyperlink w:anchor="exm-sample-space">
        <w:ins w:id="19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 events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“the roll is at most 2”</w:t>
        </w:r>
      </w:ins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“the roll is at least 5”</w:t>
        </w:r>
      </w:ins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205" w:author="PR Preview" w:date="2026-01-01T00:00:00Z">
        <w:r>
          <w:t xml:space="preserve">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are mutually exclusive: no roll is in both.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The events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“the roll is even”</w:t>
        </w:r>
      </w:ins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“the roll is at most 2”</w:t>
        </w:r>
      </w:ins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are not mutually exclusive: a roll of 2 is in both.</w:t>
        </w:r>
      </w:ins>
    </w:p>
    <w:bookmarkEnd w:id="38"/>
    <w:bookmarkStart w:id="39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9"/>
    <w:bookmarkStart w:id="40" w:name="rem-partition-sample-space"/>
    <w:p>
      <w:pPr>
        <w:pStyle w:val="FirstParagraph"/>
      </w:pPr>
      <w:del w:id="224" w:author="PR Preview" w:date="2026-01-01T00:00:00Z">
        <w:r>
          <w:rPr>
            <w:i/>
            <w:iCs/>
          </w:rPr>
          <w:delText xml:space="preserve">Remark 1</w:delText>
        </w:r>
      </w:del>
      <w:del w:id="225" w:author="PR Preview" w:date="2026-01-01T00:00:00Z">
        <w:r>
          <w:delText xml:space="preserve"> (A partition of the sample space). </w:delText>
        </w:r>
      </w:del>
      <w:del w:id="226" w:author="PR Preview" w:date="2026-01-01T00:00:00Z">
        <w:r>
          <w:delText xml:space="preserve">A partition of the</w:delText>
        </w:r>
      </w:del>
      <w:del w:id="227" w:author="PR Preview" w:date="2026-01-01T00:00:00Z">
        <w:r>
          <w:delText xml:space="preserve"> </w:delText>
        </w:r>
      </w:del>
      <w:hyperlink w:anchor="def-sample-space">
        <w:del w:id="228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is the case</w:delText>
        </w:r>
      </w:del>
      <w:del w:id="23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del w:id="232" w:author="PR Preview" w:date="2026-01-01T00:00:00Z">
        <w:r>
          <w:delText xml:space="preserve">.</w:delText>
        </w:r>
      </w:del>
    </w:p>
    <w:p>
      <w:pPr>
        <w:pStyle w:val="FirstParagraph"/>
      </w:pPr>
      <w:ins w:id="233" w:author="PR Preview" w:date="2026-01-01T00:00:00Z">
        <w:r>
          <w:rPr>
            <w:i/>
            <w:iCs/>
          </w:rPr>
          <w:t xml:space="preserve">Remark 1</w:t>
        </w:r>
      </w:ins>
      <w:ins w:id="234" w:author="PR Preview" w:date="2026-01-01T00:00:00Z">
        <w:r>
          <w:t xml:space="preserve"> (A partition of the sample space). </w:t>
        </w:r>
      </w:ins>
      <w:ins w:id="235" w:author="PR Preview" w:date="2026-01-01T00:00:00Z">
        <w:r>
          <w:t xml:space="preserve">A partition of the</w:t>
        </w:r>
      </w:ins>
      <w:ins w:id="236" w:author="PR Preview" w:date="2026-01-01T00:00:00Z">
        <w:r>
          <w:t xml:space="preserve"> </w:t>
        </w:r>
      </w:ins>
      <w:hyperlink w:anchor="def-sample-space">
        <w:ins w:id="237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 the case</w:t>
        </w:r>
      </w:ins>
      <w:ins w:id="2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which is allowed because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an event (</w:t>
        </w:r>
      </w:ins>
      <w:hyperlink w:anchor="lem-sample-space-event">
        <w:ins w:id="24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48" w:author="PR Preview" w:date="2026-01-01T00:00:00Z">
        <w:r>
          <w:t xml:space="preserve">).</w:t>
        </w:r>
      </w:ins>
    </w:p>
    <w:bookmarkEnd w:id="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1" w:name="exm-partition"/>
    <w:p>
      <w:pPr>
        <w:pStyle w:val="BodyText"/>
      </w:pPr>
      <w:del w:id="249" w:author="PR Preview" w:date="2026-01-01T00:00:00Z">
        <w:r>
          <w:rPr>
            <w:b/>
            <w:bCs/>
          </w:rPr>
          <w:delText xml:space="preserve">Example 11 (Partitioning the die roll)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In</w:delText>
        </w:r>
      </w:del>
      <w:del w:id="252" w:author="PR Preview" w:date="2026-01-01T00:00:00Z">
        <w:r>
          <w:delText xml:space="preserve"> </w:delText>
        </w:r>
      </w:del>
      <w:hyperlink w:anchor="exm-sample-space">
        <w:del w:id="253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54" w:author="PR Preview" w:date="2026-01-01T00:00:00Z">
        <w:r>
          <w:delText xml:space="preserve">,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 events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“the roll is even”</w:delText>
        </w:r>
      </w:del>
      <w:del w:id="259" w:author="PR Preview" w:date="2026-01-01T00:00:00Z">
        <w:r>
          <w:delText xml:space="preserve">,</w:delText>
        </w:r>
      </w:del>
      <w:del w:id="2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61" w:author="PR Preview" w:date="2026-01-01T00:00:00Z">
        <w:r>
          <w:delText xml:space="preserve">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and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“the roll is odd”</w:delText>
        </w:r>
      </w:del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268" w:author="PR Preview" w:date="2026-01-01T00:00:00Z">
        <w:r>
          <w:delText xml:space="preserve">,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are mutually exclusive, and their union is</w:delText>
        </w:r>
      </w:del>
      <w:del w:id="27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72" w:author="PR Preview" w:date="2026-01-01T00:00:00Z">
        <w:r>
          <w:delText xml:space="preserve">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so they partition the sample space.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So do the six single-outcome events</w:delText>
        </w:r>
      </w:del>
      <w:del w:id="2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events</w:delText>
        </w:r>
      </w:del>
      <w:del w:id="2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and</w:delText>
        </w:r>
      </w:del>
      <w:del w:id="2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from</w:delText>
        </w:r>
      </w:del>
      <w:del w:id="287" w:author="PR Preview" w:date="2026-01-01T00:00:00Z">
        <w:r>
          <w:delText xml:space="preserve"> </w:delText>
        </w:r>
      </w:del>
      <w:hyperlink w:anchor="exm-mutually-exclusive">
        <w:del w:id="288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do not partition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92" w:author="PR Preview" w:date="2026-01-01T00:00:00Z">
        <w:r>
          <w:delText xml:space="preserve">: their union leaves out 3 and 4.</w:delText>
        </w:r>
      </w:del>
    </w:p>
    <w:p>
      <w:pPr>
        <w:pStyle w:val="BodyText"/>
      </w:pPr>
      <w:ins w:id="293" w:author="PR Preview" w:date="2026-01-01T00:00:00Z">
        <w:r>
          <w:rPr>
            <w:b/>
            <w:bCs/>
          </w:rPr>
          <w:t xml:space="preserve">Example 12 (Partitioning the die roll)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In</w:t>
        </w:r>
      </w:ins>
      <w:ins w:id="296" w:author="PR Preview" w:date="2026-01-01T00:00:00Z">
        <w:r>
          <w:t xml:space="preserve"> </w:t>
        </w:r>
      </w:ins>
      <w:hyperlink w:anchor="exm-sample-space">
        <w:ins w:id="29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 events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“the roll is even”</w:t>
        </w:r>
      </w:ins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05" w:author="PR Preview" w:date="2026-01-01T00:00:00Z">
        <w:r>
          <w:t xml:space="preserve">,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and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“the roll is odd”</w:t>
        </w:r>
      </w:ins>
      <w:ins w:id="310" w:author="PR Preview" w:date="2026-01-01T00:00:00Z">
        <w:r>
          <w:t xml:space="preserve">,</w:t>
        </w:r>
      </w:ins>
      <w:ins w:id="31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are mutually exclusive, and their union is</w:t>
        </w:r>
      </w:ins>
      <w:ins w:id="31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so they partition the sample space.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So do the six single-outcome events</w:t>
        </w:r>
      </w:ins>
      <w:ins w:id="32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322" w:author="PR Preview" w:date="2026-01-01T00:00:00Z">
        <w:r>
          <w:t xml:space="preserve">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The events</w:t>
        </w:r>
      </w:ins>
      <w:ins w:id="32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</w:t>
        </w:r>
      </w:ins>
      <w:ins w:id="32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from</w:t>
        </w:r>
      </w:ins>
      <w:ins w:id="331" w:author="PR Preview" w:date="2026-01-01T00:00:00Z">
        <w:r>
          <w:t xml:space="preserve"> </w:t>
        </w:r>
      </w:ins>
      <w:hyperlink w:anchor="exm-mutually-exclusive">
        <w:ins w:id="332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do not partition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36" w:author="PR Preview" w:date="2026-01-01T00:00:00Z">
        <w:r>
          <w:t xml:space="preserve">: their union leaves out 3 and 4.</w:t>
        </w:r>
      </w:ins>
    </w:p>
    <w:bookmarkEnd w:id="41"/>
    <w:bookmarkStart w:id="42" w:name="prp-complement-partition"/>
    <w:p>
      <w:pPr>
        <w:pStyle w:val="BodyText"/>
      </w:pPr>
      <w:ins w:id="337" w:author="PR Preview" w:date="2026-01-01T00:00:00Z">
        <w:r>
          <w:rPr>
            <w:b/>
            <w:bCs/>
          </w:rPr>
          <w:t xml:space="preserve">Proposition 1 (An event and its complement partition the sample space)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For any</w:t>
        </w:r>
      </w:ins>
      <w:ins w:id="340" w:author="PR Preview" w:date="2026-01-01T00:00:00Z">
        <w:r>
          <w:t xml:space="preserve"> </w:t>
        </w:r>
      </w:ins>
      <w:hyperlink w:anchor="def-event">
        <w:ins w:id="341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342" w:author="PR Preview" w:date="2026-01-01T00:00:00Z">
        <w:r>
          <w:t xml:space="preserve"> </w:t>
        </w:r>
      </w:ins>
      <m:oMath>
        <m:r>
          <m:t>A</m:t>
        </m:r>
      </m:oMath>
      <w:ins w:id="343" w:author="PR Preview" w:date="2026-01-01T00:00:00Z">
        <w:r>
          <w:t xml:space="preserve">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the events</w:t>
        </w:r>
      </w:ins>
      <w:ins w:id="346" w:author="PR Preview" w:date="2026-01-01T00:00:00Z">
        <w:r>
          <w:t xml:space="preserve"> </w:t>
        </w:r>
      </w:ins>
      <m:oMath>
        <m:r>
          <m:t>A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 its</w:t>
        </w:r>
      </w:ins>
      <w:ins w:id="349" w:author="PR Preview" w:date="2026-01-01T00:00:00Z">
        <w:r>
          <w:t xml:space="preserve"> </w:t>
        </w:r>
      </w:ins>
      <w:hyperlink w:anchor="def-complement">
        <w:ins w:id="350" w:author="PR Preview" w:date="2026-01-01T00:00:00Z">
          <w:r>
            <w:rPr>
              <w:rStyle w:val="Hyperlink"/>
            </w:rPr>
            <w:t xml:space="preserve">complement</w:t>
          </w:r>
        </w:ins>
      </w:hyperlink>
      <w:ins w:id="35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are a</w:t>
        </w:r>
      </w:ins>
      <w:ins w:id="354" w:author="PR Preview" w:date="2026-01-01T00:00:00Z">
        <w:r>
          <w:t xml:space="preserve"> </w:t>
        </w:r>
      </w:ins>
      <w:hyperlink w:anchor="def-partition">
        <w:ins w:id="355" w:author="PR Preview" w:date="2026-01-01T00:00:00Z">
          <w:r>
            <w:rPr>
              <w:rStyle w:val="Hyperlink"/>
            </w:rPr>
            <w:t xml:space="preserve">partition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the</w:t>
        </w:r>
      </w:ins>
      <w:ins w:id="358" w:author="PR Preview" w:date="2026-01-01T00:00:00Z">
        <w:r>
          <w:t xml:space="preserve"> </w:t>
        </w:r>
      </w:ins>
      <w:hyperlink w:anchor="def-sample-space">
        <w:ins w:id="359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360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61" w:author="PR Preview" w:date="2026-01-01T00:00:00Z">
        <w:r>
          <w:t xml:space="preserve">.</w:t>
        </w:r>
      </w:ins>
    </w:p>
    <w:bookmarkEnd w:id="42"/>
    <w:p>
      <w:pPr>
        <w:pStyle w:val="BodyText"/>
      </w:pPr>
      <w:ins w:id="362" w:author="PR Preview" w:date="2026-01-01T00:00:00Z">
        <w:r>
          <w:rPr>
            <w:i/>
            <w:iCs/>
          </w:rPr>
          <w:t xml:space="preserve">Proof</w:t>
        </w:r>
      </w:ins>
      <w:ins w:id="363" w:author="PR Preview" w:date="2026-01-01T00:00:00Z">
        <w:r>
          <w:t xml:space="preserve">. </w:t>
        </w:r>
      </w:ins>
      <w:ins w:id="364" w:author="PR Preview" w:date="2026-01-01T00:00:00Z">
        <w:r>
          <w:t xml:space="preserve">The sample space</w:t>
        </w:r>
      </w:ins>
      <w:ins w:id="36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is an event (</w:t>
        </w:r>
      </w:ins>
      <w:hyperlink w:anchor="lem-sample-space-event">
        <w:ins w:id="36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69" w:author="PR Preview" w:date="2026-01-01T00:00:00Z">
        <w:r>
          <w:t xml:space="preserve">),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so a partition of it is defined.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 complement</w:t>
        </w:r>
      </w:ins>
      <w:ins w:id="37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 the</w:t>
        </w:r>
      </w:ins>
      <w:ins w:id="377" w:author="PR Preview" w:date="2026-01-01T00:00:00Z">
        <w:r>
          <w:t xml:space="preserve"> </w:t>
        </w:r>
      </w:ins>
      <w:hyperlink r:id="rId43">
        <w:ins w:id="378" w:author="PR Preview" w:date="2026-01-01T00:00:00Z">
          <w:r>
            <w:rPr>
              <w:rStyle w:val="Hyperlink"/>
            </w:rPr>
            <w:t xml:space="preserve">set difference</w:t>
          </w:r>
        </w:ins>
      </w:hyperlink>
      <w:ins w:id="37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ins w:id="380" w:author="PR Preview" w:date="2026-01-01T00:00:00Z">
        <w:r>
          <w:t xml:space="preserve">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which is an event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because the events are closed under complements in</w:t>
        </w:r>
      </w:ins>
      <w:ins w:id="38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86" w:author="PR Preview" w:date="2026-01-01T00:00:00Z">
        <w:r>
          <w:t xml:space="preserve">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by the complement requirement of a</w:t>
        </w:r>
      </w:ins>
      <w:ins w:id="389" w:author="PR Preview" w:date="2026-01-01T00:00:00Z">
        <w:r>
          <w:t xml:space="preserve"> </w:t>
        </w:r>
      </w:ins>
      <w:hyperlink r:id="rId25">
        <m:oMath>
          <m:r>
            <m:t>σ</m:t>
          </m:r>
        </m:oMath>
        <w:ins w:id="390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 events</w:t>
        </w:r>
      </w:ins>
      <w:ins w:id="394" w:author="PR Preview" w:date="2026-01-01T00:00:00Z">
        <w:r>
          <w:t xml:space="preserve"> </w:t>
        </w:r>
      </w:ins>
      <m:oMath>
        <m:r>
          <m:t>A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and</w:t>
        </w:r>
      </w:ins>
      <w:ins w:id="39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are mutually exclusive,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because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contains only elements not in</w:t>
        </w:r>
      </w:ins>
      <w:ins w:id="405" w:author="PR Preview" w:date="2026-01-01T00:00:00Z">
        <w:r>
          <w:t xml:space="preserve"> </w:t>
        </w:r>
      </w:ins>
      <m:oMath>
        <m:r>
          <m:t>A</m:t>
        </m:r>
      </m:oMath>
      <w:ins w:id="406" w:author="PR Preview" w:date="2026-01-01T00:00:00Z">
        <w:r>
          <w:t xml:space="preserve">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Their union is</w:t>
        </w:r>
      </w:ins>
      <w:ins w:id="40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because each element of</w:t>
        </w:r>
      </w:ins>
      <w:ins w:id="41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is either in</w:t>
        </w:r>
      </w:ins>
      <w:ins w:id="416" w:author="PR Preview" w:date="2026-01-01T00:00:00Z">
        <w:r>
          <w:t xml:space="preserve"> </w:t>
        </w:r>
      </w:ins>
      <m:oMath>
        <m:r>
          <m:t>A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or not in</w:t>
        </w:r>
      </w:ins>
      <w:ins w:id="419" w:author="PR Preview" w:date="2026-01-01T00:00:00Z">
        <w:r>
          <w:t xml:space="preserve"> </w:t>
        </w:r>
      </w:ins>
      <m:oMath>
        <m:r>
          <m:t>A</m:t>
        </m:r>
      </m:oMath>
      <w:ins w:id="420" w:author="PR Preview" w:date="2026-01-01T00:00:00Z">
        <w:r>
          <w:t xml:space="preserve">.</w:t>
        </w:r>
      </w:ins>
    </w:p>
    <w:bookmarkStart w:id="44" w:name="exm-complement-partition"/>
    <w:p>
      <w:pPr>
        <w:pStyle w:val="BodyText"/>
      </w:pPr>
      <w:ins w:id="421" w:author="PR Preview" w:date="2026-01-01T00:00:00Z">
        <w:r>
          <w:rPr>
            <w:b/>
            <w:bCs/>
          </w:rPr>
          <w:t xml:space="preserve">Example 13 (Even and odd rolls)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In</w:t>
        </w:r>
      </w:ins>
      <w:ins w:id="424" w:author="PR Preview" w:date="2026-01-01T00:00:00Z">
        <w:r>
          <w:t xml:space="preserve"> </w:t>
        </w:r>
      </w:ins>
      <w:hyperlink w:anchor="exm-event">
        <w:ins w:id="425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and</w:t>
        </w:r>
      </w:ins>
      <w:ins w:id="428" w:author="PR Preview" w:date="2026-01-01T00:00:00Z">
        <w:r>
          <w:t xml:space="preserve"> </w:t>
        </w:r>
      </w:ins>
      <w:hyperlink w:anchor="exm-complement">
        <w:ins w:id="42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the event</w:t>
        </w:r>
      </w:ins>
      <w:ins w:id="43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and its complement</w:t>
        </w:r>
      </w:ins>
      <w:ins w:id="43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are mutually exclusive,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and their union is</w:t>
        </w:r>
      </w:ins>
      <w:ins w:id="44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so they partition</w:t>
        </w:r>
      </w:ins>
      <w:ins w:id="44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46" w:author="PR Preview" w:date="2026-01-01T00:00:00Z">
        <w:r>
          <w:t xml:space="preserve">.</w:t>
        </w:r>
      </w:ins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del w:id="447" w:author="PR Preview" w:date="2026-01-01T00:00:00Z">
        <w:r>
          <w:rPr>
            <w:b/>
            <w:bCs/>
          </w:rPr>
          <w:delText xml:space="preserve">Example 12 (Probability measure for a fair die)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For the die roll in</w:delText>
        </w:r>
      </w:del>
      <w:del w:id="450" w:author="PR Preview" w:date="2026-01-01T00:00:00Z">
        <w:r>
          <w:delText xml:space="preserve"> </w:delText>
        </w:r>
      </w:del>
      <w:hyperlink w:anchor="exm-sample-space">
        <w:del w:id="451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452" w:author="PR Preview" w:date="2026-01-01T00:00:00Z">
        <w:r>
          <w:delText xml:space="preserve">,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define</w:delText>
        </w:r>
      </w:del>
      <w:del w:id="45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456" w:author="PR Preview" w:date="2026-01-01T00:00:00Z">
        <w:r>
          <w:delText xml:space="preserve">,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where</w:delText>
        </w:r>
      </w:del>
      <w:del w:id="4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is the number of outcomes in</w:delText>
        </w:r>
      </w:del>
      <w:del w:id="462" w:author="PR Preview" w:date="2026-01-01T00:00:00Z">
        <w:r>
          <w:delText xml:space="preserve"> </w:delText>
        </w:r>
      </w:del>
      <m:oMath>
        <m:r>
          <m:t>A</m:t>
        </m:r>
      </m:oMath>
      <w:del w:id="463" w:author="PR Preview" w:date="2026-01-01T00:00:00Z">
        <w:r>
          <w:delText xml:space="preserve">.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This function is</w:delText>
        </w:r>
      </w:del>
      <w:del w:id="46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6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times the counting measure</w:delText>
        </w:r>
      </w:del>
      <w:del w:id="46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on the die rolls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(</w:delText>
        </w:r>
      </w:del>
      <w:hyperlink r:id="rId47">
        <w:del w:id="474" w:author="PR Preview" w:date="2026-01-01T00:00:00Z">
          <w:r>
            <w:rPr>
              <w:rStyle w:val="Hyperlink"/>
            </w:rPr>
            <w:delText xml:space="preserve">counting elements is a measure</w:delText>
          </w:r>
        </w:del>
      </w:hyperlink>
      <w:del w:id="475" w:author="PR Preview" w:date="2026-01-01T00:00:00Z">
        <w:r>
          <w:delText xml:space="preserve">),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so it is a</w:delText>
        </w:r>
      </w:del>
      <w:del w:id="478" w:author="PR Preview" w:date="2026-01-01T00:00:00Z">
        <w:r>
          <w:delText xml:space="preserve"> </w:delText>
        </w:r>
      </w:del>
      <w:hyperlink r:id="rId45">
        <w:del w:id="479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on the events of</w:delText>
        </w:r>
      </w:del>
      <w:del w:id="482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483" w:author="PR Preview" w:date="2026-01-01T00:00:00Z">
        <w:r>
          <w:delText xml:space="preserve">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and it gives</w:delText>
        </w:r>
      </w:del>
    </w:p>
    <w:p>
      <w:pPr>
        <w:pStyle w:val="FirstParagraph"/>
      </w:pPr>
      <w:ins w:id="486" w:author="PR Preview" w:date="2026-01-01T00:00:00Z">
        <w:r>
          <w:rPr>
            <w:b/>
            <w:bCs/>
          </w:rPr>
          <w:t xml:space="preserve">Example 14 (Probability measure for a fair die)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For the die roll in</w:t>
        </w:r>
      </w:ins>
      <w:ins w:id="489" w:author="PR Preview" w:date="2026-01-01T00:00:00Z">
        <w:r>
          <w:t xml:space="preserve"> </w:t>
        </w:r>
      </w:ins>
      <w:hyperlink w:anchor="exm-sample-space">
        <w:ins w:id="49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define</w:t>
        </w:r>
      </w:ins>
      <w:ins w:id="49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495" w:author="PR Preview" w:date="2026-01-01T00:00:00Z">
        <w:r>
          <w:t xml:space="preserve">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where</w:t>
        </w:r>
      </w:ins>
      <w:ins w:id="49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 the number of outcomes in</w:t>
        </w:r>
      </w:ins>
      <w:ins w:id="501" w:author="PR Preview" w:date="2026-01-01T00:00:00Z">
        <w:r>
          <w:t xml:space="preserve"> </w:t>
        </w:r>
      </w:ins>
      <m:oMath>
        <m:r>
          <m:t>A</m:t>
        </m:r>
      </m:oMath>
      <w:ins w:id="502" w:author="PR Preview" w:date="2026-01-01T00:00:00Z">
        <w:r>
          <w:t xml:space="preserve">.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This function is</w:t>
        </w:r>
      </w:ins>
      <w:ins w:id="50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6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times the counting measure</w:t>
        </w:r>
      </w:ins>
      <w:ins w:id="50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on the die rolls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(</w:t>
        </w:r>
      </w:ins>
      <w:hyperlink r:id="rId47">
        <w:ins w:id="513" w:author="PR Preview" w:date="2026-01-01T00:00:00Z">
          <w:r>
            <w:rPr>
              <w:rStyle w:val="Hyperlink"/>
            </w:rPr>
            <w:t xml:space="preserve">counting elements is a measure</w:t>
          </w:r>
        </w:ins>
      </w:hyperlink>
      <w:ins w:id="514" w:author="PR Preview" w:date="2026-01-01T00:00:00Z">
        <w:r>
          <w:t xml:space="preserve">),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so it is a</w:t>
        </w:r>
      </w:ins>
      <w:ins w:id="517" w:author="PR Preview" w:date="2026-01-01T00:00:00Z">
        <w:r>
          <w:t xml:space="preserve"> </w:t>
        </w:r>
      </w:ins>
      <w:hyperlink r:id="rId45">
        <w:ins w:id="518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on the events of</w:t>
        </w:r>
      </w:ins>
      <w:ins w:id="52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and it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del w:id="525" w:author="PR Preview" w:date="2026-01-01T00:00:00Z">
        <w:r>
          <w:rPr>
            <w:b/>
            <w:bCs/>
          </w:rPr>
          <w:delText xml:space="preserve">Example 13 (Probability of not rolling a six)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For a fair die, the event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“the roll is a six”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has probability</w:delText>
        </w:r>
      </w:del>
      <w:del w:id="53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so by</w:delText>
        </w:r>
      </w:del>
      <w:del w:id="536" w:author="PR Preview" w:date="2026-01-01T00:00:00Z">
        <w:r>
          <w:delText xml:space="preserve"> </w:delText>
        </w:r>
      </w:del>
      <w:hyperlink w:anchor="cor-p-neg">
        <w:del w:id="537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the probability of not rolling a six is</w:delText>
        </w:r>
      </w:del>
      <w:del w:id="54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del w:id="541" w:author="PR Preview" w:date="2026-01-01T00:00:00Z">
        <w:r>
          <w:delText xml:space="preserve">.</w:delText>
        </w:r>
      </w:del>
    </w:p>
    <w:p>
      <w:pPr>
        <w:pStyle w:val="FirstParagraph"/>
      </w:pPr>
      <w:ins w:id="542" w:author="PR Preview" w:date="2026-01-01T00:00:00Z">
        <w:r>
          <w:rPr>
            <w:b/>
            <w:bCs/>
          </w:rPr>
          <w:t xml:space="preserve">Example 15 (Probability of not rolling a six)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For a fair die, the event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“the roll is a six”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has probability</w:t>
        </w:r>
      </w:ins>
      <w:ins w:id="54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ins w:id="550" w:author="PR Preview" w:date="2026-01-01T00:00:00Z">
        <w:r>
          <w:t xml:space="preserve">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so by</w:t>
        </w:r>
      </w:ins>
      <w:ins w:id="553" w:author="PR Preview" w:date="2026-01-01T00:00:00Z">
        <w:r>
          <w:t xml:space="preserve"> </w:t>
        </w:r>
      </w:ins>
      <w:hyperlink w:anchor="cor-p-neg">
        <w:ins w:id="554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the probability of not rolling a six is</w:t>
        </w:r>
      </w:ins>
      <w:ins w:id="55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ins w:id="558" w:author="PR Preview" w:date="2026-01-01T00:00:00Z">
        <w:r>
          <w:t xml:space="preserve">.</w:t>
        </w:r>
      </w:ins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del w:id="559" w:author="PR Preview" w:date="2026-01-01T00:00:00Z">
        <w:r>
          <w:rPr>
            <w:b/>
            <w:bCs/>
          </w:rPr>
          <w:delText xml:space="preserve">Example 14 (Choosing at random from a finite set and from an interval)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For a finite set</w:delText>
        </w:r>
      </w:del>
      <w:del w:id="562" w:author="PR Preview" w:date="2026-01-01T00:00:00Z">
        <w:r>
          <w:delText xml:space="preserve"> </w:delText>
        </w:r>
      </w:del>
      <m:oMath>
        <m:r>
          <m:t>S</m:t>
        </m:r>
      </m:oMath>
      <w:del w:id="563" w:author="PR Preview" w:date="2026-01-01T00:00:00Z">
        <w:r>
          <w:delText xml:space="preserve">, let</w:delText>
        </w:r>
      </w:del>
      <w:del w:id="56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be the</w:delText>
        </w:r>
      </w:del>
      <w:del w:id="567" w:author="PR Preview" w:date="2026-01-01T00:00:00Z">
        <w:r>
          <w:delText xml:space="preserve"> </w:delText>
        </w:r>
      </w:del>
      <w:hyperlink r:id="rId47">
        <w:del w:id="568" w:author="PR Preview" w:date="2026-01-01T00:00:00Z">
          <w:r>
            <w:rPr>
              <w:rStyle w:val="Hyperlink"/>
            </w:rPr>
            <w:delText xml:space="preserve">counting measure</w:delText>
          </w:r>
        </w:del>
      </w:hyperlink>
      <w:del w:id="569" w:author="PR Preview" w:date="2026-01-01T00:00:00Z">
        <w:r>
          <w:delText xml:space="preserve">.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Then</w:delText>
        </w:r>
      </w:del>
      <w:del w:id="57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del w:id="573" w:author="PR Preview" w:date="2026-01-01T00:00:00Z">
        <w:r>
          <w:delText xml:space="preserve">,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so every element of</w:delText>
        </w:r>
      </w:del>
      <w:del w:id="576" w:author="PR Preview" w:date="2026-01-01T00:00:00Z">
        <w:r>
          <w:delText xml:space="preserve"> </w:delText>
        </w:r>
      </w:del>
      <m:oMath>
        <m:r>
          <m:t>S</m:t>
        </m:r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has the same probability</w:delText>
        </w:r>
      </w:del>
      <w:del w:id="57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del w:id="580" w:author="PR Preview" w:date="2026-01-01T00:00:00Z">
        <w:r>
          <w:delText xml:space="preserve">.</w:delText>
        </w:r>
      </w:del>
    </w:p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Example 16 (Choosing at random from a finite set and from an interval)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For a finite set</w:t>
        </w:r>
      </w:ins>
      <w:ins w:id="584" w:author="PR Preview" w:date="2026-01-01T00:00:00Z">
        <w:r>
          <w:t xml:space="preserve"> </w:t>
        </w:r>
      </w:ins>
      <m:oMath>
        <m:r>
          <m:t>S</m:t>
        </m:r>
      </m:oMath>
      <w:ins w:id="585" w:author="PR Preview" w:date="2026-01-01T00:00:00Z">
        <w:r>
          <w:t xml:space="preserve">, let</w:t>
        </w:r>
      </w:ins>
      <w:ins w:id="58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be the</w:t>
        </w:r>
      </w:ins>
      <w:ins w:id="589" w:author="PR Preview" w:date="2026-01-01T00:00:00Z">
        <w:r>
          <w:t xml:space="preserve"> </w:t>
        </w:r>
      </w:ins>
      <w:hyperlink r:id="rId47">
        <w:ins w:id="590" w:author="PR Preview" w:date="2026-01-01T00:00:00Z">
          <w:r>
            <w:rPr>
              <w:rStyle w:val="Hyperlink"/>
            </w:rPr>
            <w:t xml:space="preserve">counting measure</w:t>
          </w:r>
        </w:ins>
      </w:hyperlink>
      <w:ins w:id="591" w:author="PR Preview" w:date="2026-01-01T00:00:00Z">
        <w:r>
          <w:t xml:space="preserve">.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Then</w:t>
        </w:r>
      </w:ins>
      <w:ins w:id="59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595" w:author="PR Preview" w:date="2026-01-01T00:00:00Z">
        <w:r>
          <w:t xml:space="preserve">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so every element of</w:t>
        </w:r>
      </w:ins>
      <w:ins w:id="598" w:author="PR Preview" w:date="2026-01-01T00:00:00Z">
        <w:r>
          <w:t xml:space="preserve"> </w:t>
        </w:r>
      </w:ins>
      <m:oMath>
        <m:r>
          <m:t>S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has the same probability</w:t>
        </w:r>
      </w:ins>
      <w:ins w:id="60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602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del w:id="603" w:author="PR Preview" w:date="2026-01-01T00:00:00Z">
        <w:r>
          <w:rPr>
            <w:b/>
            <w:bCs/>
          </w:rPr>
          <w:delText xml:space="preserve">Example 15 (Choosing a car at random from the Auto data)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The Auto data of</w:delText>
        </w:r>
      </w:del>
      <w:del w:id="606" w:author="PR Preview" w:date="2026-01-01T00:00:00Z">
        <w:r>
          <w:delText xml:space="preserve"> </w:delText>
        </w:r>
      </w:del>
      <w:hyperlink w:anchor="exm-random-experiment">
        <w:del w:id="607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have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392 car models.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Let</w:delText>
        </w:r>
      </w:del>
      <w:del w:id="614" w:author="PR Preview" w:date="2026-01-01T00:00:00Z">
        <w:r>
          <w:delText xml:space="preserve"> </w:delText>
        </w:r>
      </w:del>
      <m:oMath>
        <m:r>
          <m:t>S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be the set of car models in the data.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Choosing a car at random from</w:delText>
        </w:r>
      </w:del>
      <w:del w:id="619" w:author="PR Preview" w:date="2026-01-01T00:00:00Z">
        <w:r>
          <w:delText xml:space="preserve"> </w:delText>
        </w:r>
      </w:del>
      <m:oMath>
        <m:r>
          <m:t>S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(</w:delText>
        </w:r>
      </w:del>
      <w:hyperlink w:anchor="def-random-choice">
        <w:del w:id="62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23" w:author="PR Preview" w:date="2026-01-01T00:00:00Z">
        <w:r>
          <w:delText xml:space="preserve">),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with the counting measure, gives each car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probability</w:delText>
        </w:r>
      </w:del>
      <w:del w:id="6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so the probability that the car has four cylinders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is the fraction of cars with four cylinders:</w:delText>
        </w:r>
      </w:del>
    </w:p>
    <w:p>
      <w:pPr>
        <w:pStyle w:val="BodyText"/>
      </w:pPr>
      <w:ins w:id="634" w:author="PR Preview" w:date="2026-01-01T00:00:00Z">
        <w:r>
          <w:rPr>
            <w:b/>
            <w:bCs/>
          </w:rPr>
          <w:t xml:space="preserve">Example 17 (Choosing a car at random from the Auto data)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The Auto data of</w:t>
        </w:r>
      </w:ins>
      <w:ins w:id="637" w:author="PR Preview" w:date="2026-01-01T00:00:00Z">
        <w:r>
          <w:t xml:space="preserve"> </w:t>
        </w:r>
      </w:ins>
      <w:hyperlink w:anchor="exm-random-experiment">
        <w:ins w:id="63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have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392 car models.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Let</w:t>
        </w:r>
      </w:ins>
      <w:ins w:id="645" w:author="PR Preview" w:date="2026-01-01T00:00:00Z">
        <w:r>
          <w:t xml:space="preserve"> </w:t>
        </w:r>
      </w:ins>
      <m:oMath>
        <m:r>
          <m:t>S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be the set of car models in the data.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Choosing a car at random from</w:t>
        </w:r>
      </w:ins>
      <w:ins w:id="650" w:author="PR Preview" w:date="2026-01-01T00:00:00Z">
        <w:r>
          <w:t xml:space="preserve"> </w:t>
        </w:r>
      </w:ins>
      <m:oMath>
        <m:r>
          <m:t>S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(</w:t>
        </w:r>
      </w:ins>
      <w:hyperlink w:anchor="def-random-choice">
        <w:ins w:id="65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54" w:author="PR Preview" w:date="2026-01-01T00:00:00Z">
        <w:r>
          <w:t xml:space="preserve">),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with the counting measure, gives each car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probability</w:t>
        </w:r>
      </w:ins>
      <w:ins w:id="65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so the probability that the car has four cylinders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is the fraction of cars with four cylinders:</w:t>
        </w:r>
      </w:ins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del w:id="665" w:author="PR Preview" w:date="2026-01-01T00:00:00Z">
        <w:r>
          <w:rPr>
            <w:b/>
            <w:bCs/>
          </w:rPr>
          <w:delText xml:space="preserve">Example 16 (Odds that a car in the Auto data is American)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In the Auto data of</w:delText>
        </w:r>
      </w:del>
      <w:del w:id="668" w:author="PR Preview" w:date="2026-01-01T00:00:00Z">
        <w:r>
          <w:delText xml:space="preserve"> </w:delText>
        </w:r>
      </w:del>
      <w:hyperlink w:anchor="exm-random-experiment">
        <w:del w:id="66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670" w:author="PR Preview" w:date="2026-01-01T00:00:00Z">
        <w:r>
          <w:delText xml:space="preserve">,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let</w:delText>
        </w:r>
      </w:del>
      <w:del w:id="673" w:author="PR Preview" w:date="2026-01-01T00:00:00Z">
        <w:r>
          <w:delText xml:space="preserve"> </w:delText>
        </w:r>
      </w:del>
      <m:oMath>
        <m:r>
          <m:t>A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be the</w:delText>
        </w:r>
      </w:del>
      <w:del w:id="676" w:author="PR Preview" w:date="2026-01-01T00:00:00Z">
        <w:r>
          <w:delText xml:space="preserve"> </w:delText>
        </w:r>
      </w:del>
      <w:hyperlink w:anchor="def-event">
        <w:del w:id="677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that a car</w:delText>
        </w:r>
      </w:del>
      <w:del w:id="680" w:author="PR Preview" w:date="2026-01-01T00:00:00Z">
        <w:r>
          <w:delText xml:space="preserve"> </w:delText>
        </w:r>
      </w:del>
      <w:hyperlink w:anchor="def-random-choice">
        <w:del w:id="681" w:author="PR Preview" w:date="2026-01-01T00:00:00Z">
          <w:r>
            <w:rPr>
              <w:rStyle w:val="Hyperlink"/>
            </w:rPr>
            <w:delText xml:space="preserve">chosen at random</w:delText>
          </w:r>
        </w:del>
      </w:hyperlink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is American,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which the data code as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rPr>
            <w:rStyle w:val="VerbatimChar"/>
          </w:rPr>
          <w:delText xml:space="preserve">origin == 1</w:delText>
        </w:r>
      </w:del>
      <w:del w:id="688" w:author="PR Preview" w:date="2026-01-01T00:00:00Z">
        <w:r>
          <w:delText xml:space="preserve">.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Its</w:delText>
        </w:r>
      </w:del>
      <w:del w:id="691" w:author="PR Preview" w:date="2026-01-01T00:00:00Z">
        <w:r>
          <w:delText xml:space="preserve"> </w:delText>
        </w:r>
      </w:del>
      <w:hyperlink w:anchor="def-probability">
        <w:del w:id="692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is the fraction of American cars,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as in</w:delText>
        </w:r>
      </w:del>
      <w:del w:id="697" w:author="PR Preview" w:date="2026-01-01T00:00:00Z">
        <w:r>
          <w:delText xml:space="preserve"> </w:delText>
        </w:r>
      </w:del>
      <w:hyperlink w:anchor="exm-random-choice-auto">
        <w:del w:id="698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699" w:author="PR Preview" w:date="2026-01-01T00:00:00Z">
        <w:r>
          <w:delText xml:space="preserve">,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and its</w:delText>
        </w:r>
      </w:del>
      <w:del w:id="702" w:author="PR Preview" w:date="2026-01-01T00:00:00Z">
        <w:r>
          <w:delText xml:space="preserve"> </w:delText>
        </w:r>
      </w:del>
      <w:hyperlink w:anchor="def-odds">
        <w:del w:id="703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follow from</w:delText>
        </w:r>
      </w:del>
      <w:del w:id="706" w:author="PR Preview" w:date="2026-01-01T00:00:00Z">
        <w:r>
          <w:delText xml:space="preserve"> </w:delText>
        </w:r>
      </w:del>
      <w:hyperlink w:anchor="def-odds">
        <w:del w:id="70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708" w:author="PR Preview" w:date="2026-01-01T00:00:00Z">
        <w:r>
          <w:delText xml:space="preserve">:</w:delText>
        </w:r>
      </w:del>
    </w:p>
    <w:p>
      <w:pPr>
        <w:pStyle w:val="FirstParagraph"/>
      </w:pPr>
      <w:ins w:id="709" w:author="PR Preview" w:date="2026-01-01T00:00:00Z">
        <w:r>
          <w:rPr>
            <w:b/>
            <w:bCs/>
          </w:rPr>
          <w:t xml:space="preserve">Example 18 (Odds that a car in the Auto data is American)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In the Auto data of</w:t>
        </w:r>
      </w:ins>
      <w:ins w:id="712" w:author="PR Preview" w:date="2026-01-01T00:00:00Z">
        <w:r>
          <w:t xml:space="preserve"> </w:t>
        </w:r>
      </w:ins>
      <w:hyperlink w:anchor="exm-random-experiment">
        <w:ins w:id="71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let</w:t>
        </w:r>
      </w:ins>
      <w:ins w:id="717" w:author="PR Preview" w:date="2026-01-01T00:00:00Z">
        <w:r>
          <w:t xml:space="preserve"> </w:t>
        </w:r>
      </w:ins>
      <m:oMath>
        <m:r>
          <m:t>A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be the</w:t>
        </w:r>
      </w:ins>
      <w:ins w:id="720" w:author="PR Preview" w:date="2026-01-01T00:00:00Z">
        <w:r>
          <w:t xml:space="preserve"> </w:t>
        </w:r>
      </w:ins>
      <w:hyperlink w:anchor="def-event">
        <w:ins w:id="721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that a car</w:t>
        </w:r>
      </w:ins>
      <w:ins w:id="724" w:author="PR Preview" w:date="2026-01-01T00:00:00Z">
        <w:r>
          <w:t xml:space="preserve"> </w:t>
        </w:r>
      </w:ins>
      <w:hyperlink w:anchor="def-random-choice">
        <w:ins w:id="725" w:author="PR Preview" w:date="2026-01-01T00:00:00Z">
          <w:r>
            <w:rPr>
              <w:rStyle w:val="Hyperlink"/>
            </w:rPr>
            <w:t xml:space="preserve">chosen at random</w:t>
          </w:r>
        </w:ins>
      </w:hyperlink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 American,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which the data code as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rPr>
            <w:rStyle w:val="VerbatimChar"/>
          </w:rPr>
          <w:t xml:space="preserve">origin == 1</w:t>
        </w:r>
      </w:ins>
      <w:ins w:id="732" w:author="PR Preview" w:date="2026-01-01T00:00:00Z">
        <w:r>
          <w:t xml:space="preserve">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Its</w:t>
        </w:r>
      </w:ins>
      <w:ins w:id="735" w:author="PR Preview" w:date="2026-01-01T00:00:00Z">
        <w:r>
          <w:t xml:space="preserve"> </w:t>
        </w:r>
      </w:ins>
      <w:hyperlink w:anchor="def-probability">
        <w:ins w:id="73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 the fraction of American cars,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as in</w:t>
        </w:r>
      </w:ins>
      <w:ins w:id="741" w:author="PR Preview" w:date="2026-01-01T00:00:00Z">
        <w:r>
          <w:t xml:space="preserve"> </w:t>
        </w:r>
      </w:ins>
      <w:hyperlink w:anchor="exm-random-choice-auto">
        <w:ins w:id="742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743" w:author="PR Preview" w:date="2026-01-01T00:00:00Z">
        <w:r>
          <w:t xml:space="preserve">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and its</w:t>
        </w:r>
      </w:ins>
      <w:ins w:id="746" w:author="PR Preview" w:date="2026-01-01T00:00:00Z">
        <w:r>
          <w:t xml:space="preserve"> </w:t>
        </w:r>
      </w:ins>
      <w:hyperlink w:anchor="def-odds">
        <w:ins w:id="747" w:author="PR Preview" w:date="2026-01-01T00:00:00Z">
          <w:r>
            <w:rPr>
              <w:rStyle w:val="Hyperlink"/>
            </w:rPr>
            <w:t xml:space="preserve">odds</w:t>
          </w:r>
        </w:ins>
      </w:hyperlink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follow from</w:t>
        </w:r>
      </w:ins>
      <w:ins w:id="750" w:author="PR Preview" w:date="2026-01-01T00:00:00Z">
        <w:r>
          <w:t xml:space="preserve"> </w:t>
        </w:r>
      </w:ins>
      <w:hyperlink w:anchor="def-odds">
        <w:ins w:id="751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752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del w:id="753" w:author="PR Preview" w:date="2026-01-01T00:00:00Z">
        <w:r>
          <w:rPr>
            <w:b/>
            <w:bCs/>
          </w:rPr>
          <w:delText xml:space="preserve">Example 17 (Log-odds that a car in the Auto data is American)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For the</w:delText>
        </w:r>
      </w:del>
      <w:del w:id="756" w:author="PR Preview" w:date="2026-01-01T00:00:00Z">
        <w:r>
          <w:delText xml:space="preserve"> </w:delText>
        </w:r>
      </w:del>
      <w:hyperlink w:anchor="def-event">
        <w:del w:id="757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758" w:author="PR Preview" w:date="2026-01-01T00:00:00Z">
        <w:r>
          <w:delText xml:space="preserve"> </w:delText>
        </w:r>
      </w:del>
      <m:oMath>
        <m:r>
          <m:t>A</m:t>
        </m:r>
      </m:oMath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of</w:delText>
        </w:r>
      </w:del>
      <w:del w:id="761" w:author="PR Preview" w:date="2026-01-01T00:00:00Z">
        <w:r>
          <w:delText xml:space="preserve"> </w:delText>
        </w:r>
      </w:del>
      <w:hyperlink w:anchor="exm-odds-auto">
        <w:del w:id="762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763" w:author="PR Preview" w:date="2026-01-01T00:00:00Z">
        <w:r>
          <w:delText xml:space="preserve">,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the</w:delText>
        </w:r>
      </w:del>
      <w:del w:id="766" w:author="PR Preview" w:date="2026-01-01T00:00:00Z">
        <w:r>
          <w:delText xml:space="preserve"> </w:delText>
        </w:r>
      </w:del>
      <w:hyperlink w:anchor="def-log-odds">
        <w:del w:id="767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of</w:delText>
        </w:r>
      </w:del>
      <w:del w:id="770" w:author="PR Preview" w:date="2026-01-01T00:00:00Z">
        <w:r>
          <w:delText xml:space="preserve"> </w:delText>
        </w:r>
      </w:del>
      <w:hyperlink w:anchor="def-log-odds">
        <w:del w:id="77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are:</w:delText>
        </w:r>
      </w:del>
    </w:p>
    <w:p>
      <w:pPr>
        <w:pStyle w:val="FirstParagraph"/>
      </w:pPr>
      <w:ins w:id="774" w:author="PR Preview" w:date="2026-01-01T00:00:00Z">
        <w:r>
          <w:rPr>
            <w:b/>
            <w:bCs/>
          </w:rPr>
          <w:t xml:space="preserve">Example 19 (Log-odds that a car in the Auto data is American)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For the</w:t>
        </w:r>
      </w:ins>
      <w:ins w:id="777" w:author="PR Preview" w:date="2026-01-01T00:00:00Z">
        <w:r>
          <w:t xml:space="preserve"> </w:t>
        </w:r>
      </w:ins>
      <w:hyperlink w:anchor="def-event">
        <w:ins w:id="778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779" w:author="PR Preview" w:date="2026-01-01T00:00:00Z">
        <w:r>
          <w:t xml:space="preserve"> </w:t>
        </w:r>
      </w:ins>
      <m:oMath>
        <m:r>
          <m:t>A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of</w:t>
        </w:r>
      </w:ins>
      <w:ins w:id="782" w:author="PR Preview" w:date="2026-01-01T00:00:00Z">
        <w:r>
          <w:t xml:space="preserve"> </w:t>
        </w:r>
      </w:ins>
      <w:hyperlink w:anchor="exm-odds-auto">
        <w:ins w:id="783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784" w:author="PR Preview" w:date="2026-01-01T00:00:00Z">
        <w:r>
          <w:t xml:space="preserve">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the</w:t>
        </w:r>
      </w:ins>
      <w:ins w:id="787" w:author="PR Preview" w:date="2026-01-01T00:00:00Z">
        <w:r>
          <w:t xml:space="preserve"> </w:t>
        </w:r>
      </w:ins>
      <w:hyperlink w:anchor="def-log-odds">
        <w:ins w:id="788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of</w:t>
        </w:r>
      </w:ins>
      <w:ins w:id="791" w:author="PR Preview" w:date="2026-01-01T00:00:00Z">
        <w:r>
          <w:t xml:space="preserve"> </w:t>
        </w:r>
      </w:ins>
      <w:hyperlink w:anchor="def-log-odds">
        <w:ins w:id="79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are:</w:t>
        </w:r>
      </w:ins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del w:id="795" w:author="PR Preview" w:date="2026-01-01T00:00:00Z">
        <w:r>
          <w:rPr>
            <w:b/>
            <w:bCs/>
          </w:rPr>
          <w:delText xml:space="preserve">Example 18 (Rolling a six, given an even roll)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For a fair die (</w:delText>
        </w:r>
      </w:del>
      <w:hyperlink w:anchor="exm-probability">
        <w:del w:id="79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799" w:author="PR Preview" w:date="2026-01-01T00:00:00Z">
        <w:r>
          <w:delText xml:space="preserve">),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let</w:delText>
        </w:r>
      </w:del>
      <w:del w:id="80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and</w:delText>
        </w:r>
      </w:del>
      <w:del w:id="8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806" w:author="PR Preview" w:date="2026-01-01T00:00:00Z">
        <w:r>
          <w:delText xml:space="preserve">.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Then</w:delText>
        </w:r>
      </w:del>
      <w:del w:id="8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810" w:author="PR Preview" w:date="2026-01-01T00:00:00Z">
        <w:r>
          <w:delText xml:space="preserve">, so:</w:delText>
        </w:r>
      </w:del>
    </w:p>
    <w:p>
      <w:pPr>
        <w:pStyle w:val="BodyText"/>
      </w:pPr>
      <w:ins w:id="811" w:author="PR Preview" w:date="2026-01-01T00:00:00Z">
        <w:r>
          <w:rPr>
            <w:b/>
            <w:bCs/>
          </w:rPr>
          <w:t xml:space="preserve">Example 20 (Rolling a six, given an even roll)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For a fair die (</w:t>
        </w:r>
      </w:ins>
      <w:hyperlink w:anchor="exm-probability">
        <w:ins w:id="814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815" w:author="PR Preview" w:date="2026-01-01T00:00:00Z">
        <w:r>
          <w:t xml:space="preserve">),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let</w:t>
        </w:r>
      </w:ins>
      <w:ins w:id="8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and</w:t>
        </w:r>
      </w:ins>
      <w:ins w:id="8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22" w:author="PR Preview" w:date="2026-01-01T00:00:00Z">
        <w:r>
          <w:t xml:space="preserve">.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Then</w:t>
        </w:r>
      </w:ins>
      <w:ins w:id="8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82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del w:id="827" w:author="PR Preview" w:date="2026-01-01T00:00:00Z">
        <w:r>
          <w:rPr>
            <w:b/>
            <w:bCs/>
          </w:rPr>
          <w:delText xml:space="preserve">Example 19 (Applying the law of conditional probability)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Suppose 30% of adults exercise regularly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del w:id="830" w:author="PR Preview" w:date="2026-01-01T00:00:00Z">
        <w:r>
          <w:delText xml:space="preserve">),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and among adults who exercise regularly,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60% have low blood pressure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del w:id="835" w:author="PR Preview" w:date="2026-01-01T00:00:00Z">
        <w:r>
          <w:delText xml:space="preserve">).</w:delText>
        </w:r>
      </w:del>
    </w:p>
    <w:p>
      <w:pPr>
        <w:pStyle w:val="FirstParagraph"/>
      </w:pPr>
      <w:ins w:id="836" w:author="PR Preview" w:date="2026-01-01T00:00:00Z">
        <w:r>
          <w:rPr>
            <w:b/>
            <w:bCs/>
          </w:rPr>
          <w:t xml:space="preserve">Example 21 (Applying the law of conditional probability)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Suppose 30% of adults exercise regularly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ins w:id="839" w:author="PR Preview" w:date="2026-01-01T00:00:00Z">
        <w:r>
          <w:t xml:space="preserve">),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and among adults who exercise regularly,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60% have low blood pressure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ins w:id="844" w:author="PR Preview" w:date="2026-01-01T00:00:00Z">
        <w:r>
          <w:t xml:space="preserve">).</w:t>
        </w:r>
      </w:ins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del w:id="845" w:author="PR Preview" w:date="2026-01-01T00:00:00Z">
        <w:r>
          <w:rPr>
            <w:b/>
            <w:bCs/>
          </w:rPr>
          <w:delText xml:space="preserve">Example 20 (Positive predictive value of a medical test)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Suppose a disease test has 99% sensitivity and 99% specificity,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and the prevalence of the disease in the population is 7%.</w:delText>
        </w:r>
      </w:del>
    </w:p>
    <w:p>
      <w:pPr>
        <w:pStyle w:val="FirstParagraph"/>
      </w:pPr>
      <w:ins w:id="850" w:author="PR Preview" w:date="2026-01-01T00:00:00Z">
        <w:r>
          <w:rPr>
            <w:b/>
            <w:bCs/>
          </w:rPr>
          <w:t xml:space="preserve">Example 22 (Positive predictive value of a medical test)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Suppose a disease test has 99% sensitivity and 99% specificity,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and the prevalence of the disease in the population is 7%.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7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43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7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43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2026-10-29T20:36:19Z</dcterms:created>
  <dcterms:modified xsi:type="dcterms:W3CDTF">2026-10-29T20:36:19Z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