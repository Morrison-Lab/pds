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Random variables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are denoted with uppercase letters (</w:delText>
        </w:r>
      </w:del>
      <m:oMath>
        <m:r>
          <m:t>X</m:t>
        </m:r>
      </m:oMath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m:oMath>
        <m:r>
          <m:t>Y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m:oMath>
        <m:r>
          <m:t>Z</m:t>
        </m:r>
      </m:oMath>
      <w:del w:id="10" w:author="PR Preview" w:date="2026-01-01T00:00:00Z">
        <w:r>
          <w:delText xml:space="preserve">),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their realized (observed) values with the matching lowercase letters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m:oMath>
        <m:r>
          <m:t>x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m:oMath>
        <m:r>
          <m:t>y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m:oMath>
        <m:r>
          <m:t>z</m:t>
        </m:r>
      </m:oMath>
      <w:del w:id="19" w:author="PR Preview" w:date="2026-01-01T00:00:00Z">
        <w:r>
          <w:delText xml:space="preserve">).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Some sources instead use uppercase/lowercase pairs from different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alphabets, or reserve uppercase entirely for matrices — always check a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new source’s own notation section before assuming ours.</w:delText>
        </w:r>
      </w:del>
    </w:p>
    <w:p>
      <w:pPr>
        <w:pStyle w:val="Compact"/>
        <w:numPr>
          <w:ilvl w:val="0"/>
          <w:numId w:val="1001"/>
        </w:numPr>
      </w:pPr>
      <w:del w:id="26" w:author="PR Preview" w:date="2026-01-01T00:00:00Z">
        <w:r>
          <w:rPr>
            <w:b/>
            <w:bCs/>
          </w:rPr>
          <w:delText xml:space="preserve">Probability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denoted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or</w:delText>
        </w:r>
      </w:del>
      <w:del w:id="3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for the probability of an event,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or for a probability mass function (PMF),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for a density.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Some sources use</w:delText>
        </w:r>
      </w:del>
      <w:del w:id="4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(unstylized) throughout for both, or reserve</w:delText>
        </w:r>
      </w:del>
      <w:del w:id="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for densities and mass functions and use</w:delText>
        </w:r>
      </w:del>
      <w:del w:id="5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only for event probabilities.</w:delText>
        </w:r>
      </w:del>
    </w:p>
    <w:p>
      <w:pPr>
        <w:pStyle w:val="Compact"/>
        <w:numPr>
          <w:ilvl w:val="0"/>
          <w:numId w:val="1001"/>
        </w:numPr>
      </w:pPr>
      <w:del w:id="53" w:author="PR Preview" w:date="2026-01-01T00:00:00Z">
        <w:r>
          <w:rPr>
            <w:b/>
            <w:bCs/>
          </w:rPr>
          <w:delText xml:space="preserve">Expectation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 denoted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7" w:author="PR Preview" w:date="2026-01-01T00:00:00Z">
        <w:r>
          <w:delText xml:space="preserve">, with square brackets.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Some sources write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(blackboard bold),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or use parentheses,</w:delText>
        </w:r>
      </w:del>
      <w:del w:id="65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; the meaning is the same.</w:delText>
        </w:r>
      </w:del>
    </w:p>
    <w:p>
      <w:pPr>
        <w:pStyle w:val="Compact"/>
        <w:numPr>
          <w:ilvl w:val="0"/>
          <w:numId w:val="1001"/>
        </w:numPr>
      </w:pPr>
      <w:del w:id="67" w:author="PR Preview" w:date="2026-01-01T00:00:00Z">
        <w:r>
          <w:rPr>
            <w:b/>
            <w:bCs/>
          </w:rPr>
          <w:delText xml:space="preserve">Independence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denoted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(read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“</w:delText>
        </w:r>
      </w:del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del w:id="75" w:author="PR Preview" w:date="2026-01-01T00:00:00Z">
        <w:r>
          <w:delText xml:space="preserve">”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as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“</w:delText>
        </w:r>
      </w:del>
      <m:oMath>
        <m:r>
          <m:t>X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independent of</w:delText>
        </w:r>
      </w:del>
      <w:del w:id="82" w:author="PR Preview" w:date="2026-01-01T00:00:00Z">
        <w:r>
          <w:delText xml:space="preserve"> </w:delText>
        </w:r>
      </w:del>
      <m:oMath>
        <m:r>
          <m:t>Y</m:t>
        </m:r>
      </m:oMath>
      <w:del w:id="83" w:author="PR Preview" w:date="2026-01-01T00:00:00Z">
        <w:r>
          <w:delText xml:space="preserve">”</w:delText>
        </w:r>
      </w:del>
      <w:del w:id="84" w:author="PR Preview" w:date="2026-01-01T00:00:00Z">
        <w:r>
          <w:delText xml:space="preserve">).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Some sources instead write</w:delText>
        </w:r>
      </w:del>
      <w:del w:id="8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⟂</m:t>
        </m:r>
        <m:r>
          <m:t>Y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(a single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⟂</m:t>
        </m:r>
      </m:oMath>
      <w:del w:id="91" w:author="PR Preview" w:date="2026-01-01T00:00:00Z">
        <w:r>
          <w:delText xml:space="preserve">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or state independence only in prose.</w:delText>
        </w:r>
      </w:del>
    </w:p>
    <w:p>
      <w:pPr>
        <w:pStyle w:val="Compact"/>
        <w:numPr>
          <w:ilvl w:val="0"/>
          <w:numId w:val="1001"/>
        </w:numPr>
      </w:pPr>
      <w:del w:id="94" w:author="PR Preview" w:date="2026-01-01T00:00:00Z">
        <w:r>
          <w:rPr>
            <w:b/>
            <w:bCs/>
          </w:rPr>
          <w:delText xml:space="preserve">Complements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of events are denoted</w:delText>
        </w:r>
      </w:del>
      <w:del w:id="97" w:author="PR Preview" w:date="2026-01-01T00:00:00Z">
        <w:r>
          <w:delText xml:space="preserve"> </w:delText>
        </w:r>
      </w:del>
      <m:oMath>
        <m:r>
          <m:rPr>
            <m:sty m:val="p"/>
          </m:rPr>
          <m:t>¬</m:t>
        </m:r>
        <m:r>
          <m:t>A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(</w:delText>
        </w:r>
      </w:del>
      <w:del w:id="100" w:author="PR Preview" w:date="2026-01-01T00:00:00Z">
        <w:r>
          <w:delText xml:space="preserve">“not</w:delText>
        </w:r>
      </w:del>
      <w:del w:id="101" w:author="PR Preview" w:date="2026-01-01T00:00:00Z">
        <w:r>
          <w:delText xml:space="preserve"> </w:delText>
        </w:r>
      </w:del>
      <m:oMath>
        <m:r>
          <m:t>A</m:t>
        </m:r>
      </m:oMath>
      <w:del w:id="102" w:author="PR Preview" w:date="2026-01-01T00:00:00Z">
        <w:r>
          <w:delText xml:space="preserve">”</w:delText>
        </w:r>
      </w:del>
      <w:del w:id="103" w:author="PR Preview" w:date="2026-01-01T00:00:00Z">
        <w:r>
          <w:delText xml:space="preserve">).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Some sources write</w:delText>
        </w:r>
      </w:del>
      <w:del w:id="10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or</w:delText>
        </w:r>
      </w:del>
      <w:del w:id="10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A</m:t>
            </m:r>
          </m:e>
        </m:acc>
      </m:oMath>
      <w:del w:id="11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111" w:author="PR Preview" w:date="2026-01-01T00:00:00Z">
        <w:r>
          <w:delText xml:space="preserve">We write</w:delText>
        </w:r>
      </w:del>
      <w:del w:id="112" w:author="PR Preview" w:date="2026-01-01T00:00:00Z">
        <w:r>
          <w:delText xml:space="preserve"> </w:delText>
        </w:r>
      </w:del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for an equality that holds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rPr>
            <w:b/>
            <w:bCs/>
          </w:rPr>
          <w:delText xml:space="preserve">by definition</w:delText>
        </w:r>
      </w:del>
      <w:del w:id="117" w:author="PR Preview" w:date="2026-01-01T00:00:00Z">
        <w:r>
          <w:delText xml:space="preserve">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to distinguish it from an equality that follows from other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facts — most sources do not make this distinction typographically and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use a bare</w:delText>
        </w:r>
      </w:del>
      <w:del w:id="124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for both.</w:delText>
        </w:r>
      </w:del>
    </w:p>
    <w:p>
      <w:pPr>
        <w:pStyle w:val="Compact"/>
        <w:numPr>
          <w:ilvl w:val="0"/>
          <w:numId w:val="1001"/>
        </w:numPr>
      </w:pPr>
      <w:ins w:id="127" w:author="PR Preview" w:date="2026-01-01T00:00:00Z">
        <w:r>
          <w:rPr>
            <w:b/>
            <w:bCs/>
          </w:rPr>
          <w:t xml:space="preserve">Random variables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are denoted with uppercase letters (</w:t>
        </w:r>
      </w:ins>
      <m:oMath>
        <m:r>
          <m:t>X</m:t>
        </m:r>
      </m:oMath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m:oMath>
        <m:r>
          <m:t>Y</m:t>
        </m:r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m:oMath>
        <m:r>
          <m:t>Z</m:t>
        </m:r>
      </m:oMath>
      <w:ins w:id="134" w:author="PR Preview" w:date="2026-01-01T00:00:00Z">
        <w:r>
          <w:t xml:space="preserve">),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their realized (observed) values with the matching lowercase letters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(</w:t>
        </w:r>
      </w:ins>
      <m:oMath>
        <m:r>
          <m:t>x</m:t>
        </m:r>
      </m:oMath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m:oMath>
        <m:r>
          <m:t>y</m:t>
        </m:r>
      </m:oMath>
      <w:ins w:id="141" w:author="PR Preview" w:date="2026-01-01T00:00:00Z">
        <w:r>
          <w:t xml:space="preserve">,</w:t>
        </w:r>
      </w:ins>
      <w:ins w:id="142" w:author="PR Preview" w:date="2026-01-01T00:00:00Z">
        <w:r>
          <w:t xml:space="preserve"> </w:t>
        </w:r>
      </w:ins>
      <m:oMath>
        <m:r>
          <m:t>z</m:t>
        </m:r>
      </m:oMath>
      <w:ins w:id="14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144" w:author="PR Preview" w:date="2026-01-01T00:00:00Z">
        <w:r>
          <w:rPr>
            <w:b/>
            <w:bCs/>
          </w:rPr>
          <w:t xml:space="preserve">Probability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is denoted</w:t>
        </w:r>
      </w:ins>
      <w:ins w:id="14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or</w:t>
        </w:r>
      </w:ins>
      <w:ins w:id="15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for the probability of an event,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or for a probability mass function (PMF),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for a density.</w:t>
        </w:r>
      </w:ins>
    </w:p>
    <w:p>
      <w:pPr>
        <w:pStyle w:val="Compact"/>
        <w:numPr>
          <w:ilvl w:val="0"/>
          <w:numId w:val="1001"/>
        </w:numPr>
      </w:pPr>
      <w:ins w:id="160" w:author="PR Preview" w:date="2026-01-01T00:00:00Z">
        <w:r>
          <w:rPr>
            <w:b/>
            <w:bCs/>
          </w:rPr>
          <w:t xml:space="preserve">Expectation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denoted</w:t>
        </w:r>
      </w:ins>
      <w:ins w:id="16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64" w:author="PR Preview" w:date="2026-01-01T00:00:00Z">
        <w:r>
          <w:t xml:space="preserve">, with square brackets.</w:t>
        </w:r>
      </w:ins>
    </w:p>
    <w:p>
      <w:pPr>
        <w:pStyle w:val="Compact"/>
        <w:numPr>
          <w:ilvl w:val="0"/>
          <w:numId w:val="1001"/>
        </w:numPr>
      </w:pPr>
      <w:ins w:id="165" w:author="PR Preview" w:date="2026-01-01T00:00:00Z">
        <w:r>
          <w:rPr>
            <w:b/>
            <w:bCs/>
          </w:rPr>
          <w:t xml:space="preserve">Independence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is denoted</w:t>
        </w:r>
      </w:ins>
      <w:ins w:id="168" w:author="PR Preview" w:date="2026-01-01T00:00:00Z">
        <w:r>
          <w:t xml:space="preserve"> </w:t>
        </w:r>
      </w:ins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(read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ins w:id="173" w:author="PR Preview" w:date="2026-01-01T00:00:00Z">
        <w:r>
          <w:t xml:space="preserve">”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as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“</w:t>
        </w:r>
      </w:ins>
      <m:oMath>
        <m:r>
          <m:t>X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independent of</w:t>
        </w:r>
      </w:ins>
      <w:ins w:id="180" w:author="PR Preview" w:date="2026-01-01T00:00:00Z">
        <w:r>
          <w:t xml:space="preserve"> </w:t>
        </w:r>
      </w:ins>
      <m:oMath>
        <m:r>
          <m:t>Y</m:t>
        </m:r>
      </m:oMath>
      <w:ins w:id="181" w:author="PR Preview" w:date="2026-01-01T00:00:00Z">
        <w:r>
          <w:t xml:space="preserve">”</w:t>
        </w:r>
      </w:ins>
      <w:ins w:id="18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183" w:author="PR Preview" w:date="2026-01-01T00:00:00Z">
        <w:r>
          <w:rPr>
            <w:b/>
            <w:bCs/>
          </w:rPr>
          <w:t xml:space="preserve">Complements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of events are denoted</w:t>
        </w:r>
      </w:ins>
      <w:ins w:id="18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(</w:t>
        </w:r>
      </w:ins>
      <w:ins w:id="189" w:author="PR Preview" w:date="2026-01-01T00:00:00Z">
        <w:r>
          <w:t xml:space="preserve">“not</w:t>
        </w:r>
      </w:ins>
      <w:ins w:id="190" w:author="PR Preview" w:date="2026-01-01T00:00:00Z">
        <w:r>
          <w:t xml:space="preserve"> </w:t>
        </w:r>
      </w:ins>
      <m:oMath>
        <m:r>
          <m:t>A</m:t>
        </m:r>
      </m:oMath>
      <w:ins w:id="191" w:author="PR Preview" w:date="2026-01-01T00:00:00Z">
        <w:r>
          <w:t xml:space="preserve">”</w:t>
        </w:r>
      </w:ins>
      <w:ins w:id="19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193" w:author="PR Preview" w:date="2026-01-01T00:00:00Z">
        <w:r>
          <w:t xml:space="preserve">We write</w:t>
        </w:r>
      </w:ins>
      <w:ins w:id="194" w:author="PR Preview" w:date="2026-01-01T00:00:00Z">
        <w:r>
          <w:t xml:space="preserve"> </w:t>
        </w:r>
      </w:ins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an equality that holds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rPr>
            <w:b/>
            <w:bCs/>
          </w:rPr>
          <w:t xml:space="preserve">by definition</w:t>
        </w:r>
      </w:ins>
      <w:ins w:id="199" w:author="PR Preview" w:date="2026-01-01T00:00:00Z">
        <w:r>
          <w:t xml:space="preserve">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to distinguish it from an equality that follows from other facts.</w:t>
        </w:r>
      </w:ins>
    </w:p>
    <w:p>
      <w:pPr>
        <w:pStyle w:val="Compact"/>
        <w:numPr>
          <w:ilvl w:val="0"/>
          <w:numId w:val="1001"/>
        </w:numPr>
      </w:pPr>
      <w:ins w:id="202" w:author="PR Preview" w:date="2026-01-01T00:00:00Z">
        <w:r>
          <w:t xml:space="preserve">Other sources often use other symbols for these.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</w:t>
        </w:r>
      </w:ins>
      <w:ins w:id="205" w:author="PR Preview" w:date="2026-01-01T00:00:00Z">
        <w:r>
          <w:t xml:space="preserve"> </w:t>
        </w:r>
      </w:ins>
      <w:hyperlink r:id="rId10">
        <w:ins w:id="206" w:author="PR Preview" w:date="2026-01-01T00:00:00Z">
          <w:r>
            <w:rPr>
              <w:rStyle w:val="Hyperlink"/>
            </w:rPr>
            <w:t xml:space="preserve">notation choices page</w:t>
          </w:r>
        </w:ins>
      </w:hyperlink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lists the alternatives; always check a new source’s own notation section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before assuming ours.</w:t>
        </w:r>
      </w:ins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1"/>
    <w:bookmarkStart w:id="33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3"/>
    <w:bookmarkStart w:id="35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4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2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4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2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4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2026-10-18T03:44:59Z</dcterms:created>
  <dcterms:modified xsi:type="dcterms:W3CDTF">2026-10-18T03:44:59Z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