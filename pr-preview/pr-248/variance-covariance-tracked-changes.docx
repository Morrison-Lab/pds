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2026-10-23 10:51:13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13:20:10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62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 </w:t>
      </w:r>
      <w:r>
        <w:t xml:space="preserve">[2]</w:t>
      </w:r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 is a constant,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as a coefficient: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the population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μ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del w:id="3" w:author="PR Preview" w:date="2026-01-01T00:00:00Z">
        <w:r>
          <w:delText xml:space="preserve">For a fair coin (</w:delText>
        </w:r>
      </w:del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del w:id="4" w:author="PR Preview" w:date="2026-01-01T00:00:00Z">
        <w:r>
          <w:delText xml:space="preserve">),</w:delText>
        </w:r>
      </w:del>
      <w:del w:id="5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del w:id="6" w:author="PR Preview" w:date="2026-01-01T00:00:00Z">
        <w:r>
          <w:delText xml:space="preserve">.</w:delText>
        </w:r>
      </w:del>
    </w:p>
    <w:p>
      <w:pPr>
        <w:pStyle w:val="FirstParagraph"/>
      </w:pPr>
      <w:ins w:id="7" w:author="PR Preview" w:date="2026-01-01T00:00:00Z">
        <w:r>
          <w:t xml:space="preserve">For a fair coin (</w:t>
        </w:r>
      </w:ins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ins w:id="8" w:author="PR Preview" w:date="2026-01-01T00:00:00Z">
        <w:r>
          <w:t xml:space="preserve">),</w:t>
        </w:r>
      </w:ins>
      <w:ins w:id="9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ins w:id="10" w:author="PR Preview" w:date="2026-01-01T00:00:00Z">
        <w:r>
          <w:t xml:space="preserve">.</w:t>
        </w:r>
      </w:ins>
      <w:ins w:id="11" w:author="PR Preview" w:date="2026-01-01T00:00:00Z">
        <w:r>
          <w:t xml:space="preserve"> </w:t>
        </w:r>
      </w:ins>
      <w:hyperlink w:anchor="fig-bernoulli-variance">
        <w:ins w:id="12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3" w:author="PR Preview" w:date="2026-01-01T00:00:00Z">
        <w:r>
          <w:t xml:space="preserve"> </w:t>
        </w:r>
      </w:ins>
      <w:ins w:id="14" w:author="PR Preview" w:date="2026-01-01T00:00:00Z">
        <w:r>
          <w:t xml:space="preserve">graphs</w:t>
        </w:r>
      </w:ins>
      <w:ins w:id="1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against</w:t>
        </w:r>
      </w:ins>
      <w:ins w:id="18" w:author="PR Preview" w:date="2026-01-01T00:00:00Z">
        <w:r>
          <w:t xml:space="preserve"> </w:t>
        </w:r>
      </w:ins>
      <m:oMath>
        <m:r>
          <m:t>π</m:t>
        </m:r>
      </m:oMath>
      <w:ins w:id="19" w:author="PR Preview" w:date="2026-01-01T00:00:00Z">
        <w:r>
          <w:t xml:space="preserve">.</w:t>
        </w:r>
      </w:ins>
    </w:p>
    <w:bookmarkEnd w:id="3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bernoulli-variance"/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variance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prob)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layout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"constrained"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ax.plot(prob, variance,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ax.plot(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), </w:t>
            </w:r>
            <w:r>
              <w:rPr>
                <w:rStyle w:val="StringTok"/>
              </w:rPr>
              <w:t xml:space="preserve">"o"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ax.set_xlabel(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ax.set_ylabel(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py-1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library</w:t>
            </w:r>
            <w:r>
              <w:rPr>
                <w:rStyle w:val="NormalTok"/>
              </w:rPr>
              <w:t xml:space="preserve">(ggplot2)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bernoulli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prob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prob))</w:t>
            </w:r>
            <w:r>
              <w:br/>
            </w:r>
            <w:r>
              <w:rPr>
                <w:rStyle w:val="NormalTok"/>
              </w:rPr>
              <w:t xml:space="preserve">mid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(bernoulli,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prob,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variance))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"#1f77b4"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mid,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"#ff7f0e"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"variance"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bernoulli-variance-r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</w:t>
            </w:r>
            <w:r>
              <w:t xml:space="preserve"> </w:t>
            </w:r>
            <w:hyperlink w:anchor="def-variance">
              <w:r>
                <w:rPr>
                  <w:rStyle w:val="Hyperlink"/>
                </w:rPr>
                <w:t xml:space="preserve">variance</w:t>
              </w:r>
            </w:hyperlink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of a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Bernoulli</w:t>
              </w:r>
            </w:hyperlink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random variable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against its</w:t>
            </w:r>
            <w:r>
              <w:t xml:space="preserve"> </w:t>
            </w:r>
            <w:hyperlink r:id="rId42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m:oMath>
              <m:r>
                <m:t>π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0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where the</w:t>
            </w:r>
            <w:r>
              <w:t xml:space="preserve"> </w:t>
            </w:r>
            <w:hyperlink r:id="rId43">
              <w:r>
                <w:rPr>
                  <w:rStyle w:val="Hyperlink"/>
                </w:rPr>
                <w:t xml:space="preserve">outcome</w:t>
              </w:r>
            </w:hyperlink>
            <w:r>
              <w:t xml:space="preserve"> </w:t>
            </w:r>
            <w:r>
              <w:t xml:space="preserve">is certain.</w:t>
            </w:r>
            <w:r>
              <w:t xml:space="preserve"> </w:t>
            </w:r>
            <w:r>
              <w:t xml:space="preserve">It is largest,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,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 </w:t>
            </w:r>
            <w:r>
              <w:t xml:space="preserve">(dot), where the outcome is least predictable.</w:t>
            </w:r>
          </w:p>
          <w:bookmarkEnd w:id="44"/>
        </w:tc>
      </w:tr>
    </w:tbl>
    <w:bookmarkStart w:id="46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45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46"/>
    <w:bookmarkStart w:id="48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47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Start w:id="49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9"/>
    <w:bookmarkStart w:id="50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50"/>
    <w:bookmarkStart w:id="51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2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52"/>
    <w:bookmarkStart w:id="53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58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59"/>
    <w:bookmarkStart w:id="60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61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End w:id="62"/>
    <w:bookmarkStart w:id="69" w:name="sec-best-constant-prediction"/>
    <w:p>
      <w:pPr>
        <w:pStyle w:val="Heading2"/>
      </w:pPr>
      <w:r>
        <w:t xml:space="preserve">3 The best constant prediction</w:t>
      </w:r>
    </w:p>
    <w:bookmarkStart w:id="64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63" w:name="eq-constant-prediction-decompo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66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68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67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68"/>
    <w:bookmarkEnd w:id="69"/>
    <w:bookmarkStart w:id="73" w:name="sec-bias-variance-prediction"/>
    <w:p>
      <w:pPr>
        <w:pStyle w:val="Heading2"/>
      </w:pPr>
      <w:r>
        <w:t xml:space="preserve">4 Independent noise plus a random variable</w:t>
      </w:r>
    </w:p>
    <w:bookmarkStart w:id="70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71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72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73"/>
    <w:bookmarkStart w:id="121" w:name="covariance"/>
    <w:p>
      <w:pPr>
        <w:pStyle w:val="Heading2"/>
      </w:pPr>
      <w:r>
        <w:t xml:space="preserve">5 Covariance</w:t>
      </w:r>
    </w:p>
    <w:bookmarkStart w:id="74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[3]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74"/>
    <w:bookmarkStart w:id="75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11">
        <w:r>
          <w:rPr>
            <w:rStyle w:val="Hyperlink"/>
          </w:rPr>
          <w:t xml:space="preserve">population means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They are constants, so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applies with them as coefficients,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6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76"/>
    <w:bookmarkStart w:id="78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77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82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81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82"/>
    <w:bookmarkStart w:id="83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85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85"/>
    <w:bookmarkStart w:id="86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87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87"/>
    <w:bookmarkStart w:id="88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89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89"/>
    <w:bookmarkStart w:id="90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90"/>
    <w:bookmarkStart w:id="91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54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57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92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93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&amp;\stackrel{\text{def}}{=}{\operatorname{Cov}\mathopen{}\left(\mathord{\smash[b]{\underset{\raise.3ex\hbox{$\scriptstyle\sim$}}{X}}\vphantom{X}}\right)\mathclose{}}
    \\
    &amp;\stackrel{\text{def}}{=}{\mathbb{E}\mathopen{}\left[\mathopen{}\left(\mathord{\smash[b]{\underset{\raise.3ex\hbox{$\scriptstyle\sim$}}{X}}\vphantom{X}}- \mathbb{E}\mathord{\smash[b]{\underset{\raise.3ex\hbox{$\scriptstyle\sim$}}{X}}\vphantom{X}}\right)\mathclose{} {\mathopen{}\left(\mathord{\smash[b]{\underset{\raise.3ex\hbox{$\scriptstyle\sim$}}{X}}\vphantom{X}}- \mathbb{E}\mathord{\smash[b]{\underset{\raise.3ex\hbox{$\scriptstyle\sim$}}{X}}\vphantom{X}}\right)\mathclose{}}^{\top}\right]\mathclose{}}
    \end{aligned}
    $$</w:t>
      </w:r>
    </w:p>
    <w:bookmarkEnd w:id="93"/>
    <w:bookmarkStart w:id="94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{\operatorname{Var}\mathopen{}\left(\mathord{\smash[b]{\underset{\raise.3ex\hbox{$\scriptstyle\sim$}}{X}}\vphantom{X}}\right)\mathclose{}}=
    \begin{pmatrix}
    {\operatorname{Var}\mathopen{}\left(X_1\right)\mathclose{}}      &amp; {\operatorname{Cov}\mathopen{}\left(X_1, X_2\right)\mathclose{}} &amp; \cdots &amp; {\operatorname{Cov}\mathopen{}\left(X_1, X_p\right)\mathclose{}} \\
    {\operatorname{Cov}\mathopen{}\left(X_2, X_1\right)\mathclose{}} &amp; {\operatorname{Var}\mathopen{}\left(X_2\right)\mathclose{}}      &amp; \cdots &amp; {\operatorname{Cov}\mathopen{}\left(X_2, X_p\right)\mathclose{}} \\
    \vdots          &amp; \vdots          &amp; \ddots &amp; \vdots           \\
    {\operatorname{Cov}\mathopen{}\left(X_p, X_1\right)\mathclose{}} &amp; {\operatorname{Cov}\mathopen{}\left(X_p, X_2\right)\mathclose{}} &amp; \cdots &amp; {\operatorname{Var}\mathopen{}\left(X_p\right)\mathclose{}}
    \end{pmatrix}
    $$</w:t>
      </w:r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$\mathbb{E}\mathord{\smash[b]{\underset{\raise.3ex\hbox{$\scriptstyle\sim$}}{X}}\vphantom{X}}= {(\mu_1, \ldots, \mu_p)}^{\top}$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\mathopen{}\left(\mathord{\smash[b]{\underset{\raise.3ex\hbox{$\scriptstyle\sim$}}{X}}\vphantom{X}}- \mathbb{E}\mathord{\smash[b]{\underset{\raise.3ex\hbox{$\scriptstyle\sim$}}{X}}\vphantom{X}}\right)\mathclose{}
      {\mathopen{}\left(\mathord{\smash[b]{\underset{\raise.3ex\hbox{$\scriptstyle\sim$}}{X}}\vphantom{X}}- \mathbb{E}\mathord{\smash[b]{\underset{\raise.3ex\hbox{$\scriptstyle\sim$}}{X}}\vphantom{X}}\right)\mathclose{}}^{\top}
    \right]\mathclose{}}
    \\
    &amp;= {\mathbb{E}\mathopen{}\left[
      \begin{pmatrix}X_1 - \mu_1 \\ \vdots \\ X_p - \mu_p\end{pmatrix}
      \begin{pmatrix}X_1 - \mu_1 &amp; \cdots &amp; X_p - \mu_p\end{pmatrix}
    \right]\mathclose{}}
    \\
    &amp;= {\mathbb{E}\mathopen{}\left[
      \begin{pmatrix}
        (X_1 - \mu_1)(X_1 - \mu_1) &amp; \cdots &amp; (X_1 - \mu_1)(X_p - \mu_p) \\
        \vdots                      &amp; \ddots &amp; \vdots                      \\
        (X_p - \mu_p)(X_1 - \mu_1) &amp; \cdots &amp; (X_p - \mu_p)(X_p - \mu_p)
      \end{pmatrix}
    \right]\mathclose{}}
    \\
    &amp;=
      \begin{pmatrix}
        {\mathbb{E}\mathopen{}\left[(X_1 - \mu_1)(X_1 - \mu_1)\right]\mathclose{}} &amp; \cdots &amp; {\mathbb{E}\mathopen{}\left[(X_1 - \mu_1)(X_p - \mu_p)\right]\mathclose{}} \\
        \vdots                             &amp; \ddots &amp; \vdots                             \\
        {\mathbb{E}\mathopen{}\left[(X_p - \mu_p)(X_1 - \mu_1)\right]\mathclose{}} &amp; \cdots &amp; {\mathbb{E}\mathopen{}\left[(X_p - \mu_p)(X_p - \mu_p)\right]\mathclose{}}
      \end{pmatrix}
    \\
    &amp;=
      \begin{pmatrix}
        {\operatorname{Cov}\mathopen{}\left(X_1, X_1\right)\mathclose{}} &amp; \cdots &amp; {\operatorname{Cov}\mathopen{}\left(X_1, X_p\right)\mathclose{}} \\
        \vdots          &amp; \ddots &amp; \vdots           \\
        {\operatorname{Cov}\mathopen{}\left(X_p, X_1\right)\mathclose{}} &amp; \cdots &amp; {\operatorname{Cov}\mathopen{}\left(X_p, X_p\right)\mathclose{}}
      \end{pmatrix}
    \\
    &amp;=
      \begin{pmatrix}
        {\operatorname{Var}\mathopen{}\left(X_1\right)\mathclose{}}      &amp; \cdots &amp; {\operatorname{Cov}\mathopen{}\left(X_1, X_p\right)\mathclose{}} \\
        \vdots          &amp; \ddots &amp; \vdots           \\
        {\operatorname{Cov}\mathopen{}\left(X_p, X_1\right)\mathclose{}} &amp; \cdots &amp; {\operatorname{Var}\mathopen{}\left(X_p\right)\mathclose{}}
      \end{pmatrix}
    \end{aligned}
    $$</w:t>
      </w:r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95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6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{\mathbb{E}\mathopen{}\left[\mathord{\smash[b]{\underset{\raise.3ex\hbox{$\scriptstyle\sim$}}{X}}\vphantom{X}}{\mathord{\smash[b]{\underset{\raise.3ex\hbox{$\scriptstyle\sim$}}{X}}\vphantom{X}}}^{\top}\right]\mathclose{}} - \mathopen{}\left(\mathbb{E}\mathord{\smash[b]{\underset{\raise.3ex\hbox{$\scriptstyle\sim$}}{X}}\vphantom{X}}\right)\mathclose{} {\mathopen{}\left(\mathbb{E}\mathord{\smash[b]{\underset{\raise.3ex\hbox{$\scriptstyle\sim$}}{X}}\vphantom{X}}\right)\mathclose{}}^{\top}
    \end{aligned}
    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{\operatorname{Var}\mathopen{}\left(\mathord{\smash[b]{\underset{\raise.3ex\hbox{$\scriptstyle\sim$}}{X}}\vphantom{X}}\right)\mathclose{}}
    &amp;= {\mathbb{E}\mathopen{}\left[
        \mathopen{}\left(\mathord{\smash[b]{\underset{\raise.3ex\hbox{$\scriptstyle\sim$}}{X}}\vphantom{X}}- \mathbb{E}\mathord{\smash[b]{\underset{\raise.3ex\hbox{$\scriptstyle\sim$}}{X}}\vphantom{X}}\right)\mathclose{}
        {\mathopen{}\left(\mathord{\smash[b]{\underset{\raise.3ex\hbox{$\scriptstyle\sim$}}{X}}\vphantom{X}}- \mathbb{E}\mathord{\smash[b]{\underset{\raise.3ex\hbox{$\scriptstyle\sim$}}{X}}\vphantom{X}}\right)\mathclose{}}^{\top}
      \right]\mathclose{}}
    &amp;&amp; \text{(definition)}
    \\
    &amp;= {\mathbb{E}\mathopen{}\left[
        \mathord{\smash[b]{\underset{\raise.3ex\hbox{$\scriptstyle\sim$}}{X}}\vphantom{X}}{\mathord{\smash[b]{\underset{\raise.3ex\hbox{$\scriptstyle\sim$}}{X}}\vphantom{X}}}^{\top}
        - \mathord{\smash[b]{\underset{\raise.3ex\hbox{$\scriptstyle\sim$}}{X}}\vphantom{X}}{\mathopen{}\left(\mathbb{E}\mathord{\smash[b]{\underset{\raise.3ex\hbox{$\scriptstyle\sim$}}{X}}\vphantom{X}}\right)\mathclose{}}^{\top}
        - \mathopen{}\left(\mathbb{E}\mathord{\smash[b]{\underset{\raise.3ex\hbox{$\scriptstyle\sim$}}{X}}\vphantom{X}}\right)\mathclose{} {\mathord{\smash[b]{\underset{\raise.3ex\hbox{$\scriptstyle\sim$}}{X}}\vphantom{X}}}^{\top}
        + \mathopen{}\left(\mathbb{E}\mathord{\smash[b]{\underset{\raise.3ex\hbox{$\scriptstyle\sim$}}{X}}\vphantom{X}}\right)\mathclose{} {\mathopen{}\left(\mathbb{E}\mathord{\smash[b]{\underset{\raise.3ex\hbox{$\scriptstyle\sim$}}{X}}\vphantom{X}}\right)\mathclose{}}^{\top}
      \right]\mathclose{}}
    &amp;&amp; \text{(expand the product)}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  +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\text{(linearity, element-wise; } \mathbb{E}\mathord{\smash[b]{\underset{\raise.3ex\hbox{$\scriptstyle\sim$}}{X}}\vphantom{X}}\text{ is constant)}
    \\
    &amp;= {\mathbb{E}\mathopen{}\left[\mathord{\smash[b]{\underset{\raise.3ex\hbox{$\scriptstyle\sim$}}{X}}\vphantom{X}}{\mathord{\smash[b]{\underset{\raise.3ex\hbox{$\scriptstyle\sim$}}{X}}\vphantom{X}}}^{\top}\right]\mathclose{}}
      - \mathopen{}\left(\mathbb{E}\mathord{\smash[b]{\underset{\raise.3ex\hbox{$\scriptstyle\sim$}}{X}}\vphantom{X}}\right)\mathclose{} {\mathopen{}\left(\mathbb{E}\mathord{\smash[b]{\underset{\raise.3ex\hbox{$\scriptstyle\sim$}}{X}}\vphantom{X}}\right)\mathclose{}}^{\top}
    &amp;&amp; \text{(combine like terms)}
    \end{aligned}
    $$</w:t>
      </w:r>
    </w:p>
    <w:bookmarkStart w:id="97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and corresponding vector of constants</w:t>
      </w:r>
      <w:r>
        <w:t xml:space="preserve"> </w:t>
      </w:r>
      <w:r>
        <w:t xml:space="preserve">$\mathord{\smash[b]{\underset{\raise.3ex\hbox{$\scriptstyle\sim$}}{a}}\vphantom{a}}= (a_1, \ldots, a_n)$</w:t>
      </w:r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w:r>
        <w:t xml:space="preserve">$$
    \begin{aligned}
    {\operatorname{Var}\mathopen{}\left(\mathord{\smash[b]{\underset{\raise.3ex\hbox{$\scriptstyle\sim$}}{a}}\vphantom{a}}\cdot \mathord{\smash[b]{\underset{\raise.3ex\hbox{$\scriptstyle\sim$}}{X}}\vphantom{X}}\right)\mathclose{}}
    &amp;= {\operatorname{Var}\mathopen{}\left(\sum_{i=1}^na_i X_i\right)\mathclose{}}
    \\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\\ &amp;= \sum_{i=1}^n\sum_{j=1}^n a_i a_j {\operatorname{Cov}\mathopen{}\left(X_i,X_j\right)\mathclose{}}
    \end{aligned}
    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\mathord{\smash[b]{\underset{\raise.3ex\hbox{$\scriptstyle\sim$}}{a}}\vphantom{a}}\cdot \mathord{\smash[b]{\underset{\raise.3ex\hbox{$\scriptstyle\sim$}}{X}}\vphantom{X}}&amp;= {\mathord{\smash[b]{\underset{\raise.3ex\hbox{$\scriptstyle\sim$}}{a}}\vphantom{a}}}^{\top}\mathord{\smash[b]{\underset{\raise.3ex\hbox{$\scriptstyle\sim$}}{X}}\vphantom{X}}\\
    &amp;= \sum_{i=1}^na_i X_i,
    \end{aligned}
    $$</w:t>
      </w:r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w:r>
        <w:t xml:space="preserve">${\mathbb{E}\mathopen{}\left[{\mathord{\smash[b]{\underset{\raise.3ex\hbox{$\scriptstyle\sim$}}{a}}\vphantom{a}}}^{\top}\mathord{\smash[b]{\underset{\raise.3ex\hbox{$\scriptstyle\sim$}}{X}}\vphantom{X}}\right]\mathclose{}} = {\mathord{\smash[b]{\underset{\raise.3ex\hbox{$\scriptstyle\sim$}}{a}}\vphantom{a}}}^{\top}\,\mathbb{E}\mathord{\smash[b]{\underset{\raise.3ex\hbox{$\scriptstyle\sim$}}{X}}\vphantom{X}}$</w:t>
      </w:r>
      <w:r>
        <w:t xml:space="preserve">, so:</w:t>
      </w:r>
    </w:p>
    <w:p>
      <w:pPr>
        <w:pStyle w:val="BodyText"/>
      </w:pPr>
      <w:r>
        <w:t xml:space="preserve">$$
    \begin{aligned}
    {\operatorname{Var}\mathopen{}\left({\mathord{\smash[b]{\underset{\raise.3ex\hbox{$\scriptstyle\sim$}}{a}}\vphantom{a}}}^{\top}\mathord{\smash[b]{\underset{\raise.3ex\hbox{$\scriptstyle\sim$}}{X}}\vphantom{X}}\right)\mathclose{}}
    &amp;= {\mathbb{E}\mathopen{}\left[\mathopen{}\left({\mathord{\smash[b]{\underset{\raise.3ex\hbox{$\scriptstyle\sim$}}{a}}\vphantom{a}}}^{\top}\mathord{\smash[b]{\underset{\raise.3ex\hbox{$\scriptstyle\sim$}}{X}}\vphantom{X}}- {\mathord{\smash[b]{\underset{\raise.3ex\hbox{$\scriptstyle\sim$}}{a}}\vphantom{a}}}^{\top}\mathbb{E}\mathord{\smash[b]{\underset{\raise.3ex\hbox{$\scriptstyle\sim$}}{X}}\vphantom{X}}\right)\mathclose{}^2\right]\mathclose{}}
    &amp;&amp; \text{(definition of variance)} \\
    &amp;= {\mathbb{E}\mathopen{}\left[\mathopen{}\left({\mathord{\smash[b]{\underset{\raise.3ex\hbox{$\scriptstyle\sim$}}{a}}\vphantom{a}}}^{\top}\mathopen{}\left(\mathord{\smash[b]{\underset{\raise.3ex\hbox{$\scriptstyle\sim$}}{X}}\vphantom{X}}-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\mathbb{E}\mathord{\smash[b]{\underset{\raise.3ex\hbox{$\scriptstyle\sim$}}{X}}\vphantom{X}}\right)\mathclose{}\right)\mathclose{}^2\right]\mathclose{}}
    &amp;&amp; \text{(factor out } {\mathord{\smash[b]{\underset{\raise.3ex\hbox{$\scriptstyle\sim$}}{a}}\vphantom{a}}}^{\top} \text{)} \\
    &amp;= {\mathbb{E}\mathopen{}\left[{\mathord{\smash[b]{\underset{\raise.3ex\hbox{$\scriptstyle\sim$}}{a}}\vphantom{a}}}^{\top}\mathopen{}\left(\mathord{\smash[b]{\underset{\raise.3ex\hbox{$\scriptstyle\sim$}}{X}}\vphantom{X}}-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\mathbb{E}\mathord{\smash[b]{\underset{\raise.3ex\hbox{$\scriptstyle\sim$}}{X}}\vphantom{X}}\right)\mathclose{}}^{\top}\mathord{\smash[b]{\underset{\raise.3ex\hbox{$\scriptstyle\sim$}}{a}}\vphantom{a}}\right]\mathclose{}}
    &amp;&amp; \text{(a scalar equals its transpose, so } s^2 = s\,{s}^{\top} \text{)} \\
    &amp;= {\mathord{\smash[b]{\underset{\raise.3ex\hbox{$\scriptstyle\sim$}}{a}}\vphantom{a}}}^{\top}\,{\mathbb{E}\mathopen{}\left[\mathopen{}\left(\mathord{\smash[b]{\underset{\raise.3ex\hbox{$\scriptstyle\sim$}}{X}}\vphantom{X}}- \mathbb{E}\mathord{\smash[b]{\underset{\raise.3ex\hbox{$\scriptstyle\sim$}}{X}}\vphantom{X}}\right)\mathclose{}{\mathopen{}\left(\mathord{\smash[b]{\underset{\raise.3ex\hbox{$\scriptstyle\sim$}}{X}}\vphantom{X}}- \mathbb{E}\mathord{\smash[b]{\underset{\raise.3ex\hbox{$\scriptstyle\sim$}}{X}}\vphantom{X}}\right)\mathclose{}}^{\top}\right]\mathclose{}}\,\mathord{\smash[b]{\underset{\raise.3ex\hbox{$\scriptstyle\sim$}}{a}}\vphantom{a}}
    &amp;&amp; \text{(linearity of expectation, element-wise)} \\
    &amp;=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&amp;&amp; \text{(variance of a random vector)} \\
    &amp;= \sum_{i=1}^n\sum_{j=1}^n a_i a_j {\operatorname{Cov}\mathopen{}\left(X_i,X_j\right)\mathclose{}}
    &amp;&amp; \text{(expand the quadratic form, using the elements of } {\operatorname{Var}\mathopen{}\left(\mathord{\smash[b]{\underset{\raise.3ex\hbox{$\scriptstyle\sim$}}{X}}\vphantom{X}}\right)\mathclose{}} \text{)}
    \end{aligned}
    $$</w:t>
      </w:r>
    </w:p>
    <w:bookmarkStart w:id="98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with population means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99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102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0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101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,</w:t>
      </w:r>
    </w:p>
    <w:p>
      <w:pPr>
        <w:pStyle w:val="BodyText"/>
      </w:pPr>
      <w:r>
        <w:t xml:space="preserve">$${\mathord{\smash[b]{\underset{\raise.3ex\hbox{$\scriptstyle\sim$}}{a}}\vphantom{a}}}^{\top}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\mathord{\smash[b]{\underset{\raise.3ex\hbox{$\scriptstyle\sim$}}{a}}\vphantom{a}}\ge 0$$</w:t>
      </w:r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w:r>
        <w:t xml:space="preserve">$Y = {\mathord{\smash[b]{\underset{\raise.3ex\hbox{$\scriptstyle\sim$}}{a}}\vphantom{a}}}^{\top}\mathord{\smash[b]{\underset{\raise.3ex\hbox{$\scriptstyle\sim$}}{X}}\vphantom{X}}$</w:t>
      </w:r>
      <w:r>
        <w:t xml:space="preserve">. Then:</w:t>
      </w:r>
    </w:p>
    <w:p>
      <w:pPr>
        <w:pStyle w:val="BodyText"/>
      </w:pPr>
      <w:r>
        <w:t xml:space="preserve">$$
    \begin{aligned}
    {\mathord{\smash[b]{\underset{\raise.3ex\hbox{$\scriptstyle\sim$}}{a}}\vphantom{a}}}^{\top} {\operatorname{Var}\mathopen{}\left(\mathord{\smash[b]{\underset{\raise.3ex\hbox{$\scriptstyle\sim$}}{X}}\vphantom{X}}\right)\mathclose{}} \mathord{\smash[b]{\underset{\raise.3ex\hbox{$\scriptstyle\sim$}}{a}}\vphantom{a}}
    &amp;= {\operatorname{Var}\mathopen{}\left(Y\right)\mathclose{}}
    &amp;&amp; \text{(variance of a linear combination)} \\
    &amp;= {\mathbb{E}\mathopen{}\left[(Y - {\mathbb{E}\mathopen{}\left[Y\right]\mathclose{}})^2\right]\mathclose{}}
    &amp;&amp; \text{(definition of variance)} \\
    &amp;\ge 0
    &amp;&amp; \text{(} (Y - {\mathbb{E}\mathopen{}\left[Y\right]\mathclose{}})^2 \ge 0 \text{)}
    \end{aligned}
    $$</w:t>
      </w:r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[4]</w:t>
      </w:r>
      <w:r>
        <w:t xml:space="preserve">).</w:t>
      </w:r>
    </w:p>
    <w:bookmarkStart w:id="103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w:r>
        <w:t xml:space="preserve">$\mathord{\smash[b]{\underset{\raise.3ex\hbox{$\scriptstyle\sim$}}{X}}\vphantom{X}}'$</w:t>
      </w:r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\begin{pmatrix}12.5 &amp; -2.5 \\ -2.5 &amp; 1\end{pmatrix},
    \qquad
    {\operatorname{Var}\mathopen{}\left(\mathord{\smash[b]{\underset{\raise.3ex\hbox{$\scriptstyle\sim$}}{X}}\vphantom{X}}'\right)\mathclose{}} = \begin{pmatrix}12.5 &amp; 2.5 \\ 2.5 &amp; 1\end{pmatrix}.
    $$</w:t>
      </w:r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$\mathord{\smash[b]{\underset{\raise.3ex\hbox{$\scriptstyle\sim$}}{a}}\vphantom{a}}= 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107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w:r>
        <w:t xml:space="preserve">$$
    {\operatorname{Var}\mathopen{}\left(\mathord{\smash[b]{\underset{\raise.3ex\hbox{$\scriptstyle\sim$}}{X}}\vphantom{X}}\right)\mathclose{}} = \sigma^2\begin{pmatrix}1 &amp; 1 \\ 1 &amp; 1\end{pmatrix}.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a}}\vphantom{a}}}^{\top}{\operatorname{Var}\mathopen{}\left(\mathord{\smash[b]{\underset{\raise.3ex\hbox{$\scriptstyle\sim$}}{X}}\vphantom{X}}\right)\mathclose{}}\mathord{\smash[b]{\underset{\raise.3ex\hbox{$\scriptstyle\sim$}}{a}}\vphantom{a}}&amp;= {\operatorname{Var}\mathopen{}\left(X_1 - X_2\right)\mathclose{}} \\
    &amp;= {\operatorname{Var}\mathopen{}\left(0\right)\mathclose{}} \\
    &amp;= 0,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10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105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no</w:t>
      </w:r>
      <w:r>
        <w:t xml:space="preserve"> </w:t>
      </w:r>
      <w:hyperlink r:id="rId106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107"/>
    <w:bookmarkStart w:id="109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7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r:id="rId108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w:r>
        <w:t xml:space="preserve">${\operatorname{Var}\mathopen{}\left(\mathord{\smash[b]{\underset{\raise.3ex\hbox{$\scriptstyle\sim$}}{X}}\vphantom{X}}\right)\mathclose{}}$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10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18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1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1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1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del w:id="20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plots each car’s miles per gallon against its horsepower.</w:delText>
        </w:r>
      </w:del>
    </w:p>
    <w:p>
      <w:pPr>
        <w:pStyle w:val="FirstParagraph"/>
      </w:pPr>
      <w:hyperlink w:anchor="fig-cor-auto">
        <w:ins w:id="23" w:author="PR Preview" w:date="2026-01-01T00:00:00Z">
          <w:r>
            <w:rPr>
              <w:rStyle w:val="Hyperlink"/>
            </w:rPr>
            <w:t xml:space="preserve">Figure 2</w:t>
          </w:r>
        </w:ins>
      </w:hyperlink>
      <w:ins w:id="24" w:author="PR Preview" w:date="2026-01-01T00:00:00Z">
        <w:r>
          <w:t xml:space="preserve"> </w:t>
        </w:r>
      </w:ins>
      <w:ins w:id="25" w:author="PR Preview" w:date="2026-01-01T00:00:00Z">
        <w:r>
          <w:t xml:space="preserve">plots each car’s miles per gallon against its horsepower.</w:t>
        </w:r>
      </w:ins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Miles per gallon against horsepower for the cars in the Auto data. Cars with more horsepower tend to have lower fuel economy.</w:t>
            </w:r>
          </w:p>
          <w:bookmarkEnd w:id="117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18"/>
    <w:p>
      <w:pPr>
        <w:pStyle w:val="BodyText"/>
      </w:pPr>
      <w:r>
        <w:t xml:space="preserve">5MinuteAI explains</w:t>
      </w:r>
      <w:r>
        <w:t xml:space="preserve"> </w:t>
      </w:r>
      <w:hyperlink r:id="rId11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20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bookmarkEnd w:id="121"/>
    <w:bookmarkStart w:id="133" w:name="references"/>
    <w:p>
      <w:pPr>
        <w:pStyle w:val="Heading2"/>
      </w:pPr>
      <w:r>
        <w:t xml:space="preserve">References</w:t>
      </w:r>
    </w:p>
    <w:bookmarkStart w:id="132" w:name="refs"/>
    <w:bookmarkStart w:id="122" w:name="ref-wikipedia_errors_and_residual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">
        <w:r>
          <w:rPr>
            <w:rStyle w:val="Hyperlink"/>
          </w:rPr>
          <w:t xml:space="preserve">https://en.wikipedia.org/wiki/Errors_and_residuals</w:t>
        </w:r>
      </w:hyperlink>
    </w:p>
    <w:bookmarkEnd w:id="122"/>
    <w:bookmarkStart w:id="124" w:name="ref-wikipedia_varia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https://en.wikipedia.org/wiki/Variance</w:t>
        </w:r>
      </w:hyperlink>
    </w:p>
    <w:bookmarkEnd w:id="124"/>
    <w:bookmarkStart w:id="126" w:name="ref-wikipedia_covarianc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https://en.wikipedia.org/wiki/Covariance</w:t>
        </w:r>
      </w:hyperlink>
    </w:p>
    <w:bookmarkEnd w:id="126"/>
    <w:bookmarkStart w:id="127" w:name="ref-billingsley1995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27"/>
    <w:bookmarkStart w:id="129" w:name="ref-CaseBerg0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9"/>
    <w:bookmarkStart w:id="131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1"/>
    <w:bookmarkEnd w:id="132"/>
    <w:bookmarkEnd w:id="1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37" Type="http://schemas.openxmlformats.org/officeDocument/2006/relationships/image" Target="media/rId37.png"/><Relationship Id="rId114" Type="http://schemas.openxmlformats.org/officeDocument/2006/relationships/image" Target="media/rId114.png"/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5" Type="http://schemas.openxmlformats.org/officeDocument/2006/relationships/hyperlink" Target="expectation.qmd#def-cond-expectation-function" TargetMode="External"/><Relationship Id="rId55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3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47" Type="http://schemas.openxmlformats.org/officeDocument/2006/relationships/hyperlink" Target="expectation.qmd#exr-fubini-joint-disc" TargetMode="External"/><Relationship Id="rId57" Type="http://schemas.openxmlformats.org/officeDocument/2006/relationships/hyperlink" Target="expectation.qmd#thm-cond-linearity" TargetMode="External"/><Relationship Id="rId56" Type="http://schemas.openxmlformats.org/officeDocument/2006/relationships/hyperlink" Target="expectation.qmd#thm-cond-pull-out" TargetMode="External"/><Relationship Id="rId54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5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72" Type="http://schemas.openxmlformats.org/officeDocument/2006/relationships/hyperlink" Target="https://morrison-lab.github.io/sds/model-validation.html#def-irreducible-error" TargetMode="External"/><Relationship Id="rId71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7" Type="http://schemas.openxmlformats.org/officeDocument/2006/relationships/hyperlink" Target="limit-theorems.qmd#exm-clt-auto" TargetMode="External"/><Relationship Id="rId42" Type="http://schemas.openxmlformats.org/officeDocument/2006/relationships/hyperlink" Target="probability-basics.qmd#def-probability" TargetMode="External"/><Relationship Id="rId40" Type="http://schemas.openxmlformats.org/officeDocument/2006/relationships/hyperlink" Target="random-variables.qmd#def-bernoulli" TargetMode="External"/><Relationship Id="rId41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13" Type="http://schemas.openxmlformats.org/officeDocument/2006/relationships/hyperlink" Target="data/auto.csv" TargetMode="External"/><Relationship Id="rId79" Type="http://schemas.openxmlformats.org/officeDocument/2006/relationships/hyperlink" Target="expectation.qmd#cor-fubini-joint" TargetMode="External"/><Relationship Id="rId45" Type="http://schemas.openxmlformats.org/officeDocument/2006/relationships/hyperlink" Target="expectation.qmd#def-cond-expectation-function" TargetMode="External"/><Relationship Id="rId55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95" Type="http://schemas.openxmlformats.org/officeDocument/2006/relationships/hyperlink" Target="expectation.qmd#def-expectation-matrix" TargetMode="External"/><Relationship Id="rId43" Type="http://schemas.openxmlformats.org/officeDocument/2006/relationships/hyperlink" Target="expectation.qmd#def-outcome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47" Type="http://schemas.openxmlformats.org/officeDocument/2006/relationships/hyperlink" Target="expectation.qmd#exr-fubini-joint-disc" TargetMode="External"/><Relationship Id="rId57" Type="http://schemas.openxmlformats.org/officeDocument/2006/relationships/hyperlink" Target="expectation.qmd#thm-cond-linearity" TargetMode="External"/><Relationship Id="rId56" Type="http://schemas.openxmlformats.org/officeDocument/2006/relationships/hyperlink" Target="expectation.qmd#thm-cond-pull-out" TargetMode="External"/><Relationship Id="rId54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12" Type="http://schemas.openxmlformats.org/officeDocument/2006/relationships/hyperlink" Target="https://cran.r-project.org/package=ISLR2" TargetMode="External"/><Relationship Id="rId125" Type="http://schemas.openxmlformats.org/officeDocument/2006/relationships/hyperlink" Target="https://en.wikipedia.org/wiki/Covariance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23" Type="http://schemas.openxmlformats.org/officeDocument/2006/relationships/hyperlink" Target="https://en.wikipedia.org/wiki/Variance" TargetMode="External"/><Relationship Id="rId111" Type="http://schemas.openxmlformats.org/officeDocument/2006/relationships/hyperlink" Target="https://islp.readthedocs.io/" TargetMode="External"/><Relationship Id="rId65" Type="http://schemas.openxmlformats.org/officeDocument/2006/relationships/hyperlink" Target="https://morrison-lab.github.io/mds/algebra-basics.html#def-argmin" TargetMode="External"/><Relationship Id="rId108" Type="http://schemas.openxmlformats.org/officeDocument/2006/relationships/hyperlink" Target="https://morrison-lab.github.io/mds/linear-algebra-special-matrices.html#def-diagonal-matrix" TargetMode="External"/><Relationship Id="rId104" Type="http://schemas.openxmlformats.org/officeDocument/2006/relationships/hyperlink" Target="https://morrison-lab.github.io/mds/linear-algebra-special-matrices.html#def-positive-definite" TargetMode="External"/><Relationship Id="rId101" Type="http://schemas.openxmlformats.org/officeDocument/2006/relationships/hyperlink" Target="https://morrison-lab.github.io/mds/linear-algebra-special-matrices.html#def-positive-semidefinite" TargetMode="External"/><Relationship Id="rId100" Type="http://schemas.openxmlformats.org/officeDocument/2006/relationships/hyperlink" Target="https://morrison-lab.github.io/mds/linear-algebra-special-matrices.html#def-symmetric-matrix" TargetMode="External"/><Relationship Id="rId105" Type="http://schemas.openxmlformats.org/officeDocument/2006/relationships/hyperlink" Target="https://morrison-lab.github.io/mds/linear-algebra-special-matrices.html#exm-positive-semidefinite" TargetMode="External"/><Relationship Id="rId80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72" Type="http://schemas.openxmlformats.org/officeDocument/2006/relationships/hyperlink" Target="https://morrison-lab.github.io/sds/model-validation.html#def-irreducible-error" TargetMode="External"/><Relationship Id="rId71" Type="http://schemas.openxmlformats.org/officeDocument/2006/relationships/hyperlink" Target="https://morrison-lab.github.io/sds/model-validation.html#thm-epe-decomposition" TargetMode="External"/><Relationship Id="rId128" Type="http://schemas.openxmlformats.org/officeDocument/2006/relationships/hyperlink" Target="https://www.cengage.com/c/statistical-inference-2e-casella-berger/9780534243128/" TargetMode="External"/><Relationship Id="rId130" Type="http://schemas.openxmlformats.org/officeDocument/2006/relationships/hyperlink" Target="https://www.youtube.com/playlist?list=PLeB45KifGiuHesi4PALNZSYZFhViVGQJK" TargetMode="External"/><Relationship Id="rId119" Type="http://schemas.openxmlformats.org/officeDocument/2006/relationships/hyperlink" Target="https://www.youtube.com/watch?v=5CT1DXPp2HY" TargetMode="External"/><Relationship Id="rId120" Type="http://schemas.openxmlformats.org/officeDocument/2006/relationships/hyperlink" Target="https://www.youtube.com/watch?v=hiim8HlI81Y" TargetMode="External"/><Relationship Id="rId77" Type="http://schemas.openxmlformats.org/officeDocument/2006/relationships/hyperlink" Target="independence.qmd#def-indpt" TargetMode="External"/><Relationship Id="rId81" Type="http://schemas.openxmlformats.org/officeDocument/2006/relationships/hyperlink" Target="independence.qmd#exm-indpt" TargetMode="External"/><Relationship Id="rId67" Type="http://schemas.openxmlformats.org/officeDocument/2006/relationships/hyperlink" Target="limit-theorems.qmd#exm-clt-auto" TargetMode="External"/><Relationship Id="rId42" Type="http://schemas.openxmlformats.org/officeDocument/2006/relationships/hyperlink" Target="probability-basics.qmd#def-probability" TargetMode="External"/><Relationship Id="rId40" Type="http://schemas.openxmlformats.org/officeDocument/2006/relationships/hyperlink" Target="random-variables.qmd#def-bernoulli" TargetMode="External"/><Relationship Id="rId41" Type="http://schemas.openxmlformats.org/officeDocument/2006/relationships/hyperlink" Target="random-variables.qmd#def-random-variable" TargetMode="External"/><Relationship Id="rId106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2026-10-23T20:33:12Z</dcterms:created>
  <dcterms:modified xsi:type="dcterms:W3CDTF">2026-10-23T20:33:12Z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13:20:10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