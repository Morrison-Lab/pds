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Solution 1</w:delText>
        </w:r>
      </w:del>
      <w:del w:id="4" w:author="PR Preview" w:date="2026-01-01T00:00:00Z">
        <w:r>
          <w:delText xml:space="preserve">. </w:delText>
        </w:r>
      </w:del>
      <w:hyperlink w:anchor="thm-variance">
        <w:del w:id="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says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for any</w:delText>
        </w:r>
      </w:del>
      <w:del w:id="11" w:author="PR Preview" w:date="2026-01-01T00:00:00Z">
        <w:r>
          <w:delText xml:space="preserve"> </w:delText>
        </w:r>
      </w:del>
      <m:oMath>
        <m:r>
          <m:t>X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Taking</w:delText>
        </w:r>
      </w:del>
      <w:del w:id="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ε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substituting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del w:id="19" w:author="PR Preview" w:date="2026-01-01T00:00:00Z">
        <w:r>
          <w:delText xml:space="preserve">,</w:delText>
        </w:r>
      </w:del>
    </w:p>
    <w:p>
      <w:pPr>
        <w:pStyle w:val="BodyText"/>
      </w:pPr>
      <w:ins w:id="20" w:author="PR Preview" w:date="2026-01-01T00:00:00Z">
        <w:r>
          <w:rPr>
            <w:i/>
            <w:iCs/>
          </w:rPr>
          <w:t xml:space="preserve">Solution 1</w:t>
        </w:r>
      </w:ins>
      <w:ins w:id="21" w:author="PR Preview" w:date="2026-01-01T00:00:00Z">
        <w:r>
          <w:t xml:space="preserve">. </w:t>
        </w:r>
      </w:ins>
      <w:hyperlink w:anchor="thm-variance">
        <w:ins w:id="2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says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for any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Taking</w:t>
        </w:r>
      </w:ins>
      <w:ins w:id="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ε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substituting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36" w:author="PR Preview" w:date="2026-01-01T00:00:00Z">
        <w:r>
          <w:t xml:space="preserve">,</w:t>
        </w:r>
      </w:ins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Theorem 1 (The second moment of mean-zero noise)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Let</w:t>
        </w:r>
      </w:ins>
      <w:ins w:id="40" w:author="PR Preview" w:date="2026-01-01T00:00:00Z">
        <w:r>
          <w:t xml:space="preserve"> </w:t>
        </w:r>
      </w:ins>
      <m:oMath>
        <m:r>
          <m:t>ε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be a random variable with</w:t>
        </w:r>
      </w:ins>
      <w:ins w:id="4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ins w:id="50" w:author="PR Preview" w:date="2026-01-01T00:00:00Z">
        <w:r>
          <w:rPr>
            <w:i/>
            <w:iCs/>
          </w:rPr>
          <w:t xml:space="preserve">Proof</w:t>
        </w:r>
      </w:ins>
      <w:ins w:id="51" w:author="PR Preview" w:date="2026-01-01T00:00:00Z">
        <w:r>
          <w:t xml:space="preserve">. </w:t>
        </w:r>
      </w:ins>
      <w:ins w:id="52" w:author="PR Preview" w:date="2026-01-01T00:00:00Z">
        <w:r>
          <w:t xml:space="preserve">This is the solution to</w:t>
        </w:r>
      </w:ins>
      <w:ins w:id="53" w:author="PR Preview" w:date="2026-01-01T00:00:00Z">
        <w:r>
          <w:t xml:space="preserve"> </w:t>
        </w:r>
      </w:ins>
      <w:hyperlink w:anchor="exr-noise-second-moment">
        <w:ins w:id="5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By</w:t>
        </w:r>
      </w:ins>
      <w:ins w:id="58" w:author="PR Preview" w:date="2026-01-01T00:00:00Z">
        <w:r>
          <w:t xml:space="preserve"> </w:t>
        </w:r>
      </w:ins>
      <w:hyperlink w:anchor="thm-variance">
        <w:ins w:id="5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Substituting</w:t>
        </w:r>
      </w:ins>
      <w:ins w:id="6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solving for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ins w:id="6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Theorem 1 (Variance as expected squared deviation from the mean)</w:delText>
        </w:r>
      </w:del>
    </w:p>
    <w:p>
      <w:pPr>
        <w:pStyle w:val="FirstParagraph"/>
      </w:pPr>
      <w:ins w:id="71" w:author="PR Preview" w:date="2026-01-01T00:00:00Z">
        <w:r>
          <w:rPr>
            <w:b/>
            <w:bCs/>
          </w:rPr>
          <w:t xml:space="preserve">Theorem 2 (Variance as expected squared deviation from the mean)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del w:id="72" w:author="PR Preview" w:date="2026-01-01T00:00:00Z">
        <w:r>
          <w:rPr>
            <w:b/>
            <w:bCs/>
          </w:rPr>
          <w:delText xml:space="preserve">Theorem 2 (Simplified expression for variance)</w:delText>
        </w:r>
      </w:del>
    </w:p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Theorem 3 (Simplified expression for variance)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del w:id="74" w:author="PR Preview" w:date="2026-01-01T00:00:00Z">
        <w:r>
          <w:rPr>
            <w:b/>
            <w:bCs/>
          </w:rPr>
          <w:delText xml:space="preserve">Theorem 3 (Law of total variance)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For random variables</w:delText>
        </w:r>
      </w:del>
      <w:del w:id="77" w:author="PR Preview" w:date="2026-01-01T00:00:00Z">
        <w:r>
          <w:delText xml:space="preserve"> </w:delText>
        </w:r>
      </w:del>
      <m:oMath>
        <m:r>
          <m:t>X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and</w:delText>
        </w:r>
      </w:del>
      <w:del w:id="80" w:author="PR Preview" w:date="2026-01-01T00:00:00Z">
        <w:r>
          <w:delText xml:space="preserve"> </w:delText>
        </w:r>
      </w:del>
      <m:oMath>
        <m:r>
          <m:t>Y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with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84" w:author="PR Preview" w:date="2026-01-01T00:00:00Z">
        <w:r>
          <w:delText xml:space="preserve">:</w:delText>
        </w:r>
      </w:del>
    </w:p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Theorem 4 (Law of total variance)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 random variables</w:t>
        </w:r>
      </w:ins>
      <w:ins w:id="88" w:author="PR Preview" w:date="2026-01-01T00:00:00Z">
        <w:r>
          <w:t xml:space="preserve"> </w:t>
        </w:r>
      </w:ins>
      <m:oMath>
        <m:r>
          <m:t>X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</w:t>
        </w:r>
      </w:ins>
      <w:ins w:id="91" w:author="PR Preview" w:date="2026-01-01T00:00:00Z">
        <w:r>
          <w:t xml:space="preserve"> </w:t>
        </w:r>
      </w:ins>
      <m:oMath>
        <m:r>
          <m:t>Y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with</w:t>
        </w:r>
      </w:ins>
      <w:ins w:id="9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del w:id="96" w:author="PR Preview" w:date="2026-01-01T00:00:00Z">
        <w:r>
          <w:delText xml:space="preserve">, and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</w:delText>
        </w:r>
      </w:del>
      <w:del w:id="10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del w:id="102" w:author="PR Preview" w:date="2026-01-01T00:00:00Z">
        <w:r>
          <w:delText xml:space="preserve">, and by</w:delText>
        </w:r>
      </w:del>
      <w:del w:id="103" w:author="PR Preview" w:date="2026-01-01T00:00:00Z">
        <w:r>
          <w:delText xml:space="preserve"> </w:delText>
        </w:r>
      </w:del>
      <w:hyperlink w:anchor="thm-total-variance">
        <w:del w:id="10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05" w:author="PR Preview" w:date="2026-01-01T00:00:00Z">
        <w:r>
          <w:delText xml:space="preserve">:</w:delText>
        </w:r>
      </w:del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ins w:id="106" w:author="PR Preview" w:date="2026-01-01T00:00:00Z">
        <w:r>
          <w:t xml:space="preserve">, and</w:t>
        </w:r>
      </w:ins>
      <w:ins w:id="10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so</w:t>
        </w:r>
      </w:ins>
      <w:ins w:id="11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ins w:id="112" w:author="PR Preview" w:date="2026-01-01T00:00:00Z">
        <w:r>
          <w:t xml:space="preserve">, and by</w:t>
        </w:r>
      </w:ins>
      <w:ins w:id="113" w:author="PR Preview" w:date="2026-01-01T00:00:00Z">
        <w:r>
          <w:t xml:space="preserve"> </w:t>
        </w:r>
      </w:ins>
      <w:hyperlink w:anchor="thm-total-variance">
        <w:ins w:id="11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Theorem 4 (Expected squared prediction error)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Let</w:delText>
        </w:r>
      </w:del>
      <w:del w:id="11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where</w:delText>
        </w:r>
      </w:del>
      <w:del w:id="123" w:author="PR Preview" w:date="2026-01-01T00:00:00Z">
        <w:r>
          <w:delText xml:space="preserve"> </w:delText>
        </w:r>
      </w:del>
      <m:oMath>
        <m:r>
          <m:t>f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is a fixed function,</w:delText>
        </w:r>
      </w:del>
      <w:del w:id="126" w:author="PR Preview" w:date="2026-01-01T00:00:00Z">
        <w:r>
          <w:delText xml:space="preserve"> </w:delText>
        </w:r>
      </w:del>
      <m:oMath>
        <m:r>
          <m:t>ε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has</w:delText>
        </w:r>
      </w:del>
      <w:del w:id="12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and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and</w:delText>
        </w:r>
      </w:del>
      <w:del w:id="136" w:author="PR Preview" w:date="2026-01-01T00:00:00Z">
        <w:r>
          <w:delText xml:space="preserve"> </w:delText>
        </w:r>
      </w:del>
      <m:oMath>
        <m:r>
          <m:t>ε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is independent of the prediction</w:delText>
        </w:r>
      </w:del>
      <w:del w:id="13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which has</w:delText>
        </w:r>
      </w:del>
      <w:del w:id="14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44" w:author="PR Preview" w:date="2026-01-01T00:00:00Z">
        <w:r>
          <w:delText xml:space="preserve">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Then</w:delText>
        </w:r>
      </w:del>
    </w:p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Theorem 5 (Expected squared prediction error)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where</w:t>
        </w:r>
      </w:ins>
      <w:ins w:id="154" w:author="PR Preview" w:date="2026-01-01T00:00:00Z">
        <w:r>
          <w:t xml:space="preserve"> </w:t>
        </w:r>
      </w:ins>
      <m:oMath>
        <m:r>
          <m:t>f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a fixed function,</w:t>
        </w:r>
      </w:ins>
      <w:ins w:id="157" w:author="PR Preview" w:date="2026-01-01T00:00:00Z">
        <w:r>
          <w:t xml:space="preserve"> </w:t>
        </w:r>
      </w:ins>
      <m:oMath>
        <m:r>
          <m:t>ε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has</w:t>
        </w:r>
      </w:ins>
      <w:ins w:id="16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</w:t>
        </w:r>
      </w:ins>
      <w:ins w:id="167" w:author="PR Preview" w:date="2026-01-01T00:00:00Z">
        <w:r>
          <w:t xml:space="preserve"> </w:t>
        </w:r>
      </w:ins>
      <m:oMath>
        <m:r>
          <m:t>ε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independent of the prediction</w:t>
        </w:r>
      </w:ins>
      <w:ins w:id="1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71" w:author="PR Preview" w:date="2026-01-01T00:00:00Z">
        <w:r>
          <w:t xml:space="preserve">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which has</w:t>
        </w:r>
      </w:ins>
      <w:ins w:id="17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78" w:author="PR Preview" w:date="2026-01-01T00:00:00Z">
        <w:r>
          <w:delText xml:space="preserve">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by</w:delText>
        </w:r>
      </w:del>
      <w:del w:id="181" w:author="PR Preview" w:date="2026-01-01T00:00:00Z">
        <w:r>
          <w:delText xml:space="preserve"> </w:delText>
        </w:r>
      </w:del>
      <w:hyperlink w:anchor="sol-noise-second-moment">
        <w:del w:id="182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183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by</w:t>
        </w:r>
      </w:ins>
      <w:ins w:id="187" w:author="PR Preview" w:date="2026-01-01T00:00:00Z">
        <w:r>
          <w:t xml:space="preserve"> </w:t>
        </w:r>
      </w:ins>
      <w:hyperlink w:anchor="thm-noise-second-moment">
        <w:ins w:id="18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89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del w:id="190" w:author="PR Preview" w:date="2026-01-01T00:00:00Z">
        <w:r>
          <w:delText xml:space="preserve">By</w:delText>
        </w:r>
      </w:del>
      <w:del w:id="191" w:author="PR Preview" w:date="2026-01-01T00:00:00Z">
        <w:r>
          <w:delText xml:space="preserve"> </w:delText>
        </w:r>
      </w:del>
      <w:hyperlink w:anchor="thm-variance">
        <w:del w:id="19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195" w:author="PR Preview" w:date="2026-01-01T00:00:00Z">
        <w:r>
          <w:delText xml:space="preserve">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Here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because</w:delText>
        </w:r>
      </w:del>
      <w:del w:id="2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 constant,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and</w:delText>
        </w:r>
      </w:del>
    </w:p>
    <w:p>
      <w:pPr>
        <w:numPr>
          <w:ilvl w:val="0"/>
          <w:numId w:val="1004"/>
        </w:numPr>
      </w:pPr>
      <w:ins w:id="207" w:author="PR Preview" w:date="2026-01-01T00:00:00Z">
        <w:r>
          <w:t xml:space="preserve">By</w:t>
        </w:r>
      </w:ins>
      <w:ins w:id="208" w:author="PR Preview" w:date="2026-01-01T00:00:00Z">
        <w:r>
          <w:t xml:space="preserve"> </w:t>
        </w:r>
      </w:ins>
      <w:hyperlink w:anchor="thm-variance">
        <w:ins w:id="20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Here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because</w:t>
        </w:r>
      </w:ins>
      <w:ins w:id="2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is a constant,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del w:id="224" w:author="PR Preview" w:date="2026-01-01T00:00:00Z">
        <w:r>
          <w:rPr>
            <w:b/>
            <w:bCs/>
          </w:rPr>
          <w:delText xml:space="preserve">Definition 10 (Irreducible error)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In</w:delText>
        </w:r>
      </w:del>
      <w:del w:id="227" w:author="PR Preview" w:date="2026-01-01T00:00:00Z">
        <w:r>
          <w:delText xml:space="preserve"> </w:delText>
        </w:r>
      </w:del>
      <w:hyperlink w:anchor="thm-prediction-error">
        <w:del w:id="228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the term</w:delText>
        </w:r>
      </w:del>
      <w:del w:id="23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is the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rPr>
            <w:b/>
            <w:bCs/>
          </w:rPr>
          <w:delText xml:space="preserve">irreducible error</w:delText>
        </w:r>
      </w:del>
      <w:del w:id="237" w:author="PR Preview" w:date="2026-01-01T00:00:00Z">
        <w:r>
          <w:delText xml:space="preserve">.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It does not depend on the prediction</w:delText>
        </w:r>
      </w:del>
      <w:del w:id="2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so no choice of prediction can remove it.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For example, in</w:delText>
        </w:r>
      </w:del>
      <w:del w:id="246" w:author="PR Preview" w:date="2026-01-01T00:00:00Z">
        <w:r>
          <w:delText xml:space="preserve"> </w:delText>
        </w:r>
      </w:del>
      <w:hyperlink w:anchor="exr-prediction-error">
        <w:del w:id="247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250" w:author="PR Preview" w:date="2026-01-01T00:00:00Z">
        <w:r>
          <w:delText xml:space="preserve">,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so every prediction there has expected squared error at least</w:delText>
        </w:r>
      </w:del>
      <w:del w:id="253" w:author="PR Preview" w:date="2026-01-01T00:00:00Z">
        <w:r>
          <w:delText xml:space="preserve"> </w:delText>
        </w:r>
      </w:del>
      <m:oMath>
        <m:r>
          <m:t>3</m:t>
        </m:r>
      </m:oMath>
      <w:del w:id="254" w:author="PR Preview" w:date="2026-01-01T00:00:00Z">
        <w:r>
          <w:delText xml:space="preserve">.</w:delText>
        </w:r>
      </w:del>
    </w:p>
    <w:p>
      <w:pPr>
        <w:pStyle w:val="BodyText"/>
      </w:pPr>
      <w:ins w:id="255" w:author="PR Preview" w:date="2026-01-01T00:00:00Z">
        <w:r>
          <w:rPr>
            <w:b/>
            <w:bCs/>
          </w:rPr>
          <w:t xml:space="preserve">Definition 10 (Irreducible error)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In</w:t>
        </w:r>
      </w:ins>
      <w:ins w:id="258" w:author="PR Preview" w:date="2026-01-01T00:00:00Z">
        <w:r>
          <w:t xml:space="preserve"> </w:t>
        </w:r>
      </w:ins>
      <w:hyperlink w:anchor="thm-prediction-error">
        <w:ins w:id="25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the term</w:t>
        </w:r>
      </w:ins>
      <w:ins w:id="26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 the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irreducible error</w:t>
        </w:r>
      </w:ins>
      <w:ins w:id="268" w:author="PR Preview" w:date="2026-01-01T00:00:00Z">
        <w: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It does not depend on the prediction</w:t>
        </w:r>
      </w:ins>
      <w:ins w:id="2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so no choice of prediction can remove it.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For example, in</w:t>
        </w:r>
      </w:ins>
      <w:ins w:id="277" w:author="PR Preview" w:date="2026-01-01T00:00:00Z">
        <w:r>
          <w:t xml:space="preserve"> </w:t>
        </w:r>
      </w:ins>
      <w:hyperlink w:anchor="exr-prediction-error">
        <w:ins w:id="278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81" w:author="PR Preview" w:date="2026-01-01T00:00:00Z">
        <w:r>
          <w:t xml:space="preserve">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so every prediction there has expected squared error at least</w:t>
        </w:r>
      </w:ins>
      <w:ins w:id="284" w:author="PR Preview" w:date="2026-01-01T00:00:00Z">
        <w:r>
          <w:t xml:space="preserve"> </w:t>
        </w:r>
      </w:ins>
      <m:oMath>
        <m:r>
          <m:t>3</m:t>
        </m:r>
      </m:oMath>
      <w:ins w:id="285" w:author="PR Preview" w:date="2026-01-01T00:00:00Z">
        <w:r>
          <w:t xml:space="preserve">.</w:t>
        </w:r>
      </w:ins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del w:id="286" w:author="PR Preview" w:date="2026-01-01T00:00:00Z">
        <w:r>
          <w:rPr>
            <w:b/>
            <w:bCs/>
          </w:rPr>
          <w:delText xml:space="preserve">Theorem 5 (Alternative formula for covariance)</w:delText>
        </w:r>
      </w:del>
    </w:p>
    <w:p>
      <w:pPr>
        <w:pStyle w:val="FirstParagraph"/>
      </w:pPr>
      <w:ins w:id="287" w:author="PR Preview" w:date="2026-01-01T00:00:00Z">
        <w:r>
          <w:rPr>
            <w:b/>
            <w:bCs/>
          </w:rPr>
          <w:t xml:space="preserve">Theorem 6 (Alternative formula for covariance)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del w:id="288" w:author="PR Preview" w:date="2026-01-01T00:00:00Z">
        <w:r>
          <w:rPr>
            <w:b/>
            <w:bCs/>
          </w:rPr>
          <w:delText xml:space="preserve">Theorem 6 (Independent random variables have zero covariance)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If</w:delText>
        </w:r>
      </w:del>
      <w:del w:id="291" w:author="PR Preview" w:date="2026-01-01T00:00:00Z">
        <w:r>
          <w:delText xml:space="preserve"> </w:delText>
        </w:r>
      </w:del>
      <m:oMath>
        <m:r>
          <m:t>X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and</w:delText>
        </w:r>
      </w:del>
      <w:del w:id="294" w:author="PR Preview" w:date="2026-01-01T00:00:00Z">
        <w:r>
          <w:delText xml:space="preserve"> </w:delText>
        </w:r>
      </w:del>
      <m:oMath>
        <m:r>
          <m:t>Y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are</w:delText>
        </w:r>
      </w:del>
      <w:del w:id="297" w:author="PR Preview" w:date="2026-01-01T00:00:00Z">
        <w:r>
          <w:delText xml:space="preserve"> </w:delText>
        </w:r>
      </w:del>
      <w:hyperlink r:id="rId63">
        <w:del w:id="298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each discrete or continuous,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with defined expectations,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then:</w:delText>
        </w:r>
      </w:del>
    </w:p>
    <w:p>
      <w:pPr>
        <w:pStyle w:val="FirstParagraph"/>
      </w:pPr>
      <w:ins w:id="306" w:author="PR Preview" w:date="2026-01-01T00:00:00Z">
        <w:r>
          <w:rPr>
            <w:b/>
            <w:bCs/>
          </w:rPr>
          <w:t xml:space="preserve">Theorem 7 (Independent random variables have zero covariance)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If</w:t>
        </w:r>
      </w:ins>
      <w:ins w:id="309" w:author="PR Preview" w:date="2026-01-01T00:00:00Z">
        <w:r>
          <w:t xml:space="preserve"> </w:t>
        </w:r>
      </w:ins>
      <m:oMath>
        <m:r>
          <m:t>X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m:oMath>
        <m:r>
          <m:t>Y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are</w:t>
        </w:r>
      </w:ins>
      <w:ins w:id="315" w:author="PR Preview" w:date="2026-01-01T00:00:00Z">
        <w:r>
          <w:t xml:space="preserve"> </w:t>
        </w:r>
      </w:ins>
      <w:hyperlink r:id="rId63">
        <w:ins w:id="316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each discrete or continuous,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with defined expectations,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24" w:author="PR Preview" w:date="2026-01-01T00:00:00Z">
        <w:r>
          <w:delText xml:space="preserve">so</w:delText>
        </w:r>
      </w:del>
      <w:del w:id="325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326" w:author="PR Preview" w:date="2026-01-01T00:00:00Z">
        <w:r>
          <w:delText xml:space="preserve">, as</w:delText>
        </w:r>
      </w:del>
      <w:del w:id="327" w:author="PR Preview" w:date="2026-01-01T00:00:00Z">
        <w:r>
          <w:delText xml:space="preserve"> </w:delText>
        </w:r>
      </w:del>
      <w:hyperlink w:anchor="thm-indpt-uncorrelated">
        <w:del w:id="328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requires.</w:delText>
        </w:r>
      </w:del>
    </w:p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Example 12 (Zero covariance without independence)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The converse of</w:delText>
        </w:r>
      </w:del>
      <w:del w:id="334" w:author="PR Preview" w:date="2026-01-01T00:00:00Z">
        <w:r>
          <w:delText xml:space="preserve"> </w:delText>
        </w:r>
      </w:del>
      <w:hyperlink w:anchor="thm-indpt-uncorrelated">
        <w:del w:id="335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is false.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Let</w:delText>
        </w:r>
      </w:del>
      <w:del w:id="340" w:author="PR Preview" w:date="2026-01-01T00:00:00Z">
        <w:r>
          <w:delText xml:space="preserve"> </w:delText>
        </w:r>
      </w:del>
      <m:oMath>
        <m:r>
          <m:t>X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take the values</w:delText>
        </w:r>
      </w:del>
      <w:del w:id="3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44" w:author="PR Preview" w:date="2026-01-01T00:00:00Z">
        <w:r>
          <w:delText xml:space="preserve">,</w:delText>
        </w:r>
      </w:del>
      <w:del w:id="345" w:author="PR Preview" w:date="2026-01-01T00:00:00Z">
        <w:r>
          <w:delText xml:space="preserve"> </w:delText>
        </w:r>
      </w:del>
      <m:oMath>
        <m:r>
          <m:t>0</m:t>
        </m:r>
      </m:oMath>
      <w:del w:id="346" w:author="PR Preview" w:date="2026-01-01T00:00:00Z">
        <w:r>
          <w:delText xml:space="preserve">, and</w:delText>
        </w:r>
      </w:del>
      <w:del w:id="347" w:author="PR Preview" w:date="2026-01-01T00:00:00Z">
        <w:r>
          <w:delText xml:space="preserve"> </w:delText>
        </w:r>
      </w:del>
      <m:oMath>
        <m:r>
          <m:t>1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with probability</w:delText>
        </w:r>
      </w:del>
      <w:del w:id="35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3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each,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 let</w:delText>
        </w:r>
      </w:del>
      <w:del w:id="35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56" w:author="PR Preview" w:date="2026-01-01T00:00:00Z">
        <w:r>
          <w:delText xml:space="preserve">.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Then</w:delText>
        </w:r>
      </w:del>
    </w:p>
    <w:p>
      <w:pPr>
        <w:pStyle w:val="FirstParagraph"/>
      </w:pPr>
      <w:ins w:id="359" w:author="PR Preview" w:date="2026-01-01T00:00:00Z">
        <w:r>
          <w:t xml:space="preserve">so</w:t>
        </w:r>
      </w:ins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61" w:author="PR Preview" w:date="2026-01-01T00:00:00Z">
        <w:r>
          <w:t xml:space="preserve">, as</w:t>
        </w:r>
      </w:ins>
      <w:ins w:id="362" w:author="PR Preview" w:date="2026-01-01T00:00:00Z">
        <w:r>
          <w:t xml:space="preserve"> </w:t>
        </w:r>
      </w:ins>
      <w:hyperlink w:anchor="thm-indpt-uncorrelated">
        <w:ins w:id="36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requires.</w:t>
        </w:r>
      </w:ins>
    </w:p>
    <w:bookmarkEnd w:id="68"/>
    <w:bookmarkStart w:id="69" w:name="exm-uncorrelated-not-indpt"/>
    <w:p>
      <w:pPr>
        <w:pStyle w:val="BodyText"/>
      </w:pPr>
      <w:ins w:id="366" w:author="PR Preview" w:date="2026-01-01T00:00:00Z">
        <w:r>
          <w:rPr>
            <w:b/>
            <w:bCs/>
          </w:rPr>
          <w:t xml:space="preserve">Example 12 (Zero covariance without independence)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The converse of</w:t>
        </w:r>
      </w:ins>
      <w:ins w:id="369" w:author="PR Preview" w:date="2026-01-01T00:00:00Z">
        <w:r>
          <w:t xml:space="preserve"> </w:t>
        </w:r>
      </w:ins>
      <w:hyperlink w:anchor="thm-indpt-uncorrelated">
        <w:ins w:id="370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 false.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Let</w:t>
        </w:r>
      </w:ins>
      <w:ins w:id="375" w:author="PR Preview" w:date="2026-01-01T00:00:00Z">
        <w:r>
          <w:t xml:space="preserve"> </w:t>
        </w:r>
      </w:ins>
      <m:oMath>
        <m:r>
          <m:t>X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take the values</w:t>
        </w:r>
      </w:ins>
      <w:ins w:id="3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79" w:author="PR Preview" w:date="2026-01-01T00:00:00Z">
        <w:r>
          <w:t xml:space="preserve">,</w:t>
        </w:r>
      </w:ins>
      <w:ins w:id="380" w:author="PR Preview" w:date="2026-01-01T00:00:00Z">
        <w:r>
          <w:t xml:space="preserve"> </w:t>
        </w:r>
      </w:ins>
      <m:oMath>
        <m:r>
          <m:t>0</m:t>
        </m:r>
      </m:oMath>
      <w:ins w:id="381" w:author="PR Preview" w:date="2026-01-01T00:00:00Z">
        <w:r>
          <w:t xml:space="preserve">, and</w:t>
        </w:r>
      </w:ins>
      <w:ins w:id="382" w:author="PR Preview" w:date="2026-01-01T00:00:00Z">
        <w:r>
          <w:t xml:space="preserve"> </w:t>
        </w:r>
      </w:ins>
      <m:oMath>
        <m:r>
          <m:t>1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with probability</w:t>
        </w:r>
      </w:ins>
      <w:ins w:id="3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3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each,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and let</w:t>
        </w:r>
      </w:ins>
      <w:ins w:id="39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del w:id="394" w:author="PR Preview" w:date="2026-01-01T00:00:00Z">
        <w:r>
          <w:rPr>
            <w:i/>
            <w:iCs/>
          </w:rPr>
          <w:delText xml:space="preserve">Remark</w:delText>
        </w:r>
      </w:del>
      <w:del w:id="395" w:author="PR Preview" w:date="2026-01-01T00:00:00Z">
        <w:r>
          <w:delText xml:space="preserve">. </w:delText>
        </w:r>
      </w:del>
      <w:hyperlink w:anchor="thm-indpt-uncorrelated">
        <w:del w:id="396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says independent random variables are uncorrelated,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and</w:delText>
        </w:r>
      </w:del>
      <w:del w:id="401" w:author="PR Preview" w:date="2026-01-01T00:00:00Z">
        <w:r>
          <w:delText xml:space="preserve"> </w:delText>
        </w:r>
      </w:del>
      <w:hyperlink w:anchor="exm-uncorrelated-not-indpt">
        <w:del w:id="402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shows the converse fails.</w:delText>
        </w:r>
      </w:del>
    </w:p>
    <w:p>
      <w:pPr>
        <w:pStyle w:val="FirstParagraph"/>
      </w:pPr>
      <w:ins w:id="405" w:author="PR Preview" w:date="2026-01-01T00:00:00Z">
        <w:r>
          <w:rPr>
            <w:i/>
            <w:iCs/>
          </w:rPr>
          <w:t xml:space="preserve">Remark</w:t>
        </w:r>
      </w:ins>
      <w:ins w:id="406" w:author="PR Preview" w:date="2026-01-01T00:00:00Z">
        <w:r>
          <w:t xml:space="preserve">. </w:t>
        </w:r>
      </w:ins>
      <w:hyperlink w:anchor="thm-indpt-uncorrelated">
        <w:ins w:id="40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says independent random variables are uncorrelated,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</w:t>
        </w:r>
      </w:ins>
      <w:ins w:id="412" w:author="PR Preview" w:date="2026-01-01T00:00:00Z">
        <w:r>
          <w:t xml:space="preserve"> </w:t>
        </w:r>
      </w:ins>
      <w:hyperlink w:anchor="exm-uncorrelated-not-indpt">
        <w:ins w:id="413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shows the converse fails.</w:t>
        </w:r>
      </w:ins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del w:id="416" w:author="PR Preview" w:date="2026-01-01T00:00:00Z">
        <w:r>
          <w:rPr>
            <w:b/>
            <w:bCs/>
          </w:rPr>
          <w:delText xml:space="preserve">Theorem 7 (Law of total covariance)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For random variables</w:delText>
        </w:r>
      </w:del>
      <w:del w:id="419" w:author="PR Preview" w:date="2026-01-01T00:00:00Z">
        <w:r>
          <w:delText xml:space="preserve"> </w:delText>
        </w:r>
      </w:del>
      <m:oMath>
        <m:r>
          <m:t>X</m:t>
        </m:r>
      </m:oMath>
      <w:del w:id="420" w:author="PR Preview" w:date="2026-01-01T00:00:00Z">
        <w:r>
          <w:delText xml:space="preserve">,</w:delText>
        </w:r>
      </w:del>
      <w:del w:id="421" w:author="PR Preview" w:date="2026-01-01T00:00:00Z">
        <w:r>
          <w:delText xml:space="preserve"> </w:delText>
        </w:r>
      </w:del>
      <m:oMath>
        <m:r>
          <m:t>Y</m:t>
        </m:r>
      </m:oMath>
      <w:del w:id="422" w:author="PR Preview" w:date="2026-01-01T00:00:00Z">
        <w:r>
          <w:delText xml:space="preserve">, and</w:delText>
        </w:r>
      </w:del>
      <w:del w:id="423" w:author="PR Preview" w:date="2026-01-01T00:00:00Z">
        <w:r>
          <w:delText xml:space="preserve"> </w:delText>
        </w:r>
      </w:del>
      <m:oMath>
        <m:r>
          <m:t>Z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with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and</w:delText>
        </w:r>
      </w:del>
      <w:del w:id="42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30" w:author="PR Preview" w:date="2026-01-01T00:00:00Z">
        <w:r>
          <w:delText xml:space="preserve">:</w:delText>
        </w:r>
      </w:del>
    </w:p>
    <w:p>
      <w:pPr>
        <w:pStyle w:val="BodyText"/>
      </w:pPr>
      <w:ins w:id="431" w:author="PR Preview" w:date="2026-01-01T00:00:00Z">
        <w:r>
          <w:rPr>
            <w:b/>
            <w:bCs/>
          </w:rPr>
          <w:t xml:space="preserve">Theorem 8 (Law of total covariance)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 random variables</w:t>
        </w:r>
      </w:ins>
      <w:ins w:id="434" w:author="PR Preview" w:date="2026-01-01T00:00:00Z">
        <w:r>
          <w:t xml:space="preserve"> </w:t>
        </w:r>
      </w:ins>
      <m:oMath>
        <m:r>
          <m:t>X</m:t>
        </m:r>
      </m:oMath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m:oMath>
        <m:r>
          <m:t>Y</m:t>
        </m:r>
      </m:oMath>
      <w:ins w:id="437" w:author="PR Preview" w:date="2026-01-01T00:00:00Z">
        <w:r>
          <w:t xml:space="preserve">, and</w:t>
        </w:r>
      </w:ins>
      <w:ins w:id="438" w:author="PR Preview" w:date="2026-01-01T00:00:00Z">
        <w:r>
          <w:t xml:space="preserve"> </w:t>
        </w:r>
      </w:ins>
      <m:oMath>
        <m:r>
          <m:t>Z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with</w:t>
        </w:r>
      </w:ins>
      <w:ins w:id="44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</w:t>
        </w:r>
      </w:ins>
      <w:ins w:id="44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del w:id="446" w:author="PR Preview" w:date="2026-01-01T00:00:00Z">
        <w:r>
          <w:delText xml:space="preserve">The two middle terms are 0,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by the same steps as the cross term in the proof of</w:delText>
        </w:r>
      </w:del>
      <w:del w:id="449" w:author="PR Preview" w:date="2026-01-01T00:00:00Z">
        <w:r>
          <w:delText xml:space="preserve"> </w:delText>
        </w:r>
      </w:del>
      <w:hyperlink w:anchor="thm-total-variance">
        <w:del w:id="45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51" w:author="PR Preview" w:date="2026-01-01T00:00:00Z">
        <w:r>
          <w:delText xml:space="preserve">: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condition on</w:delText>
        </w:r>
      </w:del>
      <w:del w:id="454" w:author="PR Preview" w:date="2026-01-01T00:00:00Z">
        <w:r>
          <w:delText xml:space="preserve"> </w:delText>
        </w:r>
      </w:del>
      <m:oMath>
        <m:r>
          <m:t>X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by the</w:delText>
        </w:r>
      </w:del>
      <w:del w:id="457" w:author="PR Preview" w:date="2026-01-01T00:00:00Z">
        <w:r>
          <w:delText xml:space="preserve"> </w:delText>
        </w:r>
      </w:del>
      <w:hyperlink r:id="rId43">
        <w:del w:id="458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factor out the function of</w:delText>
        </w:r>
      </w:del>
      <w:del w:id="462" w:author="PR Preview" w:date="2026-01-01T00:00:00Z">
        <w:r>
          <w:delText xml:space="preserve"> </w:delText>
        </w:r>
      </w:del>
      <m:oMath>
        <m:r>
          <m:t>X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(</w:delText>
        </w:r>
      </w:del>
      <w:hyperlink r:id="rId45">
        <w:del w:id="465" w:author="PR Preview" w:date="2026-01-01T00:00:00Z">
          <w:r>
            <w:rPr>
              <w:rStyle w:val="Hyperlink"/>
            </w:rPr>
            <w:delText xml:space="preserve">pull-out property</w:delText>
          </w:r>
        </w:del>
      </w:hyperlink>
      <w:del w:id="466" w:author="PR Preview" w:date="2026-01-01T00:00:00Z">
        <w:r>
          <w:delText xml:space="preserve">),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 use</w:delText>
        </w:r>
      </w:del>
      <w:del w:id="46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(or</w:delText>
        </w:r>
      </w:del>
      <w:del w:id="47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73" w:author="PR Preview" w:date="2026-01-01T00:00:00Z">
        <w:r>
          <w:delText xml:space="preserve">),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which follows from</w:delText>
        </w:r>
      </w:del>
      <w:del w:id="476" w:author="PR Preview" w:date="2026-01-01T00:00:00Z">
        <w:r>
          <w:delText xml:space="preserve"> </w:delText>
        </w:r>
      </w:del>
      <w:hyperlink r:id="rId46">
        <w:del w:id="477" w:author="PR Preview" w:date="2026-01-01T00:00:00Z">
          <w:r>
            <w:rPr>
              <w:rStyle w:val="Hyperlink"/>
            </w:rPr>
            <w:delText xml:space="preserve">linearity of conditional expectation</w:delText>
          </w:r>
        </w:del>
      </w:hyperlink>
      <w:del w:id="478" w:author="PR Preview" w:date="2026-01-01T00:00:00Z">
        <w:r>
          <w:delText xml:space="preserve">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For the first term:</w:delText>
        </w:r>
      </w:del>
    </w:p>
    <w:p>
      <w:pPr>
        <w:pStyle w:val="FirstParagraph"/>
      </w:pPr>
      <w:ins w:id="481" w:author="PR Preview" w:date="2026-01-01T00:00:00Z">
        <w:r>
          <w:t xml:space="preserve">The two middle terms are 0,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by the same steps as the cross term in the proof of</w:t>
        </w:r>
      </w:ins>
      <w:ins w:id="484" w:author="PR Preview" w:date="2026-01-01T00:00:00Z">
        <w:r>
          <w:t xml:space="preserve"> </w:t>
        </w:r>
      </w:ins>
      <w:hyperlink w:anchor="thm-total-variance">
        <w:ins w:id="48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86" w:author="PR Preview" w:date="2026-01-01T00:00:00Z">
        <w:r>
          <w:t xml:space="preserve">: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condition on</w:t>
        </w:r>
      </w:ins>
      <w:ins w:id="489" w:author="PR Preview" w:date="2026-01-01T00:00:00Z">
        <w:r>
          <w:t xml:space="preserve"> </w:t>
        </w:r>
      </w:ins>
      <m:oMath>
        <m:r>
          <m:t>X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by the</w:t>
        </w:r>
      </w:ins>
      <w:ins w:id="492" w:author="PR Preview" w:date="2026-01-01T00:00:00Z">
        <w:r>
          <w:t xml:space="preserve"> </w:t>
        </w:r>
      </w:ins>
      <w:hyperlink r:id="rId43">
        <w:ins w:id="493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494" w:author="PR Preview" w:date="2026-01-01T00:00:00Z">
        <w:r>
          <w:t xml:space="preserve">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factor out the function of</w:t>
        </w:r>
      </w:ins>
      <w:ins w:id="497" w:author="PR Preview" w:date="2026-01-01T00:00:00Z">
        <w:r>
          <w:t xml:space="preserve"> </w:t>
        </w:r>
      </w:ins>
      <m:oMath>
        <m:r>
          <m:t>X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(</w:t>
        </w:r>
      </w:ins>
      <w:hyperlink r:id="rId45">
        <w:ins w:id="500" w:author="PR Preview" w:date="2026-01-01T00:00:00Z">
          <w:r>
            <w:rPr>
              <w:rStyle w:val="Hyperlink"/>
            </w:rPr>
            <w:t xml:space="preserve">pull-out property</w:t>
          </w:r>
        </w:ins>
      </w:hyperlink>
      <w:ins w:id="501" w:author="PR Preview" w:date="2026-01-01T00:00:00Z">
        <w:r>
          <w:t xml:space="preserve">),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 use</w:t>
        </w:r>
      </w:ins>
      <w:ins w:id="5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(or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508" w:author="PR Preview" w:date="2026-01-01T00:00:00Z">
        <w:r>
          <w:t xml:space="preserve">),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which follows from</w:t>
        </w:r>
      </w:ins>
      <w:ins w:id="511" w:author="PR Preview" w:date="2026-01-01T00:00:00Z">
        <w:r>
          <w:t xml:space="preserve"> </w:t>
        </w:r>
      </w:ins>
      <w:hyperlink r:id="rId46">
        <w:ins w:id="512" w:author="PR Preview" w:date="2026-01-01T00:00:00Z">
          <w:r>
            <w:rPr>
              <w:rStyle w:val="Hyperlink"/>
            </w:rPr>
            <w:t xml:space="preserve">linearity of conditional expectation</w:t>
          </w:r>
        </w:ins>
      </w:hyperlink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For the first term: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del w:id="516" w:author="PR Preview" w:date="2026-01-01T00:00:00Z">
        <w:r>
          <w:rPr>
            <w:b/>
            <w:bCs/>
          </w:rPr>
          <w:delText xml:space="preserve">Theorem 8 (Elements of the variance-covariance matrix are pairwise covariances)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For a</w:delText>
        </w:r>
      </w:del>
      <w:del w:id="5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random vector</w:delText>
        </w:r>
      </w:del>
      <w:del w:id="5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the</w:delText>
        </w:r>
      </w:del>
      <w:del w:id="5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27" w:author="PR Preview" w:date="2026-01-01T00:00:00Z">
        <w:r>
          <w:delText xml:space="preserve">-th element of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is</w:delText>
        </w:r>
      </w:del>
      <w:del w:id="531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532" w:author="PR Preview" w:date="2026-01-01T00:00:00Z">
        <w:r>
          <w:delText xml:space="preserve">:</w:delText>
        </w:r>
      </w:del>
    </w:p>
    <w:p>
      <w:pPr>
        <w:pStyle w:val="FirstParagraph"/>
      </w:pPr>
      <w:ins w:id="533" w:author="PR Preview" w:date="2026-01-01T00:00:00Z">
        <w:r>
          <w:rPr>
            <w:b/>
            <w:bCs/>
          </w:rPr>
          <w:t xml:space="preserve">Theorem 9 (Elements of the variance-covariance matrix are pairwise covariances)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For a</w:t>
        </w:r>
      </w:ins>
      <w:ins w:id="5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random vector</w:t>
        </w:r>
      </w:ins>
      <w:ins w:id="5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</w:t>
        </w:r>
      </w:ins>
      <w:ins w:id="5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44" w:author="PR Preview" w:date="2026-01-01T00:00:00Z">
        <w:r>
          <w:t xml:space="preserve">-th element of</w:t>
        </w:r>
      </w:ins>
      <w:ins w:id="54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</w:t>
        </w:r>
      </w:ins>
      <w:ins w:id="548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5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del w:id="550" w:author="PR Preview" w:date="2026-01-01T00:00:00Z">
        <w:r>
          <w:rPr>
            <w:b/>
            <w:bCs/>
          </w:rPr>
          <w:delText xml:space="preserve">Theorem 9 (Alternate expression for variance of a random vector)</w:delText>
        </w:r>
      </w:del>
    </w:p>
    <w:p>
      <w:pPr>
        <w:pStyle w:val="FirstParagraph"/>
      </w:pPr>
      <w:ins w:id="551" w:author="PR Preview" w:date="2026-01-01T00:00:00Z">
        <w:r>
          <w:rPr>
            <w:b/>
            <w:bCs/>
          </w:rPr>
          <w:t xml:space="preserve">Theorem 10 (Alternate expression for variance of a random vector)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del w:id="552" w:author="PR Preview" w:date="2026-01-01T00:00:00Z">
        <w:r>
          <w:rPr>
            <w:b/>
            <w:bCs/>
          </w:rPr>
          <w:delText xml:space="preserve">Theorem 10 (Variance of a linear combination)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For any vector of random variables</w:delText>
        </w:r>
      </w:del>
      <w:del w:id="5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and corresponding vector of constants</w:delText>
        </w:r>
      </w:del>
      <w:del w:id="5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the variance of their linear combination is:</w:delText>
        </w:r>
      </w:del>
    </w:p>
    <w:p>
      <w:pPr>
        <w:pStyle w:val="FirstParagraph"/>
      </w:pPr>
      <w:ins w:id="562" w:author="PR Preview" w:date="2026-01-01T00:00:00Z">
        <w:r>
          <w:rPr>
            <w:b/>
            <w:bCs/>
          </w:rPr>
          <w:t xml:space="preserve">Theorem 11 (Variance of a linear combination)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For any vector of random variables</w:t>
        </w:r>
      </w:ins>
      <w:ins w:id="5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 corresponding vector of constants</w:t>
        </w:r>
      </w:ins>
      <w:ins w:id="5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the variance of their linear combination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del w:id="572" w:author="PR Preview" w:date="2026-01-01T00:00:00Z">
        <w:r>
          <w:rPr>
            <w:i/>
            <w:iCs/>
          </w:rPr>
          <w:delText xml:space="preserve">Proof</w:delText>
        </w:r>
      </w:del>
      <w:del w:id="573" w:author="PR Preview" w:date="2026-01-01T00:00:00Z">
        <w:r>
          <w:delText xml:space="preserve">. </w:delText>
        </w:r>
      </w:del>
      <w:del w:id="574" w:author="PR Preview" w:date="2026-01-01T00:00:00Z">
        <w:r>
          <w:delText xml:space="preserve">Apply</w:delText>
        </w:r>
      </w:del>
      <w:del w:id="575" w:author="PR Preview" w:date="2026-01-01T00:00:00Z">
        <w:r>
          <w:delText xml:space="preserve"> </w:delText>
        </w:r>
      </w:del>
      <w:hyperlink w:anchor="thm-var-lincom">
        <w:del w:id="576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with</w:delText>
        </w:r>
      </w:del>
      <w:del w:id="5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580" w:author="PR Preview" w:date="2026-01-01T00:00:00Z">
        <w:r>
          <w:delText xml:space="preserve">,</w:delText>
        </w:r>
      </w:del>
      <w:del w:id="5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del w:id="582" w:author="PR Preview" w:date="2026-01-01T00:00:00Z">
        <w:r>
          <w:delText xml:space="preserve">, and</w:delText>
        </w:r>
      </w:del>
      <w:del w:id="5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del w:id="584" w:author="PR Preview" w:date="2026-01-01T00:00:00Z">
        <w:r>
          <w:delText xml:space="preserve">:</w:delText>
        </w:r>
      </w:del>
    </w:p>
    <w:p>
      <w:pPr>
        <w:pStyle w:val="FirstParagraph"/>
      </w:pPr>
      <w:ins w:id="585" w:author="PR Preview" w:date="2026-01-01T00:00:00Z">
        <w:r>
          <w:rPr>
            <w:i/>
            <w:iCs/>
          </w:rPr>
          <w:t xml:space="preserve">Proof</w:t>
        </w:r>
      </w:ins>
      <w:ins w:id="586" w:author="PR Preview" w:date="2026-01-01T00:00:00Z">
        <w:r>
          <w:t xml:space="preserve">. </w:t>
        </w:r>
      </w:ins>
      <w:ins w:id="587" w:author="PR Preview" w:date="2026-01-01T00:00:00Z">
        <w:r>
          <w:t xml:space="preserve">Apply</w:t>
        </w:r>
      </w:ins>
      <w:ins w:id="588" w:author="PR Preview" w:date="2026-01-01T00:00:00Z">
        <w:r>
          <w:t xml:space="preserve"> </w:t>
        </w:r>
      </w:ins>
      <w:hyperlink w:anchor="thm-var-lincom">
        <w:ins w:id="58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with</w:t>
        </w:r>
      </w:ins>
      <w:ins w:id="5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ins w:id="595" w:author="PR Preview" w:date="2026-01-01T00:00:00Z">
        <w:r>
          <w:t xml:space="preserve">, and</w:t>
        </w:r>
      </w:ins>
      <w:ins w:id="5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ins w:id="5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del w:id="598" w:author="PR Preview" w:date="2026-01-01T00:00:00Z">
        <w:r>
          <w:rPr>
            <w:i/>
            <w:iCs/>
          </w:rPr>
          <w:delText xml:space="preserve">Proof</w:delText>
        </w:r>
      </w:del>
      <w:del w:id="599" w:author="PR Preview" w:date="2026-01-01T00:00:00Z">
        <w:r>
          <w:delText xml:space="preserve">. </w:delText>
        </w:r>
      </w:del>
      <w:del w:id="600" w:author="PR Preview" w:date="2026-01-01T00:00:00Z">
        <w:r>
          <w:delText xml:space="preserve">By</w:delText>
        </w:r>
      </w:del>
      <w:del w:id="601" w:author="PR Preview" w:date="2026-01-01T00:00:00Z">
        <w:r>
          <w:delText xml:space="preserve"> </w:delText>
        </w:r>
      </w:del>
      <w:hyperlink w:anchor="thm-indpt-uncorrelated">
        <w:del w:id="60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05" w:author="PR Preview" w:date="2026-01-01T00:00:00Z">
        <w:r>
          <w:delText xml:space="preserve">.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Applying</w:delText>
        </w:r>
      </w:del>
      <w:del w:id="608" w:author="PR Preview" w:date="2026-01-01T00:00:00Z">
        <w:r>
          <w:delText xml:space="preserve"> </w:delText>
        </w:r>
      </w:del>
      <w:hyperlink w:anchor="cor-var-lincom2">
        <w:del w:id="609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with</w:delText>
        </w:r>
      </w:del>
    </w:p>
    <w:p>
      <w:pPr>
        <w:pStyle w:val="FirstParagraph"/>
      </w:pPr>
      <w:ins w:id="612" w:author="PR Preview" w:date="2026-01-01T00:00:00Z">
        <w:r>
          <w:rPr>
            <w:i/>
            <w:iCs/>
          </w:rPr>
          <w:t xml:space="preserve">Proof</w:t>
        </w:r>
      </w:ins>
      <w:ins w:id="613" w:author="PR Preview" w:date="2026-01-01T00:00:00Z">
        <w:r>
          <w:t xml:space="preserve">. </w:t>
        </w:r>
      </w:ins>
      <w:ins w:id="614" w:author="PR Preview" w:date="2026-01-01T00:00:00Z">
        <w:r>
          <w:t xml:space="preserve">By</w:t>
        </w:r>
      </w:ins>
      <w:ins w:id="615" w:author="PR Preview" w:date="2026-01-01T00:00:00Z">
        <w:r>
          <w:t xml:space="preserve"> </w:t>
        </w:r>
      </w:ins>
      <w:hyperlink w:anchor="thm-indpt-uncorrelated">
        <w:ins w:id="61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617" w:author="PR Preview" w:date="2026-01-01T00:00:00Z">
        <w:r>
          <w:t xml:space="preserve">,</w:t>
        </w:r>
      </w:ins>
      <w:ins w:id="618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19" w:author="PR Preview" w:date="2026-01-01T00:00:00Z">
        <w:r>
          <w:t xml:space="preserve">.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Applying</w:t>
        </w:r>
      </w:ins>
      <w:ins w:id="622" w:author="PR Preview" w:date="2026-01-01T00:00:00Z">
        <w:r>
          <w:t xml:space="preserve"> </w:t>
        </w:r>
      </w:ins>
      <w:hyperlink w:anchor="cor-var-lincom2">
        <w:ins w:id="623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del w:id="626" w:author="PR Preview" w:date="2026-01-01T00:00:00Z">
        <w:r>
          <w:rPr>
            <w:b/>
            <w:bCs/>
          </w:rPr>
          <w:delText xml:space="preserve">Theorem 11 (A variance matrix is symmetric and positive semidefinite)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For a</w:delText>
        </w:r>
      </w:del>
      <w:del w:id="62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random vector</w:delText>
        </w:r>
      </w:del>
      <w:del w:id="6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with</w:delText>
        </w:r>
      </w:del>
      <w:del w:id="63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for every</w:delText>
        </w:r>
      </w:del>
      <w:del w:id="638" w:author="PR Preview" w:date="2026-01-01T00:00:00Z">
        <w:r>
          <w:delText xml:space="preserve"> </w:delText>
        </w:r>
      </w:del>
      <m:oMath>
        <m:r>
          <m:t>i</m:t>
        </m:r>
      </m:oMath>
      <w:del w:id="639" w:author="PR Preview" w:date="2026-01-01T00:00:00Z">
        <w:r>
          <w:delText xml:space="preserve">,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is</w:delText>
        </w:r>
      </w:del>
      <w:del w:id="643" w:author="PR Preview" w:date="2026-01-01T00:00:00Z">
        <w:r>
          <w:delText xml:space="preserve"> </w:delText>
        </w:r>
      </w:del>
      <w:hyperlink r:id="rId86">
        <w:del w:id="644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and</w:delText>
        </w:r>
      </w:del>
      <w:del w:id="647" w:author="PR Preview" w:date="2026-01-01T00:00:00Z">
        <w:r>
          <w:delText xml:space="preserve"> </w:delText>
        </w:r>
      </w:del>
      <w:hyperlink r:id="rId87">
        <w:del w:id="648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649" w:author="PR Preview" w:date="2026-01-01T00:00:00Z">
        <w:r>
          <w:delText xml:space="preserve">: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for every</w:delText>
        </w:r>
      </w:del>
      <w:del w:id="6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vector of constants</w:delText>
        </w:r>
      </w:del>
      <w:del w:id="6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</m:oMath>
      <w:del w:id="6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657" w:author="PR Preview" w:date="2026-01-01T00:00:00Z">
        <w:r>
          <w:rPr>
            <w:i/>
            <w:iCs/>
          </w:rPr>
          <w:delText xml:space="preserve">Proof</w:delText>
        </w:r>
      </w:del>
      <w:del w:id="658" w:author="PR Preview" w:date="2026-01-01T00:00:00Z">
        <w:r>
          <w:delText xml:space="preserve">. </w:delText>
        </w:r>
      </w:del>
      <w:del w:id="659" w:author="PR Preview" w:date="2026-01-01T00:00:00Z">
        <w:r>
          <w:delText xml:space="preserve">By</w:delText>
        </w:r>
      </w:del>
      <w:del w:id="660" w:author="PR Preview" w:date="2026-01-01T00:00:00Z">
        <w:r>
          <w:delText xml:space="preserve"> </w:delText>
        </w:r>
      </w:del>
      <w:hyperlink w:anchor="thm-vcov-elements">
        <w:del w:id="66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662" w:author="PR Preview" w:date="2026-01-01T00:00:00Z">
        <w:r>
          <w:delText xml:space="preserve">, the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64" w:author="PR Preview" w:date="2026-01-01T00:00:00Z">
        <w:r>
          <w:delText xml:space="preserve">-th element of</w:delText>
        </w:r>
      </w:del>
      <w:del w:id="66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</w:delText>
        </w:r>
      </w:del>
      <w:del w:id="668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669" w:author="PR Preview" w:date="2026-01-01T00:00:00Z">
        <w:r>
          <w:delText xml:space="preserve">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and by</w:delText>
        </w:r>
      </w:del>
      <w:del w:id="672" w:author="PR Preview" w:date="2026-01-01T00:00:00Z">
        <w:r>
          <w:delText xml:space="preserve"> </w:delText>
        </w:r>
      </w:del>
      <w:hyperlink w:anchor="def-cov">
        <w:del w:id="67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74" w:author="PR Preview" w:date="2026-01-01T00:00:00Z">
        <w:r>
          <w:delText xml:space="preserve">, with</w:delText>
        </w:r>
      </w:del>
      <w:del w:id="67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676" w:author="PR Preview" w:date="2026-01-01T00:00:00Z">
        <w:r>
          <w:delText xml:space="preserve">:</w:delText>
        </w:r>
      </w:del>
    </w:p>
    <w:p>
      <w:pPr>
        <w:pStyle w:val="BodyText"/>
      </w:pPr>
      <w:ins w:id="677" w:author="PR Preview" w:date="2026-01-01T00:00:00Z">
        <w:r>
          <w:rPr>
            <w:b/>
            <w:bCs/>
          </w:rPr>
          <w:t xml:space="preserve">Theorem 12 (A variance matrix is symmetric and positive semidefinite)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For a</w:t>
        </w:r>
      </w:ins>
      <w:ins w:id="6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random vector</w:t>
        </w:r>
      </w:ins>
      <w:ins w:id="6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with</w:t>
        </w:r>
      </w:ins>
      <w:ins w:id="68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for every</w:t>
        </w:r>
      </w:ins>
      <w:ins w:id="689" w:author="PR Preview" w:date="2026-01-01T00:00:00Z">
        <w:r>
          <w:t xml:space="preserve"> </w:t>
        </w:r>
      </w:ins>
      <m:oMath>
        <m:r>
          <m:t>i</m:t>
        </m:r>
      </m:oMath>
      <w:ins w:id="690" w:author="PR Preview" w:date="2026-01-01T00:00:00Z">
        <w:r>
          <w:t xml:space="preserve">,</w:t>
        </w:r>
      </w:ins>
      <w:ins w:id="69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</w:t>
        </w:r>
      </w:ins>
      <w:ins w:id="694" w:author="PR Preview" w:date="2026-01-01T00:00:00Z">
        <w:r>
          <w:t xml:space="preserve"> </w:t>
        </w:r>
      </w:ins>
      <w:hyperlink r:id="rId86">
        <w:ins w:id="695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and</w:t>
        </w:r>
      </w:ins>
      <w:ins w:id="698" w:author="PR Preview" w:date="2026-01-01T00:00:00Z">
        <w:r>
          <w:t xml:space="preserve"> </w:t>
        </w:r>
      </w:ins>
      <w:hyperlink r:id="rId87">
        <w:ins w:id="699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700" w:author="PR Preview" w:date="2026-01-01T00:00:00Z">
        <w:r>
          <w:t xml:space="preserve">: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for every</w:t>
        </w:r>
      </w:ins>
      <w:ins w:id="7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vector of constants</w:t>
        </w:r>
      </w:ins>
      <w:ins w:id="7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</m:oMath>
      <w:ins w:id="7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ins w:id="708" w:author="PR Preview" w:date="2026-01-01T00:00:00Z">
        <w:r>
          <w:rPr>
            <w:i/>
            <w:iCs/>
          </w:rPr>
          <w:t xml:space="preserve">Proof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By</w:t>
        </w:r>
      </w:ins>
      <w:ins w:id="711" w:author="PR Preview" w:date="2026-01-01T00:00:00Z">
        <w:r>
          <w:t xml:space="preserve"> </w:t>
        </w:r>
      </w:ins>
      <w:hyperlink w:anchor="thm-vcov-elements">
        <w:ins w:id="71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13" w:author="PR Preview" w:date="2026-01-01T00:00:00Z">
        <w:r>
          <w:t xml:space="preserve">, the</w:t>
        </w:r>
      </w:ins>
      <w:ins w:id="7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15" w:author="PR Preview" w:date="2026-01-01T00:00:00Z">
        <w:r>
          <w:t xml:space="preserve">-th element of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is</w:t>
        </w:r>
      </w:ins>
      <w:ins w:id="71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and by</w:t>
        </w:r>
      </w:ins>
      <w:ins w:id="723" w:author="PR Preview" w:date="2026-01-01T00:00:00Z">
        <w:r>
          <w:t xml:space="preserve"> </w:t>
        </w:r>
      </w:ins>
      <w:hyperlink w:anchor="def-cov">
        <w:ins w:id="72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25" w:author="PR Preview" w:date="2026-01-01T00:00:00Z">
        <w:r>
          <w:t xml:space="preserve">, with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7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28" w:author="PR Preview" w:date="2026-01-01T00:00:00Z">
        <w:r>
          <w:delText xml:space="preserve">The first step is</w:delText>
        </w:r>
      </w:del>
      <w:del w:id="729" w:author="PR Preview" w:date="2026-01-01T00:00:00Z">
        <w:r>
          <w:delText xml:space="preserve"> </w:delText>
        </w:r>
      </w:del>
      <w:hyperlink w:anchor="thm-var-lincom">
        <w:del w:id="730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731" w:author="PR Preview" w:date="2026-01-01T00:00:00Z">
        <w:r>
          <w:delText xml:space="preserve">.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The last step holds because a random variable that is never negative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has a non-negative expectation: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in the discrete and continuous cases of the</w:delText>
        </w:r>
      </w:del>
      <w:del w:id="738" w:author="PR Preview" w:date="2026-01-01T00:00:00Z">
        <w:r>
          <w:delText xml:space="preserve"> </w:delText>
        </w:r>
      </w:del>
      <w:hyperlink r:id="rId11">
        <w:del w:id="739" w:author="PR Preview" w:date="2026-01-01T00:00:00Z">
          <w:r>
            <w:rPr>
              <w:rStyle w:val="Hyperlink"/>
            </w:rPr>
            <w:delText xml:space="preserve">definition of expectation</w:delText>
          </w:r>
        </w:del>
      </w:hyperlink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every term of the sum, or the integrand, is non-negative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(for the general case, see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Billingsley (1995)</w:delText>
        </w:r>
      </w:del>
      <w:del w:id="747" w:author="PR Preview" w:date="2026-01-01T00:00:00Z">
        <w:r>
          <w:delText xml:space="preserve">).</w:delText>
        </w:r>
      </w:del>
    </w:p>
    <w:p>
      <w:pPr>
        <w:pStyle w:val="FirstParagraph"/>
      </w:pPr>
      <w:ins w:id="748" w:author="PR Preview" w:date="2026-01-01T00:00:00Z">
        <w:r>
          <w:t xml:space="preserve">The first step is</w:t>
        </w:r>
      </w:ins>
      <w:ins w:id="749" w:author="PR Preview" w:date="2026-01-01T00:00:00Z">
        <w:r>
          <w:t xml:space="preserve"> </w:t>
        </w:r>
      </w:ins>
      <w:hyperlink w:anchor="thm-var-lincom">
        <w:ins w:id="75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51" w:author="PR Preview" w:date="2026-01-01T00:00:00Z">
        <w:r>
          <w:t xml:space="preserve">.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 last step holds because a random variable that is never negative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has a non-negative expectation: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in the discrete and continuous cases of the</w:t>
        </w:r>
      </w:ins>
      <w:ins w:id="758" w:author="PR Preview" w:date="2026-01-01T00:00:00Z">
        <w:r>
          <w:t xml:space="preserve"> </w:t>
        </w:r>
      </w:ins>
      <w:hyperlink r:id="rId11">
        <w:ins w:id="759" w:author="PR Preview" w:date="2026-01-01T00:00:00Z">
          <w:r>
            <w:rPr>
              <w:rStyle w:val="Hyperlink"/>
            </w:rPr>
            <w:t xml:space="preserve">definition of expectation</w:t>
          </w:r>
        </w:ins>
      </w:hyperlink>
      <w:ins w:id="760" w:author="PR Preview" w:date="2026-01-01T00:00:00Z">
        <w:r>
          <w:t xml:space="preserve">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every term of the sum, or the integrand, is non-negative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(for the general case, see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Billingsley (1995)</w:t>
        </w:r>
      </w:ins>
      <w:ins w:id="767" w:author="PR Preview" w:date="2026-01-01T00:00:00Z">
        <w:r>
          <w:t xml:space="preserve">).</w:t>
        </w:r>
      </w:ins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768" w:author="PR Preview" w:date="2026-01-01T00:00:00Z">
        <w:r>
          <w:delText xml:space="preserve">Since the means are 0,</w:delText>
        </w:r>
      </w:del>
      <w:del w:id="769" w:author="PR Preview" w:date="2026-01-01T00:00:00Z">
        <w:r>
          <w:delText xml:space="preserve"> </w:delText>
        </w:r>
      </w:del>
      <w:hyperlink w:anchor="thm-vcov-elements">
        <w:del w:id="770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and</w:delText>
        </w:r>
      </w:del>
      <w:del w:id="773" w:author="PR Preview" w:date="2026-01-01T00:00:00Z">
        <w:r>
          <w:delText xml:space="preserve"> </w:delText>
        </w:r>
      </w:del>
      <w:hyperlink w:anchor="thm-alt-cov">
        <w:del w:id="77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give: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77" w:author="PR Preview" w:date="2026-01-01T00:00:00Z">
        <w:r>
          <w:delText xml:space="preserve">Both are symmetric.</w:delText>
        </w:r>
      </w:del>
      <w:del w:id="778" w:author="PR Preview" w:date="2026-01-01T00:00:00Z">
        <w:r>
          <w:delText xml:space="preserve"> </w:delText>
        </w:r>
      </w:del>
      <w:hyperlink w:anchor="thm-var-lincom">
        <w:del w:id="77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with</w:delText>
        </w:r>
      </w:del>
      <w:del w:id="7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and</w:delText>
        </w:r>
      </w:del>
      <w:del w:id="7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gives:</w:delText>
        </w:r>
      </w:del>
    </w:p>
    <w:p>
      <w:pPr>
        <w:pStyle w:val="FirstParagraph"/>
      </w:pPr>
      <w:ins w:id="788" w:author="PR Preview" w:date="2026-01-01T00:00:00Z">
        <w:r>
          <w:t xml:space="preserve">Since the means are 0,</w:t>
        </w:r>
      </w:ins>
      <w:ins w:id="789" w:author="PR Preview" w:date="2026-01-01T00:00:00Z">
        <w:r>
          <w:t xml:space="preserve"> </w:t>
        </w:r>
      </w:ins>
      <w:hyperlink w:anchor="thm-vcov-elements">
        <w:ins w:id="79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and</w:t>
        </w:r>
      </w:ins>
      <w:ins w:id="793" w:author="PR Preview" w:date="2026-01-01T00:00:00Z">
        <w:r>
          <w:t xml:space="preserve"> </w:t>
        </w:r>
      </w:ins>
      <w:hyperlink w:anchor="thm-alt-cov">
        <w:ins w:id="794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give: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97" w:author="PR Preview" w:date="2026-01-01T00:00:00Z">
        <w:r>
          <w:t xml:space="preserve">Both are symmetric.</w:t>
        </w:r>
      </w:ins>
      <w:ins w:id="798" w:author="PR Preview" w:date="2026-01-01T00:00:00Z">
        <w:r>
          <w:t xml:space="preserve"> </w:t>
        </w:r>
      </w:ins>
      <w:hyperlink w:anchor="thm-var-lincom">
        <w:ins w:id="79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with</w:t>
        </w:r>
      </w:ins>
      <w:ins w:id="8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</w:t>
        </w:r>
      </w:ins>
      <w:ins w:id="80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del w:id="808" w:author="PR Preview" w:date="2026-01-01T00:00:00Z">
        <w:r>
          <w:rPr>
            <w:i/>
            <w:iCs/>
          </w:rPr>
          <w:delText xml:space="preserve">Proof</w:delText>
        </w:r>
      </w:del>
      <w:del w:id="809" w:author="PR Preview" w:date="2026-01-01T00:00:00Z">
        <w:r>
          <w:delText xml:space="preserve">. </w:delText>
        </w:r>
      </w:del>
      <w:del w:id="810" w:author="PR Preview" w:date="2026-01-01T00:00:00Z">
        <w:r>
          <w:delText xml:space="preserve">By</w:delText>
        </w:r>
      </w:del>
      <w:del w:id="811" w:author="PR Preview" w:date="2026-01-01T00:00:00Z">
        <w:r>
          <w:delText xml:space="preserve"> </w:delText>
        </w:r>
      </w:del>
      <w:hyperlink w:anchor="thm-vcov-elements">
        <w:del w:id="81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13" w:author="PR Preview" w:date="2026-01-01T00:00:00Z">
        <w:r>
          <w:delText xml:space="preserve">, the</w:delText>
        </w:r>
      </w:del>
      <w:del w:id="8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-th element of</w:delText>
        </w:r>
      </w:del>
      <w:del w:id="81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is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820" w:author="PR Preview" w:date="2026-01-01T00:00:00Z">
        <w:r>
          <w:delText xml:space="preserve">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For</w:delText>
        </w:r>
      </w:del>
      <w:del w:id="8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824" w:author="PR Preview" w:date="2026-01-01T00:00:00Z">
        <w:r>
          <w:delText xml:space="preserve">,</w:delText>
        </w:r>
      </w:del>
      <w:del w:id="8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and</w:delText>
        </w:r>
      </w:del>
      <w:del w:id="82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are independent,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so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by</w:delText>
        </w:r>
      </w:del>
      <w:del w:id="836" w:author="PR Preview" w:date="2026-01-01T00:00:00Z">
        <w:r>
          <w:delText xml:space="preserve"> </w:delText>
        </w:r>
      </w:del>
      <w:hyperlink w:anchor="thm-indpt-uncorrelated">
        <w:del w:id="837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838" w:author="PR Preview" w:date="2026-01-01T00:00:00Z">
        <w:r>
          <w:delText xml:space="preserve">.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The</w:delText>
        </w:r>
      </w:del>
      <w:del w:id="8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842" w:author="PR Preview" w:date="2026-01-01T00:00:00Z">
        <w:r>
          <w:delText xml:space="preserve">-th element is</w:delText>
        </w:r>
      </w:del>
      <w:del w:id="843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by</w:delText>
        </w:r>
      </w:del>
      <w:del w:id="846" w:author="PR Preview" w:date="2026-01-01T00:00:00Z">
        <w:r>
          <w:delText xml:space="preserve"> </w:delText>
        </w:r>
      </w:del>
      <w:hyperlink w:anchor="lem-cov-xx">
        <w:del w:id="8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848" w:author="PR Preview" w:date="2026-01-01T00:00:00Z">
        <w:r>
          <w:delText xml:space="preserve">.</w:delText>
        </w:r>
      </w:del>
    </w:p>
    <w:p>
      <w:pPr>
        <w:pStyle w:val="BodyText"/>
      </w:pPr>
      <w:del w:id="849" w:author="PR Preview" w:date="2026-01-01T00:00:00Z">
        <w:r>
          <w:rPr>
            <w:b/>
            <w:bCs/>
          </w:rPr>
          <w:delText xml:space="preserve">Theorem 12 (Correlation lies between</w:delText>
        </w:r>
      </w:del>
      <w:del w:id="85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51" w:author="PR Preview" w:date="2026-01-01T00:00:00Z">
        <w:r>
          <w:rPr>
            <w:b/>
            <w:bCs/>
          </w:rPr>
          <w:delText xml:space="preserve"> </w:delText>
        </w:r>
      </w:del>
      <w:del w:id="852" w:author="PR Preview" w:date="2026-01-01T00:00:00Z">
        <w:r>
          <w:rPr>
            <w:b/>
            <w:bCs/>
          </w:rPr>
          <w:delText xml:space="preserve">and</w:delText>
        </w:r>
      </w:del>
      <w:del w:id="853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854" w:author="PR Preview" w:date="2026-01-01T00:00:00Z">
        <w:r>
          <w:rPr>
            <w:b/>
            <w:bCs/>
          </w:rPr>
          <w:delText xml:space="preserve">)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If</w:delText>
        </w:r>
      </w:del>
      <w:del w:id="857" w:author="PR Preview" w:date="2026-01-01T00:00:00Z">
        <w:r>
          <w:delText xml:space="preserve"> </w:delText>
        </w:r>
      </w:del>
      <m:oMath>
        <m:r>
          <m:t>X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and</w:delText>
        </w:r>
      </w:del>
      <w:del w:id="860" w:author="PR Preview" w:date="2026-01-01T00:00:00Z">
        <w:r>
          <w:delText xml:space="preserve"> </w:delText>
        </w:r>
      </w:del>
      <m:oMath>
        <m:r>
          <m:t>Y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have finite, positive</w:delText>
        </w:r>
      </w:del>
      <w:del w:id="863" w:author="PR Preview" w:date="2026-01-01T00:00:00Z">
        <w:r>
          <w:delText xml:space="preserve"> </w:delText>
        </w:r>
      </w:del>
      <w:hyperlink w:anchor="def-variance">
        <w:del w:id="864" w:author="PR Preview" w:date="2026-01-01T00:00:00Z">
          <w:r>
            <w:rPr>
              <w:rStyle w:val="Hyperlink"/>
            </w:rPr>
            <w:delText xml:space="preserve">variances</w:delText>
          </w:r>
        </w:del>
      </w:hyperlink>
      <w:del w:id="865" w:author="PR Preview" w:date="2026-01-01T00:00:00Z">
        <w:r>
          <w:delText xml:space="preserve">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then their</w:delText>
        </w:r>
      </w:del>
      <w:del w:id="868" w:author="PR Preview" w:date="2026-01-01T00:00:00Z">
        <w:r>
          <w:delText xml:space="preserve"> </w:delText>
        </w:r>
      </w:del>
      <w:hyperlink w:anchor="def-correlation">
        <w:del w:id="869" w:author="PR Preview" w:date="2026-01-01T00:00:00Z">
          <w:r>
            <w:rPr>
              <w:rStyle w:val="Hyperlink"/>
            </w:rPr>
            <w:delText xml:space="preserve">correlation</w:delText>
          </w:r>
        </w:del>
      </w:hyperlink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lies in</w:delText>
        </w:r>
      </w:del>
      <w:del w:id="87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(Casella and Berger 2002)</w:delText>
        </w:r>
      </w:del>
      <w:del w:id="875" w:author="PR Preview" w:date="2026-01-01T00:00:00Z">
        <w:r>
          <w:delText xml:space="preserve">:</w:delText>
        </w:r>
      </w:del>
    </w:p>
    <w:p>
      <w:pPr>
        <w:pStyle w:val="BodyText"/>
      </w:pPr>
      <w:ins w:id="876" w:author="PR Preview" w:date="2026-01-01T00:00:00Z">
        <w:r>
          <w:rPr>
            <w:i/>
            <w:iCs/>
          </w:rPr>
          <w:t xml:space="preserve">Proof</w:t>
        </w:r>
      </w:ins>
      <w:ins w:id="877" w:author="PR Preview" w:date="2026-01-01T00:00:00Z">
        <w:r>
          <w:t xml:space="preserve">. </w:t>
        </w:r>
      </w:ins>
      <w:ins w:id="878" w:author="PR Preview" w:date="2026-01-01T00:00:00Z">
        <w:r>
          <w:t xml:space="preserve">By</w:t>
        </w:r>
      </w:ins>
      <w:ins w:id="879" w:author="PR Preview" w:date="2026-01-01T00:00:00Z">
        <w:r>
          <w:t xml:space="preserve"> </w:t>
        </w:r>
      </w:ins>
      <w:hyperlink w:anchor="thm-vcov-elements">
        <w:ins w:id="88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881" w:author="PR Preview" w:date="2026-01-01T00:00:00Z">
        <w:r>
          <w:t xml:space="preserve">, the</w:t>
        </w:r>
      </w:ins>
      <w:ins w:id="8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83" w:author="PR Preview" w:date="2026-01-01T00:00:00Z">
        <w:r>
          <w:t xml:space="preserve">-th element of</w:t>
        </w:r>
      </w:ins>
      <w:ins w:id="88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is</w:t>
        </w:r>
      </w:ins>
      <w:ins w:id="88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888" w:author="PR Preview" w:date="2026-01-01T00:00:00Z">
        <w:r>
          <w:t xml:space="preserve">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For</w:t>
        </w:r>
      </w:ins>
      <w:ins w:id="8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and</w:t>
        </w:r>
      </w:ins>
      <w:ins w:id="8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are independent,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so</w:t>
        </w:r>
      </w:ins>
      <w:ins w:id="90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by</w:t>
        </w:r>
      </w:ins>
      <w:ins w:id="904" w:author="PR Preview" w:date="2026-01-01T00:00:00Z">
        <w:r>
          <w:t xml:space="preserve"> </w:t>
        </w:r>
      </w:ins>
      <w:hyperlink w:anchor="thm-indpt-uncorrelated">
        <w:ins w:id="90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</w:t>
        </w:r>
      </w:ins>
      <w:ins w:id="9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910" w:author="PR Preview" w:date="2026-01-01T00:00:00Z">
        <w:r>
          <w:t xml:space="preserve">-th element is</w:t>
        </w:r>
      </w:ins>
      <w:ins w:id="91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by</w:t>
        </w:r>
      </w:ins>
      <w:ins w:id="914" w:author="PR Preview" w:date="2026-01-01T00:00:00Z">
        <w:r>
          <w:t xml:space="preserve"> </w:t>
        </w:r>
      </w:ins>
      <w:hyperlink w:anchor="lem-cov-xx">
        <w:ins w:id="91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16" w:author="PR Preview" w:date="2026-01-01T00:00:00Z">
        <w:r>
          <w:t xml:space="preserve">.</w:t>
        </w:r>
      </w:ins>
    </w:p>
    <w:bookmarkStart w:id="96" w:name="thm-cor-bounds"/>
    <w:p>
      <w:pPr>
        <w:pStyle w:val="BodyText"/>
      </w:pPr>
      <w:ins w:id="917" w:author="PR Preview" w:date="2026-01-01T00:00:00Z">
        <w:r>
          <w:rPr>
            <w:b/>
            <w:bCs/>
          </w:rPr>
          <w:t xml:space="preserve">Theorem 13 (Correlation lies between</w:t>
        </w:r>
      </w:ins>
      <w:ins w:id="91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19" w:author="PR Preview" w:date="2026-01-01T00:00:00Z">
        <w:r>
          <w:rPr>
            <w:b/>
            <w:bCs/>
          </w:rPr>
          <w:t xml:space="preserve"> </w:t>
        </w:r>
      </w:ins>
      <w:ins w:id="920" w:author="PR Preview" w:date="2026-01-01T00:00:00Z">
        <w:r>
          <w:rPr>
            <w:b/>
            <w:bCs/>
          </w:rPr>
          <w:t xml:space="preserve">and</w:t>
        </w:r>
      </w:ins>
      <w:ins w:id="921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922" w:author="PR Preview" w:date="2026-01-01T00:00:00Z">
        <w:r>
          <w:rPr>
            <w:b/>
            <w:bCs/>
          </w:rPr>
          <w:t xml:space="preserve">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If</w:t>
        </w:r>
      </w:ins>
      <w:ins w:id="925" w:author="PR Preview" w:date="2026-01-01T00:00:00Z">
        <w:r>
          <w:t xml:space="preserve"> </w:t>
        </w:r>
      </w:ins>
      <m:oMath>
        <m:r>
          <m:t>X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and</w:t>
        </w:r>
      </w:ins>
      <w:ins w:id="928" w:author="PR Preview" w:date="2026-01-01T00:00:00Z">
        <w:r>
          <w:t xml:space="preserve"> </w:t>
        </w:r>
      </w:ins>
      <m:oMath>
        <m:r>
          <m:t>Y</m:t>
        </m:r>
      </m:oMath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have finite, positive</w:t>
        </w:r>
      </w:ins>
      <w:ins w:id="931" w:author="PR Preview" w:date="2026-01-01T00:00:00Z">
        <w:r>
          <w:t xml:space="preserve"> </w:t>
        </w:r>
      </w:ins>
      <w:hyperlink w:anchor="def-variance">
        <w:ins w:id="932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then their</w:t>
        </w:r>
      </w:ins>
      <w:ins w:id="936" w:author="PR Preview" w:date="2026-01-01T00:00:00Z">
        <w:r>
          <w:t xml:space="preserve"> </w:t>
        </w:r>
      </w:ins>
      <w:hyperlink w:anchor="def-correlation">
        <w:ins w:id="937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lies in</w:t>
        </w:r>
      </w:ins>
      <w:ins w:id="94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(Casella and Berger 2002)</w:t>
        </w:r>
      </w:ins>
      <w:ins w:id="9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del w:id="944" w:author="PR Preview" w:date="2026-01-01T00:00:00Z">
        <w:r>
          <w:delText xml:space="preserve">The covariance is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-233.3,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in units of horsepower times miles per gallon.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It is negative, so cars with more horsepower than average tend to have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lower fuel economy than average.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Dividing by the two standard deviations,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38.4 horsepower and 7.8 miles per gallon,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removes the units and gives a correlation of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-0.78,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which lies between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and</w:delText>
        </w:r>
      </w:del>
      <w:del w:id="966" w:author="PR Preview" w:date="2026-01-01T00:00:00Z">
        <w:r>
          <w:delText xml:space="preserve"> </w:delText>
        </w:r>
      </w:del>
      <m:oMath>
        <m:r>
          <m:t>1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as</w:delText>
        </w:r>
      </w:del>
      <w:del w:id="969" w:author="PR Preview" w:date="2026-01-01T00:00:00Z">
        <w:r>
          <w:delText xml:space="preserve"> </w:delText>
        </w:r>
      </w:del>
      <w:hyperlink w:anchor="thm-cor-bounds">
        <w:del w:id="97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requires.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The same value comes from R’s built-in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rPr>
            <w:rStyle w:val="VerbatimChar"/>
          </w:rPr>
          <w:delText xml:space="preserve">cor(x, y)</w:delText>
        </w:r>
      </w:del>
      <w:del w:id="977" w:author="PR Preview" w:date="2026-01-01T00:00:00Z">
        <w:r>
          <w:delText xml:space="preserve">,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because the correlation computed from the data divides the covariance and both standard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deviations by the same count, which cancels.</w:delText>
        </w:r>
      </w:del>
    </w:p>
    <w:p>
      <w:pPr>
        <w:pStyle w:val="BodyText"/>
      </w:pPr>
      <w:ins w:id="982" w:author="PR Preview" w:date="2026-01-01T00:00:00Z">
        <w:r>
          <w:t xml:space="preserve">The covariance is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-233.3,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in units of horsepower times miles per gallon.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It is negative, so cars with more horsepower than average tend to have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lower fuel economy than average.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Dividing by the two standard deviations,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38.4 horsepower and 7.8 miles per gallon,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removes the units and gives a correlation of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-0.78,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which lies between</w:t>
        </w:r>
      </w:ins>
      <w:ins w:id="10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</w:t>
        </w:r>
      </w:ins>
      <w:ins w:id="1004" w:author="PR Preview" w:date="2026-01-01T00:00:00Z">
        <w:r>
          <w:t xml:space="preserve"> </w:t>
        </w:r>
      </w:ins>
      <m:oMath>
        <m:r>
          <m:t>1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as</w:t>
        </w:r>
      </w:ins>
      <w:ins w:id="1007" w:author="PR Preview" w:date="2026-01-01T00:00:00Z">
        <w:r>
          <w:t xml:space="preserve"> </w:t>
        </w:r>
      </w:ins>
      <w:hyperlink w:anchor="thm-cor-bounds">
        <w:ins w:id="100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requires.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 same value comes from R’s built-in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rPr>
            <w:rStyle w:val="VerbatimChar"/>
          </w:rPr>
          <w:t xml:space="preserve">cor(x, y)</w:t>
        </w:r>
      </w:ins>
      <w:ins w:id="1015" w:author="PR Preview" w:date="2026-01-01T00:00:00Z">
        <w:r>
          <w:t xml:space="preserve">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because the correlation computed from the data divides the covariance and both standard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deviations by the same count, which cancels.</w:t>
        </w:r>
      </w:ins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2026-10-14T20:50:22Z</dcterms:created>
  <dcterms:modified xsi:type="dcterms:W3CDTF">2026-10-14T20:50:22Z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