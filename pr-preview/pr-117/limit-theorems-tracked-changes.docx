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14:15:26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ins w:id="3" w:author="PR Preview" w:date="2026-01-01T00:00:00Z">
        <w:r>
          <w:t xml:space="preserve">2 Tail bounds</w:t>
        </w:r>
      </w:ins>
    </w:p>
    <w:bookmarkStart w:id="38" w:name="thm-markov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Theorem 2 (Markov’s inequality)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Let</w:t>
        </w:r>
      </w:ins>
      <w:ins w:id="7" w:author="PR Preview" w:date="2026-01-01T00:00:00Z">
        <w:r>
          <w:t xml:space="preserve"> </w:t>
        </w:r>
      </w:ins>
      <m:oMath>
        <m:r>
          <m:t>X</m:t>
        </m:r>
      </m:oMath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be a random variable with</w:t>
        </w:r>
      </w:ins>
      <w:ins w:id="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and</w:t>
        </w:r>
      </w:ins>
      <w:ins w:id="1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4" w:author="PR Preview" w:date="2026-01-01T00:00:00Z">
        <w:r>
          <w:t xml:space="preserve">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Then for every</w:t>
        </w:r>
      </w:ins>
      <w:ins w:id="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ins w:id="19" w:author="PR Preview" w:date="2026-01-01T00:00:00Z">
        <w:r>
          <w:rPr>
            <w:i/>
            <w:iCs/>
          </w:rPr>
          <w:t xml:space="preserve">Proof</w:t>
        </w:r>
      </w:ins>
      <w:ins w:id="20" w:author="PR Preview" w:date="2026-01-01T00:00:00Z">
        <w:r>
          <w:t xml:space="preserve">. </w:t>
        </w:r>
      </w:ins>
      <w:ins w:id="21" w:author="PR Preview" w:date="2026-01-01T00:00:00Z">
        <w:r>
          <w:t xml:space="preserve">Because</w:t>
        </w:r>
      </w:ins>
      <w:ins w:id="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23" w:author="PR Preview" w:date="2026-01-01T00:00:00Z">
        <w:r>
          <w:t xml:space="preserve">, every outcome satisfies</w:t>
        </w:r>
      </w:ins>
      <w:ins w:id="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ins w:id="25" w:author="PR Preview" w:date="2026-01-01T00:00:00Z">
        <w:r>
          <w:t xml:space="preserve">: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when</w:t>
        </w:r>
      </w:ins>
      <w:ins w:id="2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a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 right side is</w:t>
        </w:r>
      </w:ins>
      <w:ins w:id="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X</m:t>
        </m:r>
      </m:oMath>
      <w:ins w:id="32" w:author="PR Preview" w:date="2026-01-01T00:00:00Z">
        <w:r>
          <w:t xml:space="preserve">, and otherwise it is</w:t>
        </w:r>
      </w:ins>
      <w:ins w:id="3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</m:oMath>
      <w:ins w:id="34" w:author="PR Preview" w:date="2026-01-01T00:00:00Z">
        <w:r>
          <w:t xml:space="preserve">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 expectation of a nonnegative random variable is nonnegative,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so by</w:t>
        </w:r>
      </w:ins>
      <w:ins w:id="39" w:author="PR Preview" w:date="2026-01-01T00:00:00Z">
        <w:r>
          <w:t xml:space="preserve"> </w:t>
        </w:r>
      </w:ins>
      <w:hyperlink r:id="rId13">
        <w:ins w:id="40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41" w:author="PR Preview" w:date="2026-01-01T00:00:00Z">
        <w:r>
          <w:t xml:space="preserve">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 because the expectation of an indicator is the probability of its event,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ins w:id="44" w:author="PR Preview" w:date="2026-01-01T00:00:00Z">
        <w:r>
          <w:t xml:space="preserve">and dividing by</w:t>
        </w:r>
      </w:ins>
      <w:ins w:id="4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gives the claim.</w:t>
        </w:r>
      </w:ins>
    </w:p>
    <w:bookmarkStart w:id="39" w:name="thm-chebyshev"/>
    <w:p>
      <w:pPr>
        <w:pStyle w:val="BodyText"/>
      </w:pPr>
      <w:ins w:id="48" w:author="PR Preview" w:date="2026-01-01T00:00:00Z">
        <w:r>
          <w:rPr>
            <w:b/>
            <w:bCs/>
          </w:rPr>
          <w:t xml:space="preserve">Theorem 3 (Chebyshev’s inequality)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Let</w:t>
        </w:r>
      </w:ins>
      <w:ins w:id="51" w:author="PR Preview" w:date="2026-01-01T00:00:00Z">
        <w:r>
          <w:t xml:space="preserve"> </w:t>
        </w:r>
      </w:ins>
      <m:oMath>
        <m:r>
          <m:t>X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be a random variable with mean</w:t>
        </w:r>
      </w:ins>
      <w:ins w:id="54" w:author="PR Preview" w:date="2026-01-01T00:00:00Z">
        <w:r>
          <w:t xml:space="preserve"> </w:t>
        </w:r>
      </w:ins>
      <m:oMath>
        <m:r>
          <m:t>μ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 finite variance</w:t>
        </w:r>
      </w:ins>
      <w:ins w:id="5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58" w:author="PR Preview" w:date="2026-01-01T00:00:00Z">
        <w:r>
          <w:t xml:space="preserve">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Then for every</w:t>
        </w:r>
      </w:ins>
      <w:ins w:id="6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0</m:t>
        </m:r>
      </m:oMath>
      <w:ins w:id="6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ins w:id="63" w:author="PR Preview" w:date="2026-01-01T00:00:00Z">
        <w:r>
          <w:rPr>
            <w:i/>
            <w:iCs/>
          </w:rPr>
          <w:t xml:space="preserve">Proof</w:t>
        </w:r>
      </w:ins>
      <w:ins w:id="64" w:author="PR Preview" w:date="2026-01-01T00:00:00Z">
        <w:r>
          <w:t xml:space="preserve">. </w:t>
        </w:r>
      </w:ins>
      <w:ins w:id="65" w:author="PR Preview" w:date="2026-01-01T00:00:00Z">
        <w:r>
          <w:t xml:space="preserve">The random variable</w:t>
        </w:r>
      </w:ins>
      <w:ins w:id="6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is nonnegative,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and its expectation is</w:t>
        </w:r>
      </w:ins>
      <w:ins w:id="7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72" w:author="PR Preview" w:date="2026-01-01T00:00:00Z">
        <w:r>
          <w:t xml:space="preserve">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Because</w:t>
        </w:r>
      </w:ins>
      <w:ins w:id="7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exactly when</w:t>
        </w:r>
      </w:ins>
      <w:ins w:id="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hyperlink w:anchor="thm-markov">
        <w:ins w:id="8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ins w:id="84" w:author="PR Preview" w:date="2026-01-01T00:00:00Z">
        <w:r>
          <w:rPr>
            <w:i/>
            <w:iCs/>
          </w:rPr>
          <w:t xml:space="preserve">Remark</w:t>
        </w:r>
      </w:ins>
      <w:ins w:id="85" w:author="PR Preview" w:date="2026-01-01T00:00:00Z">
        <w:r>
          <w:t xml:space="preserve">. </w:t>
        </w:r>
      </w:ins>
      <w:hyperlink w:anchor="thm-chebyshev">
        <w:ins w:id="8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needs only a mean and a variance, not a distribution,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so it holds for every distribution that has them.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That generality makes it loose: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for a normal distribution, the chance of landing more than two standard deviations from the mean is about 5%, but the bound at</w:t>
        </w:r>
      </w:ins>
      <w:ins w:id="9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25%.</w:t>
        </w:r>
      </w:ins>
    </w:p>
    <w:bookmarkStart w:id="40" w:name="exm-chebyshev-auto"/>
    <w:p>
      <w:pPr>
        <w:pStyle w:val="BodyText"/>
      </w:pPr>
      <w:ins w:id="98" w:author="PR Preview" w:date="2026-01-01T00:00:00Z">
        <w:r>
          <w:rPr>
            <w:b/>
            <w:bCs/>
          </w:rPr>
          <w:t xml:space="preserve">Example 3 (How loose is Chebyshev’s bound for car horsepower?)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Take the 392 horsepower values in the Auto data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described in</w:t>
        </w:r>
      </w:ins>
      <w:ins w:id="103" w:author="PR Preview" w:date="2026-01-01T00:00:00Z">
        <w:r>
          <w:t xml:space="preserve"> </w:t>
        </w:r>
      </w:ins>
      <w:hyperlink w:anchor="exm-clt-auto">
        <w:ins w:id="104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as the whole population,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draw one car at random.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For each</w:t>
        </w:r>
      </w:ins>
      <w:ins w:id="111" w:author="PR Preview" w:date="2026-01-01T00:00:00Z">
        <w:r>
          <w:t xml:space="preserve"> </w:t>
        </w:r>
      </w:ins>
      <m:oMath>
        <m:r>
          <m:t>k</m:t>
        </m:r>
      </m:oMath>
      <w:ins w:id="112" w:author="PR Preview" w:date="2026-01-01T00:00:00Z">
        <w:r>
          <w:t xml:space="preserve">, the code below counts the share of cars whose horsepower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is at least</w:t>
        </w:r>
      </w:ins>
      <w:ins w:id="115" w:author="PR Preview" w:date="2026-01-01T00:00:00Z">
        <w:r>
          <w:t xml:space="preserve"> </w:t>
        </w:r>
      </w:ins>
      <m:oMath>
        <m:r>
          <m:t>k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standard deviations from the mean,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 sets it beside the bound</w:t>
        </w:r>
      </w:ins>
      <w:ins w:id="12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from</w:t>
        </w:r>
      </w:ins>
      <w:ins w:id="123" w:author="PR Preview" w:date="2026-01-01T00:00:00Z">
        <w:r>
          <w:t xml:space="preserve"> </w:t>
        </w:r>
      </w:ins>
      <w:hyperlink w:anchor="thm-chebyshev">
        <w:ins w:id="12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25" w:author="PR Preview" w:date="2026-01-01T00:00:00Z">
        <w:r>
          <w:t xml:space="preserve">.</w:t>
        </w:r>
      </w:ins>
    </w:p>
    <w:p>
      <w:pPr>
        <w:pStyle w:val="SourceCode"/>
      </w:pPr>
      <w:ins w:id="126" w:author="PR Preview" w:date="2026-01-01T00:00:00Z">
        <w:r>
          <w:rPr>
            <w:rStyle w:val="NormalTok"/>
          </w:rPr>
          <w:t xml:space="preserve">hp </w:t>
        </w:r>
      </w:ins>
      <w:ins w:id="127" w:author="PR Preview" w:date="2026-01-01T00:00:00Z">
        <w:r>
          <w:rPr>
            <w:rStyle w:val="OtherTok"/>
          </w:rPr>
          <w:t xml:space="preserve">&lt;-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FunctionTok"/>
          </w:rPr>
          <w:t xml:space="preserve">read.csv</w:t>
        </w:r>
      </w:ins>
      <w:ins w:id="130" w:author="PR Preview" w:date="2026-01-01T00:00:00Z">
        <w:r>
          <w:rPr>
            <w:rStyle w:val="NormalTok"/>
          </w:rPr>
          <w:t xml:space="preserve">(</w:t>
        </w:r>
      </w:ins>
      <w:ins w:id="131" w:author="PR Preview" w:date="2026-01-01T00:00:00Z">
        <w:r>
          <w:rPr>
            <w:rStyle w:val="StringTok"/>
          </w:rPr>
          <w:t xml:space="preserve">"data/auto.csv"</w:t>
        </w:r>
      </w:ins>
      <w:ins w:id="132" w:author="PR Preview" w:date="2026-01-01T00:00:00Z">
        <w:r>
          <w:rPr>
            <w:rStyle w:val="NormalTok"/>
          </w:rPr>
          <w:t xml:space="preserve">)</w:t>
        </w:r>
      </w:ins>
      <w:ins w:id="133" w:author="PR Preview" w:date="2026-01-01T00:00:00Z">
        <w:r>
          <w:rPr>
            <w:rStyle w:val="SpecialCharTok"/>
          </w:rPr>
          <w:t xml:space="preserve">$</w:t>
        </w:r>
      </w:ins>
      <w:ins w:id="134" w:author="PR Preview" w:date="2026-01-01T00:00:00Z">
        <w:r>
          <w:rPr>
            <w:rStyle w:val="NormalTok"/>
          </w:rPr>
          <w:t xml:space="preserve">horsepower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rPr>
            <w:rStyle w:val="NormalTok"/>
          </w:rPr>
          <w:t xml:space="preserve">mu </w:t>
        </w:r>
      </w:ins>
      <w:ins w:id="137" w:author="PR Preview" w:date="2026-01-01T00:00:00Z">
        <w:r>
          <w:rPr>
            <w:rStyle w:val="OtherTok"/>
          </w:rPr>
          <w:t xml:space="preserve">&lt;-</w:t>
        </w:r>
      </w:ins>
      <w:ins w:id="138" w:author="PR Preview" w:date="2026-01-01T00:00:00Z">
        <w:r>
          <w:rPr>
            <w:rStyle w:val="NormalTok"/>
          </w:rPr>
          <w:t xml:space="preserve"> </w:t>
        </w:r>
      </w:ins>
      <w:ins w:id="139" w:author="PR Preview" w:date="2026-01-01T00:00:00Z">
        <w:r>
          <w:rPr>
            <w:rStyle w:val="FunctionTok"/>
          </w:rPr>
          <w:t xml:space="preserve">mean</w:t>
        </w:r>
      </w:ins>
      <w:ins w:id="140" w:author="PR Preview" w:date="2026-01-01T00:00:00Z">
        <w:r>
          <w:rPr>
            <w:rStyle w:val="NormalTok"/>
          </w:rPr>
          <w:t xml:space="preserve">(hp)</w:t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NormalTok"/>
          </w:rPr>
          <w:t xml:space="preserve">sigma </w:t>
        </w:r>
      </w:ins>
      <w:ins w:id="143" w:author="PR Preview" w:date="2026-01-01T00:00:00Z">
        <w:r>
          <w:rPr>
            <w:rStyle w:val="OtherTok"/>
          </w:rPr>
          <w:t xml:space="preserve">&lt;-</w:t>
        </w:r>
      </w:ins>
      <w:ins w:id="144" w:author="PR Preview" w:date="2026-01-01T00:00:00Z">
        <w:r>
          <w:rPr>
            <w:rStyle w:val="NormalTok"/>
          </w:rPr>
          <w:t xml:space="preserve"> </w:t>
        </w:r>
      </w:ins>
      <w:ins w:id="145" w:author="PR Preview" w:date="2026-01-01T00:00:00Z">
        <w:r>
          <w:rPr>
            <w:rStyle w:val="FunctionTok"/>
          </w:rPr>
          <w:t xml:space="preserve">sqrt</w:t>
        </w:r>
      </w:ins>
      <w:ins w:id="146" w:author="PR Preview" w:date="2026-01-01T00:00:00Z">
        <w:r>
          <w:rPr>
            <w:rStyle w:val="NormalTok"/>
          </w:rPr>
          <w:t xml:space="preserve">(</w:t>
        </w:r>
      </w:ins>
      <w:ins w:id="147" w:author="PR Preview" w:date="2026-01-01T00:00:00Z">
        <w:r>
          <w:rPr>
            <w:rStyle w:val="FunctionTok"/>
          </w:rPr>
          <w:t xml:space="preserve">mean</w:t>
        </w:r>
      </w:ins>
      <w:ins w:id="148" w:author="PR Preview" w:date="2026-01-01T00:00:00Z">
        <w:r>
          <w:rPr>
            <w:rStyle w:val="NormalTok"/>
          </w:rPr>
          <w:t xml:space="preserve">((hp </w:t>
        </w:r>
      </w:ins>
      <w:ins w:id="149" w:author="PR Preview" w:date="2026-01-01T00:00:00Z">
        <w:r>
          <w:rPr>
            <w:rStyle w:val="SpecialCharTok"/>
          </w:rPr>
          <w:t xml:space="preserve">-</w:t>
        </w:r>
      </w:ins>
      <w:ins w:id="150" w:author="PR Preview" w:date="2026-01-01T00:00:00Z">
        <w:r>
          <w:rPr>
            <w:rStyle w:val="NormalTok"/>
          </w:rPr>
          <w:t xml:space="preserve"> mu)</w:t>
        </w:r>
      </w:ins>
      <w:ins w:id="151" w:author="PR Preview" w:date="2026-01-01T00:00:00Z">
        <w:r>
          <w:rPr>
            <w:rStyle w:val="SpecialCharTok"/>
          </w:rPr>
          <w:t xml:space="preserve">^</w:t>
        </w:r>
      </w:ins>
      <w:ins w:id="152" w:author="PR Preview" w:date="2026-01-01T00:00:00Z">
        <w:r>
          <w:rPr>
            <w:rStyle w:val="DecValTok"/>
          </w:rPr>
          <w:t xml:space="preserve">2</w:t>
        </w:r>
      </w:ins>
      <w:ins w:id="153" w:author="PR Preview" w:date="2026-01-01T00:00:00Z">
        <w:r>
          <w:rPr>
            <w:rStyle w:val="NormalTok"/>
          </w:rPr>
          <w:t xml:space="preserve">))</w:t>
        </w:r>
      </w:ins>
      <w:ins w:id="154" w:author="PR Preview" w:date="2026-01-01T00:00:00Z">
        <w:r>
          <w:br/>
        </w:r>
      </w:ins>
      <w:ins w:id="155" w:author="PR Preview" w:date="2026-01-01T00:00:00Z">
        <w:r>
          <w:br/>
        </w:r>
      </w:ins>
      <w:ins w:id="156" w:author="PR Preview" w:date="2026-01-01T00:00:00Z">
        <w:r>
          <w:rPr>
            <w:rStyle w:val="NormalTok"/>
          </w:rPr>
          <w:t xml:space="preserve">k </w:t>
        </w:r>
      </w:ins>
      <w:ins w:id="157" w:author="PR Preview" w:date="2026-01-01T00:00:00Z">
        <w:r>
          <w:rPr>
            <w:rStyle w:val="OtherTok"/>
          </w:rPr>
          <w:t xml:space="preserve">&lt;-</w:t>
        </w:r>
      </w:ins>
      <w:ins w:id="158" w:author="PR Preview" w:date="2026-01-01T00:00:00Z">
        <w:r>
          <w:rPr>
            <w:rStyle w:val="NormalTok"/>
          </w:rPr>
          <w:t xml:space="preserve"> </w:t>
        </w:r>
      </w:ins>
      <w:ins w:id="159" w:author="PR Preview" w:date="2026-01-01T00:00:00Z">
        <w:r>
          <w:rPr>
            <w:rStyle w:val="FunctionTok"/>
          </w:rPr>
          <w:t xml:space="preserve">c</w:t>
        </w:r>
      </w:ins>
      <w:ins w:id="160" w:author="PR Preview" w:date="2026-01-01T00:00:00Z">
        <w:r>
          <w:rPr>
            <w:rStyle w:val="NormalTok"/>
          </w:rPr>
          <w:t xml:space="preserve">(</w:t>
        </w:r>
      </w:ins>
      <w:ins w:id="161" w:author="PR Preview" w:date="2026-01-01T00:00:00Z">
        <w:r>
          <w:rPr>
            <w:rStyle w:val="FloatTok"/>
          </w:rPr>
          <w:t xml:space="preserve">1.5</w:t>
        </w:r>
      </w:ins>
      <w:ins w:id="162" w:author="PR Preview" w:date="2026-01-01T00:00:00Z">
        <w:r>
          <w:rPr>
            <w:rStyle w:val="NormalTok"/>
          </w:rPr>
          <w:t xml:space="preserve">, </w:t>
        </w:r>
      </w:ins>
      <w:ins w:id="163" w:author="PR Preview" w:date="2026-01-01T00:00:00Z">
        <w:r>
          <w:rPr>
            <w:rStyle w:val="DecValTok"/>
          </w:rPr>
          <w:t xml:space="preserve">2</w:t>
        </w:r>
      </w:ins>
      <w:ins w:id="164" w:author="PR Preview" w:date="2026-01-01T00:00:00Z">
        <w:r>
          <w:rPr>
            <w:rStyle w:val="NormalTok"/>
          </w:rPr>
          <w:t xml:space="preserve">, </w:t>
        </w:r>
      </w:ins>
      <w:ins w:id="165" w:author="PR Preview" w:date="2026-01-01T00:00:00Z">
        <w:r>
          <w:rPr>
            <w:rStyle w:val="DecValTok"/>
          </w:rPr>
          <w:t xml:space="preserve">3</w:t>
        </w:r>
      </w:ins>
      <w:ins w:id="166" w:author="PR Preview" w:date="2026-01-01T00:00:00Z">
        <w:r>
          <w:rPr>
            <w:rStyle w:val="NormalTok"/>
          </w:rPr>
          <w:t xml:space="preserve">)</w:t>
        </w:r>
      </w:ins>
      <w:ins w:id="167" w:author="PR Preview" w:date="2026-01-01T00:00:00Z">
        <w:r>
          <w:br/>
        </w:r>
      </w:ins>
      <w:ins w:id="168" w:author="PR Preview" w:date="2026-01-01T00:00:00Z">
        <w:r>
          <w:rPr>
            <w:rStyle w:val="NormalTok"/>
          </w:rPr>
          <w:t xml:space="preserve">share_beyond </w:t>
        </w:r>
      </w:ins>
      <w:ins w:id="169" w:author="PR Preview" w:date="2026-01-01T00:00:00Z">
        <w:r>
          <w:rPr>
            <w:rStyle w:val="OtherTok"/>
          </w:rPr>
          <w:t xml:space="preserve">&lt;-</w:t>
        </w:r>
      </w:ins>
      <w:ins w:id="170" w:author="PR Preview" w:date="2026-01-01T00:00:00Z">
        <w:r>
          <w:rPr>
            <w:rStyle w:val="NormalTok"/>
          </w:rPr>
          <w:t xml:space="preserve"> </w:t>
        </w:r>
      </w:ins>
      <w:ins w:id="171" w:author="PR Preview" w:date="2026-01-01T00:00:00Z">
        <w:r>
          <w:rPr>
            <w:rStyle w:val="FunctionTok"/>
          </w:rPr>
          <w:t xml:space="preserve">sapply</w:t>
        </w:r>
      </w:ins>
      <w:ins w:id="172" w:author="PR Preview" w:date="2026-01-01T00:00:00Z">
        <w:r>
          <w:rPr>
            <w:rStyle w:val="NormalTok"/>
          </w:rPr>
          <w:t xml:space="preserve">(k, </w:t>
        </w:r>
      </w:ins>
      <w:ins w:id="173" w:author="PR Preview" w:date="2026-01-01T00:00:00Z">
        <w:r>
          <w:rPr>
            <w:rStyle w:val="ControlFlowTok"/>
          </w:rPr>
          <w:t xml:space="preserve">function</w:t>
        </w:r>
      </w:ins>
      <w:ins w:id="174" w:author="PR Preview" w:date="2026-01-01T00:00:00Z">
        <w:r>
          <w:rPr>
            <w:rStyle w:val="NormalTok"/>
          </w:rPr>
          <w:t xml:space="preserve">(kk) </w:t>
        </w:r>
      </w:ins>
      <w:ins w:id="175" w:author="PR Preview" w:date="2026-01-01T00:00:00Z">
        <w:r>
          <w:rPr>
            <w:rStyle w:val="FunctionTok"/>
          </w:rPr>
          <w:t xml:space="preserve">mean</w:t>
        </w:r>
      </w:ins>
      <w:ins w:id="176" w:author="PR Preview" w:date="2026-01-01T00:00:00Z">
        <w:r>
          <w:rPr>
            <w:rStyle w:val="NormalTok"/>
          </w:rPr>
          <w:t xml:space="preserve">(</w:t>
        </w:r>
      </w:ins>
      <w:ins w:id="177" w:author="PR Preview" w:date="2026-01-01T00:00:00Z">
        <w:r>
          <w:rPr>
            <w:rStyle w:val="FunctionTok"/>
          </w:rPr>
          <w:t xml:space="preserve">abs</w:t>
        </w:r>
      </w:ins>
      <w:ins w:id="178" w:author="PR Preview" w:date="2026-01-01T00:00:00Z">
        <w:r>
          <w:rPr>
            <w:rStyle w:val="NormalTok"/>
          </w:rPr>
          <w:t xml:space="preserve">(hp </w:t>
        </w:r>
      </w:ins>
      <w:ins w:id="179" w:author="PR Preview" w:date="2026-01-01T00:00:00Z">
        <w:r>
          <w:rPr>
            <w:rStyle w:val="SpecialCharTok"/>
          </w:rPr>
          <w:t xml:space="preserve">-</w:t>
        </w:r>
      </w:ins>
      <w:ins w:id="180" w:author="PR Preview" w:date="2026-01-01T00:00:00Z">
        <w:r>
          <w:rPr>
            <w:rStyle w:val="NormalTok"/>
          </w:rPr>
          <w:t xml:space="preserve"> mu) </w:t>
        </w:r>
      </w:ins>
      <w:ins w:id="181" w:author="PR Preview" w:date="2026-01-01T00:00:00Z">
        <w:r>
          <w:rPr>
            <w:rStyle w:val="SpecialCharTok"/>
          </w:rPr>
          <w:t xml:space="preserve">&gt;=</w:t>
        </w:r>
      </w:ins>
      <w:ins w:id="182" w:author="PR Preview" w:date="2026-01-01T00:00:00Z">
        <w:r>
          <w:rPr>
            <w:rStyle w:val="NormalTok"/>
          </w:rPr>
          <w:t xml:space="preserve"> kk </w:t>
        </w:r>
      </w:ins>
      <w:ins w:id="183" w:author="PR Preview" w:date="2026-01-01T00:00:00Z">
        <w:r>
          <w:rPr>
            <w:rStyle w:val="SpecialCharTok"/>
          </w:rPr>
          <w:t xml:space="preserve">*</w:t>
        </w:r>
      </w:ins>
      <w:ins w:id="184" w:author="PR Preview" w:date="2026-01-01T00:00:00Z">
        <w:r>
          <w:rPr>
            <w:rStyle w:val="NormalTok"/>
          </w:rPr>
          <w:t xml:space="preserve"> sigma))</w:t>
        </w:r>
      </w:ins>
      <w:ins w:id="185" w:author="PR Preview" w:date="2026-01-01T00:00:00Z">
        <w:r>
          <w:br/>
        </w:r>
      </w:ins>
      <w:ins w:id="186" w:author="PR Preview" w:date="2026-01-01T00:00:00Z">
        <w:r>
          <w:rPr>
            <w:rStyle w:val="FunctionTok"/>
          </w:rPr>
          <w:t xml:space="preserve">data.frame</w:t>
        </w:r>
      </w:ins>
      <w:ins w:id="187" w:author="PR Preview" w:date="2026-01-01T00:00:00Z">
        <w:r>
          <w:rPr>
            <w:rStyle w:val="NormalTok"/>
          </w:rPr>
          <w:t xml:space="preserve">(</w:t>
        </w:r>
      </w:ins>
      <w:ins w:id="188" w:author="PR Preview" w:date="2026-01-01T00:00:00Z">
        <w:r>
          <w:rPr>
            <w:rStyle w:val="AttributeTok"/>
          </w:rPr>
          <w:t xml:space="preserve">k =</w:t>
        </w:r>
      </w:ins>
      <w:ins w:id="189" w:author="PR Preview" w:date="2026-01-01T00:00:00Z">
        <w:r>
          <w:rPr>
            <w:rStyle w:val="NormalTok"/>
          </w:rPr>
          <w:t xml:space="preserve"> k, </w:t>
        </w:r>
      </w:ins>
      <w:ins w:id="190" w:author="PR Preview" w:date="2026-01-01T00:00:00Z">
        <w:r>
          <w:rPr>
            <w:rStyle w:val="AttributeTok"/>
          </w:rPr>
          <w:t xml:space="preserve">share_of_cars =</w:t>
        </w:r>
      </w:ins>
      <w:ins w:id="191" w:author="PR Preview" w:date="2026-01-01T00:00:00Z">
        <w:r>
          <w:rPr>
            <w:rStyle w:val="NormalTok"/>
          </w:rPr>
          <w:t xml:space="preserve"> share_beyond, </w:t>
        </w:r>
      </w:ins>
      <w:ins w:id="192" w:author="PR Preview" w:date="2026-01-01T00:00:00Z">
        <w:r>
          <w:rPr>
            <w:rStyle w:val="AttributeTok"/>
          </w:rPr>
          <w:t xml:space="preserve">chebyshev_bound =</w:t>
        </w:r>
      </w:ins>
      <w:ins w:id="193" w:author="PR Preview" w:date="2026-01-01T00:00:00Z">
        <w:r>
          <w:rPr>
            <w:rStyle w:val="NormalTok"/>
          </w:rPr>
          <w:t xml:space="preserve"> </w:t>
        </w:r>
      </w:ins>
      <w:ins w:id="194" w:author="PR Preview" w:date="2026-01-01T00:00:00Z">
        <w:r>
          <w:rPr>
            <w:rStyle w:val="DecValTok"/>
          </w:rPr>
          <w:t xml:space="preserve">1</w:t>
        </w:r>
      </w:ins>
      <w:ins w:id="195" w:author="PR Preview" w:date="2026-01-01T00:00:00Z">
        <w:r>
          <w:rPr>
            <w:rStyle w:val="NormalTok"/>
          </w:rPr>
          <w:t xml:space="preserve"> </w:t>
        </w:r>
      </w:ins>
      <w:ins w:id="196" w:author="PR Preview" w:date="2026-01-01T00:00:00Z">
        <w:r>
          <w:rPr>
            <w:rStyle w:val="SpecialCharTok"/>
          </w:rPr>
          <w:t xml:space="preserve">/</w:t>
        </w:r>
      </w:ins>
      <w:ins w:id="197" w:author="PR Preview" w:date="2026-01-01T00:00:00Z">
        <w:r>
          <w:rPr>
            <w:rStyle w:val="NormalTok"/>
          </w:rPr>
          <w:t xml:space="preserve"> k</w:t>
        </w:r>
      </w:ins>
      <w:ins w:id="198" w:author="PR Preview" w:date="2026-01-01T00:00:00Z">
        <w:r>
          <w:rPr>
            <w:rStyle w:val="SpecialCharTok"/>
          </w:rPr>
          <w:t xml:space="preserve">^</w:t>
        </w:r>
      </w:ins>
      <w:ins w:id="199" w:author="PR Preview" w:date="2026-01-01T00:00:00Z">
        <w:r>
          <w:rPr>
            <w:rStyle w:val="DecValTok"/>
          </w:rPr>
          <w:t xml:space="preserve">2</w:t>
        </w:r>
      </w:ins>
      <w:ins w:id="200" w:author="PR Preview" w:date="2026-01-01T00:00:00Z">
        <w:r>
          <w:rPr>
            <w:rStyle w:val="NormalTok"/>
          </w:rPr>
          <w:t xml:space="preserve">)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# A tibble: 3 × 3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      k share_of_cars chebyshev_bound</w:t>
        </w:r>
      </w:ins>
      <w:ins w:id="205" w:author="PR Preview" w:date="2026-01-01T00:00:00Z">
        <w:r>
          <w:br/>
        </w:r>
      </w:ins>
      <w:ins w:id="206" w:author="PR Preview" w:date="2026-01-01T00:00:00Z">
        <w:r>
          <w:rPr>
            <w:rStyle w:val="CommentTok"/>
          </w:rPr>
          <w:t xml:space="preserve">#&gt;   &lt;dbl&gt;         &lt;dbl&gt;           &lt;dbl&gt;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CommentTok"/>
          </w:rPr>
          <w:t xml:space="preserve">#&gt; 1   1.5        0.0995           0.444</w:t>
        </w:r>
      </w:ins>
      <w:ins w:id="209" w:author="PR Preview" w:date="2026-01-01T00:00:00Z">
        <w:r>
          <w:br/>
        </w:r>
      </w:ins>
      <w:ins w:id="210" w:author="PR Preview" w:date="2026-01-01T00:00:00Z">
        <w:r>
          <w:rPr>
            <w:rStyle w:val="CommentTok"/>
          </w:rPr>
          <w:t xml:space="preserve">#&gt; 2   2          0.0434           0.25 </w:t>
        </w:r>
      </w:ins>
      <w:ins w:id="211" w:author="PR Preview" w:date="2026-01-01T00:00:00Z">
        <w:r>
          <w:br/>
        </w:r>
      </w:ins>
      <w:ins w:id="212" w:author="PR Preview" w:date="2026-01-01T00:00:00Z">
        <w:r>
          <w:rPr>
            <w:rStyle w:val="CommentTok"/>
          </w:rPr>
          <w:t xml:space="preserve">#&gt; 3   3          0.0128           0.111</w:t>
        </w:r>
      </w:ins>
    </w:p>
    <w:p>
      <w:pPr>
        <w:pStyle w:val="FirstParagraph"/>
      </w:pPr>
      <w:ins w:id="213" w:author="PR Preview" w:date="2026-01-01T00:00:00Z">
        <w:r>
          <w:t xml:space="preserve">The bound holds at every</w:t>
        </w:r>
      </w:ins>
      <w:ins w:id="214" w:author="PR Preview" w:date="2026-01-01T00:00:00Z">
        <w:r>
          <w:t xml:space="preserve"> </w:t>
        </w:r>
      </w:ins>
      <m:oMath>
        <m:r>
          <m:t>k</m:t>
        </m:r>
      </m:oMath>
      <w:ins w:id="215" w:author="PR Preview" w:date="2026-01-01T00:00:00Z">
        <w:r>
          <w:t xml:space="preserve">, as</w:t>
        </w:r>
      </w:ins>
      <w:ins w:id="216" w:author="PR Preview" w:date="2026-01-01T00:00:00Z">
        <w:r>
          <w:t xml:space="preserve"> </w:t>
        </w:r>
      </w:ins>
      <w:hyperlink w:anchor="thm-chebyshev">
        <w:ins w:id="21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guarantees.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At</w:t>
        </w:r>
      </w:ins>
      <w:ins w:id="22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the share of cars is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4.3%,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against a bound of 25%,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and at</w:t>
        </w:r>
      </w:ins>
      <w:ins w:id="23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3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it is 1.3%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against 11.1%.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The bound is loose because it must hold for every distribution with this mean and variance.</w:t>
        </w:r>
      </w:ins>
    </w:p>
    <w:bookmarkEnd w:id="40"/>
    <w:bookmarkStart w:id="41" w:name="exr-chebyshev-sample-size"/>
    <w:p>
      <w:pPr>
        <w:pStyle w:val="BodyText"/>
      </w:pPr>
      <w:ins w:id="238" w:author="PR Preview" w:date="2026-01-01T00:00:00Z">
        <w:r>
          <w:rPr>
            <w:b/>
            <w:bCs/>
          </w:rPr>
          <w:t xml:space="preserve">Exercise 1 (How many cars to estimate average fuel economy)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Let</w:t>
        </w:r>
      </w:ins>
      <w:ins w:id="2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be</w:t>
        </w:r>
      </w:ins>
      <w:ins w:id="244" w:author="PR Preview" w:date="2026-01-01T00:00:00Z">
        <w:r>
          <w:t xml:space="preserve"> </w:t>
        </w:r>
      </w:ins>
      <w:hyperlink r:id="rId9">
        <w:ins w:id="245" w:author="PR Preview" w:date="2026-01-01T00:00:00Z">
          <w:r>
            <w:rPr>
              <w:rStyle w:val="Hyperlink"/>
            </w:rPr>
            <w:t xml:space="preserve">IID</w:t>
          </w:r>
        </w:ins>
      </w:hyperlink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draws of the fuel economy (</w:t>
        </w:r>
      </w:ins>
      <w:ins w:id="248" w:author="PR Preview" w:date="2026-01-01T00:00:00Z">
        <w:r>
          <w:rPr>
            <w:rStyle w:val="VerbatimChar"/>
          </w:rPr>
          <w:t xml:space="preserve">mpg</w:t>
        </w:r>
      </w:ins>
      <w:ins w:id="249" w:author="PR Preview" w:date="2026-01-01T00:00:00Z">
        <w:r>
          <w:t xml:space="preserve">) of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 car chosen at random from the Auto data,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with mean</w:t>
        </w:r>
      </w:ins>
      <w:ins w:id="254" w:author="PR Preview" w:date="2026-01-01T00:00:00Z">
        <w:r>
          <w:t xml:space="preserve"> </w:t>
        </w:r>
      </w:ins>
      <m:oMath>
        <m:r>
          <m:t>μ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and variance</w:t>
        </w:r>
      </w:ins>
      <w:ins w:id="25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58" w:author="PR Preview" w:date="2026-01-01T00:00:00Z">
        <w:r>
          <w:t xml:space="preserve">,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and let</w:t>
        </w:r>
      </w:ins>
      <w:ins w:id="261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62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263" w:author="PR Preview" w:date="2026-01-01T00:00:00Z">
        <w:r>
          <w:t xml:space="preserve">Use</w:t>
        </w:r>
      </w:ins>
      <w:ins w:id="264" w:author="PR Preview" w:date="2026-01-01T00:00:00Z">
        <w:r>
          <w:t xml:space="preserve"> </w:t>
        </w:r>
      </w:ins>
      <w:hyperlink w:anchor="cor-sum-iid-moments">
        <w:ins w:id="26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and</w:t>
        </w:r>
      </w:ins>
      <w:ins w:id="268" w:author="PR Preview" w:date="2026-01-01T00:00:00Z">
        <w:r>
          <w:t xml:space="preserve"> </w:t>
        </w:r>
      </w:ins>
      <w:hyperlink w:anchor="thm-chebyshev">
        <w:ins w:id="26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to show that for every</w:t>
        </w:r>
      </w:ins>
      <w:ins w:id="272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&gt;</m:t>
        </m:r>
        <m:r>
          <m:t>0</m:t>
        </m:r>
      </m:oMath>
      <w:ins w:id="27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ins w:id="274" w:author="PR Preview" w:date="2026-01-01T00:00:00Z">
        <w:r>
          <w:t xml:space="preserve">Compute</w:t>
        </w:r>
      </w:ins>
      <w:ins w:id="27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for the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rPr>
            <w:rStyle w:val="VerbatimChar"/>
          </w:rPr>
          <w:t xml:space="preserve">mpg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column of</w:t>
        </w:r>
      </w:ins>
      <w:ins w:id="282" w:author="PR Preview" w:date="2026-01-01T00:00:00Z">
        <w:r>
          <w:t xml:space="preserve"> </w:t>
        </w:r>
      </w:ins>
      <w:hyperlink r:id="rId29">
        <w:ins w:id="283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284" w:author="PR Preview" w:date="2026-01-01T00:00:00Z">
        <w:r>
          <w:t xml:space="preserve">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treating the 392 cars as the whole population.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Find the smallest</w:t>
        </w:r>
      </w:ins>
      <w:ins w:id="289" w:author="PR Preview" w:date="2026-01-01T00:00:00Z">
        <w:r>
          <w:t xml:space="preserve"> </w:t>
        </w:r>
      </w:ins>
      <m:oMath>
        <m:r>
          <m:t>n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for which the bound in (a) guarantees</w:t>
        </w:r>
      </w:ins>
      <w:ins w:id="29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ins w:id="293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294" w:author="PR Preview" w:date="2026-01-01T00:00:00Z">
        <w:r>
          <w:t xml:space="preserve">Simulate 10,000 samples of that size drawn with replacement,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and count how many sample means miss</w:t>
        </w:r>
      </w:ins>
      <w:ins w:id="297" w:author="PR Preview" w:date="2026-01-01T00:00:00Z">
        <w:r>
          <w:t xml:space="preserve"> </w:t>
        </w:r>
      </w:ins>
      <m:oMath>
        <m:r>
          <m:t>μ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by 1 or more.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Why is the count so far below the 5% the bound allows?</w:t>
        </w:r>
      </w:ins>
    </w:p>
    <w:bookmarkEnd w:id="41"/>
    <w:bookmarkStart w:id="42" w:name="sol-chebyshev-sample-size"/>
    <w:p>
      <w:pPr>
        <w:pStyle w:val="FirstParagraph"/>
      </w:pPr>
      <w:ins w:id="302" w:author="PR Preview" w:date="2026-01-01T00:00:00Z">
        <w:r>
          <w:rPr>
            <w:i/>
            <w:iCs/>
          </w:rPr>
          <w:t xml:space="preserve">Solution 1</w:t>
        </w:r>
      </w:ins>
      <w:ins w:id="303" w:author="PR Preview" w:date="2026-01-01T00:00:00Z">
        <w:r>
          <w:t xml:space="preserve">. </w:t>
        </w:r>
      </w:ins>
    </w:p>
    <w:p>
      <w:pPr>
        <w:numPr>
          <w:ilvl w:val="0"/>
          <w:numId w:val="1002"/>
        </w:numPr>
      </w:pPr>
      <w:ins w:id="304" w:author="PR Preview" w:date="2026-01-01T00:00:00Z">
        <w:r>
          <w:t xml:space="preserve">By</w:t>
        </w:r>
      </w:ins>
      <w:ins w:id="305" w:author="PR Preview" w:date="2026-01-01T00:00:00Z">
        <w:r>
          <w:t xml:space="preserve"> </w:t>
        </w:r>
      </w:ins>
      <w:hyperlink w:anchor="cor-sum-iid-moments">
        <w:ins w:id="306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307" w:author="PR Preview" w:date="2026-01-01T00:00:00Z">
        <w:r>
          <w:t xml:space="preserve">,</w:t>
        </w:r>
      </w:ins>
      <w:ins w:id="308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for</w:t>
        </w:r>
      </w:ins>
      <w:ins w:id="31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12" w:author="PR Preview" w:date="2026-01-01T00:00:00Z">
        <w:r>
          <w:t xml:space="preserve">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so</w:t>
        </w:r>
      </w:ins>
      <w:ins w:id="315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has mean</w:t>
        </w:r>
      </w:ins>
      <w:ins w:id="318" w:author="PR Preview" w:date="2026-01-01T00:00:00Z">
        <w:r>
          <w:t xml:space="preserve"> </w:t>
        </w:r>
      </w:ins>
      <m:oMath>
        <m:r>
          <m:t>μ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 variance</w:t>
        </w:r>
      </w:ins>
      <w:ins w:id="32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(a constant factor</w:t>
        </w:r>
      </w:ins>
      <w:ins w:id="324" w:author="PR Preview" w:date="2026-01-01T00:00:00Z">
        <w:r>
          <w:t xml:space="preserve"> </w:t>
        </w:r>
      </w:ins>
      <m:oMath>
        <m:r>
          <m:t>c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scales a variance by</w:t>
        </w:r>
      </w:ins>
      <w:ins w:id="327" w:author="PR Preview" w:date="2026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t>2</m:t>
            </m:r>
          </m:sup>
        </m:sSup>
      </m:oMath>
      <w:ins w:id="328" w:author="PR Preview" w:date="2026-01-01T00:00:00Z">
        <w:r>
          <w:t xml:space="preserve">).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Apply</w:t>
        </w:r>
      </w:ins>
      <w:ins w:id="331" w:author="PR Preview" w:date="2026-01-01T00:00:00Z">
        <w:r>
          <w:t xml:space="preserve"> </w:t>
        </w:r>
      </w:ins>
      <w:hyperlink w:anchor="thm-chebyshev">
        <w:ins w:id="332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to</w:t>
        </w:r>
      </w:ins>
      <w:ins w:id="335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with</w:t>
        </w:r>
      </w:ins>
      <w:ins w:id="338" w:author="PR Preview" w:date="2026-01-01T00:00:00Z">
        <w:r>
          <w:t xml:space="preserve"> </w:t>
        </w:r>
      </w:ins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ins w:id="339" w:author="PR Preview" w:date="2026-01-01T00:00:00Z">
        <w:r>
          <w:t xml:space="preserve">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that is,</w:t>
        </w:r>
      </w:ins>
      <w:ins w:id="34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ins w:id="343" w:author="PR Preview" w:date="2026-01-01T00:00:00Z">
        <w:r>
          <w:t xml:space="preserve">, so</w:t>
        </w:r>
      </w:ins>
      <w:ins w:id="34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345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ins w:id="346" w:author="PR Preview" w:date="2026-01-01T00:00:00Z">
        <w:r>
          <w:t xml:space="preserve">Setting</w:t>
        </w:r>
      </w:ins>
      <w:ins w:id="34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gives</w:t>
        </w:r>
      </w:ins>
      <w:ins w:id="3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351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ins w:id="352" w:author="PR Preview" w:date="2026-01-01T00:00:00Z">
        <w:r>
          <w:t xml:space="preserve">See the code below.</w:t>
        </w:r>
      </w:ins>
    </w:p>
    <w:p>
      <w:pPr>
        <w:pStyle w:val="SourceCode"/>
      </w:pPr>
      <w:ins w:id="353" w:author="PR Preview" w:date="2026-01-01T00:00:00Z">
        <w:r>
          <w:rPr>
            <w:rStyle w:val="NormalTok"/>
          </w:rPr>
          <w:t xml:space="preserve">mpg </w:t>
        </w:r>
      </w:ins>
      <w:ins w:id="354" w:author="PR Preview" w:date="2026-01-01T00:00:00Z">
        <w:r>
          <w:rPr>
            <w:rStyle w:val="OtherTok"/>
          </w:rPr>
          <w:t xml:space="preserve">&lt;-</w:t>
        </w:r>
      </w:ins>
      <w:ins w:id="355" w:author="PR Preview" w:date="2026-01-01T00:00:00Z">
        <w:r>
          <w:rPr>
            <w:rStyle w:val="NormalTok"/>
          </w:rPr>
          <w:t xml:space="preserve"> </w:t>
        </w:r>
      </w:ins>
      <w:ins w:id="356" w:author="PR Preview" w:date="2026-01-01T00:00:00Z">
        <w:r>
          <w:rPr>
            <w:rStyle w:val="FunctionTok"/>
          </w:rPr>
          <w:t xml:space="preserve">read.csv</w:t>
        </w:r>
      </w:ins>
      <w:ins w:id="357" w:author="PR Preview" w:date="2026-01-01T00:00:00Z">
        <w:r>
          <w:rPr>
            <w:rStyle w:val="NormalTok"/>
          </w:rPr>
          <w:t xml:space="preserve">(</w:t>
        </w:r>
      </w:ins>
      <w:ins w:id="358" w:author="PR Preview" w:date="2026-01-01T00:00:00Z">
        <w:r>
          <w:rPr>
            <w:rStyle w:val="StringTok"/>
          </w:rPr>
          <w:t xml:space="preserve">"data/auto.csv"</w:t>
        </w:r>
      </w:ins>
      <w:ins w:id="359" w:author="PR Preview" w:date="2026-01-01T00:00:00Z">
        <w:r>
          <w:rPr>
            <w:rStyle w:val="NormalTok"/>
          </w:rPr>
          <w:t xml:space="preserve">)</w:t>
        </w:r>
      </w:ins>
      <w:ins w:id="360" w:author="PR Preview" w:date="2026-01-01T00:00:00Z">
        <w:r>
          <w:rPr>
            <w:rStyle w:val="SpecialCharTok"/>
          </w:rPr>
          <w:t xml:space="preserve">$</w:t>
        </w:r>
      </w:ins>
      <w:ins w:id="361" w:author="PR Preview" w:date="2026-01-01T00:00:00Z">
        <w:r>
          <w:rPr>
            <w:rStyle w:val="NormalTok"/>
          </w:rPr>
          <w:t xml:space="preserve">mpg</w:t>
        </w:r>
      </w:ins>
      <w:ins w:id="362" w:author="PR Preview" w:date="2026-01-01T00:00:00Z">
        <w:r>
          <w:br/>
        </w:r>
      </w:ins>
      <w:ins w:id="363" w:author="PR Preview" w:date="2026-01-01T00:00:00Z">
        <w:r>
          <w:rPr>
            <w:rStyle w:val="NormalTok"/>
          </w:rPr>
          <w:t xml:space="preserve">mu </w:t>
        </w:r>
      </w:ins>
      <w:ins w:id="364" w:author="PR Preview" w:date="2026-01-01T00:00:00Z">
        <w:r>
          <w:rPr>
            <w:rStyle w:val="OtherTok"/>
          </w:rPr>
          <w:t xml:space="preserve">&lt;-</w:t>
        </w:r>
      </w:ins>
      <w:ins w:id="365" w:author="PR Preview" w:date="2026-01-01T00:00:00Z">
        <w:r>
          <w:rPr>
            <w:rStyle w:val="NormalTok"/>
          </w:rPr>
          <w:t xml:space="preserve"> </w:t>
        </w:r>
      </w:ins>
      <w:ins w:id="366" w:author="PR Preview" w:date="2026-01-01T00:00:00Z">
        <w:r>
          <w:rPr>
            <w:rStyle w:val="FunctionTok"/>
          </w:rPr>
          <w:t xml:space="preserve">mean</w:t>
        </w:r>
      </w:ins>
      <w:ins w:id="367" w:author="PR Preview" w:date="2026-01-01T00:00:00Z">
        <w:r>
          <w:rPr>
            <w:rStyle w:val="NormalTok"/>
          </w:rPr>
          <w:t xml:space="preserve">(mpg)</w:t>
        </w:r>
      </w:ins>
      <w:ins w:id="368" w:author="PR Preview" w:date="2026-01-01T00:00:00Z">
        <w:r>
          <w:br/>
        </w:r>
      </w:ins>
      <w:ins w:id="369" w:author="PR Preview" w:date="2026-01-01T00:00:00Z">
        <w:r>
          <w:rPr>
            <w:rStyle w:val="NormalTok"/>
          </w:rPr>
          <w:t xml:space="preserve">sigma2 </w:t>
        </w:r>
      </w:ins>
      <w:ins w:id="370" w:author="PR Preview" w:date="2026-01-01T00:00:00Z">
        <w:r>
          <w:rPr>
            <w:rStyle w:val="OtherTok"/>
          </w:rPr>
          <w:t xml:space="preserve">&lt;-</w:t>
        </w:r>
      </w:ins>
      <w:ins w:id="371" w:author="PR Preview" w:date="2026-01-01T00:00:00Z">
        <w:r>
          <w:rPr>
            <w:rStyle w:val="NormalTok"/>
          </w:rPr>
          <w:t xml:space="preserve"> </w:t>
        </w:r>
      </w:ins>
      <w:ins w:id="372" w:author="PR Preview" w:date="2026-01-01T00:00:00Z">
        <w:r>
          <w:rPr>
            <w:rStyle w:val="FunctionTok"/>
          </w:rPr>
          <w:t xml:space="preserve">mean</w:t>
        </w:r>
      </w:ins>
      <w:ins w:id="373" w:author="PR Preview" w:date="2026-01-01T00:00:00Z">
        <w:r>
          <w:rPr>
            <w:rStyle w:val="NormalTok"/>
          </w:rPr>
          <w:t xml:space="preserve">((mpg </w:t>
        </w:r>
      </w:ins>
      <w:ins w:id="374" w:author="PR Preview" w:date="2026-01-01T00:00:00Z">
        <w:r>
          <w:rPr>
            <w:rStyle w:val="SpecialCharTok"/>
          </w:rPr>
          <w:t xml:space="preserve">-</w:t>
        </w:r>
      </w:ins>
      <w:ins w:id="375" w:author="PR Preview" w:date="2026-01-01T00:00:00Z">
        <w:r>
          <w:rPr>
            <w:rStyle w:val="NormalTok"/>
          </w:rPr>
          <w:t xml:space="preserve"> mu)</w:t>
        </w:r>
      </w:ins>
      <w:ins w:id="376" w:author="PR Preview" w:date="2026-01-01T00:00:00Z">
        <w:r>
          <w:rPr>
            <w:rStyle w:val="SpecialCharTok"/>
          </w:rPr>
          <w:t xml:space="preserve">^</w:t>
        </w:r>
      </w:ins>
      <w:ins w:id="377" w:author="PR Preview" w:date="2026-01-01T00:00:00Z">
        <w:r>
          <w:rPr>
            <w:rStyle w:val="DecValTok"/>
          </w:rPr>
          <w:t xml:space="preserve">2</w:t>
        </w:r>
      </w:ins>
      <w:ins w:id="378" w:author="PR Preview" w:date="2026-01-01T00:00:00Z">
        <w:r>
          <w:rPr>
            <w:rStyle w:val="NormalTok"/>
          </w:rPr>
          <w:t xml:space="preserve">)</w:t>
        </w:r>
      </w:ins>
      <w:ins w:id="379" w:author="PR Preview" w:date="2026-01-01T00:00:00Z">
        <w:r>
          <w:br/>
        </w:r>
      </w:ins>
      <w:ins w:id="380" w:author="PR Preview" w:date="2026-01-01T00:00:00Z">
        <w:r>
          <w:rPr>
            <w:rStyle w:val="NormalTok"/>
          </w:rPr>
          <w:t xml:space="preserve">n_min </w:t>
        </w:r>
      </w:ins>
      <w:ins w:id="381" w:author="PR Preview" w:date="2026-01-01T00:00:00Z">
        <w:r>
          <w:rPr>
            <w:rStyle w:val="OtherTok"/>
          </w:rPr>
          <w:t xml:space="preserve">&lt;-</w:t>
        </w:r>
      </w:ins>
      <w:ins w:id="382" w:author="PR Preview" w:date="2026-01-01T00:00:00Z">
        <w:r>
          <w:rPr>
            <w:rStyle w:val="NormalTok"/>
          </w:rPr>
          <w:t xml:space="preserve"> </w:t>
        </w:r>
      </w:ins>
      <w:ins w:id="383" w:author="PR Preview" w:date="2026-01-01T00:00:00Z">
        <w:r>
          <w:rPr>
            <w:rStyle w:val="FunctionTok"/>
          </w:rPr>
          <w:t xml:space="preserve">ceiling</w:t>
        </w:r>
      </w:ins>
      <w:ins w:id="384" w:author="PR Preview" w:date="2026-01-01T00:00:00Z">
        <w:r>
          <w:rPr>
            <w:rStyle w:val="NormalTok"/>
          </w:rPr>
          <w:t xml:space="preserve">(</w:t>
        </w:r>
      </w:ins>
      <w:ins w:id="385" w:author="PR Preview" w:date="2026-01-01T00:00:00Z">
        <w:r>
          <w:rPr>
            <w:rStyle w:val="DecValTok"/>
          </w:rPr>
          <w:t xml:space="preserve">20</w:t>
        </w:r>
      </w:ins>
      <w:ins w:id="386" w:author="PR Preview" w:date="2026-01-01T00:00:00Z">
        <w:r>
          <w:rPr>
            <w:rStyle w:val="NormalTok"/>
          </w:rPr>
          <w:t xml:space="preserve"> </w:t>
        </w:r>
      </w:ins>
      <w:ins w:id="387" w:author="PR Preview" w:date="2026-01-01T00:00:00Z">
        <w:r>
          <w:rPr>
            <w:rStyle w:val="SpecialCharTok"/>
          </w:rPr>
          <w:t xml:space="preserve">*</w:t>
        </w:r>
      </w:ins>
      <w:ins w:id="388" w:author="PR Preview" w:date="2026-01-01T00:00:00Z">
        <w:r>
          <w:rPr>
            <w:rStyle w:val="NormalTok"/>
          </w:rPr>
          <w:t xml:space="preserve"> sigma2)</w:t>
        </w:r>
      </w:ins>
      <w:ins w:id="389" w:author="PR Preview" w:date="2026-01-01T00:00:00Z">
        <w:r>
          <w:br/>
        </w:r>
      </w:ins>
      <w:ins w:id="390" w:author="PR Preview" w:date="2026-01-01T00:00:00Z">
        <w:r>
          <w:br/>
        </w:r>
      </w:ins>
      <w:ins w:id="391" w:author="PR Preview" w:date="2026-01-01T00:00:00Z">
        <w:r>
          <w:rPr>
            <w:rStyle w:val="FunctionTok"/>
          </w:rPr>
          <w:t xml:space="preserve">set.seed</w:t>
        </w:r>
      </w:ins>
      <w:ins w:id="392" w:author="PR Preview" w:date="2026-01-01T00:00:00Z">
        <w:r>
          <w:rPr>
            <w:rStyle w:val="NormalTok"/>
          </w:rPr>
          <w:t xml:space="preserve">(</w:t>
        </w:r>
      </w:ins>
      <w:ins w:id="393" w:author="PR Preview" w:date="2026-01-01T00:00:00Z">
        <w:r>
          <w:rPr>
            <w:rStyle w:val="DecValTok"/>
          </w:rPr>
          <w:t xml:space="preserve">571</w:t>
        </w:r>
      </w:ins>
      <w:ins w:id="394" w:author="PR Preview" w:date="2026-01-01T00:00:00Z">
        <w:r>
          <w:rPr>
            <w:rStyle w:val="NormalTok"/>
          </w:rPr>
          <w:t xml:space="preserve">)</w:t>
        </w:r>
      </w:ins>
      <w:ins w:id="395" w:author="PR Preview" w:date="2026-01-01T00:00:00Z">
        <w:r>
          <w:br/>
        </w:r>
      </w:ins>
      <w:ins w:id="396" w:author="PR Preview" w:date="2026-01-01T00:00:00Z">
        <w:r>
          <w:rPr>
            <w:rStyle w:val="NormalTok"/>
          </w:rPr>
          <w:t xml:space="preserve">xbar </w:t>
        </w:r>
      </w:ins>
      <w:ins w:id="397" w:author="PR Preview" w:date="2026-01-01T00:00:00Z">
        <w:r>
          <w:rPr>
            <w:rStyle w:val="OtherTok"/>
          </w:rPr>
          <w:t xml:space="preserve">&lt;-</w:t>
        </w:r>
      </w:ins>
      <w:ins w:id="398" w:author="PR Preview" w:date="2026-01-01T00:00:00Z">
        <w:r>
          <w:rPr>
            <w:rStyle w:val="NormalTok"/>
          </w:rPr>
          <w:t xml:space="preserve"> </w:t>
        </w:r>
      </w:ins>
      <w:ins w:id="399" w:author="PR Preview" w:date="2026-01-01T00:00:00Z">
        <w:r>
          <w:rPr>
            <w:rStyle w:val="FunctionTok"/>
          </w:rPr>
          <w:t xml:space="preserve">replicate</w:t>
        </w:r>
      </w:ins>
      <w:ins w:id="400" w:author="PR Preview" w:date="2026-01-01T00:00:00Z">
        <w:r>
          <w:rPr>
            <w:rStyle w:val="NormalTok"/>
          </w:rPr>
          <w:t xml:space="preserve">(</w:t>
        </w:r>
      </w:ins>
      <w:ins w:id="401" w:author="PR Preview" w:date="2026-01-01T00:00:00Z">
        <w:r>
          <w:rPr>
            <w:rStyle w:val="DecValTok"/>
          </w:rPr>
          <w:t xml:space="preserve">10000</w:t>
        </w:r>
      </w:ins>
      <w:ins w:id="402" w:author="PR Preview" w:date="2026-01-01T00:00:00Z">
        <w:r>
          <w:rPr>
            <w:rStyle w:val="NormalTok"/>
          </w:rPr>
          <w:t xml:space="preserve">, </w:t>
        </w:r>
      </w:ins>
      <w:ins w:id="403" w:author="PR Preview" w:date="2026-01-01T00:00:00Z">
        <w:r>
          <w:rPr>
            <w:rStyle w:val="FunctionTok"/>
          </w:rPr>
          <w:t xml:space="preserve">mean</w:t>
        </w:r>
      </w:ins>
      <w:ins w:id="404" w:author="PR Preview" w:date="2026-01-01T00:00:00Z">
        <w:r>
          <w:rPr>
            <w:rStyle w:val="NormalTok"/>
          </w:rPr>
          <w:t xml:space="preserve">(</w:t>
        </w:r>
      </w:ins>
      <w:ins w:id="405" w:author="PR Preview" w:date="2026-01-01T00:00:00Z">
        <w:r>
          <w:rPr>
            <w:rStyle w:val="FunctionTok"/>
          </w:rPr>
          <w:t xml:space="preserve">sample</w:t>
        </w:r>
      </w:ins>
      <w:ins w:id="406" w:author="PR Preview" w:date="2026-01-01T00:00:00Z">
        <w:r>
          <w:rPr>
            <w:rStyle w:val="NormalTok"/>
          </w:rPr>
          <w:t xml:space="preserve">(mpg, n_min, </w:t>
        </w:r>
      </w:ins>
      <w:ins w:id="407" w:author="PR Preview" w:date="2026-01-01T00:00:00Z">
        <w:r>
          <w:rPr>
            <w:rStyle w:val="AttributeTok"/>
          </w:rPr>
          <w:t xml:space="preserve">replace =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ConstantTok"/>
          </w:rPr>
          <w:t xml:space="preserve">TRUE</w:t>
        </w:r>
      </w:ins>
      <w:ins w:id="410" w:author="PR Preview" w:date="2026-01-01T00:00:00Z">
        <w:r>
          <w:rPr>
            <w:rStyle w:val="NormalTok"/>
          </w:rPr>
          <w:t xml:space="preserve">)))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misses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sum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abs</w:t>
        </w:r>
      </w:ins>
      <w:ins w:id="418" w:author="PR Preview" w:date="2026-01-01T00:00:00Z">
        <w:r>
          <w:rPr>
            <w:rStyle w:val="NormalTok"/>
          </w:rPr>
          <w:t xml:space="preserve">(xbar </w:t>
        </w:r>
      </w:ins>
      <w:ins w:id="419" w:author="PR Preview" w:date="2026-01-01T00:00:00Z">
        <w:r>
          <w:rPr>
            <w:rStyle w:val="SpecialCharTok"/>
          </w:rPr>
          <w:t xml:space="preserve">-</w:t>
        </w:r>
      </w:ins>
      <w:ins w:id="420" w:author="PR Preview" w:date="2026-01-01T00:00:00Z">
        <w:r>
          <w:rPr>
            <w:rStyle w:val="NormalTok"/>
          </w:rPr>
          <w:t xml:space="preserve"> mu) </w:t>
        </w:r>
      </w:ins>
      <w:ins w:id="421" w:author="PR Preview" w:date="2026-01-01T00:00:00Z">
        <w:r>
          <w:rPr>
            <w:rStyle w:val="SpecialCharTok"/>
          </w:rPr>
          <w:t xml:space="preserve">&gt;=</w:t>
        </w:r>
      </w:ins>
      <w:ins w:id="422" w:author="PR Preview" w:date="2026-01-01T00:00:00Z">
        <w:r>
          <w:rPr>
            <w:rStyle w:val="NormalTok"/>
          </w:rPr>
          <w:t xml:space="preserve"> </w:t>
        </w:r>
      </w:ins>
      <w:ins w:id="423" w:author="PR Preview" w:date="2026-01-01T00:00:00Z">
        <w:r>
          <w:rPr>
            <w:rStyle w:val="DecValTok"/>
          </w:rPr>
          <w:t xml:space="preserve">1</w:t>
        </w:r>
      </w:ins>
      <w:ins w:id="424" w:author="PR Preview" w:date="2026-01-01T00:00:00Z">
        <w:r>
          <w:rPr>
            <w:rStyle w:val="NormalTok"/>
          </w:rPr>
          <w:t xml:space="preserve">)</w:t>
        </w:r>
      </w:ins>
      <w:ins w:id="425" w:author="PR Preview" w:date="2026-01-01T00:00:00Z">
        <w:r>
          <w:br/>
        </w:r>
      </w:ins>
      <w:ins w:id="426" w:author="PR Preview" w:date="2026-01-01T00:00:00Z">
        <w:r>
          <w:rPr>
            <w:rStyle w:val="NormalTok"/>
          </w:rPr>
          <w:t xml:space="preserve">normal_approx </w:t>
        </w:r>
      </w:ins>
      <w:ins w:id="427" w:author="PR Preview" w:date="2026-01-01T00:00:00Z">
        <w:r>
          <w:rPr>
            <w:rStyle w:val="OtherTok"/>
          </w:rPr>
          <w:t xml:space="preserve">&lt;-</w:t>
        </w:r>
      </w:ins>
      <w:ins w:id="428" w:author="PR Preview" w:date="2026-01-01T00:00:00Z">
        <w:r>
          <w:rPr>
            <w:rStyle w:val="NormalTok"/>
          </w:rPr>
          <w:t xml:space="preserve"> </w:t>
        </w:r>
      </w:ins>
      <w:ins w:id="429" w:author="PR Preview" w:date="2026-01-01T00:00:00Z">
        <w:r>
          <w:rPr>
            <w:rStyle w:val="DecValTok"/>
          </w:rPr>
          <w:t xml:space="preserve">2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SpecialCharTok"/>
          </w:rPr>
          <w:t xml:space="preserve">*</w:t>
        </w:r>
      </w:ins>
      <w:ins w:id="432" w:author="PR Preview" w:date="2026-01-01T00:00:00Z">
        <w:r>
          <w:rPr>
            <w:rStyle w:val="NormalTok"/>
          </w:rPr>
          <w:t xml:space="preserve"> </w:t>
        </w:r>
      </w:ins>
      <w:ins w:id="433" w:author="PR Preview" w:date="2026-01-01T00:00:00Z">
        <w:r>
          <w:rPr>
            <w:rStyle w:val="FunctionTok"/>
          </w:rPr>
          <w:t xml:space="preserve">pnorm</w:t>
        </w:r>
      </w:ins>
      <w:ins w:id="434" w:author="PR Preview" w:date="2026-01-01T00:00:00Z">
        <w:r>
          <w:rPr>
            <w:rStyle w:val="NormalTok"/>
          </w:rPr>
          <w:t xml:space="preserve">(</w:t>
        </w:r>
      </w:ins>
      <w:ins w:id="435" w:author="PR Preview" w:date="2026-01-01T00:00:00Z">
        <w:r>
          <w:rPr>
            <w:rStyle w:val="SpecialCharTok"/>
          </w:rPr>
          <w:t xml:space="preserve">-</w:t>
        </w:r>
      </w:ins>
      <w:ins w:id="436" w:author="PR Preview" w:date="2026-01-01T00:00:00Z">
        <w:r>
          <w:rPr>
            <w:rStyle w:val="DecValTok"/>
          </w:rPr>
          <w:t xml:space="preserve">1</w:t>
        </w:r>
      </w:ins>
      <w:ins w:id="437" w:author="PR Preview" w:date="2026-01-01T00:00:00Z">
        <w:r>
          <w:rPr>
            <w:rStyle w:val="NormalTok"/>
          </w:rPr>
          <w:t xml:space="preserve"> </w:t>
        </w:r>
      </w:ins>
      <w:ins w:id="438" w:author="PR Preview" w:date="2026-01-01T00:00:00Z">
        <w:r>
          <w:rPr>
            <w:rStyle w:val="SpecialCharTok"/>
          </w:rPr>
          <w:t xml:space="preserve">/</w:t>
        </w:r>
      </w:ins>
      <w:ins w:id="439" w:author="PR Preview" w:date="2026-01-01T00:00:00Z">
        <w:r>
          <w:rPr>
            <w:rStyle w:val="NormalTok"/>
          </w:rPr>
          <w:t xml:space="preserve"> </w:t>
        </w:r>
      </w:ins>
      <w:ins w:id="440" w:author="PR Preview" w:date="2026-01-01T00:00:00Z">
        <w:r>
          <w:rPr>
            <w:rStyle w:val="FunctionTok"/>
          </w:rPr>
          <w:t xml:space="preserve">sqrt</w:t>
        </w:r>
      </w:ins>
      <w:ins w:id="441" w:author="PR Preview" w:date="2026-01-01T00:00:00Z">
        <w:r>
          <w:rPr>
            <w:rStyle w:val="NormalTok"/>
          </w:rPr>
          <w:t xml:space="preserve">(sigma2 </w:t>
        </w:r>
      </w:ins>
      <w:ins w:id="442" w:author="PR Preview" w:date="2026-01-01T00:00:00Z">
        <w:r>
          <w:rPr>
            <w:rStyle w:val="SpecialCharTok"/>
          </w:rPr>
          <w:t xml:space="preserve">/</w:t>
        </w:r>
      </w:ins>
      <w:ins w:id="443" w:author="PR Preview" w:date="2026-01-01T00:00:00Z">
        <w:r>
          <w:rPr>
            <w:rStyle w:val="NormalTok"/>
          </w:rPr>
          <w:t xml:space="preserve"> n_min))</w:t>
        </w:r>
      </w:ins>
      <w:ins w:id="444" w:author="PR Preview" w:date="2026-01-01T00:00:00Z">
        <w:r>
          <w:br/>
        </w:r>
      </w:ins>
      <w:ins w:id="445" w:author="PR Preview" w:date="2026-01-01T00:00:00Z">
        <w:r>
          <w:rPr>
            <w:rStyle w:val="FunctionTok"/>
          </w:rPr>
          <w:t xml:space="preserve">c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variance =</w:t>
        </w:r>
      </w:ins>
      <w:ins w:id="448" w:author="PR Preview" w:date="2026-01-01T00:00:00Z">
        <w:r>
          <w:rPr>
            <w:rStyle w:val="NormalTok"/>
          </w:rPr>
          <w:t xml:space="preserve"> sigma2, </w:t>
        </w:r>
      </w:ins>
      <w:ins w:id="449" w:author="PR Preview" w:date="2026-01-01T00:00:00Z">
        <w:r>
          <w:rPr>
            <w:rStyle w:val="AttributeTok"/>
          </w:rPr>
          <w:t xml:space="preserve">n =</w:t>
        </w:r>
      </w:ins>
      <w:ins w:id="450" w:author="PR Preview" w:date="2026-01-01T00:00:00Z">
        <w:r>
          <w:rPr>
            <w:rStyle w:val="NormalTok"/>
          </w:rPr>
          <w:t xml:space="preserve"> n_min, </w:t>
        </w:r>
      </w:ins>
      <w:ins w:id="451" w:author="PR Preview" w:date="2026-01-01T00:00:00Z">
        <w:r>
          <w:rPr>
            <w:rStyle w:val="AttributeTok"/>
          </w:rPr>
          <w:t xml:space="preserve">misses =</w:t>
        </w:r>
      </w:ins>
      <w:ins w:id="452" w:author="PR Preview" w:date="2026-01-01T00:00:00Z">
        <w:r>
          <w:rPr>
            <w:rStyle w:val="NormalTok"/>
          </w:rPr>
          <w:t xml:space="preserve"> misses, </w:t>
        </w:r>
      </w:ins>
      <w:ins w:id="453" w:author="PR Preview" w:date="2026-01-01T00:00:00Z">
        <w:r>
          <w:rPr>
            <w:rStyle w:val="AttributeTok"/>
          </w:rPr>
          <w:t xml:space="preserve">normal_approx =</w:t>
        </w:r>
      </w:ins>
      <w:ins w:id="454" w:author="PR Preview" w:date="2026-01-01T00:00:00Z">
        <w:r>
          <w:rPr>
            <w:rStyle w:val="NormalTok"/>
          </w:rPr>
          <w:t xml:space="preserve"> normal_approx)</w:t>
        </w:r>
      </w:ins>
      <w:ins w:id="455" w:author="PR Preview" w:date="2026-01-01T00:00:00Z">
        <w:r>
          <w:br/>
        </w:r>
      </w:ins>
      <w:ins w:id="456" w:author="PR Preview" w:date="2026-01-01T00:00:00Z">
        <w:r>
          <w:rPr>
            <w:rStyle w:val="CommentTok"/>
          </w:rPr>
          <w:t xml:space="preserve">#&gt;      variance             n        misses normal_approx </w:t>
        </w:r>
      </w:ins>
      <w:ins w:id="457" w:author="PR Preview" w:date="2026-01-01T00:00:00Z">
        <w:r>
          <w:br/>
        </w:r>
      </w:ins>
      <w:ins w:id="458" w:author="PR Preview" w:date="2026-01-01T00:00:00Z">
        <w:r>
          <w:rPr>
            <w:rStyle w:val="CommentTok"/>
          </w:rPr>
          <w:t xml:space="preserve">#&gt;  6.076274e+01  1.216000e+03  0.000000e+00  7.694705e-06</w:t>
        </w:r>
      </w:ins>
    </w:p>
    <w:p>
      <w:pPr>
        <w:pStyle w:val="FirstParagraph"/>
      </w:pPr>
      <w:ins w:id="459" w:author="PR Preview" w:date="2026-01-01T00:00:00Z">
        <w:r>
          <w:t xml:space="preserve">The population variance of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rPr>
            <w:rStyle w:val="VerbatimChar"/>
          </w:rPr>
          <w:t xml:space="preserve">mpg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is 60.8,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so</w:t>
        </w:r>
      </w:ins>
      <w:ins w:id="46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1216</m:t>
        </m:r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cars suffice.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Out of 10,000 samples of that size, 0 sample means missed</w:t>
        </w:r>
      </w:ins>
      <w:ins w:id="471" w:author="PR Preview" w:date="2026-01-01T00:00:00Z">
        <w:r>
          <w:t xml:space="preserve"> </w:t>
        </w:r>
      </w:ins>
      <m:oMath>
        <m:r>
          <m:t>μ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by 1 or more,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against the 5% (500 samples) the bound allows.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The bound is loose because the sample mean of this many cars is nearly normal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(</w:t>
        </w:r>
      </w:ins>
      <w:hyperlink w:anchor="thm-clt">
        <w:ins w:id="48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81" w:author="PR Preview" w:date="2026-01-01T00:00:00Z">
        <w:r>
          <w:t xml:space="preserve">),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and the normal approximation puts the chance of a miss at about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7.7</w:t>
        </w:r>
      </w:ins>
      <w:ins w:id="486" w:author="PR Preview" w:date="2026-01-01T00:00:00Z">
        <w:r>
          <w:t xml:space="preserve">^{-6};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Chebyshev’s inequality must hold for every distribution, as in</w:t>
        </w:r>
      </w:ins>
      <w:ins w:id="489" w:author="PR Preview" w:date="2026-01-01T00:00:00Z">
        <w:r>
          <w:t xml:space="preserve"> </w:t>
        </w:r>
      </w:ins>
      <w:hyperlink w:anchor="exm-chebyshev-auto">
        <w:ins w:id="49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91" w:author="PR Preview" w:date="2026-01-01T00:00:00Z">
        <w:r>
          <w:t xml:space="preserve">.</w:t>
        </w:r>
      </w:ins>
    </w:p>
    <w:bookmarkEnd w:id="42"/>
    <w:bookmarkEnd w:id="43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2026-10-13T21:24:09Z</dcterms:created>
  <dcterms:modified xsi:type="dcterms:W3CDTF">2026-10-13T21:24:09Z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