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2026-10-22 01:36:00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13:12:54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del w:id="3" w:author="PR Preview" w:date="2026-01-01T00:00:00Z">
        <w:r>
          <w:delTex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\operatorname{E}\mathord{\smash[b]{\underset{\raise.3ex\hbox{$\scriptstyle\sim$}}{X}}\vphantom{X}}\right)\mathclose{}}^{\top}\right]\mathclose{}}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  </w:r>
      </w:ins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del w:id="5" w:author="PR Preview" w:date="2026-01-01T00:00:00Z">
        <w:r>
          <w:rPr>
            <w:i/>
            <w:iCs/>
          </w:rPr>
          <w:delText xml:space="preserve">Proof</w:delText>
        </w:r>
      </w:del>
      <w:del w:id="6" w:author="PR Preview" w:date="2026-01-01T00:00:00Z">
        <w:r>
          <w:delText xml:space="preserve">. </w:delText>
        </w:r>
      </w:del>
      <w:del w:id="7" w:author="PR Preview" w:date="2026-01-01T00:00:00Z">
        <w:r>
          <w:delText xml:space="preserve">Let</w:delText>
        </w:r>
      </w:del>
      <w:del w:id="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for</w:delText>
        </w:r>
      </w:del>
      <w:del w:id="1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so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$\operatorname{E}\mathord{\smash[b]{\underset{\raise.3ex\hbox{$\scriptstyle\sim$}}{X}}\vphantom{X}}= {(\mu_1, \ldots, \mu_p)}^{\top}$</w:delText>
        </w:r>
      </w:del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By</w:delText>
        </w:r>
      </w:del>
      <w:del w:id="20" w:author="PR Preview" w:date="2026-01-01T00:00:00Z">
        <w:r>
          <w:delText xml:space="preserve"> </w:delText>
        </w:r>
      </w:del>
      <w:hyperlink w:anchor="def-cov-vec-x">
        <w:del w:id="2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22" w:author="PR Preview" w:date="2026-01-01T00:00:00Z">
        <w:r>
          <w:delText xml:space="preserve">:</w:delText>
        </w:r>
      </w:del>
    </w:p>
    <w:p>
      <w:pPr>
        <w:pStyle w:val="BodyText"/>
      </w:pPr>
      <w:del w:id="23" w:author="PR Preview" w:date="2026-01-01T00:00:00Z">
        <w:r>
          <w:delText xml:space="preserve">$$
    \begin{aligned}
    {\operatorname{Var}\mathopen{}\left(\mathord{\smash[b]{\underset{\raise.3ex\hbox{$\scriptstyle\sim$}}{X}}\vphantom{X}}\right)\mathclose{}}
    &amp;= {\operatorname{E}\mathopen{}\left[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\right]\mathclose{}}
    \\
    &amp;= {\operatorname{E}\mathopen{}\left[
      \begin{pmatrix}X_1 - \mu_1 \\ \vdots \\ X_p - \mu_p\end{pmatrix}
      \begin{pmatrix}X_1 - \mu_1 &amp; \cdots &amp; X_p - \mu_p\end{pmatrix}
    \right]\mathclose{}}
    \\
    &amp;= {\operatorname{E}\mathopen{}\left[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{\operatorname{E}\mathopen{}\left[(X_1 - \mu_1)(X_1 - \mu_1)\right]\mathclose{}} &amp; \cdots &amp; {\operatorname{E}\mathopen{}\left[(X_1 - \mu_1)(X_p - \mu_p)\right]\mathclose{}} \\
        \vdots                             &amp; \ddots &amp; \vdots                             \\
        {\operatorname{E}\mathopen{}\left[(X_p - \mu_p)(X_1 - \mu_1)\right]\mathclose{}} &amp; \cdots &amp; {\operatorname{E}\mathopen{}\left[(X_p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delText>
        </w:r>
      </w:del>
    </w:p>
    <w:p>
      <w:pPr>
        <w:pStyle w:val="FirstParagraph"/>
      </w:pPr>
      <w:ins w:id="24" w:author="PR Preview" w:date="2026-01-01T00:00:00Z">
        <w:r>
          <w:rPr>
            <w:i/>
            <w:iCs/>
          </w:rPr>
          <w:t xml:space="preserve">Proof</w:t>
        </w:r>
      </w:ins>
      <w:ins w:id="25" w:author="PR Preview" w:date="2026-01-01T00:00:00Z">
        <w:r>
          <w:t xml:space="preserve">. </w:t>
        </w:r>
      </w:ins>
      <w:ins w:id="26" w:author="PR Preview" w:date="2026-01-01T00:00:00Z">
        <w:r>
          <w:t xml:space="preserve">Let</w:t>
        </w:r>
      </w:ins>
      <w:ins w:id="27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for</w:t>
        </w:r>
      </w:ins>
      <w:ins w:id="3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31" w:author="PR Preview" w:date="2026-01-01T00:00:00Z">
        <w:r>
          <w:t xml:space="preserve">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so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$\mathbb{E}\mathord{\smash[b]{\underset{\raise.3ex\hbox{$\scriptstyle\sim$}}{X}}\vphantom{X}}= {(\mu_1, \ldots, \mu_p)}^{\top}$</w:t>
        </w:r>
      </w:ins>
      <w:ins w:id="36" w:author="PR Preview" w:date="2026-01-01T00:00:00Z">
        <w:r>
          <w:t xml:space="preserve">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By</w:t>
        </w:r>
      </w:ins>
      <w:ins w:id="39" w:author="PR Preview" w:date="2026-01-01T00:00:00Z">
        <w:r>
          <w:t xml:space="preserve"> </w:t>
        </w:r>
      </w:ins>
      <w:hyperlink w:anchor="def-cov-vec-x">
        <w:ins w:id="40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41" w:author="PR Preview" w:date="2026-01-01T00:00:00Z">
        <w:r>
          <w:t xml:space="preserve">:</w:t>
        </w:r>
      </w:ins>
    </w:p>
    <w:p>
      <w:pPr>
        <w:pStyle w:val="BodyText"/>
      </w:pPr>
      <w:ins w:id="42" w:author="PR Preview" w:date="2026-01-01T00:00:00Z">
        <w:r>
  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  </w:r>
      </w:ins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del w:id="43" w:author="PR Preview" w:date="2026-01-01T00:00:00Z">
        <w:r>
          <w:delText xml:space="preserve">$$
    \begin{aligned}
    {\operatorname{Var}\mathopen{}\left(\mathord{\smash[b]{\underset{\raise.3ex\hbox{$\scriptstyle\sim$}}{X}}\vphantom{X}}\right)\mathclose{}}
    &amp;= {\operatorname{E}\mathopen{}\left[\mathord{\smash[b]{\underset{\raise.3ex\hbox{$\scriptstyle\sim$}}{X}}\vphantom{X}}{\mathord{\smash[b]{\underset{\raise.3ex\hbox{$\scriptstyle\sim$}}{X}}\vphantom{X}}}^{\top}\right]\mathclose{}}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delText>
        </w:r>
      </w:del>
    </w:p>
    <w:p>
      <w:pPr>
        <w:pStyle w:val="BodyText"/>
      </w:pPr>
      <w:ins w:id="44" w:author="PR Preview" w:date="2026-01-01T00:00:00Z">
        <w:r>
  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  </w:r>
      </w:ins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del w:id="45" w:author="PR Preview" w:date="2026-01-01T00:00:00Z">
        <w:r>
          <w:delText xml:space="preserve">$$
    \begin{aligned}
    {\operatorname{Var}\mathopen{}\left(\mathord{\smash[b]{\underset{\raise.3ex\hbox{$\scriptstyle\sim$}}{X}}\vphantom{X}}\right)\mathclose{}}
    &amp;= {\operatorname{E}\mathopen{}\left[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\right]\mathclose{}}
    &amp;&amp; \text{(definition)}
    \\
    &amp;= {\operatorname{E}\mathopen{}\left[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\right]\mathclose{}}
    &amp;&amp; \text{(expand the product)}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delText>
        </w:r>
      </w:del>
    </w:p>
    <w:p>
      <w:pPr>
        <w:pStyle w:val="BodyText"/>
      </w:pPr>
      <w:ins w:id="46" w:author="PR Preview" w:date="2026-01-01T00:00:00Z">
        <w:r>
  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  </w:r>
      </w:ins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del w:id="47" w:author="PR Preview" w:date="2026-01-01T00:00:00Z">
        <w:r>
          <w:delText xml:space="preserve">a scalar.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By linearity of expectation,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${\operatorname{E}\mathopen{}\left[{\mathord{\smash[b]{\underset{\raise.3ex\hbox{$\scriptstyle\sim$}}{a}}\vphantom{a}}}^{\top}\mathord{\smash[b]{\underset{\raise.3ex\hbox{$\scriptstyle\sim$}}{X}}\vphantom{X}}\right]\mathclose{}}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{\mathord{\smash[b]{\underset{\raise.3ex\hbox{$\scriptstyle\sim$}}{a}}\vphantom{a}}}^{\top}\,\operatorname{E}\mathord{\smash[b]{\underset{\raise.3ex\hbox{$\scriptstyle\sim$}}{X}}\vphantom{X}}$</w:delText>
        </w:r>
      </w:del>
      <w:del w:id="52" w:author="PR Preview" w:date="2026-01-01T00:00:00Z">
        <w:r>
          <w:delText xml:space="preserve">, so:</w:delText>
        </w:r>
      </w:del>
    </w:p>
    <w:p>
      <w:pPr>
        <w:pStyle w:val="BodyText"/>
      </w:pPr>
      <w:del w:id="53" w:author="PR Preview" w:date="2026-01-01T00:00:00Z">
        <w:r>
          <w:delTex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{\mathord{\smash[b]{\underset{\raise.3ex\hbox{$\scriptstyle\sim$}}{a}}\vphantom{a}}}^{\top}\operatorname{E}\mathord{\smash[b]{\underset{\raise.3ex\hbox{$\scriptstyle\sim$}}{X}}\vphantom{X}}\right)\mathclose{}^2\right]\mathclose{}}
    &amp;&amp; \text{(definition of variance)} \\
    &amp;= {\operatorname{E}\mathopen{}\left[\mathopen{}\left({\mathord{\smash[b]{\underset{\raise.3ex\hbox{$\scriptstyle\sim$}}{a}}\vphantom{a}}}^{\top}\mathopen{}\left(\mathord{\smash[b]{\underset{\raise.3ex\hbox{$\scriptstyle\sim$}}{X}}\vphantom{X}}-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delText>
        </w:r>
      </w:del>
    </w:p>
    <w:p>
      <w:pPr>
        <w:pStyle w:val="FirstParagraph"/>
      </w:pPr>
      <w:ins w:id="54" w:author="PR Preview" w:date="2026-01-01T00:00:00Z">
        <w:r>
          <w:t xml:space="preserve">a scalar.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By linearity of expectation,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  </w:r>
      </w:ins>
      <w:ins w:id="59" w:author="PR Preview" w:date="2026-01-01T00:00:00Z">
        <w:r>
          <w:t xml:space="preserve">, so:</w:t>
        </w:r>
      </w:ins>
    </w:p>
    <w:p>
      <w:pPr>
        <w:pStyle w:val="BodyText"/>
      </w:pPr>
      <w:ins w:id="60" w:author="PR Preview" w:date="2026-01-01T00:00:00Z">
        <w:r>
  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  </w:r>
      </w:ins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del w:id="61" w:author="PR Preview" w:date="2026-01-01T00:00:00Z">
        <w:r>
          <w:delTex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{\operatorname{E}\mathopen{}\left[(Y - {\operatorname{E}\mathopen{}\left[Y\right]\mathclose{}})^2\right]\mathclose{}}
    &amp;&amp; \text{(definition of variance)} \\
    &amp;\ge 0
    &amp;&amp; \text{(} (Y - {\operatorname{E}\mathopen{}\left[Y\right]\mathclose{}})^2 \ge 0 \text{)}
    \end{aligned}
    $$</w:delText>
        </w:r>
      </w:del>
    </w:p>
    <w:p>
      <w:pPr>
        <w:pStyle w:val="BodyText"/>
      </w:pPr>
      <w:ins w:id="62" w:author="PR Preview" w:date="2026-01-01T00:00:00Z">
        <w:r>
  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  </w:r>
      </w:ins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2026-10-22T20:21:43Z</dcterms:created>
  <dcterms:modified xsi:type="dcterms:W3CDTF">2026-10-22T20:21:43Z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