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del w:id="3" w:author="PR Preview" w:date="2026-01-01T00:00:00Z">
        <w:r>
          <w:delTex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delText>
        </w:r>
      </w:del>
    </w:p>
    <w:p>
      <w:pPr>
        <w:pStyle w:val="BodyText"/>
      </w:pPr>
      <w:ins w:id="4" w:author="PR Preview" w:date="2026-01-01T00:00:00Z">
        <w:r>
  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  </w:r>
      </w:ins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2026-10-22T20:19:43Z</dcterms:created>
  <dcterms:modified xsi:type="dcterms:W3CDTF">2026-10-22T20:19:43Z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