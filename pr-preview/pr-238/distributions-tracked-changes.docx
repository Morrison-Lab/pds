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  </w:r>
      </w:ins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del w:id="5" w:author="PR Preview" w:date="2026-01-01T00:00:00Z">
        <w:r>
          <w:delTex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  </w:r>
      </w:ins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del w:id="7" w:author="PR Preview" w:date="2026-01-01T00:00:00Z">
        <w:r>
          <w:delTex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  </w:r>
      </w:ins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del w:id="9" w:author="PR Preview" w:date="2026-01-01T00:00:00Z">
        <w:r>
          <w:rPr>
            <w:b/>
            <w:bCs/>
          </w:rPr>
          <w:delText xml:space="preserve">Theorem 16 (The mean and variance of the multivariate normal distribution)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If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$\mathord{\smash[b]{\underset{\raise.3ex\hbox{$\scriptstyle\sim$}}{X}}\vphantom{X}}\sim \operatorname{N}_p\mathopen{}\left(\mathord{\smash[b]{\underset{\raise.3ex\hbox{$\scriptstyle\sim$}}{\mu}}\vphantom{\mu}}, \mathbf{\Sigma}\right)\mathclose{}$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w:anchor="def-mvn">
        <w:del w:id="1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7" w:author="PR Preview" w:date="2026-01-01T00:00:00Z">
        <w:r>
          <w:delText xml:space="preserve">),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then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$\operatorname{E}\mathord{\smash[b]{\underset{\raise.3ex\hbox{$\scriptstyle\sim$}}{X}}\vphantom{X}}= \mathord{\smash[b]{\underset{\raise.3ex\hbox{$\scriptstyle\sim$}}{\mu}}\vphantom{\mu}}$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(the</w:delText>
        </w:r>
      </w:del>
      <w:del w:id="24" w:author="PR Preview" w:date="2026-01-01T00:00:00Z">
        <w:r>
          <w:delText xml:space="preserve"> </w:delText>
        </w:r>
      </w:del>
      <w:hyperlink r:id="rId118">
        <w:del w:id="25" w:author="PR Preview" w:date="2026-01-01T00:00:00Z">
          <w:r>
            <w:rPr>
              <w:rStyle w:val="Hyperlink"/>
            </w:rPr>
            <w:delText xml:space="preserve">expectation of a random vector</w:delText>
          </w:r>
        </w:del>
      </w:hyperlink>
      <w:del w:id="26" w:author="PR Preview" w:date="2026-01-01T00:00:00Z">
        <w:r>
          <w:delText xml:space="preserve">),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${\operatorname{Var}\mathopen{}\left(\mathord{\smash[b]{\underset{\raise.3ex\hbox{$\scriptstyle\sim$}}{X}}\vphantom{X}}\right)\mathclose{}} = \mathbf{\Sigma}$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(the</w:delText>
        </w:r>
      </w:del>
      <w:del w:id="33" w:author="PR Preview" w:date="2026-01-01T00:00:00Z">
        <w:r>
          <w:delText xml:space="preserve"> </w:delText>
        </w:r>
      </w:del>
      <w:hyperlink r:id="rId119">
        <w:del w:id="34" w:author="PR Preview" w:date="2026-01-01T00:00:00Z">
          <w:r>
            <w:rPr>
              <w:rStyle w:val="Hyperlink"/>
            </w:rPr>
            <w:delText xml:space="preserve">variance of a random vector</w:delText>
          </w:r>
        </w:del>
      </w:hyperlink>
      <w:del w:id="35" w:author="PR Preview" w:date="2026-01-01T00:00:00Z">
        <w:r>
          <w:delText xml:space="preserve">).</w:delText>
        </w:r>
      </w:del>
    </w:p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Theorem 16 (The mean and variance of the multivariate normal distribution)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If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</w:t>
        </w:r>
      </w:ins>
      <w:hyperlink w:anchor="def-mvn">
        <w:ins w:id="4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4" w:author="PR Preview" w:date="2026-01-01T00:00:00Z">
        <w:r>
          <w:t xml:space="preserve">),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$\mathbb{E}\mathord{\smash[b]{\underset{\raise.3ex\hbox{$\scriptstyle\sim$}}{X}}\vphantom{X}}= \mathord{\smash[b]{\underset{\raise.3ex\hbox{$\scriptstyle\sim$}}{\mu}}\vphantom{\mu}}$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(the</w:t>
        </w:r>
      </w:ins>
      <w:ins w:id="51" w:author="PR Preview" w:date="2026-01-01T00:00:00Z">
        <w:r>
          <w:t xml:space="preserve"> </w:t>
        </w:r>
      </w:ins>
      <w:hyperlink r:id="rId118">
        <w:ins w:id="52" w:author="PR Preview" w:date="2026-01-01T00:00:00Z">
          <w:r>
            <w:rPr>
              <w:rStyle w:val="Hyperlink"/>
            </w:rPr>
            <w:t xml:space="preserve">expectation of a random vector</w:t>
          </w:r>
        </w:ins>
      </w:hyperlink>
      <w:ins w:id="53" w:author="PR Preview" w:date="2026-01-01T00:00:00Z">
        <w:r>
          <w:t xml:space="preserve">),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${\operatorname{Var}\mathopen{}\left(\mathord{\smash[b]{\underset{\raise.3ex\hbox{$\scriptstyle\sim$}}{X}}\vphantom{X}}\right)\mathclose{}} = \mathbf{\Sigma}$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(the</w:t>
        </w:r>
      </w:ins>
      <w:ins w:id="60" w:author="PR Preview" w:date="2026-01-01T00:00:00Z">
        <w:r>
          <w:t xml:space="preserve"> </w:t>
        </w:r>
      </w:ins>
      <w:hyperlink r:id="rId119">
        <w:ins w:id="61" w:author="PR Preview" w:date="2026-01-01T00:00:00Z">
          <w:r>
            <w:rPr>
              <w:rStyle w:val="Hyperlink"/>
            </w:rPr>
            <w:t xml:space="preserve">variance of a random vector</w:t>
          </w:r>
        </w:ins>
      </w:hyperlink>
      <w:ins w:id="62" w:author="PR Preview" w:date="2026-01-01T00:00:00Z">
        <w:r>
          <w:t xml:space="preserve">).</w:t>
        </w:r>
      </w:ins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2026-10-22T20:18:48Z</dcterms:created>
  <dcterms:modified xsi:type="dcterms:W3CDTF">2026-10-22T20:18:48Z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