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18:23:43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13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surprisal-continuous"/>
    <w:p>
      <w:pPr>
        <w:pStyle w:val="BodyText"/>
      </w:pPr>
      <w:r>
        <w:rPr>
          <w:b/>
          <w:bCs/>
        </w:rPr>
        <w:t xml:space="preserve">Definition 22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 place of the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</w:p>
    <w:bookmarkEnd w:id="170"/>
    <w:bookmarkStart w:id="171" w:name="exm-surprisal-uniform"/>
    <w:p>
      <w:pPr>
        <w:pStyle w:val="BodyText"/>
      </w:pPr>
      <w:r>
        <w:rPr>
          <w:b/>
          <w:bCs/>
        </w:rPr>
        <w:t xml:space="preserve">Example 43 (Surprisal of a value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 surprisal of every value is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A density value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unlike the surprisal of a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value, it can be negative.</w:t>
      </w:r>
    </w:p>
    <w:bookmarkEnd w:id="171"/>
    <w:bookmarkStart w:id="172" w:name="def-entropy"/>
    <w:p>
      <w:pPr>
        <w:pStyle w:val="BodyText"/>
      </w:pPr>
      <w:r>
        <w:rPr>
          <w:b/>
          <w:bCs/>
        </w:rPr>
        <w:t xml:space="preserve">Definition 23 (Entropy (differential entropy, for continuous random variables))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)</w:t>
      </w:r>
      <w:r>
        <w:t xml:space="preserve"> </w:t>
      </w:r>
      <w:r>
        <w:t xml:space="preserve">[18], [19, Sec. 8.1]</w:t>
      </w:r>
      <w:r>
        <w:t xml:space="preserve">,</w:t>
      </w:r>
      <w:r>
        <w:t xml:space="preserve"> </w:t>
      </w:r>
      <w:r>
        <w:t xml:space="preserve">when that expectation exists: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, the entropy is also called 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.</w:t>
      </w:r>
    </w:p>
    <w:bookmarkEnd w:id="172"/>
    <w:bookmarkStart w:id="173" w:name="thm-entropy-discrete"/>
    <w:p>
      <w:pPr>
        <w:pStyle w:val="BodyText"/>
      </w:pPr>
      <w:r>
        <w:rPr>
          <w:b/>
          <w:bCs/>
        </w:rPr>
        <w:t xml:space="preserve">Theorem 15 (Entropy of a discrete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finite for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4" w:name="thm-entropy-continuous"/>
    <w:p>
      <w:pPr>
        <w:pStyle w:val="FirstParagraph"/>
      </w:pPr>
      <w:r>
        <w:rPr>
          <w:b/>
          <w:bCs/>
        </w:rPr>
        <w:t xml:space="preserve">Theorem 16 (Entropy of 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5" w:name="exm-entropy-uniform"/>
    <w:p>
      <w:pPr>
        <w:pStyle w:val="FirstParagraph"/>
      </w:pPr>
      <w:r>
        <w:rPr>
          <w:b/>
          <w:bCs/>
        </w:rPr>
        <w:t xml:space="preserve">Example 44 (Entropy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surprisal-uniform">
        <w:r>
          <w:rPr>
            <w:rStyle w:val="Hyperlink"/>
          </w:rPr>
          <w:t xml:space="preserve">Example 43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ntropy-continuous">
        <w:r>
          <w:rPr>
            <w:rStyle w:val="Hyperlink"/>
          </w:rPr>
          <w:t xml:space="preserve">Theorem 16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value has the same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also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The entropy 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can be negative</w:t>
      </w:r>
      <w:r>
        <w:t xml:space="preserve"> </w:t>
      </w:r>
      <w:r>
        <w:t xml:space="preserve">[19], Example 8.1.1</w:t>
      </w:r>
      <w:r>
        <w:t xml:space="preserve">.</w:t>
      </w:r>
    </w:p>
    <w:bookmarkEnd w:id="175"/>
    <w:bookmarkStart w:id="176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6"/>
    <w:bookmarkStart w:id="177" w:name="exm-entropy-coin"/>
    <w:p>
      <w:pPr>
        <w:pStyle w:val="BodyText"/>
      </w:pPr>
      <w:r>
        <w:rPr>
          <w:b/>
          <w:bCs/>
        </w:rPr>
        <w:t xml:space="preserve">Example 45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, 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7"/>
    <w:bookmarkStart w:id="178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discrete formula comes from). </w:t>
      </w:r>
      <w:r>
        <w:t xml:space="preserve">Murphy [20, Sec. 2.8.1], p. 56</w:t>
      </w:r>
      <w:r>
        <w:t xml:space="preserve"> </w:t>
      </w:r>
      <w:r>
        <w:t xml:space="preserve">gives the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formula of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as the definition,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8"/>
    <w:bookmarkStart w:id="180" w:name="def-cross-entropy"/>
    <w:p>
      <w:pPr>
        <w:pStyle w:val="BodyText"/>
      </w:pPr>
      <w:r>
        <w:rPr>
          <w:b/>
          <w:bCs/>
        </w:rPr>
        <w:t xml:space="preserve">Definition 24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or density on the same values.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79">
        <w:r>
          <w:rPr>
            <w:rStyle w:val="Hyperlink"/>
          </w:rPr>
          <w:t xml:space="preserve">distribution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of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measured by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when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cross-entropy is infinite.</w:t>
      </w:r>
    </w:p>
    <w:bookmarkEnd w:id="180"/>
    <w:bookmarkStart w:id="181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1"/>
    <w:bookmarkStart w:id="182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2"/>
    <w:bookmarkStart w:id="183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3"/>
    <w:bookmarkStart w:id="184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4"/>
    <w:bookmarkStart w:id="185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5"/>
    <w:bookmarkStart w:id="186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6"/>
    <w:bookmarkStart w:id="187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7"/>
    <w:bookmarkStart w:id="188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8"/>
    <w:bookmarkStart w:id="189" w:name="exr-cross-entropy-general-sum"/>
    <w:p>
      <w:pPr>
        <w:pStyle w:val="BodyText"/>
      </w:pPr>
      <w:r>
        <w:rPr>
          <w:b/>
          <w:bCs/>
        </w:rPr>
        <w:t xml:space="preserve">Exercise 12 (Cross-entropy as a sum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,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, equals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9"/>
    <w:bookmarkStart w:id="190" w:name="sol-cross-entropy-general-sum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thm-cross-entropy-discrete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190"/>
    <w:bookmarkStart w:id="191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1"/>
    <w:bookmarkStart w:id="192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2"/>
    <w:bookmarkStart w:id="193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3"/>
    <w:bookmarkStart w:id="194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4"/>
    <w:bookmarkStart w:id="195" w:name="thm-cross-entropy-discrete"/>
    <w:p>
      <w:pPr>
        <w:pStyle w:val="BodyText"/>
      </w:pPr>
      <w:r>
        <w:rPr>
          <w:b/>
          <w:bCs/>
        </w:rPr>
        <w:t xml:space="preserve">Theorem 17 (Cross-entropy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</w:t>
      </w:r>
      <w:r>
        <w:t xml:space="preserve"> </w:t>
      </w:r>
      <w:r>
        <w:t xml:space="preserve">as for</w:t>
      </w:r>
      <w:r>
        <w:t xml:space="preserve"> </w:t>
      </w:r>
      <w:hyperlink w:anchor="thm-entropy-discrete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its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 its other terms are finite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but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bookmarkStart w:id="196" w:name="thm-cross-entropy-continuou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18 (Cross-entropy of two densities)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r:id="rId18">
        <w:del w:id="10" w:author="PR Preview" w:date="2026-01-01T00:00:00Z">
          <w:r>
            <w:rPr>
              <w:rStyle w:val="Hyperlink"/>
            </w:rPr>
            <w:delText xml:space="preserve">continuous random variable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</w:delText>
        </w:r>
      </w:del>
      <w:del w:id="13" w:author="PR Preview" w:date="2026-01-01T00:00:00Z">
        <w:r>
          <w:delText xml:space="preserve"> </w:delText>
        </w:r>
      </w:del>
      <w:hyperlink r:id="rId11">
        <w:del w:id="14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15" w:author="PR Preview" w:date="2026-01-01T00:00:00Z">
        <w:r>
          <w:delText xml:space="preserve"> </w:delText>
        </w:r>
      </w:del>
      <m:oMath>
        <m:r>
          <m:t>p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on its</w:delText>
        </w:r>
      </w:del>
      <w:del w:id="18" w:author="PR Preview" w:date="2026-01-01T00:00:00Z">
        <w:r>
          <w:delText xml:space="preserve"> </w:delText>
        </w:r>
      </w:del>
      <w:hyperlink r:id="rId23">
        <w:del w:id="19" w:author="PR Preview" w:date="2026-01-01T00:00:00Z">
          <w:r>
            <w:rPr>
              <w:rStyle w:val="Hyperlink"/>
            </w:rPr>
            <w:delText xml:space="preserve">range</w:delText>
          </w:r>
        </w:del>
      </w:hyperlink>
      <w:del w:id="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 let</w:delText>
        </w:r>
      </w:del>
      <w:del w:id="24" w:author="PR Preview" w:date="2026-01-01T00:00:00Z">
        <w:r>
          <w:delText xml:space="preserve"> </w:delText>
        </w:r>
      </w:del>
      <m:oMath>
        <m:r>
          <m:t>q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be a density on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with</w:delText>
        </w:r>
      </w:del>
      <w:del w:id="3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wherever</w:delText>
        </w:r>
      </w:del>
      <w:del w:id="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Then the</w:delText>
        </w:r>
      </w:del>
      <w:del w:id="38" w:author="PR Preview" w:date="2026-01-01T00:00:00Z">
        <w:r>
          <w:delText xml:space="preserve"> </w:delText>
        </w:r>
      </w:del>
      <w:hyperlink w:anchor="def-cross-entropy">
        <w:del w:id="39" w:author="PR Preview" w:date="2026-01-01T00:00:00Z">
          <w:r>
            <w:rPr>
              <w:rStyle w:val="Hyperlink"/>
            </w:rPr>
            <w:delText xml:space="preserve">cross-entropy</w:delText>
          </w:r>
        </w:del>
      </w:hyperlink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2" w:author="PR Preview" w:date="2026-01-01T00:00:00Z">
        <w:r>
          <w:delText xml:space="preserve">The integrand is taken to be</w:delText>
        </w:r>
      </w:del>
      <w:del w:id="43" w:author="PR Preview" w:date="2026-01-01T00:00:00Z">
        <w:r>
          <w:delText xml:space="preserve"> </w:delText>
        </w:r>
      </w:del>
      <m:oMath>
        <m:r>
          <m:t>0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where</w:delText>
        </w:r>
      </w:del>
      <w:del w:id="4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7" w:author="PR Preview" w:date="2026-01-01T00:00:00Z">
        <w:r>
          <w:delText xml:space="preserve">.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Otherwise, if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both sides are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55" w:author="PR Preview" w:date="2026-01-01T00:00:00Z">
        <w:r>
          <w:delText xml:space="preserve">.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Theorem 18 (Cross-entropy of two densities)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Let</w:t>
        </w:r>
      </w:ins>
      <w:ins w:id="59" w:author="PR Preview" w:date="2026-01-01T00:00:00Z">
        <w:r>
          <w:t xml:space="preserve"> </w:t>
        </w:r>
      </w:ins>
      <m:oMath>
        <m:r>
          <m:t>X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be a</w:t>
        </w:r>
      </w:ins>
      <w:ins w:id="62" w:author="PR Preview" w:date="2026-01-01T00:00:00Z">
        <w:r>
          <w:t xml:space="preserve"> </w:t>
        </w:r>
      </w:ins>
      <w:hyperlink r:id="rId18">
        <w:ins w:id="63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with</w:t>
        </w:r>
      </w:ins>
      <w:ins w:id="66" w:author="PR Preview" w:date="2026-01-01T00:00:00Z">
        <w:r>
          <w:t xml:space="preserve"> </w:t>
        </w:r>
      </w:ins>
      <w:hyperlink r:id="rId11">
        <w:ins w:id="67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68" w:author="PR Preview" w:date="2026-01-01T00:00:00Z">
        <w:r>
          <w:t xml:space="preserve"> </w:t>
        </w:r>
      </w:ins>
      <m:oMath>
        <m:r>
          <m:t>p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on its</w:t>
        </w:r>
      </w:ins>
      <w:ins w:id="71" w:author="PR Preview" w:date="2026-01-01T00:00:00Z">
        <w:r>
          <w:t xml:space="preserve"> </w:t>
        </w:r>
      </w:ins>
      <w:hyperlink r:id="rId23">
        <w:ins w:id="72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let</w:t>
        </w:r>
      </w:ins>
      <w:ins w:id="77" w:author="PR Preview" w:date="2026-01-01T00:00:00Z">
        <w:r>
          <w:t xml:space="preserve"> </w:t>
        </w:r>
      </w:ins>
      <m:oMath>
        <m:r>
          <m:t>q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be a density on</w:t>
        </w:r>
      </w:ins>
      <w:ins w:id="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Then the</w:t>
        </w:r>
      </w:ins>
      <w:ins w:id="84" w:author="PR Preview" w:date="2026-01-01T00:00:00Z">
        <w:r>
          <w:t xml:space="preserve"> </w:t>
        </w:r>
      </w:ins>
      <w:hyperlink w:anchor="def-cross-entropy">
        <w:ins w:id="85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8" w:author="PR Preview" w:date="2026-01-01T00:00:00Z">
        <w:r>
          <w:t xml:space="preserve">The integrand is taken to be</w:t>
        </w:r>
      </w:ins>
      <w:ins w:id="89" w:author="PR Preview" w:date="2026-01-01T00:00:00Z">
        <w:r>
          <w:t xml:space="preserve"> </w:t>
        </w:r>
      </w:ins>
      <m:oMath>
        <m:r>
          <m:t>0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where</w:t>
        </w:r>
      </w:ins>
      <w:ins w:id="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If</w:t>
        </w:r>
      </w:ins>
      <w:ins w:id="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both sides are</w:t>
        </w:r>
      </w:ins>
      <w:ins w:id="10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01" w:author="PR Preview" w:date="2026-01-01T00:00:00Z">
        <w:r>
          <w:t xml:space="preserve">.</w:t>
        </w:r>
      </w:ins>
    </w:p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region of positive probability under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it is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197" w:name="exm-cross-entropy-continuous"/>
    <w:p>
      <w:pPr>
        <w:pStyle w:val="BodyText"/>
      </w:pPr>
      <w:r>
        <w:rPr>
          <w:b/>
          <w:bCs/>
        </w:rPr>
        <w:t xml:space="preserve">Example 46 (Cross-entropy of two densities 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be</w:t>
      </w:r>
      <w:r>
        <w:t xml:space="preserve"> </w:t>
      </w:r>
      <w:hyperlink r:id="rId11">
        <w:r>
          <w:rPr>
            <w:rStyle w:val="Hyperlink"/>
          </w:rPr>
          <w:t xml:space="preserve">densities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ross-entropy-continuous">
        <w:r>
          <w:rPr>
            <w:rStyle w:val="Hyperlink"/>
          </w:rPr>
          <w:t xml:space="preserve">Theorem 18</w:t>
        </w:r>
      </w:hyperlink>
      <w:r>
        <w:t xml:space="preserve">, using the natural logarithm,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0.307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7"/>
    <w:bookmarkStart w:id="198" w:name="exr-cross-entropy-numeric-self"/>
    <w:p>
      <w:pPr>
        <w:pStyle w:val="FirstParagraph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8"/>
    <w:bookmarkStart w:id="199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9"/>
    <w:bookmarkStart w:id="200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200"/>
    <w:bookmarkStart w:id="201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1"/>
    <w:bookmarkStart w:id="202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202"/>
    <w:bookmarkStart w:id="203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3"/>
    <w:bookmarkStart w:id="204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definition,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5"/>
    <w:bookmarkStart w:id="206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07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 definition,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7"/>
    <w:bookmarkStart w:id="208" w:name="def-kl-divergence"/>
    <w:p>
      <w:pPr>
        <w:pStyle w:val="BodyText"/>
      </w:pPr>
      <w:r>
        <w:rPr>
          <w:b/>
          <w:bCs/>
        </w:rPr>
        <w:t xml:space="preserve">Definition 25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8"/>
    <w:bookmarkStart w:id="209" w:name="thm-kl-divergence-discrete"/>
    <w:p>
      <w:pPr>
        <w:pStyle w:val="FirstParagraph"/>
      </w:pPr>
      <w:ins w:id="102" w:author="PR Preview" w:date="2026-01-01T00:00:00Z">
        <w:r>
          <w:rPr>
            <w:b/>
            <w:bCs/>
          </w:rPr>
          <w:t xml:space="preserve">Theorem 19 (KL divergence of two mass functions)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Let</w:t>
        </w:r>
      </w:ins>
      <w:ins w:id="105" w:author="PR Preview" w:date="2026-01-01T00:00:00Z">
        <w:r>
          <w:t xml:space="preserve"> </w:t>
        </w:r>
      </w:ins>
      <m:oMath>
        <m:r>
          <m:t>p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</w:t>
        </w:r>
      </w:ins>
      <w:ins w:id="108" w:author="PR Preview" w:date="2026-01-01T00:00:00Z">
        <w:r>
          <w:t xml:space="preserve"> </w:t>
        </w:r>
      </w:ins>
      <m:oMath>
        <m:r>
          <m:t>q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be</w:t>
        </w:r>
      </w:ins>
      <w:ins w:id="111" w:author="PR Preview" w:date="2026-01-01T00:00:00Z">
        <w:r>
          <w:t xml:space="preserve"> </w:t>
        </w:r>
      </w:ins>
      <w:hyperlink r:id="rId10">
        <w:ins w:id="112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on</w:t>
        </w:r>
      </w:ins>
      <w:ins w:id="11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116" w:author="PR Preview" w:date="2026-01-01T00:00:00Z">
        <w:r>
          <w:t xml:space="preserve">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with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</w:t>
        </w:r>
      </w:ins>
      <w:ins w:id="122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the probabilities of</w:t>
        </w:r>
      </w:ins>
      <w:ins w:id="125" w:author="PR Preview" w:date="2026-01-01T00:00:00Z">
        <w:r>
          <w:t xml:space="preserve"> </w:t>
        </w:r>
      </w:ins>
      <w:hyperlink w:anchor="def-outcome">
        <w:ins w:id="126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127" w:author="PR Preview" w:date="2026-01-01T00:00:00Z">
        <w:r>
          <w:t xml:space="preserve"> </w:t>
        </w:r>
      </w:ins>
      <m:oMath>
        <m:r>
          <m:t>k</m:t>
        </m:r>
      </m:oMath>
      <w:ins w:id="128" w:author="PR Preview" w:date="2026-01-01T00:00:00Z">
        <w:r>
          <w:t xml:space="preserve">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and suppose</w:t>
        </w:r>
      </w:ins>
      <w:ins w:id="131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whenever</w:t>
        </w:r>
      </w:ins>
      <w:ins w:id="13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135" w:author="PR Preview" w:date="2026-01-01T00:00:00Z">
        <w:r>
          <w:t xml:space="preserve">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Then the</w:t>
        </w:r>
      </w:ins>
      <w:ins w:id="138" w:author="PR Preview" w:date="2026-01-01T00:00:00Z">
        <w:r>
          <w:t xml:space="preserve"> </w:t>
        </w:r>
      </w:ins>
      <w:hyperlink w:anchor="def-kl-divergence">
        <w:ins w:id="139" w:author="PR Preview" w:date="2026-01-01T00:00:00Z">
          <w:r>
            <w:rPr>
              <w:rStyle w:val="Hyperlink"/>
            </w:rPr>
            <w:t xml:space="preserve">KL divergence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42" w:author="PR Preview" w:date="2026-01-01T00:00:00Z">
        <w:r>
          <w:t xml:space="preserve">A term with</w:t>
        </w:r>
      </w:ins>
      <w:ins w:id="14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 taken to be</w:t>
        </w:r>
      </w:ins>
      <w:ins w:id="146" w:author="PR Preview" w:date="2026-01-01T00:00:00Z">
        <w:r>
          <w:t xml:space="preserve"> </w:t>
        </w:r>
      </w:ins>
      <m:oMath>
        <m:r>
          <m:t>0</m:t>
        </m:r>
      </m:oMath>
      <w:ins w:id="147" w:author="PR Preview" w:date="2026-01-01T00:00:00Z">
        <w:r>
          <w:t xml:space="preserve">.</w:t>
        </w:r>
      </w:ins>
    </w:p>
    <w:bookmarkEnd w:id="209"/>
    <w:p>
      <w:pPr>
        <w:pStyle w:val="BodyText"/>
      </w:pPr>
      <w:ins w:id="148" w:author="PR Preview" w:date="2026-01-01T00:00:00Z">
        <w:r>
          <w:rPr>
            <w:i/>
            <w:iCs/>
          </w:rPr>
          <w:t xml:space="preserve">Proof</w:t>
        </w:r>
      </w:ins>
      <w:ins w:id="149" w:author="PR Preview" w:date="2026-01-01T00:00:00Z">
        <w:r>
          <w:t xml:space="preserve">. </w:t>
        </w:r>
      </w:ins>
      <w:ins w:id="150" w:author="PR Preview" w:date="2026-01-01T00:00:00Z">
        <w:r>
          <w:t xml:space="preserve">By</w:t>
        </w:r>
      </w:ins>
      <w:ins w:id="151" w:author="PR Preview" w:date="2026-01-01T00:00:00Z">
        <w:r>
          <w:t xml:space="preserve"> </w:t>
        </w:r>
      </w:ins>
      <w:hyperlink w:anchor="thm-cross-entropy-discrete">
        <w:ins w:id="152" w:author="PR Preview" w:date="2026-01-01T00:00:00Z">
          <w:r>
            <w:rPr>
              <w:rStyle w:val="Hyperlink"/>
            </w:rPr>
            <w:t xml:space="preserve">the discrete formula for cross-entropy</w:t>
          </w:r>
        </w:ins>
      </w:hyperlink>
      <w:ins w:id="15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(discrete formula,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logarithms)</m:t>
              </m:r>
            </m:e>
          </m:eqArr>
        </m:oMath>
      </m:oMathPara>
    </w:p>
    <w:bookmarkStart w:id="21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10"/>
    <w:bookmarkStart w:id="211" w:name="exm-cross-entropy"/>
    <w:p>
      <w:pPr>
        <w:pStyle w:val="BodyText"/>
      </w:pPr>
      <w:r>
        <w:rPr>
          <w:b/>
          <w:bCs/>
        </w:rPr>
        <w:t xml:space="preserve">Example 47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11"/>
    <w:bookmarkStart w:id="21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[20,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12"/>
    <w:bookmarkEnd w:id="213"/>
    <w:bookmarkStart w:id="21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17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1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https://en.wikipedia.org/wiki/Expected_value</w:t>
        </w:r>
      </w:hyperlink>
    </w:p>
    <w:bookmarkEnd w:id="219"/>
    <w:bookmarkStart w:id="22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20"/>
    <w:bookmarkStart w:id="22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2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22"/>
    <w:bookmarkStart w:id="22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https://en.wikipedia.org/wiki/Law_of_the_unconscious_statistician</w:t>
        </w:r>
      </w:hyperlink>
    </w:p>
    <w:bookmarkEnd w:id="224"/>
    <w:bookmarkStart w:id="22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6"/>
    <w:bookmarkStart w:id="22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28"/>
    <w:bookmarkStart w:id="22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https://en.wikipedia.org/wiki/Law_of_the_unconscious_statistician</w:t>
        </w:r>
      </w:hyperlink>
    </w:p>
    <w:bookmarkEnd w:id="229"/>
    <w:bookmarkStart w:id="23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31"/>
    <w:bookmarkStart w:id="23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https://en.wikipedia.org/wiki/Conditional_expectation</w:t>
        </w:r>
      </w:hyperlink>
    </w:p>
    <w:bookmarkEnd w:id="233"/>
    <w:bookmarkStart w:id="23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4">
        <w:r>
          <w:rPr>
            <w:rStyle w:val="Hyperlink"/>
          </w:rPr>
          <w:t xml:space="preserve">https://bookdown.org/kevin_davisross/probsim-book/</w:t>
        </w:r>
      </w:hyperlink>
    </w:p>
    <w:bookmarkEnd w:id="235"/>
    <w:bookmarkStart w:id="23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6"/>
    <w:bookmarkStart w:id="23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https://en.wikipedia.org/wiki/Loss_function</w:t>
        </w:r>
      </w:hyperlink>
    </w:p>
    <w:bookmarkEnd w:id="238"/>
    <w:bookmarkStart w:id="24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40"/>
    <w:bookmarkStart w:id="24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https://en.wikipedia.org/wiki/Risk_function</w:t>
        </w:r>
      </w:hyperlink>
    </w:p>
    <w:bookmarkEnd w:id="242"/>
    <w:bookmarkStart w:id="244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4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4"/>
    <w:bookmarkStart w:id="246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5">
        <w:r>
          <w:rPr>
            <w:rStyle w:val="Hyperlink"/>
          </w:rPr>
          <w:t xml:space="preserve">https://www.deeplearningbook.org/</w:t>
        </w:r>
      </w:hyperlink>
    </w:p>
    <w:bookmarkEnd w:id="246"/>
    <w:bookmarkStart w:id="247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47"/>
    <w:bookmarkStart w:id="249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https://en.wikipedia.org/wiki/Entropy_(information_theory)</w:t>
        </w:r>
      </w:hyperlink>
    </w:p>
    <w:bookmarkEnd w:id="249"/>
    <w:bookmarkStart w:id="251" w:name="ref-cover2006element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T. M. Cover and J. A. Thomas,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, 2nd ed. Wiley-Interscience, 2006. doi:</w:t>
      </w:r>
      <w:r>
        <w:t xml:space="preserve"> </w:t>
      </w:r>
      <w:hyperlink r:id="rId250">
        <w:r>
          <w:rPr>
            <w:rStyle w:val="Hyperlink"/>
          </w:rPr>
          <w:t xml:space="preserve">10.1002/047174882X</w:t>
        </w:r>
      </w:hyperlink>
      <w:r>
        <w:t xml:space="preserve">.</w:t>
      </w:r>
    </w:p>
    <w:bookmarkEnd w:id="251"/>
    <w:bookmarkStart w:id="252" w:name="ref-murphy2012mlpp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52"/>
    <w:bookmarkStart w:id="254" w:name="ref-wikipedia_cross_entrop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3">
        <w:r>
          <w:rPr>
            <w:rStyle w:val="Hyperlink"/>
          </w:rPr>
          <w:t xml:space="preserve">https://en.wikipedia.org/wiki/Cross-entropy</w:t>
        </w:r>
      </w:hyperlink>
    </w:p>
    <w:bookmarkEnd w:id="254"/>
    <w:bookmarkStart w:id="256" w:name="ref-lange2024applied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55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14" Type="http://schemas.openxmlformats.org/officeDocument/2006/relationships/image" Target="media/rId21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3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50" Type="http://schemas.openxmlformats.org/officeDocument/2006/relationships/hyperlink" Target="https://doi.org/10.1002/047174882X" TargetMode="External"/><Relationship Id="rId239" Type="http://schemas.openxmlformats.org/officeDocument/2006/relationships/hyperlink" Target="https://doi.org/10.1007/978-0-387-84858-7" TargetMode="External"/><Relationship Id="rId243" Type="http://schemas.openxmlformats.org/officeDocument/2006/relationships/hyperlink" Target="https://doi.org/10.1007/978-1-0716-1418-1" TargetMode="External"/><Relationship Id="rId255" Type="http://schemas.openxmlformats.org/officeDocument/2006/relationships/hyperlink" Target="https://doi.org/10.1007/978-1-0716-4172-9" TargetMode="External"/><Relationship Id="rId225" Type="http://schemas.openxmlformats.org/officeDocument/2006/relationships/hyperlink" Target="https://doi.org/10.1007/978-1-4614-4708-5" TargetMode="External"/><Relationship Id="rId230" Type="http://schemas.openxmlformats.org/officeDocument/2006/relationships/hyperlink" Target="https://doi.org/10.1201/9781315182780" TargetMode="External"/><Relationship Id="rId221" Type="http://schemas.openxmlformats.org/officeDocument/2006/relationships/hyperlink" Target="https://doi.org/10.5281/zenodo.4305949" TargetMode="External"/><Relationship Id="rId232" Type="http://schemas.openxmlformats.org/officeDocument/2006/relationships/hyperlink" Target="https://en.wikipedia.org/wiki/Conditional_expectation" TargetMode="External"/><Relationship Id="rId253" Type="http://schemas.openxmlformats.org/officeDocument/2006/relationships/hyperlink" Target="https://en.wikipedia.org/wiki/Cross-entropy" TargetMode="External"/><Relationship Id="rId248" Type="http://schemas.openxmlformats.org/officeDocument/2006/relationships/hyperlink" Target="https://en.wikipedia.org/wiki/Entropy_(information_theory)" TargetMode="External"/><Relationship Id="rId218" Type="http://schemas.openxmlformats.org/officeDocument/2006/relationships/hyperlink" Target="https://en.wikipedia.org/wiki/Expected_value" TargetMode="External"/><Relationship Id="rId223" Type="http://schemas.openxmlformats.org/officeDocument/2006/relationships/hyperlink" Target="https://en.wikipedia.org/wiki/Law_of_the_unconscious_statistician" TargetMode="External"/><Relationship Id="rId237" Type="http://schemas.openxmlformats.org/officeDocument/2006/relationships/hyperlink" Target="https://en.wikipedia.org/wiki/Loss_function" TargetMode="External"/><Relationship Id="rId24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27" Type="http://schemas.openxmlformats.org/officeDocument/2006/relationships/hyperlink" Target="https://www.cengage.com/c/statistical-inference-2e-casella-berger/9780534243128/" TargetMode="External"/><Relationship Id="rId245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79" Type="http://schemas.openxmlformats.org/officeDocument/2006/relationships/hyperlink" Target="random-variables.qmd#def-cdf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3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50" Type="http://schemas.openxmlformats.org/officeDocument/2006/relationships/hyperlink" Target="https://doi.org/10.1002/047174882X" TargetMode="External"/><Relationship Id="rId239" Type="http://schemas.openxmlformats.org/officeDocument/2006/relationships/hyperlink" Target="https://doi.org/10.1007/978-0-387-84858-7" TargetMode="External"/><Relationship Id="rId243" Type="http://schemas.openxmlformats.org/officeDocument/2006/relationships/hyperlink" Target="https://doi.org/10.1007/978-1-0716-1418-1" TargetMode="External"/><Relationship Id="rId255" Type="http://schemas.openxmlformats.org/officeDocument/2006/relationships/hyperlink" Target="https://doi.org/10.1007/978-1-0716-4172-9" TargetMode="External"/><Relationship Id="rId225" Type="http://schemas.openxmlformats.org/officeDocument/2006/relationships/hyperlink" Target="https://doi.org/10.1007/978-1-4614-4708-5" TargetMode="External"/><Relationship Id="rId230" Type="http://schemas.openxmlformats.org/officeDocument/2006/relationships/hyperlink" Target="https://doi.org/10.1201/9781315182780" TargetMode="External"/><Relationship Id="rId221" Type="http://schemas.openxmlformats.org/officeDocument/2006/relationships/hyperlink" Target="https://doi.org/10.5281/zenodo.4305949" TargetMode="External"/><Relationship Id="rId232" Type="http://schemas.openxmlformats.org/officeDocument/2006/relationships/hyperlink" Target="https://en.wikipedia.org/wiki/Conditional_expectation" TargetMode="External"/><Relationship Id="rId253" Type="http://schemas.openxmlformats.org/officeDocument/2006/relationships/hyperlink" Target="https://en.wikipedia.org/wiki/Cross-entropy" TargetMode="External"/><Relationship Id="rId248" Type="http://schemas.openxmlformats.org/officeDocument/2006/relationships/hyperlink" Target="https://en.wikipedia.org/wiki/Entropy_(information_theory)" TargetMode="External"/><Relationship Id="rId218" Type="http://schemas.openxmlformats.org/officeDocument/2006/relationships/hyperlink" Target="https://en.wikipedia.org/wiki/Expected_value" TargetMode="External"/><Relationship Id="rId223" Type="http://schemas.openxmlformats.org/officeDocument/2006/relationships/hyperlink" Target="https://en.wikipedia.org/wiki/Law_of_the_unconscious_statistician" TargetMode="External"/><Relationship Id="rId237" Type="http://schemas.openxmlformats.org/officeDocument/2006/relationships/hyperlink" Target="https://en.wikipedia.org/wiki/Loss_function" TargetMode="External"/><Relationship Id="rId24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27" Type="http://schemas.openxmlformats.org/officeDocument/2006/relationships/hyperlink" Target="https://www.cengage.com/c/statistical-inference-2e-casella-berger/9780534243128/" TargetMode="External"/><Relationship Id="rId245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79" Type="http://schemas.openxmlformats.org/officeDocument/2006/relationships/hyperlink" Target="random-variables.qmd#def-cdf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2026-10-31T01:34:13Z</dcterms:created>
  <dcterms:modified xsi:type="dcterms:W3CDTF">2026-10-31T01:34:13Z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