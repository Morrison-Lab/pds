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Key distributions</w:t>
      </w:r>
    </w:p>
    <w:p>
      <w:pPr>
        <w:pStyle w:val="Date"/>
      </w:pPr>
      <w:del w:id="1" w:author="PR Preview" w:date="2026-01-01T00:00:00Z">
        <w:r>
          <w:delText xml:space="preserve">Last modified: 2026-10-22 16:04:33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20:08:51 (PDT)</w:t>
        </w:r>
      </w:ins>
    </w:p>
    <w:p>
      <w:pPr>
        <w:pStyle w:val="FirstParagraph"/>
      </w:pPr>
      <w:bookmarkStart w:id="9" w:name="sec-distributions"/>
      <w:bookmarkEnd w:id="9"/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distributions are typically used for outcome models (</w:t>
      </w:r>
      <w:hyperlink w:anchor="tbl-outcome-distns">
        <w:r>
          <w:rPr>
            <w:rStyle w:val="Hyperlink"/>
          </w:rPr>
          <w:t xml:space="preserve">Table 1</w:t>
        </w:r>
      </w:hyperlink>
      <w:r>
        <w:t xml:space="preserve">);</w:t>
      </w:r>
      <w:r>
        <w:t xml:space="preserve"> </w:t>
      </w:r>
      <w:r>
        <w:t xml:space="preserve">other distributions are typically used for test statistics (</w:t>
      </w:r>
      <w:hyperlink w:anchor="tbl-test-stat-distns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outcome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Distributions typically used for outcome models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6336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Bernoulli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Binary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def-binomial">
                    <w:r>
                      <w:rPr>
                        <w:rStyle w:val="Hyperlink"/>
                      </w:rPr>
                      <w:t xml:space="preserve">Binomial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Sums of Bernoulli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Poisson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Unbounded count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Geometric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Counts of non-events before an event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Negative binomial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Mixtures of Poisson distributions, counts of non-events until a given number of events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1">
                    <w:r>
                      <w:rPr>
                        <w:rStyle w:val="Hyperlink"/>
                      </w:rPr>
                      <w:t xml:space="preserve">Normal (Gaussian)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Continuous outcomes without a more specific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vn">
                    <w:r>
                      <w:rPr>
                        <w:rStyle w:val="Hyperlink"/>
                      </w:rPr>
                      <w:t xml:space="preserve">Multivariate normal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Vectors of continuous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ixture">
                    <w:r>
                      <w:rPr>
                        <w:rStyle w:val="Hyperlink"/>
                      </w:rPr>
                      <w:t xml:space="preserve">Mixtures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Outcomes from a population of unobserved subpopulations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2">
                    <w:r>
                      <w:rPr>
                        <w:rStyle w:val="Hyperlink"/>
                      </w:rPr>
                      <w:t xml:space="preserve">Exponential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Gamma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Weibull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Log-normal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</w:tbl>
          <w:bookmarkEnd w:id="13"/>
          <w:p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" w:name="tbl-test-stat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Distributions typically used for test statistics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94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χ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comparisons (asymptotic), contingency table independence tests, goodness-of-fit tests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Gaussian model comparisons (exact)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</m:oMath>
                  <w:r>
                    <w:t xml:space="preserve"> </w:t>
                  </w:r>
                  <w:r>
                    <w:t xml:space="preserve">(standard normal)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Proportions, means, regression coefficients (asymptotic)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 </w:t>
                  </w:r>
                  <w:r>
                    <w:t xml:space="preserve">(Student’s)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Means, regression coefficients in Gaussian outcome models (exact)</w:t>
                  </w:r>
                </w:p>
              </w:tc>
            </w:tr>
          </w:tbl>
          <w:bookmarkEnd w:id="14"/>
          <w:p/>
        </w:tc>
      </w:tr>
    </w:tbl>
    <w:bookmarkStart w:id="18" w:name="sec-bern-dist"/>
    <w:p>
      <w:pPr>
        <w:pStyle w:val="Heading2"/>
      </w:pPr>
      <w:r>
        <w:t xml:space="preserve">1 The Bernoulli distribution</w:t>
      </w:r>
    </w:p>
    <w:bookmarkStart w:id="17" w:name="exm-bernoulli"/>
    <w:p>
      <w:pPr>
        <w:pStyle w:val="FirstParagraph"/>
      </w:pPr>
      <w:r>
        <w:rPr>
          <w:b/>
          <w:bCs/>
        </w:rPr>
        <w:t xml:space="preserve">Example 1 (A coin flip)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Bernoulli distribution</w:t>
        </w:r>
      </w:hyperlink>
      <w:r>
        <w:t xml:space="preserve"> </w:t>
      </w:r>
      <w:r>
        <w:t xml:space="preserve">describes a binary outcome.</w:t>
      </w:r>
      <w:r>
        <w:t xml:space="preserve"> </w:t>
      </w:r>
      <w:r>
        <w:t xml:space="preserve">The indicator of heads on one flip of a fair coin is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5">
        <w:r>
          <w:rPr>
            <w:rStyle w:val="Hyperlink"/>
          </w:rPr>
          <w:t xml:space="preserve">expectation of the Bernoulli distribution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16">
        <w:r>
          <w:rPr>
            <w:rStyle w:val="Hyperlink"/>
          </w:rPr>
          <w:t xml:space="preserve">variance of a Bernoulli random variable</w:t>
        </w:r>
      </w:hyperlink>
      <w:r>
        <w:t xml:space="preserve">,</w:t>
      </w:r>
      <w:r>
        <w:t xml:space="preserve"> </w:t>
      </w:r>
      <w:r>
        <w:t xml:space="preserve">it has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</w:p>
    <w:bookmarkEnd w:id="17"/>
    <w:bookmarkEnd w:id="18"/>
    <w:bookmarkStart w:id="33" w:name="sec-binomial-dist"/>
    <w:p>
      <w:pPr>
        <w:pStyle w:val="Heading2"/>
      </w:pPr>
      <w:r>
        <w:t xml:space="preserve">2 The binomial distribution</w:t>
      </w:r>
    </w:p>
    <w:bookmarkStart w:id="21" w:name="def-binomial"/>
    <w:p>
      <w:pPr>
        <w:pStyle w:val="FirstParagraph"/>
      </w:pPr>
      <w:r>
        <w:rPr>
          <w:b/>
          <w:bCs/>
        </w:rPr>
        <w:t xml:space="preserve">Definition 1 (Binomial distribution)</w:t>
      </w:r>
      <w:r>
        <w:t xml:space="preserve"> </w:t>
      </w:r>
      <w:r>
        <w:t xml:space="preserve">A</w:t>
      </w:r>
      <w:r>
        <w:t xml:space="preserve"> </w:t>
      </w:r>
      <w:hyperlink r:id="rId19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binomial distribution</w:t>
      </w:r>
      <w:r>
        <w:t xml:space="preserve"> </w:t>
      </w:r>
      <w:r>
        <w:t xml:space="preserve">with number of trials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and event probability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[1]</w:t>
      </w:r>
      <w:r>
        <w:t xml:space="preserve">,</w:t>
      </w:r>
      <w:r>
        <w:t xml:space="preserve"> </w:t>
      </w:r>
      <w:r>
        <w:t xml:space="preserve">if:</w:t>
      </w:r>
    </w:p>
    <w:p>
      <w:pPr>
        <w:pStyle w:val="BodyText"/>
      </w:pPr>
      <w:bookmarkStart w:id="20" w:name="eq-binom-pmf"/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0"/>
    </w:p>
    <w:p>
      <w:pPr>
        <w:pStyle w:val="FirstParagraph"/>
      </w:pPr>
      <w:r>
        <w:t xml:space="preserve">where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x</m:t>
                </m:r>
              </m:den>
            </m:f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r>
              <m:rPr>
                <m:sty m:val="p"/>
              </m:rPr>
              <m:t>!</m:t>
            </m:r>
          </m:num>
          <m:den>
            <m:r>
              <m:t>x</m:t>
            </m:r>
            <m:r>
              <m:rPr>
                <m:sty m:val="p"/>
              </m:rPr>
              <m:t>!</m:t>
            </m:r>
            <m:r>
              <m:t> 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!</m:t>
            </m:r>
          </m:den>
        </m:f>
      </m:oMath>
      <w:r>
        <w:t xml:space="preserve"> </w:t>
      </w:r>
      <w:r>
        <w:t xml:space="preserve">is the number of ways to choose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Casella and Berger [2, Sec. 3.2]</w:t>
      </w:r>
      <w:r>
        <w:t xml:space="preserve"> </w:t>
      </w:r>
      <w:r>
        <w:t xml:space="preserve">defines the binomial distribution the same way.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</w:t>
      </w:r>
      <w:r>
        <w:t xml:space="preserve"> </w:t>
      </w:r>
      <w:hyperlink r:id="rId10">
        <w:r>
          <w:rPr>
            <w:rStyle w:val="Hyperlink"/>
          </w:rPr>
          <w:t xml:space="preserve">Bernoulli PMF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same distribution.</w:t>
      </w:r>
    </w:p>
    <w:bookmarkStart w:id="22" w:name="exm-binomial-pmf"/>
    <w:p>
      <w:pPr>
        <w:pStyle w:val="BodyText"/>
      </w:pPr>
      <w:r>
        <w:rPr>
          <w:b/>
          <w:bCs/>
        </w:rPr>
        <w:t xml:space="preserve">Example 2 (Two heads in three flips)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be the number of heads in three flips of a fair coin.</w:t>
      </w:r>
      <w:r>
        <w:t xml:space="preserve"> </w:t>
      </w:r>
      <w:r>
        <w:t xml:space="preserve">By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:</w:t>
      </w:r>
    </w:p>
    <w:p>
      <w:pPr>
        <w:pStyle w:val="BodyText"/>
      </w:pPr>
      <w:r>
        <w:t xml:space="preserve">$$
    \begin{aligned}
    \mathbb{P}(X = 2)
    &amp;= \binom{3}{2} \mathopen{}\left(\frac{1}{2}\right)\mathclose{}^2 \mathopen{}\left(1 - \frac{1}{2}\right)\mathclose{}^{3 - 2}
    &amp;&amp; \text{(binomial PMF with } n = 3,\ \pi= 1/2,\ x = 2 \text{)} \\
    &amp;= \frac{3!}{2!\,1!} \mathopen{}\left(\frac{1}{2}\right)\mathclose{}^2 \mathopen{}\left(\frac{1}{2}\right)\mathclose{}^1
    &amp;&amp; \text{(definition of } \tbinom{3}{2} \text{; } 1 - 1/2 = 1/2 \text{)} \\
    &amp;= 3 \cdot\frac{1}{4} \cdot\frac{1}{2}
    &amp;&amp; \text{(evaluate the factorials and powers)} \\
    &amp;= \frac{3}{8}
    &amp;&amp; \text{(multiply)}
    \end{aligned}
    $$</w:t>
      </w:r>
    </w:p>
    <w:p>
      <w:pPr>
        <w:pStyle w:val="FirstParagraph"/>
      </w:pPr>
      <w:r>
        <w:t xml:space="preserve">The three outcomes with two heads are</w:t>
      </w:r>
      <w:r>
        <w:t xml:space="preserve"> </w:t>
      </w:r>
      <m:oMath>
        <m:r>
          <m:t>H</m:t>
        </m:r>
        <m:r>
          <m:t>H</m:t>
        </m:r>
        <m:r>
          <m:t>T</m:t>
        </m:r>
      </m:oMath>
      <w:r>
        <w:t xml:space="preserve">,</w:t>
      </w:r>
      <w:r>
        <w:t xml:space="preserve"> </w:t>
      </w:r>
      <m:oMath>
        <m:r>
          <m:t>H</m:t>
        </m:r>
        <m:r>
          <m:t>T</m:t>
        </m:r>
        <m:r>
          <m:t>H</m:t>
        </m:r>
      </m:oMath>
      <w:r>
        <w:t xml:space="preserve">, and</w:t>
      </w:r>
      <w:r>
        <w:t xml:space="preserve"> </w:t>
      </w:r>
      <m:oMath>
        <m:r>
          <m:t>T</m:t>
        </m:r>
        <m:r>
          <m:t>H</m:t>
        </m:r>
        <m:r>
          <m:t>H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22"/>
    <w:bookmarkStart w:id="24" w:name="exm-binomial-not"/>
    <w:p>
      <w:pPr>
        <w:pStyle w:val="BodyText"/>
      </w:pPr>
      <w:r>
        <w:rPr>
          <w:b/>
          <w:bCs/>
        </w:rPr>
        <w:t xml:space="preserve">Example 3 (Draws without replacement are not binomial)</w:t>
      </w:r>
      <w:r>
        <w:t xml:space="preserve"> </w:t>
      </w:r>
      <w:r>
        <w:t xml:space="preserve">An urn holds two red balls and two blue balls.</w:t>
      </w:r>
      <w:r>
        <w:t xml:space="preserve"> </w:t>
      </w:r>
      <w:r>
        <w:t xml:space="preserve">Draw two balls without replacement,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red balls drawn.</w:t>
      </w:r>
      <w:r>
        <w:t xml:space="preserve"> </w:t>
      </w:r>
      <w:r>
        <w:t xml:space="preserve">Each draw is red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  <m:box>
          <m:boxPr>
            <m:opEmu m:val="on"/>
          </m:boxPr>
          <m:e>
            <m:r>
              <m:rPr>
                <m:sty m:val="p"/>
              </m:rPr>
              <m:t>≁</m:t>
            </m:r>
          </m:e>
        </m:box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the draws are not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first red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second red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first red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(one red ball is left among three)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whereas, by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, a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random variable 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2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(binomial PMF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24"/>
    <w:bookmarkStart w:id="26" w:name="thm-binomial-sum-bernoulli"/>
    <w:p>
      <w:pPr>
        <w:pStyle w:val="FirstParagraph"/>
      </w:pPr>
      <w:r>
        <w:rPr>
          <w:b/>
          <w:bCs/>
        </w:rPr>
        <w:t xml:space="preserve">Theorem 1 (A sum of IID Bernoulli variables is binomial)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25">
        <w:r>
          <w:rPr>
            <w:rStyle w:val="Hyperlink"/>
          </w:rPr>
          <w:t xml:space="preserve">IID</w:t>
        </w:r>
      </w:hyperlink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random variables,</w:t>
      </w:r>
      <w:r>
        <w:t xml:space="preserve"> </w:t>
      </w:r>
      <w:r>
        <w:t xml:space="preserve">then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distribution.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 so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be a value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be the set of sequences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with exactly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ones.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.</w:t>
      </w:r>
      <w:r>
        <w:t xml:space="preserve"> </w:t>
      </w:r>
      <w:r>
        <w:t xml:space="preserve">For one such sequence: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for a sequence in </m:t>
              </m:r>
              <m:sSub>
                <m:e>
                  <m:r>
                    <m:t>A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Choosing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positions hold the ones</w:t>
      </w:r>
      <w:r>
        <w:t xml:space="preserve"> </w:t>
      </w:r>
      <w:r>
        <w:t xml:space="preserve">determines the sequence,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x</m:t>
                </m:r>
              </m:den>
            </m:f>
          </m:e>
        </m:d>
      </m:oMath>
      <w:r>
        <w:t xml:space="preserve"> </w:t>
      </w:r>
      <w:r>
        <w:t xml:space="preserve">elements.</w:t>
      </w:r>
      <w:r>
        <w:t xml:space="preserve"> </w:t>
      </w:r>
      <w:r>
        <w:t xml:space="preserve">Therefore:</w:t>
      </w:r>
    </w:p>
    <w:p>
      <w:pPr>
        <w:pStyle w:val="BodyText"/>
      </w:pPr>
      <w:r>
        <w:t xml:space="preserve">$$
    \begin{aligned}
    \mathbb{P}(S = x)
    &amp;= \sum_{(s_1, \ldots, s_n) \in A_x} \mathbb{P}(X_1 = s_1, \ldots, X_n = s_n)
    &amp;&amp; \text{(additivity over disjoint events)} \\
    &amp;= \sum_{(s_1, \ldots, s_n) \in A_x} \pi^x (1 - \pi)^{n - x}
    &amp;&amp; \text{(probability of one sequence)} \\
    &amp;= \binom{n}{x} \pi^x (1 - \pi)^{n - x}
    &amp;&amp; \text{(} A_x \text{ has } \tbinom{n}{x} \text{ elements)}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7" w:name="exm-binomial-sum-bernoulli"/>
    <w:p>
      <w:pPr>
        <w:pStyle w:val="BodyText"/>
      </w:pPr>
      <w:r>
        <w:rPr>
          <w:b/>
          <w:bCs/>
        </w:rPr>
        <w:t xml:space="preserve">Example 4 (Counting treatment responders)</w:t>
      </w:r>
      <w:r>
        <w:t xml:space="preserve"> </w:t>
      </w:r>
      <w:r>
        <w:t xml:space="preserve">Suppose five patients each respond to a treatment with probability</w:t>
      </w:r>
      <w:r>
        <w:t xml:space="preserve"> </w:t>
      </w:r>
      <m:oMath>
        <m:r>
          <m:t>0.2</m:t>
        </m:r>
      </m:oMath>
      <w:r>
        <w:t xml:space="preserve">,</w:t>
      </w:r>
      <w:r>
        <w:t xml:space="preserve"> </w:t>
      </w:r>
      <w:r>
        <w:t xml:space="preserve">independently of one another,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patient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responds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By</w:t>
      </w:r>
      <w:r>
        <w:t xml:space="preserve"> </w:t>
      </w:r>
      <w:hyperlink w:anchor="thm-binomial-sum-bernoulli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number of responders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5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0.2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probability that nobody responds is:</w:t>
      </w:r>
    </w:p>
    <w:p>
      <w:pPr>
        <w:pStyle w:val="BodyText"/>
      </w:pPr>
      <w:r>
        <w:t xml:space="preserve">$$
    \begin{aligned}
    \mathbb{P}(S = 0)
    &amp;= \binom{5}{0} (0.2)^0 (1 - 0.2)^{5 - 0}
    &amp;&amp; \text{(binomial PMF with } n = 5,\ \pi= 0.2,\ x = 0 \text{)} \\
    &amp;= 1 \cdot 1 \cdot(0.8)^5
    &amp;&amp; \text{(} \tbinom{5}{0} = 1 \text{ and } (0.2)^0 = 1 \text{)} \\
    &amp;= 0.32768
    &amp;&amp; \text{(evaluate the power)}
    \end{aligned}
    $$</w:t>
      </w:r>
    </w:p>
    <w:bookmarkEnd w:id="27"/>
    <w:bookmarkStart w:id="28" w:name="thm-binomial-moments"/>
    <w:p>
      <w:pPr>
        <w:pStyle w:val="FirstParagraph"/>
      </w:pPr>
      <w:r>
        <w:rPr>
          <w:b/>
          <w:bCs/>
        </w:rPr>
        <w:t xml:space="preserve">Theorem 2 (Mean and variance of the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, then:</w:t>
      </w:r>
    </w:p>
    <w:p>
      <w:pPr>
        <w:pStyle w:val="Compact"/>
        <w:numPr>
          <w:ilvl w:val="0"/>
          <w:numId w:val="1001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π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​</w:t>
      </w:r>
    </w:p>
    <w:bookmarkEnd w:id="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mean and variance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depend only on its distribution,</w:t>
      </w:r>
      <w:r>
        <w:t xml:space="preserve"> </w:t>
      </w:r>
      <w:r>
        <w:t xml:space="preserve">so by</w:t>
      </w:r>
      <w:r>
        <w:t xml:space="preserve"> </w:t>
      </w:r>
      <w:hyperlink w:anchor="thm-binomial-sum-bernoull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we can compute them for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IID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the mean,</w:t>
      </w:r>
      <w:r>
        <w:t xml:space="preserve"> </w:t>
      </w:r>
      <w:r>
        <w:t xml:space="preserve">apply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then the</w:t>
      </w:r>
      <w:r>
        <w:t xml:space="preserve"> </w:t>
      </w:r>
      <w:hyperlink r:id="rId15">
        <w:r>
          <w:rPr>
            <w:rStyle w:val="Hyperlink"/>
          </w:rPr>
          <w:t xml:space="preserve">Bernoulli mean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π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</w:t>
      </w:r>
      <w:r>
        <w:t xml:space="preserve"> </w:t>
      </w:r>
      <w:r>
        <w:t xml:space="preserve">apply the</w:t>
      </w:r>
      <w:r>
        <w:t xml:space="preserve"> </w:t>
      </w:r>
      <w:hyperlink r:id="rId30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hyperlink r:id="rId31">
        <w:r>
          <w:rPr>
            <w:rStyle w:val="Hyperlink"/>
          </w:rPr>
          <w:t xml:space="preserve">independent components give a diagonal variance matrix</w:t>
        </w:r>
      </w:hyperlink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r:id="rId16">
        <w:r>
          <w:rPr>
            <w:rStyle w:val="Hyperlink"/>
          </w:rPr>
          <w:t xml:space="preserve">Bernoulli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with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≠</m:t>
              </m:r>
              <m:r>
                <m:t>j</m:t>
              </m:r>
              <m:r>
                <m:rPr>
                  <m:nor/>
                  <m:sty m:val="p"/>
                </m:rPr>
                <m:t>, by 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π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2" w:name="exm-binomial-moments"/>
    <w:p>
      <w:pPr>
        <w:pStyle w:val="FirstParagraph"/>
      </w:pPr>
      <w:r>
        <w:rPr>
          <w:b/>
          <w:bCs/>
        </w:rPr>
        <w:t xml:space="preserve">Example 5 (Expected number of responders)</w:t>
      </w:r>
      <w:r>
        <w:t xml:space="preserve"> </w:t>
      </w:r>
      <w:r>
        <w:t xml:space="preserve">In</w:t>
      </w:r>
      <w:r>
        <w:t xml:space="preserve"> </w:t>
      </w:r>
      <w:hyperlink w:anchor="exm-binomial-sum-bernoulli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0.2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nomial-moments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On average, one of the five patients responds.</w:t>
      </w:r>
    </w:p>
    <w:bookmarkEnd w:id="32"/>
    <w:bookmarkEnd w:id="33"/>
    <w:bookmarkStart w:id="78" w:name="sec-poisson-dist"/>
    <w:p>
      <w:pPr>
        <w:pStyle w:val="Heading2"/>
      </w:pPr>
      <w:r>
        <w:t xml:space="preserve">3 The Poisson distribution</w:t>
      </w:r>
    </w:p>
    <w:bookmarkStart w:id="35" w:name="def-poisson"/>
    <w:p>
      <w:pPr>
        <w:pStyle w:val="FirstParagraph"/>
      </w:pPr>
      <w:r>
        <w:rPr>
          <w:b/>
          <w:bCs/>
        </w:rPr>
        <w:t xml:space="preserve">Definition 2 (Poisson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Poisson distribution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if:</w:t>
      </w:r>
    </w:p>
    <w:p>
      <w:pPr>
        <w:pStyle w:val="BodyText"/>
      </w:pPr>
      <w:bookmarkStart w:id="34" w:name="eq-pois-pmf"/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34"/>
    </w:p>
    <w:bookmarkEnd w:id="3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pmf">
        <w:r>
          <w:rPr>
            <w:rStyle w:val="Hyperlink"/>
          </w:rPr>
          <w:t xml:space="preserve">Figure 1</w:t>
        </w:r>
      </w:hyperlink>
      <w:r>
        <w:t xml:space="preserve">)</w:t>
      </w:r>
    </w:p>
    <w:bookmarkStart w:id="36" w:name="exr-range-poisson"/>
    <w:p>
      <w:pPr>
        <w:pStyle w:val="BodyText"/>
      </w:pPr>
      <w:r>
        <w:rPr>
          <w:b/>
          <w:bCs/>
        </w:rPr>
        <w:t xml:space="preserve">Exercise 1</w:t>
      </w:r>
      <w:r>
        <w:t xml:space="preserve"> </w:t>
      </w:r>
      <w:r>
        <w:t xml:space="preserve">What is the range of possible values for a Poisson distribution?</w:t>
      </w:r>
    </w:p>
    <w:bookmarkEnd w:id="36"/>
    <w:bookmarkStart w:id="37" w:name="sol-range-poiss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N</m:t>
              </m:r>
            </m:e>
          </m:eqArr>
        </m:oMath>
      </m:oMathPara>
    </w:p>
    <w:bookmarkEnd w:id="37"/>
    <w:bookmarkStart w:id="39" w:name="thm-cdf-pois"/>
    <w:p>
      <w:pPr>
        <w:pStyle w:val="FirstParagraph"/>
      </w:pPr>
      <w:r>
        <w:rPr>
          <w:b/>
          <w:bCs/>
        </w:rPr>
        <w:t xml:space="preserve">Theorem 3 (CDF of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 for every real number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w:bookmarkStart w:id="38" w:name="eq-pois-cdf"/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μ</m:t>
              </m:r>
            </m:sup>
          </m:sSu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j</m:t>
                      </m:r>
                    </m:sup>
                  </m:sSup>
                </m:num>
                <m:den>
                  <m:r>
                    <m:t>j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8"/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(the sum is empty).</w:t>
      </w:r>
      <w:r>
        <w:t xml:space="preserve"> </w:t>
      </w:r>
      <w:r>
        <w:t xml:space="preserve">For any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events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j</m:t>
        </m:r>
        <m:r>
          <m:rPr>
            <m:sty m:val="p"/>
          </m:rPr>
          <m:t>}</m:t>
        </m:r>
      </m:oMath>
      <w:r>
        <w:t xml:space="preserve"> </w:t>
      </w:r>
      <w:r>
        <w:t xml:space="preserve">for all non-negative integers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Applying the Poisson PMF (</w:t>
      </w:r>
      <w:hyperlink w:anchor="eq-pois-pmf">
        <w:r>
          <w:rPr>
            <w:rStyle w:val="Hyperlink"/>
          </w:rPr>
          <w:t xml:space="preserve">Equation 2</w:t>
        </w:r>
      </w:hyperlink>
      <w:r>
        <w:t xml:space="preserve">) and factoring out the common term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μ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disjoint union of events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factoring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constant wrt 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40" w:name="exm-cdf-pois"/>
    <w:p>
      <w:pPr>
        <w:pStyle w:val="FirstParagraph"/>
      </w:pPr>
      <w:r>
        <w:rPr>
          <w:b/>
          <w:bCs/>
        </w:rPr>
        <w:t xml:space="preserve">Example 6 (Computing Poisson cumulative probabilities)</w:t>
      </w:r>
      <w:r>
        <w:t xml:space="preserve"> </w:t>
      </w:r>
      <w:r>
        <w:t xml:space="preserve">For a Poisson random variable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probability of observing at most 2 events is computed as: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CDF formula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0</m:t>
                          </m:r>
                        </m:sup>
                      </m:sSup>
                    </m:num>
                    <m:den>
                      <m:r>
                        <m:t>0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expand terms for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 factorials and powers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≈</m:t>
              </m:r>
              <m:r>
                <m:t>0.677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numerical value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cdfs">
        <w:r>
          <w:rPr>
            <w:rStyle w:val="Hyperlink"/>
          </w:rPr>
          <w:t xml:space="preserve">Figure 2</w:t>
        </w:r>
      </w:hyperlink>
      <w:r>
        <w:t xml:space="preserve">)</w:t>
      </w:r>
    </w:p>
    <w:p>
      <w:pPr>
        <w:pStyle w:val="SourceCode"/>
      </w:pPr>
      <w:r>
        <w:rPr>
          <w:rStyle w:val="NormalTok"/>
        </w:rPr>
        <w:t xml:space="preserve">pois_dists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(mu)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plot0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pois_dists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mu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= x)$"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geom_segment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yend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mu)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(plot1)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pois-pmf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pmf-1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Poisson PMFs, by mean parameter</w:t>
            </w:r>
            <w:r>
              <w:t xml:space="preserve"> </w:t>
            </w:r>
            <m:oMath>
              <m:r>
                <m:t>μ</m:t>
              </m:r>
            </m:oMath>
          </w:p>
          <w:bookmarkEnd w:id="44"/>
        </w:tc>
      </w:tr>
    </w:tbl>
    <w:p>
      <w:pPr>
        <w:pStyle w:val="SourceCode"/>
      </w:pPr>
      <w:r>
        <w:rPr>
          <w:rStyle w:val="NormalTok"/>
        </w:rPr>
        <w:t xml:space="preserve">plot2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geom_step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leq x)$"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(plot2)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pois-cdf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cdfs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Poisson CDFs</w:t>
            </w:r>
          </w:p>
          <w:bookmarkEnd w:id="48"/>
        </w:tc>
      </w:tr>
    </w:tbl>
    <w:bookmarkStart w:id="49" w:name="exr-pois-dist-funs"/>
    <w:p>
      <w:pPr>
        <w:pStyle w:val="BodyText"/>
      </w:pPr>
      <w:r>
        <w:rPr>
          <w:b/>
          <w:bCs/>
        </w:rPr>
        <w:t xml:space="preserve">Exercise 2 (Poisson distribution functions)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3.75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Compute:</w:t>
      </w:r>
    </w:p>
    <w:p>
      <w:pPr>
        <w:pStyle w:val="Compact"/>
        <w:numPr>
          <w:ilvl w:val="0"/>
          <w:numId w:val="1002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</m:oMath>
      <w:r>
        <w:t xml:space="preserve">​</w:t>
      </w:r>
    </w:p>
    <w:bookmarkEnd w:id="49"/>
    <w:p>
      <w:pPr>
        <w:pStyle w:val="FirstParagraph"/>
      </w:pPr>
      <w:r>
        <w:rPr>
          <w:i/>
          <w:iCs/>
        </w:rPr>
        <w:t xml:space="preserve">Solution</w:t>
      </w:r>
      <w:r>
        <w:t xml:space="preserve">. </w:t>
      </w:r>
    </w:p>
    <w:p>
      <w:pPr>
        <w:pStyle w:val="Compact"/>
        <w:numPr>
          <w:ilvl w:val="0"/>
          <w:numId w:val="1003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0.1937803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0.9623787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0.1771172</m:t>
        </m:r>
      </m:oMath>
      <w:r>
        <w:t xml:space="preserve">​</w:t>
      </w:r>
    </w:p>
    <w:bookmarkStart w:id="50" w:name="thm-poisson-properties"/>
    <w:p>
      <w:pPr>
        <w:pStyle w:val="FirstParagraph"/>
      </w:pPr>
      <w:r>
        <w:rPr>
          <w:b/>
          <w:bCs/>
        </w:rPr>
        <w:t xml:space="preserve">Theorem 4 (Mean and variance of the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4"/>
        </w:numPr>
      </w:pP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Var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Mean.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expected value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separate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term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factorial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factor of 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one power of 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change index variable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 over state space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Variance.</w:t>
      </w:r>
      <w:r>
        <w:t xml:space="preserve"> </w:t>
      </w:r>
      <w:r>
        <w:t xml:space="preserve">The same steps, canceling two factors instead of one, give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LOTUS; the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nor/>
                  <m:sty m:val="p"/>
                </m:rPr>
                <m:t> terms are 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against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51">
        <w:r>
          <w:rPr>
            <w:rStyle w:val="Hyperlink"/>
          </w:rPr>
          <w:t xml:space="preserve">simplified expression for 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simplified expression for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nor/>
                  <m:sty m:val="p"/>
                </m:rPr>
                <m:t>; linearity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See also</w:t>
      </w:r>
      <w:r>
        <w:t xml:space="preserve"> </w:t>
      </w:r>
      <w:hyperlink r:id="rId52">
        <w:r>
          <w:rPr>
            <w:rStyle w:val="Hyperlink"/>
          </w:rPr>
          <w:t xml:space="preserve">https://statproofbook.github.io/P/poiss-mean</w:t>
        </w:r>
      </w:hyperlink>
      <w:r>
        <w:t xml:space="preserve"> </w:t>
      </w:r>
      <w:r>
        <w:t xml:space="preserve">and</w:t>
      </w:r>
      <w:r>
        <w:t xml:space="preserve"> </w:t>
      </w:r>
      <w:hyperlink r:id="rId53">
        <w:r>
          <w:rPr>
            <w:rStyle w:val="Hyperlink"/>
          </w:rPr>
          <w:t xml:space="preserve">https://statproofbook.github.io/P/poiss-var</w:t>
        </w:r>
      </w:hyperlink>
      <w:r>
        <w:t xml:space="preserve">.</w:t>
      </w:r>
    </w:p>
    <w:bookmarkStart w:id="54" w:name="thm-poisson-mode"/>
    <w:p>
      <w:pPr>
        <w:pStyle w:val="BodyText"/>
      </w:pPr>
      <w:r>
        <w:rPr>
          <w:b/>
          <w:bCs/>
        </w:rPr>
        <w:t xml:space="preserve">Theorem 5 (Ratio of consecutive Poisson probabilities, and the mode)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5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μ</m:t>
            </m:r>
          </m:num>
          <m:den>
            <m:r>
              <m:t>x</m:t>
            </m:r>
          </m:den>
        </m:f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(possible only 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integer),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</m:sub>
        </m:sSub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 the maximum is attained at both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Ratio of consecutive probabilities.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sSup>
                <m:e>
                  <m:r>
                    <m:t>μ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ratio is greater than, equal to, or less than 1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than, equal to, or greater than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which gives the three comparisons.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while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 </w:t>
      </w:r>
      <w:r>
        <w:t xml:space="preserve">and decreases once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 the last increase is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therefore the unique mode.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both are modes.</w:t>
      </w:r>
    </w:p>
    <w:bookmarkStart w:id="55" w:name="exm-poisson-properties"/>
    <w:p>
      <w:pPr>
        <w:pStyle w:val="BodyText"/>
      </w:pPr>
      <w:r>
        <w:rPr>
          <w:b/>
          <w:bCs/>
        </w:rPr>
        <w:t xml:space="preserve">Example 7 (Mode of a Poisson distribution)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2</m:t>
            </m:r>
          </m:den>
        </m:f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3</m:t>
            </m:r>
          </m:den>
        </m:f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mode is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2</m:t>
            </m:r>
          </m:den>
        </m:f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are both modes,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rPr>
            <m:sty m:val="p"/>
          </m:rPr>
          <m:t>≈</m:t>
        </m:r>
        <m:r>
          <m:t>0.271</m:t>
        </m:r>
      </m:oMath>
      <w:r>
        <w:t xml:space="preserve">.</w:t>
      </w:r>
    </w:p>
    <w:bookmarkEnd w:id="55"/>
    <w:bookmarkStart w:id="56" w:name="def-exposure"/>
    <w:p>
      <w:pPr>
        <w:pStyle w:val="BodyText"/>
      </w:pPr>
      <w:r>
        <w:rPr>
          <w:b/>
          <w:bCs/>
        </w:rPr>
        <w:t xml:space="preserve">Definition 3 (Exposure magnitude)</w:t>
      </w:r>
      <w:r>
        <w:t xml:space="preserve"> </w:t>
      </w:r>
      <w:r>
        <w:t xml:space="preserve">For many count outcomes,</w:t>
      </w:r>
      <w:r>
        <w:t xml:space="preserve"> </w:t>
      </w:r>
      <w:r>
        <w:t xml:space="preserve">there is some sense of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exposure magnitude</w:t>
      </w:r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population size or</w:t>
      </w:r>
      <w:r>
        <w:t xml:space="preserve"> </w:t>
      </w:r>
      <w:r>
        <w:t xml:space="preserve">duration of observation,</w:t>
      </w:r>
      <w:r>
        <w:t xml:space="preserve"> </w:t>
      </w:r>
      <w:r>
        <w:t xml:space="preserve">which multiplicatively rescales</w:t>
      </w:r>
      <w:r>
        <w:t xml:space="preserve"> </w:t>
      </w:r>
      <w:r>
        <w:t xml:space="preserve">the expected (mean) count.</w:t>
      </w:r>
    </w:p>
    <w:bookmarkEnd w:id="56"/>
    <w:bookmarkStart w:id="57" w:name="exr-exposure-magnitude"/>
    <w:p>
      <w:pPr>
        <w:pStyle w:val="BodyText"/>
      </w:pPr>
      <w:r>
        <w:rPr>
          <w:b/>
          <w:bCs/>
        </w:rPr>
        <w:t xml:space="preserve">Exercise 3</w:t>
      </w:r>
      <w:r>
        <w:t xml:space="preserve"> </w:t>
      </w:r>
      <w:r>
        <w:t xml:space="preserve">What are some examples of exposure magnitudes?</w:t>
      </w:r>
    </w:p>
    <w:bookmarkEnd w:id="57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" w:name="tbl-exposure-uni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Examples of exposure units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468"/>
              <w:gridCol w:w="245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exposure units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incidence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number of individuals exposed; time at risk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car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miles driven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worksite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person-hours worked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population size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size of habitat</w:t>
                  </w:r>
                </w:p>
              </w:tc>
            </w:tr>
          </w:tbl>
          <w:bookmarkEnd w:id="58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Exposure units are similar to</w:t>
      </w:r>
      <w:r>
        <w:t xml:space="preserve"> </w:t>
      </w:r>
      <w:r>
        <w:t xml:space="preserve">the number of trials in a binomial distribution,</w:t>
      </w:r>
      <w:r>
        <w:t xml:space="preserve"> </w:t>
      </w:r>
      <w:r>
        <w:t xml:space="preserve">but</w:t>
      </w:r>
      <w:r>
        <w:t xml:space="preserve"> </w:t>
      </w:r>
      <w:r>
        <w:rPr>
          <w:b/>
          <w:bCs/>
        </w:rPr>
        <w:t xml:space="preserve">in non-binomial count outcomes, there can be more than one event per unit of exposure</w:t>
      </w:r>
      <w:r>
        <w:t xml:space="preserve">.</w:t>
      </w:r>
    </w:p>
    <w:p>
      <w:pPr>
        <w:pStyle w:val="BodyText"/>
      </w:pPr>
      <w:r>
        <w:t xml:space="preserve">We can use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to represent continuous-valued exposures/observation durations,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represent discrete-valued exposures.</w:t>
      </w:r>
    </w:p>
    <w:bookmarkStart w:id="60" w:name="def-event-rate"/>
    <w:p>
      <w:pPr>
        <w:pStyle w:val="BodyText"/>
      </w:pPr>
      <w:r>
        <w:rPr>
          <w:b/>
          <w:bCs/>
        </w:rPr>
        <w:t xml:space="preserve">Definition 4 (Event rate)</w:t>
      </w:r>
      <w:r>
        <w:t xml:space="preserve"> </w:t>
      </w:r>
      <w:r>
        <w:t xml:space="preserve">For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observed over a fixed, known</w:t>
      </w:r>
      <w:r>
        <w:t xml:space="preserve"> </w:t>
      </w:r>
      <w:hyperlink w:anchor="def-exposure">
        <w:r>
          <w:rPr>
            <w:rStyle w:val="Hyperlink"/>
          </w:rPr>
          <w:t xml:space="preserve">exposure magnitude</w:t>
        </w:r>
      </w:hyperlink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event rate</w:t>
      </w:r>
      <w:r>
        <w:t xml:space="preserve">, denoted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divided by the exposure magnitude:</w:t>
      </w:r>
    </w:p>
    <w:p>
      <w:pPr>
        <w:pStyle w:val="BodyText"/>
      </w:pPr>
      <w:bookmarkStart w:id="59" w:name="eq-def-event-rate"/>
      <m:oMathPara>
        <m:oMathParaPr>
          <m:jc m:val="center"/>
        </m:oMathParaPr>
        <m:oMath>
          <m: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t>t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event rate is a transformation of the mean:</w:t>
      </w:r>
      <w:r>
        <w:t xml:space="preserve"> </w:t>
      </w:r>
      <w:r>
        <w:t xml:space="preserve">it removes the exposure magnitude from the mean,</w:t>
      </w:r>
      <w:r>
        <w:t xml:space="preserve"> </w:t>
      </w:r>
      <w:r>
        <w:t xml:space="preserve">so counts observed over different exposures can be compared on one scale.</w:t>
      </w:r>
      <w:r>
        <w:t xml:space="preserve"> </w:t>
      </w:r>
      <w:r>
        <w:t xml:space="preserve">Regression models for counts use the same decomposition,</w:t>
      </w:r>
      <w:r>
        <w:t xml:space="preserve"> </w:t>
      </w:r>
      <w:r>
        <w:t xml:space="preserve">with the rate depending on covariates and the exposure magnitude known</w:t>
      </w:r>
      <w:r>
        <w:t xml:space="preserve"> </w:t>
      </w:r>
      <w:r>
        <w:t xml:space="preserve">(see</w:t>
      </w:r>
      <w:r>
        <w:t xml:space="preserve"> </w:t>
      </w:r>
      <w:hyperlink r:id="rId61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63" w:name="thm-mean-vs-event-rate"/>
    <w:p>
      <w:pPr>
        <w:pStyle w:val="BodyText"/>
      </w:pPr>
      <w:r>
        <w:rPr>
          <w:b/>
          <w:bCs/>
        </w:rPr>
        <w:t xml:space="preserve">Theorem 6 (Transformation function from event rate to mean)</w:t>
      </w:r>
      <w:r>
        <w:t xml:space="preserve"> </w:t>
      </w:r>
      <w:r>
        <w:t xml:space="preserve">If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observed over exposure magnitude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 event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its mean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is:</w:t>
      </w:r>
    </w:p>
    <w:p>
      <w:pPr>
        <w:pStyle w:val="BodyText"/>
      </w:pPr>
      <w:bookmarkStart w:id="62" w:name="eq-lambda-to-mu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=</m:t>
          </m:r>
          <m:r>
            <m:t>λ</m:t>
          </m:r>
          <m:r>
            <m:rPr>
              <m:sty m:val="p"/>
            </m:rPr>
            <m:t>⋅</m:t>
          </m:r>
          <m:r>
            <m:t>t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62"/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event-rat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t>t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event rate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both sides by 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μ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64" w:name="exm-mean-vs-event-rate"/>
    <w:p>
      <w:pPr>
        <w:pStyle w:val="FirstParagraph"/>
      </w:pPr>
      <w:r>
        <w:rPr>
          <w:b/>
          <w:bCs/>
        </w:rPr>
        <w:t xml:space="preserve">Example 8 (Calculating expected counts from event rates)</w:t>
      </w:r>
      <w:r>
        <w:t xml:space="preserve"> </w:t>
      </w:r>
      <w:r>
        <w:t xml:space="preserve">Suppose a city records a disease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cases per person-year.</w:t>
      </w:r>
      <w:r>
        <w:t xml:space="preserve"> </w:t>
      </w:r>
      <w:r>
        <w:t xml:space="preserve">For a subpopulation with an exposure magnitude of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the expected count of cases is, by</w:t>
      </w:r>
      <w:r>
        <w:t xml:space="preserve"> </w:t>
      </w:r>
      <w:hyperlink w:anchor="thm-mean-vs-event-rate">
        <w:r>
          <w:rPr>
            <w:rStyle w:val="Hyperlink"/>
          </w:rPr>
          <w:t xml:space="preserve">Theorem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transformation from event rate to mean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sty m:val="p"/>
                </m:rPr>
                <m:t>×</m:t>
              </m:r>
              <m:r>
                <m:t>100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nor/>
                  <m:sty m:val="p"/>
                </m:rPr>
                <m:t> and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100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nor/>
                  <m:sty m:val="p"/>
                </m:rPr>
                <m:t> cases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expected count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64"/>
    <w:bookmarkStart w:id="65" w:name="thm-non-exposed"/>
    <w:p>
      <w:pPr>
        <w:pStyle w:val="FirstParagraph"/>
      </w:pPr>
      <w:r>
        <w:rPr>
          <w:b/>
          <w:bCs/>
        </w:rPr>
        <w:t xml:space="preserve">Theorem 7 (No exposure means no expected events)</w:t>
      </w:r>
      <w:r>
        <w:t xml:space="preserve"> </w:t>
      </w:r>
      <w:r>
        <w:t xml:space="preserve">For each exposure magnitude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be the count observed over exposure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If the mean count is proportional to the exposure magnitude,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t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with one finite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there are no expected events without exposure: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 at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multiplication by zero; </m:t>
              </m:r>
              <m:r>
                <m:t>λ</m:t>
              </m:r>
              <m:r>
                <m:rPr>
                  <m:nor/>
                  <m:sty m:val="p"/>
                </m:rPr>
                <m:t> is finite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hypothesis carries the content here.</w:t>
      </w:r>
      <w:r>
        <w:t xml:space="preserve"> </w:t>
      </w:r>
      <w:hyperlink w:anchor="def-event-rate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alone cannot give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t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result holds for a model that assumes one rate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shared across exposure magnitudes, including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66" w:name="exm-non-exposed"/>
    <w:p>
      <w:pPr>
        <w:pStyle w:val="BodyText"/>
      </w:pPr>
      <w:r>
        <w:rPr>
          <w:b/>
          <w:bCs/>
        </w:rPr>
        <w:t xml:space="preserve">Example 9 (Zero exposure time)</w:t>
      </w:r>
      <w:r>
        <w:t xml:space="preserve"> </w:t>
      </w:r>
      <w:r>
        <w:t xml:space="preserve">If a subject is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no follow-up time has elapsed,</w:t>
      </w:r>
      <w:r>
        <w:t xml:space="preserve"> </w:t>
      </w:r>
      <w:r>
        <w:t xml:space="preserve">so under a constant-rate model</w:t>
      </w:r>
      <w:r>
        <w:t xml:space="preserve"> </w:t>
      </w:r>
      <w:r>
        <w:t xml:space="preserve">the expected number of incident events 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mean proportional to exposure,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</m:oMath>
            <w:r>
              <w:t xml:space="preserve">,</w:t>
            </w:r>
            <w:r>
              <w:t xml:space="preserve"> </w:t>
            </w:r>
            <w:r>
              <w:t xml:space="preserve">has no term that stays nonzero 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</w:t>
            </w:r>
            <w:r>
              <w:t xml:space="preserve"> </w:t>
            </w:r>
            <w:r>
              <w:t xml:space="preserve">a model of this form says that with no exposure, no events are expected.</w:t>
            </w:r>
            <w:r>
              <w:t xml:space="preserve"> </w:t>
            </w:r>
            <w:r>
              <w:t xml:space="preserve">A mean with an added constant, such as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would expect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events even with no exposure.</w:t>
            </w:r>
            <w:r>
              <w:t xml:space="preserve"> </w:t>
            </w:r>
            <w:r>
              <w:t xml:space="preserve">Regression models for counts keep the proportional form when they add covariates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61">
              <w:r>
                <w:rPr>
                  <w:rStyle w:val="Hyperlink"/>
                </w:rPr>
                <w:t xml:space="preserve">rme’s count-regression chapter</w:t>
              </w:r>
            </w:hyperlink>
            <w:r>
              <w:t xml:space="preserve">).</w:t>
            </w:r>
          </w:p>
          <w:p/>
        </w:tc>
      </w:tr>
    </w:tbl>
    <w:bookmarkStart w:id="70" w:name="thm-exposure-log-scale"/>
    <w:p>
      <w:pPr>
        <w:pStyle w:val="BodyText"/>
      </w:pPr>
      <w:r>
        <w:rPr>
          <w:b/>
          <w:bCs/>
        </w:rPr>
        <w:t xml:space="preserve">Theorem 8 (Exposure is additive on the log scale)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logarithm product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71" w:name="exm-exposure-log-scale"/>
    <w:p>
      <w:pPr>
        <w:pStyle w:val="FirstParagraph"/>
      </w:pPr>
      <w:r>
        <w:rPr>
          <w:b/>
          <w:bCs/>
        </w:rPr>
        <w:t xml:space="preserve">Example 10 (Log-linear representation of expected counts)</w:t>
      </w:r>
      <w:r>
        <w:t xml:space="preserve"> </w:t>
      </w:r>
      <w:r>
        <w:t xml:space="preserve">If a clinic sees an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events/day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 of observation: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0.02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log-scale formula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3.912</m:t>
              </m:r>
              <m:r>
                <m:rPr>
                  <m:sty m:val="p"/>
                </m:rPr>
                <m:t>+</m:t>
              </m:r>
              <m:r>
                <m:t>3.401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natural logarithms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0.511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terms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Exponentiating yields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0.511</m:t>
            </m:r>
          </m:e>
        </m:d>
        <m:r>
          <m:t>​</m:t>
        </m:r>
        <m:r>
          <m:rPr>
            <m:sty m:val="p"/>
          </m:rPr>
          <m:t>≈</m:t>
        </m:r>
        <m:r>
          <m:t>0.60</m:t>
        </m:r>
      </m:oMath>
      <w:r>
        <w:t xml:space="preserve"> </w:t>
      </w:r>
      <w:r>
        <w:t xml:space="preserve">expected events.</w:t>
      </w:r>
    </w:p>
    <w:bookmarkEnd w:id="71"/>
    <w:bookmarkStart w:id="73" w:name="def-offset"/>
    <w:p>
      <w:pPr>
        <w:pStyle w:val="BodyText"/>
      </w:pPr>
      <w:r>
        <w:rPr>
          <w:b/>
          <w:bCs/>
        </w:rPr>
        <w:t xml:space="preserve">Definition 5 (Offset)</w:t>
      </w:r>
      <w:r>
        <w:t xml:space="preserve"> </w:t>
      </w:r>
      <w:r>
        <w:t xml:space="preserve">In a model whose linear component contains a term with no unknown coefficient,</w:t>
      </w:r>
      <w:r>
        <w:t xml:space="preserve"> </w:t>
      </w:r>
      <w:r>
        <w:t xml:space="preserve">that term is called an</w:t>
      </w:r>
      <w:r>
        <w:t xml:space="preserve"> </w:t>
      </w:r>
      <w:r>
        <w:rPr>
          <w:b/>
          <w:bCs/>
        </w:rPr>
        <w:t xml:space="preserve">offset</w:t>
      </w:r>
      <w:r>
        <w:t xml:space="preserve">:</w:t>
      </w:r>
      <w:r>
        <w:t xml:space="preserve"> </w:t>
      </w:r>
      <w:r>
        <w:t xml:space="preserve">it shifts the linear component by a known amount.</w:t>
      </w:r>
      <w:r>
        <w:t xml:space="preserve"> </w:t>
      </w:r>
      <w:r>
        <w:t xml:space="preserve">In a count model with exposure magnitude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offset is the known term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in the log-scale decomposition of the</w:t>
      </w:r>
      <w:r>
        <w:t xml:space="preserve"> </w:t>
      </w:r>
      <w:hyperlink r:id="rId72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(</w:t>
      </w:r>
      <w:hyperlink w:anchor="thm-exposure-log-scale">
        <w:r>
          <w:rPr>
            <w:rStyle w:val="Hyperlink"/>
          </w:rPr>
          <w:t xml:space="preserve">8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  <m:r>
            <m:rPr>
              <m:sty m:val="p"/>
            </m:rPr>
            <m:t>.</m:t>
          </m:r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offset needs no covariates:</w:t>
      </w:r>
      <w:r>
        <w:t xml:space="preserve"> </w:t>
      </w:r>
      <w:r>
        <w:t xml:space="preserve">with a single exposure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an unknown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is already an offset.</w:t>
      </w:r>
      <w:r>
        <w:t xml:space="preserve"> </w:t>
      </w:r>
      <w:r>
        <w:t xml:space="preserve">Regression models for counts keep the same term</w:t>
      </w:r>
      <w:r>
        <w:t xml:space="preserve"> </w:t>
      </w:r>
      <w:r>
        <w:t xml:space="preserve">and add covariate terms beside it</w:t>
      </w:r>
      <w:r>
        <w:t xml:space="preserve"> </w:t>
      </w:r>
      <w:r>
        <w:t xml:space="preserve">(see</w:t>
      </w:r>
      <w:r>
        <w:t xml:space="preserve"> </w:t>
      </w:r>
      <w:hyperlink r:id="rId61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74" w:name="exm-offset"/>
    <w:p>
      <w:pPr>
        <w:pStyle w:val="BodyText"/>
      </w:pPr>
      <w:r>
        <w:rPr>
          <w:b/>
          <w:bCs/>
        </w:rPr>
        <w:t xml:space="preserve">Example 11 (The offset for a clinic’s event count)</w:t>
      </w:r>
      <w:r>
        <w:t xml:space="preserve"> </w:t>
      </w:r>
      <w:r>
        <w:t xml:space="preserve">In</w:t>
      </w:r>
      <w:r>
        <w:t xml:space="preserve"> </w:t>
      </w:r>
      <w:hyperlink w:anchor="exm-exposure-log-scale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the clinic was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days,</w:t>
      </w:r>
      <w:r>
        <w:t xml:space="preserve"> </w:t>
      </w:r>
      <w:r>
        <w:t xml:space="preserve">so the offset is</w:t>
      </w:r>
      <w:r>
        <w:t xml:space="preserve"> </w:t>
      </w:r>
      <m:oMath>
        <m:r>
          <m:rPr>
            <m:sty m:val="p"/>
          </m:rPr>
          <m:t>log</m:t>
        </m:r>
        <m:r>
          <m:t>30</m:t>
        </m:r>
        <m:r>
          <m:rPr>
            <m:sty m:val="p"/>
          </m:rPr>
          <m:t>≈</m:t>
        </m:r>
        <m:r>
          <m:t>3.401</m:t>
        </m:r>
      </m:oMath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log</m:t>
        </m:r>
        <m:r>
          <m:t>λ</m:t>
        </m:r>
      </m:oMath>
      <w:r>
        <w:t xml:space="preserve"> </w:t>
      </w:r>
      <w:r>
        <w:t xml:space="preserve">is unknown before the data are seen;</w:t>
      </w:r>
      <w:r>
        <w:t xml:space="preserve"> </w:t>
      </w:r>
      <w:r>
        <w:t xml:space="preserve">the offset is fixed by the length of observation.</w:t>
      </w:r>
      <w:r>
        <w:t xml:space="preserve"> </w:t>
      </w:r>
      <w:r>
        <w:t xml:space="preserve">A clinic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60</m:t>
        </m:r>
      </m:oMath>
      <w:r>
        <w:t xml:space="preserve"> </w:t>
      </w:r>
      <w:r>
        <w:t xml:space="preserve">days has offset</w:t>
      </w:r>
      <w:r>
        <w:t xml:space="preserve"> </w:t>
      </w:r>
      <m:oMath>
        <m:r>
          <m:rPr>
            <m:sty m:val="p"/>
          </m:rPr>
          <m:t>log</m:t>
        </m:r>
        <m:r>
          <m:t>60</m:t>
        </m:r>
        <m:r>
          <m:rPr>
            <m:sty m:val="p"/>
          </m:rPr>
          <m:t>≈</m:t>
        </m:r>
        <m:r>
          <m:t>4.094</m:t>
        </m:r>
      </m:oMath>
      <w:r>
        <w:t xml:space="preserve">,</w:t>
      </w:r>
      <w:r>
        <w:t xml:space="preserve"> </w:t>
      </w:r>
      <w:r>
        <w:t xml:space="preserve">which raises</w:t>
      </w:r>
      <w:r>
        <w:t xml:space="preserve"> </w:t>
      </w:r>
      <m:oMath>
        <m:r>
          <m:rPr>
            <m:sty m:val="p"/>
          </m:rPr>
          <m:t>log</m:t>
        </m:r>
        <m:r>
          <m:t>μ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  <m:r>
          <m:rPr>
            <m:sty m:val="p"/>
          </m:rPr>
          <m:t>≈</m:t>
        </m:r>
        <m:r>
          <m:t>0.693</m:t>
        </m:r>
      </m:oMath>
      <w:r>
        <w:t xml:space="preserve"> </w:t>
      </w:r>
      <w:r>
        <w:t xml:space="preserve">at the same event rate.</w:t>
      </w:r>
    </w:p>
    <w:bookmarkEnd w:id="74"/>
    <w:bookmarkStart w:id="75" w:name="thm-sum-pois"/>
    <w:p>
      <w:pPr>
        <w:pStyle w:val="BodyText"/>
      </w:pPr>
      <w:r>
        <w:rPr>
          <w:b/>
          <w:bCs/>
        </w:rPr>
        <w:t xml:space="preserve">Theorem 9 (Sum of independent Poisson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Poisson random variables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, their sum,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, is also a Poisson random variable,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.</w:t>
      </w:r>
    </w:p>
    <w:bookmarkEnd w:id="7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}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z</m:t>
        </m:r>
      </m:oMath>
      <w:r>
        <w:t xml:space="preserve"> </w:t>
      </w:r>
      <w:r>
        <w:t xml:space="preserve">(since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non-negative integers),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countable additivity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independence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f>
                <m:fPr>
                  <m:type m:val="bar"/>
                </m:fPr>
                <m:num>
                  <m:sSubSup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</m:sup>
                  </m:sSub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k</m:t>
                          </m:r>
                        </m:sup>
                      </m:sSub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z</m:t>
                      </m:r>
                      <m:r>
                        <m:rPr>
                          <m:sty m:val="p"/>
                        </m:rPr>
                        <m:t>!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bSup>
                <m:e>
                  <m:r>
                    <m:t>μ</m:t>
                  </m:r>
                </m:e>
                <m:sub>
                  <m:r>
                    <m:t>X</m:t>
                  </m:r>
                </m:sub>
                <m:sup>
                  <m:r>
                    <m:t>k</m:t>
                  </m:r>
                </m:sup>
              </m:sSubSup>
              <m:sSubSup>
                <m:e>
                  <m:r>
                    <m:t>μ</m:t>
                  </m:r>
                </m:e>
                <m:sub>
                  <m:r>
                    <m:t>Y</m:t>
                  </m:r>
                </m:sub>
                <m:sup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and divide by </m:t>
              </m:r>
              <m:r>
                <m:t>z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z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binomial theorem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probability expression matches the PMF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random variable</w:t>
      </w:r>
      <w:r>
        <w:t xml:space="preserve"> </w:t>
      </w:r>
      <w:r>
        <w:t xml:space="preserve">(see also</w:t>
      </w:r>
      <w:r>
        <w:t xml:space="preserve"> </w:t>
      </w:r>
      <w:hyperlink r:id="rId76">
        <w:r>
          <w:rPr>
            <w:rStyle w:val="Hyperlink"/>
          </w:rPr>
          <w:t xml:space="preserve">https://web.stanford.edu/class/archive/cs/cs109/cs109.1206/lectureNotes/LN12_independent_rvs.pdf</w:t>
        </w:r>
      </w:hyperlink>
      <w:r>
        <w:t xml:space="preserve">, Example 3).</w:t>
      </w:r>
    </w:p>
    <w:bookmarkStart w:id="77" w:name="exm-sum-pois"/>
    <w:p>
      <w:pPr>
        <w:pStyle w:val="BodyText"/>
      </w:pPr>
      <w:r>
        <w:rPr>
          <w:b/>
          <w:bCs/>
        </w:rPr>
        <w:t xml:space="preserve">Example 12 (Aggregating independent region counts)</w:t>
      </w:r>
      <w:r>
        <w:t xml:space="preserve"> </w:t>
      </w:r>
      <w:r>
        <w:t xml:space="preserve">Suppose Region A records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12</m:t>
        </m:r>
        <m:r>
          <m:rPr>
            <m:sty m:val="p"/>
          </m:rPr>
          <m:t>)</m:t>
        </m:r>
      </m:oMath>
      <w:r>
        <w:t xml:space="preserve"> </w:t>
      </w:r>
      <w:r>
        <w:t xml:space="preserve">cases</w:t>
      </w:r>
      <w:r>
        <w:t xml:space="preserve"> </w:t>
      </w:r>
      <w:r>
        <w:t xml:space="preserve">and Region B records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t>18</m:t>
        </m:r>
        <m:r>
          <m:rPr>
            <m:sty m:val="p"/>
          </m:rPr>
          <m:t>)</m:t>
        </m:r>
      </m:oMath>
      <w:r>
        <w:t xml:space="preserve"> </w:t>
      </w:r>
      <w:r>
        <w:t xml:space="preserve">cases independently.</w:t>
      </w:r>
      <w:r>
        <w:t xml:space="preserve"> </w:t>
      </w:r>
      <w:r>
        <w:t xml:space="preserve">By</w:t>
      </w:r>
      <w:r>
        <w:t xml:space="preserve"> </w:t>
      </w:r>
      <w:hyperlink w:anchor="thm-sum-pois">
        <w:r>
          <w:rPr>
            <w:rStyle w:val="Hyperlink"/>
          </w:rPr>
          <w:t xml:space="preserve">Theorem 9</w:t>
        </w:r>
      </w:hyperlink>
      <w:r>
        <w:t xml:space="preserve">, the combined total count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follows a Poisson distribution: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of independent Poissons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region means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sum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77"/>
    <w:bookmarkEnd w:id="78"/>
    <w:bookmarkStart w:id="85" w:name="sec-nb-dist"/>
    <w:p>
      <w:pPr>
        <w:pStyle w:val="Heading2"/>
      </w:pPr>
      <w:r>
        <w:t xml:space="preserve">4 The Negative-Binomial distribution</w:t>
      </w:r>
    </w:p>
    <w:bookmarkStart w:id="79" w:name="def-nb"/>
    <w:p>
      <w:pPr>
        <w:pStyle w:val="FirstParagraph"/>
      </w:pPr>
      <w:r>
        <w:rPr>
          <w:b/>
          <w:bCs/>
        </w:rPr>
        <w:t xml:space="preserve">Definition 6 (Negative binomial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negative binomial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overdispersion parameter</w:t>
      </w:r>
      <w:r>
        <w:t xml:space="preserve"> </w:t>
      </w:r>
      <m:oMath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 </w:t>
      </w:r>
      <w:r>
        <w:t xml:space="preserve">[4]</w:t>
      </w:r>
      <w:r>
        <w:t xml:space="preserve">,</w:t>
      </w:r>
      <w:r>
        <w:t xml:space="preserve"> </w:t>
      </w:r>
      <w:r>
        <w:t xml:space="preserve">if, 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y</m:t>
                  </m:r>
                </m:sup>
              </m:sSup>
            </m:den>
          </m:f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ρ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ρ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Γ</m:t>
        </m:r>
      </m:oMath>
      <w:r>
        <w:t xml:space="preserve"> </w:t>
      </w:r>
      <w:r>
        <w:t xml:space="preserve">is the gamma function,</w:t>
      </w:r>
      <w:r>
        <w:t xml:space="preserve"> </w:t>
      </w:r>
      <w:r>
        <w:t xml:space="preserve">which satisfies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!</m:t>
        </m:r>
      </m:oMath>
      <w:r>
        <w:t xml:space="preserve"> </w:t>
      </w:r>
      <w:r>
        <w:t xml:space="preserve">for positive integers</w:t>
      </w:r>
      <w:r>
        <w:t xml:space="preserve"> </w:t>
      </w:r>
      <m:oMath>
        <m:r>
          <m:t>x</m:t>
        </m:r>
      </m:oMath>
      <w:r>
        <w:t xml:space="preserve">.</w:t>
      </w:r>
    </w:p>
    <w:bookmarkEnd w:id="79"/>
    <w:bookmarkStart w:id="80" w:name="thm-nb-poisson-limit"/>
    <w:p>
      <w:pPr>
        <w:pStyle w:val="BodyText"/>
      </w:pPr>
      <w:r>
        <w:rPr>
          <w:b/>
          <w:bCs/>
        </w:rPr>
        <w:t xml:space="preserve">Theorem 10 (The negative binomial converges to the Poisson)</w:t>
      </w:r>
      <w:r>
        <w:t xml:space="preserve"> </w:t>
      </w:r>
      <w:r>
        <w:t xml:space="preserve">Let the population</w:t>
      </w:r>
      <w:r>
        <w:t xml:space="preserve"> </w:t>
      </w:r>
      <w:hyperlink r:id="rId72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be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ρ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negative binomial PMF converges to the</w:t>
      </w:r>
      <w:r>
        <w:t xml:space="preserve"> </w:t>
      </w:r>
      <w:hyperlink w:anchor="def-poisson">
        <w:r>
          <w:rPr>
            <w:rStyle w:val="Hyperlink"/>
          </w:rPr>
          <w:t xml:space="preserve">Poisson</w:t>
        </w:r>
      </w:hyperlink>
      <w:r>
        <w:t xml:space="preserve"> </w:t>
      </w:r>
      <w:r>
        <w:t xml:space="preserve">PMF (</w:t>
      </w:r>
      <w:hyperlink w:anchor="eq-pois-pmf">
        <w:r>
          <w:rPr>
            <w:rStyle w:val="Hyperlink"/>
          </w:rPr>
          <w:t xml:space="preserve">Equation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ρ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ρ</m:t>
              </m:r>
            </m:sub>
          </m:sSub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Choose a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ρ</m:t>
            </m:r>
          </m:sub>
        </m:sSub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def-nb">
        <w:r>
          <w:rPr>
            <w:rStyle w:val="Hyperlink"/>
          </w:rPr>
          <w:t xml:space="preserve">Definition 6</w:t>
        </w:r>
      </w:hyperlink>
      <w:r>
        <w:t xml:space="preserve">, the first factor</w:t>
      </w:r>
      <w:r>
        <w:t xml:space="preserve"> </w:t>
      </w:r>
      <m:oMath>
        <m:sSup>
          <m:e>
            <m:r>
              <m:t>μ</m:t>
            </m:r>
          </m:e>
          <m:sup>
            <m:r>
              <m:t>y</m:t>
            </m:r>
          </m:sup>
        </m:sSup>
        <m:r>
          <m:rPr>
            <m:sty m:val="p"/>
          </m:rPr>
          <m:t>/</m:t>
        </m:r>
        <m:r>
          <m:t>y</m:t>
        </m:r>
        <m:r>
          <m:rPr>
            <m:sty m:val="p"/>
          </m:rPr>
          <m:t>!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ρ</m:t>
        </m:r>
      </m:oMath>
      <w:r>
        <w:t xml:space="preserve">.</w:t>
      </w:r>
      <w:r>
        <w:t xml:space="preserve"> </w:t>
      </w:r>
      <w:r>
        <w:t xml:space="preserve">For the second factor,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)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(</m:t>
            </m:r>
          </m:e>
        </m:nary>
        <m:r>
          <m:t>ρ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applying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 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m:oMath>
        <m:r>
          <m:t>y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(for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the product is empty and equals 1),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applied </m:t>
              </m:r>
              <m:r>
                <m:t>y</m:t>
              </m:r>
              <m:r>
                <m:rPr>
                  <m:nor/>
                  <m:sty m:val="p"/>
                </m:rPr>
                <m:t> times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</m:num>
                    <m:den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; one factor of 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nor/>
                  <m:sty m:val="p"/>
                </m:rPr>
                <m:t> per </m:t>
              </m:r>
              <m:r>
                <m:t>k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divide each numerator and denominator by </m:t>
              </m:r>
              <m:r>
                <m:t>ρ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; finitely many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third factor, write</w:t>
      </w:r>
      <w:r>
        <w:t xml:space="preserve"> </w:t>
      </w:r>
      <m:oMath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/</m:t>
        </m:r>
        <m:r>
          <m:t>ρ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μ</m:t>
                          </m:r>
                        </m:num>
                        <m:den>
                          <m:r>
                            <m:t>ρ</m:t>
                          </m:r>
                        </m:den>
                      </m:f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ρ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 of a power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ρ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the derivative of 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so, since the exponential function is continuous,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μ</m:t>
            </m:r>
            <m:r>
              <m:rPr>
                <m:sty m:val="p"/>
              </m:rPr>
              <m:t>/</m:t>
            </m:r>
            <m:r>
              <m:t>ρ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of the three factors has a limit, so their product does too: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ρ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ρ</m:t>
                  </m:r>
                </m:sub>
              </m:sSub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limit of a product of convergent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PMF.</w:t>
      </w:r>
    </w:p>
    <w:bookmarkStart w:id="81" w:name="thm-nb"/>
    <w:p>
      <w:pPr>
        <w:pStyle w:val="BodyText"/>
      </w:pPr>
      <w:r>
        <w:rPr>
          <w:b/>
          <w:bCs/>
        </w:rPr>
        <w:t xml:space="preserve">Theorem 11 (Mean and variance of the negative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6"/>
        </w:numPr>
      </w:pP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num>
          <m:den>
            <m:r>
              <m:t>ρ</m:t>
            </m:r>
          </m:den>
        </m:f>
        <m:r>
          <m:rPr>
            <m:sty m:val="p"/>
          </m:rPr>
          <m:t>&gt;</m:t>
        </m:r>
        <m:r>
          <m:t>μ</m:t>
        </m:r>
      </m:oMath>
      <w:r>
        <w:t xml:space="preserve">​</w:t>
      </w:r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negative binomial distribution is a gamma mixture of Poisson distributions: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has the gamma density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/</m:t>
            </m:r>
            <m:r>
              <m:t>μ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ρ</m:t>
                </m:r>
              </m:sup>
            </m:sSup>
          </m:num>
          <m:den>
            <m:r>
              <m:rPr>
                <m:sty m:val="p"/>
              </m:rPr>
              <m:t>Γ</m:t>
            </m:r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)</m:t>
            </m:r>
          </m:den>
        </m:f>
        <m:sSup>
          <m:e>
            <m:r>
              <m:t>λ</m:t>
            </m:r>
          </m:e>
          <m:sup>
            <m:r>
              <m:t>ρ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  <m:r>
              <m:t>λ</m:t>
            </m:r>
            <m:r>
              <m:rPr>
                <m:sty m:val="p"/>
              </m:rPr>
              <m:t>/</m:t>
            </m:r>
            <m:r>
              <m:t>μ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</m:oMath>
      <w:r>
        <w:t xml:space="preserve"> </w:t>
      </w:r>
      <w:r>
        <w:t xml:space="preserve">[2]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rPr>
            <m:sty m:val="p"/>
          </m:rPr>
          <m:t>Λ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To check this, integrate the joint density over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t>ρ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  <m:r>
                    <m:t>λ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marginalize over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collect powers of </m:t>
              </m:r>
              <m:r>
                <m:t>λ</m:t>
              </m:r>
              <m:r>
                <m:rPr>
                  <m:nor/>
                  <m:sty m:val="p"/>
                </m:rPr>
                <m:t> and exponents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λ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p>
                <m:e>
                  <m:r>
                    <m:t>b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combine the </m:t>
              </m:r>
              <m:sSup>
                <m:e>
                  <m:r>
                    <m:t>μ</m:t>
                  </m:r>
                </m:e>
                <m:sup>
                  <m:r>
                    <m:t>ρ</m:t>
                  </m:r>
                </m:sup>
              </m:sSup>
              <m:r>
                <m:rPr>
                  <m:nor/>
                  <m:sty m:val="p"/>
                </m:rPr>
                <m:t>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 into the form of the definition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82">
        <w:r>
          <w:rPr>
            <w:rStyle w:val="Hyperlink"/>
          </w:rPr>
          <w:t xml:space="preserve">law of iterated expectations</w:t>
        </w:r>
      </w:hyperlink>
      <w:r>
        <w:t xml:space="preserve"> </w:t>
      </w:r>
      <w:r>
        <w:t xml:space="preserve">and the</w:t>
      </w:r>
      <w:r>
        <w:t xml:space="preserve"> </w:t>
      </w:r>
      <w:hyperlink r:id="rId83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thm-poisson-properties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iterated expectations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of the gamma distribution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total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ρ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and variance of the gamma distribution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</w:p>
    <w:bookmarkStart w:id="84" w:name="exm-nb"/>
    <w:p>
      <w:pPr>
        <w:pStyle w:val="BodyText"/>
      </w:pPr>
      <w:r>
        <w:rPr>
          <w:b/>
          <w:bCs/>
        </w:rPr>
        <w:t xml:space="preserve">Example 13 (Overdispersion relative to the Poisson)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three times the variance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count with the same mean.</w:t>
      </w:r>
    </w:p>
    <w:bookmarkEnd w:id="84"/>
    <w:bookmarkEnd w:id="85"/>
    <w:bookmarkStart w:id="97" w:name="sec-laplace"/>
    <w:p>
      <w:pPr>
        <w:pStyle w:val="Heading2"/>
      </w:pPr>
      <w:r>
        <w:t xml:space="preserve">5 The Laplace distribution</w:t>
      </w:r>
    </w:p>
    <w:bookmarkStart w:id="88" w:name="def-laplace"/>
    <w:p>
      <w:pPr>
        <w:pStyle w:val="FirstParagraph"/>
      </w:pPr>
      <w:r>
        <w:rPr>
          <w:b/>
          <w:bCs/>
        </w:rPr>
        <w:t xml:space="preserve">Definition 7 (Laplace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Laplace distribution</w:t>
      </w:r>
      <w:r>
        <w:t xml:space="preserve"> </w:t>
      </w:r>
      <w:r>
        <w:t xml:space="preserve">with location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scale parameter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[5]</w:t>
      </w:r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continuous with</w:t>
      </w:r>
      <w:r>
        <w:t xml:space="preserve"> </w:t>
      </w:r>
      <w:hyperlink r:id="rId86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w:bookmarkStart w:id="87" w:name="eq-laplace-pd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b</m:t>
              </m:r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7"/>
    </w:p>
    <w:bookmarkEnd w:id="8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w:r>
        <w:t xml:space="preserve">has the squared distance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its exponent.</w:t>
      </w:r>
      <w:r>
        <w:t xml:space="preserve"> </w:t>
      </w:r>
      <w:r>
        <w:t xml:space="preserve">The Laplace density has the absolute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 </w:t>
      </w:r>
      <w:r>
        <w:t xml:space="preserve">instead.</w:t>
      </w:r>
      <w:r>
        <w:t xml:space="preserve"> </w:t>
      </w:r>
      <w:r>
        <w:t xml:space="preserve">Both densities are symmetric about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the Laplace density has a sharp peak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decays more slowly in the tails.</w:t>
      </w:r>
    </w:p>
    <w:bookmarkStart w:id="89" w:name="exm-laplace-density"/>
    <w:p>
      <w:pPr>
        <w:pStyle w:val="BodyText"/>
      </w:pPr>
      <w:r>
        <w:rPr>
          <w:b/>
          <w:bCs/>
        </w:rPr>
        <w:t xml:space="preserve">Example 14 (Laplace density values)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At the location,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</m:oMath>
      <w:r>
        <w:t xml:space="preserve">.</w:t>
      </w:r>
      <w:r>
        <w:t xml:space="preserve"> </w:t>
      </w:r>
      <w:r>
        <w:t xml:space="preserve">At a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, the distance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Here are both values: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at_mu_plus_2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at_mu at_mu_plus_2 </w:t>
      </w:r>
      <w:r>
        <w:br/>
      </w:r>
      <w:r>
        <w:rPr>
          <w:rStyle w:val="CommentTok"/>
        </w:rPr>
        <w:t xml:space="preserve">#&gt;        0.250        0.092</w:t>
      </w:r>
    </w:p>
    <w:p>
      <w:pPr>
        <w:pStyle w:val="FirstParagraph"/>
      </w:pPr>
      <w:r>
        <w:t xml:space="preserve">The density at</w:t>
      </w:r>
      <w:r>
        <w:t xml:space="preserve"> </w:t>
      </w:r>
      <m:oMath>
        <m:r>
          <m:t>μ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the density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times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the same holds at</w:t>
      </w:r>
      <w:r>
        <w:t xml:space="preserve"> </w:t>
      </w:r>
      <m:oMath>
        <m:r>
          <m:t>μ</m:t>
        </m:r>
        <m:r>
          <m:rPr>
            <m:sty m:val="p"/>
          </m:rPr>
          <m:t>−</m:t>
        </m:r>
        <m:r>
          <m:t>b</m:t>
        </m:r>
      </m:oMath>
      <w:r>
        <w:t xml:space="preserve">, because the density depends only on the distance from</w:t>
      </w:r>
      <w:r>
        <w:t xml:space="preserve"> </w:t>
      </w:r>
      <m:oMath>
        <m:r>
          <m:t>μ</m:t>
        </m:r>
      </m:oMath>
      <w:r>
        <w:t xml:space="preserve">.</w:t>
      </w:r>
    </w:p>
    <w:bookmarkEnd w:id="89"/>
    <w:bookmarkStart w:id="91" w:name="thm-laplace-moments"/>
    <w:p>
      <w:pPr>
        <w:pStyle w:val="BodyText"/>
      </w:pPr>
      <w:r>
        <w:rPr>
          <w:b/>
          <w:bCs/>
        </w:rPr>
        <w:t xml:space="preserve">Theorem 12 (Mean and variance of the Laplace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7</w:t>
        </w:r>
      </w:hyperlink>
      <w:r>
        <w:t xml:space="preserve">), then</w:t>
      </w:r>
    </w:p>
    <w:p>
      <w:pPr>
        <w:pStyle w:val="BodyText"/>
      </w:pPr>
      <w:bookmarkStart w:id="90" w:name="eq-laplace-moments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μ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90"/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laplace-pdf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has density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which is symmetric about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For the mean, the integrand</w:t>
      </w:r>
      <w:r>
        <w:t xml:space="preserve"> </w:t>
      </w:r>
      <m:oMath>
        <m:r>
          <m:t>u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an odd function,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variance,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even,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b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(even integrand)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u</m:t>
                      </m:r>
                    </m:e>
                  </m:nary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b</m:t>
                      </m:r>
                    </m:sup>
                  </m:sSup>
                  <m:r>
                    <m:t> </m:t>
                  </m:r>
                  <m:r>
                    <m:t>d</m:t>
                  </m:r>
                  <m:r>
                    <m:t>u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 again;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</m:eqArr>
        </m:oMath>
      </m:oMathPara>
    </w:p>
    <w:bookmarkStart w:id="96" w:name="exm-laplace-vs-normal"/>
    <w:p>
      <w:pPr>
        <w:pStyle w:val="FirstParagraph"/>
      </w:pPr>
      <w:r>
        <w:rPr>
          <w:b/>
          <w:bCs/>
        </w:rPr>
        <w:t xml:space="preserve">Example 15 (Laplace and normal tails with the same mean and variance)</w:t>
      </w:r>
      <w:r>
        <w:t xml:space="preserve"> </w:t>
      </w:r>
      <w:r>
        <w:t xml:space="preserve">A Laplace variable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has variance</w:t>
      </w:r>
      <w:r>
        <w:t xml:space="preserve"> </w:t>
      </w:r>
      <m:oMath>
        <m:r>
          <m:t>2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thm-laplace-moments">
        <w:r>
          <w:rPr>
            <w:rStyle w:val="Hyperlink"/>
          </w:rPr>
          <w:t xml:space="preserve">Theorem 12</w:t>
        </w:r>
      </w:hyperlink>
      <w:r>
        <w:t xml:space="preserve">).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variance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same mean and variance as a standard normal.</w:t>
      </w:r>
      <w:r>
        <w:t xml:space="preserve"> </w:t>
      </w:r>
      <w:hyperlink w:anchor="fig-laplace-vs-norma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two densities.</w:t>
      </w:r>
      <w:r>
        <w:t xml:space="preserve"> </w:t>
      </w:r>
      <w:r>
        <w:t xml:space="preserve">The Laplace density is higher at the center and in the far tails,</w:t>
      </w:r>
      <w:r>
        <w:t xml:space="preserve"> </w:t>
      </w:r>
      <w:r>
        <w:t xml:space="preserve">and lower in between.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dlaplace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densities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"Laplace"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"Normal"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dlaplace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(densities)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5" w:name="fig-laplace-vs-normal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laplace-vs-normal-1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Laplace and standard normal densities with the same mean (0) and variance (1)</w:t>
            </w:r>
          </w:p>
          <w:bookmarkEnd w:id="95"/>
        </w:tc>
      </w:tr>
    </w:tbl>
    <w:p>
      <w:pPr>
        <w:pStyle w:val="BodyText"/>
      </w:pPr>
      <w:r>
        <w:t xml:space="preserve">The probability of landing more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from the mean shows the difference in the tails.</w:t>
      </w:r>
      <w:r>
        <w:t xml:space="preserve"> </w:t>
      </w:r>
      <w:r>
        <w:t xml:space="preserve">For the Laplace distribution,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because each tail has probability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by integrating</w:t>
      </w:r>
      <w:r>
        <w:t xml:space="preserve"> </w:t>
      </w:r>
      <w:hyperlink w:anchor="eq-laplace-pdf">
        <w:r>
          <w:rPr>
            <w:rStyle w:val="Hyperlink"/>
          </w:rPr>
          <w:t xml:space="preserve">Equation 6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Laplace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Normal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Laplace      Normal </w:t>
      </w:r>
      <w:r>
        <w:br/>
      </w:r>
      <w:r>
        <w:rPr>
          <w:rStyle w:val="CommentTok"/>
        </w:rPr>
        <w:t xml:space="preserve">#&gt; 0.014369596 0.002699796</w:t>
      </w:r>
    </w:p>
    <w:p>
      <w:pPr>
        <w:pStyle w:val="FirstParagraph"/>
      </w:pPr>
      <w:r>
        <w:t xml:space="preserve">The Laplace distribution puts about 5.3 times as much probability beyond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as the normal distribution does.</w:t>
      </w:r>
    </w:p>
    <w:bookmarkEnd w:id="96"/>
    <w:bookmarkEnd w:id="97"/>
    <w:bookmarkStart w:id="109" w:name="sec-weibull"/>
    <w:p>
      <w:pPr>
        <w:pStyle w:val="Heading2"/>
      </w:pPr>
      <w:r>
        <w:t xml:space="preserve">6 Weibull distribution</w:t>
      </w:r>
    </w:p>
    <w:bookmarkStart w:id="99" w:name="def-weibull"/>
    <w:p>
      <w:pPr>
        <w:pStyle w:val="FirstParagraph"/>
      </w:pPr>
      <w:r>
        <w:rPr>
          <w:b/>
          <w:bCs/>
        </w:rPr>
        <w:t xml:space="preserve">Definition 8 (Weibull distribution)</w:t>
      </w:r>
      <w:r>
        <w:t xml:space="preserve"> </w:t>
      </w:r>
      <w:r>
        <w:t xml:space="preserve">A non-negative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Weibull distribution</w:t>
      </w:r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[6]</w:t>
      </w:r>
      <w:r>
        <w:t xml:space="preserve"> </w:t>
      </w:r>
      <w:r>
        <w:t xml:space="preserve">if its</w:t>
      </w:r>
      <w:r>
        <w:t xml:space="preserve"> </w:t>
      </w:r>
      <w:hyperlink r:id="rId98">
        <w:r>
          <w:rPr>
            <w:rStyle w:val="Hyperlink"/>
          </w:rPr>
          <w:t xml:space="preserve">survival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bookmarkEnd w:id="99"/>
    <w:bookmarkStart w:id="100" w:name="thm-weibull"/>
    <w:p>
      <w:pPr>
        <w:pStyle w:val="FirstParagraph"/>
      </w:pPr>
      <w:r>
        <w:rPr>
          <w:b/>
          <w:bCs/>
        </w:rPr>
        <w:t xml:space="preserve">Theorem 13 (Weibull density and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CDF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1">
        <w:r>
          <w:rPr>
            <w:rStyle w:val="Hyperlink"/>
          </w:rPr>
          <w:t xml:space="preserve">survival function and CDF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sSup>
              <m:e>
                <m:r>
                  <m:t>t</m:t>
                </m:r>
              </m:e>
              <m:sup>
                <m:r>
                  <m:t>α</m:t>
                </m:r>
              </m:sup>
            </m:sSup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with a continuous derivative everywhere except possibly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a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a piecewise-smooth CDF has its derivative as a density</w:t>
        </w:r>
      </w:hyperlink>
      <w:r>
        <w:t xml:space="preserve">).</w:t>
      </w:r>
      <w:r>
        <w:t xml:space="preserve"> </w:t>
      </w:r>
      <w:r>
        <w:t xml:space="preserve">This density is continuous at every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there the hazard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3">
        <w:r>
          <w:rPr>
            <w:rStyle w:val="Hyperlink"/>
          </w:rPr>
          <w:t xml:space="preserve">hazard equals density over survival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chain rule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hazard is density over survival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hazard is written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here, rather than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Weibull rate parameter is also called</w:t>
      </w:r>
      <w:r>
        <w:t xml:space="preserve"> </w:t>
      </w:r>
      <m:oMath>
        <m:r>
          <m:t>λ</m:t>
        </m:r>
      </m:oMath>
      <w:r>
        <w:t xml:space="preserve">.</w:t>
      </w:r>
    </w:p>
    <w:bookmarkStart w:id="104" w:name="thm-weibull-mean"/>
    <w:p>
      <w:pPr>
        <w:pStyle w:val="BodyText"/>
      </w:pPr>
      <w:r>
        <w:rPr>
          <w:b/>
          <w:bCs/>
        </w:rPr>
        <w:t xml:space="preserve">Theorem 14 (Weibull mean)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Γ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/</m:t>
          </m:r>
          <m:r>
            <m:t>α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sSup>
            <m:e>
              <m: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</m:sup>
          </m:sSup>
        </m:oMath>
      </m:oMathPara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use the</w:t>
      </w:r>
      <w:r>
        <w:t xml:space="preserve"> </w:t>
      </w:r>
      <w:hyperlink r:id="rId105">
        <w:r>
          <w:rPr>
            <w:rStyle w:val="Hyperlink"/>
          </w:rPr>
          <w:t xml:space="preserve">survival-function formula for the mean</w:t>
        </w:r>
      </w:hyperlink>
      <w:r>
        <w:t xml:space="preserve"> </w:t>
      </w:r>
      <w:r>
        <w:t xml:space="preserve">and 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</m:sup>
        </m:sSup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/</m:t>
        </m:r>
        <m:r>
          <m:t>λ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α</m:t>
            </m:r>
          </m:den>
        </m:f>
        <m:sSup>
          <m:e>
            <m: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  <m:sSup>
          <m:e>
            <m:r>
              <m:t>u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expectation via the survival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the gamma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106" w:name="cor-weibull-exponential"/>
    <w:p>
      <w:pPr>
        <w:pStyle w:val="FirstParagraph"/>
      </w:pPr>
      <w:r>
        <w:rPr>
          <w:b/>
          <w:bCs/>
        </w:rPr>
        <w:t xml:space="preserve">Corollary 1 (The Weibull with shape 1 is the exponential)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r:id="rId12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</m:oMath>
      <w:r>
        <w:t xml:space="preserve">.</w:t>
      </w:r>
    </w:p>
    <w:bookmarkEnd w:id="10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density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1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α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t</m:t>
                  </m:r>
                </m:e>
                <m:sup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 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non-negative.</w:t>
      </w:r>
      <w:r>
        <w:t xml:space="preserve"> </w:t>
      </w:r>
      <w:r>
        <w:t xml:space="preserve">This density matches the exponential density at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Changing a density at the single point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change its integral over any set,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exponential distribution with rate</w:t>
      </w:r>
      <w:r>
        <w:t xml:space="preserve"> </w:t>
      </w:r>
      <m:oMath>
        <m:r>
          <m:t>λ</m:t>
        </m:r>
      </m:oMath>
      <w:r>
        <w:t xml:space="preserve">.</w:t>
      </w:r>
    </w:p>
    <w:bookmarkStart w:id="107" w:name="cor-weibull-hazard-monotone"/>
    <w:p>
      <w:pPr>
        <w:pStyle w:val="BodyText"/>
      </w:pPr>
      <w:r>
        <w:rPr>
          <w:b/>
          <w:bCs/>
        </w:rPr>
        <w:t xml:space="preserve">Corollary 2 (The Weibull shape sets the direction of the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on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its hazard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Compact"/>
        <w:numPr>
          <w:ilvl w:val="0"/>
          <w:numId w:val="1007"/>
        </w:numPr>
      </w:pPr>
      <w:r>
        <w:t xml:space="preserve">strictly increasing if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</w:p>
    <w:p>
      <w:pPr>
        <w:pStyle w:val="Compact"/>
        <w:numPr>
          <w:ilvl w:val="0"/>
          <w:numId w:val="1007"/>
        </w:numPr>
      </w:pPr>
      <w:r>
        <w:t xml:space="preserve">constant if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</w:p>
    <w:p>
      <w:pPr>
        <w:pStyle w:val="Compact"/>
        <w:numPr>
          <w:ilvl w:val="0"/>
          <w:numId w:val="1007"/>
        </w:numPr>
      </w:pPr>
      <w:r>
        <w:t xml:space="preserve">strictly decreasing if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hazard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power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 factors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m:oMath>
        <m:r>
          <m:t>λ</m:t>
        </m:r>
      </m:oMath>
      <w:r>
        <w:t xml:space="preserve">, and</w:t>
      </w:r>
      <w:r>
        <w:t xml:space="preserve"> </w:t>
      </w:r>
      <m:oMath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are all positive,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sign of</w:t>
      </w:r>
      <w:r>
        <w:t xml:space="preserve"> </w:t>
      </w:r>
      <m:oMath>
        <m:r>
          <m:t>α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  <w:r>
        <w:t xml:space="preserve"> </w:t>
      </w:r>
      <w:r>
        <w:t xml:space="preserve">positive for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  <w:r>
        <w:t xml:space="preserve">, zero for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and negative for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A function with a positive (negative) derivative on an interval</w:t>
      </w:r>
      <w:r>
        <w:t xml:space="preserve"> </w:t>
      </w:r>
      <w:r>
        <w:t xml:space="preserve">is strictly increasing (decreasing) there,</w:t>
      </w:r>
      <w:r>
        <w:t xml:space="preserve"> </w:t>
      </w:r>
      <w:r>
        <w:t xml:space="preserve">and one with a zero derivative is constant.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exponential distribution’s hazard is constant,</w:t>
      </w:r>
      <w:r>
        <w:t xml:space="preserve"> </w:t>
      </w:r>
      <w:r>
        <w:t xml:space="preserve">so the Weibull’s choice of an increasing, constant, or decreasing hazard</w:t>
      </w:r>
      <w:r>
        <w:t xml:space="preserve"> </w:t>
      </w:r>
      <w:r>
        <w:t xml:space="preserve">(</w:t>
      </w:r>
      <w:hyperlink w:anchor="cor-weibull-hazard-monotone">
        <w:r>
          <w:rPr>
            <w:rStyle w:val="Hyperlink"/>
          </w:rPr>
          <w:t xml:space="preserve">Corollary 2</w:t>
        </w:r>
      </w:hyperlink>
      <w:r>
        <w:t xml:space="preserve">)</w:t>
      </w:r>
      <w:r>
        <w:t xml:space="preserve"> </w:t>
      </w:r>
      <w:r>
        <w:t xml:space="preserve">provides more flexibility than the exponential.</w:t>
      </w:r>
    </w:p>
    <w:bookmarkStart w:id="108" w:name="exm-weibull"/>
    <w:p>
      <w:pPr>
        <w:pStyle w:val="BodyText"/>
      </w:pPr>
      <w:r>
        <w:rPr>
          <w:b/>
          <w:bCs/>
        </w:rPr>
        <w:t xml:space="preserve">Example 16 (Exponential as a special case)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λ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 the exponential distribution’s constant hazard</w:t>
      </w:r>
      <w:r>
        <w:t xml:space="preserve"> </w:t>
      </w:r>
      <w:r>
        <w:t xml:space="preserve">and mean.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increases with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8"/>
    <w:bookmarkEnd w:id="109"/>
    <w:bookmarkStart w:id="144" w:name="sec-mvn"/>
    <w:p>
      <w:pPr>
        <w:pStyle w:val="Heading2"/>
      </w:pPr>
      <w:r>
        <w:t xml:space="preserve">7 The multivariate normal distribution</w:t>
      </w:r>
    </w:p>
    <w:bookmarkStart w:id="113" w:name="def-mvn"/>
    <w:p>
      <w:pPr>
        <w:pStyle w:val="FirstParagraph"/>
      </w:pPr>
      <w:r>
        <w:rPr>
          <w:b/>
          <w:bCs/>
        </w:rPr>
        <w:t xml:space="preserve">Definition 9 (Multivariate normal distribution (multivariate Gaussian distribution))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w:r>
        <w:t xml:space="preserve">$\mathord{\smash[b]{\underset{\raise.3ex\hbox{$\scriptstyle\sim$}}{X}}\vphantom{X}}= {(X_1, \ldots, X_p)}^{\top}$</w:t>
      </w:r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multivariate 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multivariate 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w:r>
        <w:t xml:space="preserve">$\mathord{\smash[b]{\underset{\raise.3ex\hbox{$\scriptstyle\sim$}}{\mu}}\vphantom{\mu}} \in \mathbb{R}^p$</w:t>
      </w:r>
      <w:r>
        <w:t xml:space="preserve"> </w:t>
      </w:r>
      <w:r>
        <w:t xml:space="preserve">and variance parameter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110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w:r>
        <w:t xml:space="preserve">written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,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has joint density:</w:t>
      </w:r>
    </w:p>
    <w:p>
      <w:pPr>
        <w:pStyle w:val="BodyText"/>
      </w:pPr>
      <w:r>
        <w:t xml:space="preserve">$$
    \operatorname{p}(\mathord{\smash[b]{\underset{\raise.3ex\hbox{$\scriptstyle\sim$}}{X}}\vphantom{X}}= \mathord{\smash[b]{\underset{\raise.3ex\hbox{$\scriptstyle\sim$}}{x}}\vphantom{x}}) \stackrel{\text{def}}{=}
    \frac{1}{(2\pi)^{p/2} \det(\mathbf{\Sigma})^{1/2}}
    \text{e}^{-\frac{1}{2} {(\mathord{\smash[b]{\underset{\raise.3ex\hbox{$\scriptstyle\sim$}}{x}}\vphantom{x}}- \mathord{\smash[b]{\underset{\raise.3ex\hbox{$\scriptstyle\sim$}}{\mu}}\vphantom{\mu}})}^{\top} \mathbf{\Sigma}^{-1} (\mathord{\smash[b]{\underset{\raise.3ex\hbox{$\scriptstyle\sim$}}{x}}\vphantom{x}}- \mathord{\smash[b]{\underset{\raise.3ex\hbox{$\scriptstyle\sim$}}{\mu}}\vphantom{\mu}})},
    \quad \mathord{\smash[b]{\underset{\raise.3ex\hbox{$\scriptstyle\sim$}}{x}}\vphantom{x}}\in \mathbb{R}^p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1">
        <w:r>
          <w:rPr>
            <w:rStyle w:val="Hyperlink"/>
          </w:rPr>
          <w:t xml:space="preserve">determinant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its</w:t>
      </w:r>
      <w:r>
        <w:t xml:space="preserve"> </w:t>
      </w:r>
      <w:hyperlink r:id="rId112">
        <w:r>
          <w:rPr>
            <w:rStyle w:val="Hyperlink"/>
          </w:rPr>
          <w:t xml:space="preserve">inverse</w:t>
        </w:r>
      </w:hyperlink>
      <w:r>
        <w:t xml:space="preserve">.</w:t>
      </w:r>
    </w:p>
    <w:bookmarkEnd w:id="11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joint density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random variables is the</w:t>
      </w:r>
      <w:r>
        <w:t xml:space="preserve"> </w:t>
      </w:r>
      <m:oMath>
        <m:r>
          <m:t>p</m:t>
        </m:r>
      </m:oMath>
      <w:r>
        <w:t xml:space="preserve">-variable analogue of a</w:t>
      </w:r>
      <w:r>
        <w:t xml:space="preserve"> </w:t>
      </w:r>
      <w:hyperlink r:id="rId114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 two:</w:t>
      </w:r>
      <w:r>
        <w:t xml:space="preserve"> </w:t>
      </w:r>
      <w:r>
        <w:t xml:space="preserve">a non-negative function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integral 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t xml:space="preserve">$\Pr(\mathord{\smash[b]{\underset{\raise.3ex\hbox{$\scriptstyle\sim$}}{X}}\vphantom{X}}\in A)$</w:t>
      </w:r>
      <w:r>
        <w:t xml:space="preserve">.</w:t>
      </w:r>
    </w:p>
    <w:p>
      <w:pPr>
        <w:pStyle w:val="BodyText"/>
      </w:pPr>
      <w:r>
        <w:t xml:space="preserve">The density is well defined because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positive definite:</w:t>
      </w:r>
    </w:p>
    <w:p>
      <w:pPr>
        <w:pStyle w:val="Compact"/>
        <w:numPr>
          <w:ilvl w:val="0"/>
          <w:numId w:val="1008"/>
        </w:numPr>
      </w:pP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</w:t>
      </w:r>
      <w:r>
        <w:t xml:space="preserve"> </w:t>
      </w:r>
      <w:r>
        <w:t xml:space="preserve">(</w:t>
      </w:r>
      <w:hyperlink r:id="rId115">
        <w:r>
          <w:rPr>
            <w:rStyle w:val="Hyperlink"/>
          </w:rPr>
          <w:t xml:space="preserve">positive definite matrices have positive definite inverses</w:t>
        </w:r>
      </w:hyperlink>
      <w:r>
        <w:t xml:space="preserve">), and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116">
        <w:r>
          <w:rPr>
            <w:rStyle w:val="Hyperlink"/>
          </w:rPr>
          <w:t xml:space="preserve">positive definite matrices have positive determinants</w:t>
        </w:r>
      </w:hyperlink>
      <w:r>
        <w:t xml:space="preserve">),</w:t>
      </w:r>
      <w:r>
        <w:t xml:space="preserve"> </w:t>
      </w:r>
      <w:r>
        <w:t xml:space="preserve">so its square root is a positive number.</w:t>
      </w:r>
    </w:p>
    <w:bookmarkStart w:id="117" w:name="thm-mvn-density-integral"/>
    <w:p>
      <w:pPr>
        <w:pStyle w:val="FirstParagraph"/>
      </w:pPr>
      <w:r>
        <w:rPr>
          <w:b/>
          <w:bCs/>
        </w:rPr>
        <w:t xml:space="preserve">Theorem 15 (The multivariate normal density integrates to 1)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 the density in</w:t>
      </w:r>
      <w:r>
        <w:t xml:space="preserve"> 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integrates to 1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17"/>
    <w:bookmarkStart w:id="120" w:name="thm-mvn-moments"/>
    <w:p>
      <w:pPr>
        <w:pStyle w:val="BodyText"/>
      </w:pPr>
      <w:r>
        <w:rPr>
          <w:b/>
          <w:bCs/>
        </w:rPr>
        <w:t xml:space="preserve">Theorem 16 (The mean and variance of the multivariate normal distribution)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$\mathbb{E}\mathord{\smash[b]{\underset{\raise.3ex\hbox{$\scriptstyle\sim$}}{X}}\vphantom{X}}= \mathord{\smash[b]{\underset{\raise.3ex\hbox{$\scriptstyle\sim$}}{\mu}}\vphantom{\mu}}$</w:t>
      </w:r>
      <w:r>
        <w:t xml:space="preserve"> </w:t>
      </w:r>
      <w:r>
        <w:t xml:space="preserve">(the</w:t>
      </w:r>
      <w:r>
        <w:t xml:space="preserve"> </w:t>
      </w:r>
      <w:hyperlink r:id="rId118">
        <w:r>
          <w:rPr>
            <w:rStyle w:val="Hyperlink"/>
          </w:rPr>
          <w:t xml:space="preserve">expectation of a random vector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${\operatorname{Var}\mathopen{}\left(\mathord{\smash[b]{\underset{\raise.3ex\hbox{$\scriptstyle\sim$}}{X}}\vphantom{X}}\right)\mathclose{}} = \mathbf{\Sigma}$</w:t>
      </w:r>
      <w:r>
        <w:t xml:space="preserve"> </w:t>
      </w:r>
      <w:r>
        <w:t xml:space="preserve">(the</w:t>
      </w:r>
      <w:r>
        <w:t xml:space="preserve"> </w:t>
      </w:r>
      <w:hyperlink r:id="rId119">
        <w:r>
          <w:rPr>
            <w:rStyle w:val="Hyperlink"/>
          </w:rPr>
          <w:t xml:space="preserve">variance of a random vector</w:t>
        </w:r>
      </w:hyperlink>
      <w:r>
        <w:t xml:space="preserve">).</w:t>
      </w:r>
    </w:p>
    <w:bookmarkEnd w:id="12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changes variables in a</w:t>
      </w:r>
      <w:r>
        <w:t xml:space="preserve"> </w:t>
      </w:r>
      <m:oMath>
        <m:r>
          <m:t>p</m:t>
        </m:r>
      </m:oMath>
      <w:r>
        <w:t xml:space="preserve">-dimensional integral,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As with the univariate</w:t>
      </w:r>
      <w:r>
        <w:t xml:space="preserve"> </w:t>
      </w:r>
      <w:hyperlink r:id="rId121">
        <w:r>
          <w:rPr>
            <w:rStyle w:val="Hyperlink"/>
          </w:rPr>
          <w:t xml:space="preserve">normal distribution</w:t>
        </w:r>
      </w:hyperlink>
      <w:r>
        <w:t xml:space="preserve">,</w:t>
      </w:r>
      <w:r>
        <w:t xml:space="preserve"> </w:t>
      </w:r>
      <w:r>
        <w:t xml:space="preserve">these facts are where the parameters’ names come from.</w:t>
      </w:r>
      <w:r>
        <w:t xml:space="preserve"> </w:t>
      </w:r>
      <w:r>
        <w:t xml:space="preserve">They also show why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must at least be</w:t>
      </w:r>
      <w:r>
        <w:t xml:space="preserve"> </w:t>
      </w:r>
      <w:hyperlink r:id="rId122">
        <w:r>
          <w:rPr>
            <w:rStyle w:val="Hyperlink"/>
          </w:rPr>
          <w:t xml:space="preserve">positive semidefinite</w:t>
        </w:r>
      </w:hyperlink>
      <w:r>
        <w:t xml:space="preserve">;</w:t>
      </w:r>
      <w:r>
        <w:t xml:space="preserve"> </w:t>
      </w:r>
      <w:r>
        <w:t xml:space="preserve">requiring it to be positive definite rules out cases like</w:t>
      </w:r>
      <w:r>
        <w:t xml:space="preserve"> </w:t>
      </w:r>
      <w:hyperlink r:id="rId123">
        <w:r>
          <w:rPr>
            <w:rStyle w:val="Hyperlink"/>
          </w:rPr>
          <w:t xml:space="preserve">a variance matrix that is not positive definite</w:t>
        </w:r>
      </w:hyperlink>
      <w:r>
        <w:t xml:space="preserve">,</w:t>
      </w:r>
      <w:r>
        <w:t xml:space="preserve"> </w:t>
      </w:r>
      <w:r>
        <w:t xml:space="preserve">which has no joint density.</w:t>
      </w:r>
    </w:p>
    <w:bookmarkStart w:id="124" w:name="exm-mvn-univariate"/>
    <w:p>
      <w:pPr>
        <w:pStyle w:val="BodyText"/>
      </w:pPr>
      <w:r>
        <w:rPr>
          <w:b/>
          <w:bCs/>
        </w:rPr>
        <w:t xml:space="preserve">Example 17 (The univariate normal is the case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$\mathord{\smash[b]{\underset{\raise.3ex\hbox{$\scriptstyle\sim$}}{\mu}}\vphantom{\mu}} = (\mu)$</w:t>
      </w:r>
      <w:r>
        <w:t xml:space="preserve">, 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111">
        <w:r>
          <w:rPr>
            <w:rStyle w:val="Hyperlink"/>
          </w:rPr>
          <w:t xml:space="preserve">determinant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w:r>
        <w:t xml:space="preserve">$$
    \begin{aligned}
    \operatorname{p}(\mathord{\smash[b]{\underset{\raise.3ex\hbox{$\scriptstyle\sim$}}{X}}\vphantom{X}}= \mathord{\smash[b]{\underset{\raise.3ex\hbox{$\scriptstyle\sim$}}{x}}\vphantom{x}})
    &amp;= \frac{1}{(2\pi)^{1/2} (\sigma^2)^{1/2}}
    \text{e}^{-\frac{1}{2} (x - \mu) \frac{1}{\sigma^2} (x - \mu)}
    &amp;&amp; \text{(substitute into the multivariate normal density)} \\
    &amp;= \frac{1}{\sigma\sqrt{2\pi}} \text{e}^{-\frac{(x - \mu)^2}{2\sigma^2}}
    &amp;&amp; \text{(simplify)}
    \end{aligned}
    $$</w:t>
      </w:r>
    </w:p>
    <w:p>
      <w:pPr>
        <w:pStyle w:val="FirstParagraph"/>
      </w:pPr>
      <w:r>
        <w:t xml:space="preserve">which is 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bookmarkEnd w:id="124"/>
    <w:bookmarkStart w:id="125" w:name="lem-mahalanobis-nonneg"/>
    <w:p>
      <w:pPr>
        <w:pStyle w:val="BodyText"/>
      </w:pPr>
      <w:r>
        <w:rPr>
          <w:b/>
          <w:bCs/>
        </w:rPr>
        <w:t xml:space="preserve">Lemma 1 (The quadratic form in the multivariate normal density is non-negative)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\mathord{\smash[b]{\underset{\raise.3ex\hbox{$\scriptstyle\sim$}}{\mu}}\vphantom{\mu}} \in \mathbb{R}^p$</w:t>
      </w:r>
      <w:r>
        <w:t xml:space="preserve">, then</w:t>
      </w:r>
    </w:p>
    <w:p>
      <w:pPr>
        <w:pStyle w:val="BodyText"/>
      </w:pPr>
      <w:r>
        <w:t xml:space="preserve">$${(\mathord{\smash[b]{\underset{\raise.3ex\hbox{$\scriptstyle\sim$}}{x}}\vphantom{x}}- \mathord{\smash[b]{\underset{\raise.3ex\hbox{$\scriptstyle\sim$}}{\mu}}\vphantom{\mu}})}^{\top} \mathbf{\Sigma}^{-1} (\mathord{\smash[b]{\underset{\raise.3ex\hbox{$\scriptstyle\sim$}}{x}}\vphantom{x}}- \mathord{\smash[b]{\underset{\raise.3ex\hbox{$\scriptstyle\sim$}}{\mu}}\vphantom{\mu}}) \ge 0,$$</w:t>
      </w:r>
    </w:p>
    <w:p>
      <w:pPr>
        <w:pStyle w:val="FirstParagraph"/>
      </w:pPr>
      <w:r>
        <w:t xml:space="preserve">with equality if and only 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\mathord{\smash[b]{\underset{\raise.3ex\hbox{$\scriptstyle\sim$}}{\mu}}\vphantom{\mu}}$</w:t>
      </w:r>
      <w:r>
        <w:t xml:space="preserve">.</w:t>
      </w:r>
    </w:p>
    <w:bookmarkEnd w:id="1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115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\mathord{\smash[b]{\underset{\raise.3ex\hbox{$\scriptstyle\sim$}}{\mu}}\vphantom{\mu}}$</w:t>
      </w:r>
      <w:r>
        <w:t xml:space="preserve">, then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\mathord{\smash[b]{\underset{\raise.3ex\hbox{$\scriptstyle\sim$}}{\mu}}\vphantom{\mu}} \neq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the quadratic form is positive by the</w:t>
      </w:r>
      <w:r>
        <w:t xml:space="preserve"> </w:t>
      </w:r>
      <w:hyperlink r:id="rId110">
        <w:r>
          <w:rPr>
            <w:rStyle w:val="Hyperlink"/>
          </w:rPr>
          <w:t xml:space="preserve">definition of positive definite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\mathord{\smash[b]{\underset{\raise.3ex\hbox{$\scriptstyle\sim$}}{\mu}}\vphantom{\mu}}$</w:t>
      </w:r>
      <w:r>
        <w:t xml:space="preserve">, then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\mathord{\smash[b]{\underset{\raise.3ex\hbox{$\scriptstyle\sim$}}{\mu}}\vphantom{\mu}}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 the quadratic form is</w:t>
      </w:r>
      <w:r>
        <w:t xml:space="preserve"> </w:t>
      </w:r>
      <m:oMath>
        <m:r>
          <m:t>0</m:t>
        </m:r>
      </m:oMath>
      <w:r>
        <w:t xml:space="preserve">.</w:t>
      </w:r>
    </w:p>
    <w:bookmarkStart w:id="126" w:name="def-mahalanobis"/>
    <w:p>
      <w:pPr>
        <w:pStyle w:val="BodyText"/>
      </w:pPr>
      <w:r>
        <w:rPr>
          <w:b/>
          <w:bCs/>
        </w:rPr>
        <w:t xml:space="preserve">Definition 10 (Mahalanobis distance)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\mathord{\smash[b]{\underset{\raise.3ex\hbox{$\scriptstyle\sim$}}{\mu}}\vphantom{\mu}} \in \mathbb{R}^p$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Mahalanobis distance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to</w:t>
      </w:r>
      <w:r>
        <w:t xml:space="preserve"> </w:t>
      </w:r>
      <w:r>
        <w:t xml:space="preserve">$\mathord{\smash[b]{\underset{\raise.3ex\hbox{$\scriptstyle\sim$}}{\mu}}\vphantom{\mu}}$</w:t>
      </w:r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is:</w:t>
      </w:r>
    </w:p>
    <w:p>
      <w:pPr>
        <w:pStyle w:val="BodyText"/>
      </w:pPr>
      <w:r>
        <w:t xml:space="preserve">$$
    \Delta(\mathord{\smash[b]{\underset{\raise.3ex\hbox{$\scriptstyle\sim$}}{x}}\vphantom{x}}) \stackrel{\text{def}}{=}\sqrt{{(\mathord{\smash[b]{\underset{\raise.3ex\hbox{$\scriptstyle\sim$}}{x}}\vphantom{x}}- \mathord{\smash[b]{\underset{\raise.3ex\hbox{$\scriptstyle\sim$}}{\mu}}\vphantom{\mu}})}^{\top} \mathbf{\Sigma}^{-1} (\mathord{\smash[b]{\underset{\raise.3ex\hbox{$\scriptstyle\sim$}}{x}}\vphantom{x}}- \mathord{\smash[b]{\underset{\raise.3ex\hbox{$\scriptstyle\sim$}}{\mu}}\vphantom{\mu}})}
    $$</w:t>
      </w:r>
    </w:p>
    <w:bookmarkEnd w:id="12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square root is defined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.</w:t>
      </w:r>
      <w:r>
        <w:t xml:space="preserve"> </w:t>
      </w:r>
      <w:r>
        <w:t xml:space="preserve">See also</w:t>
      </w:r>
      <w:r>
        <w:t xml:space="preserve"> </w:t>
      </w:r>
      <w:r>
        <w:t xml:space="preserve">[8]</w:t>
      </w:r>
      <w:r>
        <w:t xml:space="preserve">.</w:t>
      </w:r>
    </w:p>
    <w:bookmarkStart w:id="127" w:name="cor-mvn-mahalanobis"/>
    <w:p>
      <w:pPr>
        <w:pStyle w:val="BodyText"/>
      </w:pPr>
      <w:r>
        <w:rPr>
          <w:b/>
          <w:bCs/>
        </w:rPr>
        <w:t xml:space="preserve">Corollary 3 (The multivariate normal density decreases with Mahalanobis distance)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, then:</w:t>
      </w:r>
    </w:p>
    <w:p>
      <w:pPr>
        <w:pStyle w:val="BodyText"/>
      </w:pPr>
      <w:r>
        <w:t xml:space="preserve">$$
    \operatorname{p}(\mathord{\smash[b]{\underset{\raise.3ex\hbox{$\scriptstyle\sim$}}{X}}\vphantom{X}}= \mathord{\smash[b]{\underset{\raise.3ex\hbox{$\scriptstyle\sim$}}{x}}\vphantom{x}}) = \frac{1}{(2\pi)^{p/2} \det(\mathbf{\Sigma})^{1/2}} \text{e}^{-\frac{\Delta(\mathord{\smash[b]{\underset{\raise.3ex\hbox{$\scriptstyle\sim$}}{x}}\vphantom{x}})^2}{2}}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is the Mahalanobis distance to</w:t>
      </w:r>
      <w:r>
        <w:t xml:space="preserve"> </w:t>
      </w:r>
      <w:r>
        <w:t xml:space="preserve">$\mathord{\smash[b]{\underset{\raise.3ex\hbox{$\scriptstyle\sim$}}{\mu}}\vphantom{\mu}}$</w:t>
      </w:r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mahalanobis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So the density is highest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\mathord{\smash[b]{\underset{\raise.3ex\hbox{$\scriptstyle\sim$}}{\mu}}\vphantom{\mu}}$</w:t>
      </w:r>
      <w:r>
        <w:t xml:space="preserve">,</w:t>
      </w:r>
      <w:r>
        <w:t xml:space="preserve"> </w:t>
      </w:r>
      <w:r>
        <w:t xml:space="preserve">decreases as</w:t>
      </w:r>
      <w:r>
        <w:t xml:space="preserve"> </w:t>
      </w:r>
      <w:r>
        <w:t xml:space="preserve">$\Delta(\mathord{\smash[b]{\underset{\raise.3ex\hbox{$\scriptstyle\sim$}}{x}}\vphantom{x}})$</w:t>
      </w:r>
      <w:r>
        <w:t xml:space="preserve"> </w:t>
      </w:r>
      <w:r>
        <w:t xml:space="preserve">increases,</w:t>
      </w:r>
      <w:r>
        <w:t xml:space="preserve"> </w:t>
      </w:r>
      <w:r>
        <w:t xml:space="preserve">and is the same at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 the same</w:t>
      </w:r>
      <w:r>
        <w:t xml:space="preserve"> </w:t>
      </w:r>
      <w:r>
        <w:t xml:space="preserve">$\Delta(\mathord{\smash[b]{\underset{\raise.3ex\hbox{$\scriptstyle\sim$}}{x}}\vphantom{x}})$</w:t>
      </w:r>
      <w:r>
        <w:t xml:space="preserve">.</w:t>
      </w:r>
    </w:p>
    <w:bookmarkEnd w:id="1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Substitute</w:t>
      </w:r>
      <w:r>
        <w:t xml:space="preserve"> </w:t>
      </w:r>
      <w:hyperlink w:anchor="def-mahalanobis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.</w:t>
      </w:r>
      <w:r>
        <w:t xml:space="preserve"> </w:t>
      </w:r>
      <w:r>
        <w:t xml:space="preserve">The function</w:t>
      </w:r>
      <w:r>
        <w:t xml:space="preserve"> </w:t>
      </w:r>
      <m:oMath>
        <m:r>
          <m:t>δ</m:t>
        </m:r>
        <m:r>
          <m:rPr>
            <m:sty m:val="p"/>
          </m:rPr>
          <m:t>↦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δ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decreases on</w:t>
      </w:r>
      <w:r>
        <w:t xml:space="preserve"> </w:t>
      </w:r>
      <m:oMath>
        <m:r>
          <m:t>δ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w:r>
        <w:t xml:space="preserve">$\Delta(\mathord{\smash[b]{\underset{\raise.3ex\hbox{$\scriptstyle\sim$}}{x}}\vphantom{x}}) = 0$</w:t>
      </w:r>
      <w:r>
        <w:t xml:space="preserve"> </w:t>
      </w:r>
      <w:r>
        <w:t xml:space="preserve">only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\mathord{\smash[b]{\underset{\raise.3ex\hbox{$\scriptstyle\sim$}}{\mu}}\vphantom{\mu}}$</w:t>
      </w:r>
      <w:r>
        <w:t xml:space="preserve">.</w:t>
      </w:r>
    </w:p>
    <w:bookmarkStart w:id="129" w:name="exm-mahalanobis-special"/>
    <w:p>
      <w:pPr>
        <w:pStyle w:val="BodyText"/>
      </w:pPr>
      <w:r>
        <w:rPr>
          <w:b/>
          <w:bCs/>
        </w:rPr>
        <w:t xml:space="preserve">Example 18 (Mahalanobis distance for diagonal variance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</w:t>
      </w:r>
      <w:r>
        <w:t xml:space="preserve"> </w:t>
      </w:r>
      <w:hyperlink r:id="rId128">
        <w:r>
          <w:rPr>
            <w:rStyle w:val="Hyperlink"/>
          </w:rPr>
          <w:t xml:space="preserve">diagonal</w:t>
        </w:r>
      </w:hyperlink>
      <w:r>
        <w:t xml:space="preserve"> </w:t>
      </w:r>
      <w:r>
        <w:t xml:space="preserve">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 all positive,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(multiplying the two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;</w:t>
      </w:r>
      <w:r>
        <w:t xml:space="preserve"> </w:t>
      </w:r>
      <w:hyperlink r:id="rId112">
        <w:r>
          <w:rPr>
            <w:rStyle w:val="Hyperlink"/>
          </w:rPr>
          <w:t xml:space="preserve">matrix inverse</w:t>
        </w:r>
      </w:hyperlink>
      <w:r>
        <w:t xml:space="preserve">), so:</w:t>
      </w:r>
    </w:p>
    <w:p>
      <w:pPr>
        <w:pStyle w:val="BodyText"/>
      </w:pPr>
      <w:r>
        <w:t xml:space="preserve">$$
    \Delta(\mathord{\smash[b]{\underset{\raise.3ex\hbox{$\scriptstyle\sim$}}{x}}\vphantom{x}})^2 = \sum_{i=1}^p\frac{(x_i - \mu_i)^2}{\sigma^2_i}
    $$</w:t>
      </w:r>
    </w:p>
    <w:p>
      <w:pPr>
        <w:pStyle w:val="FirstParagraph"/>
      </w:pPr>
      <w:r>
        <w:t xml:space="preserve">Two special cases: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$\Delta(\mathord{\smash[b]{\underset{\raise.3ex\hbox{$\scriptstyle\sim$}}{x}}\vphantom{x}})^2 = \sum_{i=1}^p(x_i - \mu_i)^2$</w:t>
      </w:r>
      <w:r>
        <w:t xml:space="preserve">,</w:t>
      </w:r>
      <w:r>
        <w:t xml:space="preserve"> </w:t>
      </w:r>
      <w:r>
        <w:t xml:space="preserve">so the Mahalanobis distance is the ordinary (Euclidean) distance.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$\Delta(\mathord{\smash[b]{\underset{\raise.3ex\hbox{$\scriptstyle\sim$}}{x}}\vphantom{x}})$</w:t>
      </w:r>
      <w:r>
        <w:t xml:space="preserve"> </w:t>
      </w:r>
      <w:r>
        <w:t xml:space="preserve">is the Euclidean distance divided by</w:t>
      </w:r>
      <w:r>
        <w:t xml:space="preserve"> </w:t>
      </w:r>
      <m:oMath>
        <m:r>
          <m:t>σ</m:t>
        </m:r>
      </m:oMath>
      <w:r>
        <w:t xml:space="preserve">.</w:t>
      </w:r>
    </w:p>
    <w:p>
      <w:pPr>
        <w:pStyle w:val="FirstParagraph"/>
      </w:pPr>
      <w:r>
        <w:t xml:space="preserve">In general, each coordinate’s difference is measured</w:t>
      </w:r>
      <w:r>
        <w:t xml:space="preserve"> </w:t>
      </w:r>
      <w:r>
        <w:t xml:space="preserve">in units of that coordinate’s standard deviation.</w:t>
      </w:r>
    </w:p>
    <w:bookmarkEnd w:id="129"/>
    <w:bookmarkStart w:id="130" w:name="thm-mvn-diagonal-indpt"/>
    <w:p>
      <w:pPr>
        <w:pStyle w:val="BodyText"/>
      </w:pPr>
      <w:r>
        <w:rPr>
          <w:b/>
          <w:bCs/>
        </w:rPr>
        <w:t xml:space="preserve">Theorem 17 (A multivariate normal vector with diagonal variance has independent normal components)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0"/>
        </w:numPr>
      </w:pPr>
      <w:r>
        <w:t xml:space="preserve">the joint density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product of the</w:t>
      </w:r>
      <w:r>
        <w:t xml:space="preserve"> </w:t>
      </w:r>
      <w:hyperlink r:id="rId11">
        <w:r>
          <w:rPr>
            <w:rStyle w:val="Hyperlink"/>
          </w:rPr>
          <w:t xml:space="preserve">normal densities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</w:p>
    <w:p>
      <w:pPr>
        <w:pStyle w:val="Compact"/>
        <w:numPr>
          <w:ilvl w:val="0"/>
          <w:numId w:val="1010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 and</w:t>
      </w:r>
    </w:p>
    <w:p>
      <w:pPr>
        <w:pStyle w:val="Compact"/>
        <w:numPr>
          <w:ilvl w:val="0"/>
          <w:numId w:val="1010"/>
        </w:numPr>
      </w:pP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.</w:t>
      </w:r>
    </w:p>
    <w:bookmarkEnd w:id="1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31">
        <w:r>
          <w:rPr>
            <w:rStyle w:val="Hyperlink"/>
          </w:rPr>
          <w:t xml:space="preserve">determinant of a diagonal matrix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σ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Using</w:t>
      </w:r>
      <w:r>
        <w:t xml:space="preserve"> </w:t>
      </w:r>
      <w:hyperlink w:anchor="exm-mahalanobis-special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for the quadratic form:</w:t>
      </w:r>
    </w:p>
    <w:p>
      <w:pPr>
        <w:pStyle w:val="BodyText"/>
      </w:pPr>
      <w:r>
        <w:t xml:space="preserve">$$
    \begin{aligned}
    \operatorname{p}(\mathord{\smash[b]{\underset{\raise.3ex\hbox{$\scriptstyle\sim$}}{X}}\vphantom{X}}= \mathord{\smash[b]{\underset{\raise.3ex\hbox{$\scriptstyle\sim$}}{x}}\vphantom{x}})
    &amp;= \frac{1}{(2\pi)^{p/2} \prod_{i=1}^p \sigma_i}
    \text{e}^{-\frac{1}{2} \sum_{i=1}^p\frac{(x_i - \mu_i)^2}{\sigma^2_i}}
    &amp;&amp; \text{(substitute)} \\
    &amp;= \prod_{i=1}^p \frac{1}{\sigma_i \sqrt{2\pi}}
    \text{e}^{-\frac{(x_i - \mu_i)^2}{2\sigma^2_i}}
    &amp;&amp; \text{(} \text{e}^{a + b} = \text{e}^{a}\text{e}^{b} \text{)}
    \end{aligned}
    $$</w:t>
      </w:r>
    </w:p>
    <w:p>
      <w:pPr>
        <w:pStyle w:val="FirstParagraph"/>
      </w:pPr>
      <w:r>
        <w:t xml:space="preserve">which is the product of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densities.</w:t>
      </w:r>
      <w:r>
        <w:t xml:space="preserve"> </w:t>
      </w:r>
      <w:r>
        <w:t xml:space="preserve">Integrating out every coordinate except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each other factor integrates to 1</w:t>
      </w:r>
      <w:r>
        <w:t xml:space="preserve"> </w:t>
      </w:r>
      <w:r>
        <w:t xml:space="preserve">(</w:t>
      </w:r>
      <w:hyperlink r:id="rId132">
        <w:r>
          <w:rPr>
            <w:rStyle w:val="Hyperlink"/>
          </w:rPr>
          <w:t xml:space="preserve">the normal density integrates to 1</w:t>
        </w:r>
      </w:hyperlink>
      <w:r>
        <w:t xml:space="preserve">),</w:t>
      </w:r>
      <w:r>
        <w:t xml:space="preserve"> </w:t>
      </w:r>
      <w:r>
        <w:t xml:space="preserve">leaving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density as the density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r:id="rId133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variables).</w:t>
      </w:r>
      <w:r>
        <w:t xml:space="preserve"> </w:t>
      </w:r>
      <w:r>
        <w:t xml:space="preserve">So the joint density is the product of the marginal densities,</w:t>
      </w:r>
      <w:r>
        <w:t xml:space="preserve"> </w:t>
      </w:r>
      <w:r>
        <w:t xml:space="preserve">and the components are independent by</w:t>
      </w:r>
      <w:r>
        <w:t xml:space="preserve"> </w:t>
      </w:r>
      <w:hyperlink r:id="rId134">
        <w:r>
          <w:rPr>
            <w:rStyle w:val="Hyperlink"/>
          </w:rPr>
          <w:t xml:space="preserve">the factorization theorem for densities</w:t>
        </w:r>
      </w:hyperlink>
      <w:r>
        <w:t xml:space="preserve">,</w:t>
      </w:r>
      <w:r>
        <w:t xml:space="preserve"> </w:t>
      </w:r>
      <w:r>
        <w:t xml:space="preserve">extended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 as its remark describes.</w:t>
      </w:r>
    </w:p>
    <w:bookmarkStart w:id="135" w:name="cor-mvn-uncorrelated-indpt"/>
    <w:p>
      <w:pPr>
        <w:pStyle w:val="BodyText"/>
      </w:pPr>
      <w:r>
        <w:rPr>
          <w:b/>
          <w:bCs/>
        </w:rPr>
        <w:t xml:space="preserve">Corollary 4 (For a multivariate normal vector, uncorrelated components are independent)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that is, 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bookmarkEnd w:id="1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vn-moments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${\operatorname{Var}\mathopen{}\left(\mathord{\smash[b]{\underset{\raise.3ex\hbox{$\scriptstyle\sim$}}{X}}\vphantom{X}}\right)\mathclose{}} = \mathbf{\Sigma}$</w:t>
      </w:r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36">
        <w:r>
          <w:rPr>
            <w:rStyle w:val="Hyperlink"/>
          </w:rPr>
          <w:t xml:space="preserve">elements of the variance matrix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the components are independent by</w:t>
      </w:r>
      <w:r>
        <w:t xml:space="preserve"> </w:t>
      </w:r>
      <w:hyperlink w:anchor="thm-mvn-diagonal-indpt">
        <w:r>
          <w:rPr>
            <w:rStyle w:val="Hyperlink"/>
          </w:rPr>
          <w:t xml:space="preserve">Theorem 17</w:t>
        </w:r>
      </w:hyperlink>
      <w:r>
        <w:t xml:space="preserve">.</w:t>
      </w:r>
      <w:r>
        <w:t xml:space="preserve"> </w:t>
      </w:r>
      <w:r>
        <w:t xml:space="preserve">If the components are independent, then:</w:t>
      </w:r>
    </w:p>
    <w:p>
      <w:pPr>
        <w:pStyle w:val="Compact"/>
        <w:numPr>
          <w:ilvl w:val="0"/>
          <w:numId w:val="1011"/>
        </w:numPr>
      </w:pPr>
      <w:r>
        <w:t xml:space="preserve">each pair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independent,</w:t>
      </w:r>
    </w:p>
    <w:p>
      <w:pPr>
        <w:pStyle w:val="Compact"/>
        <w:numPr>
          <w:ilvl w:val="0"/>
          <w:numId w:val="1011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with the density left</w:t>
      </w:r>
      <w:r>
        <w:t xml:space="preserve"> </w:t>
      </w:r>
      <w:r>
        <w:t xml:space="preserve">after integrating out the other coordinates of the joint density</w:t>
      </w:r>
      <w:r>
        <w:t xml:space="preserve"> </w:t>
      </w:r>
      <w:r>
        <w:t xml:space="preserve">(</w:t>
      </w:r>
      <w:hyperlink r:id="rId133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variables), and</w:t>
      </w:r>
    </w:p>
    <w:p>
      <w:pPr>
        <w:pStyle w:val="Compact"/>
        <w:numPr>
          <w:ilvl w:val="0"/>
          <w:numId w:val="1011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 is defined,</w:t>
      </w:r>
      <w:r>
        <w:t xml:space="preserve"> </w:t>
      </w:r>
      <w:r>
        <w:t xml:space="preserve">and a</w:t>
      </w:r>
      <w:r>
        <w:t xml:space="preserve"> </w:t>
      </w:r>
      <w:hyperlink r:id="rId13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 defined</w:t>
      </w:r>
      <w:r>
        <w:t xml:space="preserve"> </w:t>
      </w:r>
      <w:r>
        <w:t xml:space="preserve">only when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by</w:t>
      </w:r>
      <w:r>
        <w:t xml:space="preserve"> </w:t>
      </w:r>
      <w:hyperlink r:id="rId31">
        <w:r>
          <w:rPr>
            <w:rStyle w:val="Hyperlink"/>
          </w:rPr>
          <w:t xml:space="preserve">independent components give a diagonal variance matrix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In general, uncorrelated random variables need not be independent</w:t>
      </w:r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an example</w:t>
        </w:r>
      </w:hyperlink>
      <w:r>
        <w:t xml:space="preserve">).</w:t>
      </w:r>
      <w:r>
        <w:t xml:space="preserve"> </w:t>
      </w:r>
      <w:hyperlink w:anchor="cor-mvn-uncorrelated-indpt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needs the whole vector to be multivariate normal:</w:t>
      </w:r>
      <w:r>
        <w:t xml:space="preserve"> </w:t>
      </w:r>
      <w:r>
        <w:t xml:space="preserve">two random variables that are each normal and uncorrelated</w:t>
      </w:r>
      <w:r>
        <w:t xml:space="preserve"> </w:t>
      </w:r>
      <w:r>
        <w:t xml:space="preserve">can still be dependent</w:t>
      </w:r>
      <w:r>
        <w:t xml:space="preserve"> </w:t>
      </w:r>
      <w:r>
        <w:t xml:space="preserve">(</w:t>
      </w:r>
      <w:hyperlink r:id="rId139">
        <w:r>
          <w:rPr>
            <w:rStyle w:val="Hyperlink"/>
          </w:rPr>
          <w:t xml:space="preserve">https://en.wikipedia.org/wiki/Normally_distributed_and_uncorrelated_does_not_imply_independent</w:t>
        </w:r>
      </w:hyperlink>
      <w:r>
        <w:t xml:space="preserve">).</w:t>
      </w:r>
    </w:p>
    <w:bookmarkStart w:id="141" w:name="thm-mahalanobis-eigen"/>
    <w:p>
      <w:pPr>
        <w:pStyle w:val="BodyText"/>
      </w:pPr>
      <w:r>
        <w:rPr>
          <w:b/>
          <w:bCs/>
        </w:rPr>
        <w:t xml:space="preserve">Theorem 18 (Mahalanobis distance in eigenvector coordinates)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be positive definite, with</w:t>
      </w:r>
      <w:r>
        <w:t xml:space="preserve"> </w:t>
      </w:r>
      <w:hyperlink r:id="rId140">
        <w:r>
          <w:rPr>
            <w:rStyle w:val="Hyperlink"/>
          </w:rPr>
          <w:t xml:space="preserve">eigendecomposition</w:t>
        </w:r>
      </w:hyperlink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has columns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\mathord{\smash[b]{\underset{\raise.3ex\hbox{$\scriptstyle\sim$}}{q}}\vphantom{q}}_p$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has diagonal elements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\Delta(\mathord{\smash[b]{\underset{\raise.3ex\hbox{$\scriptstyle\sim$}}{x}}\vphantom{x}})^2 = \sum_{i=1}^p\frac{\mathopen{}\left({\mathord{\smash[b]{\underset{\raise.3ex\hbox{$\scriptstyle\sim$}}{q}}\vphantom{q}}_i}^{\top}(\mathord{\smash[b]{\underset{\raise.3ex\hbox{$\scriptstyle\sim$}}{x}}\vphantom{x}}- \mathord{\smash[b]{\underset{\raise.3ex\hbox{$\scriptstyle\sim$}}{\mu}}\vphantom{\mu}})\right)\mathclose{}^2}{\lambda_i}
    $$</w:t>
      </w:r>
    </w:p>
    <w:bookmarkEnd w:id="1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 = {\mathbf{Q}}^{\top}(\mathord{\smash[b]{\underset{\raise.3ex\hbox{$\scriptstyle\sim$}}{x}}\vphantom{x}}- \mathord{\smash[b]{\underset{\raise.3ex\hbox{$\scriptstyle\sim$}}{\mu}}\vphantom{\mu}})$</w:t>
      </w:r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element is</w:t>
      </w:r>
      <w:r>
        <w:t xml:space="preserve"> </w:t>
      </w:r>
      <w:r>
        <w:t xml:space="preserve">$y_i = {\mathord{\smash[b]{\underset{\raise.3ex\hbox{$\scriptstyle\sim$}}{q}}\vphantom{q}}_i}^{\top}(\mathord{\smash[b]{\underset{\raise.3ex\hbox{$\scriptstyle\sim$}}{x}}\vphantom{x}}- \mathord{\smash[b]{\underset{\raise.3ex\hbox{$\scriptstyle\sim$}}{\mu}}\vphantom{\mu}})$</w:t>
      </w:r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15">
        <w:r>
          <w:rPr>
            <w:rStyle w:val="Hyperlink"/>
          </w:rPr>
          <w:t xml:space="preserve">inverse of a positive definite matrix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 So:</w:t>
      </w:r>
    </w:p>
    <w:p>
      <w:pPr>
        <w:pStyle w:val="BodyText"/>
      </w:pPr>
      <w:r>
        <w:t xml:space="preserve">$$
    \begin{aligned}
    \Delta(\mathord{\smash[b]{\underset{\raise.3ex\hbox{$\scriptstyle\sim$}}{x}}\vphantom{x}})^2
    &amp;= {(\mathord{\smash[b]{\underset{\raise.3ex\hbox{$\scriptstyle\sim$}}{x}}\vphantom{x}}- \mathord{\smash[b]{\underset{\raise.3ex\hbox{$\scriptstyle\sim$}}{\mu}}\vphantom{\mu}})}^{\top} \mathbf{Q}\mathbf{\Lambda}^{-1}{\mathbf{Q}}^{\top} (\mathord{\smash[b]{\underset{\raise.3ex\hbox{$\scriptstyle\sim$}}{x}}\vphantom{x}}- \mathord{\smash[b]{\underset{\raise.3ex\hbox{$\scriptstyle\sim$}}{\mu}}\vphantom{\mu}})
    &amp;&amp; \text{(definition; substitute } \mathbf{\Sigma}^{-1} \text{)} \\
    &amp;= {\mathord{\smash[b]{\underset{\raise.3ex\hbox{$\scriptstyle\sim$}}{y}}\vphantom{y}}}^{\top} \mathbf{\Lambda}^{-1} \mathord{\smash[b]{\underset{\raise.3ex\hbox{$\scriptstyle\sim$}}{y}}\vphantom{y}}
    &amp;&amp; \text{(} {(\mathord{\smash[b]{\underset{\raise.3ex\hbox{$\scriptstyle\sim$}}{x}}\vphantom{x}}- \mathord{\smash[b]{\underset{\raise.3ex\hbox{$\scriptstyle\sim$}}{\mu}}\vphantom{\mu}})}^{\top}\mathbf{Q} = {\mathord{\smash[b]{\underset{\raise.3ex\hbox{$\scriptstyle\sim$}}{y}}\vphantom{y}}}^{\top} \text{)} \\
    &amp;= \sum_{i=1}^p\frac{y_i^2}{\lambda_i}
    &amp;&amp; \text{(} \mathbf{\Lambda}^{-1} \text{ is diagonal)}
    \end{aligned}
    $$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coordinate of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\mathord{\smash[b]{\underset{\raise.3ex\hbox{$\scriptstyle\sim$}}{\mu}}\vphantom{\mu}}$</w:t>
      </w:r>
      <w:r>
        <w:t xml:space="preserve"> </w:t>
      </w:r>
      <w:r>
        <w:t xml:space="preserve">along the eigenvector</w:t>
      </w:r>
      <w:r>
        <w:t xml:space="preserve"> </w:t>
      </w:r>
      <w:r>
        <w:t xml:space="preserve">$\mathord{\smash[b]{\underset{\raise.3ex\hbox{$\scriptstyle\sim$}}{q}}\vphantom{q}}_i$</w:t>
      </w:r>
      <w:r>
        <w:t xml:space="preserve">.</w:t>
      </w:r>
      <w:r>
        <w:t xml:space="preserve"> </w:t>
      </w:r>
      <w:r>
        <w:t xml:space="preserve">So the set of points at Mahalanobis distance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$\mathord{\smash[b]{\underset{\raise.3ex\hbox{$\scriptstyle\sim$}}{\mu}}\vphantom{\mu}}$</w:t>
      </w:r>
      <w:r>
        <w:t xml:space="preserve">,</w:t>
      </w:r>
      <w:r>
        <w:t xml:space="preserve"> </w:t>
      </w:r>
      <w:r>
        <w:t xml:space="preserve">where the multivariate normal density is constant (</w:t>
      </w:r>
      <w:hyperlink w:anchor="cor-mvn-mahalanobis">
        <w:r>
          <w:rPr>
            <w:rStyle w:val="Hyperlink"/>
          </w:rPr>
          <w:t xml:space="preserve">Corollary 3</w:t>
        </w:r>
      </w:hyperlink>
      <w:r>
        <w:t xml:space="preserve">),</w:t>
      </w:r>
      <w:r>
        <w:t xml:space="preserve"> </w:t>
      </w:r>
      <w:r>
        <w:t xml:space="preserve">is an ellipse 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 or ellipsoid</w:t>
      </w:r>
      <w:r>
        <w:t xml:space="preserve"> </w:t>
      </w:r>
      <w:r>
        <w:t xml:space="preserve">centered at</w:t>
      </w:r>
      <w:r>
        <w:t xml:space="preserve"> </w:t>
      </w:r>
      <w:r>
        <w:t xml:space="preserve">$\mathord{\smash[b]{\underset{\raise.3ex\hbox{$\scriptstyle\sim$}}{\mu}}\vphantom{\mu}}$</w:t>
      </w:r>
      <w:r>
        <w:t xml:space="preserve">,</w:t>
      </w:r>
      <w:r>
        <w:t xml:space="preserve"> </w:t>
      </w:r>
      <w:r>
        <w:t xml:space="preserve">with axes along the eigenvectors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 half-length</w:t>
      </w:r>
      <w:r>
        <w:t xml:space="preserve"> </w:t>
      </w:r>
      <m:oMath>
        <m:r>
          <m:t>δ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 </w:t>
      </w:r>
      <w:r>
        <w:t xml:space="preserve">along</w:t>
      </w:r>
      <w:r>
        <w:t xml:space="preserve"> </w:t>
      </w:r>
      <w:r>
        <w:t xml:space="preserve">$\mathord{\smash[b]{\underset{\raise.3ex\hbox{$\scriptstyle\sim$}}{q}}\vphantom{q}}_i$</w:t>
      </w:r>
      <w:r>
        <w:t xml:space="preserve">.</w:t>
      </w:r>
    </w:p>
    <w:bookmarkStart w:id="143" w:name="exm-mahalanobis-eigen"/>
    <w:p>
      <w:pPr>
        <w:pStyle w:val="BodyText"/>
      </w:pPr>
      <w:r>
        <w:rPr>
          <w:b/>
          <w:bCs/>
        </w:rPr>
        <w:t xml:space="preserve">Example 19 (Elliptical contours of a bivariate normal density)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$\mathord{\smash[b]{\underset{\raise.3ex\hbox{$\scriptstyle\sim$}}{\mu}}\vphantom{\mu}} =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with eigenvectors</w:t>
      </w:r>
      <w:r>
        <w:t xml:space="preserve"> </w:t>
      </w:r>
      <w:r>
        <w:t xml:space="preserve">$\mathord{\smash[b]{\underset{\raise.3ex\hbox{$\scriptstyle\sim$}}{q}}\vphantom{q}}_1 = \frac{1}{\sqrt{2}}{(1, 1)}^{\top}$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$\mathord{\smash[b]{\underset{\raise.3ex\hbox{$\scriptstyle\sim$}}{q}}\vphantom{q}}_2 = \frac{1}{\sqrt{2}}{(1, -1)}^{\top}$</w:t>
      </w:r>
      <w:r>
        <w:t xml:space="preserve"> </w:t>
      </w:r>
      <w:r>
        <w:t xml:space="preserve">(</w:t>
      </w:r>
      <w:hyperlink r:id="rId142">
        <w:r>
          <w:rPr>
            <w:rStyle w:val="Hyperlink"/>
          </w:rPr>
          <w:t xml:space="preserve">an eigendecomposition example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ahalanobis-eigen">
        <w:r>
          <w:rPr>
            <w:rStyle w:val="Hyperlink"/>
          </w:rPr>
          <w:t xml:space="preserve">Theorem 18</w:t>
        </w:r>
      </w:hyperlink>
      <w:r>
        <w:t xml:space="preserve">:</w:t>
      </w:r>
    </w:p>
    <w:p>
      <w:pPr>
        <w:pStyle w:val="BodyText"/>
      </w:pPr>
      <w:r>
        <w:t xml:space="preserve">$$
    \Delta(\mathord{\smash[b]{\underset{\raise.3ex\hbox{$\scriptstyle\sim$}}{x}}\vphantom{x}})^2 = \frac{(x_1 + x_2)^2}{2 \cdot 3} + \frac{(x_1 - x_2)^2}{2 \cdot 1}
    $$</w:t>
      </w:r>
    </w:p>
    <w:p>
      <w:pPr>
        <w:pStyle w:val="FirstParagraph"/>
      </w:pPr>
      <w:r>
        <w:t xml:space="preserve">The point</w:t>
      </w:r>
    </w:p>
    <w:p>
      <w:pPr>
        <w:pStyle w:val="BodyText"/>
      </w:pPr>
      <w:r>
        <w:t xml:space="preserve">$$
    \begin{aligned}
    \mathord{\smash[b]{\underset{\raise.3ex\hbox{$\scriptstyle\sim$}}{x}}\vphantom{x}}&amp;= \sqrt{3}\,\mathord{\smash[b]{\underset{\raise.3ex\hbox{$\scriptstyle\sim$}}{q}}\vphantom{q}}_1 \\
    &amp;= \sqrt{3/2}\,{(1, 1)}^{\top}
    \end{aligned}
    $$</w:t>
      </w:r>
    </w:p>
    <w:p>
      <w:pPr>
        <w:pStyle w:val="FirstParagraph"/>
      </w:pP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</w:p>
    <w:p>
      <w:pPr>
        <w:pStyle w:val="BodyText"/>
      </w:pPr>
      <w:r>
        <w:t xml:space="preserve">$$
    \begin{aligned}
    \Delta(\mathord{\smash[b]{\underset{\raise.3ex\hbox{$\scriptstyle\sim$}}{x}}\vphantom{x}})^2 &amp;= 6/6 \\
    &amp;= 1;
    \end{aligned}
    $$</w:t>
      </w:r>
    </w:p>
    <w:p>
      <w:pPr>
        <w:pStyle w:val="FirstParagraph"/>
      </w:pPr>
      <w:r>
        <w:t xml:space="preserve">the point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\mathord{\smash[b]{\underset{\raise.3ex\hbox{$\scriptstyle\sim$}}{q}}\vphantom{q}}_2$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 so</w:t>
      </w:r>
    </w:p>
    <w:p>
      <w:pPr>
        <w:pStyle w:val="BodyText"/>
      </w:pPr>
      <w:r>
        <w:t xml:space="preserve">$$
    \begin{aligned}
    \Delta(\mathord{\smash[b]{\underset{\raise.3ex\hbox{$\scriptstyle\sim$}}{x}}\vphantom{x}})^2 &amp;= 2/2 \\
    &amp;= 1.
    \end{aligned}
    $$</w:t>
      </w:r>
    </w:p>
    <w:p>
      <w:pPr>
        <w:pStyle w:val="FirstParagraph"/>
      </w:pPr>
      <w:r>
        <w:t xml:space="preserve">So the contour</w:t>
      </w:r>
      <w:r>
        <w:t xml:space="preserve"> </w:t>
      </w:r>
      <w:r>
        <w:t xml:space="preserve">$\Delta(\mathord{\smash[b]{\underset{\raise.3ex\hbox{$\scriptstyle\sim$}}{x}}\vphantom{x}}) = 1$</w:t>
      </w:r>
      <w:r>
        <w:t xml:space="preserve"> </w:t>
      </w:r>
      <w:r>
        <w:t xml:space="preserve">of the</w:t>
      </w:r>
      <w:r>
        <w:t xml:space="preserve"> </w:t>
      </w:r>
      <w:r>
        <w:t xml:space="preserve">$\operatorname{N}_2\mathopen{}\left(\mathord{\smash[b]{\underset{\raise.3ex\hbox{$\scriptstyle\sim$}}{0}}\vphantom{0}}, \mathbf{\Sigma}\right)\mathclose{}$</w:t>
      </w:r>
      <w:r>
        <w:t xml:space="preserve"> </w:t>
      </w:r>
      <w:r>
        <w:t xml:space="preserve">density</w:t>
      </w:r>
      <w:r>
        <w:t xml:space="preserve"> </w:t>
      </w:r>
      <w:r>
        <w:t xml:space="preserve">is an ellipse stretched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,</w:t>
      </w:r>
      <w:r>
        <w:t xml:space="preserve"> </w:t>
      </w:r>
      <w:r>
        <w:t xml:space="preserve">and squeezed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positively correlated.</w:t>
      </w:r>
    </w:p>
    <w:bookmarkEnd w:id="143"/>
    <w:bookmarkEnd w:id="144"/>
    <w:bookmarkStart w:id="158" w:name="sec-mixture"/>
    <w:p>
      <w:pPr>
        <w:pStyle w:val="Heading2"/>
      </w:pPr>
      <w:r>
        <w:t xml:space="preserve">8 Mixture distributions</w:t>
      </w:r>
    </w:p>
    <w:bookmarkStart w:id="145" w:name="def-mixture"/>
    <w:p>
      <w:pPr>
        <w:pStyle w:val="FirstParagraph"/>
      </w:pPr>
      <w:r>
        <w:rPr>
          <w:b/>
          <w:bCs/>
        </w:rPr>
        <w:t xml:space="preserve">Definition 11 (Mixture density)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numbers with:</w:t>
      </w:r>
    </w:p>
    <w:p>
      <w:pPr>
        <w:pStyle w:val="Compact"/>
        <w:numPr>
          <w:ilvl w:val="0"/>
          <w:numId w:val="1012"/>
        </w:numPr>
      </w:pP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Compact"/>
        <w:numPr>
          <w:ilvl w:val="0"/>
          <w:numId w:val="1012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mixture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the function</w:t>
      </w:r>
      <w:r>
        <w:t xml:space="preserve"> </w:t>
      </w:r>
      <w:r>
        <w:t xml:space="preserve">[9]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rPr>
                  <m:nor/>
                  <m:sty m:val="p"/>
                </m:rPr>
                <m:t>mix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145"/>
    <w:bookmarkStart w:id="146" w:name="def-mixture-component"/>
    <w:p>
      <w:pPr>
        <w:pStyle w:val="FirstParagraph"/>
      </w:pPr>
      <w:r>
        <w:rPr>
          <w:b/>
          <w:bCs/>
        </w:rPr>
        <w:t xml:space="preserve">Definition 12 (Mixture component)</w:t>
      </w:r>
      <w:r>
        <w:t xml:space="preserve"> </w:t>
      </w:r>
      <w:r>
        <w:t xml:space="preserve">The densities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a mixture (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) are its</w:t>
      </w:r>
      <w:r>
        <w:t xml:space="preserve"> </w:t>
      </w:r>
      <w:r>
        <w:rPr>
          <w:b/>
          <w:bCs/>
        </w:rPr>
        <w:t xml:space="preserve">components</w:t>
      </w:r>
      <w:r>
        <w:t xml:space="preserve">.</w:t>
      </w:r>
    </w:p>
    <w:bookmarkEnd w:id="146"/>
    <w:bookmarkStart w:id="149" w:name="thm-mixture-two-stage"/>
    <w:p>
      <w:pPr>
        <w:pStyle w:val="BodyText"/>
      </w:pPr>
      <w:r>
        <w:rPr>
          <w:b/>
          <w:bCs/>
        </w:rPr>
        <w:t xml:space="preserve">Theorem 19 (A mixture is the density of a two-stage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discrete random variable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continuous random variable</w:t>
      </w:r>
      <w:r>
        <w:t xml:space="preserve"> </w:t>
      </w:r>
      <w:r>
        <w:t xml:space="preserve">with</w:t>
      </w:r>
      <w:r>
        <w:t xml:space="preserve"> </w:t>
      </w:r>
      <w:hyperlink r:id="rId147">
        <w:r>
          <w:rPr>
            <w:rStyle w:val="Hyperlink"/>
          </w:rPr>
          <w:t xml:space="preserve">joint density-mass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,</m:t>
          </m:r>
          <m:r>
            <m:t> 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w</m:t>
              </m:r>
            </m:e>
            <m:sub>
              <m:r>
                <m:t>c</m:t>
              </m:r>
            </m:sub>
          </m:sSub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c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3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3"/>
        </w:numPr>
      </w:pPr>
      <w:r>
        <w:t xml:space="preserve">for each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48">
        <w:r>
          <w:rPr>
            <w:rStyle w:val="Hyperlink"/>
          </w:rPr>
          <w:t xml:space="preserve">conditional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3"/>
        </w:numPr>
      </w:pPr>
      <w:r>
        <w:t xml:space="preserve">the mixture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1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50">
        <w:r>
          <w:rPr>
            <w:rStyle w:val="Hyperlink"/>
          </w:rPr>
          <w:t xml:space="preserve">marginal PMF from a joint density-mass function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is a density and so integrates to 1.</w:t>
      </w:r>
      <w:r>
        <w:t xml:space="preserve"> </w:t>
      </w:r>
      <w:r>
        <w:t xml:space="preserve">Then, by the</w:t>
      </w:r>
      <w:r>
        <w:t xml:space="preserve"> </w:t>
      </w:r>
      <w:hyperlink r:id="rId148">
        <w:r>
          <w:rPr>
            <w:rStyle w:val="Hyperlink"/>
          </w:rPr>
          <w:t xml:space="preserve">definition of the conditional density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last claim,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are mutually exclusive, and their union is the whole sample space.</w:t>
      </w:r>
      <w:r>
        <w:t xml:space="preserve"> </w:t>
      </w:r>
      <w:r>
        <w:t xml:space="preserve">So for any interval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over the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B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mix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as a sum of non-negative terms,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86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describes how to generate a draw from a mixture:</w:t>
      </w:r>
      <w:r>
        <w:t xml:space="preserve"> </w:t>
      </w:r>
      <w:r>
        <w:t xml:space="preserve">first draw a component label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  <w:r>
        <w:t xml:space="preserve"> </w:t>
      </w:r>
      <w:r>
        <w:t xml:space="preserve">then draw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.</w:t>
      </w:r>
      <w:r>
        <w:t xml:space="preserve"> </w:t>
      </w:r>
      <w:r>
        <w:t xml:space="preserve">In applications,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often an unobserved subpopulation,</w:t>
      </w:r>
      <w:r>
        <w:t xml:space="preserve"> </w:t>
      </w:r>
      <w:r>
        <w:t xml:space="preserve">such as a disease subtype.</w:t>
      </w:r>
      <w:r>
        <w:t xml:space="preserve"> </w:t>
      </w:r>
      <w:r>
        <w:t xml:space="preserve">Mixtures of multivariate densities,</w:t>
      </w:r>
      <w:r>
        <w:t xml:space="preserve"> </w:t>
      </w:r>
      <w:r>
        <w:t xml:space="preserve">such as mixtures of</w:t>
      </w:r>
      <w:r>
        <w:t xml:space="preserve"> </w:t>
      </w:r>
      <w:hyperlink w:anchor="def-mvn">
        <w:r>
          <w:rPr>
            <w:rStyle w:val="Hyperlink"/>
          </w:rPr>
          <w:t xml:space="preserve">multivariate normal densities</w:t>
        </w:r>
      </w:hyperlink>
      <w:r>
        <w:t xml:space="preserve"> </w:t>
      </w:r>
      <w:r>
        <w:t xml:space="preserve">(Gaussian mixture models),</w:t>
      </w:r>
      <w:r>
        <w:t xml:space="preserve"> </w:t>
      </w:r>
      <w:r>
        <w:t xml:space="preserve">work the same way, with</w:t>
      </w:r>
      <w:r>
        <w:t xml:space="preserve"> </w:t>
      </w:r>
      <m:oMath>
        <m:r>
          <m:t>p</m:t>
        </m:r>
      </m:oMath>
      <w:r>
        <w:t xml:space="preserve">-variable densities in place of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Start w:id="151" w:name="thm-mixture-mean"/>
    <w:p>
      <w:pPr>
        <w:pStyle w:val="BodyText"/>
      </w:pPr>
      <w:r>
        <w:rPr>
          <w:b/>
          <w:bCs/>
        </w:rPr>
        <w:t xml:space="preserve">Theorem 20 (The mean of a mixture is the weighted mean of the component means)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(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each component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has a defined mean</w:t>
      </w:r>
      <w:r>
        <w:t xml:space="preserve"> </w:t>
      </w:r>
      <m:oMath>
        <m:sSub>
          <m:e>
            <m:r>
              <m:t>μ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x</m:t>
            </m:r>
          </m:e>
        </m:nary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t>μ</m:t>
              </m:r>
            </m:e>
            <m:sub>
              <m:r>
                <m:t>c</m:t>
              </m:r>
            </m:sub>
          </m:sSub>
        </m:oMath>
      </m:oMathPara>
    </w:p>
    <w:bookmarkEnd w:id="1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integral defining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converges absolutely,</w:t>
      </w:r>
      <w:r>
        <w:t xml:space="preserve"> </w:t>
      </w:r>
      <w:r>
        <w:t xml:space="preserve">because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a finite sum of finite numbers.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is the</w:t>
      </w:r>
      <w:r>
        <w:t xml:space="preserve"> </w:t>
      </w:r>
      <w:hyperlink r:id="rId72">
        <w:r>
          <w:rPr>
            <w:rStyle w:val="Hyperlink"/>
          </w:rPr>
          <w:t xml:space="preserve">definition of expectation</w:t>
        </w:r>
      </w:hyperlink>
      <w:r>
        <w:t xml:space="preserve">.</w:t>
      </w:r>
    </w:p>
    <w:bookmarkStart w:id="152" w:name="thm-mixture-posterior"/>
    <w:p>
      <w:pPr>
        <w:pStyle w:val="BodyText"/>
      </w:pPr>
      <w:r>
        <w:rPr>
          <w:b/>
          <w:bCs/>
        </w:rPr>
        <w:t xml:space="preserve">Theorem 21 (Which component did an observation come from?)</w:t>
      </w:r>
      <w:r>
        <w:t xml:space="preserve"> </w:t>
      </w:r>
      <w:r>
        <w:t xml:space="preserve">Under the conditions of</w:t>
      </w:r>
      <w:r>
        <w:t xml:space="preserve">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48">
        <w:r>
          <w:rPr>
            <w:rStyle w:val="Hyperlink"/>
          </w:rPr>
          <w:t xml:space="preserve">definition of the conditional PMF</w:t>
        </w:r>
      </w:hyperlink>
      <w:r>
        <w:t xml:space="preserve"> </w:t>
      </w:r>
      <w:r>
        <w:t xml:space="preserve">(the case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continuous,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discrete):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density-mass function and 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has the form of</w:t>
      </w:r>
      <w:r>
        <w:t xml:space="preserve"> </w:t>
      </w:r>
      <w:hyperlink r:id="rId153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densities in place of some probabilities:</w:t>
      </w:r>
      <w:r>
        <w:t xml:space="preserve"> </w:t>
      </w:r>
      <w:r>
        <w:t xml:space="preserve">the prior probability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multiplied by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the observation</w:t>
      </w:r>
      <w:r>
        <w:t xml:space="preserve"> </w:t>
      </w:r>
      <w:r>
        <w:t xml:space="preserve">and divided by the overall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plays the role of the</w:t>
      </w:r>
      <w:r>
        <w:t xml:space="preserve"> </w:t>
      </w:r>
      <w:hyperlink r:id="rId154">
        <w:r>
          <w:rPr>
            <w:rStyle w:val="Hyperlink"/>
          </w:rPr>
          <w:t xml:space="preserve">law of total probability</w:t>
        </w:r>
      </w:hyperlink>
      <w:r>
        <w:t xml:space="preserve">.</w:t>
      </w:r>
    </w:p>
    <w:bookmarkStart w:id="155" w:name="def-responsibility"/>
    <w:p>
      <w:pPr>
        <w:pStyle w:val="BodyText"/>
      </w:pPr>
      <w:r>
        <w:rPr>
          <w:b/>
          <w:bCs/>
        </w:rPr>
        <w:t xml:space="preserve">Definition 13 (Responsibility of a mixture component)</w:t>
      </w:r>
      <w:r>
        <w:t xml:space="preserve"> </w:t>
      </w:r>
      <w:r>
        <w:t xml:space="preserve">In the setting of</w:t>
      </w:r>
      <w:r>
        <w:t xml:space="preserve">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the conditional probability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called,</w:t>
      </w:r>
      <w:r>
        <w:t xml:space="preserve"> </w:t>
      </w:r>
      <w:r>
        <w:t xml:space="preserve">in machine learning,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responsibility</w:t>
      </w:r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.</w:t>
      </w:r>
    </w:p>
    <w:bookmarkEnd w:id="155"/>
    <w:bookmarkStart w:id="156" w:name="exm-mixture-gaussian"/>
    <w:p>
      <w:pPr>
        <w:pStyle w:val="BodyText"/>
      </w:pPr>
      <w:r>
        <w:rPr>
          <w:b/>
          <w:bCs/>
        </w:rPr>
        <w:t xml:space="preserve">Example 20 (A two-component normal mixture)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 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6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with 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=</m:t>
        </m:r>
        <m:r>
          <m:t>0.3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0.7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Mean.</w:t>
      </w:r>
      <w:r>
        <w:t xml:space="preserve"> </w:t>
      </w:r>
      <w:r>
        <w:t xml:space="preserve">By</w:t>
      </w:r>
      <w:r>
        <w:t xml:space="preserve"> </w:t>
      </w:r>
      <w:hyperlink w:anchor="thm-mixture-mean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and the</w:t>
      </w:r>
      <w:r>
        <w:t xml:space="preserve"> </w:t>
      </w:r>
      <w:hyperlink r:id="rId121">
        <w:r>
          <w:rPr>
            <w:rStyle w:val="Hyperlink"/>
          </w:rPr>
          <w:t xml:space="preserve">normal means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rPr>
          <w:b/>
          <w:bCs/>
        </w:rPr>
        <w:t xml:space="preserve">Density.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has peaks near the two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0.120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0.279</m:t>
        </m:r>
      </m:oMath>
      <w:r>
        <w:t xml:space="preserve">,</w:t>
      </w:r>
      <w:r>
        <w:t xml:space="preserve"> </w:t>
      </w:r>
      <w:r>
        <w:t xml:space="preserve">with a trough between them,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0.004</m:t>
        </m:r>
      </m:oMath>
      <w:r>
        <w:t xml:space="preserve">.</w:t>
      </w:r>
      <w:r>
        <w:t xml:space="preserve"> </w:t>
      </w:r>
      <w:r>
        <w:t xml:space="preserve">The density at the mean,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0.055</m:t>
        </m:r>
      </m:oMath>
      <w:r>
        <w:t xml:space="preserve">,</w:t>
      </w:r>
      <w:r>
        <w:t xml:space="preserve"> </w:t>
      </w:r>
      <w:r>
        <w:t xml:space="preserve">is less than half its value at either peak.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Responsibilities.</w:t>
      </w:r>
      <w:r>
        <w:t xml:space="preserve"> </w:t>
      </w:r>
      <w:r>
        <w:t xml:space="preserve">By</w:t>
      </w:r>
      <w:r>
        <w:t xml:space="preserve">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halfway between the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symmetry of the normal density,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0.3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</m:num>
                <m:den>
                  <m:r>
                    <m:t>0.3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prior weight: an observation equally far from both components</w:t>
      </w:r>
      <w:r>
        <w:t xml:space="preserve"> </w:t>
      </w:r>
      <w:r>
        <w:t xml:space="preserve">carries no information about which component it came from.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4.2</m:t>
        </m:r>
      </m:oMath>
      <w:r>
        <w:t xml:space="preserve">, the same formula gives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0.9997</m:t>
        </m:r>
      </m:oMath>
      <w:r>
        <w:t xml:space="preserve">.</w:t>
      </w:r>
    </w:p>
    <w:bookmarkEnd w:id="15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exm-mixture-gaussian">
        <w:r>
          <w:rPr>
            <w:rStyle w:val="Hyperlink"/>
          </w:rPr>
          <w:t xml:space="preserve">Example 20</w:t>
        </w:r>
      </w:hyperlink>
      <w:r>
        <w:t xml:space="preserve"> </w:t>
      </w:r>
      <w:r>
        <w:t xml:space="preserve">shows that the mean of a mixture</w:t>
      </w:r>
      <w:r>
        <w:t xml:space="preserve"> </w:t>
      </w:r>
      <w:r>
        <w:t xml:space="preserve">can fall where observations are rare,</w:t>
      </w:r>
      <w:r>
        <w:t xml:space="preserve"> </w:t>
      </w:r>
      <w:r>
        <w:t xml:space="preserve">so a single normal distribution fitted to such data</w:t>
      </w:r>
      <w:r>
        <w:t xml:space="preserve"> </w:t>
      </w:r>
      <w:r>
        <w:t xml:space="preserve">would describe them poorly.</w:t>
      </w:r>
    </w:p>
    <w:bookmarkStart w:id="157" w:name="exm-nb-mixture"/>
    <w:p>
      <w:pPr>
        <w:pStyle w:val="BodyText"/>
      </w:pPr>
      <w:r>
        <w:rPr>
          <w:b/>
          <w:bCs/>
        </w:rPr>
        <w:t xml:space="preserve">Example 21 (The negative binomial as a continuous mixture)</w:t>
      </w:r>
      <w:r>
        <w:t xml:space="preserve"> </w:t>
      </w:r>
      <w:r>
        <w:t xml:space="preserve">The</w:t>
      </w:r>
      <w:r>
        <w:t xml:space="preserve"> </w:t>
      </w:r>
      <w:hyperlink w:anchor="def-nb">
        <w:r>
          <w:rPr>
            <w:rStyle w:val="Hyperlink"/>
          </w:rPr>
          <w:t xml:space="preserve">negative binomial distribution</w:t>
        </w:r>
      </w:hyperlink>
      <w:r>
        <w:t xml:space="preserve"> </w:t>
      </w:r>
      <w:r>
        <w:t xml:space="preserve">is a mixture of Poisson distributions</w:t>
      </w:r>
      <w:r>
        <w:t xml:space="preserve"> </w:t>
      </w:r>
      <w:r>
        <w:t xml:space="preserve">with a continuum of components, one for each mean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w:r>
        <w:t xml:space="preserve">its PMF is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t> </m:t>
        </m:r>
        <m:f>
          <m:fPr>
            <m:type m:val="bar"/>
          </m:fPr>
          <m:num>
            <m:sSup>
              <m:e>
                <m:r>
                  <m:t>λ</m:t>
                </m:r>
              </m:e>
              <m:sup>
                <m:r>
                  <m:t>y</m:t>
                </m:r>
              </m:sup>
            </m:sSup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</m:sup>
            </m:sSup>
          </m:num>
          <m:den>
            <m:r>
              <m:t>y</m:t>
            </m:r>
            <m:r>
              <m:rPr>
                <m:sty m:val="p"/>
              </m:rPr>
              <m:t>!</m:t>
            </m:r>
          </m:den>
        </m:f>
        <m:r>
          <m:t> </m:t>
        </m:r>
        <m:r>
          <m:t>d</m:t>
        </m:r>
        <m:r>
          <m:t>λ</m:t>
        </m:r>
      </m:oMath>
      <w:r>
        <w:t xml:space="preserve">,</w:t>
      </w:r>
      <w:r>
        <w:t xml:space="preserve"> </w:t>
      </w:r>
      <w:r>
        <w:t xml:space="preserve">where the gamma density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plays the role of the mixing weights</w:t>
      </w:r>
      <w:r>
        <w:t xml:space="preserve"> </w:t>
      </w:r>
      <w:r>
        <w:t xml:space="preserve">and the integral replaces the sum in</w:t>
      </w:r>
      <w:r>
        <w:t xml:space="preserve"> 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 </w:t>
      </w:r>
      <w:r>
        <w:t xml:space="preserve">(see the proof of</w:t>
      </w:r>
      <w:r>
        <w:t xml:space="preserve"> </w:t>
      </w:r>
      <w:hyperlink w:anchor="thm-nb">
        <w:r>
          <w:rPr>
            <w:rStyle w:val="Hyperlink"/>
          </w:rPr>
          <w:t xml:space="preserve">Theorem 11</w:t>
        </w:r>
      </w:hyperlink>
      <w:r>
        <w:t xml:space="preserve">).</w:t>
      </w:r>
    </w:p>
    <w:bookmarkEnd w:id="157"/>
    <w:bookmarkEnd w:id="158"/>
    <w:bookmarkStart w:id="178" w:name="references"/>
    <w:p>
      <w:pPr>
        <w:pStyle w:val="Heading2"/>
      </w:pPr>
      <w:r>
        <w:t xml:space="preserve">References</w:t>
      </w:r>
    </w:p>
    <w:bookmarkStart w:id="177" w:name="refs"/>
    <w:bookmarkStart w:id="160" w:name="ref-wikipedia_binomial_distribu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“Binomial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9">
        <w:r>
          <w:rPr>
            <w:rStyle w:val="Hyperlink"/>
          </w:rPr>
          <w:t xml:space="preserve">https://en.wikipedia.org/wiki/Binomial_distribution</w:t>
        </w:r>
      </w:hyperlink>
    </w:p>
    <w:bookmarkEnd w:id="160"/>
    <w:bookmarkStart w:id="162" w:name="ref-CaseBerg01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61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62"/>
    <w:bookmarkStart w:id="164" w:name="ref-wikipedia_poisson_distribu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“Poisson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https://en.wikipedia.org/wiki/Poisson_distribution</w:t>
        </w:r>
      </w:hyperlink>
    </w:p>
    <w:bookmarkEnd w:id="164"/>
    <w:bookmarkStart w:id="166" w:name="Xba2ad42a4727c7a31602505192d479957632062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“Negative binomial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https://en.wikipedia.org/wiki/Negative_binomial_distribution</w:t>
        </w:r>
      </w:hyperlink>
    </w:p>
    <w:bookmarkEnd w:id="166"/>
    <w:bookmarkStart w:id="168" w:name="ref-wikipedia_laplace_distribu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“Laplace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https://en.wikipedia.org/wiki/Laplace_distribution</w:t>
        </w:r>
      </w:hyperlink>
    </w:p>
    <w:bookmarkEnd w:id="168"/>
    <w:bookmarkStart w:id="170" w:name="ref-wikipedia_weibull_distribu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“Weibull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https://en.wikipedia.org/wiki/Weibull_distribution</w:t>
        </w:r>
      </w:hyperlink>
    </w:p>
    <w:bookmarkEnd w:id="170"/>
    <w:bookmarkStart w:id="172" w:name="X20af3894792cc1bee172a179f9b17a254a15f4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“Multivariate normal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https://en.wikipedia.org/wiki/Multivariate_normal_distribution</w:t>
        </w:r>
      </w:hyperlink>
    </w:p>
    <w:bookmarkEnd w:id="172"/>
    <w:bookmarkStart w:id="174" w:name="ref-wikipedia_mahalanobis_distanc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“Mahalanobis distance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https://en.wikipedia.org/wiki/Mahalanobis_distance</w:t>
        </w:r>
      </w:hyperlink>
    </w:p>
    <w:bookmarkEnd w:id="174"/>
    <w:bookmarkStart w:id="176" w:name="ref-wikipedia_mixture_distribu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“Mixture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5">
        <w:r>
          <w:rPr>
            <w:rStyle w:val="Hyperlink"/>
          </w:rPr>
          <w:t xml:space="preserve">https://en.wikipedia.org/wiki/Mixture_distribution</w:t>
        </w:r>
      </w:hyperlink>
    </w:p>
    <w:bookmarkEnd w:id="176"/>
    <w:bookmarkEnd w:id="177"/>
    <w:bookmarkEnd w:id="17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7" Type="http://schemas.openxmlformats.org/officeDocument/2006/relationships/image" Target="media/rId67.png"/><Relationship Id="rId92" Type="http://schemas.openxmlformats.org/officeDocument/2006/relationships/image" Target="media/rId92.png"/><Relationship Id="rId45" Type="http://schemas.openxmlformats.org/officeDocument/2006/relationships/image" Target="media/rId45.png"/><Relationship Id="rId41" Type="http://schemas.openxmlformats.org/officeDocument/2006/relationships/image" Target="media/rId41.png"/><Relationship Id="rId148" Type="http://schemas.openxmlformats.org/officeDocument/2006/relationships/hyperlink" Target="expectation.qmd#def-cond-mixed" TargetMode="External"/><Relationship Id="rId72" Type="http://schemas.openxmlformats.org/officeDocument/2006/relationships/hyperlink" Target="expectation.qmd#def-expectation" TargetMode="External"/><Relationship Id="rId118" Type="http://schemas.openxmlformats.org/officeDocument/2006/relationships/hyperlink" Target="expectation.qmd#def-expectation-matrix" TargetMode="External"/><Relationship Id="rId15" Type="http://schemas.openxmlformats.org/officeDocument/2006/relationships/hyperlink" Target="expectation.qmd#thm-bernoulli-mean" TargetMode="External"/><Relationship Id="rId82" Type="http://schemas.openxmlformats.org/officeDocument/2006/relationships/hyperlink" Target="expectation.qmd#thm-lie" TargetMode="External"/><Relationship Id="rId29" Type="http://schemas.openxmlformats.org/officeDocument/2006/relationships/hyperlink" Target="expectation.qmd#thm-linearity-expectation" TargetMode="External"/><Relationship Id="rId105" Type="http://schemas.openxmlformats.org/officeDocument/2006/relationships/hyperlink" Target="expectation.qmd#thm-surv-mean" TargetMode="External"/><Relationship Id="rId159" Type="http://schemas.openxmlformats.org/officeDocument/2006/relationships/hyperlink" Target="https://en.wikipedia.org/wiki/Binomial_distribution" TargetMode="External"/><Relationship Id="rId167" Type="http://schemas.openxmlformats.org/officeDocument/2006/relationships/hyperlink" Target="https://en.wikipedia.org/wiki/Laplace_distribution" TargetMode="External"/><Relationship Id="rId173" Type="http://schemas.openxmlformats.org/officeDocument/2006/relationships/hyperlink" Target="https://en.wikipedia.org/wiki/Mahalanobis_distance" TargetMode="External"/><Relationship Id="rId175" Type="http://schemas.openxmlformats.org/officeDocument/2006/relationships/hyperlink" Target="https://en.wikipedia.org/wiki/Mixture_distribution" TargetMode="External"/><Relationship Id="rId171" Type="http://schemas.openxmlformats.org/officeDocument/2006/relationships/hyperlink" Target="https://en.wikipedia.org/wiki/Multivariate_normal_distribution" TargetMode="External"/><Relationship Id="rId165" Type="http://schemas.openxmlformats.org/officeDocument/2006/relationships/hyperlink" Target="https://en.wikipedia.org/wiki/Negative_binomial_distribution" TargetMode="External"/><Relationship Id="rId139" Type="http://schemas.openxmlformats.org/officeDocument/2006/relationships/hyperlink" Target="https://en.wikipedia.org/wiki/Normally_distributed_and_uncorrelated_does_not_imply_independent" TargetMode="External"/><Relationship Id="rId163" Type="http://schemas.openxmlformats.org/officeDocument/2006/relationships/hyperlink" Target="https://en.wikipedia.org/wiki/Poisson_distribution" TargetMode="External"/><Relationship Id="rId169" Type="http://schemas.openxmlformats.org/officeDocument/2006/relationships/hyperlink" Target="https://en.wikipedia.org/wiki/Weibull_distribution" TargetMode="External"/><Relationship Id="rId116" Type="http://schemas.openxmlformats.org/officeDocument/2006/relationships/hyperlink" Target="https://morrison-lab.github.io/mds/linear-algebra-special-matrices.html#cor-det-pd" TargetMode="External"/><Relationship Id="rId111" Type="http://schemas.openxmlformats.org/officeDocument/2006/relationships/hyperlink" Target="https://morrison-lab.github.io/mds/linear-algebra-special-matrices.html#def-determinant" TargetMode="External"/><Relationship Id="rId128" Type="http://schemas.openxmlformats.org/officeDocument/2006/relationships/hyperlink" Target="https://morrison-lab.github.io/mds/linear-algebra-special-matrices.html#def-diagonal-matrix" TargetMode="External"/><Relationship Id="rId140" Type="http://schemas.openxmlformats.org/officeDocument/2006/relationships/hyperlink" Target="https://morrison-lab.github.io/mds/linear-algebra-special-matrices.html#def-eigendecomposition" TargetMode="External"/><Relationship Id="rId112" Type="http://schemas.openxmlformats.org/officeDocument/2006/relationships/hyperlink" Target="https://morrison-lab.github.io/mds/linear-algebra-special-matrices.html#def-matrix-inverse" TargetMode="External"/><Relationship Id="rId110" Type="http://schemas.openxmlformats.org/officeDocument/2006/relationships/hyperlink" Target="https://morrison-lab.github.io/mds/linear-algebra-special-matrices.html#def-positive-definite" TargetMode="External"/><Relationship Id="rId142" Type="http://schemas.openxmlformats.org/officeDocument/2006/relationships/hyperlink" Target="https://morrison-lab.github.io/mds/linear-algebra-special-matrices.html#exm-spectral" TargetMode="External"/><Relationship Id="rId131" Type="http://schemas.openxmlformats.org/officeDocument/2006/relationships/hyperlink" Target="https://morrison-lab.github.io/mds/linear-algebra-special-matrices.html#thm-det-diagonal" TargetMode="External"/><Relationship Id="rId115" Type="http://schemas.openxmlformats.org/officeDocument/2006/relationships/hyperlink" Target="https://morrison-lab.github.io/mds/linear-algebra-special-matrices.html#thm-pd-inverse" TargetMode="External"/><Relationship Id="rId61" Type="http://schemas.openxmlformats.org/officeDocument/2006/relationships/hyperlink" Target="https://morrison-lab.github.io/rme/chapters/count-regression.html" TargetMode="External"/><Relationship Id="rId52" Type="http://schemas.openxmlformats.org/officeDocument/2006/relationships/hyperlink" Target="https://statproofbook.github.io/P/poiss-mean" TargetMode="External"/><Relationship Id="rId53" Type="http://schemas.openxmlformats.org/officeDocument/2006/relationships/hyperlink" Target="https://statproofbook.github.io/P/poiss-var" TargetMode="External"/><Relationship Id="rId76" Type="http://schemas.openxmlformats.org/officeDocument/2006/relationships/hyperlink" Target="https://web.stanford.edu/class/archive/cs/cs109/cs109.1206/lectureNotes/LN12_independent_rvs.pdf" TargetMode="External"/><Relationship Id="rId161" Type="http://schemas.openxmlformats.org/officeDocument/2006/relationships/hyperlink" Target="https://www.cengage.com/c/statistical-inference-2e-casella-berger/9780534243128/" TargetMode="External"/><Relationship Id="rId25" Type="http://schemas.openxmlformats.org/officeDocument/2006/relationships/hyperlink" Target="independence.qmd#def-iid" TargetMode="External"/><Relationship Id="rId23" Type="http://schemas.openxmlformats.org/officeDocument/2006/relationships/hyperlink" Target="independence.qmd#def-indpt" TargetMode="External"/><Relationship Id="rId134" Type="http://schemas.openxmlformats.org/officeDocument/2006/relationships/hyperlink" Target="independence.qmd#thm-indpt-density" TargetMode="External"/><Relationship Id="rId153" Type="http://schemas.openxmlformats.org/officeDocument/2006/relationships/hyperlink" Target="probability-basics.qmd#thm-bayes" TargetMode="External"/><Relationship Id="rId154" Type="http://schemas.openxmlformats.org/officeDocument/2006/relationships/hyperlink" Target="probability-basics.qmd#thm-total-prob" TargetMode="External"/><Relationship Id="rId150" Type="http://schemas.openxmlformats.org/officeDocument/2006/relationships/hyperlink" Target="random-variables.qmd#cor-joint-density-mass-marginal" TargetMode="External"/><Relationship Id="rId10" Type="http://schemas.openxmlformats.org/officeDocument/2006/relationships/hyperlink" Target="random-variables.qmd#def-bernoulli" TargetMode="External"/><Relationship Id="rId19" Type="http://schemas.openxmlformats.org/officeDocument/2006/relationships/hyperlink" Target="random-variables.qmd#def-discrete-rv" TargetMode="External"/><Relationship Id="rId12" Type="http://schemas.openxmlformats.org/officeDocument/2006/relationships/hyperlink" Target="random-variables.qmd#def-exponential" TargetMode="External"/><Relationship Id="rId147" Type="http://schemas.openxmlformats.org/officeDocument/2006/relationships/hyperlink" Target="random-variables.qmd#def-joint-density-mass" TargetMode="External"/><Relationship Id="rId114" Type="http://schemas.openxmlformats.org/officeDocument/2006/relationships/hyperlink" Target="random-variables.qmd#def-joint-pdf" TargetMode="External"/><Relationship Id="rId11" Type="http://schemas.openxmlformats.org/officeDocument/2006/relationships/hyperlink" Target="random-variables.qmd#def-normal" TargetMode="External"/><Relationship Id="rId86" Type="http://schemas.openxmlformats.org/officeDocument/2006/relationships/hyperlink" Target="random-variables.qmd#def-pdf" TargetMode="External"/><Relationship Id="rId98" Type="http://schemas.openxmlformats.org/officeDocument/2006/relationships/hyperlink" Target="random-variables.qmd#def-surv-fn" TargetMode="External"/><Relationship Id="rId102" Type="http://schemas.openxmlformats.org/officeDocument/2006/relationships/hyperlink" Target="random-variables.qmd#thm-cdf-derivative-density" TargetMode="External"/><Relationship Id="rId103" Type="http://schemas.openxmlformats.org/officeDocument/2006/relationships/hyperlink" Target="random-variables.qmd#thm-hazard-dens-surv" TargetMode="External"/><Relationship Id="rId133" Type="http://schemas.openxmlformats.org/officeDocument/2006/relationships/hyperlink" Target="random-variables.qmd#thm-marginal-density" TargetMode="External"/><Relationship Id="rId132" Type="http://schemas.openxmlformats.org/officeDocument/2006/relationships/hyperlink" Target="random-variables.qmd#thm-normal-density" TargetMode="External"/><Relationship Id="rId121" Type="http://schemas.openxmlformats.org/officeDocument/2006/relationships/hyperlink" Target="random-variables.qmd#thm-normal-moments" TargetMode="External"/><Relationship Id="rId101" Type="http://schemas.openxmlformats.org/officeDocument/2006/relationships/hyperlink" Target="random-variables.qmd#thm-survival-expressions-1" TargetMode="External"/><Relationship Id="rId31" Type="http://schemas.openxmlformats.org/officeDocument/2006/relationships/hyperlink" Target="variance-covariance.qmd#cor-vcov-indpt-diagonal" TargetMode="External"/><Relationship Id="rId119" Type="http://schemas.openxmlformats.org/officeDocument/2006/relationships/hyperlink" Target="variance-covariance.qmd#def-cov-vec-x" TargetMode="External"/><Relationship Id="rId137" Type="http://schemas.openxmlformats.org/officeDocument/2006/relationships/hyperlink" Target="variance-covariance.qmd#def-variance" TargetMode="External"/><Relationship Id="rId138" Type="http://schemas.openxmlformats.org/officeDocument/2006/relationships/hyperlink" Target="variance-covariance.qmd#exm-uncorrelated-not-indpt" TargetMode="External"/><Relationship Id="rId16" Type="http://schemas.openxmlformats.org/officeDocument/2006/relationships/hyperlink" Target="variance-covariance.qmd#exm-variance-bernoulli" TargetMode="External"/><Relationship Id="rId123" Type="http://schemas.openxmlformats.org/officeDocument/2006/relationships/hyperlink" Target="variance-covariance.qmd#exm-vcov-singular" TargetMode="External"/><Relationship Id="rId83" Type="http://schemas.openxmlformats.org/officeDocument/2006/relationships/hyperlink" Target="variance-covariance.qmd#thm-total-variance" TargetMode="External"/><Relationship Id="rId30" Type="http://schemas.openxmlformats.org/officeDocument/2006/relationships/hyperlink" Target="variance-covariance.qmd#thm-var-lincom" TargetMode="External"/><Relationship Id="rId51" Type="http://schemas.openxmlformats.org/officeDocument/2006/relationships/hyperlink" Target="variance-covariance.qmd#thm-variance" TargetMode="External"/><Relationship Id="rId136" Type="http://schemas.openxmlformats.org/officeDocument/2006/relationships/hyperlink" Target="variance-covariance.qmd#thm-vcov-elements" TargetMode="External"/><Relationship Id="rId122" Type="http://schemas.openxmlformats.org/officeDocument/2006/relationships/hyperlink" Target="variance-covariance.qmd#thm-vcov-psd" TargetMode="External"/></Relationships>
</file>

<file path=word/_rels/footnotes.xml.rels><?xml version='1.0' encoding='UTF-8' standalone='yes'?>
<Relationships xmlns="http://schemas.openxmlformats.org/package/2006/relationships"><Relationship Id="rId148" Type="http://schemas.openxmlformats.org/officeDocument/2006/relationships/hyperlink" Target="expectation.qmd#def-cond-mixed" TargetMode="External"/><Relationship Id="rId72" Type="http://schemas.openxmlformats.org/officeDocument/2006/relationships/hyperlink" Target="expectation.qmd#def-expectation" TargetMode="External"/><Relationship Id="rId118" Type="http://schemas.openxmlformats.org/officeDocument/2006/relationships/hyperlink" Target="expectation.qmd#def-expectation-matrix" TargetMode="External"/><Relationship Id="rId15" Type="http://schemas.openxmlformats.org/officeDocument/2006/relationships/hyperlink" Target="expectation.qmd#thm-bernoulli-mean" TargetMode="External"/><Relationship Id="rId82" Type="http://schemas.openxmlformats.org/officeDocument/2006/relationships/hyperlink" Target="expectation.qmd#thm-lie" TargetMode="External"/><Relationship Id="rId29" Type="http://schemas.openxmlformats.org/officeDocument/2006/relationships/hyperlink" Target="expectation.qmd#thm-linearity-expectation" TargetMode="External"/><Relationship Id="rId105" Type="http://schemas.openxmlformats.org/officeDocument/2006/relationships/hyperlink" Target="expectation.qmd#thm-surv-mean" TargetMode="External"/><Relationship Id="rId159" Type="http://schemas.openxmlformats.org/officeDocument/2006/relationships/hyperlink" Target="https://en.wikipedia.org/wiki/Binomial_distribution" TargetMode="External"/><Relationship Id="rId167" Type="http://schemas.openxmlformats.org/officeDocument/2006/relationships/hyperlink" Target="https://en.wikipedia.org/wiki/Laplace_distribution" TargetMode="External"/><Relationship Id="rId173" Type="http://schemas.openxmlformats.org/officeDocument/2006/relationships/hyperlink" Target="https://en.wikipedia.org/wiki/Mahalanobis_distance" TargetMode="External"/><Relationship Id="rId175" Type="http://schemas.openxmlformats.org/officeDocument/2006/relationships/hyperlink" Target="https://en.wikipedia.org/wiki/Mixture_distribution" TargetMode="External"/><Relationship Id="rId171" Type="http://schemas.openxmlformats.org/officeDocument/2006/relationships/hyperlink" Target="https://en.wikipedia.org/wiki/Multivariate_normal_distribution" TargetMode="External"/><Relationship Id="rId165" Type="http://schemas.openxmlformats.org/officeDocument/2006/relationships/hyperlink" Target="https://en.wikipedia.org/wiki/Negative_binomial_distribution" TargetMode="External"/><Relationship Id="rId139" Type="http://schemas.openxmlformats.org/officeDocument/2006/relationships/hyperlink" Target="https://en.wikipedia.org/wiki/Normally_distributed_and_uncorrelated_does_not_imply_independent" TargetMode="External"/><Relationship Id="rId163" Type="http://schemas.openxmlformats.org/officeDocument/2006/relationships/hyperlink" Target="https://en.wikipedia.org/wiki/Poisson_distribution" TargetMode="External"/><Relationship Id="rId169" Type="http://schemas.openxmlformats.org/officeDocument/2006/relationships/hyperlink" Target="https://en.wikipedia.org/wiki/Weibull_distribution" TargetMode="External"/><Relationship Id="rId116" Type="http://schemas.openxmlformats.org/officeDocument/2006/relationships/hyperlink" Target="https://morrison-lab.github.io/mds/linear-algebra-special-matrices.html#cor-det-pd" TargetMode="External"/><Relationship Id="rId111" Type="http://schemas.openxmlformats.org/officeDocument/2006/relationships/hyperlink" Target="https://morrison-lab.github.io/mds/linear-algebra-special-matrices.html#def-determinant" TargetMode="External"/><Relationship Id="rId128" Type="http://schemas.openxmlformats.org/officeDocument/2006/relationships/hyperlink" Target="https://morrison-lab.github.io/mds/linear-algebra-special-matrices.html#def-diagonal-matrix" TargetMode="External"/><Relationship Id="rId140" Type="http://schemas.openxmlformats.org/officeDocument/2006/relationships/hyperlink" Target="https://morrison-lab.github.io/mds/linear-algebra-special-matrices.html#def-eigendecomposition" TargetMode="External"/><Relationship Id="rId112" Type="http://schemas.openxmlformats.org/officeDocument/2006/relationships/hyperlink" Target="https://morrison-lab.github.io/mds/linear-algebra-special-matrices.html#def-matrix-inverse" TargetMode="External"/><Relationship Id="rId110" Type="http://schemas.openxmlformats.org/officeDocument/2006/relationships/hyperlink" Target="https://morrison-lab.github.io/mds/linear-algebra-special-matrices.html#def-positive-definite" TargetMode="External"/><Relationship Id="rId142" Type="http://schemas.openxmlformats.org/officeDocument/2006/relationships/hyperlink" Target="https://morrison-lab.github.io/mds/linear-algebra-special-matrices.html#exm-spectral" TargetMode="External"/><Relationship Id="rId131" Type="http://schemas.openxmlformats.org/officeDocument/2006/relationships/hyperlink" Target="https://morrison-lab.github.io/mds/linear-algebra-special-matrices.html#thm-det-diagonal" TargetMode="External"/><Relationship Id="rId115" Type="http://schemas.openxmlformats.org/officeDocument/2006/relationships/hyperlink" Target="https://morrison-lab.github.io/mds/linear-algebra-special-matrices.html#thm-pd-inverse" TargetMode="External"/><Relationship Id="rId61" Type="http://schemas.openxmlformats.org/officeDocument/2006/relationships/hyperlink" Target="https://morrison-lab.github.io/rme/chapters/count-regression.html" TargetMode="External"/><Relationship Id="rId52" Type="http://schemas.openxmlformats.org/officeDocument/2006/relationships/hyperlink" Target="https://statproofbook.github.io/P/poiss-mean" TargetMode="External"/><Relationship Id="rId53" Type="http://schemas.openxmlformats.org/officeDocument/2006/relationships/hyperlink" Target="https://statproofbook.github.io/P/poiss-var" TargetMode="External"/><Relationship Id="rId76" Type="http://schemas.openxmlformats.org/officeDocument/2006/relationships/hyperlink" Target="https://web.stanford.edu/class/archive/cs/cs109/cs109.1206/lectureNotes/LN12_independent_rvs.pdf" TargetMode="External"/><Relationship Id="rId161" Type="http://schemas.openxmlformats.org/officeDocument/2006/relationships/hyperlink" Target="https://www.cengage.com/c/statistical-inference-2e-casella-berger/9780534243128/" TargetMode="External"/><Relationship Id="rId25" Type="http://schemas.openxmlformats.org/officeDocument/2006/relationships/hyperlink" Target="independence.qmd#def-iid" TargetMode="External"/><Relationship Id="rId23" Type="http://schemas.openxmlformats.org/officeDocument/2006/relationships/hyperlink" Target="independence.qmd#def-indpt" TargetMode="External"/><Relationship Id="rId134" Type="http://schemas.openxmlformats.org/officeDocument/2006/relationships/hyperlink" Target="independence.qmd#thm-indpt-density" TargetMode="External"/><Relationship Id="rId153" Type="http://schemas.openxmlformats.org/officeDocument/2006/relationships/hyperlink" Target="probability-basics.qmd#thm-bayes" TargetMode="External"/><Relationship Id="rId154" Type="http://schemas.openxmlformats.org/officeDocument/2006/relationships/hyperlink" Target="probability-basics.qmd#thm-total-prob" TargetMode="External"/><Relationship Id="rId150" Type="http://schemas.openxmlformats.org/officeDocument/2006/relationships/hyperlink" Target="random-variables.qmd#cor-joint-density-mass-marginal" TargetMode="External"/><Relationship Id="rId10" Type="http://schemas.openxmlformats.org/officeDocument/2006/relationships/hyperlink" Target="random-variables.qmd#def-bernoulli" TargetMode="External"/><Relationship Id="rId19" Type="http://schemas.openxmlformats.org/officeDocument/2006/relationships/hyperlink" Target="random-variables.qmd#def-discrete-rv" TargetMode="External"/><Relationship Id="rId12" Type="http://schemas.openxmlformats.org/officeDocument/2006/relationships/hyperlink" Target="random-variables.qmd#def-exponential" TargetMode="External"/><Relationship Id="rId147" Type="http://schemas.openxmlformats.org/officeDocument/2006/relationships/hyperlink" Target="random-variables.qmd#def-joint-density-mass" TargetMode="External"/><Relationship Id="rId114" Type="http://schemas.openxmlformats.org/officeDocument/2006/relationships/hyperlink" Target="random-variables.qmd#def-joint-pdf" TargetMode="External"/><Relationship Id="rId11" Type="http://schemas.openxmlformats.org/officeDocument/2006/relationships/hyperlink" Target="random-variables.qmd#def-normal" TargetMode="External"/><Relationship Id="rId86" Type="http://schemas.openxmlformats.org/officeDocument/2006/relationships/hyperlink" Target="random-variables.qmd#def-pdf" TargetMode="External"/><Relationship Id="rId98" Type="http://schemas.openxmlformats.org/officeDocument/2006/relationships/hyperlink" Target="random-variables.qmd#def-surv-fn" TargetMode="External"/><Relationship Id="rId102" Type="http://schemas.openxmlformats.org/officeDocument/2006/relationships/hyperlink" Target="random-variables.qmd#thm-cdf-derivative-density" TargetMode="External"/><Relationship Id="rId103" Type="http://schemas.openxmlformats.org/officeDocument/2006/relationships/hyperlink" Target="random-variables.qmd#thm-hazard-dens-surv" TargetMode="External"/><Relationship Id="rId133" Type="http://schemas.openxmlformats.org/officeDocument/2006/relationships/hyperlink" Target="random-variables.qmd#thm-marginal-density" TargetMode="External"/><Relationship Id="rId132" Type="http://schemas.openxmlformats.org/officeDocument/2006/relationships/hyperlink" Target="random-variables.qmd#thm-normal-density" TargetMode="External"/><Relationship Id="rId121" Type="http://schemas.openxmlformats.org/officeDocument/2006/relationships/hyperlink" Target="random-variables.qmd#thm-normal-moments" TargetMode="External"/><Relationship Id="rId101" Type="http://schemas.openxmlformats.org/officeDocument/2006/relationships/hyperlink" Target="random-variables.qmd#thm-survival-expressions-1" TargetMode="External"/><Relationship Id="rId31" Type="http://schemas.openxmlformats.org/officeDocument/2006/relationships/hyperlink" Target="variance-covariance.qmd#cor-vcov-indpt-diagonal" TargetMode="External"/><Relationship Id="rId119" Type="http://schemas.openxmlformats.org/officeDocument/2006/relationships/hyperlink" Target="variance-covariance.qmd#def-cov-vec-x" TargetMode="External"/><Relationship Id="rId137" Type="http://schemas.openxmlformats.org/officeDocument/2006/relationships/hyperlink" Target="variance-covariance.qmd#def-variance" TargetMode="External"/><Relationship Id="rId138" Type="http://schemas.openxmlformats.org/officeDocument/2006/relationships/hyperlink" Target="variance-covariance.qmd#exm-uncorrelated-not-indpt" TargetMode="External"/><Relationship Id="rId16" Type="http://schemas.openxmlformats.org/officeDocument/2006/relationships/hyperlink" Target="variance-covariance.qmd#exm-variance-bernoulli" TargetMode="External"/><Relationship Id="rId123" Type="http://schemas.openxmlformats.org/officeDocument/2006/relationships/hyperlink" Target="variance-covariance.qmd#exm-vcov-singular" TargetMode="External"/><Relationship Id="rId83" Type="http://schemas.openxmlformats.org/officeDocument/2006/relationships/hyperlink" Target="variance-covariance.qmd#thm-total-variance" TargetMode="External"/><Relationship Id="rId30" Type="http://schemas.openxmlformats.org/officeDocument/2006/relationships/hyperlink" Target="variance-covariance.qmd#thm-var-lincom" TargetMode="External"/><Relationship Id="rId51" Type="http://schemas.openxmlformats.org/officeDocument/2006/relationships/hyperlink" Target="variance-covariance.qmd#thm-variance" TargetMode="External"/><Relationship Id="rId136" Type="http://schemas.openxmlformats.org/officeDocument/2006/relationships/hyperlink" Target="variance-covariance.qmd#thm-vcov-elements" TargetMode="External"/><Relationship Id="rId122" Type="http://schemas.openxmlformats.org/officeDocument/2006/relationships/hyperlink" Target="variance-covariance.qmd#thm-vcov-ps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Key distributions</dc:title>
  <dc:creator/>
  <cp:keywords/>
  <dcterms:created xsi:type="dcterms:W3CDTF">2026-10-23T03:17:26Z</dcterms:created>
  <dcterms:modified xsi:type="dcterms:W3CDTF">2026-10-23T03:17:26Z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20:08:51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