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7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rPr>
            <w:b/>
            <w:bCs/>
          </w:rPr>
          <w:t xml:space="preserve">Stanford University EE 278</w:t>
        </w:r>
      </w:ins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hyperlink r:id="rId24">
        <w:ins w:id="6" w:author="PR Preview" w:date="2026-01-01T00:00:00Z">
          <w:r>
            <w:rPr>
              <w:rStyle w:val="Hyperlink"/>
              <w:i/>
              <w:iCs/>
            </w:rPr>
            <w:t xml:space="preserve">Probability and Statistical Inference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  </w:r>
      </w:ins>
      <w:ins w:id="9" w:author="PR Preview" w:date="2026-01-01T00:00:00Z">
        <w:r>
          <w:t xml:space="preserve"> </w:t>
        </w:r>
      </w:ins>
      <w:hyperlink r:id="rId25">
        <w:ins w:id="10" w:author="PR Preview" w:date="2026-01-01T00:00:00Z">
          <w:r>
            <w:rPr>
              <w:rStyle w:val="Hyperlink"/>
            </w:rPr>
            <w:t xml:space="preserve">previous notes</w:t>
          </w:r>
        </w:ins>
      </w:hyperlink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are handwritten lectures on these topics. The prerequisite probability course has open lecture notes by</w:t>
        </w:r>
      </w:ins>
      <w:ins w:id="13" w:author="PR Preview" w:date="2026-01-01T00:00:00Z">
        <w:r>
          <w:t xml:space="preserve"> </w:t>
        </w:r>
      </w:ins>
      <w:hyperlink r:id="rId26">
        <w:ins w:id="14" w:author="PR Preview" w:date="2026-01-01T00:00:00Z">
          <w:r>
            <w:rPr>
              <w:rStyle w:val="Hyperlink"/>
            </w:rPr>
            <w:t xml:space="preserve">David Tse</w:t>
          </w:r>
        </w:ins>
      </w:hyperlink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</w:t>
        </w:r>
      </w:ins>
      <w:ins w:id="17" w:author="PR Preview" w:date="2026-01-01T00:00:00Z">
        <w:r>
          <w:t xml:space="preserve"> </w:t>
        </w:r>
      </w:ins>
      <w:hyperlink r:id="rId27">
        <w:ins w:id="18" w:author="PR Preview" w:date="2026-01-01T00:00:00Z">
          <w:r>
            <w:rPr>
              <w:rStyle w:val="Hyperlink"/>
            </w:rPr>
            <w:t xml:space="preserve">Abbas El Gamal</w:t>
          </w:r>
        </w:ins>
      </w:hyperlink>
      <w:ins w:id="1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4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4"/>
    <w:bookmarkStart w:id="36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5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6"/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9"/>
    <w:bookmarkStart w:id="40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4"/>
    <w:bookmarkStart w:id="46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5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6"/>
    <w:bookmarkStart w:id="4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007/978-1-0716-1418-1" TargetMode="External"/><Relationship Id="rId38" Type="http://schemas.openxmlformats.org/officeDocument/2006/relationships/hyperlink" Target="https://doi.org/10.1201/9780429428357" TargetMode="External"/><Relationship Id="rId45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5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26" Type="http://schemas.openxmlformats.org/officeDocument/2006/relationships/hyperlink" Target="https://web.stanford.edu/~dntse/classes/ee178_278a.html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007/978-1-0716-1418-1" TargetMode="External"/><Relationship Id="rId38" Type="http://schemas.openxmlformats.org/officeDocument/2006/relationships/hyperlink" Target="https://doi.org/10.1201/9780429428357" TargetMode="External"/><Relationship Id="rId45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5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26" Type="http://schemas.openxmlformats.org/officeDocument/2006/relationships/hyperlink" Target="https://web.stanford.edu/~dntse/classes/ee178_278a.html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2026-10-13T21:23:02Z</dcterms:created>
  <dcterms:modified xsi:type="dcterms:W3CDTF">2026-10-13T21:23:02Z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