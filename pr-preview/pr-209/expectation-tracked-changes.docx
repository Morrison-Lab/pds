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2026-10-17 20:50:12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00:25:32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(Wikipedia contributors 2026d)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2026e)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2026f)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47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bookmarkStart w:id="95" w:name="exm-prediction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When no covariate or feature is available,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 prediction is a single number</w:delText>
        </w:r>
      </w:del>
      <w:del w:id="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(such as a constant</w:delText>
        </w:r>
      </w:del>
      <w:del w:id="11" w:author="PR Preview" w:date="2026-01-01T00:00:00Z">
        <w:r>
          <w:delText xml:space="preserve"> </w:delText>
        </w:r>
      </w:del>
      <m:oMath>
        <m:r>
          <m:t>c</m:t>
        </m:r>
      </m:oMath>
      <w:del w:id="12" w:author="PR Preview" w:date="2026-01-01T00:00:00Z">
        <w:r>
          <w:delText xml:space="preserve">).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When an informative random variable</w:delText>
        </w:r>
      </w:del>
      <w:del w:id="15" w:author="PR Preview" w:date="2026-01-01T00:00:00Z">
        <w:r>
          <w:delText xml:space="preserve"> </w:delText>
        </w:r>
      </w:del>
      <m:oMath>
        <m:r>
          <m:t>X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is observed,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 prediction is a function</w:delText>
        </w:r>
      </w:del>
      <w:del w:id="20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which is itself a random variable because</w:delText>
        </w:r>
      </w:del>
      <w:del w:id="24" w:author="PR Preview" w:date="2026-01-01T00:00:00Z">
        <w:r>
          <w:delText xml:space="preserve"> </w:delText>
        </w:r>
      </w:del>
      <m:oMath>
        <m:r>
          <m:t>X</m:t>
        </m:r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is random.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The quality of a prediction is evaluated using a</w:delText>
        </w:r>
      </w:del>
      <w:del w:id="29" w:author="PR Preview" w:date="2026-01-01T00:00:00Z">
        <w:r>
          <w:delText xml:space="preserve"> </w:delText>
        </w:r>
      </w:del>
      <w:hyperlink w:anchor="def-loss-function">
        <w:del w:id="30" w:author="PR Preview" w:date="2026-01-01T00:00:00Z">
          <w:r>
            <w:rPr>
              <w:rStyle w:val="Hyperlink"/>
            </w:rPr>
            <w:delText xml:space="preserve">loss function</w:delText>
          </w:r>
        </w:del>
      </w:hyperlink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and its expected value, the</w:delText>
        </w:r>
      </w:del>
      <w:del w:id="33" w:author="PR Preview" w:date="2026-01-01T00:00:00Z">
        <w:r>
          <w:delText xml:space="preserve"> </w:delText>
        </w:r>
      </w:del>
      <w:hyperlink w:anchor="def-risk">
        <w:del w:id="34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35" w:author="PR Preview" w:date="2026-01-01T00:00:00Z">
        <w:r>
          <w:delText xml:space="preserve">.</w:delText>
        </w:r>
      </w:del>
    </w:p>
    <w:p>
      <w:pPr>
        <w:pStyle w:val="FirstParagraph"/>
      </w:pPr>
      <w:ins w:id="36" w:author="PR Preview" w:date="2026-01-01T00:00:00Z">
        <w:r>
          <w:rPr>
            <w:b/>
            <w:bCs/>
          </w:rPr>
          <w:t xml:space="preserve">Example 21 (Predictions of a die roll)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Let</w:t>
        </w:r>
      </w:ins>
      <w:ins w:id="39" w:author="PR Preview" w:date="2026-01-01T00:00:00Z">
        <w:r>
          <w:t xml:space="preserve"> </w:t>
        </w:r>
      </w:ins>
      <m:oMath>
        <m:r>
          <m:t>Y</m:t>
        </m:r>
      </m:oMath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be the number shown by a fair six-sided die.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The constant</w:t>
        </w:r>
      </w:ins>
      <w:ins w:id="4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is a</w:t>
        </w:r>
      </w:ins>
      <w:ins w:id="47" w:author="PR Preview" w:date="2026-01-01T00:00:00Z">
        <w:r>
          <w:t xml:space="preserve"> </w:t>
        </w:r>
      </w:ins>
      <w:hyperlink w:anchor="def-prediction">
        <w:ins w:id="48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of</w:t>
        </w:r>
      </w:ins>
      <w:ins w:id="51" w:author="PR Preview" w:date="2026-01-01T00:00:00Z">
        <w:r>
          <w:t xml:space="preserve"> </w:t>
        </w:r>
      </w:ins>
      <m:oMath>
        <m:r>
          <m:t>Y</m:t>
        </m:r>
      </m:oMath>
      <w:ins w:id="52" w:author="PR Preview" w:date="2026-01-01T00:00:00Z">
        <w:r>
          <w:t xml:space="preserve">.</w:t>
        </w:r>
      </w:ins>
    </w:p>
    <w:p>
      <w:pPr>
        <w:pStyle w:val="BodyText"/>
      </w:pPr>
      <w:ins w:id="53" w:author="PR Preview" w:date="2026-01-01T00:00:00Z">
        <w:r>
          <w:t xml:space="preserve">Let</w:t>
        </w:r>
      </w:ins>
      <w:ins w:id="54" w:author="PR Preview" w:date="2026-01-01T00:00:00Z">
        <w:r>
          <w:t xml:space="preserve"> </w:t>
        </w:r>
      </w:ins>
      <m:oMath>
        <m:r>
          <m:t>X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be the indicator that</w:t>
        </w:r>
      </w:ins>
      <w:ins w:id="57" w:author="PR Preview" w:date="2026-01-01T00:00:00Z">
        <w:r>
          <w:t xml:space="preserve"> </w:t>
        </w:r>
      </w:ins>
      <m:oMath>
        <m:r>
          <m:t>Y</m:t>
        </m:r>
      </m:oMath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is even.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The function</w:t>
        </w:r>
      </w:ins>
      <w:ins w:id="62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is also a prediction of</w:t>
        </w:r>
      </w:ins>
      <w:ins w:id="65" w:author="PR Preview" w:date="2026-01-01T00:00:00Z">
        <w:r>
          <w:t xml:space="preserve"> </w:t>
        </w:r>
      </w:ins>
      <m:oMath>
        <m:r>
          <m:t>Y</m:t>
        </m:r>
      </m:oMath>
      <w:ins w:id="66" w:author="PR Preview" w:date="2026-01-01T00:00:00Z">
        <w:r>
          <w:t xml:space="preserve">: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it guesses</w:t>
        </w:r>
      </w:ins>
      <w:ins w:id="69" w:author="PR Preview" w:date="2026-01-01T00:00:00Z">
        <w:r>
          <w:t xml:space="preserve"> </w:t>
        </w:r>
      </w:ins>
      <m:oMath>
        <m:r>
          <m:t>2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when</w:t>
        </w:r>
      </w:ins>
      <w:ins w:id="72" w:author="PR Preview" w:date="2026-01-01T00:00:00Z">
        <w:r>
          <w:t xml:space="preserve"> </w:t>
        </w:r>
      </w:ins>
      <m:oMath>
        <m:r>
          <m:t>Y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is odd and</w:t>
        </w:r>
      </w:ins>
      <w:ins w:id="75" w:author="PR Preview" w:date="2026-01-01T00:00:00Z">
        <w:r>
          <w:t xml:space="preserve"> </w:t>
        </w:r>
      </w:ins>
      <m:oMath>
        <m:r>
          <m:t>4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when</w:t>
        </w:r>
      </w:ins>
      <w:ins w:id="78" w:author="PR Preview" w:date="2026-01-01T00:00:00Z">
        <w:r>
          <w:t xml:space="preserve"> </w:t>
        </w:r>
      </w:ins>
      <m:oMath>
        <m:r>
          <m:t>Y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is even.</w:t>
        </w:r>
      </w:ins>
    </w:p>
    <w:bookmarkEnd w:id="95"/>
    <w:bookmarkStart w:id="96" w:name="rem-prediction-random"/>
    <w:p>
      <w:pPr>
        <w:pStyle w:val="BodyText"/>
      </w:pPr>
      <w:ins w:id="81" w:author="PR Preview" w:date="2026-01-01T00:00:00Z">
        <w:r>
          <w:rPr>
            <w:i/>
            <w:iCs/>
          </w:rPr>
          <w:t xml:space="preserve">Remark 1</w:t>
        </w:r>
      </w:ins>
      <w:ins w:id="82" w:author="PR Preview" w:date="2026-01-01T00:00:00Z">
        <w:r>
          <w:t xml:space="preserve"> (A prediction from a random input is random). </w:t>
        </w:r>
      </w:ins>
      <w:ins w:id="83" w:author="PR Preview" w:date="2026-01-01T00:00:00Z">
        <w:r>
          <w:t xml:space="preserve">When no covariate or feature is available,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 prediction is a single number</w:t>
        </w:r>
      </w:ins>
      <w:ins w:id="8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(such as a constant</w:t>
        </w:r>
      </w:ins>
      <w:ins w:id="89" w:author="PR Preview" w:date="2026-01-01T00:00:00Z">
        <w:r>
          <w:t xml:space="preserve"> </w:t>
        </w:r>
      </w:ins>
      <m:oMath>
        <m:r>
          <m:t>c</m:t>
        </m:r>
      </m:oMath>
      <w:ins w:id="90" w:author="PR Preview" w:date="2026-01-01T00:00:00Z">
        <w:r>
          <w:t xml:space="preserve">).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When an informative random variable</w:t>
        </w:r>
      </w:ins>
      <w:ins w:id="93" w:author="PR Preview" w:date="2026-01-01T00:00:00Z">
        <w:r>
          <w:t xml:space="preserve"> </w:t>
        </w:r>
      </w:ins>
      <m:oMath>
        <m:r>
          <m:t>X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is observed,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a prediction is a function</w:t>
        </w:r>
      </w:ins>
      <w:ins w:id="98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9" w:author="PR Preview" w:date="2026-01-01T00:00:00Z">
        <w:r>
          <w:t xml:space="preserve">,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which is itself a random variable because</w:t>
        </w:r>
      </w:ins>
      <w:ins w:id="102" w:author="PR Preview" w:date="2026-01-01T00:00:00Z">
        <w:r>
          <w:t xml:space="preserve"> </w:t>
        </w:r>
      </w:ins>
      <m:oMath>
        <m:r>
          <m:t>X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is random.</w:t>
        </w:r>
      </w:ins>
    </w:p>
    <w:bookmarkEnd w:id="96"/>
    <w:bookmarkStart w:id="97" w:name="def-loss-function"/>
    <w:p>
      <w:pPr>
        <w:pStyle w:val="BodyText"/>
      </w:pPr>
      <w:ins w:id="105" w:author="PR Preview" w:date="2026-01-01T00:00:00Z">
        <w:r>
          <w:rPr>
            <w:b/>
            <w:bCs/>
          </w:rPr>
          <w:t xml:space="preserve">Definition 10 (Loss function)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rPr>
            <w:b/>
            <w:bCs/>
          </w:rPr>
          <w:t xml:space="preserve">loss function</w:t>
        </w:r>
      </w:ins>
      <w:ins w:id="110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is a rule that gives a number that is 0 or larger: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the cost of</w:t>
        </w:r>
      </w:ins>
      <w:ins w:id="115" w:author="PR Preview" w:date="2026-01-01T00:00:00Z">
        <w:r>
          <w:t xml:space="preserve"> </w:t>
        </w:r>
      </w:ins>
      <w:hyperlink w:anchor="def-prediction">
        <w:ins w:id="116" w:author="PR Preview" w:date="2026-01-01T00:00:00Z">
          <w:r>
            <w:rPr>
              <w:rStyle w:val="Hyperlink"/>
            </w:rPr>
            <w:t xml:space="preserve">predicting</w:t>
          </w:r>
        </w:ins>
      </w:hyperlink>
      <w:ins w:id="11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when the true value is</w:t>
        </w:r>
      </w:ins>
      <w:ins w:id="120" w:author="PR Preview" w:date="2026-01-01T00:00:00Z">
        <w:r>
          <w:t xml:space="preserve"> </w:t>
        </w:r>
      </w:ins>
      <m:oMath>
        <m:r>
          <m:t>y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(Wikipedia contributors 2026g)</w:t>
        </w:r>
      </w:ins>
      <w:ins w:id="123" w:author="PR Preview" w:date="2026-01-01T00:00:00Z">
        <w:r>
          <w:t xml:space="preserve">.</w:t>
        </w:r>
      </w:ins>
    </w:p>
    <w:bookmarkEnd w:id="97"/>
    <w:bookmarkStart w:id="98" w:name="exm-loss-function"/>
    <w:p>
      <w:pPr>
        <w:pStyle w:val="BodyText"/>
      </w:pPr>
      <w:ins w:id="124" w:author="PR Preview" w:date="2026-01-01T00:00:00Z">
        <w:r>
          <w:rPr>
            <w:b/>
            <w:bCs/>
          </w:rPr>
          <w:t xml:space="preserve">Example 22 (A loss function that charges more for overpredicting)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Let</w:t>
        </w:r>
      </w:ins>
      <w:ins w:id="127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cost</w:t>
        </w:r>
      </w:ins>
      <w:ins w:id="130" w:author="PR Preview" w:date="2026-01-01T00:00:00Z">
        <w:r>
          <w:t xml:space="preserve"> </w:t>
        </w:r>
      </w:ins>
      <m:oMath>
        <m:r>
          <m:t>2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per unit of overprediction and</w:t>
        </w:r>
      </w:ins>
      <w:ins w:id="133" w:author="PR Preview" w:date="2026-01-01T00:00:00Z">
        <w:r>
          <w:t xml:space="preserve"> </w:t>
        </w:r>
      </w:ins>
      <m:oMath>
        <m:r>
          <m:t>1</m:t>
        </m:r>
      </m:oMath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per unit of underprediction:</w:t>
        </w:r>
      </w:ins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ins w:id="136" w:author="PR Preview" w:date="2026-01-01T00:00:00Z">
        <w:r>
          <w:t xml:space="preserve">This is a</w:t>
        </w:r>
      </w:ins>
      <w:ins w:id="137" w:author="PR Preview" w:date="2026-01-01T00:00:00Z">
        <w:r>
          <w:t xml:space="preserve"> </w:t>
        </w:r>
      </w:ins>
      <w:hyperlink w:anchor="def-loss-function">
        <w:ins w:id="138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because it is never negative.</w:t>
        </w:r>
      </w:ins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For the true value</w:t>
        </w:r>
      </w:ins>
      <w:ins w:id="14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2</m:t>
        </m:r>
      </m:oMath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and the prediction</w:t>
        </w:r>
      </w:ins>
      <w:ins w:id="14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ins w:id="147" w:author="PR Preview" w:date="2026-01-01T00:00:00Z">
        <w:r>
          <w:t xml:space="preserve">,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the loss is</w:t>
        </w:r>
      </w:ins>
      <w:ins w:id="150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ins w:id="151" w:author="PR Preview" w:date="2026-01-01T00:00:00Z">
        <w:r>
          <w:t xml:space="preserve">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For</w:t>
        </w:r>
      </w:ins>
      <w:ins w:id="15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7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and</w:t>
        </w:r>
      </w:ins>
      <w:ins w:id="15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ins w:id="158" w:author="PR Preview" w:date="2026-01-01T00:00:00Z">
        <w:r>
          <w:t xml:space="preserve">, the loss is</w:t>
        </w:r>
      </w:ins>
      <w:ins w:id="159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ins w:id="160" w:author="PR Preview" w:date="2026-01-01T00:00:00Z">
        <w:r>
          <w:t xml:space="preserve">.</w:t>
        </w:r>
      </w:ins>
    </w:p>
    <w:bookmarkEnd w:id="98"/>
    <w:bookmarkStart w:id="99" w:name="def-squared-error-loss"/>
    <w:p>
      <w:pPr>
        <w:pStyle w:val="BodyText"/>
      </w:pPr>
      <w:ins w:id="161" w:author="PR Preview" w:date="2026-01-01T00:00:00Z">
        <w:r>
          <w:rPr>
            <w:b/>
            <w:bCs/>
          </w:rPr>
          <w:t xml:space="preserve">Definition 11 (Squared error loss)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The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rPr>
            <w:b/>
            <w:bCs/>
          </w:rPr>
          <w:t xml:space="preserve">squared error loss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is the</w:t>
        </w:r>
      </w:ins>
      <w:ins w:id="168" w:author="PR Preview" w:date="2026-01-01T00:00:00Z">
        <w:r>
          <w:t xml:space="preserve"> </w:t>
        </w:r>
      </w:ins>
      <w:hyperlink w:anchor="def-loss-function">
        <w:ins w:id="169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that charges the square of the difference between the true value</w:t>
        </w:r>
      </w:ins>
      <w:ins w:id="172" w:author="PR Preview" w:date="2026-01-01T00:00:00Z">
        <w:r>
          <w:t xml:space="preserve"> </w:t>
        </w:r>
      </w:ins>
      <m:oMath>
        <m:r>
          <m:t>y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and the</w:t>
        </w:r>
      </w:ins>
      <w:ins w:id="175" w:author="PR Preview" w:date="2026-01-01T00:00:00Z">
        <w:r>
          <w:t xml:space="preserve"> </w:t>
        </w:r>
      </w:ins>
      <w:hyperlink w:anchor="def-prediction">
        <w:ins w:id="176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7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7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9"/>
    <w:bookmarkStart w:id="100" w:name="exm-squared-error-loss"/>
    <w:p>
      <w:pPr>
        <w:pStyle w:val="FirstParagraph"/>
      </w:pPr>
      <w:ins w:id="179" w:author="PR Preview" w:date="2026-01-01T00:00:00Z">
        <w:r>
          <w:rPr>
            <w:b/>
            <w:bCs/>
          </w:rPr>
          <w:t xml:space="preserve">Example 23 (Squared error loss for one prediction)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For the true value</w:t>
        </w:r>
      </w:ins>
      <w:ins w:id="18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2</m:t>
        </m:r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and the prediction</w:t>
        </w:r>
      </w:ins>
      <w:ins w:id="18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ins w:id="186" w:author="PR Preview" w:date="2026-01-01T00:00:00Z">
        <w:r>
          <w:t xml:space="preserve">,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the</w:t>
        </w:r>
      </w:ins>
      <w:ins w:id="189" w:author="PR Preview" w:date="2026-01-01T00:00:00Z">
        <w:r>
          <w:t xml:space="preserve"> </w:t>
        </w:r>
      </w:ins>
      <w:hyperlink w:anchor="def-squared-error-loss">
        <w:ins w:id="190" w:author="PR Preview" w:date="2026-01-01T00:00:00Z">
          <w:r>
            <w:rPr>
              <w:rStyle w:val="Hyperlink"/>
            </w:rPr>
            <w:t xml:space="preserve">squared error loss</w:t>
          </w:r>
        </w:ins>
      </w:hyperlink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0"/>
    <w:bookmarkStart w:id="101" w:name="def-absolute-error-loss"/>
    <w:p>
      <w:pPr>
        <w:pStyle w:val="FirstParagraph"/>
      </w:pPr>
      <w:ins w:id="193" w:author="PR Preview" w:date="2026-01-01T00:00:00Z">
        <w:r>
          <w:rPr>
            <w:b/>
            <w:bCs/>
          </w:rPr>
          <w:t xml:space="preserve">Definition 12 (Absolute error loss)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The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rPr>
            <w:b/>
            <w:bCs/>
          </w:rPr>
          <w:t xml:space="preserve">absolute error loss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is the</w:t>
        </w:r>
      </w:ins>
      <w:ins w:id="200" w:author="PR Preview" w:date="2026-01-01T00:00:00Z">
        <w:r>
          <w:t xml:space="preserve"> </w:t>
        </w:r>
      </w:ins>
      <w:hyperlink w:anchor="def-loss-function">
        <w:ins w:id="201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that charges the absolute value of the difference between the true value</w:t>
        </w:r>
      </w:ins>
      <w:ins w:id="204" w:author="PR Preview" w:date="2026-01-01T00:00:00Z">
        <w:r>
          <w:t xml:space="preserve"> </w:t>
        </w:r>
      </w:ins>
      <m:oMath>
        <m:r>
          <m:t>y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and the</w:t>
        </w:r>
      </w:ins>
      <w:ins w:id="207" w:author="PR Preview" w:date="2026-01-01T00:00:00Z">
        <w:r>
          <w:t xml:space="preserve"> </w:t>
        </w:r>
      </w:ins>
      <w:hyperlink w:anchor="def-prediction">
        <w:ins w:id="208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0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1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01"/>
    <w:bookmarkStart w:id="102" w:name="exm-absolute-error-loss"/>
    <w:p>
      <w:pPr>
        <w:pStyle w:val="FirstParagraph"/>
      </w:pPr>
      <w:ins w:id="211" w:author="PR Preview" w:date="2026-01-01T00:00:00Z">
        <w:r>
          <w:rPr>
            <w:b/>
            <w:bCs/>
          </w:rPr>
          <w:t xml:space="preserve">Example 24 (Absolute error loss for one prediction)</w:t>
        </w:r>
      </w:ins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For the true value</w:t>
        </w:r>
      </w:ins>
      <w:ins w:id="21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2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and the prediction</w:t>
        </w:r>
      </w:ins>
      <w:ins w:id="217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ins w:id="218" w:author="PR Preview" w:date="2026-01-01T00:00:00Z">
        <w:r>
          <w:t xml:space="preserve">,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the</w:t>
        </w:r>
      </w:ins>
      <w:ins w:id="221" w:author="PR Preview" w:date="2026-01-01T00:00:00Z">
        <w:r>
          <w:t xml:space="preserve"> </w:t>
        </w:r>
      </w:ins>
      <w:hyperlink w:anchor="def-absolute-error-loss">
        <w:ins w:id="222" w:author="PR Preview" w:date="2026-01-01T00:00:00Z">
          <w:r>
            <w:rPr>
              <w:rStyle w:val="Hyperlink"/>
            </w:rPr>
            <w:t xml:space="preserve">absolute error loss</w:t>
          </w:r>
        </w:ins>
      </w:hyperlink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02"/>
    <w:bookmarkStart w:id="103" w:name="rem-squared-error-loss-common"/>
    <w:p>
      <w:pPr>
        <w:pStyle w:val="FirstParagraph"/>
      </w:pPr>
      <w:ins w:id="225" w:author="PR Preview" w:date="2026-01-01T00:00:00Z">
        <w:r>
          <w:rPr>
            <w:i/>
            <w:iCs/>
          </w:rPr>
          <w:t xml:space="preserve">Remark 2</w:t>
        </w:r>
      </w:ins>
      <w:ins w:id="226" w:author="PR Preview" w:date="2026-01-01T00:00:00Z">
        <w:r>
          <w:t xml:space="preserve"> (Squared error loss is the most common choice). </w:t>
        </w:r>
      </w:ins>
      <w:ins w:id="227" w:author="PR Preview" w:date="2026-01-01T00:00:00Z">
        <w:r>
          <w:t xml:space="preserve">Hastie et al. (2009, 18)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call squared error loss</w:t>
        </w:r>
      </w:ins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“by far the most common and convenient”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choice.</w:t>
        </w:r>
      </w:ins>
    </w:p>
    <w:bookmarkEnd w:id="103"/>
    <w:bookmarkStart w:id="105" w:name="def-risk"/>
    <w:p>
      <w:pPr>
        <w:pStyle w:val="BodyText"/>
      </w:pPr>
      <w:ins w:id="234" w:author="PR Preview" w:date="2026-01-01T00:00:00Z">
        <w:r>
          <w:rPr>
            <w:b/>
            <w:bCs/>
          </w:rPr>
          <w:t xml:space="preserve">Definition 13 (Risk (expected loss))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For a random variable</w:t>
        </w:r>
      </w:ins>
      <w:ins w:id="237" w:author="PR Preview" w:date="2026-01-01T00:00:00Z">
        <w:r>
          <w:t xml:space="preserve"> </w:t>
        </w:r>
      </w:ins>
      <m:oMath>
        <m:r>
          <m:t>Y</m:t>
        </m:r>
      </m:oMath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and a</w:t>
        </w:r>
      </w:ins>
      <w:ins w:id="240" w:author="PR Preview" w:date="2026-01-01T00:00:00Z">
        <w:r>
          <w:t xml:space="preserve"> </w:t>
        </w:r>
      </w:ins>
      <w:hyperlink w:anchor="def-prediction">
        <w:ins w:id="241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4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(a constant, or a function</w:t>
        </w:r>
      </w:ins>
      <w:ins w:id="24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of a random input</w:t>
        </w:r>
      </w:ins>
      <w:ins w:id="248" w:author="PR Preview" w:date="2026-01-01T00:00:00Z">
        <w:r>
          <w:t xml:space="preserve"> </w:t>
        </w:r>
      </w:ins>
      <m:oMath>
        <m:r>
          <m:t>X</m:t>
        </m:r>
      </m:oMath>
      <w:ins w:id="249" w:author="PR Preview" w:date="2026-01-01T00:00:00Z">
        <w:r>
          <w:t xml:space="preserve">),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the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rPr>
            <w:b/>
            <w:bCs/>
          </w:rPr>
          <w:t xml:space="preserve">risk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is the</w:t>
        </w:r>
      </w:ins>
      <w:ins w:id="256" w:author="PR Preview" w:date="2026-01-01T00:00:00Z">
        <w:r>
          <w:t xml:space="preserve"> </w:t>
        </w:r>
      </w:ins>
      <w:hyperlink r:id="rId104">
        <w:ins w:id="257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of the</w:t>
        </w:r>
      </w:ins>
      <w:ins w:id="260" w:author="PR Preview" w:date="2026-01-01T00:00:00Z">
        <w:r>
          <w:t xml:space="preserve"> </w:t>
        </w:r>
      </w:ins>
      <w:hyperlink w:anchor="def-loss-function">
        <w:ins w:id="261" w:author="PR Preview" w:date="2026-01-01T00:00:00Z">
          <w:r>
            <w:rPr>
              <w:rStyle w:val="Hyperlink"/>
            </w:rPr>
            <w:t xml:space="preserve">loss</w:t>
          </w:r>
        </w:ins>
      </w:hyperlink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(Wikipedia contributors 2026h)</w:t>
        </w:r>
      </w:ins>
      <w:ins w:id="26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5"/>
    <w:bookmarkStart w:id="106" w:name="exm-risk"/>
    <w:p>
      <w:pPr>
        <w:pStyle w:val="FirstParagraph"/>
      </w:pPr>
      <w:ins w:id="265" w:author="PR Preview" w:date="2026-01-01T00:00:00Z">
        <w:r>
          <w:rPr>
            <w:b/>
            <w:bCs/>
          </w:rPr>
          <w:t xml:space="preserve">Example 25 (Risk of a constant prediction)</w:t>
        </w:r>
      </w:ins>
      <w:ins w:id="266" w:author="PR Preview" w:date="2026-01-01T00:00:00Z">
        <w:r>
          <w:t xml:space="preserve"> </w:t>
        </w:r>
      </w:ins>
      <w:ins w:id="267" w:author="PR Preview" w:date="2026-01-01T00:00:00Z">
        <w:r>
          <w:t xml:space="preserve">Let</w:t>
        </w:r>
      </w:ins>
      <w:ins w:id="268" w:author="PR Preview" w:date="2026-01-01T00:00:00Z">
        <w:r>
          <w:t xml:space="preserve"> </w:t>
        </w:r>
      </w:ins>
      <m:oMath>
        <m:r>
          <m:t>Y</m:t>
        </m:r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be a random variable with</w:t>
        </w:r>
      </w:ins>
      <w:ins w:id="271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and</w:t>
        </w:r>
      </w:ins>
      <w:ins w:id="274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ins w:id="275" w:author="PR Preview" w:date="2026-01-01T00:00:00Z">
        <w:r>
          <w:t xml:space="preserve">,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and use the constant</w:t>
        </w:r>
      </w:ins>
      <w:ins w:id="278" w:author="PR Preview" w:date="2026-01-01T00:00:00Z">
        <w:r>
          <w:t xml:space="preserve"> </w:t>
        </w:r>
      </w:ins>
      <w:hyperlink w:anchor="def-prediction">
        <w:ins w:id="279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8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ins w:id="281" w:author="PR Preview" w:date="2026-01-01T00:00:00Z">
        <w:r>
          <w:t xml:space="preserve">.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The</w:t>
        </w:r>
      </w:ins>
      <w:ins w:id="284" w:author="PR Preview" w:date="2026-01-01T00:00:00Z">
        <w:r>
          <w:t xml:space="preserve"> </w:t>
        </w:r>
      </w:ins>
      <w:hyperlink w:anchor="def-risk">
        <w:ins w:id="285" w:author="PR Preview" w:date="2026-01-01T00:00:00Z">
          <w:r>
            <w:rPr>
              <w:rStyle w:val="Hyperlink"/>
            </w:rPr>
            <w:t xml:space="preserve">risk</w:t>
          </w:r>
        </w:ins>
      </w:hyperlink>
      <w:ins w:id="286" w:author="PR Preview" w:date="2026-01-01T00:00:00Z">
        <w:r>
          <w:t xml:space="preserve"> </w:t>
        </w:r>
      </w:ins>
      <w:ins w:id="287" w:author="PR Preview" w:date="2026-01-01T00:00:00Z">
        <w:r>
          <w:t xml:space="preserve">under</w:t>
        </w:r>
      </w:ins>
      <w:ins w:id="288" w:author="PR Preview" w:date="2026-01-01T00:00:00Z">
        <w:r>
          <w:t xml:space="preserve"> </w:t>
        </w:r>
      </w:ins>
      <w:hyperlink w:anchor="def-squared-error-loss">
        <w:ins w:id="289" w:author="PR Preview" w:date="2026-01-01T00:00:00Z">
          <w:r>
            <w:rPr>
              <w:rStyle w:val="Hyperlink"/>
            </w:rPr>
            <w:t xml:space="preserve">squared error loss</w:t>
          </w:r>
        </w:ins>
      </w:hyperlink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92" w:author="PR Preview" w:date="2026-01-01T00:00:00Z">
        <w:r>
          <w:t xml:space="preserve">The risk under</w:t>
        </w:r>
      </w:ins>
      <w:ins w:id="293" w:author="PR Preview" w:date="2026-01-01T00:00:00Z">
        <w:r>
          <w:t xml:space="preserve"> </w:t>
        </w:r>
      </w:ins>
      <w:hyperlink w:anchor="def-absolute-error-loss">
        <w:ins w:id="294" w:author="PR Preview" w:date="2026-01-01T00:00:00Z">
          <w:r>
            <w:rPr>
              <w:rStyle w:val="Hyperlink"/>
            </w:rPr>
            <w:t xml:space="preserve">absolute error loss</w:t>
          </w:r>
        </w:ins>
      </w:hyperlink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rem-risk-quality"/>
    <w:p>
      <w:pPr>
        <w:pStyle w:val="FirstParagraph"/>
      </w:pPr>
      <w:ins w:id="297" w:author="PR Preview" w:date="2026-01-01T00:00:00Z">
        <w:r>
          <w:rPr>
            <w:i/>
            <w:iCs/>
          </w:rPr>
          <w:t xml:space="preserve">Remark 3</w:t>
        </w:r>
      </w:ins>
      <w:ins w:id="298" w:author="PR Preview" w:date="2026-01-01T00:00:00Z">
        <w:r>
          <w:t xml:space="preserve"> (Risk measures the quality of a prediction). </w:t>
        </w:r>
      </w:ins>
      <w:ins w:id="299" w:author="PR Preview" w:date="2026-01-01T00:00:00Z">
        <w:r>
          <w:t xml:space="preserve">The quality of a prediction is evaluated using a</w:t>
        </w:r>
      </w:ins>
      <w:ins w:id="300" w:author="PR Preview" w:date="2026-01-01T00:00:00Z">
        <w:r>
          <w:t xml:space="preserve"> </w:t>
        </w:r>
      </w:ins>
      <w:hyperlink w:anchor="def-loss-function">
        <w:ins w:id="301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and its expected value, the</w:t>
        </w:r>
      </w:ins>
      <w:ins w:id="304" w:author="PR Preview" w:date="2026-01-01T00:00:00Z">
        <w:r>
          <w:t xml:space="preserve"> </w:t>
        </w:r>
      </w:ins>
      <w:hyperlink w:anchor="def-risk">
        <w:ins w:id="305" w:author="PR Preview" w:date="2026-01-01T00:00:00Z">
          <w:r>
            <w:rPr>
              <w:rStyle w:val="Hyperlink"/>
            </w:rPr>
            <w:t xml:space="preserve">risk</w:t>
          </w:r>
        </w:ins>
      </w:hyperlink>
      <w:ins w:id="306" w:author="PR Preview" w:date="2026-01-01T00:00:00Z">
        <w:r>
          <w:t xml:space="preserve">.</w:t>
        </w:r>
      </w:ins>
    </w:p>
    <w:bookmarkEnd w:id="107"/>
    <w:bookmarkStart w:id="108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del w:id="307" w:author="PR Preview" w:date="2026-01-01T00:00:00Z">
        <w:r>
          <w:delText xml:space="preserve">A random variable</w:delText>
        </w:r>
      </w:del>
      <w:del w:id="308" w:author="PR Preview" w:date="2026-01-01T00:00:00Z">
        <w:r>
          <w:delText xml:space="preserve"> </w:delText>
        </w:r>
      </w:del>
      <m:oMath>
        <m:r>
          <m:t>Y</m:t>
        </m:r>
      </m:oMath>
      <w:del w:id="309" w:author="PR Preview" w:date="2026-01-01T00:00:00Z">
        <w:r>
          <w:delText xml:space="preserve"> </w:delText>
        </w:r>
      </w:del>
      <w:del w:id="310" w:author="PR Preview" w:date="2026-01-01T00:00:00Z">
        <w:r>
          <w:delText xml:space="preserve">has</w:delText>
        </w:r>
      </w:del>
      <w:del w:id="311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and</w:delText>
        </w:r>
      </w:del>
      <w:del w:id="31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del w:id="315" w:author="PR Preview" w:date="2026-01-01T00:00:00Z">
        <w:r>
          <w:delText xml:space="preserve">.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For the constant prediction</w:delText>
        </w:r>
      </w:del>
      <w:del w:id="31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1</m:t>
        </m:r>
      </m:oMath>
      <w:del w:id="319" w:author="PR Preview" w:date="2026-01-01T00:00:00Z">
        <w:r>
          <w:delText xml:space="preserve">,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compute the expected squared error loss</w:delText>
        </w:r>
      </w:del>
      <w:del w:id="32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and the expected absolute error loss</w:delText>
        </w:r>
      </w:del>
      <w:del w:id="325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del w:id="326" w:author="PR Preview" w:date="2026-01-01T00:00:00Z">
        <w:r>
          <w:delText xml:space="preserve">.</w:delText>
        </w:r>
      </w:del>
    </w:p>
    <w:p>
      <w:pPr>
        <w:numPr>
          <w:ilvl w:val="0"/>
          <w:numId w:val="1004"/>
        </w:numPr>
      </w:pPr>
      <w:ins w:id="327" w:author="PR Preview" w:date="2026-01-01T00:00:00Z">
        <w:r>
          <w:t xml:space="preserve">A random variable</w:t>
        </w:r>
      </w:ins>
      <w:ins w:id="328" w:author="PR Preview" w:date="2026-01-01T00:00:00Z">
        <w:r>
          <w:t xml:space="preserve"> </w:t>
        </w:r>
      </w:ins>
      <m:oMath>
        <m:r>
          <m:t>Y</m:t>
        </m:r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has</w:t>
        </w:r>
      </w:ins>
      <w:ins w:id="331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and</w:t>
        </w:r>
      </w:ins>
      <w:ins w:id="334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ins w:id="335" w:author="PR Preview" w:date="2026-01-01T00:00:00Z">
        <w:r>
          <w:t xml:space="preserve">.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For the constant</w:t>
        </w:r>
      </w:ins>
      <w:ins w:id="338" w:author="PR Preview" w:date="2026-01-01T00:00:00Z">
        <w:r>
          <w:t xml:space="preserve"> </w:t>
        </w:r>
      </w:ins>
      <w:hyperlink w:anchor="def-prediction">
        <w:ins w:id="339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34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341" w:author="PR Preview" w:date="2026-01-01T00:00:00Z">
        <w:r>
          <w:t xml:space="preserve">,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compute the</w:t>
        </w:r>
      </w:ins>
      <w:ins w:id="344" w:author="PR Preview" w:date="2026-01-01T00:00:00Z">
        <w:r>
          <w:t xml:space="preserve"> </w:t>
        </w:r>
      </w:ins>
      <w:hyperlink w:anchor="def-risk">
        <w:ins w:id="345" w:author="PR Preview" w:date="2026-01-01T00:00:00Z">
          <w:r>
            <w:rPr>
              <w:rStyle w:val="Hyperlink"/>
            </w:rPr>
            <w:t xml:space="preserve">risk</w:t>
          </w:r>
        </w:ins>
      </w:hyperlink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under squared error loss</w:t>
        </w:r>
      </w:ins>
      <w:ins w:id="34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and the risk under absolute error loss</w:t>
        </w:r>
      </w:ins>
      <w:ins w:id="35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ins w:id="352" w:author="PR Preview" w:date="2026-01-01T00:00:00Z">
        <w:r>
          <w:t xml:space="preserve">.</w:t>
        </w:r>
      </w:ins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del w:id="353" w:author="PR Preview" w:date="2026-01-01T00:00:00Z">
        <w:r>
          <w:delText xml:space="preserve">Which of</w:delText>
        </w:r>
      </w:del>
      <w:del w:id="35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1</m:t>
        </m:r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and</w:delText>
        </w:r>
      </w:del>
      <w:del w:id="357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gives the smaller expected loss under each loss?</w:delText>
        </w:r>
      </w:del>
    </w:p>
    <w:p>
      <w:pPr>
        <w:numPr>
          <w:ilvl w:val="0"/>
          <w:numId w:val="1004"/>
        </w:numPr>
      </w:pPr>
      <w:ins w:id="360" w:author="PR Preview" w:date="2026-01-01T00:00:00Z">
        <w:r>
          <w:t xml:space="preserve">Which of</w:t>
        </w:r>
      </w:ins>
      <w:ins w:id="36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and</w:t>
        </w:r>
      </w:ins>
      <w:ins w:id="36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gives the smaller risk under each loss?</w:t>
        </w:r>
      </w:ins>
    </w:p>
    <w:bookmarkEnd w:id="108"/>
    <w:bookmarkStart w:id="109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del w:id="367" w:author="PR Preview" w:date="2026-01-01T00:00:00Z">
        <w:r>
          <w:delText xml:space="preserve">For</w:delText>
        </w:r>
      </w:del>
      <w:del w:id="368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1</m:t>
        </m:r>
      </m:oMath>
      <w:del w:id="369" w:author="PR Preview" w:date="2026-01-01T00:00:00Z">
        <w:r>
          <w:delText xml:space="preserve">:</w:delText>
        </w:r>
      </w:del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The expected squared error loss is: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del w:id="372" w:author="PR Preview" w:date="2026-01-01T00:00:00Z">
        <w:r>
          <w:delText xml:space="preserve">The expected absolute error loss is: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del w:id="373" w:author="PR Preview" w:date="2026-01-01T00:00:00Z">
        <w:r>
          <w:delText xml:space="preserve">For</w:delText>
        </w:r>
      </w:del>
      <w:del w:id="37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375" w:author="PR Preview" w:date="2026-01-01T00:00:00Z">
        <w:r>
          <w:delText xml:space="preserve">: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The expected squared error loss is: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del w:id="378" w:author="PR Preview" w:date="2026-01-01T00:00:00Z">
        <w:r>
          <w:delText xml:space="preserve">The expected absolute error loss is: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del w:id="379" w:author="PR Preview" w:date="2026-01-01T00:00:00Z">
        <w:r>
          <w:delText xml:space="preserve">The prediction</w:delText>
        </w:r>
      </w:del>
      <w:del w:id="38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has the smaller expected squared error loss (</w:delText>
        </w:r>
      </w:del>
      <m:oMath>
        <m:r>
          <m:t>4</m:t>
        </m:r>
      </m:oMath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versus</w:delText>
        </w:r>
      </w:del>
      <w:del w:id="385" w:author="PR Preview" w:date="2026-01-01T00:00:00Z">
        <w:r>
          <w:delText xml:space="preserve"> </w:delText>
        </w:r>
      </w:del>
      <m:oMath>
        <m:r>
          <m:t>5</m:t>
        </m:r>
      </m:oMath>
      <w:del w:id="386" w:author="PR Preview" w:date="2026-01-01T00:00:00Z">
        <w:r>
          <w:delText xml:space="preserve">).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The two predictions have the same expected absolute error loss (</w:delText>
        </w:r>
      </w:del>
      <m:oMath>
        <m:r>
          <m:t>2</m:t>
        </m:r>
      </m:oMath>
      <w:del w:id="389" w:author="PR Preview" w:date="2026-01-01T00:00:00Z">
        <w:r>
          <w:delText xml:space="preserve">),</w:delText>
        </w:r>
      </w:del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so under absolute error loss this exercise does not choose one of them.</w:delText>
        </w:r>
      </w:del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The prediction</w:delText>
        </w:r>
      </w:del>
      <w:del w:id="39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395" w:author="PR Preview" w:date="2026-01-01T00:00:00Z">
        <w:r>
          <w:delText xml:space="preserve"> </w:delText>
        </w:r>
      </w:del>
      <w:del w:id="396" w:author="PR Preview" w:date="2026-01-01T00:00:00Z">
        <w:r>
          <w:delText xml:space="preserve">equals the expectation: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del w:id="397" w:author="PR Preview" w:date="2026-01-01T00:00:00Z">
        <w:r>
          <w:rPr>
            <w:b/>
            <w:bCs/>
          </w:rPr>
          <w:delText xml:space="preserve">Definition 10 (Loss function)</w:delText>
        </w:r>
      </w:del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A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rPr>
            <w:b/>
            <w:bCs/>
          </w:rPr>
          <w:delText xml:space="preserve">loss function</w:delText>
        </w:r>
      </w:del>
      <w:del w:id="402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is a rule that gives a number that is 0 or larger:</w:delText>
        </w:r>
      </w:del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the cost of</w:delText>
        </w:r>
      </w:del>
      <w:del w:id="407" w:author="PR Preview" w:date="2026-01-01T00:00:00Z">
        <w:r>
          <w:delText xml:space="preserve"> </w:delText>
        </w:r>
      </w:del>
      <w:hyperlink w:anchor="def-prediction">
        <w:del w:id="408" w:author="PR Preview" w:date="2026-01-01T00:00:00Z">
          <w:r>
            <w:rPr>
              <w:rStyle w:val="Hyperlink"/>
            </w:rPr>
            <w:delText xml:space="preserve">predicting</w:delText>
          </w:r>
        </w:del>
      </w:hyperlink>
      <w:del w:id="40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when the true value is</w:delText>
        </w:r>
      </w:del>
      <w:del w:id="412" w:author="PR Preview" w:date="2026-01-01T00:00:00Z">
        <w:r>
          <w:delText xml:space="preserve"> </w:delText>
        </w:r>
      </w:del>
      <m:oMath>
        <m:r>
          <m:t>y</m:t>
        </m:r>
      </m:oMath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(Wikipedia contributors 2026g)</w:delText>
        </w:r>
      </w:del>
      <w:del w:id="415" w:author="PR Preview" w:date="2026-01-01T00:00:00Z">
        <w:r>
          <w:delText xml:space="preserve">.</w:delText>
        </w:r>
      </w:del>
    </w:p>
    <w:p>
      <w:pPr>
        <w:pStyle w:val="BodyText"/>
      </w:pPr>
      <w:del w:id="416" w:author="PR Preview" w:date="2026-01-01T00:00:00Z">
        <w:r>
          <w:rPr>
            <w:i/>
            <w:iCs/>
          </w:rPr>
          <w:delText xml:space="preserve">Remark</w:delText>
        </w:r>
      </w:del>
      <w:del w:id="417" w:author="PR Preview" w:date="2026-01-01T00:00:00Z">
        <w:r>
          <w:delText xml:space="preserve">. </w:delText>
        </w:r>
      </w:del>
      <w:del w:id="418" w:author="PR Preview" w:date="2026-01-01T00:00:00Z">
        <w:r>
          <w:delText xml:space="preserve">The squared error loss 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del w:id="419" w:author="PR Preview" w:date="2026-01-01T00:00:00Z">
        <w:r>
          <w:delText xml:space="preserve">The absolute error loss 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del w:id="420" w:author="PR Preview" w:date="2026-01-01T00:00:00Z">
        <w:r>
          <w:delText xml:space="preserve">Hastie et al. (2009, 18)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call squared error loss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“by far the most common and convenient”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choice.</w:delText>
        </w:r>
      </w:del>
    </w:p>
    <w:p>
      <w:pPr>
        <w:pStyle w:val="BodyText"/>
      </w:pPr>
      <w:del w:id="427" w:author="PR Preview" w:date="2026-01-01T00:00:00Z">
        <w:r>
          <w:delText xml:space="preserve">For the values</w:delText>
        </w:r>
      </w:del>
      <w:del w:id="42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3</m:t>
        </m:r>
      </m:oMath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and</w:delText>
        </w:r>
      </w:del>
      <w:del w:id="43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from</w:delText>
        </w:r>
      </w:del>
      <w:del w:id="434" w:author="PR Preview" w:date="2026-01-01T00:00:00Z">
        <w:r>
          <w:delText xml:space="preserve"> </w:delText>
        </w:r>
      </w:del>
      <w:hyperlink w:anchor="exr-loss">
        <w:del w:id="435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(part 1),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the squared error loss is</w:delText>
        </w:r>
      </w:del>
      <w:del w:id="440" w:author="PR Preview" w:date="2026-01-01T00:00:00Z">
        <w:r>
          <w:delText xml:space="preserve"> </w:delText>
        </w:r>
      </w:del>
      <m:oMath>
        <m:r>
          <m:t>4</m:t>
        </m:r>
      </m:oMath>
      <w:del w:id="441" w:author="PR Preview" w:date="2026-01-01T00:00:00Z">
        <w:r>
          <w:delText xml:space="preserve">,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and the absolute error loss is</w:delText>
        </w:r>
      </w:del>
      <w:del w:id="444" w:author="PR Preview" w:date="2026-01-01T00:00:00Z">
        <w:r>
          <w:delText xml:space="preserve"> </w:delText>
        </w:r>
      </w:del>
      <m:oMath>
        <m:r>
          <m:t>2</m:t>
        </m:r>
      </m:oMath>
      <w:del w:id="445" w:author="PR Preview" w:date="2026-01-01T00:00:00Z">
        <w:r>
          <w:delText xml:space="preserve">.</w:delText>
        </w:r>
      </w:del>
    </w:p>
    <w:p>
      <w:pPr>
        <w:pStyle w:val="BodyText"/>
      </w:pPr>
      <w:del w:id="446" w:author="PR Preview" w:date="2026-01-01T00:00:00Z">
        <w:r>
          <w:rPr>
            <w:b/>
            <w:bCs/>
          </w:rPr>
          <w:delText xml:space="preserve">Definition 11 (Risk (expected loss))</w:delText>
        </w:r>
      </w:del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For a random variable</w:delText>
        </w:r>
      </w:del>
      <w:del w:id="449" w:author="PR Preview" w:date="2026-01-01T00:00:00Z">
        <w:r>
          <w:delText xml:space="preserve"> </w:delText>
        </w:r>
      </w:del>
      <m:oMath>
        <m:r>
          <m:t>Y</m:t>
        </m:r>
      </m:oMath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and a</w:delText>
        </w:r>
      </w:del>
      <w:del w:id="452" w:author="PR Preview" w:date="2026-01-01T00:00:00Z">
        <w:r>
          <w:delText xml:space="preserve"> </w:delText>
        </w:r>
      </w:del>
      <w:hyperlink w:anchor="def-prediction">
        <w:del w:id="453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45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(a constant, or a function</w:delText>
        </w:r>
      </w:del>
      <w:del w:id="45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of a random input</w:delText>
        </w:r>
      </w:del>
      <w:del w:id="460" w:author="PR Preview" w:date="2026-01-01T00:00:00Z">
        <w:r>
          <w:delText xml:space="preserve"> </w:delText>
        </w:r>
      </w:del>
      <m:oMath>
        <m:r>
          <m:t>X</m:t>
        </m:r>
      </m:oMath>
      <w:del w:id="461" w:author="PR Preview" w:date="2026-01-01T00:00:00Z">
        <w:r>
          <w:delText xml:space="preserve">),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the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rPr>
            <w:b/>
            <w:bCs/>
          </w:rPr>
          <w:delText xml:space="preserve">risk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delText xml:space="preserve">is the expectation of the</w:delText>
        </w:r>
      </w:del>
      <w:del w:id="468" w:author="PR Preview" w:date="2026-01-01T00:00:00Z">
        <w:r>
          <w:delText xml:space="preserve"> </w:delText>
        </w:r>
      </w:del>
      <w:hyperlink w:anchor="def-loss-function">
        <w:del w:id="469" w:author="PR Preview" w:date="2026-01-01T00:00:00Z">
          <w:r>
            <w:rPr>
              <w:rStyle w:val="Hyperlink"/>
            </w:rPr>
            <w:delText xml:space="preserve">loss</w:delText>
          </w:r>
        </w:del>
      </w:hyperlink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(Wikipedia contributors 2026h)</w:delText>
        </w:r>
      </w:del>
      <w:del w:id="47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del w:id="473" w:author="PR Preview" w:date="2026-01-01T00:00:00Z">
        <w:r>
          <w:rPr>
            <w:i/>
            <w:iCs/>
          </w:rPr>
          <w:delText xml:space="preserve">Remark</w:delText>
        </w:r>
      </w:del>
      <w:del w:id="474" w:author="PR Preview" w:date="2026-01-01T00:00:00Z">
        <w:r>
          <w:delText xml:space="preserve">. </w:delText>
        </w:r>
      </w:del>
      <w:del w:id="475" w:author="PR Preview" w:date="2026-01-01T00:00:00Z">
        <w:r>
          <w:delText xml:space="preserve">In</w:delText>
        </w:r>
      </w:del>
      <w:del w:id="476" w:author="PR Preview" w:date="2026-01-01T00:00:00Z">
        <w:r>
          <w:delText xml:space="preserve"> </w:delText>
        </w:r>
      </w:del>
      <w:hyperlink w:anchor="exr-loss">
        <w:del w:id="477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(parts 2 and 3),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the risk of the prediction</w:delText>
        </w:r>
      </w:del>
      <w:del w:id="48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1</m:t>
        </m:r>
      </m:oMath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is</w:delText>
        </w:r>
      </w:del>
      <w:del w:id="485" w:author="PR Preview" w:date="2026-01-01T00:00:00Z">
        <w:r>
          <w:delText xml:space="preserve"> </w:delText>
        </w:r>
      </w:del>
      <m:oMath>
        <m:r>
          <m:t>5</m:t>
        </m:r>
      </m:oMath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for squared error loss and</w:delText>
        </w:r>
      </w:del>
      <w:del w:id="488" w:author="PR Preview" w:date="2026-01-01T00:00:00Z">
        <w:r>
          <w:delText xml:space="preserve"> </w:delText>
        </w:r>
      </w:del>
      <m:oMath>
        <m:r>
          <m:t>2</m:t>
        </m:r>
      </m:oMath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for absolute error loss.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The risk of the prediction</w:delText>
        </w:r>
      </w:del>
      <w:del w:id="49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is</w:delText>
        </w:r>
      </w:del>
      <w:del w:id="496" w:author="PR Preview" w:date="2026-01-01T00:00:00Z">
        <w:r>
          <w:delText xml:space="preserve"> </w:delText>
        </w:r>
      </w:del>
      <m:oMath>
        <m:r>
          <m:t>4</m:t>
        </m:r>
      </m:oMath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for squared error loss and</w:delText>
        </w:r>
      </w:del>
      <w:del w:id="499" w:author="PR Preview" w:date="2026-01-01T00:00:00Z">
        <w:r>
          <w:delText xml:space="preserve"> </w:delText>
        </w:r>
      </w:del>
      <m:oMath>
        <m:r>
          <m:t>2</m:t>
        </m:r>
      </m:oMath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for absolute error loss.</w:delText>
        </w:r>
      </w:del>
    </w:p>
    <w:p>
      <w:pPr>
        <w:pStyle w:val="BodyText"/>
      </w:pPr>
      <w:del w:id="502" w:author="PR Preview" w:date="2026-01-01T00:00:00Z">
        <w:r>
          <w:delText xml:space="preserve">For squared error loss and a prediction</w:delText>
        </w:r>
      </w:del>
      <w:del w:id="503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04" w:author="PR Preview" w:date="2026-01-01T00:00:00Z">
        <w:r>
          <w:delText xml:space="preserve">,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the risk is</w:delText>
        </w:r>
      </w:del>
      <w:del w:id="50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508" w:author="PR Preview" w:date="2026-01-01T00:00:00Z">
        <w:r>
          <w:delText xml:space="preserve">,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also called the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rPr>
            <w:b/>
            <w:bCs/>
          </w:rPr>
          <w:delText xml:space="preserve">expected prediction error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(Hastie et al. 2009, 18)</w:delText>
        </w:r>
      </w:del>
      <w:del w:id="515" w:author="PR Preview" w:date="2026-01-01T00:00:00Z">
        <w:r>
          <w:delText xml:space="preserve">.</w:delText>
        </w:r>
      </w:del>
    </w:p>
    <w:p>
      <w:pPr>
        <w:numPr>
          <w:ilvl w:val="0"/>
          <w:numId w:val="1005"/>
        </w:numPr>
      </w:pPr>
      <w:ins w:id="516" w:author="PR Preview" w:date="2026-01-01T00:00:00Z">
        <w:r>
          <w:t xml:space="preserve">For</w:t>
        </w:r>
      </w:ins>
      <w:ins w:id="51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518" w:author="PR Preview" w:date="2026-01-01T00:00:00Z">
        <w:r>
          <w:t xml:space="preserve">: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The risk under squared error loss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ins w:id="521" w:author="PR Preview" w:date="2026-01-01T00:00:00Z">
        <w:r>
          <w:t xml:space="preserve">The risk under absolute error loss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ins w:id="522" w:author="PR Preview" w:date="2026-01-01T00:00:00Z">
        <w:r>
          <w:t xml:space="preserve">For</w:t>
        </w:r>
      </w:ins>
      <w:ins w:id="52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524" w:author="PR Preview" w:date="2026-01-01T00:00:00Z">
        <w:r>
          <w:t xml:space="preserve">: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The risk under squared error loss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ins w:id="527" w:author="PR Preview" w:date="2026-01-01T00:00:00Z">
        <w:r>
          <w:t xml:space="preserve">The risk under absolute error loss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ins w:id="528" w:author="PR Preview" w:date="2026-01-01T00:00:00Z">
        <w:r>
          <w:t xml:space="preserve">The prediction</w:t>
        </w:r>
      </w:ins>
      <w:ins w:id="52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has the smaller risk under squared error loss (</w:t>
        </w:r>
      </w:ins>
      <m:oMath>
        <m:r>
          <m:t>4</m:t>
        </m:r>
      </m:oMath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versus</w:t>
        </w:r>
      </w:ins>
      <w:ins w:id="534" w:author="PR Preview" w:date="2026-01-01T00:00:00Z">
        <w:r>
          <w:t xml:space="preserve"> </w:t>
        </w:r>
      </w:ins>
      <m:oMath>
        <m:r>
          <m:t>5</m:t>
        </m:r>
      </m:oMath>
      <w:ins w:id="535" w:author="PR Preview" w:date="2026-01-01T00:00:00Z">
        <w:r>
          <w:t xml:space="preserve">).</w:t>
        </w:r>
      </w:ins>
      <w:ins w:id="536" w:author="PR Preview" w:date="2026-01-01T00:00:00Z">
        <w:r>
          <w:t xml:space="preserve"> </w:t>
        </w:r>
      </w:ins>
      <w:ins w:id="537" w:author="PR Preview" w:date="2026-01-01T00:00:00Z">
        <w:r>
          <w:t xml:space="preserve">The two predictions have the same risk under absolute error loss (</w:t>
        </w:r>
      </w:ins>
      <m:oMath>
        <m:r>
          <m:t>2</m:t>
        </m:r>
      </m:oMath>
      <w:ins w:id="538" w:author="PR Preview" w:date="2026-01-01T00:00:00Z">
        <w:r>
          <w:t xml:space="preserve">),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so under absolute error loss this exercise does not choose one of them.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The prediction</w:t>
        </w:r>
      </w:ins>
      <w:ins w:id="54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equals the expectation: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09"/>
    <w:bookmarkStart w:id="110" w:name="rem-risk-loss-exercise"/>
    <w:p>
      <w:pPr>
        <w:pStyle w:val="FirstParagraph"/>
      </w:pPr>
      <w:ins w:id="546" w:author="PR Preview" w:date="2026-01-01T00:00:00Z">
        <w:r>
          <w:rPr>
            <w:i/>
            <w:iCs/>
          </w:rPr>
          <w:t xml:space="preserve">Remark 4</w:t>
        </w:r>
      </w:ins>
      <w:ins w:id="547" w:author="PR Preview" w:date="2026-01-01T00:00:00Z">
        <w:r>
          <w:t xml:space="preserve"> (The best prediction depends on the loss). </w:t>
        </w:r>
      </w:ins>
      <w:ins w:id="548" w:author="PR Preview" w:date="2026-01-01T00:00:00Z">
        <w:r>
          <w:t xml:space="preserve">In</w:t>
        </w:r>
      </w:ins>
      <w:ins w:id="549" w:author="PR Preview" w:date="2026-01-01T00:00:00Z">
        <w:r>
          <w:t xml:space="preserve"> </w:t>
        </w:r>
      </w:ins>
      <w:hyperlink w:anchor="exr-loss">
        <w:ins w:id="550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(parts 2 and 3),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the</w:t>
        </w:r>
      </w:ins>
      <w:ins w:id="555" w:author="PR Preview" w:date="2026-01-01T00:00:00Z">
        <w:r>
          <w:t xml:space="preserve"> </w:t>
        </w:r>
      </w:ins>
      <w:hyperlink w:anchor="def-risk">
        <w:ins w:id="556" w:author="PR Preview" w:date="2026-01-01T00:00:00Z">
          <w:r>
            <w:rPr>
              <w:rStyle w:val="Hyperlink"/>
            </w:rPr>
            <w:t xml:space="preserve">risk</w:t>
          </w:r>
        </w:ins>
      </w:hyperlink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of the prediction</w:t>
        </w:r>
      </w:ins>
      <w:ins w:id="559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is</w:t>
        </w:r>
      </w:ins>
      <w:ins w:id="562" w:author="PR Preview" w:date="2026-01-01T00:00:00Z">
        <w:r>
          <w:t xml:space="preserve"> </w:t>
        </w:r>
      </w:ins>
      <m:oMath>
        <m:r>
          <m:t>5</m:t>
        </m:r>
      </m:oMath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for squared error loss and</w:t>
        </w:r>
      </w:ins>
      <w:ins w:id="565" w:author="PR Preview" w:date="2026-01-01T00:00:00Z">
        <w:r>
          <w:t xml:space="preserve"> </w:t>
        </w:r>
      </w:ins>
      <m:oMath>
        <m:r>
          <m:t>2</m:t>
        </m:r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for absolute error loss.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The risk of the prediction</w:t>
        </w:r>
      </w:ins>
      <w:ins w:id="57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is</w:t>
        </w:r>
      </w:ins>
      <w:ins w:id="573" w:author="PR Preview" w:date="2026-01-01T00:00:00Z">
        <w:r>
          <w:t xml:space="preserve"> </w:t>
        </w:r>
      </w:ins>
      <m:oMath>
        <m:r>
          <m:t>4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for squared error loss and</w:t>
        </w:r>
      </w:ins>
      <w:ins w:id="576" w:author="PR Preview" w:date="2026-01-01T00:00:00Z">
        <w:r>
          <w:t xml:space="preserve"> </w:t>
        </w:r>
      </w:ins>
      <m:oMath>
        <m:r>
          <m:t>2</m:t>
        </m:r>
      </m:oMath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for absolute error loss.</w:t>
        </w:r>
      </w:ins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0"/>
    <w:bookmarkStart w:id="112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11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2"/>
    <w:bookmarkStart w:id="113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13"/>
    <w:bookmarkStart w:id="114" w:name="def-outcome"/>
    <w:p>
      <w:pPr>
        <w:pStyle w:val="FirstParagraph"/>
      </w:pPr>
      <w:del w:id="579" w:author="PR Preview" w:date="2026-01-01T00:00:00Z">
        <w:r>
          <w:rPr>
            <w:b/>
            <w:bCs/>
          </w:rPr>
          <w:delText xml:space="preserve">Definition 12 (Outcome)</w:delText>
        </w:r>
      </w:del>
      <w:del w:id="580" w:author="PR Preview" w:date="2026-01-01T00:00:00Z">
        <w:r>
          <w:delText xml:space="preserve"> </w:delText>
        </w:r>
      </w:del>
      <w:del w:id="581" w:author="PR Preview" w:date="2026-01-01T00:00:00Z">
        <w:r>
          <w:delText xml:space="preserve">The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rPr>
            <w:b/>
            <w:bCs/>
          </w:rPr>
          <w:delText xml:space="preserve">outcome</w:delText>
        </w:r>
      </w:del>
      <w:del w:id="584" w:author="PR Preview" w:date="2026-01-01T00:00:00Z">
        <w:r>
          <w:delText xml:space="preserve"> </w:delText>
        </w:r>
      </w:del>
      <m:oMath>
        <m:r>
          <m:t>Y</m:t>
        </m:r>
      </m:oMath>
      <w:del w:id="585" w:author="PR Preview" w:date="2026-01-01T00:00:00Z">
        <w:r>
          <w:delText xml:space="preserve"> </w:delText>
        </w:r>
      </w:del>
      <w:del w:id="586" w:author="PR Preview" w:date="2026-01-01T00:00:00Z">
        <w:r>
          <w:delText xml:space="preserve">of a data point is the random variable whose value a</w:delText>
        </w:r>
      </w:del>
      <w:del w:id="587" w:author="PR Preview" w:date="2026-01-01T00:00:00Z">
        <w:r>
          <w:delText xml:space="preserve"> </w:delText>
        </w:r>
      </w:del>
      <w:hyperlink w:anchor="def-prediction">
        <w:del w:id="588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tries to guess.</w:delText>
        </w:r>
      </w:del>
    </w:p>
    <w:p>
      <w:pPr>
        <w:pStyle w:val="BodyText"/>
      </w:pPr>
      <w:del w:id="591" w:author="PR Preview" w:date="2026-01-01T00:00:00Z">
        <w:r>
          <w:rPr>
            <w:b/>
            <w:bCs/>
          </w:rPr>
          <w:delText xml:space="preserve">Example 21 (The outcome in the best-predictor exercise)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In</w:delText>
        </w:r>
      </w:del>
      <w:del w:id="594" w:author="PR Preview" w:date="2026-01-01T00:00:00Z">
        <w:r>
          <w:delText xml:space="preserve"> </w:delText>
        </w:r>
      </w:del>
      <w:hyperlink w:anchor="exr-best-predictor">
        <w:del w:id="595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596" w:author="PR Preview" w:date="2026-01-01T00:00:00Z">
        <w:r>
          <w:delText xml:space="preserve">, the outcome</w:delText>
        </w:r>
      </w:del>
      <w:del w:id="597" w:author="PR Preview" w:date="2026-01-01T00:00:00Z">
        <w:r>
          <w:delText xml:space="preserve"> </w:delText>
        </w:r>
      </w:del>
      <m:oMath>
        <m:r>
          <m:t>Y</m:t>
        </m:r>
      </m:oMath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takes the values</w:delText>
        </w:r>
      </w:del>
      <w:del w:id="600" w:author="PR Preview" w:date="2026-01-01T00:00:00Z">
        <w:r>
          <w:delText xml:space="preserve"> </w:delText>
        </w:r>
      </w:del>
      <m:oMath>
        <m:r>
          <m:t>0</m:t>
        </m:r>
      </m:oMath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and</w:delText>
        </w:r>
      </w:del>
      <w:del w:id="603" w:author="PR Preview" w:date="2026-01-01T00:00:00Z">
        <w:r>
          <w:delText xml:space="preserve"> </w:delText>
        </w:r>
      </w:del>
      <m:oMath>
        <m:r>
          <m:t>2</m:t>
        </m:r>
      </m:oMath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when the input is</w:delText>
        </w:r>
      </w:del>
      <w:del w:id="606" w:author="PR Preview" w:date="2026-01-01T00:00:00Z">
        <w:r>
          <w:delText xml:space="preserve"> </w:delText>
        </w:r>
      </w:del>
      <m:oMath>
        <m:r>
          <m:t>0</m:t>
        </m:r>
      </m:oMath>
      <w:del w:id="607" w:author="PR Preview" w:date="2026-01-01T00:00:00Z">
        <w:r>
          <w:delText xml:space="preserve">, and the values</w:delText>
        </w:r>
      </w:del>
      <w:del w:id="608" w:author="PR Preview" w:date="2026-01-01T00:00:00Z">
        <w:r>
          <w:delText xml:space="preserve"> </w:delText>
        </w:r>
      </w:del>
      <m:oMath>
        <m:r>
          <m:t>4</m:t>
        </m:r>
      </m:oMath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and</w:delText>
        </w:r>
      </w:del>
      <w:del w:id="611" w:author="PR Preview" w:date="2026-01-01T00:00:00Z">
        <w:r>
          <w:delText xml:space="preserve"> </w:delText>
        </w:r>
      </w:del>
      <m:oMath>
        <m:r>
          <m:t>6</m:t>
        </m:r>
      </m:oMath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when the input is</w:delText>
        </w:r>
      </w:del>
      <w:del w:id="614" w:author="PR Preview" w:date="2026-01-01T00:00:00Z">
        <w:r>
          <w:delText xml:space="preserve"> </w:delText>
        </w:r>
      </w:del>
      <m:oMath>
        <m:r>
          <m:t>1</m:t>
        </m:r>
      </m:oMath>
      <w:del w:id="615" w:author="PR Preview" w:date="2026-01-01T00:00:00Z">
        <w:r>
          <w:delText xml:space="preserve">.</w:delText>
        </w:r>
      </w:del>
    </w:p>
    <w:p>
      <w:pPr>
        <w:pStyle w:val="BodyText"/>
      </w:pPr>
      <w:del w:id="616" w:author="PR Preview" w:date="2026-01-01T00:00:00Z">
        <w:r>
          <w:rPr>
            <w:b/>
            <w:bCs/>
          </w:rPr>
          <w:delText xml:space="preserve">Definition 13 (Input)</w:delText>
        </w:r>
      </w:del>
      <w:del w:id="617" w:author="PR Preview" w:date="2026-01-01T00:00:00Z">
        <w:r>
          <w:delText xml:space="preserve"> </w:delText>
        </w:r>
      </w:del>
      <w:del w:id="618" w:author="PR Preview" w:date="2026-01-01T00:00:00Z">
        <w:r>
          <w:delText xml:space="preserve">The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rPr>
            <w:b/>
            <w:bCs/>
          </w:rPr>
          <w:delText xml:space="preserve">input</w:delText>
        </w:r>
      </w:del>
      <w:del w:id="621" w:author="PR Preview" w:date="2026-01-01T00:00:00Z">
        <w:r>
          <w:delText xml:space="preserve"> </w:delText>
        </w:r>
      </w:del>
      <m:oMath>
        <m:r>
          <m:t>X</m:t>
        </m:r>
      </m:oMath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of a data point (also called its</w:delText>
        </w:r>
      </w:del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rPr>
            <w:b/>
            <w:bCs/>
          </w:rPr>
          <w:delText xml:space="preserve">predictor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or</w:delText>
        </w:r>
      </w:del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rPr>
            <w:b/>
            <w:bCs/>
          </w:rPr>
          <w:delText xml:space="preserve">covariate</w:delText>
        </w:r>
      </w:del>
      <w:del w:id="630" w:author="PR Preview" w:date="2026-01-01T00:00:00Z">
        <w:r>
          <w:delText xml:space="preserve">) is the observed random variable from which a</w:delText>
        </w:r>
      </w:del>
      <w:del w:id="631" w:author="PR Preview" w:date="2026-01-01T00:00:00Z">
        <w:r>
          <w:delText xml:space="preserve"> </w:delText>
        </w:r>
      </w:del>
      <w:hyperlink w:anchor="def-prediction">
        <w:del w:id="632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of its</w:delText>
        </w:r>
      </w:del>
      <w:del w:id="635" w:author="PR Preview" w:date="2026-01-01T00:00:00Z">
        <w:r>
          <w:delText xml:space="preserve"> </w:delText>
        </w:r>
      </w:del>
      <w:hyperlink w:anchor="def-outcome">
        <w:del w:id="636" w:author="PR Preview" w:date="2026-01-01T00:00:00Z">
          <w:r>
            <w:rPr>
              <w:rStyle w:val="Hyperlink"/>
            </w:rPr>
            <w:delText xml:space="preserve">outcome</w:delText>
          </w:r>
        </w:del>
      </w:hyperlink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is computed.</w:delText>
        </w:r>
      </w:del>
    </w:p>
    <w:p>
      <w:pPr>
        <w:pStyle w:val="BodyText"/>
      </w:pPr>
      <w:del w:id="639" w:author="PR Preview" w:date="2026-01-01T00:00:00Z">
        <w:r>
          <w:rPr>
            <w:b/>
            <w:bCs/>
          </w:rPr>
          <w:delText xml:space="preserve">Example 22 (The input in the best-predictor exercise)</w:delText>
        </w:r>
      </w:del>
      <w:del w:id="640" w:author="PR Preview" w:date="2026-01-01T00:00:00Z">
        <w:r>
          <w:delText xml:space="preserve"> </w:delText>
        </w:r>
      </w:del>
      <w:del w:id="641" w:author="PR Preview" w:date="2026-01-01T00:00:00Z">
        <w:r>
          <w:delText xml:space="preserve">In</w:delText>
        </w:r>
      </w:del>
      <w:del w:id="642" w:author="PR Preview" w:date="2026-01-01T00:00:00Z">
        <w:r>
          <w:delText xml:space="preserve"> </w:delText>
        </w:r>
      </w:del>
      <w:hyperlink w:anchor="exr-best-predictor">
        <w:del w:id="643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644" w:author="PR Preview" w:date="2026-01-01T00:00:00Z">
        <w:r>
          <w:delText xml:space="preserve">, the input</w:delText>
        </w:r>
      </w:del>
      <w:del w:id="645" w:author="PR Preview" w:date="2026-01-01T00:00:00Z">
        <w:r>
          <w:delText xml:space="preserve"> </w:delText>
        </w:r>
      </w:del>
      <m:oMath>
        <m:r>
          <m:t>X</m:t>
        </m:r>
      </m:oMath>
      <w:del w:id="646" w:author="PR Preview" w:date="2026-01-01T00:00:00Z">
        <w:r>
          <w:delText xml:space="preserve"> </w:delText>
        </w:r>
      </w:del>
      <w:del w:id="647" w:author="PR Preview" w:date="2026-01-01T00:00:00Z">
        <w:r>
          <w:delText xml:space="preserve">takes the values</w:delText>
        </w:r>
      </w:del>
      <w:del w:id="648" w:author="PR Preview" w:date="2026-01-01T00:00:00Z">
        <w:r>
          <w:delText xml:space="preserve"> </w:delText>
        </w:r>
      </w:del>
      <m:oMath>
        <m:r>
          <m:t>0</m:t>
        </m:r>
      </m:oMath>
      <w:del w:id="649" w:author="PR Preview" w:date="2026-01-01T00:00:00Z">
        <w:r>
          <w:delText xml:space="preserve"> </w:delText>
        </w:r>
      </w:del>
      <w:del w:id="650" w:author="PR Preview" w:date="2026-01-01T00:00:00Z">
        <w:r>
          <w:delText xml:space="preserve">and</w:delText>
        </w:r>
      </w:del>
      <w:del w:id="651" w:author="PR Preview" w:date="2026-01-01T00:00:00Z">
        <w:r>
          <w:delText xml:space="preserve"> </w:delText>
        </w:r>
      </w:del>
      <m:oMath>
        <m:r>
          <m:t>1</m:t>
        </m:r>
      </m:oMath>
      <w:del w:id="652" w:author="PR Preview" w:date="2026-01-01T00:00:00Z">
        <w:r>
          <w:delText xml:space="preserve">, each with probability</w:delText>
        </w:r>
      </w:del>
      <w:del w:id="653" w:author="PR Preview" w:date="2026-01-01T00:00:00Z">
        <w:r>
          <w:delText xml:space="preserve"> </w:delText>
        </w:r>
      </w:del>
      <m:oMath>
        <m:r>
          <m:t>0.5</m:t>
        </m:r>
      </m:oMath>
      <w:del w:id="654" w:author="PR Preview" w:date="2026-01-01T00:00:00Z">
        <w:r>
          <w:delText xml:space="preserve">.</w:delText>
        </w:r>
      </w:del>
    </w:p>
    <w:p>
      <w:pPr>
        <w:pStyle w:val="BodyText"/>
      </w:pPr>
      <w:del w:id="655" w:author="PR Preview" w:date="2026-01-01T00:00:00Z">
        <w:r>
          <w:rPr>
            <w:b/>
            <w:bCs/>
          </w:rPr>
          <w:delText xml:space="preserve">Definition 14 (New observation)</w:delText>
        </w:r>
      </w:del>
      <w:del w:id="656" w:author="PR Preview" w:date="2026-01-01T00:00:00Z">
        <w:r>
          <w:delText xml:space="preserve"> </w:delText>
        </w:r>
      </w:del>
      <w:del w:id="657" w:author="PR Preview" w:date="2026-01-01T00:00:00Z">
        <w:r>
          <w:delText xml:space="preserve">A</w:delText>
        </w:r>
      </w:del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rPr>
            <w:b/>
            <w:bCs/>
          </w:rPr>
          <w:delText xml:space="preserve">new observation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is an</w:delText>
        </w:r>
      </w:del>
      <w:del w:id="662" w:author="PR Preview" w:date="2026-01-01T00:00:00Z">
        <w:r>
          <w:delText xml:space="preserve"> </w:delText>
        </w:r>
      </w:del>
      <w:hyperlink w:anchor="def-input">
        <w:del w:id="663" w:author="PR Preview" w:date="2026-01-01T00:00:00Z">
          <w:r>
            <w:rPr>
              <w:rStyle w:val="Hyperlink"/>
            </w:rPr>
            <w:delText xml:space="preserve">input</w:delText>
          </w:r>
        </w:del>
      </w:hyperlink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and</w:delText>
        </w:r>
      </w:del>
      <w:del w:id="666" w:author="PR Preview" w:date="2026-01-01T00:00:00Z">
        <w:r>
          <w:delText xml:space="preserve"> </w:delText>
        </w:r>
      </w:del>
      <w:hyperlink w:anchor="def-outcome">
        <w:del w:id="667" w:author="PR Preview" w:date="2026-01-01T00:00:00Z">
          <w:r>
            <w:rPr>
              <w:rStyle w:val="Hyperlink"/>
            </w:rPr>
            <w:delText xml:space="preserve">outcome</w:delText>
          </w:r>
        </w:del>
      </w:hyperlink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pair</w:delText>
        </w:r>
      </w:del>
      <w:del w:id="67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with the same</w:delText>
        </w:r>
      </w:del>
      <w:del w:id="673" w:author="PR Preview" w:date="2026-01-01T00:00:00Z">
        <w:r>
          <w:delText xml:space="preserve"> </w:delText>
        </w:r>
      </w:del>
      <w:hyperlink r:id="rId118">
        <w:del w:id="674" w:author="PR Preview" w:date="2026-01-01T00:00:00Z">
          <w:r>
            <w:rPr>
              <w:rStyle w:val="Hyperlink"/>
            </w:rPr>
            <w:delText xml:space="preserve">joint distribution</w:delText>
          </w:r>
        </w:del>
      </w:hyperlink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delText xml:space="preserve">as the observations used to choose the prediction,</w:delText>
        </w:r>
      </w:del>
      <w:del w:id="677" w:author="PR Preview" w:date="2026-01-01T00:00:00Z">
        <w:r>
          <w:delText xml:space="preserve"> </w:delText>
        </w:r>
      </w:del>
      <w:hyperlink r:id="rId119">
        <w:del w:id="678" w:author="PR Preview" w:date="2026-01-01T00:00:00Z">
          <w:r>
            <w:rPr>
              <w:rStyle w:val="Hyperlink"/>
            </w:rPr>
            <w:delText xml:space="preserve">statistically independent</w:delText>
          </w:r>
        </w:del>
      </w:hyperlink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of them,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whose input is observed and whose outcome is not yet observed.</w:delText>
        </w:r>
      </w:del>
    </w:p>
    <w:p>
      <w:pPr>
        <w:pStyle w:val="BodyText"/>
      </w:pPr>
      <w:del w:id="683" w:author="PR Preview" w:date="2026-01-01T00:00:00Z">
        <w:r>
          <w:rPr>
            <w:b/>
            <w:bCs/>
          </w:rPr>
          <w:delText xml:space="preserve">Example 23 (A new observation in the best-predictor exercise)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In</w:delText>
        </w:r>
      </w:del>
      <w:del w:id="686" w:author="PR Preview" w:date="2026-01-01T00:00:00Z">
        <w:r>
          <w:delText xml:space="preserve"> </w:delText>
        </w:r>
      </w:del>
      <w:hyperlink w:anchor="exr-best-predictor">
        <w:del w:id="687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688" w:author="PR Preview" w:date="2026-01-01T00:00:00Z">
        <w:r>
          <w:delText xml:space="preserve">, a new observation has input</w:delText>
        </w:r>
      </w:del>
      <w:del w:id="68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delText xml:space="preserve">and an outcome that is</w:delText>
        </w:r>
      </w:del>
      <w:del w:id="692" w:author="PR Preview" w:date="2026-01-01T00:00:00Z">
        <w:r>
          <w:delText xml:space="preserve"> </w:delText>
        </w:r>
      </w:del>
      <m:oMath>
        <m:r>
          <m:t>4</m:t>
        </m:r>
      </m:oMath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or</w:delText>
        </w:r>
      </w:del>
      <w:del w:id="695" w:author="PR Preview" w:date="2026-01-01T00:00:00Z">
        <w:r>
          <w:delText xml:space="preserve"> </w:delText>
        </w:r>
      </w:del>
      <m:oMath>
        <m:r>
          <m:t>6</m:t>
        </m:r>
      </m:oMath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with equal probability.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A</w:delText>
        </w:r>
      </w:del>
      <w:del w:id="700" w:author="PR Preview" w:date="2026-01-01T00:00:00Z">
        <w:r>
          <w:delText xml:space="preserve"> </w:delText>
        </w:r>
      </w:del>
      <w:hyperlink w:anchor="def-prediction">
        <w:del w:id="701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702" w:author="PR Preview" w:date="2026-01-01T00:00:00Z">
        <w:r>
          <w:delText xml:space="preserve"> </w:delText>
        </w:r>
      </w:del>
      <w:del w:id="703" w:author="PR Preview" w:date="2026-01-01T00:00:00Z">
        <w:r>
          <w:delText xml:space="preserve">of</w:delText>
        </w:r>
      </w:del>
      <w:del w:id="704" w:author="PR Preview" w:date="2026-01-01T00:00:00Z">
        <w:r>
          <w:delText xml:space="preserve"> </w:delText>
        </w:r>
      </w:del>
      <m:oMath>
        <m:r>
          <m:t>5</m:t>
        </m:r>
      </m:oMath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is a guess for that unobserved outcome.</w:delText>
        </w:r>
      </w:del>
    </w:p>
    <w:p>
      <w:pPr>
        <w:pStyle w:val="BodyText"/>
      </w:pPr>
      <w:del w:id="707" w:author="PR Preview" w:date="2026-01-01T00:00:00Z">
        <w:r>
          <w:rPr>
            <w:b/>
            <w:bCs/>
          </w:rPr>
          <w:delText xml:space="preserve">Definition 15 (Prediction error)</w:delText>
        </w:r>
      </w:del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A</w:delText>
        </w:r>
      </w:del>
      <w:del w:id="710" w:author="PR Preview" w:date="2026-01-01T00:00:00Z">
        <w:r>
          <w:delText xml:space="preserve"> </w:delText>
        </w:r>
      </w:del>
      <w:hyperlink w:anchor="def-prediction">
        <w:del w:id="711" w:author="PR Preview" w:date="2026-01-01T00:00:00Z">
          <w:r>
            <w:rPr>
              <w:rStyle w:val="Hyperlink"/>
            </w:rPr>
            <w:delText xml:space="preserve">prediction function</w:delText>
          </w:r>
        </w:del>
      </w:hyperlink>
      <w:del w:id="712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13" w:author="PR Preview" w:date="2026-01-01T00:00:00Z">
        <w:r>
          <w:delText xml:space="preserve"> </w:delText>
        </w:r>
      </w:del>
      <w:del w:id="714" w:author="PR Preview" w:date="2026-01-01T00:00:00Z">
        <w:r>
          <w:delText xml:space="preserve">has as its</w:delText>
        </w:r>
      </w:del>
      <w:del w:id="715" w:author="PR Preview" w:date="2026-01-01T00:00:00Z">
        <w:r>
          <w:delText xml:space="preserve"> </w:delText>
        </w:r>
      </w:del>
      <w:hyperlink r:id="rId122">
        <w:del w:id="716" w:author="PR Preview" w:date="2026-01-01T00:00:00Z">
          <w:r>
            <w:rPr>
              <w:rStyle w:val="Hyperlink"/>
            </w:rPr>
            <w:delText xml:space="preserve">estimand</w:delText>
          </w:r>
        </w:del>
      </w:hyperlink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the observed</w:delText>
        </w:r>
      </w:del>
      <w:del w:id="719" w:author="PR Preview" w:date="2026-01-01T00:00:00Z">
        <w:r>
          <w:delText xml:space="preserve"> </w:delText>
        </w:r>
      </w:del>
      <w:hyperlink w:anchor="def-outcome">
        <w:del w:id="720" w:author="PR Preview" w:date="2026-01-01T00:00:00Z">
          <w:r>
            <w:rPr>
              <w:rStyle w:val="Hyperlink"/>
            </w:rPr>
            <w:delText xml:space="preserve">outcome</w:delText>
          </w:r>
        </w:del>
      </w:hyperlink>
      <w:del w:id="721" w:author="PR Preview" w:date="2026-01-01T00:00:00Z">
        <w:r>
          <w:delText xml:space="preserve"> </w:delText>
        </w:r>
      </w:del>
      <m:oMath>
        <m:r>
          <m:t>Y</m:t>
        </m:r>
      </m:oMath>
      <w:del w:id="722" w:author="PR Preview" w:date="2026-01-01T00:00:00Z">
        <w:r>
          <w:delText xml:space="preserve"> </w:delText>
        </w:r>
      </w:del>
      <w:del w:id="723" w:author="PR Preview" w:date="2026-01-01T00:00:00Z">
        <w:r>
          <w:delText xml:space="preserve">of a</w:delText>
        </w:r>
      </w:del>
      <w:del w:id="724" w:author="PR Preview" w:date="2026-01-01T00:00:00Z">
        <w:r>
          <w:delText xml:space="preserve"> </w:delText>
        </w:r>
      </w:del>
      <w:hyperlink w:anchor="def-new-observation">
        <w:del w:id="725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with</w:delText>
        </w:r>
      </w:del>
      <w:del w:id="728" w:author="PR Preview" w:date="2026-01-01T00:00:00Z">
        <w:r>
          <w:delText xml:space="preserve"> </w:delText>
        </w:r>
      </w:del>
      <w:hyperlink w:anchor="def-input">
        <w:del w:id="729" w:author="PR Preview" w:date="2026-01-01T00:00:00Z">
          <w:r>
            <w:rPr>
              <w:rStyle w:val="Hyperlink"/>
            </w:rPr>
            <w:delText xml:space="preserve">input</w:delText>
          </w:r>
        </w:del>
      </w:hyperlink>
      <w:del w:id="730" w:author="PR Preview" w:date="2026-01-01T00:00:00Z">
        <w:r>
          <w:delText xml:space="preserve"> </w:delText>
        </w:r>
      </w:del>
      <m:oMath>
        <m:r>
          <m:t>X</m:t>
        </m:r>
      </m:oMath>
      <w:del w:id="731" w:author="PR Preview" w:date="2026-01-01T00:00:00Z">
        <w:r>
          <w:delText xml:space="preserve">,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not the</w:delText>
        </w:r>
      </w:del>
      <w:del w:id="734" w:author="PR Preview" w:date="2026-01-01T00:00:00Z">
        <w:r>
          <w:delText xml:space="preserve"> </w:delText>
        </w:r>
      </w:del>
      <w:hyperlink w:anchor="def-cond-expectation-function">
        <w:del w:id="735" w:author="PR Preview" w:date="2026-01-01T00:00:00Z">
          <w:r>
            <w:rPr>
              <w:rStyle w:val="Hyperlink"/>
            </w:rPr>
            <w:delText xml:space="preserve">conditional mean</w:delText>
          </w:r>
        </w:del>
      </w:hyperlink>
      <w:del w:id="736" w:author="PR Preview" w:date="2026-01-01T00:00:00Z">
        <w:r>
          <w:delText xml:space="preserve"> </w:delText>
        </w:r>
      </w:del>
      <w:del w:id="737" w:author="PR Preview" w:date="2026-01-01T00:00:00Z">
        <w:r>
          <w:delText xml:space="preserve">of that outcome.</w:delText>
        </w:r>
      </w:del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The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rPr>
            <w:b/>
            <w:bCs/>
          </w:rPr>
          <w:delText xml:space="preserve">prediction error</w:delText>
        </w:r>
      </w:del>
      <w:del w:id="742" w:author="PR Preview" w:date="2026-01-01T00:00:00Z">
        <w:r>
          <w:delText xml:space="preserve"> </w:delText>
        </w:r>
      </w:del>
      <w:del w:id="743" w:author="PR Preview" w:date="2026-01-01T00:00:00Z">
        <w:r>
          <w:delText xml:space="preserve">of</w:delText>
        </w:r>
      </w:del>
      <w:del w:id="744" w:author="PR Preview" w:date="2026-01-01T00:00:00Z">
        <w:r>
          <w:delText xml:space="preserve"> </w:delText>
        </w:r>
      </w:del>
      <m:oMath>
        <m:r>
          <m:t>g</m:t>
        </m:r>
      </m:oMath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is the prediction minus that outcome: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p>
      <w:pPr>
        <w:pStyle w:val="FirstParagraph"/>
      </w:pPr>
      <w:del w:id="747" w:author="PR Preview" w:date="2026-01-01T00:00:00Z">
        <w:r>
          <w:rPr>
            <w:b/>
            <w:bCs/>
          </w:rPr>
          <w:delText xml:space="preserve">Example 24 (Prediction error in the best-predictor exercise)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In</w:delText>
        </w:r>
      </w:del>
      <w:del w:id="750" w:author="PR Preview" w:date="2026-01-01T00:00:00Z">
        <w:r>
          <w:delText xml:space="preserve"> </w:delText>
        </w:r>
      </w:del>
      <w:hyperlink w:anchor="exr-best-predictor">
        <w:del w:id="751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752" w:author="PR Preview" w:date="2026-01-01T00:00:00Z">
        <w:r>
          <w:delText xml:space="preserve">,</w:delText>
        </w:r>
      </w:del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the constant</w:delText>
        </w:r>
      </w:del>
      <w:del w:id="755" w:author="PR Preview" w:date="2026-01-01T00:00:00Z">
        <w:r>
          <w:delText xml:space="preserve"> </w:delText>
        </w:r>
      </w:del>
      <w:hyperlink w:anchor="def-prediction">
        <w:del w:id="756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75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has</w:delText>
        </w:r>
      </w:del>
      <w:del w:id="760" w:author="PR Preview" w:date="2026-01-01T00:00:00Z">
        <w:r>
          <w:delText xml:space="preserve"> </w:delText>
        </w:r>
      </w:del>
      <w:hyperlink w:anchor="def-prediction-error">
        <w:del w:id="761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762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del w:id="763" w:author="PR Preview" w:date="2026-01-01T00:00:00Z">
        <w:r>
          <w:delText xml:space="preserve">,</w:delText>
        </w:r>
      </w:del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which is</w:delText>
        </w:r>
      </w:del>
      <w:del w:id="766" w:author="PR Preview" w:date="2026-01-01T00:00:00Z">
        <w:r>
          <w:delText xml:space="preserve"> </w:delText>
        </w:r>
      </w:del>
      <m:oMath>
        <m:r>
          <m:t>3</m:t>
        </m:r>
      </m:oMath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when</w:delText>
        </w:r>
      </w:del>
      <w:del w:id="76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0</m:t>
        </m:r>
      </m:oMath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and</w:delText>
        </w:r>
      </w:del>
      <w:del w:id="772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3</m:t>
        </m:r>
      </m:oMath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when</w:delText>
        </w:r>
      </w:del>
      <w:del w:id="77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6</m:t>
        </m:r>
      </m:oMath>
      <w:del w:id="776" w:author="PR Preview" w:date="2026-01-01T00:00:00Z">
        <w:r>
          <w:delText xml:space="preserve">.</w:delText>
        </w:r>
      </w:del>
    </w:p>
    <w:p>
      <w:pPr>
        <w:pStyle w:val="BodyText"/>
      </w:pPr>
      <w:del w:id="777" w:author="PR Preview" w:date="2026-01-01T00:00:00Z">
        <w:r>
          <w:rPr>
            <w:b/>
            <w:bCs/>
          </w:rPr>
          <w:delText xml:space="preserve">Definition 16 (Squared-error risk)</w:delText>
        </w:r>
      </w:del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The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rPr>
            <w:b/>
            <w:bCs/>
          </w:rPr>
          <w:delText xml:space="preserve">squared-error risk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of a prediction function</w:delText>
        </w:r>
      </w:del>
      <w:del w:id="784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is the</w:delText>
        </w:r>
      </w:del>
      <w:del w:id="787" w:author="PR Preview" w:date="2026-01-01T00:00:00Z">
        <w:r>
          <w:delText xml:space="preserve"> </w:delText>
        </w:r>
      </w:del>
      <w:hyperlink w:anchor="def-risk">
        <w:del w:id="788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789" w:author="PR Preview" w:date="2026-01-01T00:00:00Z">
        <w:r>
          <w:delText xml:space="preserve"> </w:delText>
        </w:r>
      </w:del>
      <w:del w:id="790" w:author="PR Preview" w:date="2026-01-01T00:00:00Z">
        <w:r>
          <w:delText xml:space="preserve">under squared error loss,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the expected square of its</w:delText>
        </w:r>
      </w:del>
      <w:del w:id="793" w:author="PR Preview" w:date="2026-01-01T00:00:00Z">
        <w:r>
          <w:delText xml:space="preserve"> </w:delText>
        </w:r>
      </w:del>
      <w:hyperlink w:anchor="def-prediction-error">
        <w:del w:id="794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795" w:author="PR Preview" w:date="2026-01-01T00:00:00Z">
        <w:r>
          <w:delText xml:space="preserve">,</w:delText>
        </w:r>
      </w:del>
      <w:del w:id="796" w:author="PR Preview" w:date="2026-01-01T00:00:00Z">
        <w:r>
          <w:delText xml:space="preserve"> </w:delText>
        </w:r>
      </w:del>
      <w:del w:id="797" w:author="PR Preview" w:date="2026-01-01T00:00:00Z">
        <w:r>
          <w:delText xml:space="preserve">which compares</w:delText>
        </w:r>
      </w:del>
      <w:del w:id="798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799" w:author="PR Preview" w:date="2026-01-01T00:00:00Z">
        <w:r>
          <w:delText xml:space="preserve"> </w:delText>
        </w:r>
      </w:del>
      <w:del w:id="800" w:author="PR Preview" w:date="2026-01-01T00:00:00Z">
        <w:r>
          <w:delText xml:space="preserve">with the observed</w:delText>
        </w:r>
      </w:del>
      <w:del w:id="801" w:author="PR Preview" w:date="2026-01-01T00:00:00Z">
        <w:r>
          <w:delText xml:space="preserve"> </w:delText>
        </w:r>
      </w:del>
      <w:hyperlink w:anchor="def-outcome">
        <w:del w:id="802" w:author="PR Preview" w:date="2026-01-01T00:00:00Z">
          <w:r>
            <w:rPr>
              <w:rStyle w:val="Hyperlink"/>
            </w:rPr>
            <w:delText xml:space="preserve">outcome</w:delText>
          </w:r>
        </w:del>
      </w:hyperlink>
      <w:del w:id="803" w:author="PR Preview" w:date="2026-01-01T00:00:00Z">
        <w:r>
          <w:delText xml:space="preserve"> </w:delText>
        </w:r>
      </w:del>
      <m:oMath>
        <m:r>
          <m:t>Y</m:t>
        </m:r>
      </m:oMath>
      <w:del w:id="804" w:author="PR Preview" w:date="2026-01-01T00:00:00Z">
        <w:r>
          <w:delText xml:space="preserve"> </w:delText>
        </w:r>
      </w:del>
      <w:del w:id="805" w:author="PR Preview" w:date="2026-01-01T00:00:00Z">
        <w:r>
          <w:delText xml:space="preserve">of a</w:delText>
        </w:r>
      </w:del>
      <w:del w:id="806" w:author="PR Preview" w:date="2026-01-01T00:00:00Z">
        <w:r>
          <w:delText xml:space="preserve"> </w:delText>
        </w:r>
      </w:del>
      <w:hyperlink w:anchor="def-new-observation">
        <w:del w:id="807" w:author="PR Preview" w:date="2026-01-01T00:00:00Z">
          <w:r>
            <w:rPr>
              <w:rStyle w:val="Hyperlink"/>
            </w:rPr>
            <w:delText xml:space="preserve">new observation</w:delText>
          </w:r>
        </w:del>
      </w:hyperlink>
      <w:del w:id="808" w:author="PR Preview" w:date="2026-01-01T00:00:00Z">
        <w:r>
          <w:delText xml:space="preserve">,</w:delText>
        </w:r>
      </w:del>
      <w:del w:id="809" w:author="PR Preview" w:date="2026-01-01T00:00:00Z">
        <w:r>
          <w:delText xml:space="preserve"> </w:delText>
        </w:r>
      </w:del>
      <w:del w:id="810" w:author="PR Preview" w:date="2026-01-01T00:00:00Z">
        <w:r>
          <w:delText xml:space="preserve">the</w:delText>
        </w:r>
      </w:del>
      <w:del w:id="811" w:author="PR Preview" w:date="2026-01-01T00:00:00Z">
        <w:r>
          <w:delText xml:space="preserve"> </w:delText>
        </w:r>
      </w:del>
      <w:hyperlink r:id="rId122">
        <w:del w:id="812" w:author="PR Preview" w:date="2026-01-01T00:00:00Z">
          <w:r>
            <w:rPr>
              <w:rStyle w:val="Hyperlink"/>
            </w:rPr>
            <w:delText xml:space="preserve">estimand</w:delText>
          </w:r>
        </w:del>
      </w:hyperlink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of the prediction: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del w:id="815" w:author="PR Preview" w:date="2026-01-01T00:00:00Z">
        <w:r>
          <w:rPr>
            <w:b/>
            <w:bCs/>
          </w:rPr>
          <w:delText xml:space="preserve">Example 25 (Squared-error risk in the best-predictor exercise)</w:delText>
        </w:r>
      </w:del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In</w:delText>
        </w:r>
      </w:del>
      <w:del w:id="818" w:author="PR Preview" w:date="2026-01-01T00:00:00Z">
        <w:r>
          <w:delText xml:space="preserve"> </w:delText>
        </w:r>
      </w:del>
      <w:hyperlink w:anchor="exr-best-predictor">
        <w:del w:id="819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820" w:author="PR Preview" w:date="2026-01-01T00:00:00Z">
        <w:r>
          <w:delText xml:space="preserve">,</w:delText>
        </w:r>
      </w:del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the constant</w:delText>
        </w:r>
      </w:del>
      <w:del w:id="823" w:author="PR Preview" w:date="2026-01-01T00:00:00Z">
        <w:r>
          <w:delText xml:space="preserve"> </w:delText>
        </w:r>
      </w:del>
      <w:hyperlink w:anchor="def-prediction">
        <w:del w:id="824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825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826" w:author="PR Preview" w:date="2026-01-01T00:00:00Z">
        <w:r>
          <w:delText xml:space="preserve"> </w:delText>
        </w:r>
      </w:del>
      <w:del w:id="827" w:author="PR Preview" w:date="2026-01-01T00:00:00Z">
        <w:r>
          <w:delText xml:space="preserve">has</w:delText>
        </w:r>
      </w:del>
      <w:del w:id="828" w:author="PR Preview" w:date="2026-01-01T00:00:00Z">
        <w:r>
          <w:delText xml:space="preserve"> </w:delText>
        </w:r>
      </w:del>
      <w:hyperlink w:anchor="def-squared-error-risk">
        <w:del w:id="829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830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831" w:author="PR Preview" w:date="2026-01-01T00:00:00Z">
        <w:r>
          <w:delText xml:space="preserve">.</w:delText>
        </w:r>
      </w:del>
    </w:p>
    <w:p>
      <w:pPr>
        <w:pStyle w:val="FirstParagraph"/>
      </w:pPr>
      <w:ins w:id="832" w:author="PR Preview" w:date="2026-01-01T00:00:00Z">
        <w:r>
          <w:rPr>
            <w:b/>
            <w:bCs/>
          </w:rPr>
          <w:t xml:space="preserve">Definition 14 (Outcome)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The</w:t>
        </w:r>
      </w:ins>
      <w:ins w:id="835" w:author="PR Preview" w:date="2026-01-01T00:00:00Z">
        <w:r>
          <w:t xml:space="preserve"> </w:t>
        </w:r>
      </w:ins>
      <w:ins w:id="836" w:author="PR Preview" w:date="2026-01-01T00:00:00Z">
        <w:r>
          <w:rPr>
            <w:b/>
            <w:bCs/>
          </w:rPr>
          <w:t xml:space="preserve">outcome</w:t>
        </w:r>
      </w:ins>
      <w:ins w:id="837" w:author="PR Preview" w:date="2026-01-01T00:00:00Z">
        <w:r>
          <w:t xml:space="preserve"> </w:t>
        </w:r>
      </w:ins>
      <m:oMath>
        <m:r>
          <m:t>Y</m:t>
        </m:r>
      </m:oMath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of a data point is the random variable whose value a</w:t>
        </w:r>
      </w:ins>
      <w:ins w:id="840" w:author="PR Preview" w:date="2026-01-01T00:00:00Z">
        <w:r>
          <w:t xml:space="preserve"> </w:t>
        </w:r>
      </w:ins>
      <w:hyperlink w:anchor="def-prediction">
        <w:ins w:id="841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tries to guess.</w:t>
        </w:r>
      </w:ins>
    </w:p>
    <w:bookmarkEnd w:id="114"/>
    <w:bookmarkStart w:id="115" w:name="exm-outcome"/>
    <w:p>
      <w:pPr>
        <w:pStyle w:val="BodyText"/>
      </w:pPr>
      <w:ins w:id="844" w:author="PR Preview" w:date="2026-01-01T00:00:00Z">
        <w:r>
          <w:rPr>
            <w:b/>
            <w:bCs/>
          </w:rPr>
          <w:t xml:space="preserve">Example 26 (The outcome in the best-predictor exercise)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In</w:t>
        </w:r>
      </w:ins>
      <w:ins w:id="847" w:author="PR Preview" w:date="2026-01-01T00:00:00Z">
        <w:r>
          <w:t xml:space="preserve"> </w:t>
        </w:r>
      </w:ins>
      <w:hyperlink w:anchor="exr-best-predictor">
        <w:ins w:id="848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849" w:author="PR Preview" w:date="2026-01-01T00:00:00Z">
        <w:r>
          <w:t xml:space="preserve">, the outcome</w:t>
        </w:r>
      </w:ins>
      <w:ins w:id="850" w:author="PR Preview" w:date="2026-01-01T00:00:00Z">
        <w:r>
          <w:t xml:space="preserve"> </w:t>
        </w:r>
      </w:ins>
      <m:oMath>
        <m:r>
          <m:t>Y</m:t>
        </m:r>
      </m:oMath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takes the values</w:t>
        </w:r>
      </w:ins>
      <w:ins w:id="853" w:author="PR Preview" w:date="2026-01-01T00:00:00Z">
        <w:r>
          <w:t xml:space="preserve"> </w:t>
        </w:r>
      </w:ins>
      <m:oMath>
        <m:r>
          <m:t>0</m:t>
        </m:r>
      </m:oMath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and</w:t>
        </w:r>
      </w:ins>
      <w:ins w:id="856" w:author="PR Preview" w:date="2026-01-01T00:00:00Z">
        <w:r>
          <w:t xml:space="preserve"> </w:t>
        </w:r>
      </w:ins>
      <m:oMath>
        <m:r>
          <m:t>2</m:t>
        </m:r>
      </m:oMath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when the input is</w:t>
        </w:r>
      </w:ins>
      <w:ins w:id="859" w:author="PR Preview" w:date="2026-01-01T00:00:00Z">
        <w:r>
          <w:t xml:space="preserve"> </w:t>
        </w:r>
      </w:ins>
      <m:oMath>
        <m:r>
          <m:t>0</m:t>
        </m:r>
      </m:oMath>
      <w:ins w:id="860" w:author="PR Preview" w:date="2026-01-01T00:00:00Z">
        <w:r>
          <w:t xml:space="preserve">, and the values</w:t>
        </w:r>
      </w:ins>
      <w:ins w:id="861" w:author="PR Preview" w:date="2026-01-01T00:00:00Z">
        <w:r>
          <w:t xml:space="preserve"> </w:t>
        </w:r>
      </w:ins>
      <m:oMath>
        <m:r>
          <m:t>4</m:t>
        </m:r>
      </m:oMath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and</w:t>
        </w:r>
      </w:ins>
      <w:ins w:id="864" w:author="PR Preview" w:date="2026-01-01T00:00:00Z">
        <w:r>
          <w:t xml:space="preserve"> </w:t>
        </w:r>
      </w:ins>
      <m:oMath>
        <m:r>
          <m:t>6</m:t>
        </m:r>
      </m:oMath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when the input is</w:t>
        </w:r>
      </w:ins>
      <w:ins w:id="867" w:author="PR Preview" w:date="2026-01-01T00:00:00Z">
        <w:r>
          <w:t xml:space="preserve"> </w:t>
        </w:r>
      </w:ins>
      <m:oMath>
        <m:r>
          <m:t>1</m:t>
        </m:r>
      </m:oMath>
      <w:ins w:id="868" w:author="PR Preview" w:date="2026-01-01T00:00:00Z">
        <w:r>
          <w:t xml:space="preserve">.</w:t>
        </w:r>
      </w:ins>
    </w:p>
    <w:bookmarkEnd w:id="115"/>
    <w:bookmarkStart w:id="116" w:name="def-input"/>
    <w:p>
      <w:pPr>
        <w:pStyle w:val="BodyText"/>
      </w:pPr>
      <w:ins w:id="869" w:author="PR Preview" w:date="2026-01-01T00:00:00Z">
        <w:r>
          <w:rPr>
            <w:b/>
            <w:bCs/>
          </w:rPr>
          <w:t xml:space="preserve">Definition 15 (Input)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The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rPr>
            <w:b/>
            <w:bCs/>
          </w:rPr>
          <w:t xml:space="preserve">input</w:t>
        </w:r>
      </w:ins>
      <w:ins w:id="874" w:author="PR Preview" w:date="2026-01-01T00:00:00Z">
        <w:r>
          <w:t xml:space="preserve"> </w:t>
        </w:r>
      </w:ins>
      <m:oMath>
        <m:r>
          <m:t>X</m:t>
        </m:r>
      </m:oMath>
      <w:ins w:id="875" w:author="PR Preview" w:date="2026-01-01T00:00:00Z">
        <w:r>
          <w:t xml:space="preserve"> </w:t>
        </w:r>
      </w:ins>
      <w:ins w:id="876" w:author="PR Preview" w:date="2026-01-01T00:00:00Z">
        <w:r>
          <w:t xml:space="preserve">of a data point (also called its</w:t>
        </w:r>
      </w:ins>
      <w:ins w:id="877" w:author="PR Preview" w:date="2026-01-01T00:00:00Z">
        <w:r>
          <w:t xml:space="preserve"> </w:t>
        </w:r>
      </w:ins>
      <w:ins w:id="878" w:author="PR Preview" w:date="2026-01-01T00:00:00Z">
        <w:r>
          <w:rPr>
            <w:b/>
            <w:bCs/>
          </w:rPr>
          <w:t xml:space="preserve">predictor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or</w:t>
        </w:r>
      </w:ins>
      <w:ins w:id="881" w:author="PR Preview" w:date="2026-01-01T00:00:00Z">
        <w:r>
          <w:t xml:space="preserve"> </w:t>
        </w:r>
      </w:ins>
      <w:ins w:id="882" w:author="PR Preview" w:date="2026-01-01T00:00:00Z">
        <w:r>
          <w:rPr>
            <w:b/>
            <w:bCs/>
          </w:rPr>
          <w:t xml:space="preserve">covariate</w:t>
        </w:r>
      </w:ins>
      <w:ins w:id="883" w:author="PR Preview" w:date="2026-01-01T00:00:00Z">
        <w:r>
          <w:t xml:space="preserve">) is the observed random variable from which a</w:t>
        </w:r>
      </w:ins>
      <w:ins w:id="884" w:author="PR Preview" w:date="2026-01-01T00:00:00Z">
        <w:r>
          <w:t xml:space="preserve"> </w:t>
        </w:r>
      </w:ins>
      <w:hyperlink w:anchor="def-prediction">
        <w:ins w:id="885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of its</w:t>
        </w:r>
      </w:ins>
      <w:ins w:id="888" w:author="PR Preview" w:date="2026-01-01T00:00:00Z">
        <w:r>
          <w:t xml:space="preserve"> </w:t>
        </w:r>
      </w:ins>
      <w:hyperlink w:anchor="def-outcome">
        <w:ins w:id="889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is computed.</w:t>
        </w:r>
      </w:ins>
    </w:p>
    <w:bookmarkEnd w:id="116"/>
    <w:bookmarkStart w:id="117" w:name="exm-input"/>
    <w:p>
      <w:pPr>
        <w:pStyle w:val="BodyText"/>
      </w:pPr>
      <w:ins w:id="892" w:author="PR Preview" w:date="2026-01-01T00:00:00Z">
        <w:r>
          <w:rPr>
            <w:b/>
            <w:bCs/>
          </w:rPr>
          <w:t xml:space="preserve">Example 27 (The input in the best-predictor exercise)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In</w:t>
        </w:r>
      </w:ins>
      <w:ins w:id="895" w:author="PR Preview" w:date="2026-01-01T00:00:00Z">
        <w:r>
          <w:t xml:space="preserve"> </w:t>
        </w:r>
      </w:ins>
      <w:hyperlink w:anchor="exr-best-predictor">
        <w:ins w:id="896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897" w:author="PR Preview" w:date="2026-01-01T00:00:00Z">
        <w:r>
          <w:t xml:space="preserve">, the input</w:t>
        </w:r>
      </w:ins>
      <w:ins w:id="898" w:author="PR Preview" w:date="2026-01-01T00:00:00Z">
        <w:r>
          <w:t xml:space="preserve"> </w:t>
        </w:r>
      </w:ins>
      <m:oMath>
        <m:r>
          <m:t>X</m:t>
        </m:r>
      </m:oMath>
      <w:ins w:id="899" w:author="PR Preview" w:date="2026-01-01T00:00:00Z">
        <w:r>
          <w:t xml:space="preserve"> </w:t>
        </w:r>
      </w:ins>
      <w:ins w:id="900" w:author="PR Preview" w:date="2026-01-01T00:00:00Z">
        <w:r>
          <w:t xml:space="preserve">takes the values</w:t>
        </w:r>
      </w:ins>
      <w:ins w:id="901" w:author="PR Preview" w:date="2026-01-01T00:00:00Z">
        <w:r>
          <w:t xml:space="preserve"> </w:t>
        </w:r>
      </w:ins>
      <m:oMath>
        <m:r>
          <m:t>0</m:t>
        </m:r>
      </m:oMath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and</w:t>
        </w:r>
      </w:ins>
      <w:ins w:id="904" w:author="PR Preview" w:date="2026-01-01T00:00:00Z">
        <w:r>
          <w:t xml:space="preserve"> </w:t>
        </w:r>
      </w:ins>
      <m:oMath>
        <m:r>
          <m:t>1</m:t>
        </m:r>
      </m:oMath>
      <w:ins w:id="905" w:author="PR Preview" w:date="2026-01-01T00:00:00Z">
        <w:r>
          <w:t xml:space="preserve">, each with probability</w:t>
        </w:r>
      </w:ins>
      <w:ins w:id="906" w:author="PR Preview" w:date="2026-01-01T00:00:00Z">
        <w:r>
          <w:t xml:space="preserve"> </w:t>
        </w:r>
      </w:ins>
      <m:oMath>
        <m:r>
          <m:t>0.5</m:t>
        </m:r>
      </m:oMath>
      <w:ins w:id="907" w:author="PR Preview" w:date="2026-01-01T00:00:00Z">
        <w:r>
          <w:t xml:space="preserve">.</w:t>
        </w:r>
      </w:ins>
    </w:p>
    <w:bookmarkEnd w:id="117"/>
    <w:bookmarkStart w:id="120" w:name="def-new-observation"/>
    <w:p>
      <w:pPr>
        <w:pStyle w:val="BodyText"/>
      </w:pPr>
      <w:ins w:id="908" w:author="PR Preview" w:date="2026-01-01T00:00:00Z">
        <w:r>
          <w:rPr>
            <w:b/>
            <w:bCs/>
          </w:rPr>
          <w:t xml:space="preserve">Definition 16 (New observation)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A</w:t>
        </w:r>
      </w:ins>
      <w:ins w:id="911" w:author="PR Preview" w:date="2026-01-01T00:00:00Z">
        <w:r>
          <w:t xml:space="preserve"> </w:t>
        </w:r>
      </w:ins>
      <w:ins w:id="912" w:author="PR Preview" w:date="2026-01-01T00:00:00Z">
        <w:r>
          <w:rPr>
            <w:b/>
            <w:bCs/>
          </w:rPr>
          <w:t xml:space="preserve">new observation</w:t>
        </w:r>
      </w:ins>
      <w:ins w:id="913" w:author="PR Preview" w:date="2026-01-01T00:00:00Z">
        <w:r>
          <w:t xml:space="preserve"> </w:t>
        </w:r>
      </w:ins>
      <w:ins w:id="914" w:author="PR Preview" w:date="2026-01-01T00:00:00Z">
        <w:r>
          <w:t xml:space="preserve">is an</w:t>
        </w:r>
      </w:ins>
      <w:ins w:id="915" w:author="PR Preview" w:date="2026-01-01T00:00:00Z">
        <w:r>
          <w:t xml:space="preserve"> </w:t>
        </w:r>
      </w:ins>
      <w:hyperlink w:anchor="def-input">
        <w:ins w:id="916" w:author="PR Preview" w:date="2026-01-01T00:00:00Z">
          <w:r>
            <w:rPr>
              <w:rStyle w:val="Hyperlink"/>
            </w:rPr>
            <w:t xml:space="preserve">input</w:t>
          </w:r>
        </w:ins>
      </w:hyperlink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and</w:t>
        </w:r>
      </w:ins>
      <w:ins w:id="919" w:author="PR Preview" w:date="2026-01-01T00:00:00Z">
        <w:r>
          <w:t xml:space="preserve"> </w:t>
        </w:r>
      </w:ins>
      <w:hyperlink w:anchor="def-outcome">
        <w:ins w:id="920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pair</w:t>
        </w:r>
      </w:ins>
      <w:ins w:id="92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with the same</w:t>
        </w:r>
      </w:ins>
      <w:ins w:id="926" w:author="PR Preview" w:date="2026-01-01T00:00:00Z">
        <w:r>
          <w:t xml:space="preserve"> </w:t>
        </w:r>
      </w:ins>
      <w:hyperlink r:id="rId118">
        <w:ins w:id="927" w:author="PR Preview" w:date="2026-01-01T00:00:00Z">
          <w:r>
            <w:rPr>
              <w:rStyle w:val="Hyperlink"/>
            </w:rPr>
            <w:t xml:space="preserve">joint distribution</w:t>
          </w:r>
        </w:ins>
      </w:hyperlink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as the observations used to choose the prediction,</w:t>
        </w:r>
      </w:ins>
      <w:ins w:id="930" w:author="PR Preview" w:date="2026-01-01T00:00:00Z">
        <w:r>
          <w:t xml:space="preserve"> </w:t>
        </w:r>
      </w:ins>
      <w:hyperlink r:id="rId119">
        <w:ins w:id="931" w:author="PR Preview" w:date="2026-01-01T00:00:00Z">
          <w:r>
            <w:rPr>
              <w:rStyle w:val="Hyperlink"/>
            </w:rPr>
            <w:t xml:space="preserve">statistically independent</w:t>
          </w:r>
        </w:ins>
      </w:hyperlink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of them,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whose input is observed and whose outcome is not yet observed.</w:t>
        </w:r>
      </w:ins>
    </w:p>
    <w:bookmarkEnd w:id="120"/>
    <w:bookmarkStart w:id="121" w:name="exm-new-observation"/>
    <w:p>
      <w:pPr>
        <w:pStyle w:val="BodyText"/>
      </w:pPr>
      <w:ins w:id="936" w:author="PR Preview" w:date="2026-01-01T00:00:00Z">
        <w:r>
          <w:rPr>
            <w:b/>
            <w:bCs/>
          </w:rPr>
          <w:t xml:space="preserve">Example 28 (A new observation in the best-predictor exercise)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In</w:t>
        </w:r>
      </w:ins>
      <w:ins w:id="939" w:author="PR Preview" w:date="2026-01-01T00:00:00Z">
        <w:r>
          <w:t xml:space="preserve"> </w:t>
        </w:r>
      </w:ins>
      <w:hyperlink w:anchor="exr-best-predictor">
        <w:ins w:id="940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941" w:author="PR Preview" w:date="2026-01-01T00:00:00Z">
        <w:r>
          <w:t xml:space="preserve">, suppose the new observation</w:t>
        </w:r>
      </w:ins>
      <w:ins w:id="94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satisfies the suppositions of its</w:t>
        </w:r>
      </w:ins>
      <w:ins w:id="945" w:author="PR Preview" w:date="2026-01-01T00:00:00Z">
        <w:r>
          <w:t xml:space="preserve"> </w:t>
        </w:r>
      </w:ins>
      <w:hyperlink w:anchor="def-new-observation">
        <w:ins w:id="946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947" w:author="PR Preview" w:date="2026-01-01T00:00:00Z">
        <w:r>
          <w:t xml:space="preserve">,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with the joint distribution given in the exercise as the population it is drawn from.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Suppose also that its input is observed to be</w:t>
        </w:r>
      </w:ins>
      <w:ins w:id="95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953" w:author="PR Preview" w:date="2026-01-01T00:00:00Z">
        <w:r>
          <w:t xml:space="preserve">.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Then its unobserved outcome is</w:t>
        </w:r>
      </w:ins>
      <w:ins w:id="956" w:author="PR Preview" w:date="2026-01-01T00:00:00Z">
        <w:r>
          <w:t xml:space="preserve"> </w:t>
        </w:r>
      </w:ins>
      <m:oMath>
        <m:r>
          <m:t>4</m:t>
        </m:r>
      </m:oMath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or</w:t>
        </w:r>
      </w:ins>
      <w:ins w:id="959" w:author="PR Preview" w:date="2026-01-01T00:00:00Z">
        <w:r>
          <w:t xml:space="preserve"> </w:t>
        </w:r>
      </w:ins>
      <m:oMath>
        <m:r>
          <m:t>6</m:t>
        </m:r>
      </m:oMath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with equal probability,</w:t>
        </w:r>
      </w:ins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and a</w:t>
        </w:r>
      </w:ins>
      <w:ins w:id="964" w:author="PR Preview" w:date="2026-01-01T00:00:00Z">
        <w:r>
          <w:t xml:space="preserve"> </w:t>
        </w:r>
      </w:ins>
      <w:hyperlink w:anchor="def-prediction">
        <w:ins w:id="965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of</w:t>
        </w:r>
      </w:ins>
      <w:ins w:id="968" w:author="PR Preview" w:date="2026-01-01T00:00:00Z">
        <w:r>
          <w:t xml:space="preserve"> </w:t>
        </w:r>
      </w:ins>
      <m:oMath>
        <m:r>
          <m:t>5</m:t>
        </m:r>
      </m:oMath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is a guess for that outcome.</w:t>
        </w:r>
      </w:ins>
    </w:p>
    <w:bookmarkEnd w:id="121"/>
    <w:bookmarkStart w:id="123" w:name="def-prediction-error"/>
    <w:p>
      <w:pPr>
        <w:pStyle w:val="BodyText"/>
      </w:pPr>
      <w:ins w:id="971" w:author="PR Preview" w:date="2026-01-01T00:00:00Z">
        <w:r>
          <w:rPr>
            <w:b/>
            <w:bCs/>
          </w:rPr>
          <w:t xml:space="preserve">Definition 17 (Prediction error)</w:t>
        </w:r>
      </w:ins>
      <w:ins w:id="972" w:author="PR Preview" w:date="2026-01-01T00:00:00Z">
        <w:r>
          <w:t xml:space="preserve"> </w:t>
        </w:r>
      </w:ins>
      <w:ins w:id="973" w:author="PR Preview" w:date="2026-01-01T00:00:00Z">
        <w:r>
          <w:t xml:space="preserve">A</w:t>
        </w:r>
      </w:ins>
      <w:ins w:id="974" w:author="PR Preview" w:date="2026-01-01T00:00:00Z">
        <w:r>
          <w:t xml:space="preserve"> </w:t>
        </w:r>
      </w:ins>
      <w:hyperlink w:anchor="def-prediction">
        <w:ins w:id="975" w:author="PR Preview" w:date="2026-01-01T00:00:00Z">
          <w:r>
            <w:rPr>
              <w:rStyle w:val="Hyperlink"/>
            </w:rPr>
            <w:t xml:space="preserve">prediction function</w:t>
          </w:r>
        </w:ins>
      </w:hyperlink>
      <w:ins w:id="976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977" w:author="PR Preview" w:date="2026-01-01T00:00:00Z">
        <w:r>
          <w:t xml:space="preserve"> </w:t>
        </w:r>
      </w:ins>
      <w:ins w:id="978" w:author="PR Preview" w:date="2026-01-01T00:00:00Z">
        <w:r>
          <w:t xml:space="preserve">has as its</w:t>
        </w:r>
      </w:ins>
      <w:ins w:id="979" w:author="PR Preview" w:date="2026-01-01T00:00:00Z">
        <w:r>
          <w:t xml:space="preserve"> </w:t>
        </w:r>
      </w:ins>
      <w:hyperlink r:id="rId122">
        <w:ins w:id="980" w:author="PR Preview" w:date="2026-01-01T00:00:00Z">
          <w:r>
            <w:rPr>
              <w:rStyle w:val="Hyperlink"/>
            </w:rPr>
            <w:t xml:space="preserve">estimand</w:t>
          </w:r>
        </w:ins>
      </w:hyperlink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the observed</w:t>
        </w:r>
      </w:ins>
      <w:ins w:id="983" w:author="PR Preview" w:date="2026-01-01T00:00:00Z">
        <w:r>
          <w:t xml:space="preserve"> </w:t>
        </w:r>
      </w:ins>
      <w:hyperlink w:anchor="def-outcome">
        <w:ins w:id="984" w:author="PR Preview" w:date="2026-01-01T00:00:00Z">
          <w:r>
            <w:rPr>
              <w:rStyle w:val="Hyperlink"/>
            </w:rPr>
            <w:t xml:space="preserve">outcome</w:t>
          </w:r>
        </w:ins>
      </w:hyperlink>
      <w:ins w:id="985" w:author="PR Preview" w:date="2026-01-01T00:00:00Z">
        <w:r>
          <w:t xml:space="preserve"> </w:t>
        </w:r>
      </w:ins>
      <m:oMath>
        <m:r>
          <m:t>Y</m:t>
        </m:r>
      </m:oMath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of a</w:t>
        </w:r>
      </w:ins>
      <w:ins w:id="988" w:author="PR Preview" w:date="2026-01-01T00:00:00Z">
        <w:r>
          <w:t xml:space="preserve"> </w:t>
        </w:r>
      </w:ins>
      <w:hyperlink w:anchor="def-new-observation">
        <w:ins w:id="989" w:author="PR Preview" w:date="2026-01-01T00:00:00Z">
          <w:r>
            <w:rPr>
              <w:rStyle w:val="Hyperlink"/>
            </w:rPr>
            <w:t xml:space="preserve">new observation</w:t>
          </w:r>
        </w:ins>
      </w:hyperlink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with</w:t>
        </w:r>
      </w:ins>
      <w:ins w:id="992" w:author="PR Preview" w:date="2026-01-01T00:00:00Z">
        <w:r>
          <w:t xml:space="preserve"> </w:t>
        </w:r>
      </w:ins>
      <w:hyperlink w:anchor="def-input">
        <w:ins w:id="993" w:author="PR Preview" w:date="2026-01-01T00:00:00Z">
          <w:r>
            <w:rPr>
              <w:rStyle w:val="Hyperlink"/>
            </w:rPr>
            <w:t xml:space="preserve">input</w:t>
          </w:r>
        </w:ins>
      </w:hyperlink>
      <w:ins w:id="994" w:author="PR Preview" w:date="2026-01-01T00:00:00Z">
        <w:r>
          <w:t xml:space="preserve"> </w:t>
        </w:r>
      </w:ins>
      <m:oMath>
        <m:r>
          <m:t>X</m:t>
        </m:r>
      </m:oMath>
      <w:ins w:id="995" w:author="PR Preview" w:date="2026-01-01T00:00:00Z">
        <w:r>
          <w:t xml:space="preserve">,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not the</w:t>
        </w:r>
      </w:ins>
      <w:ins w:id="998" w:author="PR Preview" w:date="2026-01-01T00:00:00Z">
        <w:r>
          <w:t xml:space="preserve"> </w:t>
        </w:r>
      </w:ins>
      <w:hyperlink w:anchor="def-cond-expectation-function">
        <w:ins w:id="999" w:author="PR Preview" w:date="2026-01-01T00:00:00Z">
          <w:r>
            <w:rPr>
              <w:rStyle w:val="Hyperlink"/>
            </w:rPr>
            <w:t xml:space="preserve">conditional mean</w:t>
          </w:r>
        </w:ins>
      </w:hyperlink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of that outcome.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The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rPr>
            <w:b/>
            <w:bCs/>
          </w:rPr>
          <w:t xml:space="preserve">prediction error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of</w:t>
        </w:r>
      </w:ins>
      <w:ins w:id="1008" w:author="PR Preview" w:date="2026-01-01T00:00:00Z">
        <w:r>
          <w:t xml:space="preserve"> </w:t>
        </w:r>
      </w:ins>
      <m:oMath>
        <m:r>
          <m:t>g</m:t>
        </m:r>
      </m:oMath>
      <w:ins w:id="1009" w:author="PR Preview" w:date="2026-01-01T00:00:00Z">
        <w:r>
          <w:t xml:space="preserve"> </w:t>
        </w:r>
      </w:ins>
      <w:ins w:id="1010" w:author="PR Preview" w:date="2026-01-01T00:00:00Z">
        <w:r>
          <w:t xml:space="preserve">is the prediction minus that outcome: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23"/>
    <w:bookmarkStart w:id="124" w:name="exm-prediction-error"/>
    <w:p>
      <w:pPr>
        <w:pStyle w:val="FirstParagraph"/>
      </w:pPr>
      <w:ins w:id="1011" w:author="PR Preview" w:date="2026-01-01T00:00:00Z">
        <w:r>
          <w:rPr>
            <w:b/>
            <w:bCs/>
          </w:rPr>
          <w:t xml:space="preserve">Example 29 (Prediction error in the best-predictor exercise)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In</w:t>
        </w:r>
      </w:ins>
      <w:ins w:id="1014" w:author="PR Preview" w:date="2026-01-01T00:00:00Z">
        <w:r>
          <w:t xml:space="preserve"> </w:t>
        </w:r>
      </w:ins>
      <w:hyperlink w:anchor="exr-best-predictor">
        <w:ins w:id="1015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016" w:author="PR Preview" w:date="2026-01-01T00:00:00Z">
        <w:r>
          <w:t xml:space="preserve">,</w:t>
        </w:r>
      </w:ins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consider the constant</w:t>
        </w:r>
      </w:ins>
      <w:ins w:id="1019" w:author="PR Preview" w:date="2026-01-01T00:00:00Z">
        <w:r>
          <w:t xml:space="preserve"> </w:t>
        </w:r>
      </w:ins>
      <w:hyperlink w:anchor="def-prediction">
        <w:ins w:id="1020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02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022" w:author="PR Preview" w:date="2026-01-01T00:00:00Z">
        <w:r>
          <w:t xml:space="preserve">.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Its</w:t>
        </w:r>
      </w:ins>
      <w:ins w:id="1025" w:author="PR Preview" w:date="2026-01-01T00:00:00Z">
        <w:r>
          <w:t xml:space="preserve"> </w:t>
        </w:r>
      </w:ins>
      <w:hyperlink w:anchor="def-prediction-error">
        <w:ins w:id="1026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is</w:t>
        </w:r>
      </w:ins>
      <w:ins w:id="1029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ins w:id="1030" w:author="PR Preview" w:date="2026-01-01T00:00:00Z">
        <w:r>
          <w:t xml:space="preserve">.</w:t>
        </w:r>
      </w:ins>
      <w:ins w:id="1031" w:author="PR Preview" w:date="2026-01-01T00:00:00Z">
        <w:r>
          <w:t xml:space="preserve"> </w:t>
        </w:r>
      </w:ins>
      <w:ins w:id="1032" w:author="PR Preview" w:date="2026-01-01T00:00:00Z">
        <w:r>
          <w:t xml:space="preserve">This is</w:t>
        </w:r>
      </w:ins>
      <w:ins w:id="1033" w:author="PR Preview" w:date="2026-01-01T00:00:00Z">
        <w:r>
          <w:t xml:space="preserve"> </w:t>
        </w:r>
      </w:ins>
      <m:oMath>
        <m:r>
          <m:t>3</m:t>
        </m:r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when</w:t>
        </w:r>
      </w:ins>
      <w:ins w:id="103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1037" w:author="PR Preview" w:date="2026-01-01T00:00:00Z">
        <w:r>
          <w:t xml:space="preserve">.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It is</w:t>
        </w:r>
      </w:ins>
      <w:ins w:id="1040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3</m:t>
        </m:r>
      </m:oMath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when</w:t>
        </w:r>
      </w:ins>
      <w:ins w:id="104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6</m:t>
        </m:r>
      </m:oMath>
      <w:ins w:id="1044" w:author="PR Preview" w:date="2026-01-01T00:00:00Z">
        <w:r>
          <w:t xml:space="preserve">.</w:t>
        </w:r>
      </w:ins>
    </w:p>
    <w:bookmarkEnd w:id="124"/>
    <w:bookmarkStart w:id="125" w:name="def-squared-error-risk"/>
    <w:p>
      <w:pPr>
        <w:pStyle w:val="BodyText"/>
      </w:pPr>
      <w:ins w:id="1045" w:author="PR Preview" w:date="2026-01-01T00:00:00Z">
        <w:r>
          <w:rPr>
            <w:b/>
            <w:bCs/>
          </w:rPr>
          <w:t xml:space="preserve">Definition 18 (Squared-error risk (expected prediction error))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The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rPr>
            <w:b/>
            <w:bCs/>
          </w:rPr>
          <w:t xml:space="preserve">squared-error risk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of a prediction function</w:t>
        </w:r>
      </w:ins>
      <w:ins w:id="1052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053" w:author="PR Preview" w:date="2026-01-01T00:00:00Z">
        <w:r>
          <w:t xml:space="preserve">,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also called its</w:t>
        </w:r>
      </w:ins>
      <w:ins w:id="1056" w:author="PR Preview" w:date="2026-01-01T00:00:00Z">
        <w:r>
          <w:t xml:space="preserve"> </w:t>
        </w:r>
      </w:ins>
      <w:ins w:id="1057" w:author="PR Preview" w:date="2026-01-01T00:00:00Z">
        <w:r>
          <w:rPr>
            <w:b/>
            <w:bCs/>
          </w:rPr>
          <w:t xml:space="preserve">expected prediction error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(Hastie et al. 2009, 18)</w:t>
        </w:r>
      </w:ins>
      <w:ins w:id="1060" w:author="PR Preview" w:date="2026-01-01T00:00:00Z">
        <w:r>
          <w:t xml:space="preserve">,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is the expected square of its</w:t>
        </w:r>
      </w:ins>
      <w:ins w:id="1063" w:author="PR Preview" w:date="2026-01-01T00:00:00Z">
        <w:r>
          <w:t xml:space="preserve"> </w:t>
        </w:r>
      </w:ins>
      <w:hyperlink w:anchor="def-prediction-error">
        <w:ins w:id="1064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06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ins w:id="1066" w:author="PR Preview" w:date="2026-01-01T00:00:00Z">
        <w:r>
          <w:t xml:space="preserve">It is the</w:t>
        </w:r>
      </w:ins>
      <w:ins w:id="1067" w:author="PR Preview" w:date="2026-01-01T00:00:00Z">
        <w:r>
          <w:t xml:space="preserve"> </w:t>
        </w:r>
      </w:ins>
      <w:hyperlink w:anchor="def-risk">
        <w:ins w:id="1068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under</w:t>
        </w:r>
      </w:ins>
      <w:ins w:id="1071" w:author="PR Preview" w:date="2026-01-01T00:00:00Z">
        <w:r>
          <w:t xml:space="preserve"> </w:t>
        </w:r>
      </w:ins>
      <w:hyperlink w:anchor="def-squared-error-loss">
        <w:ins w:id="1072" w:author="PR Preview" w:date="2026-01-01T00:00:00Z">
          <w:r>
            <w:rPr>
              <w:rStyle w:val="Hyperlink"/>
            </w:rPr>
            <w:t xml:space="preserve">squared error loss</w:t>
          </w:r>
        </w:ins>
      </w:hyperlink>
      <w:ins w:id="1073" w:author="PR Preview" w:date="2026-01-01T00:00:00Z">
        <w:r>
          <w:t xml:space="preserve">.</w:t>
        </w:r>
      </w:ins>
    </w:p>
    <w:bookmarkEnd w:id="125"/>
    <w:bookmarkStart w:id="126" w:name="exm-squared-error-risk"/>
    <w:p>
      <w:pPr>
        <w:pStyle w:val="BodyText"/>
      </w:pPr>
      <w:ins w:id="1074" w:author="PR Preview" w:date="2026-01-01T00:00:00Z">
        <w:r>
          <w:rPr>
            <w:b/>
            <w:bCs/>
          </w:rPr>
          <w:t xml:space="preserve">Example 30 (Squared-error risk in the best-predictor exercise)</w:t>
        </w:r>
      </w:ins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In</w:t>
        </w:r>
      </w:ins>
      <w:ins w:id="1077" w:author="PR Preview" w:date="2026-01-01T00:00:00Z">
        <w:r>
          <w:t xml:space="preserve"> </w:t>
        </w:r>
      </w:ins>
      <w:hyperlink w:anchor="exr-best-predictor">
        <w:ins w:id="1078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079" w:author="PR Preview" w:date="2026-01-01T00:00:00Z">
        <w:r>
          <w:t xml:space="preserve">,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consider the constant</w:t>
        </w:r>
      </w:ins>
      <w:ins w:id="1082" w:author="PR Preview" w:date="2026-01-01T00:00:00Z">
        <w:r>
          <w:t xml:space="preserve"> </w:t>
        </w:r>
      </w:ins>
      <w:hyperlink w:anchor="def-prediction">
        <w:ins w:id="1083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08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085" w:author="PR Preview" w:date="2026-01-01T00:00:00Z">
        <w:r>
          <w:t xml:space="preserve">.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Its</w:t>
        </w:r>
      </w:ins>
      <w:ins w:id="1088" w:author="PR Preview" w:date="2026-01-01T00:00:00Z">
        <w:r>
          <w:t xml:space="preserve"> </w:t>
        </w:r>
      </w:ins>
      <w:hyperlink w:anchor="def-squared-error-risk">
        <w:ins w:id="1089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is</w:t>
        </w:r>
      </w:ins>
      <w:ins w:id="1092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1093" w:author="PR Preview" w:date="2026-01-01T00:00:00Z">
        <w:r>
          <w:t xml:space="preserve">.</w:t>
        </w:r>
      </w:ins>
    </w:p>
    <w:bookmarkEnd w:id="126"/>
    <w:bookmarkStart w:id="127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prediction-error-split"/>
    <w:p>
      <w:pPr>
        <w:pStyle w:val="FirstParagraph"/>
      </w:pPr>
      <w:del w:id="1094" w:author="PR Preview" w:date="2026-01-01T00:00:00Z">
        <w:r>
          <w:rPr>
            <w:b/>
            <w:bCs/>
          </w:rPr>
          <w:delText xml:space="preserve">Example 26 (The split in the best-predictor exercise)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In</w:delText>
        </w:r>
      </w:del>
      <w:del w:id="1097" w:author="PR Preview" w:date="2026-01-01T00:00:00Z">
        <w:r>
          <w:delText xml:space="preserve"> </w:delText>
        </w:r>
      </w:del>
      <w:hyperlink w:anchor="exr-best-predictor">
        <w:del w:id="1098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099" w:author="PR Preview" w:date="2026-01-01T00:00:00Z">
        <w:r>
          <w:delText xml:space="preserve">,</w:delText>
        </w:r>
      </w:del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when</w:delText>
        </w:r>
      </w:del>
      <w:del w:id="110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and</w:delText>
        </w:r>
      </w:del>
      <w:del w:id="110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0</m:t>
        </m:r>
      </m:oMath>
      <w:del w:id="1106" w:author="PR Preview" w:date="2026-01-01T00:00:00Z">
        <w:r>
          <w:delText xml:space="preserve">,</w:delText>
        </w:r>
      </w:del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the constant</w:delText>
        </w:r>
      </w:del>
      <w:del w:id="1109" w:author="PR Preview" w:date="2026-01-01T00:00:00Z">
        <w:r>
          <w:delText xml:space="preserve"> </w:delText>
        </w:r>
      </w:del>
      <w:hyperlink w:anchor="def-prediction">
        <w:del w:id="1110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11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has</w:delText>
        </w:r>
      </w:del>
      <w:del w:id="1114" w:author="PR Preview" w:date="2026-01-01T00:00:00Z">
        <w:r>
          <w:delText xml:space="preserve"> </w:delText>
        </w:r>
      </w:del>
      <w:hyperlink w:anchor="def-prediction-error">
        <w:del w:id="1115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116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del w:id="1117" w:author="PR Preview" w:date="2026-01-01T00:00:00Z">
        <w:r>
          <w:delText xml:space="preserve">.</w:delText>
        </w:r>
      </w:del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The conditional mean is</w:delText>
        </w:r>
      </w:del>
      <w:del w:id="1120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121" w:author="PR Preview" w:date="2026-01-01T00:00:00Z">
        <w:r>
          <w:delText xml:space="preserve">,</w:delText>
        </w:r>
      </w:del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so</w:delText>
        </w:r>
      </w:del>
      <w:del w:id="1124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del w:id="1125" w:author="PR Preview" w:date="2026-01-01T00:00:00Z">
        <w:r>
          <w:delText xml:space="preserve"> </w:delText>
        </w:r>
      </w:del>
      <w:del w:id="1126" w:author="PR Preview" w:date="2026-01-01T00:00:00Z">
        <w:r>
          <w:delText xml:space="preserve">and</w:delText>
        </w:r>
      </w:del>
      <w:del w:id="1127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1128" w:author="PR Preview" w:date="2026-01-01T00:00:00Z">
        <w:r>
          <w:delText xml:space="preserve">,</w:delText>
        </w:r>
      </w:del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and</w:delText>
        </w:r>
      </w:del>
      <w:del w:id="1131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del w:id="1132" w:author="PR Preview" w:date="2026-01-01T00:00:00Z">
        <w:r>
          <w:delText xml:space="preserve">.</w:delText>
        </w:r>
      </w:del>
    </w:p>
    <w:p>
      <w:pPr>
        <w:pStyle w:val="FirstParagraph"/>
      </w:pPr>
      <w:ins w:id="1133" w:author="PR Preview" w:date="2026-01-01T00:00:00Z">
        <w:r>
          <w:rPr>
            <w:b/>
            <w:bCs/>
          </w:rPr>
          <w:t xml:space="preserve">Example 31 (The split in the best-predictor exercise)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In</w:t>
        </w:r>
      </w:ins>
      <w:ins w:id="1136" w:author="PR Preview" w:date="2026-01-01T00:00:00Z">
        <w:r>
          <w:t xml:space="preserve"> </w:t>
        </w:r>
      </w:ins>
      <w:hyperlink w:anchor="exr-best-predictor">
        <w:ins w:id="1137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138" w:author="PR Preview" w:date="2026-01-01T00:00:00Z">
        <w:r>
          <w:t xml:space="preserve">,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when</w:t>
        </w:r>
      </w:ins>
      <w:ins w:id="114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and</w:t>
        </w:r>
      </w:ins>
      <w:ins w:id="114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1145" w:author="PR Preview" w:date="2026-01-01T00:00:00Z">
        <w:r>
          <w:t xml:space="preserve">,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the constant</w:t>
        </w:r>
      </w:ins>
      <w:ins w:id="1148" w:author="PR Preview" w:date="2026-01-01T00:00:00Z">
        <w:r>
          <w:t xml:space="preserve"> </w:t>
        </w:r>
      </w:ins>
      <w:hyperlink w:anchor="def-prediction">
        <w:ins w:id="1149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15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has</w:t>
        </w:r>
      </w:ins>
      <w:ins w:id="1153" w:author="PR Preview" w:date="2026-01-01T00:00:00Z">
        <w:r>
          <w:t xml:space="preserve"> </w:t>
        </w:r>
      </w:ins>
      <w:hyperlink w:anchor="def-prediction-error">
        <w:ins w:id="1154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155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ins w:id="1156" w:author="PR Preview" w:date="2026-01-01T00:00:00Z">
        <w:r>
          <w:t xml:space="preserve">.</w:t>
        </w:r>
      </w:ins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The conditional mean is</w:t>
        </w:r>
      </w:ins>
      <w:ins w:id="1159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160" w:author="PR Preview" w:date="2026-01-01T00:00:00Z">
        <w:r>
          <w:t xml:space="preserve">,</w:t>
        </w:r>
      </w:ins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so</w:t>
        </w:r>
      </w:ins>
      <w:ins w:id="1163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ins w:id="1164" w:author="PR Preview" w:date="2026-01-01T00:00:00Z">
        <w:r>
          <w:t xml:space="preserve"> </w:t>
        </w:r>
      </w:ins>
      <w:ins w:id="1165" w:author="PR Preview" w:date="2026-01-01T00:00:00Z">
        <w:r>
          <w:t xml:space="preserve">and</w:t>
        </w:r>
      </w:ins>
      <w:ins w:id="116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1167" w:author="PR Preview" w:date="2026-01-01T00:00:00Z">
        <w:r>
          <w:t xml:space="preserve">,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and</w:t>
        </w:r>
      </w:ins>
      <w:ins w:id="117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ins w:id="1171" w:author="PR Preview" w:date="2026-01-01T00:00:00Z">
        <w:r>
          <w:t xml:space="preserve">.</w:t>
        </w:r>
      </w:ins>
    </w:p>
    <w:bookmarkEnd w:id="128"/>
    <w:bookmarkStart w:id="129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0" w:name="exm-cross-term-zero"/>
    <w:p>
      <w:pPr>
        <w:pStyle w:val="FirstParagraph"/>
      </w:pPr>
      <w:del w:id="1172" w:author="PR Preview" w:date="2026-01-01T00:00:00Z">
        <w:r>
          <w:rPr>
            <w:b/>
            <w:bCs/>
          </w:rPr>
          <w:delText xml:space="preserve">Example 27 (The vanishing cross term in the best-predictor exercise)</w:delText>
        </w:r>
      </w:del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In</w:delText>
        </w:r>
      </w:del>
      <w:del w:id="1175" w:author="PR Preview" w:date="2026-01-01T00:00:00Z">
        <w:r>
          <w:delText xml:space="preserve"> </w:delText>
        </w:r>
      </w:del>
      <w:hyperlink w:anchor="exr-best-predictor">
        <w:del w:id="1176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177" w:author="PR Preview" w:date="2026-01-01T00:00:00Z">
        <w:r>
          <w:delText xml:space="preserve">, take the constant</w:delText>
        </w:r>
      </w:del>
      <w:del w:id="1178" w:author="PR Preview" w:date="2026-01-01T00:00:00Z">
        <w:r>
          <w:delText xml:space="preserve"> </w:delText>
        </w:r>
      </w:del>
      <w:hyperlink w:anchor="def-prediction">
        <w:del w:id="1179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18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181" w:author="PR Preview" w:date="2026-01-01T00:00:00Z">
        <w:r>
          <w:delText xml:space="preserve">.</w:delText>
        </w:r>
      </w:del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When</w:delText>
        </w:r>
      </w:del>
      <w:del w:id="118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1185" w:author="PR Preview" w:date="2026-01-01T00:00:00Z">
        <w:r>
          <w:delText xml:space="preserve">,</w:delText>
        </w:r>
      </w:del>
      <w:del w:id="1186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187" w:author="PR Preview" w:date="2026-01-01T00:00:00Z">
        <w:r>
          <w:delText xml:space="preserve">, so</w:delText>
        </w:r>
      </w:del>
      <w:del w:id="1188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1189" w:author="PR Preview" w:date="2026-01-01T00:00:00Z">
        <w:r>
          <w:delText xml:space="preserve">,</w:delText>
        </w:r>
      </w:del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and</w:delText>
        </w:r>
      </w:del>
      <w:del w:id="1192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is</w:delText>
        </w:r>
      </w:del>
      <w:del w:id="1195" w:author="PR Preview" w:date="2026-01-01T00:00:00Z">
        <w:r>
          <w:delText xml:space="preserve"> </w:delText>
        </w:r>
      </w:del>
      <m:oMath>
        <m:r>
          <m:t>1</m:t>
        </m:r>
      </m:oMath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or</w:delText>
        </w:r>
      </w:del>
      <w:del w:id="119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with equal probability,</w:delText>
        </w:r>
      </w:del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so the product has conditional mean</w:delText>
        </w:r>
      </w:del>
      <w:del w:id="1203" w:author="PR Preview" w:date="2026-01-01T00:00:00Z">
        <w:r>
          <w:delText xml:space="preserve"> </w:delText>
        </w:r>
      </w:del>
      <m:oMath>
        <m:r>
          <m:t>0</m:t>
        </m:r>
      </m:oMath>
      <w:del w:id="1204" w:author="PR Preview" w:date="2026-01-01T00:00:00Z">
        <w:r>
          <w:delText xml:space="preserve">.</w:delText>
        </w:r>
      </w:del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The same cancellation happens when</w:delText>
        </w:r>
      </w:del>
      <w:del w:id="120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1208" w:author="PR Preview" w:date="2026-01-01T00:00:00Z">
        <w:r>
          <w:delText xml:space="preserve">,</w:delText>
        </w:r>
      </w:del>
      <w:del w:id="1209" w:author="PR Preview" w:date="2026-01-01T00:00:00Z">
        <w:r>
          <w:delText xml:space="preserve"> </w:delText>
        </w:r>
      </w:del>
      <w:del w:id="1210" w:author="PR Preview" w:date="2026-01-01T00:00:00Z">
        <w:r>
          <w:delText xml:space="preserve">so the expectation of the product is</w:delText>
        </w:r>
      </w:del>
      <w:del w:id="1211" w:author="PR Preview" w:date="2026-01-01T00:00:00Z">
        <w:r>
          <w:delText xml:space="preserve"> </w:delText>
        </w:r>
      </w:del>
      <m:oMath>
        <m:r>
          <m:t>0</m:t>
        </m:r>
      </m:oMath>
      <w:del w:id="1212" w:author="PR Preview" w:date="2026-01-01T00:00:00Z">
        <w:r>
          <w:delText xml:space="preserve">.</w:delText>
        </w:r>
      </w:del>
    </w:p>
    <w:p>
      <w:pPr>
        <w:pStyle w:val="FirstParagraph"/>
      </w:pPr>
      <w:ins w:id="1213" w:author="PR Preview" w:date="2026-01-01T00:00:00Z">
        <w:r>
          <w:rPr>
            <w:b/>
            <w:bCs/>
          </w:rPr>
          <w:t xml:space="preserve">Example 32 (The vanishing cross term in the best-predictor exercise)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In</w:t>
        </w:r>
      </w:ins>
      <w:ins w:id="1216" w:author="PR Preview" w:date="2026-01-01T00:00:00Z">
        <w:r>
          <w:t xml:space="preserve"> </w:t>
        </w:r>
      </w:ins>
      <w:hyperlink w:anchor="exr-best-predictor">
        <w:ins w:id="1217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218" w:author="PR Preview" w:date="2026-01-01T00:00:00Z">
        <w:r>
          <w:t xml:space="preserve">, take the constant</w:t>
        </w:r>
      </w:ins>
      <w:ins w:id="1219" w:author="PR Preview" w:date="2026-01-01T00:00:00Z">
        <w:r>
          <w:t xml:space="preserve"> </w:t>
        </w:r>
      </w:ins>
      <w:hyperlink w:anchor="def-prediction">
        <w:ins w:id="1220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22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222" w:author="PR Preview" w:date="2026-01-01T00:00:00Z">
        <w:r>
          <w:t xml:space="preserve">.</w:t>
        </w:r>
      </w:ins>
      <w:ins w:id="1223" w:author="PR Preview" w:date="2026-01-01T00:00:00Z">
        <w:r>
          <w:t xml:space="preserve"> </w:t>
        </w:r>
      </w:ins>
      <w:ins w:id="1224" w:author="PR Preview" w:date="2026-01-01T00:00:00Z">
        <w:r>
          <w:t xml:space="preserve">When</w:t>
        </w:r>
      </w:ins>
      <w:ins w:id="122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226" w:author="PR Preview" w:date="2026-01-01T00:00:00Z">
        <w:r>
          <w:t xml:space="preserve">,</w:t>
        </w:r>
      </w:ins>
      <w:ins w:id="1227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228" w:author="PR Preview" w:date="2026-01-01T00:00:00Z">
        <w:r>
          <w:t xml:space="preserve">, so</w:t>
        </w:r>
      </w:ins>
      <w:ins w:id="122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1230" w:author="PR Preview" w:date="2026-01-01T00:00:00Z">
        <w:r>
          <w:t xml:space="preserve">,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and</w:t>
        </w:r>
      </w:ins>
      <w:ins w:id="1233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is</w:t>
        </w:r>
      </w:ins>
      <w:ins w:id="1236" w:author="PR Preview" w:date="2026-01-01T00:00:00Z">
        <w:r>
          <w:t xml:space="preserve"> </w:t>
        </w:r>
      </w:ins>
      <m:oMath>
        <m:r>
          <m:t>1</m:t>
        </m:r>
      </m:oMath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or</w:t>
        </w:r>
      </w:ins>
      <w:ins w:id="123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240" w:author="PR Preview" w:date="2026-01-01T00:00:00Z">
        <w:r>
          <w:t xml:space="preserve"> </w:t>
        </w:r>
      </w:ins>
      <w:ins w:id="1241" w:author="PR Preview" w:date="2026-01-01T00:00:00Z">
        <w:r>
          <w:t xml:space="preserve">with equal probability,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so the product has conditional mean</w:t>
        </w:r>
      </w:ins>
      <w:ins w:id="1244" w:author="PR Preview" w:date="2026-01-01T00:00:00Z">
        <w:r>
          <w:t xml:space="preserve"> </w:t>
        </w:r>
      </w:ins>
      <m:oMath>
        <m:r>
          <m:t>0</m:t>
        </m:r>
      </m:oMath>
      <w:ins w:id="1245" w:author="PR Preview" w:date="2026-01-01T00:00:00Z">
        <w:r>
          <w:t xml:space="preserve">.</w:t>
        </w:r>
      </w:ins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The same cancellation happens when</w:t>
        </w:r>
      </w:ins>
      <w:ins w:id="124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249" w:author="PR Preview" w:date="2026-01-01T00:00:00Z">
        <w:r>
          <w:t xml:space="preserve">,</w:t>
        </w:r>
      </w:ins>
      <w:ins w:id="1250" w:author="PR Preview" w:date="2026-01-01T00:00:00Z">
        <w:r>
          <w:t xml:space="preserve"> </w:t>
        </w:r>
      </w:ins>
      <w:ins w:id="1251" w:author="PR Preview" w:date="2026-01-01T00:00:00Z">
        <w:r>
          <w:t xml:space="preserve">so the expectation of the product is</w:t>
        </w:r>
      </w:ins>
      <w:ins w:id="1252" w:author="PR Preview" w:date="2026-01-01T00:00:00Z">
        <w:r>
          <w:t xml:space="preserve"> </w:t>
        </w:r>
      </w:ins>
      <m:oMath>
        <m:r>
          <m:t>0</m:t>
        </m:r>
      </m:oMath>
      <w:ins w:id="1253" w:author="PR Preview" w:date="2026-01-01T00:00:00Z">
        <w:r>
          <w:t xml:space="preserve">.</w:t>
        </w:r>
      </w:ins>
    </w:p>
    <w:bookmarkEnd w:id="130"/>
    <w:bookmarkStart w:id="131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2" w:name="exm-risk-decomposition"/>
    <w:p>
      <w:pPr>
        <w:pStyle w:val="FirstParagraph"/>
      </w:pPr>
      <w:del w:id="1254" w:author="PR Preview" w:date="2026-01-01T00:00:00Z">
        <w:r>
          <w:rPr>
            <w:b/>
            <w:bCs/>
          </w:rPr>
          <w:delText xml:space="preserve">Example 28 (The risk decomposition in the best-predictor exercise)</w:delText>
        </w:r>
      </w:del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In</w:delText>
        </w:r>
      </w:del>
      <w:del w:id="1257" w:author="PR Preview" w:date="2026-01-01T00:00:00Z">
        <w:r>
          <w:delText xml:space="preserve"> </w:delText>
        </w:r>
      </w:del>
      <w:hyperlink w:anchor="exr-best-predictor">
        <w:del w:id="1258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259" w:author="PR Preview" w:date="2026-01-01T00:00:00Z">
        <w:r>
          <w:delText xml:space="preserve">,</w:delText>
        </w:r>
      </w:del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the constant</w:delText>
        </w:r>
      </w:del>
      <w:del w:id="1262" w:author="PR Preview" w:date="2026-01-01T00:00:00Z">
        <w:r>
          <w:delText xml:space="preserve"> </w:delText>
        </w:r>
      </w:del>
      <w:hyperlink w:anchor="def-prediction">
        <w:del w:id="1263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26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has</w:delText>
        </w:r>
      </w:del>
      <w:del w:id="1267" w:author="PR Preview" w:date="2026-01-01T00:00:00Z">
        <w:r>
          <w:delText xml:space="preserve"> </w:delText>
        </w:r>
      </w:del>
      <w:hyperlink w:anchor="def-squared-error-risk">
        <w:del w:id="1268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1269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1270" w:author="PR Preview" w:date="2026-01-01T00:00:00Z">
        <w:r>
          <w:delText xml:space="preserve">,</w:delText>
        </w:r>
      </w:del>
      <w:del w:id="1271" w:author="PR Preview" w:date="2026-01-01T00:00:00Z">
        <w:r>
          <w:delText xml:space="preserve"> </w:delText>
        </w:r>
      </w:del>
      <w:del w:id="1272" w:author="PR Preview" w:date="2026-01-01T00:00:00Z">
        <w:r>
          <w:delText xml:space="preserve">which</w:delText>
        </w:r>
      </w:del>
      <w:del w:id="1273" w:author="PR Preview" w:date="2026-01-01T00:00:00Z">
        <w:r>
          <w:delText xml:space="preserve"> </w:delText>
        </w:r>
      </w:del>
      <w:hyperlink w:anchor="thm-risk-decomposition">
        <w:del w:id="1274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splits as</w:delText>
        </w:r>
      </w:del>
      <w:del w:id="1277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del w:id="1278" w:author="PR Preview" w:date="2026-01-01T00:00:00Z">
        <w:r>
          <w:delText xml:space="preserve">:</w:delText>
        </w:r>
      </w:del>
      <w:del w:id="1279" w:author="PR Preview" w:date="2026-01-01T00:00:00Z">
        <w:r>
          <w:delText xml:space="preserve"> </w:delText>
        </w:r>
      </w:del>
      <w:del w:id="1280" w:author="PR Preview" w:date="2026-01-01T00:00:00Z">
        <w:r>
          <w:delText xml:space="preserve">the risk</w:delText>
        </w:r>
      </w:del>
      <w:del w:id="1281" w:author="PR Preview" w:date="2026-01-01T00:00:00Z">
        <w:r>
          <w:delText xml:space="preserve"> </w:delText>
        </w:r>
      </w:del>
      <m:oMath>
        <m:r>
          <m:t>1</m:t>
        </m:r>
      </m:oMath>
      <w:del w:id="1282" w:author="PR Preview" w:date="2026-01-01T00:00:00Z">
        <w:r>
          <w:delText xml:space="preserve"> </w:delText>
        </w:r>
      </w:del>
      <w:del w:id="1283" w:author="PR Preview" w:date="2026-01-01T00:00:00Z">
        <w:r>
          <w:delText xml:space="preserve">of the</w:delText>
        </w:r>
      </w:del>
      <w:del w:id="1284" w:author="PR Preview" w:date="2026-01-01T00:00:00Z">
        <w:r>
          <w:delText xml:space="preserve"> </w:delText>
        </w:r>
      </w:del>
      <w:hyperlink w:anchor="def-cond-expectation-function">
        <w:del w:id="1285" w:author="PR Preview" w:date="2026-01-01T00:00:00Z">
          <w:r>
            <w:rPr>
              <w:rStyle w:val="Hyperlink"/>
            </w:rPr>
            <w:delText xml:space="preserve">conditional expectation function</w:delText>
          </w:r>
        </w:del>
      </w:hyperlink>
      <w:del w:id="1286" w:author="PR Preview" w:date="2026-01-01T00:00:00Z">
        <w:r>
          <w:delText xml:space="preserve"> </w:delText>
        </w:r>
      </w:del>
      <w:del w:id="1287" w:author="PR Preview" w:date="2026-01-01T00:00:00Z">
        <w:r>
          <w:delText xml:space="preserve">plus the excess</w:delText>
        </w:r>
      </w:del>
      <w:del w:id="1288" w:author="PR Preview" w:date="2026-01-01T00:00:00Z">
        <w:r>
          <w:delText xml:space="preserve"> </w:delText>
        </w:r>
      </w:del>
      <m:oMath>
        <m:r>
          <m:t>4</m:t>
        </m:r>
      </m:oMath>
      <w:del w:id="1289" w:author="PR Preview" w:date="2026-01-01T00:00:00Z">
        <w:r>
          <w:delText xml:space="preserve"> </w:delText>
        </w:r>
      </w:del>
      <w:del w:id="1290" w:author="PR Preview" w:date="2026-01-01T00:00:00Z">
        <w:r>
          <w:delText xml:space="preserve">from using</w:delText>
        </w:r>
      </w:del>
      <w:del w:id="129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</m:oMath>
      <w:del w:id="1292" w:author="PR Preview" w:date="2026-01-01T00:00:00Z">
        <w:r>
          <w:delText xml:space="preserve">.</w:delText>
        </w:r>
      </w:del>
    </w:p>
    <w:p>
      <w:pPr>
        <w:pStyle w:val="FirstParagraph"/>
      </w:pPr>
      <w:ins w:id="1293" w:author="PR Preview" w:date="2026-01-01T00:00:00Z">
        <w:r>
          <w:rPr>
            <w:b/>
            <w:bCs/>
          </w:rPr>
          <w:t xml:space="preserve">Example 33 (The risk decomposition in the best-predictor exercise)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In</w:t>
        </w:r>
      </w:ins>
      <w:ins w:id="1296" w:author="PR Preview" w:date="2026-01-01T00:00:00Z">
        <w:r>
          <w:t xml:space="preserve"> </w:t>
        </w:r>
      </w:ins>
      <w:hyperlink w:anchor="exr-best-predictor">
        <w:ins w:id="1297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298" w:author="PR Preview" w:date="2026-01-01T00:00:00Z">
        <w:r>
          <w:t xml:space="preserve">,</w:t>
        </w:r>
      </w:ins>
      <w:ins w:id="1299" w:author="PR Preview" w:date="2026-01-01T00:00:00Z">
        <w:r>
          <w:t xml:space="preserve"> </w:t>
        </w:r>
      </w:ins>
      <w:ins w:id="1300" w:author="PR Preview" w:date="2026-01-01T00:00:00Z">
        <w:r>
          <w:t xml:space="preserve">the constant</w:t>
        </w:r>
      </w:ins>
      <w:ins w:id="1301" w:author="PR Preview" w:date="2026-01-01T00:00:00Z">
        <w:r>
          <w:t xml:space="preserve"> </w:t>
        </w:r>
      </w:ins>
      <w:hyperlink w:anchor="def-prediction">
        <w:ins w:id="1302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30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304" w:author="PR Preview" w:date="2026-01-01T00:00:00Z">
        <w:r>
          <w:t xml:space="preserve"> </w:t>
        </w:r>
      </w:ins>
      <w:ins w:id="1305" w:author="PR Preview" w:date="2026-01-01T00:00:00Z">
        <w:r>
          <w:t xml:space="preserve">has</w:t>
        </w:r>
      </w:ins>
      <w:ins w:id="1306" w:author="PR Preview" w:date="2026-01-01T00:00:00Z">
        <w:r>
          <w:t xml:space="preserve"> </w:t>
        </w:r>
      </w:ins>
      <w:hyperlink w:anchor="def-squared-error-risk">
        <w:ins w:id="1307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1308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1309" w:author="PR Preview" w:date="2026-01-01T00:00:00Z">
        <w:r>
          <w:t xml:space="preserve">,</w:t>
        </w:r>
      </w:ins>
      <w:ins w:id="1310" w:author="PR Preview" w:date="2026-01-01T00:00:00Z">
        <w:r>
          <w:t xml:space="preserve"> </w:t>
        </w:r>
      </w:ins>
      <w:ins w:id="1311" w:author="PR Preview" w:date="2026-01-01T00:00:00Z">
        <w:r>
          <w:t xml:space="preserve">which</w:t>
        </w:r>
      </w:ins>
      <w:ins w:id="1312" w:author="PR Preview" w:date="2026-01-01T00:00:00Z">
        <w:r>
          <w:t xml:space="preserve"> </w:t>
        </w:r>
      </w:ins>
      <w:hyperlink w:anchor="thm-risk-decomposition">
        <w:ins w:id="1313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splits as</w:t>
        </w:r>
      </w:ins>
      <w:ins w:id="1316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ins w:id="1317" w:author="PR Preview" w:date="2026-01-01T00:00:00Z">
        <w:r>
          <w:t xml:space="preserve">:</w:t>
        </w:r>
      </w:ins>
      <w:ins w:id="1318" w:author="PR Preview" w:date="2026-01-01T00:00:00Z">
        <w:r>
          <w:t xml:space="preserve"> </w:t>
        </w:r>
      </w:ins>
      <w:ins w:id="1319" w:author="PR Preview" w:date="2026-01-01T00:00:00Z">
        <w:r>
          <w:t xml:space="preserve">the risk</w:t>
        </w:r>
      </w:ins>
      <w:ins w:id="1320" w:author="PR Preview" w:date="2026-01-01T00:00:00Z">
        <w:r>
          <w:t xml:space="preserve"> </w:t>
        </w:r>
      </w:ins>
      <m:oMath>
        <m:r>
          <m:t>1</m:t>
        </m:r>
      </m:oMath>
      <w:ins w:id="1321" w:author="PR Preview" w:date="2026-01-01T00:00:00Z">
        <w:r>
          <w:t xml:space="preserve"> </w:t>
        </w:r>
      </w:ins>
      <w:ins w:id="1322" w:author="PR Preview" w:date="2026-01-01T00:00:00Z">
        <w:r>
          <w:t xml:space="preserve">of the</w:t>
        </w:r>
      </w:ins>
      <w:ins w:id="1323" w:author="PR Preview" w:date="2026-01-01T00:00:00Z">
        <w:r>
          <w:t xml:space="preserve"> </w:t>
        </w:r>
      </w:ins>
      <w:hyperlink w:anchor="def-cond-expectation-function">
        <w:ins w:id="1324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plus the excess</w:t>
        </w:r>
      </w:ins>
      <w:ins w:id="1327" w:author="PR Preview" w:date="2026-01-01T00:00:00Z">
        <w:r>
          <w:t xml:space="preserve"> </w:t>
        </w:r>
      </w:ins>
      <m:oMath>
        <m:r>
          <m:t>4</m:t>
        </m:r>
      </m:oMath>
      <w:ins w:id="1328" w:author="PR Preview" w:date="2026-01-01T00:00:00Z">
        <w:r>
          <w:t xml:space="preserve"> </w:t>
        </w:r>
      </w:ins>
      <w:ins w:id="1329" w:author="PR Preview" w:date="2026-01-01T00:00:00Z">
        <w:r>
          <w:t xml:space="preserve">from using</w:t>
        </w:r>
      </w:ins>
      <w:ins w:id="1330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331" w:author="PR Preview" w:date="2026-01-01T00:00:00Z">
        <w:r>
          <w:t xml:space="preserve">.</w:t>
        </w:r>
      </w:ins>
    </w:p>
    <w:bookmarkEnd w:id="132"/>
    <w:bookmarkStart w:id="133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4" w:name="exm-best-predictor"/>
    <w:p>
      <w:pPr>
        <w:pStyle w:val="BodyText"/>
      </w:pPr>
      <w:del w:id="1332" w:author="PR Preview" w:date="2026-01-01T00:00:00Z">
        <w:r>
          <w:rPr>
            <w:b/>
            <w:bCs/>
          </w:rPr>
          <w:delText xml:space="preserve">Example 29 (The best predictor in the best-predictor exercise)</w:delText>
        </w:r>
      </w:del>
      <w:del w:id="1333" w:author="PR Preview" w:date="2026-01-01T00:00:00Z">
        <w:r>
          <w:delText xml:space="preserve"> </w:delText>
        </w:r>
      </w:del>
      <w:del w:id="1334" w:author="PR Preview" w:date="2026-01-01T00:00:00Z">
        <w:r>
          <w:delText xml:space="preserve">In</w:delText>
        </w:r>
      </w:del>
      <w:del w:id="1335" w:author="PR Preview" w:date="2026-01-01T00:00:00Z">
        <w:r>
          <w:delText xml:space="preserve"> </w:delText>
        </w:r>
      </w:del>
      <w:hyperlink w:anchor="exr-best-predictor">
        <w:del w:id="1336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337" w:author="PR Preview" w:date="2026-01-01T00:00:00Z">
        <w:r>
          <w:delText xml:space="preserve">,</w:delText>
        </w:r>
      </w:del>
      <w:del w:id="1338" w:author="PR Preview" w:date="2026-01-01T00:00:00Z">
        <w:r>
          <w:delText xml:space="preserve"> </w:delText>
        </w:r>
      </w:del>
      <w:del w:id="1339" w:author="PR Preview" w:date="2026-01-01T00:00:00Z">
        <w:r>
          <w:delText xml:space="preserve">the constant</w:delText>
        </w:r>
      </w:del>
      <w:del w:id="1340" w:author="PR Preview" w:date="2026-01-01T00:00:00Z">
        <w:r>
          <w:delText xml:space="preserve"> </w:delText>
        </w:r>
      </w:del>
      <w:hyperlink w:anchor="def-prediction">
        <w:del w:id="1341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34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343" w:author="PR Preview" w:date="2026-01-01T00:00:00Z">
        <w:r>
          <w:delText xml:space="preserve"> </w:delText>
        </w:r>
      </w:del>
      <w:del w:id="1344" w:author="PR Preview" w:date="2026-01-01T00:00:00Z">
        <w:r>
          <w:delText xml:space="preserve">has</w:delText>
        </w:r>
      </w:del>
      <w:del w:id="1345" w:author="PR Preview" w:date="2026-01-01T00:00:00Z">
        <w:r>
          <w:delText xml:space="preserve"> </w:delText>
        </w:r>
      </w:del>
      <w:hyperlink w:anchor="def-squared-error-risk">
        <w:del w:id="1346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1347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1348" w:author="PR Preview" w:date="2026-01-01T00:00:00Z">
        <w:r>
          <w:delText xml:space="preserve">,</w:delText>
        </w:r>
      </w:del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which is larger than the risk</w:delText>
        </w:r>
      </w:del>
      <w:del w:id="1351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352" w:author="PR Preview" w:date="2026-01-01T00:00:00Z">
        <w:r>
          <w:delText xml:space="preserve"> </w:delText>
        </w:r>
      </w:del>
      <w:del w:id="1353" w:author="PR Preview" w:date="2026-01-01T00:00:00Z">
        <w:r>
          <w:delText xml:space="preserve">of the conditional mean,</w:delText>
        </w:r>
      </w:del>
      <w:del w:id="1354" w:author="PR Preview" w:date="2026-01-01T00:00:00Z">
        <w:r>
          <w:delText xml:space="preserve"> </w:delText>
        </w:r>
      </w:del>
      <w:del w:id="1355" w:author="PR Preview" w:date="2026-01-01T00:00:00Z">
        <w:r>
          <w:delText xml:space="preserve">and strictly so because</w:delText>
        </w:r>
      </w:del>
      <w:del w:id="1356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357" w:author="PR Preview" w:date="2026-01-01T00:00:00Z">
        <w:r>
          <w:delText xml:space="preserve">.</w:delText>
        </w:r>
      </w:del>
    </w:p>
    <w:p>
      <w:pPr>
        <w:pStyle w:val="BodyText"/>
      </w:pPr>
      <w:del w:id="1358" w:author="PR Preview" w:date="2026-01-01T00:00:00Z">
        <w:r>
          <w:rPr>
            <w:b/>
            <w:bCs/>
          </w:rPr>
          <w:delText xml:space="preserve">Definition 17 (Irreducible risk)</w:delText>
        </w:r>
      </w:del>
      <w:del w:id="1359" w:author="PR Preview" w:date="2026-01-01T00:00:00Z">
        <w:r>
          <w:delText xml:space="preserve"> </w:delText>
        </w:r>
      </w:del>
      <w:del w:id="1360" w:author="PR Preview" w:date="2026-01-01T00:00:00Z">
        <w:r>
          <w:delText xml:space="preserve">In the squared-error risk decomposition of</w:delText>
        </w:r>
      </w:del>
      <w:del w:id="1361" w:author="PR Preview" w:date="2026-01-01T00:00:00Z">
        <w:r>
          <w:delText xml:space="preserve"> </w:delText>
        </w:r>
      </w:del>
      <w:hyperlink w:anchor="thm-risk-decomposition">
        <w:del w:id="1362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363" w:author="PR Preview" w:date="2026-01-01T00:00:00Z">
        <w:r>
          <w:delText xml:space="preserve">,</w:delText>
        </w:r>
      </w:del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the minimum</w:delText>
        </w:r>
      </w:del>
      <w:del w:id="1366" w:author="PR Preview" w:date="2026-01-01T00:00:00Z">
        <w:r>
          <w:delText xml:space="preserve"> </w:delText>
        </w:r>
      </w:del>
      <w:hyperlink w:anchor="def-squared-error-risk">
        <w:del w:id="1367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</w:p>
    <w:p>
      <w:pPr>
        <w:pStyle w:val="BodyText"/>
      </w:pPr>
      <w:ins w:id="1368" w:author="PR Preview" w:date="2026-01-01T00:00:00Z">
        <w:r>
          <w:rPr>
            <w:b/>
            <w:bCs/>
          </w:rPr>
          <w:t xml:space="preserve">Example 34 (The best predictor in the best-predictor exercise)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In</w:t>
        </w:r>
      </w:ins>
      <w:ins w:id="1371" w:author="PR Preview" w:date="2026-01-01T00:00:00Z">
        <w:r>
          <w:t xml:space="preserve"> </w:t>
        </w:r>
      </w:ins>
      <w:hyperlink w:anchor="exr-best-predictor">
        <w:ins w:id="1372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373" w:author="PR Preview" w:date="2026-01-01T00:00:00Z">
        <w:r>
          <w:t xml:space="preserve">,</w:t>
        </w:r>
      </w:ins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consider the constant</w:t>
        </w:r>
      </w:ins>
      <w:ins w:id="1376" w:author="PR Preview" w:date="2026-01-01T00:00:00Z">
        <w:r>
          <w:t xml:space="preserve"> </w:t>
        </w:r>
      </w:ins>
      <w:hyperlink w:anchor="def-prediction">
        <w:ins w:id="1377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378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379" w:author="PR Preview" w:date="2026-01-01T00:00:00Z">
        <w:r>
          <w:t xml:space="preserve">.</w:t>
        </w:r>
      </w:ins>
      <w:ins w:id="1380" w:author="PR Preview" w:date="2026-01-01T00:00:00Z">
        <w:r>
          <w:t xml:space="preserve"> </w:t>
        </w:r>
      </w:ins>
      <w:ins w:id="1381" w:author="PR Preview" w:date="2026-01-01T00:00:00Z">
        <w:r>
          <w:t xml:space="preserve">Its</w:t>
        </w:r>
      </w:ins>
      <w:ins w:id="1382" w:author="PR Preview" w:date="2026-01-01T00:00:00Z">
        <w:r>
          <w:t xml:space="preserve"> </w:t>
        </w:r>
      </w:ins>
      <w:hyperlink w:anchor="def-squared-error-risk">
        <w:ins w:id="1383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1384" w:author="PR Preview" w:date="2026-01-01T00:00:00Z">
        <w:r>
          <w:t xml:space="preserve"> </w:t>
        </w:r>
      </w:ins>
      <w:ins w:id="1385" w:author="PR Preview" w:date="2026-01-01T00:00:00Z">
        <w:r>
          <w:t xml:space="preserve">is</w:t>
        </w:r>
      </w:ins>
      <w:ins w:id="1386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1387" w:author="PR Preview" w:date="2026-01-01T00:00:00Z">
        <w:r>
          <w:t xml:space="preserve">.</w:t>
        </w:r>
      </w:ins>
      <w:ins w:id="1388" w:author="PR Preview" w:date="2026-01-01T00:00:00Z">
        <w:r>
          <w:t xml:space="preserve"> </w:t>
        </w:r>
      </w:ins>
      <w:ins w:id="1389" w:author="PR Preview" w:date="2026-01-01T00:00:00Z">
        <w:r>
          <w:t xml:space="preserve">The risk of the conditional mean is</w:t>
        </w:r>
      </w:ins>
      <w:ins w:id="1390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391" w:author="PR Preview" w:date="2026-01-01T00:00:00Z">
        <w:r>
          <w:t xml:space="preserve">.</w:t>
        </w:r>
      </w:ins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So</w:t>
        </w:r>
      </w:ins>
      <w:ins w:id="139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1395" w:author="PR Preview" w:date="2026-01-01T00:00:00Z">
        <w:r>
          <w:t xml:space="preserve"> </w:t>
        </w:r>
      </w:ins>
      <w:ins w:id="1396" w:author="PR Preview" w:date="2026-01-01T00:00:00Z">
        <w:r>
          <w:t xml:space="preserve">has the larger risk.</w:t>
        </w:r>
      </w:ins>
      <w:ins w:id="1397" w:author="PR Preview" w:date="2026-01-01T00:00:00Z">
        <w:r>
          <w:t xml:space="preserve"> </w:t>
        </w:r>
      </w:ins>
      <w:ins w:id="1398" w:author="PR Preview" w:date="2026-01-01T00:00:00Z">
        <w:r>
          <w:t xml:space="preserve">The inequality is strict because</w:t>
        </w:r>
      </w:ins>
      <w:ins w:id="139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400" w:author="PR Preview" w:date="2026-01-01T00:00:00Z">
        <w:r>
          <w:t xml:space="preserve">.</w:t>
        </w:r>
      </w:ins>
    </w:p>
    <w:bookmarkEnd w:id="134"/>
    <w:bookmarkStart w:id="135" w:name="def-irreducible-risk"/>
    <w:p>
      <w:pPr>
        <w:pStyle w:val="BodyText"/>
      </w:pPr>
      <w:ins w:id="1401" w:author="PR Preview" w:date="2026-01-01T00:00:00Z">
        <w:r>
          <w:rPr>
            <w:b/>
            <w:bCs/>
          </w:rPr>
          <w:t xml:space="preserve">Definition 19 (Irreducible risk)</w:t>
        </w:r>
      </w:ins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In the squared-error risk decomposition of</w:t>
        </w:r>
      </w:ins>
      <w:ins w:id="1404" w:author="PR Preview" w:date="2026-01-01T00:00:00Z">
        <w:r>
          <w:t xml:space="preserve"> </w:t>
        </w:r>
      </w:ins>
      <w:hyperlink w:anchor="thm-risk-decomposition">
        <w:ins w:id="1405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406" w:author="PR Preview" w:date="2026-01-01T00:00:00Z">
        <w:r>
          <w:t xml:space="preserve">,</w:t>
        </w:r>
      </w:ins>
      <w:ins w:id="1407" w:author="PR Preview" w:date="2026-01-01T00:00:00Z">
        <w:r>
          <w:t xml:space="preserve"> </w:t>
        </w:r>
      </w:ins>
      <w:ins w:id="1408" w:author="PR Preview" w:date="2026-01-01T00:00:00Z">
        <w:r>
          <w:t xml:space="preserve">the minimum</w:t>
        </w:r>
      </w:ins>
      <w:ins w:id="1409" w:author="PR Preview" w:date="2026-01-01T00:00:00Z">
        <w:r>
          <w:t xml:space="preserve"> </w:t>
        </w:r>
      </w:ins>
      <w:hyperlink w:anchor="def-squared-error-risk">
        <w:ins w:id="1410" w:author="PR Preview" w:date="2026-01-01T00:00:00Z">
          <w:r>
            <w:rPr>
              <w:rStyle w:val="Hyperlink"/>
            </w:rPr>
            <w:t xml:space="preserve">squared-error risk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35"/>
    <w:bookmarkStart w:id="136" w:name="rem-irreducible-risk"/>
    <w:p>
      <w:pPr>
        <w:pStyle w:val="BodyText"/>
      </w:pPr>
      <w:del w:id="1411" w:author="PR Preview" w:date="2026-01-01T00:00:00Z">
        <w:r>
          <w:rPr>
            <w:i/>
            <w:iCs/>
          </w:rPr>
          <w:delText xml:space="preserve">Remark 1</w:delText>
        </w:r>
      </w:del>
      <w:del w:id="1412" w:author="PR Preview" w:date="2026-01-01T00:00:00Z">
        <w:r>
          <w:delText xml:space="preserve"> (The irreducible risk does not depend on the prediction function). </w:delText>
        </w:r>
      </w:del>
      <w:del w:id="1413" w:author="PR Preview" w:date="2026-01-01T00:00:00Z">
        <w:r>
          <w:delText xml:space="preserve">The irreducible risk depends only on the joint distribution of</w:delText>
        </w:r>
      </w:del>
      <w:del w:id="141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1415" w:author="PR Preview" w:date="2026-01-01T00:00:00Z">
        <w:r>
          <w:delText xml:space="preserve"> </w:delText>
        </w:r>
      </w:del>
      <w:del w:id="1416" w:author="PR Preview" w:date="2026-01-01T00:00:00Z">
        <w:r>
          <w:delText xml:space="preserve">and not on the prediction function</w:delText>
        </w:r>
      </w:del>
      <w:del w:id="1417" w:author="PR Preview" w:date="2026-01-01T00:00:00Z">
        <w:r>
          <w:delText xml:space="preserve"> </w:delText>
        </w:r>
      </w:del>
      <m:oMath>
        <m:r>
          <m:t>g</m:t>
        </m:r>
      </m:oMath>
      <w:del w:id="1418" w:author="PR Preview" w:date="2026-01-01T00:00:00Z">
        <w:r>
          <w:delText xml:space="preserve">,</w:delText>
        </w:r>
      </w:del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so no choice of</w:delText>
        </w:r>
      </w:del>
      <w:del w:id="1421" w:author="PR Preview" w:date="2026-01-01T00:00:00Z">
        <w:r>
          <w:delText xml:space="preserve"> </w:delText>
        </w:r>
      </w:del>
      <m:oMath>
        <m:r>
          <m:t>g</m:t>
        </m:r>
      </m:oMath>
      <w:del w:id="1422" w:author="PR Preview" w:date="2026-01-01T00:00:00Z">
        <w:r>
          <w:delText xml:space="preserve"> </w:delText>
        </w:r>
      </w:del>
      <w:del w:id="1423" w:author="PR Preview" w:date="2026-01-01T00:00:00Z">
        <w:r>
          <w:delText xml:space="preserve">can achieve a smaller risk.</w:delText>
        </w:r>
      </w:del>
    </w:p>
    <w:p>
      <w:pPr>
        <w:pStyle w:val="BodyText"/>
      </w:pPr>
      <w:del w:id="1424" w:author="PR Preview" w:date="2026-01-01T00:00:00Z">
        <w:r>
          <w:rPr>
            <w:b/>
            <w:bCs/>
          </w:rPr>
          <w:delText xml:space="preserve">Example 30 (Irreducible risk in the best-predictor exercise)</w:delText>
        </w:r>
      </w:del>
      <w:del w:id="1425" w:author="PR Preview" w:date="2026-01-01T00:00:00Z">
        <w:r>
          <w:delText xml:space="preserve"> </w:delText>
        </w:r>
      </w:del>
      <w:del w:id="1426" w:author="PR Preview" w:date="2026-01-01T00:00:00Z">
        <w:r>
          <w:delText xml:space="preserve">In</w:delText>
        </w:r>
      </w:del>
      <w:del w:id="1427" w:author="PR Preview" w:date="2026-01-01T00:00:00Z">
        <w:r>
          <w:delText xml:space="preserve"> </w:delText>
        </w:r>
      </w:del>
      <w:hyperlink w:anchor="exr-best-predictor">
        <w:del w:id="1428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429" w:author="PR Preview" w:date="2026-01-01T00:00:00Z">
        <w:r>
          <w:delText xml:space="preserve">,</w:delText>
        </w:r>
      </w:del>
      <w:del w:id="1430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431" w:author="PR Preview" w:date="2026-01-01T00:00:00Z">
        <w:r>
          <w:delText xml:space="preserve"> </w:delText>
        </w:r>
      </w:del>
      <w:del w:id="1432" w:author="PR Preview" w:date="2026-01-01T00:00:00Z">
        <w:r>
          <w:delText xml:space="preserve">and</w:delText>
        </w:r>
      </w:del>
      <w:del w:id="1433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434" w:author="PR Preview" w:date="2026-01-01T00:00:00Z">
        <w:r>
          <w:delText xml:space="preserve">,</w:delText>
        </w:r>
      </w:del>
      <w:del w:id="1435" w:author="PR Preview" w:date="2026-01-01T00:00:00Z">
        <w:r>
          <w:delText xml:space="preserve"> </w:delText>
        </w:r>
      </w:del>
      <w:del w:id="1436" w:author="PR Preview" w:date="2026-01-01T00:00:00Z">
        <w:r>
          <w:delText xml:space="preserve">so the irreducible risk is</w:delText>
        </w:r>
      </w:del>
      <w:del w:id="1437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438" w:author="PR Preview" w:date="2026-01-01T00:00:00Z">
        <w:r>
          <w:delText xml:space="preserve">.</w:delText>
        </w:r>
      </w:del>
    </w:p>
    <w:p>
      <w:pPr>
        <w:pStyle w:val="BodyText"/>
      </w:pPr>
      <w:del w:id="1439" w:author="PR Preview" w:date="2026-01-01T00:00:00Z">
        <w:r>
          <w:rPr>
            <w:b/>
            <w:bCs/>
          </w:rPr>
          <w:delText xml:space="preserve">Definition 18 (Reducible risk)</w:delText>
        </w:r>
      </w:del>
      <w:del w:id="1440" w:author="PR Preview" w:date="2026-01-01T00:00:00Z">
        <w:r>
          <w:delText xml:space="preserve"> </w:delText>
        </w:r>
      </w:del>
      <w:del w:id="1441" w:author="PR Preview" w:date="2026-01-01T00:00:00Z">
        <w:r>
          <w:delText xml:space="preserve">In the squared-error risk decomposition of</w:delText>
        </w:r>
      </w:del>
      <w:del w:id="1442" w:author="PR Preview" w:date="2026-01-01T00:00:00Z">
        <w:r>
          <w:delText xml:space="preserve"> </w:delText>
        </w:r>
      </w:del>
      <w:hyperlink w:anchor="thm-risk-decomposition">
        <w:del w:id="1443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444" w:author="PR Preview" w:date="2026-01-01T00:00:00Z">
        <w:r>
          <w:delText xml:space="preserve">,</w:delText>
        </w:r>
      </w:del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the excess risk from choosing the prediction function</w:delText>
        </w:r>
      </w:del>
      <w:del w:id="1447" w:author="PR Preview" w:date="2026-01-01T00:00:00Z">
        <w:r>
          <w:delText xml:space="preserve"> </w:delText>
        </w:r>
      </w:del>
      <m:oMath>
        <m:r>
          <m:t>g</m:t>
        </m:r>
      </m:oMath>
      <w:del w:id="1448" w:author="PR Preview" w:date="2026-01-01T00:00:00Z">
        <w:r>
          <w:delText xml:space="preserve"> </w:delText>
        </w:r>
      </w:del>
      <w:del w:id="1449" w:author="PR Preview" w:date="2026-01-01T00:00:00Z">
        <w:r>
          <w:delText xml:space="preserve">instead of the conditional mean,</w:delText>
        </w:r>
      </w:del>
    </w:p>
    <w:p>
      <w:pPr>
        <w:pStyle w:val="BodyText"/>
      </w:pPr>
      <w:ins w:id="1450" w:author="PR Preview" w:date="2026-01-01T00:00:00Z">
        <w:r>
          <w:rPr>
            <w:i/>
            <w:iCs/>
          </w:rPr>
          <w:t xml:space="preserve">Remark 5</w:t>
        </w:r>
      </w:ins>
      <w:ins w:id="1451" w:author="PR Preview" w:date="2026-01-01T00:00:00Z">
        <w:r>
          <w:t xml:space="preserve"> (The irreducible risk does not depend on the prediction function). </w:t>
        </w:r>
      </w:ins>
      <w:ins w:id="1452" w:author="PR Preview" w:date="2026-01-01T00:00:00Z">
        <w:r>
          <w:t xml:space="preserve">The irreducible risk depends only on the joint distribution of</w:t>
        </w:r>
      </w:ins>
      <w:ins w:id="145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and not on the prediction function</w:t>
        </w:r>
      </w:ins>
      <w:ins w:id="1456" w:author="PR Preview" w:date="2026-01-01T00:00:00Z">
        <w:r>
          <w:t xml:space="preserve"> </w:t>
        </w:r>
      </w:ins>
      <m:oMath>
        <m:r>
          <m:t>g</m:t>
        </m:r>
      </m:oMath>
      <w:ins w:id="1457" w:author="PR Preview" w:date="2026-01-01T00:00:00Z">
        <w:r>
          <w:t xml:space="preserve">,</w:t>
        </w:r>
      </w:ins>
      <w:ins w:id="1458" w:author="PR Preview" w:date="2026-01-01T00:00:00Z">
        <w:r>
          <w:t xml:space="preserve"> </w:t>
        </w:r>
      </w:ins>
      <w:ins w:id="1459" w:author="PR Preview" w:date="2026-01-01T00:00:00Z">
        <w:r>
          <w:t xml:space="preserve">so no choice of</w:t>
        </w:r>
      </w:ins>
      <w:ins w:id="1460" w:author="PR Preview" w:date="2026-01-01T00:00:00Z">
        <w:r>
          <w:t xml:space="preserve"> </w:t>
        </w:r>
      </w:ins>
      <m:oMath>
        <m:r>
          <m:t>g</m:t>
        </m:r>
      </m:oMath>
      <w:ins w:id="1461" w:author="PR Preview" w:date="2026-01-01T00:00:00Z">
        <w:r>
          <w:t xml:space="preserve"> </w:t>
        </w:r>
      </w:ins>
      <w:ins w:id="1462" w:author="PR Preview" w:date="2026-01-01T00:00:00Z">
        <w:r>
          <w:t xml:space="preserve">can achieve a smaller risk.</w:t>
        </w:r>
      </w:ins>
    </w:p>
    <w:bookmarkEnd w:id="136"/>
    <w:bookmarkStart w:id="137" w:name="exm-irreducible-risk"/>
    <w:p>
      <w:pPr>
        <w:pStyle w:val="BodyText"/>
      </w:pPr>
      <w:ins w:id="1463" w:author="PR Preview" w:date="2026-01-01T00:00:00Z">
        <w:r>
          <w:rPr>
            <w:b/>
            <w:bCs/>
          </w:rPr>
          <w:t xml:space="preserve">Example 35 (Irreducible risk in the best-predictor exercise)</w:t>
        </w:r>
      </w:ins>
      <w:ins w:id="1464" w:author="PR Preview" w:date="2026-01-01T00:00:00Z">
        <w:r>
          <w:t xml:space="preserve"> </w:t>
        </w:r>
      </w:ins>
      <w:ins w:id="1465" w:author="PR Preview" w:date="2026-01-01T00:00:00Z">
        <w:r>
          <w:t xml:space="preserve">In</w:t>
        </w:r>
      </w:ins>
      <w:ins w:id="1466" w:author="PR Preview" w:date="2026-01-01T00:00:00Z">
        <w:r>
          <w:t xml:space="preserve"> </w:t>
        </w:r>
      </w:ins>
      <w:hyperlink w:anchor="exr-best-predictor">
        <w:ins w:id="1467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468" w:author="PR Preview" w:date="2026-01-01T00:00:00Z">
        <w:r>
          <w:t xml:space="preserve">,</w:t>
        </w:r>
      </w:ins>
      <w:ins w:id="1469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470" w:author="PR Preview" w:date="2026-01-01T00:00:00Z">
        <w:r>
          <w:t xml:space="preserve"> </w:t>
        </w:r>
      </w:ins>
      <w:ins w:id="1471" w:author="PR Preview" w:date="2026-01-01T00:00:00Z">
        <w:r>
          <w:t xml:space="preserve">and</w:t>
        </w:r>
      </w:ins>
      <w:ins w:id="1472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473" w:author="PR Preview" w:date="2026-01-01T00:00:00Z">
        <w:r>
          <w:t xml:space="preserve">,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so the irreducible risk is</w:t>
        </w:r>
      </w:ins>
      <w:ins w:id="1476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477" w:author="PR Preview" w:date="2026-01-01T00:00:00Z">
        <w:r>
          <w:t xml:space="preserve">.</w:t>
        </w:r>
      </w:ins>
    </w:p>
    <w:bookmarkEnd w:id="137"/>
    <w:bookmarkStart w:id="138" w:name="def-reducible-risk"/>
    <w:p>
      <w:pPr>
        <w:pStyle w:val="BodyText"/>
      </w:pPr>
      <w:ins w:id="1478" w:author="PR Preview" w:date="2026-01-01T00:00:00Z">
        <w:r>
          <w:rPr>
            <w:b/>
            <w:bCs/>
          </w:rPr>
          <w:t xml:space="preserve">Definition 20 (Reducible risk)</w:t>
        </w:r>
      </w:ins>
      <w:ins w:id="1479" w:author="PR Preview" w:date="2026-01-01T00:00:00Z">
        <w:r>
          <w:t xml:space="preserve"> </w:t>
        </w:r>
      </w:ins>
      <w:ins w:id="1480" w:author="PR Preview" w:date="2026-01-01T00:00:00Z">
        <w:r>
          <w:t xml:space="preserve">In the squared-error risk decomposition of</w:t>
        </w:r>
      </w:ins>
      <w:ins w:id="1481" w:author="PR Preview" w:date="2026-01-01T00:00:00Z">
        <w:r>
          <w:t xml:space="preserve"> </w:t>
        </w:r>
      </w:ins>
      <w:hyperlink w:anchor="thm-risk-decomposition">
        <w:ins w:id="1482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483" w:author="PR Preview" w:date="2026-01-01T00:00:00Z">
        <w:r>
          <w:t xml:space="preserve">,</w:t>
        </w:r>
      </w:ins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the excess risk from choosing the prediction function</w:t>
        </w:r>
      </w:ins>
      <w:ins w:id="1486" w:author="PR Preview" w:date="2026-01-01T00:00:00Z">
        <w:r>
          <w:t xml:space="preserve"> </w:t>
        </w:r>
      </w:ins>
      <m:oMath>
        <m:r>
          <m:t>g</m:t>
        </m:r>
      </m:oMath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instead of the conditional mean,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38"/>
    <w:bookmarkStart w:id="139" w:name="rem-reducible-risk"/>
    <w:p>
      <w:pPr>
        <w:pStyle w:val="BodyText"/>
      </w:pPr>
      <w:del w:id="1489" w:author="PR Preview" w:date="2026-01-01T00:00:00Z">
        <w:r>
          <w:rPr>
            <w:i/>
            <w:iCs/>
          </w:rPr>
          <w:delText xml:space="preserve">Remark 2</w:delText>
        </w:r>
      </w:del>
      <w:del w:id="1490" w:author="PR Preview" w:date="2026-01-01T00:00:00Z">
        <w:r>
          <w:delText xml:space="preserve"> (When the reducible risk is zero). </w:delText>
        </w:r>
      </w:del>
      <w:del w:id="1491" w:author="PR Preview" w:date="2026-01-01T00:00:00Z">
        <w:r>
          <w:delText xml:space="preserve">The reducible risk is zero if and only if</w:delText>
        </w:r>
      </w:del>
      <w:del w:id="149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1493" w:author="PR Preview" w:date="2026-01-01T00:00:00Z">
        <w:r>
          <w:delText xml:space="preserve">.</w:delText>
        </w:r>
      </w:del>
    </w:p>
    <w:p>
      <w:pPr>
        <w:pStyle w:val="BodyText"/>
      </w:pPr>
      <w:del w:id="1494" w:author="PR Preview" w:date="2026-01-01T00:00:00Z">
        <w:r>
          <w:rPr>
            <w:b/>
            <w:bCs/>
          </w:rPr>
          <w:delText xml:space="preserve">Example 31 (Reducible risk in the best-predictor exercise)</w:delText>
        </w:r>
      </w:del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In</w:delText>
        </w:r>
      </w:del>
      <w:del w:id="1497" w:author="PR Preview" w:date="2026-01-01T00:00:00Z">
        <w:r>
          <w:delText xml:space="preserve"> </w:delText>
        </w:r>
      </w:del>
      <w:hyperlink w:anchor="exr-best-predictor">
        <w:del w:id="1498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499" w:author="PR Preview" w:date="2026-01-01T00:00:00Z">
        <w:r>
          <w:delText xml:space="preserve">,</w:delText>
        </w:r>
      </w:del>
      <w:del w:id="1500" w:author="PR Preview" w:date="2026-01-01T00:00:00Z">
        <w:r>
          <w:delText xml:space="preserve"> </w:delText>
        </w:r>
      </w:del>
      <w:del w:id="1501" w:author="PR Preview" w:date="2026-01-01T00:00:00Z">
        <w:r>
          <w:delText xml:space="preserve">the constant prediction</w:delText>
        </w:r>
      </w:del>
      <w:del w:id="1502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503" w:author="PR Preview" w:date="2026-01-01T00:00:00Z">
        <w:r>
          <w:delText xml:space="preserve"> </w:delText>
        </w:r>
      </w:del>
      <w:del w:id="1504" w:author="PR Preview" w:date="2026-01-01T00:00:00Z">
        <w:r>
          <w:delText xml:space="preserve">has reducible risk</w:delText>
        </w:r>
      </w:del>
      <w:del w:id="1505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del w:id="1506" w:author="PR Preview" w:date="2026-01-01T00:00:00Z">
        <w:r>
          <w:delText xml:space="preserve">,</w:delText>
        </w:r>
      </w:del>
      <w:del w:id="1507" w:author="PR Preview" w:date="2026-01-01T00:00:00Z">
        <w:r>
          <w:delText xml:space="preserve"> </w:delText>
        </w:r>
      </w:del>
      <w:del w:id="1508" w:author="PR Preview" w:date="2026-01-01T00:00:00Z">
        <w:r>
          <w:delText xml:space="preserve">and the prediction</w:delText>
        </w:r>
      </w:del>
      <w:del w:id="1509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delText xml:space="preserve">has reducible risk</w:delText>
        </w:r>
      </w:del>
      <w:del w:id="1512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del w:id="1513" w:author="PR Preview" w:date="2026-01-01T00:00:00Z">
        <w:r>
          <w:delText xml:space="preserve">.</w:delText>
        </w:r>
      </w:del>
    </w:p>
    <w:p>
      <w:pPr>
        <w:pStyle w:val="BodyText"/>
      </w:pPr>
      <w:ins w:id="1514" w:author="PR Preview" w:date="2026-01-01T00:00:00Z">
        <w:r>
          <w:rPr>
            <w:i/>
            <w:iCs/>
          </w:rPr>
          <w:t xml:space="preserve">Remark 6</w:t>
        </w:r>
      </w:ins>
      <w:ins w:id="1515" w:author="PR Preview" w:date="2026-01-01T00:00:00Z">
        <w:r>
          <w:t xml:space="preserve"> (When the reducible risk is zero). </w:t>
        </w:r>
      </w:ins>
      <w:ins w:id="1516" w:author="PR Preview" w:date="2026-01-01T00:00:00Z">
        <w:r>
          <w:t xml:space="preserve">The reducible risk is zero if and only if</w:t>
        </w:r>
      </w:ins>
      <w:ins w:id="1517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518" w:author="PR Preview" w:date="2026-01-01T00:00:00Z">
        <w:r>
          <w:t xml:space="preserve">.</w:t>
        </w:r>
      </w:ins>
    </w:p>
    <w:bookmarkEnd w:id="139"/>
    <w:bookmarkStart w:id="140" w:name="exm-reducible-risk"/>
    <w:p>
      <w:pPr>
        <w:pStyle w:val="BodyText"/>
      </w:pPr>
      <w:ins w:id="1519" w:author="PR Preview" w:date="2026-01-01T00:00:00Z">
        <w:r>
          <w:rPr>
            <w:b/>
            <w:bCs/>
          </w:rPr>
          <w:t xml:space="preserve">Example 36 (Reducible risk in the best-predictor exercise)</w:t>
        </w:r>
      </w:ins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In</w:t>
        </w:r>
      </w:ins>
      <w:ins w:id="1522" w:author="PR Preview" w:date="2026-01-01T00:00:00Z">
        <w:r>
          <w:t xml:space="preserve"> </w:t>
        </w:r>
      </w:ins>
      <w:hyperlink w:anchor="exr-best-predictor">
        <w:ins w:id="1523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524" w:author="PR Preview" w:date="2026-01-01T00:00:00Z">
        <w:r>
          <w:t xml:space="preserve">,</w:t>
        </w:r>
      </w:ins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the constant prediction</w:t>
        </w:r>
      </w:ins>
      <w:ins w:id="152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528" w:author="PR Preview" w:date="2026-01-01T00:00:00Z">
        <w:r>
          <w:t xml:space="preserve"> </w:t>
        </w:r>
      </w:ins>
      <w:ins w:id="1529" w:author="PR Preview" w:date="2026-01-01T00:00:00Z">
        <w:r>
          <w:t xml:space="preserve">has reducible risk</w:t>
        </w:r>
      </w:ins>
      <w:ins w:id="1530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ins w:id="1531" w:author="PR Preview" w:date="2026-01-01T00:00:00Z">
        <w:r>
          <w:t xml:space="preserve">,</w:t>
        </w:r>
      </w:ins>
      <w:ins w:id="1532" w:author="PR Preview" w:date="2026-01-01T00:00:00Z">
        <w:r>
          <w:t xml:space="preserve"> </w:t>
        </w:r>
      </w:ins>
      <w:ins w:id="1533" w:author="PR Preview" w:date="2026-01-01T00:00:00Z">
        <w:r>
          <w:t xml:space="preserve">and the prediction</w:t>
        </w:r>
      </w:ins>
      <w:ins w:id="153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has reducible risk</w:t>
        </w:r>
      </w:ins>
      <w:ins w:id="1537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ins w:id="1538" w:author="PR Preview" w:date="2026-01-01T00:00:00Z">
        <w:r>
          <w:t xml:space="preserve">.</w:t>
        </w:r>
      </w:ins>
    </w:p>
    <w:bookmarkEnd w:id="14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del w:id="1539" w:author="PR Preview" w:date="2026-01-01T00:00:00Z">
        <w:r>
          <w:delText xml:space="preserve">shows that the total squared-error risk is the sum of the</w:delText>
        </w:r>
      </w:del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irreducible risk (</w:delText>
        </w:r>
      </w:del>
      <w:hyperlink w:anchor="def-irreducible-risk">
        <w:del w:id="1542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543" w:author="PR Preview" w:date="2026-01-01T00:00:00Z">
        <w:r>
          <w:delText xml:space="preserve">)</w:delText>
        </w:r>
      </w:del>
      <w:del w:id="1544" w:author="PR Preview" w:date="2026-01-01T00:00:00Z">
        <w:r>
          <w:delText xml:space="preserve"> </w:delText>
        </w:r>
      </w:del>
      <w:del w:id="1545" w:author="PR Preview" w:date="2026-01-01T00:00:00Z">
        <w:r>
          <w:delText xml:space="preserve">and the reducible risk (</w:delText>
        </w:r>
      </w:del>
      <w:hyperlink w:anchor="def-reducible-risk">
        <w:del w:id="1546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1547" w:author="PR Preview" w:date="2026-01-01T00:00:00Z">
        <w:r>
          <w:delText xml:space="preserve">).</w:delText>
        </w:r>
      </w:del>
    </w:p>
    <w:p>
      <w:pPr>
        <w:pStyle w:val="FirstParagraph"/>
      </w:pPr>
      <w:ins w:id="1548" w:author="PR Preview" w:date="2026-01-01T00:00:00Z">
        <w:r>
          <w:t xml:space="preserve">shows that the total squared-error risk is the sum of the</w:t>
        </w:r>
      </w:ins>
      <w:ins w:id="1549" w:author="PR Preview" w:date="2026-01-01T00:00:00Z">
        <w:r>
          <w:t xml:space="preserve"> </w:t>
        </w:r>
      </w:ins>
      <w:ins w:id="1550" w:author="PR Preview" w:date="2026-01-01T00:00:00Z">
        <w:r>
          <w:t xml:space="preserve">irreducible risk (</w:t>
        </w:r>
      </w:ins>
      <w:hyperlink w:anchor="def-irreducible-risk">
        <w:ins w:id="1551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1552" w:author="PR Preview" w:date="2026-01-01T00:00:00Z">
        <w:r>
          <w:t xml:space="preserve">)</w:t>
        </w:r>
      </w:ins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and the reducible risk (</w:t>
        </w:r>
      </w:ins>
      <w:hyperlink w:anchor="def-reducible-risk">
        <w:ins w:id="1555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1556" w:author="PR Preview" w:date="2026-01-01T00:00:00Z">
        <w:r>
          <w:t xml:space="preserve">).</w:t>
        </w:r>
      </w:ins>
    </w:p>
    <w:bookmarkStart w:id="143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2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44" w:name="exm-best-predictor-argmin"/>
    <w:p>
      <w:pPr>
        <w:pStyle w:val="BodyText"/>
      </w:pPr>
      <w:del w:id="1557" w:author="PR Preview" w:date="2026-01-01T00:00:00Z">
        <w:r>
          <w:rPr>
            <w:b/>
            <w:bCs/>
          </w:rPr>
          <w:delText xml:space="preserve">Example 32 (The minimizer in the best-predictor exercise)</w:delText>
        </w:r>
      </w:del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In</w:delText>
        </w:r>
      </w:del>
      <w:del w:id="1560" w:author="PR Preview" w:date="2026-01-01T00:00:00Z">
        <w:r>
          <w:delText xml:space="preserve"> </w:delText>
        </w:r>
      </w:del>
      <w:hyperlink w:anchor="exr-best-predictor">
        <w:del w:id="1561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562" w:author="PR Preview" w:date="2026-01-01T00:00:00Z">
        <w:r>
          <w:delText xml:space="preserve">, the</w:delText>
        </w:r>
      </w:del>
      <w:del w:id="1563" w:author="PR Preview" w:date="2026-01-01T00:00:00Z">
        <w:r>
          <w:delText xml:space="preserve"> </w:delText>
        </w:r>
      </w:del>
      <w:hyperlink w:anchor="def-cond-expectation-function">
        <w:del w:id="1564" w:author="PR Preview" w:date="2026-01-01T00:00:00Z">
          <w:r>
            <w:rPr>
              <w:rStyle w:val="Hyperlink"/>
            </w:rPr>
            <w:delText xml:space="preserve">conditional expectation function</w:delText>
          </w:r>
        </w:del>
      </w:hyperlink>
      <w:del w:id="1565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566" w:author="PR Preview" w:date="2026-01-01T00:00:00Z">
        <w:r>
          <w:delText xml:space="preserve"> </w:delText>
        </w:r>
      </w:del>
      <w:del w:id="1567" w:author="PR Preview" w:date="2026-01-01T00:00:00Z">
        <w:r>
          <w:delText xml:space="preserve">has</w:delText>
        </w:r>
      </w:del>
      <w:del w:id="1568" w:author="PR Preview" w:date="2026-01-01T00:00:00Z">
        <w:r>
          <w:delText xml:space="preserve"> </w:delText>
        </w:r>
      </w:del>
      <w:hyperlink w:anchor="def-risk">
        <w:del w:id="1569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570" w:author="PR Preview" w:date="2026-01-01T00:00:00Z">
        <w:r>
          <w:delText xml:space="preserve"> </w:delText>
        </w:r>
      </w:del>
      <m:oMath>
        <m:r>
          <m:t>1</m:t>
        </m:r>
      </m:oMath>
      <w:del w:id="1571" w:author="PR Preview" w:date="2026-01-01T00:00:00Z">
        <w:r>
          <w:delText xml:space="preserve">.</w:delText>
        </w:r>
      </w:del>
      <w:del w:id="1572" w:author="PR Preview" w:date="2026-01-01T00:00:00Z">
        <w:r>
          <w:delText xml:space="preserve"> </w:delText>
        </w:r>
      </w:del>
      <w:del w:id="1573" w:author="PR Preview" w:date="2026-01-01T00:00:00Z">
        <w:r>
          <w:delText xml:space="preserve">The constant prediction</w:delText>
        </w:r>
      </w:del>
      <w:del w:id="1574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575" w:author="PR Preview" w:date="2026-01-01T00:00:00Z">
        <w:r>
          <w:delText xml:space="preserve"> </w:delText>
        </w:r>
      </w:del>
      <w:del w:id="1576" w:author="PR Preview" w:date="2026-01-01T00:00:00Z">
        <w:r>
          <w:delText xml:space="preserve">has risk</w:delText>
        </w:r>
      </w:del>
      <w:del w:id="1577" w:author="PR Preview" w:date="2026-01-01T00:00:00Z">
        <w:r>
          <w:delText xml:space="preserve"> </w:delText>
        </w:r>
      </w:del>
      <m:oMath>
        <m:r>
          <m:t>5</m:t>
        </m:r>
      </m:oMath>
      <w:del w:id="1578" w:author="PR Preview" w:date="2026-01-01T00:00:00Z">
        <w:r>
          <w:delText xml:space="preserve"> </w:delText>
        </w:r>
      </w:del>
      <w:del w:id="1579" w:author="PR Preview" w:date="2026-01-01T00:00:00Z">
        <w:r>
          <w:delText xml:space="preserve">and</w:delText>
        </w:r>
      </w:del>
      <w:del w:id="1580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has risk</w:delText>
        </w:r>
      </w:del>
      <w:del w:id="1583" w:author="PR Preview" w:date="2026-01-01T00:00:00Z">
        <w:r>
          <w:delText xml:space="preserve"> </w:delText>
        </w:r>
      </w:del>
      <m:oMath>
        <m:r>
          <m:t>2</m:t>
        </m:r>
      </m:oMath>
      <w:del w:id="1584" w:author="PR Preview" w:date="2026-01-01T00:00:00Z">
        <w:r>
          <w:delText xml:space="preserve">, both larger than</w:delText>
        </w:r>
      </w:del>
      <w:del w:id="1585" w:author="PR Preview" w:date="2026-01-01T00:00:00Z">
        <w:r>
          <w:delText xml:space="preserve"> </w:delText>
        </w:r>
      </w:del>
      <m:oMath>
        <m:r>
          <m:t>1</m:t>
        </m:r>
      </m:oMath>
      <w:del w:id="1586" w:author="PR Preview" w:date="2026-01-01T00:00:00Z">
        <w:r>
          <w:delText xml:space="preserve">.</w:delText>
        </w:r>
      </w:del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So</w:delText>
        </w:r>
      </w:del>
      <w:del w:id="1589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is the</w:delText>
        </w:r>
      </w:del>
      <w:del w:id="1592" w:author="PR Preview" w:date="2026-01-01T00:00:00Z">
        <w:r>
          <w:delText xml:space="preserve"> </w:delText>
        </w:r>
      </w:del>
      <w:hyperlink r:id="rId141">
        <w:del w:id="1593" w:author="PR Preview" w:date="2026-01-01T00:00:00Z">
          <w:r>
            <w:rPr>
              <w:rStyle w:val="Hyperlink"/>
            </w:rPr>
            <w:delText xml:space="preserve">minimizer</w:delText>
          </w:r>
        </w:del>
      </w:hyperlink>
      <w:del w:id="1594" w:author="PR Preview" w:date="2026-01-01T00:00:00Z">
        <w:r>
          <w:delText xml:space="preserve"> </w:delText>
        </w:r>
      </w:del>
      <w:del w:id="1595" w:author="PR Preview" w:date="2026-01-01T00:00:00Z">
        <w:r>
          <w:delText xml:space="preserve">among the three.</w:delText>
        </w:r>
      </w:del>
    </w:p>
    <w:p>
      <w:pPr>
        <w:pStyle w:val="BodyText"/>
      </w:pPr>
      <w:ins w:id="1596" w:author="PR Preview" w:date="2026-01-01T00:00:00Z">
        <w:r>
          <w:rPr>
            <w:b/>
            <w:bCs/>
          </w:rPr>
          <w:t xml:space="preserve">Example 37 (The minimizer in the best-predictor exercise)</w:t>
        </w:r>
      </w:ins>
      <w:ins w:id="1597" w:author="PR Preview" w:date="2026-01-01T00:00:00Z">
        <w:r>
          <w:t xml:space="preserve"> </w:t>
        </w:r>
      </w:ins>
      <w:ins w:id="1598" w:author="PR Preview" w:date="2026-01-01T00:00:00Z">
        <w:r>
          <w:t xml:space="preserve">In</w:t>
        </w:r>
      </w:ins>
      <w:ins w:id="1599" w:author="PR Preview" w:date="2026-01-01T00:00:00Z">
        <w:r>
          <w:t xml:space="preserve"> </w:t>
        </w:r>
      </w:ins>
      <w:hyperlink w:anchor="exr-best-predictor">
        <w:ins w:id="1600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601" w:author="PR Preview" w:date="2026-01-01T00:00:00Z">
        <w:r>
          <w:t xml:space="preserve">, the</w:t>
        </w:r>
      </w:ins>
      <w:ins w:id="1602" w:author="PR Preview" w:date="2026-01-01T00:00:00Z">
        <w:r>
          <w:t xml:space="preserve"> </w:t>
        </w:r>
      </w:ins>
      <w:hyperlink w:anchor="def-cond-expectation-function">
        <w:ins w:id="1603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1604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has</w:t>
        </w:r>
      </w:ins>
      <w:ins w:id="1607" w:author="PR Preview" w:date="2026-01-01T00:00:00Z">
        <w:r>
          <w:t xml:space="preserve"> </w:t>
        </w:r>
      </w:ins>
      <w:hyperlink w:anchor="def-risk">
        <w:ins w:id="1608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609" w:author="PR Preview" w:date="2026-01-01T00:00:00Z">
        <w:r>
          <w:t xml:space="preserve"> </w:t>
        </w:r>
      </w:ins>
      <m:oMath>
        <m:r>
          <m:t>1</m:t>
        </m:r>
      </m:oMath>
      <w:ins w:id="1610" w:author="PR Preview" w:date="2026-01-01T00:00:00Z">
        <w:r>
          <w:t xml:space="preserve">.</w:t>
        </w:r>
      </w:ins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The constant prediction</w:t>
        </w:r>
      </w:ins>
      <w:ins w:id="1613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614" w:author="PR Preview" w:date="2026-01-01T00:00:00Z">
        <w:r>
          <w:t xml:space="preserve"> </w:t>
        </w:r>
      </w:ins>
      <w:ins w:id="1615" w:author="PR Preview" w:date="2026-01-01T00:00:00Z">
        <w:r>
          <w:t xml:space="preserve">has risk</w:t>
        </w:r>
      </w:ins>
      <w:ins w:id="1616" w:author="PR Preview" w:date="2026-01-01T00:00:00Z">
        <w:r>
          <w:t xml:space="preserve"> </w:t>
        </w:r>
      </w:ins>
      <m:oMath>
        <m:r>
          <m:t>5</m:t>
        </m:r>
      </m:oMath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and</w:t>
        </w:r>
      </w:ins>
      <w:ins w:id="1619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has risk</w:t>
        </w:r>
      </w:ins>
      <w:ins w:id="1622" w:author="PR Preview" w:date="2026-01-01T00:00:00Z">
        <w:r>
          <w:t xml:space="preserve"> </w:t>
        </w:r>
      </w:ins>
      <m:oMath>
        <m:r>
          <m:t>2</m:t>
        </m:r>
      </m:oMath>
      <w:ins w:id="1623" w:author="PR Preview" w:date="2026-01-01T00:00:00Z">
        <w:r>
          <w:t xml:space="preserve">, both larger than</w:t>
        </w:r>
      </w:ins>
      <w:ins w:id="1624" w:author="PR Preview" w:date="2026-01-01T00:00:00Z">
        <w:r>
          <w:t xml:space="preserve"> </w:t>
        </w:r>
      </w:ins>
      <m:oMath>
        <m:r>
          <m:t>1</m:t>
        </m:r>
      </m:oMath>
      <w:ins w:id="1625" w:author="PR Preview" w:date="2026-01-01T00:00:00Z">
        <w:r>
          <w:t xml:space="preserve">.</w:t>
        </w:r>
      </w:ins>
      <w:ins w:id="1626" w:author="PR Preview" w:date="2026-01-01T00:00:00Z">
        <w:r>
          <w:t xml:space="preserve"> </w:t>
        </w:r>
      </w:ins>
      <w:ins w:id="1627" w:author="PR Preview" w:date="2026-01-01T00:00:00Z">
        <w:r>
          <w:t xml:space="preserve">So</w:t>
        </w:r>
      </w:ins>
      <w:ins w:id="1628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is the</w:t>
        </w:r>
      </w:ins>
      <w:ins w:id="1631" w:author="PR Preview" w:date="2026-01-01T00:00:00Z">
        <w:r>
          <w:t xml:space="preserve"> </w:t>
        </w:r>
      </w:ins>
      <w:hyperlink r:id="rId141">
        <w:ins w:id="1632" w:author="PR Preview" w:date="2026-01-01T00:00:00Z">
          <w:r>
            <w:rPr>
              <w:rStyle w:val="Hyperlink"/>
            </w:rPr>
            <w:t xml:space="preserve">minimizer</w:t>
          </w:r>
        </w:ins>
      </w:hyperlink>
      <w:ins w:id="1633" w:author="PR Preview" w:date="2026-01-01T00:00:00Z">
        <w:r>
          <w:t xml:space="preserve"> </w:t>
        </w:r>
      </w:ins>
      <w:ins w:id="1634" w:author="PR Preview" w:date="2026-01-01T00:00:00Z">
        <w:r>
          <w:t xml:space="preserve">among the three.</w:t>
        </w:r>
      </w:ins>
    </w:p>
    <w:bookmarkEnd w:id="144"/>
    <w:bookmarkStart w:id="145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6" w:name="exm-best-predictor-unique"/>
    <w:p>
      <w:pPr>
        <w:pStyle w:val="BodyText"/>
      </w:pPr>
      <w:del w:id="1635" w:author="PR Preview" w:date="2026-01-01T00:00:00Z">
        <w:r>
          <w:rPr>
            <w:b/>
            <w:bCs/>
          </w:rPr>
          <w:delText xml:space="preserve">Example 33 (Uniqueness in the best-predictor exercise)</w:delText>
        </w:r>
      </w:del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In</w:delText>
        </w:r>
      </w:del>
      <w:del w:id="1638" w:author="PR Preview" w:date="2026-01-01T00:00:00Z">
        <w:r>
          <w:delText xml:space="preserve"> </w:delText>
        </w:r>
      </w:del>
      <w:hyperlink w:anchor="exr-best-predictor">
        <w:del w:id="1639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640" w:author="PR Preview" w:date="2026-01-01T00:00:00Z">
        <w:r>
          <w:delText xml:space="preserve">,</w:delText>
        </w:r>
      </w:del>
      <w:del w:id="1641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del w:id="1642" w:author="PR Preview" w:date="2026-01-01T00:00:00Z">
        <w:r>
          <w:delText xml:space="preserve"> </w:delText>
        </w:r>
      </w:del>
      <w:del w:id="1643" w:author="PR Preview" w:date="2026-01-01T00:00:00Z">
        <w:r>
          <w:delText xml:space="preserve">differs from</w:delText>
        </w:r>
      </w:del>
      <w:del w:id="1644" w:author="PR Preview" w:date="2026-01-01T00:00:00Z">
        <w:r>
          <w:delText xml:space="preserve"> </w:delText>
        </w:r>
      </w:del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delText xml:space="preserve">when</w:delText>
        </w:r>
      </w:del>
      <w:del w:id="164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1648" w:author="PR Preview" w:date="2026-01-01T00:00:00Z">
        <w:r>
          <w:delText xml:space="preserve">, which has probability</w:delText>
        </w:r>
      </w:del>
      <w:del w:id="1649" w:author="PR Preview" w:date="2026-01-01T00:00:00Z">
        <w:r>
          <w:delText xml:space="preserve"> </w:delText>
        </w:r>
      </w:del>
      <m:oMath>
        <m:r>
          <m:t>0.5</m:t>
        </m:r>
      </m:oMath>
      <w:del w:id="1650" w:author="PR Preview" w:date="2026-01-01T00:00:00Z">
        <w:r>
          <w:delText xml:space="preserve">.</w:delText>
        </w:r>
      </w:del>
      <w:del w:id="1651" w:author="PR Preview" w:date="2026-01-01T00:00:00Z">
        <w:r>
          <w:delText xml:space="preserve"> </w:delText>
        </w:r>
      </w:del>
      <w:del w:id="1652" w:author="PR Preview" w:date="2026-01-01T00:00:00Z">
        <w:r>
          <w:delText xml:space="preserve">So</w:delText>
        </w:r>
      </w:del>
      <w:del w:id="1653" w:author="PR Preview" w:date="2026-01-01T00:00:00Z">
        <w:r>
          <w:delText xml:space="preserve"> </w:delText>
        </w:r>
      </w:del>
      <m:oMath>
        <m:sSub>
          <m:e>
            <m:r>
              <m:t>g</m:t>
            </m:r>
          </m:e>
          <m:sub>
            <m:r>
              <m:t>2</m:t>
            </m:r>
          </m:sub>
        </m:sSub>
      </m:oMath>
      <w:del w:id="1654" w:author="PR Preview" w:date="2026-01-01T00:00:00Z">
        <w:r>
          <w:delText xml:space="preserve"> </w:delText>
        </w:r>
      </w:del>
      <w:del w:id="1655" w:author="PR Preview" w:date="2026-01-01T00:00:00Z">
        <w:r>
          <w:delText xml:space="preserve">is not a</w:delText>
        </w:r>
      </w:del>
      <w:del w:id="1656" w:author="PR Preview" w:date="2026-01-01T00:00:00Z">
        <w:r>
          <w:delText xml:space="preserve"> </w:delText>
        </w:r>
      </w:del>
      <w:hyperlink r:id="rId141">
        <w:del w:id="1657" w:author="PR Preview" w:date="2026-01-01T00:00:00Z">
          <w:r>
            <w:rPr>
              <w:rStyle w:val="Hyperlink"/>
            </w:rPr>
            <w:delText xml:space="preserve">minimizer</w:delText>
          </w:r>
        </w:del>
      </w:hyperlink>
      <w:del w:id="1658" w:author="PR Preview" w:date="2026-01-01T00:00:00Z">
        <w:r>
          <w:delText xml:space="preserve">, which matches its</w:delText>
        </w:r>
      </w:del>
      <w:del w:id="1659" w:author="PR Preview" w:date="2026-01-01T00:00:00Z">
        <w:r>
          <w:delText xml:space="preserve"> </w:delText>
        </w:r>
      </w:del>
      <w:hyperlink w:anchor="def-risk">
        <w:del w:id="1660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661" w:author="PR Preview" w:date="2026-01-01T00:00:00Z">
        <w:r>
          <w:delText xml:space="preserve"> </w:delText>
        </w:r>
      </w:del>
      <m:oMath>
        <m:r>
          <m:t>2</m:t>
        </m:r>
      </m:oMath>
      <w:del w:id="1662" w:author="PR Preview" w:date="2026-01-01T00:00:00Z">
        <w:r>
          <w:delText xml:space="preserve"> </w:delText>
        </w:r>
      </w:del>
      <w:del w:id="1663" w:author="PR Preview" w:date="2026-01-01T00:00:00Z">
        <w:r>
          <w:delText xml:space="preserve">being larger than</w:delText>
        </w:r>
      </w:del>
      <w:del w:id="1664" w:author="PR Preview" w:date="2026-01-01T00:00:00Z">
        <w:r>
          <w:delText xml:space="preserve"> </w:delText>
        </w:r>
      </w:del>
      <m:oMath>
        <m:r>
          <m:t>1</m:t>
        </m:r>
      </m:oMath>
      <w:del w:id="1665" w:author="PR Preview" w:date="2026-01-01T00:00:00Z">
        <w:r>
          <w:delText xml:space="preserve">.</w:delText>
        </w:r>
      </w:del>
    </w:p>
    <w:p>
      <w:pPr>
        <w:pStyle w:val="BodyText"/>
      </w:pPr>
      <w:ins w:id="1666" w:author="PR Preview" w:date="2026-01-01T00:00:00Z">
        <w:r>
          <w:rPr>
            <w:b/>
            <w:bCs/>
          </w:rPr>
          <w:t xml:space="preserve">Example 38 (Uniqueness in the best-predictor exercise)</w:t>
        </w:r>
      </w:ins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In</w:t>
        </w:r>
      </w:ins>
      <w:ins w:id="1669" w:author="PR Preview" w:date="2026-01-01T00:00:00Z">
        <w:r>
          <w:t xml:space="preserve"> </w:t>
        </w:r>
      </w:ins>
      <w:hyperlink w:anchor="exr-best-predictor">
        <w:ins w:id="1670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671" w:author="PR Preview" w:date="2026-01-01T00:00:00Z">
        <w:r>
          <w:t xml:space="preserve">,</w:t>
        </w:r>
      </w:ins>
      <w:ins w:id="1672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1673" w:author="PR Preview" w:date="2026-01-01T00:00:00Z">
        <w:r>
          <w:t xml:space="preserve"> </w:t>
        </w:r>
      </w:ins>
      <w:ins w:id="1674" w:author="PR Preview" w:date="2026-01-01T00:00:00Z">
        <w:r>
          <w:t xml:space="preserve">differs from</w:t>
        </w:r>
      </w:ins>
      <w:ins w:id="1675" w:author="PR Preview" w:date="2026-01-01T00:00:00Z">
        <w:r>
          <w:t xml:space="preserve"> </w:t>
        </w:r>
      </w:ins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676" w:author="PR Preview" w:date="2026-01-01T00:00:00Z">
        <w:r>
          <w:t xml:space="preserve"> </w:t>
        </w:r>
      </w:ins>
      <w:ins w:id="1677" w:author="PR Preview" w:date="2026-01-01T00:00:00Z">
        <w:r>
          <w:t xml:space="preserve">when</w:t>
        </w:r>
      </w:ins>
      <w:ins w:id="167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679" w:author="PR Preview" w:date="2026-01-01T00:00:00Z">
        <w:r>
          <w:t xml:space="preserve">, which has probability</w:t>
        </w:r>
      </w:ins>
      <w:ins w:id="1680" w:author="PR Preview" w:date="2026-01-01T00:00:00Z">
        <w:r>
          <w:t xml:space="preserve"> </w:t>
        </w:r>
      </w:ins>
      <m:oMath>
        <m:r>
          <m:t>0.5</m:t>
        </m:r>
      </m:oMath>
      <w:ins w:id="1681" w:author="PR Preview" w:date="2026-01-01T00:00:00Z">
        <w:r>
          <w:t xml:space="preserve">.</w:t>
        </w:r>
      </w:ins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So</w:t>
        </w:r>
      </w:ins>
      <w:ins w:id="168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is not a</w:t>
        </w:r>
      </w:ins>
      <w:ins w:id="1687" w:author="PR Preview" w:date="2026-01-01T00:00:00Z">
        <w:r>
          <w:t xml:space="preserve"> </w:t>
        </w:r>
      </w:ins>
      <w:hyperlink r:id="rId141">
        <w:ins w:id="1688" w:author="PR Preview" w:date="2026-01-01T00:00:00Z">
          <w:r>
            <w:rPr>
              <w:rStyle w:val="Hyperlink"/>
            </w:rPr>
            <w:t xml:space="preserve">minimizer</w:t>
          </w:r>
        </w:ins>
      </w:hyperlink>
      <w:ins w:id="1689" w:author="PR Preview" w:date="2026-01-01T00:00:00Z">
        <w:r>
          <w:t xml:space="preserve">, which matches its</w:t>
        </w:r>
      </w:ins>
      <w:ins w:id="1690" w:author="PR Preview" w:date="2026-01-01T00:00:00Z">
        <w:r>
          <w:t xml:space="preserve"> </w:t>
        </w:r>
      </w:ins>
      <w:hyperlink w:anchor="def-risk">
        <w:ins w:id="1691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692" w:author="PR Preview" w:date="2026-01-01T00:00:00Z">
        <w:r>
          <w:t xml:space="preserve"> </w:t>
        </w:r>
      </w:ins>
      <m:oMath>
        <m:r>
          <m:t>2</m:t>
        </m:r>
      </m:oMath>
      <w:ins w:id="1693" w:author="PR Preview" w:date="2026-01-01T00:00:00Z">
        <w:r>
          <w:t xml:space="preserve"> </w:t>
        </w:r>
      </w:ins>
      <w:ins w:id="1694" w:author="PR Preview" w:date="2026-01-01T00:00:00Z">
        <w:r>
          <w:t xml:space="preserve">being larger than</w:t>
        </w:r>
      </w:ins>
      <w:ins w:id="1695" w:author="PR Preview" w:date="2026-01-01T00:00:00Z">
        <w:r>
          <w:t xml:space="preserve"> </w:t>
        </w:r>
      </w:ins>
      <m:oMath>
        <m:r>
          <m:t>1</m:t>
        </m:r>
      </m:oMath>
      <w:ins w:id="1696" w:author="PR Preview" w:date="2026-01-01T00:00:00Z">
        <w:r>
          <w:t xml:space="preserve">.</w:t>
        </w:r>
      </w:ins>
    </w:p>
    <w:bookmarkEnd w:id="146"/>
    <w:bookmarkEnd w:id="147"/>
    <w:bookmarkStart w:id="159" w:name="sec-entropy"/>
    <w:p>
      <w:pPr>
        <w:pStyle w:val="Heading2"/>
      </w:pPr>
      <w:r>
        <w:t xml:space="preserve">4 Entropy and cross-entropy</w:t>
      </w:r>
    </w:p>
    <w:bookmarkStart w:id="148" w:name="def-entropy"/>
    <w:p>
      <w:pPr>
        <w:pStyle w:val="FirstParagraph"/>
      </w:pPr>
      <w:del w:id="1697" w:author="PR Preview" w:date="2026-01-01T00:00:00Z">
        <w:r>
          <w:rPr>
            <w:b/>
            <w:bCs/>
          </w:rPr>
          <w:delText xml:space="preserve">Definition 19 (Entropy)</w:delText>
        </w:r>
      </w:del>
      <w:del w:id="1698" w:author="PR Preview" w:date="2026-01-01T00:00:00Z">
        <w:r>
          <w:delText xml:space="preserve"> </w:delText>
        </w:r>
      </w:del>
      <w:del w:id="1699" w:author="PR Preview" w:date="2026-01-01T00:00:00Z">
        <w:r>
          <w:delText xml:space="preserve">The</w:delText>
        </w:r>
      </w:del>
      <w:del w:id="1700" w:author="PR Preview" w:date="2026-01-01T00:00:00Z">
        <w:r>
          <w:delText xml:space="preserve"> </w:delText>
        </w:r>
      </w:del>
      <w:del w:id="1701" w:author="PR Preview" w:date="2026-01-01T00:00:00Z">
        <w:r>
          <w:rPr>
            <w:b/>
            <w:bCs/>
          </w:rPr>
          <w:delText xml:space="preserve">entropy</w:delText>
        </w:r>
      </w:del>
      <w:del w:id="1702" w:author="PR Preview" w:date="2026-01-01T00:00:00Z">
        <w:r>
          <w:delText xml:space="preserve"> </w:delText>
        </w:r>
      </w:del>
      <w:del w:id="1703" w:author="PR Preview" w:date="2026-01-01T00:00:00Z">
        <w:r>
          <w:delText xml:space="preserve">of a</w:delText>
        </w:r>
      </w:del>
      <w:del w:id="1704" w:author="PR Preview" w:date="2026-01-01T00:00:00Z">
        <w:r>
          <w:delText xml:space="preserve"> </w:delText>
        </w:r>
      </w:del>
      <w:del w:id="1705" w:author="PR Preview" w:date="2026-01-01T00:00:00Z">
        <w:r>
          <w:rPr>
            <w:i/>
            <w:iCs/>
          </w:rPr>
          <w:delText xml:space="preserve">discrete</w:delText>
        </w:r>
      </w:del>
      <w:del w:id="1706" w:author="PR Preview" w:date="2026-01-01T00:00:00Z">
        <w:r>
          <w:delText xml:space="preserve"> </w:delText>
        </w:r>
      </w:del>
      <w:del w:id="1707" w:author="PR Preview" w:date="2026-01-01T00:00:00Z">
        <w:r>
          <w:delText xml:space="preserve">random variable</w:delText>
        </w:r>
      </w:del>
      <w:del w:id="1708" w:author="PR Preview" w:date="2026-01-01T00:00:00Z">
        <w:r>
          <w:delText xml:space="preserve"> </w:delText>
        </w:r>
      </w:del>
      <m:oMath>
        <m:r>
          <m:t>X</m:t>
        </m:r>
      </m:oMath>
      <w:del w:id="1709" w:author="PR Preview" w:date="2026-01-01T00:00:00Z">
        <w:r>
          <w:delText xml:space="preserve"> </w:delText>
        </w:r>
      </w:del>
      <w:del w:id="1710" w:author="PR Preview" w:date="2026-01-01T00:00:00Z">
        <w:r>
          <w:delText xml:space="preserve">with</w:delText>
        </w:r>
      </w:del>
      <w:del w:id="1711" w:author="PR Preview" w:date="2026-01-01T00:00:00Z">
        <w:r>
          <w:delText xml:space="preserve"> </w:delText>
        </w:r>
      </w:del>
      <w:hyperlink r:id="rId10">
        <w:del w:id="1712" w:author="PR Preview" w:date="2026-01-01T00:00:00Z">
          <w:r>
            <w:rPr>
              <w:rStyle w:val="Hyperlink"/>
            </w:rPr>
            <w:delText xml:space="preserve">probability mass function</w:delText>
          </w:r>
        </w:del>
      </w:hyperlink>
      <w:del w:id="1713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1714" w:author="PR Preview" w:date="2026-01-01T00:00:00Z">
        <w:r>
          <w:delText xml:space="preserve"> </w:delText>
        </w:r>
      </w:del>
      <w:del w:id="1715" w:author="PR Preview" w:date="2026-01-01T00:00:00Z">
        <w:r>
          <w:delText xml:space="preserve">is the</w:delText>
        </w:r>
      </w:del>
      <w:del w:id="1716" w:author="PR Preview" w:date="2026-01-01T00:00:00Z">
        <w:r>
          <w:delText xml:space="preserve"> </w:delText>
        </w:r>
      </w:del>
      <w:hyperlink w:anchor="def-expectation">
        <w:del w:id="1717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1718" w:author="PR Preview" w:date="2026-01-01T00:00:00Z">
        <w:r>
          <w:delText xml:space="preserve"> </w:delText>
        </w:r>
      </w:del>
      <w:del w:id="1719" w:author="PR Preview" w:date="2026-01-01T00:00:00Z">
        <w:r>
          <w:delText xml:space="preserve">of</w:delText>
        </w:r>
      </w:del>
      <w:del w:id="172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721" w:author="PR Preview" w:date="2026-01-01T00:00:00Z">
        <w:r>
          <w:delText xml:space="preserve"> </w:delText>
        </w:r>
      </w:del>
      <w:del w:id="1722" w:author="PR Preview" w:date="2026-01-01T00:00:00Z">
        <w:r>
          <w:delText xml:space="preserve">(Wikipedia contributors 2026c)</w:delText>
        </w:r>
      </w:del>
      <w:del w:id="1723" w:author="PR Preview" w:date="2026-01-01T00:00:00Z">
        <w:r>
          <w:delText xml:space="preserve">:</w:delText>
        </w:r>
      </w:del>
    </w:p>
    <w:p>
      <w:pPr>
        <w:pStyle w:val="FirstParagraph"/>
      </w:pPr>
      <w:ins w:id="1724" w:author="PR Preview" w:date="2026-01-01T00:00:00Z">
        <w:r>
          <w:rPr>
            <w:b/>
            <w:bCs/>
          </w:rPr>
          <w:t xml:space="preserve">Definition 21 (Entropy)</w:t>
        </w:r>
      </w:ins>
      <w:ins w:id="1725" w:author="PR Preview" w:date="2026-01-01T00:00:00Z">
        <w:r>
          <w:t xml:space="preserve"> </w:t>
        </w:r>
      </w:ins>
      <w:ins w:id="1726" w:author="PR Preview" w:date="2026-01-01T00:00:00Z">
        <w:r>
          <w:t xml:space="preserve">The</w:t>
        </w:r>
      </w:ins>
      <w:ins w:id="1727" w:author="PR Preview" w:date="2026-01-01T00:00:00Z">
        <w:r>
          <w:t xml:space="preserve"> </w:t>
        </w:r>
      </w:ins>
      <w:ins w:id="1728" w:author="PR Preview" w:date="2026-01-01T00:00:00Z">
        <w:r>
          <w:rPr>
            <w:b/>
            <w:bCs/>
          </w:rPr>
          <w:t xml:space="preserve">entropy</w:t>
        </w:r>
      </w:ins>
      <w:ins w:id="1729" w:author="PR Preview" w:date="2026-01-01T00:00:00Z">
        <w:r>
          <w:t xml:space="preserve"> </w:t>
        </w:r>
      </w:ins>
      <w:ins w:id="1730" w:author="PR Preview" w:date="2026-01-01T00:00:00Z">
        <w:r>
          <w:t xml:space="preserve">of a</w:t>
        </w:r>
      </w:ins>
      <w:ins w:id="1731" w:author="PR Preview" w:date="2026-01-01T00:00:00Z">
        <w:r>
          <w:t xml:space="preserve"> </w:t>
        </w:r>
      </w:ins>
      <w:ins w:id="1732" w:author="PR Preview" w:date="2026-01-01T00:00:00Z">
        <w:r>
          <w:rPr>
            <w:i/>
            <w:iCs/>
          </w:rPr>
          <w:t xml:space="preserve">discrete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random variable</w:t>
        </w:r>
      </w:ins>
      <w:ins w:id="1735" w:author="PR Preview" w:date="2026-01-01T00:00:00Z">
        <w:r>
          <w:t xml:space="preserve"> </w:t>
        </w:r>
      </w:ins>
      <m:oMath>
        <m:r>
          <m:t>X</m:t>
        </m:r>
      </m:oMath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with</w:t>
        </w:r>
      </w:ins>
      <w:ins w:id="1738" w:author="PR Preview" w:date="2026-01-01T00:00:00Z">
        <w:r>
          <w:t xml:space="preserve"> </w:t>
        </w:r>
      </w:ins>
      <w:hyperlink r:id="rId10">
        <w:ins w:id="1739" w:author="PR Preview" w:date="2026-01-01T00:00:00Z">
          <w:r>
            <w:rPr>
              <w:rStyle w:val="Hyperlink"/>
            </w:rPr>
            <w:t xml:space="preserve">probability mass function</w:t>
          </w:r>
        </w:ins>
      </w:hyperlink>
      <w:ins w:id="174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1741" w:author="PR Preview" w:date="2026-01-01T00:00:00Z">
        <w:r>
          <w:t xml:space="preserve"> </w:t>
        </w:r>
      </w:ins>
      <w:ins w:id="1742" w:author="PR Preview" w:date="2026-01-01T00:00:00Z">
        <w:r>
          <w:t xml:space="preserve">is the</w:t>
        </w:r>
      </w:ins>
      <w:ins w:id="1743" w:author="PR Preview" w:date="2026-01-01T00:00:00Z">
        <w:r>
          <w:t xml:space="preserve"> </w:t>
        </w:r>
      </w:ins>
      <w:hyperlink w:anchor="def-expectation">
        <w:ins w:id="1744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1745" w:author="PR Preview" w:date="2026-01-01T00:00:00Z">
        <w:r>
          <w:t xml:space="preserve"> </w:t>
        </w:r>
      </w:ins>
      <w:ins w:id="1746" w:author="PR Preview" w:date="2026-01-01T00:00:00Z">
        <w:r>
          <w:t xml:space="preserve">of</w:t>
        </w:r>
      </w:ins>
      <w:ins w:id="174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748" w:author="PR Preview" w:date="2026-01-01T00:00:00Z">
        <w:r>
          <w:t xml:space="preserve"> </w:t>
        </w:r>
      </w:ins>
      <w:ins w:id="1749" w:author="PR Preview" w:date="2026-01-01T00:00:00Z">
        <w:r>
          <w:t xml:space="preserve">(Wikipedia contributors 2026c)</w:t>
        </w:r>
      </w:ins>
      <w:ins w:id="175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48"/>
    <w:bookmarkStart w:id="149" w:name="rem-entropy-units"/>
    <w:p>
      <w:pPr>
        <w:pStyle w:val="BodyText"/>
      </w:pPr>
      <w:del w:id="1751" w:author="PR Preview" w:date="2026-01-01T00:00:00Z">
        <w:r>
          <w:rPr>
            <w:i/>
            <w:iCs/>
          </w:rPr>
          <w:delText xml:space="preserve">Remark 3</w:delText>
        </w:r>
      </w:del>
      <w:del w:id="1752" w:author="PR Preview" w:date="2026-01-01T00:00:00Z">
        <w:r>
          <w:delText xml:space="preserve"> (The base of the logarithm is a unit). </w:delText>
        </w:r>
      </w:del>
      <w:del w:id="1753" w:author="PR Preview" w:date="2026-01-01T00:00:00Z">
        <w:r>
          <w:delText xml:space="preserve">With the natural logarithm, entropy is measured in</w:delText>
        </w:r>
      </w:del>
      <w:del w:id="1754" w:author="PR Preview" w:date="2026-01-01T00:00:00Z">
        <w:r>
          <w:delText xml:space="preserve"> </w:delText>
        </w:r>
      </w:del>
      <w:del w:id="1755" w:author="PR Preview" w:date="2026-01-01T00:00:00Z">
        <w:r>
          <w:rPr>
            <w:i/>
            <w:iCs/>
          </w:rPr>
          <w:delText xml:space="preserve">nats</w:delText>
        </w:r>
      </w:del>
      <w:del w:id="1756" w:author="PR Preview" w:date="2026-01-01T00:00:00Z">
        <w:r>
          <w:delText xml:space="preserve">.</w:delText>
        </w:r>
      </w:del>
      <w:del w:id="1757" w:author="PR Preview" w:date="2026-01-01T00:00:00Z">
        <w:r>
          <w:delText xml:space="preserve"> </w:delText>
        </w:r>
      </w:del>
      <w:del w:id="1758" w:author="PR Preview" w:date="2026-01-01T00:00:00Z">
        <w:r>
          <w:delText xml:space="preserve">With base 2, it is measured in</w:delText>
        </w:r>
      </w:del>
      <w:del w:id="1759" w:author="PR Preview" w:date="2026-01-01T00:00:00Z">
        <w:r>
          <w:delText xml:space="preserve"> </w:delText>
        </w:r>
      </w:del>
      <w:del w:id="1760" w:author="PR Preview" w:date="2026-01-01T00:00:00Z">
        <w:r>
          <w:rPr>
            <w:i/>
            <w:iCs/>
          </w:rPr>
          <w:delText xml:space="preserve">bits</w:delText>
        </w:r>
      </w:del>
      <w:del w:id="1761" w:author="PR Preview" w:date="2026-01-01T00:00:00Z">
        <w:r>
          <w:delText xml:space="preserve">.</w:delText>
        </w:r>
      </w:del>
      <w:del w:id="1762" w:author="PR Preview" w:date="2026-01-01T00:00:00Z">
        <w:r>
          <w:delText xml:space="preserve"> </w:delText>
        </w:r>
      </w:del>
      <w:del w:id="1763" w:author="PR Preview" w:date="2026-01-01T00:00:00Z">
        <w:r>
          <w:delText xml:space="preserve">Changing the base multiplies every entropy by the same positive constant.</w:delText>
        </w:r>
      </w:del>
      <w:del w:id="1764" w:author="PR Preview" w:date="2026-01-01T00:00:00Z">
        <w:r>
          <w:delText xml:space="preserve"> </w:delText>
        </w:r>
      </w:del>
      <w:del w:id="1765" w:author="PR Preview" w:date="2026-01-01T00:00:00Z">
        <w:r>
          <w:delText xml:space="preserve">It does not change which distribution has the larger entropy.</w:delText>
        </w:r>
      </w:del>
    </w:p>
    <w:p>
      <w:pPr>
        <w:pStyle w:val="BodyText"/>
      </w:pPr>
      <w:del w:id="1766" w:author="PR Preview" w:date="2026-01-01T00:00:00Z">
        <w:r>
          <w:rPr>
            <w:b/>
            <w:bCs/>
          </w:rPr>
          <w:delText xml:space="preserve">Example 34 (Entropy of a coin flip)</w:delText>
        </w:r>
      </w:del>
      <w:del w:id="1767" w:author="PR Preview" w:date="2026-01-01T00:00:00Z">
        <w:r>
          <w:delText xml:space="preserve"> </w:delText>
        </w:r>
      </w:del>
      <w:del w:id="1768" w:author="PR Preview" w:date="2026-01-01T00:00:00Z">
        <w:r>
          <w:delText xml:space="preserve">Let</w:delText>
        </w:r>
      </w:del>
      <w:del w:id="1769" w:author="PR Preview" w:date="2026-01-01T00:00:00Z">
        <w:r>
          <w:delText xml:space="preserve"> </w:delText>
        </w:r>
      </w:del>
      <m:oMath>
        <m:r>
          <m:t>X</m:t>
        </m:r>
      </m:oMath>
      <w:del w:id="1770" w:author="PR Preview" w:date="2026-01-01T00:00:00Z">
        <w:r>
          <w:delText xml:space="preserve"> </w:delText>
        </w:r>
      </w:del>
      <w:del w:id="1771" w:author="PR Preview" w:date="2026-01-01T00:00:00Z">
        <w:r>
          <w:delText xml:space="preserve">be the result of one flip of a coin</w:delText>
        </w:r>
      </w:del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delText xml:space="preserve">with</w:delText>
        </w:r>
      </w:del>
      <w:del w:id="1774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del w:id="1775" w:author="PR Preview" w:date="2026-01-01T00:00:00Z">
        <w:r>
          <w:delText xml:space="preserve"> </w:delText>
        </w:r>
      </w:del>
      <w:del w:id="1776" w:author="PR Preview" w:date="2026-01-01T00:00:00Z">
        <w:r>
          <w:delText xml:space="preserve">and</w:delText>
        </w:r>
      </w:del>
      <w:del w:id="1777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del w:id="1778" w:author="PR Preview" w:date="2026-01-01T00:00:00Z">
        <w:r>
          <w:delText xml:space="preserve"> </w:delText>
        </w:r>
      </w:del>
      <w:del w:id="1779" w:author="PR Preview" w:date="2026-01-01T00:00:00Z">
        <w:r>
          <w:delText xml:space="preserve">(</w:delText>
        </w:r>
      </w:del>
      <w:hyperlink r:id="rId14">
        <w:del w:id="1780" w:author="PR Preview" w:date="2026-01-01T00:00:00Z">
          <w:r>
            <w:rPr>
              <w:rStyle w:val="Hyperlink"/>
            </w:rPr>
            <w:delText xml:space="preserve">Bernoulli distribution</w:delText>
          </w:r>
        </w:del>
      </w:hyperlink>
      <w:del w:id="1781" w:author="PR Preview" w:date="2026-01-01T00:00:00Z">
        <w:r>
          <w:delText xml:space="preserve">).</w:delText>
        </w:r>
      </w:del>
      <w:del w:id="1782" w:author="PR Preview" w:date="2026-01-01T00:00:00Z">
        <w:r>
          <w:delText xml:space="preserve"> </w:delText>
        </w:r>
      </w:del>
      <w:del w:id="1783" w:author="PR Preview" w:date="2026-01-01T00:00:00Z">
        <w:r>
          <w:delText xml:space="preserve">Using logarithms to base 2,</w:delText>
        </w:r>
      </w:del>
    </w:p>
    <w:p>
      <w:pPr>
        <w:pStyle w:val="BodyText"/>
      </w:pPr>
      <w:ins w:id="1784" w:author="PR Preview" w:date="2026-01-01T00:00:00Z">
        <w:r>
          <w:rPr>
            <w:i/>
            <w:iCs/>
          </w:rPr>
          <w:t xml:space="preserve">Remark 7</w:t>
        </w:r>
      </w:ins>
      <w:ins w:id="1785" w:author="PR Preview" w:date="2026-01-01T00:00:00Z">
        <w:r>
          <w:t xml:space="preserve"> (The base of the logarithm is a unit). </w:t>
        </w:r>
      </w:ins>
      <w:ins w:id="1786" w:author="PR Preview" w:date="2026-01-01T00:00:00Z">
        <w:r>
          <w:t xml:space="preserve">With the natural logarithm, entropy is measured in</w:t>
        </w:r>
      </w:ins>
      <w:ins w:id="1787" w:author="PR Preview" w:date="2026-01-01T00:00:00Z">
        <w:r>
          <w:t xml:space="preserve"> </w:t>
        </w:r>
      </w:ins>
      <w:ins w:id="1788" w:author="PR Preview" w:date="2026-01-01T00:00:00Z">
        <w:r>
          <w:rPr>
            <w:i/>
            <w:iCs/>
          </w:rPr>
          <w:t xml:space="preserve">nats</w:t>
        </w:r>
      </w:ins>
      <w:ins w:id="1789" w:author="PR Preview" w:date="2026-01-01T00:00:00Z">
        <w:r>
          <w:t xml:space="preserve">.</w:t>
        </w:r>
      </w:ins>
      <w:ins w:id="1790" w:author="PR Preview" w:date="2026-01-01T00:00:00Z">
        <w:r>
          <w:t xml:space="preserve"> </w:t>
        </w:r>
      </w:ins>
      <w:ins w:id="1791" w:author="PR Preview" w:date="2026-01-01T00:00:00Z">
        <w:r>
          <w:t xml:space="preserve">With base 2, it is measured in</w:t>
        </w:r>
      </w:ins>
      <w:ins w:id="1792" w:author="PR Preview" w:date="2026-01-01T00:00:00Z">
        <w:r>
          <w:t xml:space="preserve"> </w:t>
        </w:r>
      </w:ins>
      <w:ins w:id="1793" w:author="PR Preview" w:date="2026-01-01T00:00:00Z">
        <w:r>
          <w:rPr>
            <w:i/>
            <w:iCs/>
          </w:rPr>
          <w:t xml:space="preserve">bits</w:t>
        </w:r>
      </w:ins>
      <w:ins w:id="1794" w:author="PR Preview" w:date="2026-01-01T00:00:00Z">
        <w:r>
          <w:t xml:space="preserve">.</w:t>
        </w:r>
      </w:ins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Changing the base multiplies every entropy by the same positive constant.</w:t>
        </w:r>
      </w:ins>
      <w:ins w:id="1797" w:author="PR Preview" w:date="2026-01-01T00:00:00Z">
        <w:r>
          <w:t xml:space="preserve"> </w:t>
        </w:r>
      </w:ins>
      <w:ins w:id="1798" w:author="PR Preview" w:date="2026-01-01T00:00:00Z">
        <w:r>
          <w:t xml:space="preserve">It does not change which distribution has the larger entropy.</w:t>
        </w:r>
      </w:ins>
    </w:p>
    <w:bookmarkEnd w:id="149"/>
    <w:bookmarkStart w:id="150" w:name="exm-entropy-coin"/>
    <w:p>
      <w:pPr>
        <w:pStyle w:val="BodyText"/>
      </w:pPr>
      <w:ins w:id="1799" w:author="PR Preview" w:date="2026-01-01T00:00:00Z">
        <w:r>
          <w:rPr>
            <w:b/>
            <w:bCs/>
          </w:rPr>
          <w:t xml:space="preserve">Example 39 (Entropy of a coin flip)</w:t>
        </w:r>
      </w:ins>
      <w:ins w:id="1800" w:author="PR Preview" w:date="2026-01-01T00:00:00Z">
        <w:r>
          <w:t xml:space="preserve"> </w:t>
        </w:r>
      </w:ins>
      <w:ins w:id="1801" w:author="PR Preview" w:date="2026-01-01T00:00:00Z">
        <w:r>
          <w:t xml:space="preserve">Let</w:t>
        </w:r>
      </w:ins>
      <w:ins w:id="1802" w:author="PR Preview" w:date="2026-01-01T00:00:00Z">
        <w:r>
          <w:t xml:space="preserve"> </w:t>
        </w:r>
      </w:ins>
      <m:oMath>
        <m:r>
          <m:t>X</m:t>
        </m:r>
      </m:oMath>
      <w:ins w:id="1803" w:author="PR Preview" w:date="2026-01-01T00:00:00Z">
        <w:r>
          <w:t xml:space="preserve"> </w:t>
        </w:r>
      </w:ins>
      <w:ins w:id="1804" w:author="PR Preview" w:date="2026-01-01T00:00:00Z">
        <w:r>
          <w:t xml:space="preserve">be the result of one flip of a coin</w:t>
        </w:r>
      </w:ins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with</w:t>
        </w:r>
      </w:ins>
      <w:ins w:id="1807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1808" w:author="PR Preview" w:date="2026-01-01T00:00:00Z">
        <w:r>
          <w:t xml:space="preserve"> </w:t>
        </w:r>
      </w:ins>
      <w:ins w:id="1809" w:author="PR Preview" w:date="2026-01-01T00:00:00Z">
        <w:r>
          <w:t xml:space="preserve">and</w:t>
        </w:r>
      </w:ins>
      <w:ins w:id="181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(</w:t>
        </w:r>
      </w:ins>
      <w:hyperlink r:id="rId14">
        <w:ins w:id="1813" w:author="PR Preview" w:date="2026-01-01T00:00:00Z">
          <w:r>
            <w:rPr>
              <w:rStyle w:val="Hyperlink"/>
            </w:rPr>
            <w:t xml:space="preserve">Bernoulli distribution</w:t>
          </w:r>
        </w:ins>
      </w:hyperlink>
      <w:ins w:id="1814" w:author="PR Preview" w:date="2026-01-01T00:00:00Z">
        <w:r>
          <w:t xml:space="preserve">).</w:t>
        </w:r>
      </w:ins>
      <w:ins w:id="1815" w:author="PR Preview" w:date="2026-01-01T00:00:00Z">
        <w:r>
          <w:t xml:space="preserve"> </w:t>
        </w:r>
      </w:ins>
      <w:ins w:id="1816" w:author="PR Preview" w:date="2026-01-01T00:00:00Z">
        <w:r>
          <w:t xml:space="preserve">Using logarithms to base 2,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0"/>
    <w:bookmarkStart w:id="151" w:name="rem-entropy-source"/>
    <w:p>
      <w:pPr>
        <w:pStyle w:val="BodyText"/>
      </w:pPr>
      <w:del w:id="1817" w:author="PR Preview" w:date="2026-01-01T00:00:00Z">
        <w:r>
          <w:rPr>
            <w:i/>
            <w:iCs/>
          </w:rPr>
          <w:delText xml:space="preserve">Remark 4</w:delText>
        </w:r>
      </w:del>
      <w:del w:id="1818" w:author="PR Preview" w:date="2026-01-01T00:00:00Z">
        <w:r>
          <w:delText xml:space="preserve"> (Where the definition comes from). </w:delText>
        </w:r>
      </w:del>
      <w:del w:id="1819" w:author="PR Preview" w:date="2026-01-01T00:00:00Z">
        <w:r>
          <w:delText xml:space="preserve">Murphy (2012, sec. 2.8.1, p. 56)</w:delText>
        </w:r>
      </w:del>
      <w:del w:id="1820" w:author="PR Preview" w:date="2026-01-01T00:00:00Z">
        <w:r>
          <w:delText xml:space="preserve"> </w:delText>
        </w:r>
      </w:del>
      <w:del w:id="1821" w:author="PR Preview" w:date="2026-01-01T00:00:00Z">
        <w:r>
          <w:delText xml:space="preserve">defines entropy this way,</w:delText>
        </w:r>
      </w:del>
      <w:del w:id="1822" w:author="PR Preview" w:date="2026-01-01T00:00:00Z">
        <w:r>
          <w:delText xml:space="preserve"> </w:delText>
        </w:r>
      </w:del>
      <w:del w:id="1823" w:author="PR Preview" w:date="2026-01-01T00:00:00Z">
        <w:r>
          <w:delText xml:space="preserve">and notes that among distributions on</w:delText>
        </w:r>
      </w:del>
      <w:del w:id="1824" w:author="PR Preview" w:date="2026-01-01T00:00:00Z">
        <w:r>
          <w:delText xml:space="preserve"> </w:delText>
        </w:r>
      </w:del>
      <m:oMath>
        <m:r>
          <m:t>K</m:t>
        </m:r>
      </m:oMath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outcomes</w:delText>
        </w:r>
      </w:del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delText xml:space="preserve">it is largest,</w:delText>
        </w:r>
      </w:del>
      <w:del w:id="1829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K</m:t>
        </m:r>
      </m:oMath>
      <w:del w:id="1830" w:author="PR Preview" w:date="2026-01-01T00:00:00Z">
        <w:r>
          <w:delText xml:space="preserve">, for the uniform distribution.</w:delText>
        </w:r>
      </w:del>
    </w:p>
    <w:p>
      <w:pPr>
        <w:pStyle w:val="BodyText"/>
      </w:pPr>
      <w:del w:id="1831" w:author="PR Preview" w:date="2026-01-01T00:00:00Z">
        <w:r>
          <w:rPr>
            <w:b/>
            <w:bCs/>
          </w:rPr>
          <w:delText xml:space="preserve">Definition 20 (Cross-entropy)</w:delText>
        </w:r>
      </w:del>
      <w:del w:id="1832" w:author="PR Preview" w:date="2026-01-01T00:00:00Z">
        <w:r>
          <w:delText xml:space="preserve"> </w:delText>
        </w:r>
      </w:del>
      <w:del w:id="1833" w:author="PR Preview" w:date="2026-01-01T00:00:00Z">
        <w:r>
          <w:delText xml:space="preserve">Let</w:delText>
        </w:r>
      </w:del>
      <w:del w:id="1834" w:author="PR Preview" w:date="2026-01-01T00:00:00Z">
        <w:r>
          <w:delText xml:space="preserve"> </w:delText>
        </w:r>
      </w:del>
      <m:oMath>
        <m:r>
          <m:t>p</m:t>
        </m:r>
      </m:oMath>
      <w:del w:id="1835" w:author="PR Preview" w:date="2026-01-01T00:00:00Z">
        <w:r>
          <w:delText xml:space="preserve"> </w:delText>
        </w:r>
      </w:del>
      <w:del w:id="1836" w:author="PR Preview" w:date="2026-01-01T00:00:00Z">
        <w:r>
          <w:delText xml:space="preserve">and</w:delText>
        </w:r>
      </w:del>
      <w:del w:id="1837" w:author="PR Preview" w:date="2026-01-01T00:00:00Z">
        <w:r>
          <w:delText xml:space="preserve"> </w:delText>
        </w:r>
      </w:del>
      <m:oMath>
        <m:r>
          <m:t>q</m:t>
        </m:r>
      </m:oMath>
      <w:del w:id="1838" w:author="PR Preview" w:date="2026-01-01T00:00:00Z">
        <w:r>
          <w:delText xml:space="preserve"> </w:delText>
        </w:r>
      </w:del>
      <w:del w:id="1839" w:author="PR Preview" w:date="2026-01-01T00:00:00Z">
        <w:r>
          <w:delText xml:space="preserve">be</w:delText>
        </w:r>
      </w:del>
      <w:del w:id="1840" w:author="PR Preview" w:date="2026-01-01T00:00:00Z">
        <w:r>
          <w:delText xml:space="preserve"> </w:delText>
        </w:r>
      </w:del>
      <w:hyperlink r:id="rId10">
        <w:del w:id="1841" w:author="PR Preview" w:date="2026-01-01T00:00:00Z">
          <w:r>
            <w:rPr>
              <w:rStyle w:val="Hyperlink"/>
            </w:rPr>
            <w:delText xml:space="preserve">probability mass functions</w:delText>
          </w:r>
        </w:del>
      </w:hyperlink>
      <w:del w:id="1842" w:author="PR Preview" w:date="2026-01-01T00:00:00Z">
        <w:r>
          <w:delText xml:space="preserve"> </w:delText>
        </w:r>
      </w:del>
      <w:del w:id="1843" w:author="PR Preview" w:date="2026-01-01T00:00:00Z">
        <w:r>
          <w:delText xml:space="preserve">on the same finite set of outcomes</w:delText>
        </w:r>
      </w:del>
      <w:del w:id="184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del w:id="1845" w:author="PR Preview" w:date="2026-01-01T00:00:00Z">
        <w:r>
          <w:delText xml:space="preserve">,</w:delText>
        </w:r>
      </w:del>
      <w:del w:id="1846" w:author="PR Preview" w:date="2026-01-01T00:00:00Z">
        <w:r>
          <w:delText xml:space="preserve"> </w:delText>
        </w:r>
      </w:del>
      <w:del w:id="1847" w:author="PR Preview" w:date="2026-01-01T00:00:00Z">
        <w:r>
          <w:delText xml:space="preserve">with</w:delText>
        </w:r>
      </w:del>
      <w:del w:id="1848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k</m:t>
            </m:r>
          </m:sub>
        </m:sSub>
      </m:oMath>
      <w:del w:id="1849" w:author="PR Preview" w:date="2026-01-01T00:00:00Z">
        <w:r>
          <w:delText xml:space="preserve"> </w:delText>
        </w:r>
      </w:del>
      <w:del w:id="1850" w:author="PR Preview" w:date="2026-01-01T00:00:00Z">
        <w:r>
          <w:delText xml:space="preserve">and</w:delText>
        </w:r>
      </w:del>
      <w:del w:id="1851" w:author="PR Preview" w:date="2026-01-01T00:00:00Z">
        <w:r>
          <w:delText xml:space="preserve"> </w:delText>
        </w:r>
      </w:del>
      <m:oMath>
        <m:sSub>
          <m:e>
            <m:r>
              <m:t>q</m:t>
            </m:r>
          </m:e>
          <m:sub>
            <m:r>
              <m:t>k</m:t>
            </m:r>
          </m:sub>
        </m:sSub>
      </m:oMath>
      <w:del w:id="1852" w:author="PR Preview" w:date="2026-01-01T00:00:00Z">
        <w:r>
          <w:delText xml:space="preserve"> </w:delText>
        </w:r>
      </w:del>
      <w:del w:id="1853" w:author="PR Preview" w:date="2026-01-01T00:00:00Z">
        <w:r>
          <w:delText xml:space="preserve">the probabilities of outcome</w:delText>
        </w:r>
      </w:del>
      <w:del w:id="1854" w:author="PR Preview" w:date="2026-01-01T00:00:00Z">
        <w:r>
          <w:delText xml:space="preserve"> </w:delText>
        </w:r>
      </w:del>
      <m:oMath>
        <m:r>
          <m:t>k</m:t>
        </m:r>
      </m:oMath>
      <w:del w:id="1855" w:author="PR Preview" w:date="2026-01-01T00:00:00Z">
        <w:r>
          <w:delText xml:space="preserve">.</w:delText>
        </w:r>
      </w:del>
      <w:del w:id="1856" w:author="PR Preview" w:date="2026-01-01T00:00:00Z">
        <w:r>
          <w:delText xml:space="preserve"> </w:delText>
        </w:r>
      </w:del>
      <w:del w:id="1857" w:author="PR Preview" w:date="2026-01-01T00:00:00Z">
        <w:r>
          <w:delText xml:space="preserve">The</w:delText>
        </w:r>
      </w:del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rPr>
            <w:b/>
            <w:bCs/>
          </w:rPr>
          <w:delText xml:space="preserve">cross-entropy</w:delText>
        </w:r>
      </w:del>
      <w:del w:id="1860" w:author="PR Preview" w:date="2026-01-01T00:00:00Z">
        <w:r>
          <w:delText xml:space="preserve"> </w:delText>
        </w:r>
      </w:del>
      <w:del w:id="1861" w:author="PR Preview" w:date="2026-01-01T00:00:00Z">
        <w:r>
          <w:delText xml:space="preserve">of</w:delText>
        </w:r>
      </w:del>
      <w:del w:id="1862" w:author="PR Preview" w:date="2026-01-01T00:00:00Z">
        <w:r>
          <w:delText xml:space="preserve"> </w:delText>
        </w:r>
      </w:del>
      <m:oMath>
        <m:r>
          <m:t>q</m:t>
        </m:r>
      </m:oMath>
      <w:del w:id="1863" w:author="PR Preview" w:date="2026-01-01T00:00:00Z">
        <w:r>
          <w:delText xml:space="preserve"> </w:delText>
        </w:r>
      </w:del>
      <w:del w:id="1864" w:author="PR Preview" w:date="2026-01-01T00:00:00Z">
        <w:r>
          <w:delText xml:space="preserve">relative to</w:delText>
        </w:r>
      </w:del>
      <w:del w:id="1865" w:author="PR Preview" w:date="2026-01-01T00:00:00Z">
        <w:r>
          <w:delText xml:space="preserve"> </w:delText>
        </w:r>
      </w:del>
      <m:oMath>
        <m:r>
          <m:t>p</m:t>
        </m:r>
      </m:oMath>
      <w:del w:id="1866" w:author="PR Preview" w:date="2026-01-01T00:00:00Z">
        <w:r>
          <w:delText xml:space="preserve"> </w:delText>
        </w:r>
      </w:del>
      <w:del w:id="1867" w:author="PR Preview" w:date="2026-01-01T00:00:00Z">
        <w:r>
          <w:delText xml:space="preserve">(Wikipedia contributors 2026b)</w:delText>
        </w:r>
      </w:del>
      <w:del w:id="1868" w:author="PR Preview" w:date="2026-01-01T00:00:00Z">
        <w:r>
          <w:delText xml:space="preserve"> </w:delText>
        </w:r>
      </w:del>
      <w:del w:id="1869" w:author="PR Preview" w:date="2026-01-01T00:00:00Z">
        <w:r>
          <w:delText xml:space="preserve">is</w:delText>
        </w:r>
      </w:del>
    </w:p>
    <w:p>
      <w:pPr>
        <w:pStyle w:val="BodyText"/>
      </w:pPr>
      <w:ins w:id="1870" w:author="PR Preview" w:date="2026-01-01T00:00:00Z">
        <w:r>
          <w:rPr>
            <w:i/>
            <w:iCs/>
          </w:rPr>
          <w:t xml:space="preserve">Remark 8</w:t>
        </w:r>
      </w:ins>
      <w:ins w:id="1871" w:author="PR Preview" w:date="2026-01-01T00:00:00Z">
        <w:r>
          <w:t xml:space="preserve"> (Where the definition comes from). </w:t>
        </w:r>
      </w:ins>
      <w:ins w:id="1872" w:author="PR Preview" w:date="2026-01-01T00:00:00Z">
        <w:r>
          <w:t xml:space="preserve">Murphy (2012, sec. 2.8.1, p. 56)</w:t>
        </w:r>
      </w:ins>
      <w:ins w:id="1873" w:author="PR Preview" w:date="2026-01-01T00:00:00Z">
        <w:r>
          <w:t xml:space="preserve"> </w:t>
        </w:r>
      </w:ins>
      <w:ins w:id="1874" w:author="PR Preview" w:date="2026-01-01T00:00:00Z">
        <w:r>
          <w:t xml:space="preserve">defines entropy this way,</w:t>
        </w:r>
      </w:ins>
      <w:ins w:id="1875" w:author="PR Preview" w:date="2026-01-01T00:00:00Z">
        <w:r>
          <w:t xml:space="preserve"> </w:t>
        </w:r>
      </w:ins>
      <w:ins w:id="1876" w:author="PR Preview" w:date="2026-01-01T00:00:00Z">
        <w:r>
          <w:t xml:space="preserve">and notes that among distributions on</w:t>
        </w:r>
      </w:ins>
      <w:ins w:id="1877" w:author="PR Preview" w:date="2026-01-01T00:00:00Z">
        <w:r>
          <w:t xml:space="preserve"> </w:t>
        </w:r>
      </w:ins>
      <m:oMath>
        <m:r>
          <m:t>K</m:t>
        </m:r>
      </m:oMath>
      <w:ins w:id="1878" w:author="PR Preview" w:date="2026-01-01T00:00:00Z">
        <w:r>
          <w:t xml:space="preserve"> </w:t>
        </w:r>
      </w:ins>
      <w:ins w:id="1879" w:author="PR Preview" w:date="2026-01-01T00:00:00Z">
        <w:r>
          <w:t xml:space="preserve">outcomes</w:t>
        </w:r>
      </w:ins>
      <w:ins w:id="1880" w:author="PR Preview" w:date="2026-01-01T00:00:00Z">
        <w:r>
          <w:t xml:space="preserve"> </w:t>
        </w:r>
      </w:ins>
      <w:ins w:id="1881" w:author="PR Preview" w:date="2026-01-01T00:00:00Z">
        <w:r>
          <w:t xml:space="preserve">it is largest,</w:t>
        </w:r>
      </w:ins>
      <w:ins w:id="1882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K</m:t>
        </m:r>
      </m:oMath>
      <w:ins w:id="1883" w:author="PR Preview" w:date="2026-01-01T00:00:00Z">
        <w:r>
          <w:t xml:space="preserve">, for the uniform distribution.</w:t>
        </w:r>
      </w:ins>
    </w:p>
    <w:bookmarkEnd w:id="151"/>
    <w:bookmarkStart w:id="152" w:name="def-cross-entropy"/>
    <w:p>
      <w:pPr>
        <w:pStyle w:val="BodyText"/>
      </w:pPr>
      <w:ins w:id="1884" w:author="PR Preview" w:date="2026-01-01T00:00:00Z">
        <w:r>
          <w:rPr>
            <w:b/>
            <w:bCs/>
          </w:rPr>
          <w:t xml:space="preserve">Definition 22 (Cross-entropy)</w:t>
        </w:r>
      </w:ins>
      <w:ins w:id="1885" w:author="PR Preview" w:date="2026-01-01T00:00:00Z">
        <w:r>
          <w:t xml:space="preserve"> </w:t>
        </w:r>
      </w:ins>
      <w:ins w:id="1886" w:author="PR Preview" w:date="2026-01-01T00:00:00Z">
        <w:r>
          <w:t xml:space="preserve">Let</w:t>
        </w:r>
      </w:ins>
      <w:ins w:id="1887" w:author="PR Preview" w:date="2026-01-01T00:00:00Z">
        <w:r>
          <w:t xml:space="preserve"> </w:t>
        </w:r>
      </w:ins>
      <m:oMath>
        <m:r>
          <m:t>p</m:t>
        </m:r>
      </m:oMath>
      <w:ins w:id="1888" w:author="PR Preview" w:date="2026-01-01T00:00:00Z">
        <w:r>
          <w:t xml:space="preserve"> </w:t>
        </w:r>
      </w:ins>
      <w:ins w:id="1889" w:author="PR Preview" w:date="2026-01-01T00:00:00Z">
        <w:r>
          <w:t xml:space="preserve">and</w:t>
        </w:r>
      </w:ins>
      <w:ins w:id="1890" w:author="PR Preview" w:date="2026-01-01T00:00:00Z">
        <w:r>
          <w:t xml:space="preserve"> </w:t>
        </w:r>
      </w:ins>
      <m:oMath>
        <m:r>
          <m:t>q</m:t>
        </m:r>
      </m:oMath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be</w:t>
        </w:r>
      </w:ins>
      <w:ins w:id="1893" w:author="PR Preview" w:date="2026-01-01T00:00:00Z">
        <w:r>
          <w:t xml:space="preserve"> </w:t>
        </w:r>
      </w:ins>
      <w:hyperlink r:id="rId10">
        <w:ins w:id="1894" w:author="PR Preview" w:date="2026-01-01T00:00:00Z">
          <w:r>
            <w:rPr>
              <w:rStyle w:val="Hyperlink"/>
            </w:rPr>
            <w:t xml:space="preserve">probability mass functions</w:t>
          </w:r>
        </w:ins>
      </w:hyperlink>
      <w:ins w:id="1895" w:author="PR Preview" w:date="2026-01-01T00:00:00Z">
        <w:r>
          <w:t xml:space="preserve"> </w:t>
        </w:r>
      </w:ins>
      <w:ins w:id="1896" w:author="PR Preview" w:date="2026-01-01T00:00:00Z">
        <w:r>
          <w:t xml:space="preserve">on the same finite set of outcomes</w:t>
        </w:r>
      </w:ins>
      <w:ins w:id="189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ins w:id="1898" w:author="PR Preview" w:date="2026-01-01T00:00:00Z">
        <w:r>
          <w:t xml:space="preserve">,</w:t>
        </w:r>
      </w:ins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with</w:t>
        </w:r>
      </w:ins>
      <w:ins w:id="1901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k</m:t>
            </m:r>
          </m:sub>
        </m:sSub>
      </m:oMath>
      <w:ins w:id="1902" w:author="PR Preview" w:date="2026-01-01T00:00:00Z">
        <w:r>
          <w:t xml:space="preserve"> </w:t>
        </w:r>
      </w:ins>
      <w:ins w:id="1903" w:author="PR Preview" w:date="2026-01-01T00:00:00Z">
        <w:r>
          <w:t xml:space="preserve">and</w:t>
        </w:r>
      </w:ins>
      <w:ins w:id="1904" w:author="PR Preview" w:date="2026-01-01T00:00:00Z">
        <w:r>
          <w:t xml:space="preserve"> </w:t>
        </w:r>
      </w:ins>
      <m:oMath>
        <m:sSub>
          <m:e>
            <m:r>
              <m:t>q</m:t>
            </m:r>
          </m:e>
          <m:sub>
            <m:r>
              <m:t>k</m:t>
            </m:r>
          </m:sub>
        </m:sSub>
      </m:oMath>
      <w:ins w:id="1905" w:author="PR Preview" w:date="2026-01-01T00:00:00Z">
        <w:r>
          <w:t xml:space="preserve"> </w:t>
        </w:r>
      </w:ins>
      <w:ins w:id="1906" w:author="PR Preview" w:date="2026-01-01T00:00:00Z">
        <w:r>
          <w:t xml:space="preserve">the probabilities of outcome</w:t>
        </w:r>
      </w:ins>
      <w:ins w:id="1907" w:author="PR Preview" w:date="2026-01-01T00:00:00Z">
        <w:r>
          <w:t xml:space="preserve"> </w:t>
        </w:r>
      </w:ins>
      <m:oMath>
        <m:r>
          <m:t>k</m:t>
        </m:r>
      </m:oMath>
      <w:ins w:id="1908" w:author="PR Preview" w:date="2026-01-01T00:00:00Z">
        <w:r>
          <w:t xml:space="preserve">.</w:t>
        </w:r>
      </w:ins>
      <w:ins w:id="1909" w:author="PR Preview" w:date="2026-01-01T00:00:00Z">
        <w:r>
          <w:t xml:space="preserve"> </w:t>
        </w:r>
      </w:ins>
      <w:ins w:id="1910" w:author="PR Preview" w:date="2026-01-01T00:00:00Z">
        <w:r>
          <w:t xml:space="preserve">The</w:t>
        </w:r>
      </w:ins>
      <w:ins w:id="1911" w:author="PR Preview" w:date="2026-01-01T00:00:00Z">
        <w:r>
          <w:t xml:space="preserve"> </w:t>
        </w:r>
      </w:ins>
      <w:ins w:id="1912" w:author="PR Preview" w:date="2026-01-01T00:00:00Z">
        <w:r>
          <w:rPr>
            <w:b/>
            <w:bCs/>
          </w:rPr>
          <w:t xml:space="preserve">cross-entropy</w:t>
        </w:r>
      </w:ins>
      <w:ins w:id="1913" w:author="PR Preview" w:date="2026-01-01T00:00:00Z">
        <w:r>
          <w:t xml:space="preserve"> </w:t>
        </w:r>
      </w:ins>
      <w:ins w:id="1914" w:author="PR Preview" w:date="2026-01-01T00:00:00Z">
        <w:r>
          <w:t xml:space="preserve">of</w:t>
        </w:r>
      </w:ins>
      <w:ins w:id="1915" w:author="PR Preview" w:date="2026-01-01T00:00:00Z">
        <w:r>
          <w:t xml:space="preserve"> </w:t>
        </w:r>
      </w:ins>
      <m:oMath>
        <m:r>
          <m:t>q</m:t>
        </m:r>
      </m:oMath>
      <w:ins w:id="1916" w:author="PR Preview" w:date="2026-01-01T00:00:00Z">
        <w:r>
          <w:t xml:space="preserve"> </w:t>
        </w:r>
      </w:ins>
      <w:ins w:id="1917" w:author="PR Preview" w:date="2026-01-01T00:00:00Z">
        <w:r>
          <w:t xml:space="preserve">relative to</w:t>
        </w:r>
      </w:ins>
      <w:ins w:id="1918" w:author="PR Preview" w:date="2026-01-01T00:00:00Z">
        <w:r>
          <w:t xml:space="preserve"> </w:t>
        </w:r>
      </w:ins>
      <m:oMath>
        <m:r>
          <m:t>p</m:t>
        </m:r>
      </m:oMath>
      <w:ins w:id="1919" w:author="PR Preview" w:date="2026-01-01T00:00:00Z">
        <w:r>
          <w:t xml:space="preserve"> </w:t>
        </w:r>
      </w:ins>
      <w:ins w:id="1920" w:author="PR Preview" w:date="2026-01-01T00:00:00Z">
        <w:r>
          <w:t xml:space="preserve">(Wikipedia contributors 2026b)</w:t>
        </w:r>
      </w:ins>
      <w:ins w:id="1921" w:author="PR Preview" w:date="2026-01-01T00:00:00Z">
        <w:r>
          <w:t xml:space="preserve"> </w:t>
        </w:r>
      </w:ins>
      <w:ins w:id="1922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2"/>
    <w:bookmarkStart w:id="153" w:name="rem-cross-entropy-expectation"/>
    <w:p>
      <w:pPr>
        <w:pStyle w:val="BodyText"/>
      </w:pPr>
      <w:del w:id="1923" w:author="PR Preview" w:date="2026-01-01T00:00:00Z">
        <w:r>
          <w:rPr>
            <w:i/>
            <w:iCs/>
          </w:rPr>
          <w:delText xml:space="preserve">Remark 5</w:delText>
        </w:r>
      </w:del>
      <w:del w:id="1924" w:author="PR Preview" w:date="2026-01-01T00:00:00Z">
        <w:r>
          <w:delText xml:space="preserve"> (Cross-entropy as an expected negative log probability). </w:delText>
        </w:r>
      </w:del>
      <w:del w:id="1925" w:author="PR Preview" w:date="2026-01-01T00:00:00Z">
        <w:r>
          <w:delText xml:space="preserve">The cross-entropy is the</w:delText>
        </w:r>
      </w:del>
      <w:del w:id="1926" w:author="PR Preview" w:date="2026-01-01T00:00:00Z">
        <w:r>
          <w:delText xml:space="preserve"> </w:delText>
        </w:r>
      </w:del>
      <w:hyperlink w:anchor="def-expectation">
        <w:del w:id="1927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1928" w:author="PR Preview" w:date="2026-01-01T00:00:00Z">
        <w:r>
          <w:delText xml:space="preserve"> </w:delText>
        </w:r>
      </w:del>
      <w:del w:id="1929" w:author="PR Preview" w:date="2026-01-01T00:00:00Z">
        <w:r>
          <w:delText xml:space="preserve">of</w:delText>
        </w:r>
      </w:del>
      <w:del w:id="1930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when</w:delText>
        </w:r>
      </w:del>
      <w:del w:id="1933" w:author="PR Preview" w:date="2026-01-01T00:00:00Z">
        <w:r>
          <w:delText xml:space="preserve"> </w:delText>
        </w:r>
      </w:del>
      <m:oMath>
        <m:r>
          <m:t>X</m:t>
        </m:r>
      </m:oMath>
      <w:del w:id="1934" w:author="PR Preview" w:date="2026-01-01T00:00:00Z">
        <w:r>
          <w:delText xml:space="preserve"> </w:delText>
        </w:r>
      </w:del>
      <w:del w:id="1935" w:author="PR Preview" w:date="2026-01-01T00:00:00Z">
        <w:r>
          <w:delText xml:space="preserve">has probability mass function</w:delText>
        </w:r>
      </w:del>
      <w:del w:id="1936" w:author="PR Preview" w:date="2026-01-01T00:00:00Z">
        <w:r>
          <w:delText xml:space="preserve"> </w:delText>
        </w:r>
      </w:del>
      <m:oMath>
        <m:r>
          <m:t>p</m:t>
        </m:r>
      </m:oMath>
      <w:del w:id="1937" w:author="PR Preview" w:date="2026-01-01T00:00:00Z">
        <w:r>
          <w:delText xml:space="preserve">.</w:delText>
        </w:r>
      </w:del>
    </w:p>
    <w:p>
      <w:pPr>
        <w:pStyle w:val="BodyText"/>
      </w:pPr>
      <w:del w:id="1938" w:author="PR Preview" w:date="2026-01-01T00:00:00Z">
        <w:r>
          <w:rPr>
            <w:i/>
            <w:iCs/>
          </w:rPr>
          <w:delText xml:space="preserve">Remark 6</w:delText>
        </w:r>
      </w:del>
      <w:del w:id="1939" w:author="PR Preview" w:date="2026-01-01T00:00:00Z">
        <w:r>
          <w:delText xml:space="preserve"> (Entropy is the cross-entropy of a distribution with itself). </w:delText>
        </w:r>
      </w:del>
      <w:del w:id="1940" w:author="PR Preview" w:date="2026-01-01T00:00:00Z">
        <w:r>
          <w:delText xml:space="preserve">Setting</w:delText>
        </w:r>
      </w:del>
      <w:del w:id="1941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p</m:t>
        </m:r>
      </m:oMath>
      <w:del w:id="1942" w:author="PR Preview" w:date="2026-01-01T00:00:00Z">
        <w:r>
          <w:delText xml:space="preserve"> </w:delText>
        </w:r>
      </w:del>
      <w:del w:id="1943" w:author="PR Preview" w:date="2026-01-01T00:00:00Z">
        <w:r>
          <w:delText xml:space="preserve">gives</w:delText>
        </w:r>
      </w:del>
      <w:del w:id="1944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del w:id="1945" w:author="PR Preview" w:date="2026-01-01T00:00:00Z">
        <w:r>
          <w:delText xml:space="preserve">,</w:delText>
        </w:r>
      </w:del>
      <w:del w:id="1946" w:author="PR Preview" w:date="2026-01-01T00:00:00Z">
        <w:r>
          <w:delText xml:space="preserve"> </w:delText>
        </w:r>
      </w:del>
      <w:del w:id="1947" w:author="PR Preview" w:date="2026-01-01T00:00:00Z">
        <w:r>
          <w:delText xml:space="preserve">which is the</w:delText>
        </w:r>
      </w:del>
      <w:del w:id="1948" w:author="PR Preview" w:date="2026-01-01T00:00:00Z">
        <w:r>
          <w:delText xml:space="preserve"> </w:delText>
        </w:r>
      </w:del>
      <w:hyperlink w:anchor="def-entropy">
        <w:del w:id="1949" w:author="PR Preview" w:date="2026-01-01T00:00:00Z">
          <w:r>
            <w:rPr>
              <w:rStyle w:val="Hyperlink"/>
            </w:rPr>
            <w:delText xml:space="preserve">entropy</w:delText>
          </w:r>
        </w:del>
      </w:hyperlink>
      <w:del w:id="1950" w:author="PR Preview" w:date="2026-01-01T00:00:00Z">
        <w:r>
          <w:delText xml:space="preserve"> </w:delText>
        </w:r>
      </w:del>
      <w:del w:id="1951" w:author="PR Preview" w:date="2026-01-01T00:00:00Z">
        <w:r>
          <w:delText xml:space="preserve">of a random variable with mass function</w:delText>
        </w:r>
      </w:del>
      <w:del w:id="1952" w:author="PR Preview" w:date="2026-01-01T00:00:00Z">
        <w:r>
          <w:delText xml:space="preserve"> </w:delText>
        </w:r>
      </w:del>
      <m:oMath>
        <m:r>
          <m:t>p</m:t>
        </m:r>
      </m:oMath>
      <w:del w:id="1953" w:author="PR Preview" w:date="2026-01-01T00:00:00Z">
        <w:r>
          <w:delText xml:space="preserve">.</w:delText>
        </w:r>
      </w:del>
    </w:p>
    <w:p>
      <w:pPr>
        <w:pStyle w:val="BodyText"/>
      </w:pPr>
      <w:del w:id="1954" w:author="PR Preview" w:date="2026-01-01T00:00:00Z">
        <w:r>
          <w:rPr>
            <w:b/>
            <w:bCs/>
          </w:rPr>
          <w:delText xml:space="preserve">Definition 21 (Kullback–Leibler divergence (KL divergence, relative entropy))</w:delText>
        </w:r>
      </w:del>
      <w:del w:id="1955" w:author="PR Preview" w:date="2026-01-01T00:00:00Z">
        <w:r>
          <w:delText xml:space="preserve"> </w:delText>
        </w:r>
      </w:del>
      <w:del w:id="1956" w:author="PR Preview" w:date="2026-01-01T00:00:00Z">
        <w:r>
          <w:delText xml:space="preserve">For</w:delText>
        </w:r>
      </w:del>
      <w:del w:id="1957" w:author="PR Preview" w:date="2026-01-01T00:00:00Z">
        <w:r>
          <w:delText xml:space="preserve"> </w:delText>
        </w:r>
      </w:del>
      <m:oMath>
        <m:r>
          <m:t>p</m:t>
        </m:r>
      </m:oMath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and</w:delText>
        </w:r>
      </w:del>
      <w:del w:id="1960" w:author="PR Preview" w:date="2026-01-01T00:00:00Z">
        <w:r>
          <w:delText xml:space="preserve"> </w:delText>
        </w:r>
      </w:del>
      <m:oMath>
        <m:r>
          <m:t>q</m:t>
        </m:r>
      </m:oMath>
      <w:del w:id="1961" w:author="PR Preview" w:date="2026-01-01T00:00:00Z">
        <w:r>
          <w:delText xml:space="preserve"> </w:delText>
        </w:r>
      </w:del>
      <w:del w:id="1962" w:author="PR Preview" w:date="2026-01-01T00:00:00Z">
        <w:r>
          <w:delText xml:space="preserve">as in</w:delText>
        </w:r>
      </w:del>
      <w:del w:id="1963" w:author="PR Preview" w:date="2026-01-01T00:00:00Z">
        <w:r>
          <w:delText xml:space="preserve"> </w:delText>
        </w:r>
      </w:del>
      <w:hyperlink w:anchor="def-cross-entropy">
        <w:del w:id="1964" w:author="PR Preview" w:date="2026-01-01T00:00:00Z">
          <w:r>
            <w:rPr>
              <w:rStyle w:val="Hyperlink"/>
            </w:rPr>
            <w:delText xml:space="preserve">Definition 20</w:delText>
          </w:r>
        </w:del>
      </w:hyperlink>
      <w:del w:id="1965" w:author="PR Preview" w:date="2026-01-01T00:00:00Z">
        <w:r>
          <w:delText xml:space="preserve">,</w:delText>
        </w:r>
      </w:del>
      <w:del w:id="1966" w:author="PR Preview" w:date="2026-01-01T00:00:00Z">
        <w:r>
          <w:delText xml:space="preserve"> </w:delText>
        </w:r>
      </w:del>
      <w:del w:id="1967" w:author="PR Preview" w:date="2026-01-01T00:00:00Z">
        <w:r>
          <w:delText xml:space="preserve">the</w:delText>
        </w:r>
      </w:del>
      <w:del w:id="1968" w:author="PR Preview" w:date="2026-01-01T00:00:00Z">
        <w:r>
          <w:delText xml:space="preserve"> </w:delText>
        </w:r>
      </w:del>
      <w:del w:id="1969" w:author="PR Preview" w:date="2026-01-01T00:00:00Z">
        <w:r>
          <w:rPr>
            <w:b/>
            <w:bCs/>
          </w:rPr>
          <w:delText xml:space="preserve">Kullback–Leibler divergence</w:delText>
        </w:r>
      </w:del>
      <w:del w:id="1970" w:author="PR Preview" w:date="2026-01-01T00:00:00Z">
        <w:r>
          <w:delText xml:space="preserve"> </w:delText>
        </w:r>
      </w:del>
      <w:del w:id="1971" w:author="PR Preview" w:date="2026-01-01T00:00:00Z">
        <w:r>
          <w:delText xml:space="preserve">(</w:delText>
        </w:r>
      </w:del>
      <w:del w:id="1972" w:author="PR Preview" w:date="2026-01-01T00:00:00Z">
        <w:r>
          <w:rPr>
            <w:b/>
            <w:bCs/>
          </w:rPr>
          <w:delText xml:space="preserve">KL divergence</w:delText>
        </w:r>
      </w:del>
      <w:del w:id="1973" w:author="PR Preview" w:date="2026-01-01T00:00:00Z">
        <w:r>
          <w:delText xml:space="preserve">, or</w:delText>
        </w:r>
      </w:del>
      <w:del w:id="1974" w:author="PR Preview" w:date="2026-01-01T00:00:00Z">
        <w:r>
          <w:delText xml:space="preserve"> </w:delText>
        </w:r>
      </w:del>
      <w:del w:id="1975" w:author="PR Preview" w:date="2026-01-01T00:00:00Z">
        <w:r>
          <w:rPr>
            <w:b/>
            <w:bCs/>
          </w:rPr>
          <w:delText xml:space="preserve">relative entropy</w:delText>
        </w:r>
      </w:del>
      <w:del w:id="1976" w:author="PR Preview" w:date="2026-01-01T00:00:00Z">
        <w:r>
          <w:delText xml:space="preserve">)</w:delText>
        </w:r>
      </w:del>
      <w:del w:id="1977" w:author="PR Preview" w:date="2026-01-01T00:00:00Z">
        <w:r>
          <w:delText xml:space="preserve"> </w:delText>
        </w:r>
      </w:del>
      <w:del w:id="1978" w:author="PR Preview" w:date="2026-01-01T00:00:00Z">
        <w:r>
          <w:delText xml:space="preserve">of</w:delText>
        </w:r>
      </w:del>
      <w:del w:id="1979" w:author="PR Preview" w:date="2026-01-01T00:00:00Z">
        <w:r>
          <w:delText xml:space="preserve"> </w:delText>
        </w:r>
      </w:del>
      <m:oMath>
        <m:r>
          <m:t>q</m:t>
        </m:r>
      </m:oMath>
      <w:del w:id="1980" w:author="PR Preview" w:date="2026-01-01T00:00:00Z">
        <w:r>
          <w:delText xml:space="preserve"> </w:delText>
        </w:r>
      </w:del>
      <w:del w:id="1981" w:author="PR Preview" w:date="2026-01-01T00:00:00Z">
        <w:r>
          <w:delText xml:space="preserve">from</w:delText>
        </w:r>
      </w:del>
      <w:del w:id="1982" w:author="PR Preview" w:date="2026-01-01T00:00:00Z">
        <w:r>
          <w:delText xml:space="preserve"> </w:delText>
        </w:r>
      </w:del>
      <m:oMath>
        <m:r>
          <m:t>p</m:t>
        </m:r>
      </m:oMath>
      <w:del w:id="1983" w:author="PR Preview" w:date="2026-01-01T00:00:00Z">
        <w:r>
          <w:delText xml:space="preserve"> </w:delText>
        </w:r>
      </w:del>
      <w:del w:id="1984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985" w:author="PR Preview" w:date="2026-01-01T00:00:00Z">
        <w:r>
          <w:rPr>
            <w:i/>
            <w:iCs/>
          </w:rPr>
          <w:delText xml:space="preserve">Remark 7</w:delText>
        </w:r>
      </w:del>
      <w:del w:id="1986" w:author="PR Preview" w:date="2026-01-01T00:00:00Z">
        <w:r>
          <w:delText xml:space="preserve"> (The divergence is not symmetric). </w:delText>
        </w:r>
      </w:del>
      <w:del w:id="1987" w:author="PR Preview" w:date="2026-01-01T00:00:00Z">
        <w:r>
          <w:delText xml:space="preserve">In general,</w:delText>
        </w:r>
      </w:del>
      <w:del w:id="1988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del w:id="1989" w:author="PR Preview" w:date="2026-01-01T00:00:00Z">
        <w:r>
          <w:delText xml:space="preserve">,</w:delText>
        </w:r>
      </w:del>
      <w:del w:id="1990" w:author="PR Preview" w:date="2026-01-01T00:00:00Z">
        <w:r>
          <w:delText xml:space="preserve"> </w:delText>
        </w:r>
      </w:del>
      <w:del w:id="1991" w:author="PR Preview" w:date="2026-01-01T00:00:00Z">
        <w:r>
          <w:delText xml:space="preserve">so it is not a distance between</w:delText>
        </w:r>
      </w:del>
      <w:del w:id="1992" w:author="PR Preview" w:date="2026-01-01T00:00:00Z">
        <w:r>
          <w:delText xml:space="preserve"> </w:delText>
        </w:r>
      </w:del>
      <m:oMath>
        <m:r>
          <m:t>p</m:t>
        </m:r>
      </m:oMath>
      <w:del w:id="1993" w:author="PR Preview" w:date="2026-01-01T00:00:00Z">
        <w:r>
          <w:delText xml:space="preserve"> </w:delText>
        </w:r>
      </w:del>
      <w:del w:id="1994" w:author="PR Preview" w:date="2026-01-01T00:00:00Z">
        <w:r>
          <w:delText xml:space="preserve">and</w:delText>
        </w:r>
      </w:del>
      <w:del w:id="1995" w:author="PR Preview" w:date="2026-01-01T00:00:00Z">
        <w:r>
          <w:delText xml:space="preserve"> </w:delText>
        </w:r>
      </w:del>
      <m:oMath>
        <m:r>
          <m:t>q</m:t>
        </m:r>
      </m:oMath>
      <w:del w:id="1996" w:author="PR Preview" w:date="2026-01-01T00:00:00Z">
        <w:r>
          <w:delText xml:space="preserve">.</w:delText>
        </w:r>
      </w:del>
    </w:p>
    <w:p>
      <w:pPr>
        <w:pStyle w:val="BodyText"/>
      </w:pPr>
      <w:del w:id="1997" w:author="PR Preview" w:date="2026-01-01T00:00:00Z">
        <w:r>
          <w:rPr>
            <w:b/>
            <w:bCs/>
          </w:rPr>
          <w:delText xml:space="preserve">Example 35 (Cross-entropy and divergence for two coins)</w:delText>
        </w:r>
      </w:del>
      <w:del w:id="1998" w:author="PR Preview" w:date="2026-01-01T00:00:00Z">
        <w:r>
          <w:delText xml:space="preserve"> </w:delText>
        </w:r>
      </w:del>
      <w:del w:id="1999" w:author="PR Preview" w:date="2026-01-01T00:00:00Z">
        <w:r>
          <w:delText xml:space="preserve">Let</w:delText>
        </w:r>
      </w:del>
      <w:del w:id="200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del w:id="2001" w:author="PR Preview" w:date="2026-01-01T00:00:00Z">
        <w:r>
          <w:delText xml:space="preserve"> </w:delText>
        </w:r>
      </w:del>
      <w:del w:id="2002" w:author="PR Preview" w:date="2026-01-01T00:00:00Z">
        <w:r>
          <w:delText xml:space="preserve">be a fair coin</w:delText>
        </w:r>
      </w:del>
      <w:del w:id="2003" w:author="PR Preview" w:date="2026-01-01T00:00:00Z">
        <w:r>
          <w:delText xml:space="preserve"> </w:delText>
        </w:r>
      </w:del>
      <w:del w:id="2004" w:author="PR Preview" w:date="2026-01-01T00:00:00Z">
        <w:r>
          <w:delText xml:space="preserve">and</w:delText>
        </w:r>
      </w:del>
      <w:del w:id="200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del w:id="2006" w:author="PR Preview" w:date="2026-01-01T00:00:00Z">
        <w:r>
          <w:delText xml:space="preserve"> </w:delText>
        </w:r>
      </w:del>
      <w:del w:id="2007" w:author="PR Preview" w:date="2026-01-01T00:00:00Z">
        <w:r>
          <w:delText xml:space="preserve">a coin biased toward the second outcome.</w:delText>
        </w:r>
      </w:del>
      <w:del w:id="2008" w:author="PR Preview" w:date="2026-01-01T00:00:00Z">
        <w:r>
          <w:delText xml:space="preserve"> </w:delText>
        </w:r>
      </w:del>
      <w:del w:id="2009" w:author="PR Preview" w:date="2026-01-01T00:00:00Z">
        <w:r>
          <w:delText xml:space="preserve">Using logarithms to base 2,</w:delText>
        </w:r>
      </w:del>
      <w:del w:id="201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2011" w:author="PR Preview" w:date="2026-01-01T00:00:00Z">
        <w:r>
          <w:delText xml:space="preserve"> </w:delText>
        </w:r>
      </w:del>
      <w:del w:id="2012" w:author="PR Preview" w:date="2026-01-01T00:00:00Z">
        <w:r>
          <w:delText xml:space="preserve">and</w:delText>
        </w:r>
      </w:del>
      <w:del w:id="201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del w:id="2014" w:author="PR Preview" w:date="2026-01-01T00:00:00Z">
        <w:r>
          <w:delText xml:space="preserve">, so</w:delText>
        </w:r>
      </w:del>
    </w:p>
    <w:p>
      <w:pPr>
        <w:pStyle w:val="BodyText"/>
      </w:pPr>
      <w:ins w:id="2015" w:author="PR Preview" w:date="2026-01-01T00:00:00Z">
        <w:r>
          <w:rPr>
            <w:i/>
            <w:iCs/>
          </w:rPr>
          <w:t xml:space="preserve">Remark 9</w:t>
        </w:r>
      </w:ins>
      <w:ins w:id="2016" w:author="PR Preview" w:date="2026-01-01T00:00:00Z">
        <w:r>
          <w:t xml:space="preserve"> (Cross-entropy as an expected negative log probability). </w:t>
        </w:r>
      </w:ins>
      <w:ins w:id="2017" w:author="PR Preview" w:date="2026-01-01T00:00:00Z">
        <w:r>
          <w:t xml:space="preserve">The cross-entropy is the</w:t>
        </w:r>
      </w:ins>
      <w:ins w:id="2018" w:author="PR Preview" w:date="2026-01-01T00:00:00Z">
        <w:r>
          <w:t xml:space="preserve"> </w:t>
        </w:r>
      </w:ins>
      <w:hyperlink w:anchor="def-expectation">
        <w:ins w:id="2019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2020" w:author="PR Preview" w:date="2026-01-01T00:00:00Z">
        <w:r>
          <w:t xml:space="preserve"> </w:t>
        </w:r>
      </w:ins>
      <w:ins w:id="2021" w:author="PR Preview" w:date="2026-01-01T00:00:00Z">
        <w:r>
          <w:t xml:space="preserve">of</w:t>
        </w:r>
      </w:ins>
      <w:ins w:id="202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when</w:t>
        </w:r>
      </w:ins>
      <w:ins w:id="2025" w:author="PR Preview" w:date="2026-01-01T00:00:00Z">
        <w:r>
          <w:t xml:space="preserve"> </w:t>
        </w:r>
      </w:ins>
      <m:oMath>
        <m:r>
          <m:t>X</m:t>
        </m:r>
      </m:oMath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has probability mass function</w:t>
        </w:r>
      </w:ins>
      <w:ins w:id="2028" w:author="PR Preview" w:date="2026-01-01T00:00:00Z">
        <w:r>
          <w:t xml:space="preserve"> </w:t>
        </w:r>
      </w:ins>
      <m:oMath>
        <m:r>
          <m:t>p</m:t>
        </m:r>
      </m:oMath>
      <w:ins w:id="2029" w:author="PR Preview" w:date="2026-01-01T00:00:00Z">
        <w:r>
          <w:t xml:space="preserve">.</w:t>
        </w:r>
      </w:ins>
    </w:p>
    <w:bookmarkEnd w:id="153"/>
    <w:bookmarkStart w:id="154" w:name="rem-cross-entropy-entropy"/>
    <w:p>
      <w:pPr>
        <w:pStyle w:val="BodyText"/>
      </w:pPr>
      <w:ins w:id="2030" w:author="PR Preview" w:date="2026-01-01T00:00:00Z">
        <w:r>
          <w:rPr>
            <w:i/>
            <w:iCs/>
          </w:rPr>
          <w:t xml:space="preserve">Remark 10</w:t>
        </w:r>
      </w:ins>
      <w:ins w:id="2031" w:author="PR Preview" w:date="2026-01-01T00:00:00Z">
        <w:r>
          <w:t xml:space="preserve"> (Entropy is the cross-entropy of a distribution with itself). </w:t>
        </w:r>
      </w:ins>
      <w:ins w:id="2032" w:author="PR Preview" w:date="2026-01-01T00:00:00Z">
        <w:r>
          <w:t xml:space="preserve">Setting</w:t>
        </w:r>
      </w:ins>
      <w:ins w:id="203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p</m:t>
        </m:r>
      </m:oMath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gives</w:t>
        </w:r>
      </w:ins>
      <w:ins w:id="203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2037" w:author="PR Preview" w:date="2026-01-01T00:00:00Z">
        <w:r>
          <w:t xml:space="preserve">,</w:t>
        </w:r>
      </w:ins>
      <w:ins w:id="2038" w:author="PR Preview" w:date="2026-01-01T00:00:00Z">
        <w:r>
          <w:t xml:space="preserve"> </w:t>
        </w:r>
      </w:ins>
      <w:ins w:id="2039" w:author="PR Preview" w:date="2026-01-01T00:00:00Z">
        <w:r>
          <w:t xml:space="preserve">which is the</w:t>
        </w:r>
      </w:ins>
      <w:ins w:id="2040" w:author="PR Preview" w:date="2026-01-01T00:00:00Z">
        <w:r>
          <w:t xml:space="preserve"> </w:t>
        </w:r>
      </w:ins>
      <w:hyperlink w:anchor="def-entropy">
        <w:ins w:id="2041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2042" w:author="PR Preview" w:date="2026-01-01T00:00:00Z">
        <w:r>
          <w:t xml:space="preserve"> </w:t>
        </w:r>
      </w:ins>
      <w:ins w:id="2043" w:author="PR Preview" w:date="2026-01-01T00:00:00Z">
        <w:r>
          <w:t xml:space="preserve">of a random variable with mass function</w:t>
        </w:r>
      </w:ins>
      <w:ins w:id="2044" w:author="PR Preview" w:date="2026-01-01T00:00:00Z">
        <w:r>
          <w:t xml:space="preserve"> </w:t>
        </w:r>
      </w:ins>
      <m:oMath>
        <m:r>
          <m:t>p</m:t>
        </m:r>
      </m:oMath>
      <w:ins w:id="2045" w:author="PR Preview" w:date="2026-01-01T00:00:00Z">
        <w:r>
          <w:t xml:space="preserve">.</w:t>
        </w:r>
      </w:ins>
    </w:p>
    <w:bookmarkEnd w:id="154"/>
    <w:bookmarkStart w:id="155" w:name="def-kl-divergence"/>
    <w:p>
      <w:pPr>
        <w:pStyle w:val="BodyText"/>
      </w:pPr>
      <w:ins w:id="2046" w:author="PR Preview" w:date="2026-01-01T00:00:00Z">
        <w:r>
          <w:rPr>
            <w:b/>
            <w:bCs/>
          </w:rPr>
          <w:t xml:space="preserve">Definition 23 (Kullback–Leibler divergence (KL divergence, relative entropy))</w:t>
        </w:r>
      </w:ins>
      <w:ins w:id="2047" w:author="PR Preview" w:date="2026-01-01T00:00:00Z">
        <w:r>
          <w:t xml:space="preserve"> </w:t>
        </w:r>
      </w:ins>
      <w:ins w:id="2048" w:author="PR Preview" w:date="2026-01-01T00:00:00Z">
        <w:r>
          <w:t xml:space="preserve">For</w:t>
        </w:r>
      </w:ins>
      <w:ins w:id="2049" w:author="PR Preview" w:date="2026-01-01T00:00:00Z">
        <w:r>
          <w:t xml:space="preserve"> </w:t>
        </w:r>
      </w:ins>
      <m:oMath>
        <m:r>
          <m:t>p</m:t>
        </m:r>
      </m:oMath>
      <w:ins w:id="2050" w:author="PR Preview" w:date="2026-01-01T00:00:00Z">
        <w:r>
          <w:t xml:space="preserve"> </w:t>
        </w:r>
      </w:ins>
      <w:ins w:id="2051" w:author="PR Preview" w:date="2026-01-01T00:00:00Z">
        <w:r>
          <w:t xml:space="preserve">and</w:t>
        </w:r>
      </w:ins>
      <w:ins w:id="2052" w:author="PR Preview" w:date="2026-01-01T00:00:00Z">
        <w:r>
          <w:t xml:space="preserve"> </w:t>
        </w:r>
      </w:ins>
      <m:oMath>
        <m:r>
          <m:t>q</m:t>
        </m:r>
      </m:oMath>
      <w:ins w:id="2053" w:author="PR Preview" w:date="2026-01-01T00:00:00Z">
        <w:r>
          <w:t xml:space="preserve"> </w:t>
        </w:r>
      </w:ins>
      <w:ins w:id="2054" w:author="PR Preview" w:date="2026-01-01T00:00:00Z">
        <w:r>
          <w:t xml:space="preserve">as in</w:t>
        </w:r>
      </w:ins>
      <w:ins w:id="2055" w:author="PR Preview" w:date="2026-01-01T00:00:00Z">
        <w:r>
          <w:t xml:space="preserve"> </w:t>
        </w:r>
      </w:ins>
      <w:hyperlink w:anchor="def-cross-entropy">
        <w:ins w:id="2056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2057" w:author="PR Preview" w:date="2026-01-01T00:00:00Z">
        <w:r>
          <w:t xml:space="preserve">,</w:t>
        </w:r>
      </w:ins>
      <w:ins w:id="2058" w:author="PR Preview" w:date="2026-01-01T00:00:00Z">
        <w:r>
          <w:t xml:space="preserve"> </w:t>
        </w:r>
      </w:ins>
      <w:ins w:id="2059" w:author="PR Preview" w:date="2026-01-01T00:00:00Z">
        <w:r>
          <w:t xml:space="preserve">the</w:t>
        </w:r>
      </w:ins>
      <w:ins w:id="2060" w:author="PR Preview" w:date="2026-01-01T00:00:00Z">
        <w:r>
          <w:t xml:space="preserve"> </w:t>
        </w:r>
      </w:ins>
      <w:ins w:id="2061" w:author="PR Preview" w:date="2026-01-01T00:00:00Z">
        <w:r>
          <w:rPr>
            <w:b/>
            <w:bCs/>
          </w:rPr>
          <w:t xml:space="preserve">Kullback–Leibler divergence</w:t>
        </w:r>
      </w:ins>
      <w:ins w:id="2062" w:author="PR Preview" w:date="2026-01-01T00:00:00Z">
        <w:r>
          <w:t xml:space="preserve"> </w:t>
        </w:r>
      </w:ins>
      <w:ins w:id="2063" w:author="PR Preview" w:date="2026-01-01T00:00:00Z">
        <w:r>
          <w:t xml:space="preserve">(</w:t>
        </w:r>
      </w:ins>
      <w:ins w:id="2064" w:author="PR Preview" w:date="2026-01-01T00:00:00Z">
        <w:r>
          <w:rPr>
            <w:b/>
            <w:bCs/>
          </w:rPr>
          <w:t xml:space="preserve">KL divergence</w:t>
        </w:r>
      </w:ins>
      <w:ins w:id="2065" w:author="PR Preview" w:date="2026-01-01T00:00:00Z">
        <w:r>
          <w:t xml:space="preserve">, or</w:t>
        </w:r>
      </w:ins>
      <w:ins w:id="2066" w:author="PR Preview" w:date="2026-01-01T00:00:00Z">
        <w:r>
          <w:t xml:space="preserve"> </w:t>
        </w:r>
      </w:ins>
      <w:ins w:id="2067" w:author="PR Preview" w:date="2026-01-01T00:00:00Z">
        <w:r>
          <w:rPr>
            <w:b/>
            <w:bCs/>
          </w:rPr>
          <w:t xml:space="preserve">relative entropy</w:t>
        </w:r>
      </w:ins>
      <w:ins w:id="2068" w:author="PR Preview" w:date="2026-01-01T00:00:00Z">
        <w:r>
          <w:t xml:space="preserve">)</w:t>
        </w:r>
      </w:ins>
      <w:ins w:id="2069" w:author="PR Preview" w:date="2026-01-01T00:00:00Z">
        <w:r>
          <w:t xml:space="preserve"> </w:t>
        </w:r>
      </w:ins>
      <w:ins w:id="2070" w:author="PR Preview" w:date="2026-01-01T00:00:00Z">
        <w:r>
          <w:t xml:space="preserve">of</w:t>
        </w:r>
      </w:ins>
      <w:ins w:id="2071" w:author="PR Preview" w:date="2026-01-01T00:00:00Z">
        <w:r>
          <w:t xml:space="preserve"> </w:t>
        </w:r>
      </w:ins>
      <m:oMath>
        <m:r>
          <m:t>q</m:t>
        </m:r>
      </m:oMath>
      <w:ins w:id="2072" w:author="PR Preview" w:date="2026-01-01T00:00:00Z">
        <w:r>
          <w:t xml:space="preserve"> </w:t>
        </w:r>
      </w:ins>
      <w:ins w:id="2073" w:author="PR Preview" w:date="2026-01-01T00:00:00Z">
        <w:r>
          <w:t xml:space="preserve">from</w:t>
        </w:r>
      </w:ins>
      <w:ins w:id="2074" w:author="PR Preview" w:date="2026-01-01T00:00:00Z">
        <w:r>
          <w:t xml:space="preserve"> </w:t>
        </w:r>
      </w:ins>
      <m:oMath>
        <m:r>
          <m:t>p</m:t>
        </m:r>
      </m:oMath>
      <w:ins w:id="2075" w:author="PR Preview" w:date="2026-01-01T00:00:00Z">
        <w:r>
          <w:t xml:space="preserve"> </w:t>
        </w:r>
      </w:ins>
      <w:ins w:id="207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5"/>
    <w:bookmarkStart w:id="156" w:name="rem-kl-asymmetric"/>
    <w:p>
      <w:pPr>
        <w:pStyle w:val="FirstParagraph"/>
      </w:pPr>
      <w:ins w:id="2077" w:author="PR Preview" w:date="2026-01-01T00:00:00Z">
        <w:r>
          <w:rPr>
            <w:i/>
            <w:iCs/>
          </w:rPr>
          <w:t xml:space="preserve">Remark 11</w:t>
        </w:r>
      </w:ins>
      <w:ins w:id="2078" w:author="PR Preview" w:date="2026-01-01T00:00:00Z">
        <w:r>
          <w:t xml:space="preserve"> (The divergence is not symmetric). </w:t>
        </w:r>
      </w:ins>
      <w:ins w:id="2079" w:author="PR Preview" w:date="2026-01-01T00:00:00Z">
        <w:r>
          <w:t xml:space="preserve">In general,</w:t>
        </w:r>
      </w:ins>
      <w:ins w:id="2080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ins w:id="2081" w:author="PR Preview" w:date="2026-01-01T00:00:00Z">
        <w:r>
          <w:t xml:space="preserve">,</w:t>
        </w:r>
      </w:ins>
      <w:ins w:id="2082" w:author="PR Preview" w:date="2026-01-01T00:00:00Z">
        <w:r>
          <w:t xml:space="preserve"> </w:t>
        </w:r>
      </w:ins>
      <w:ins w:id="2083" w:author="PR Preview" w:date="2026-01-01T00:00:00Z">
        <w:r>
          <w:t xml:space="preserve">so it is not a distance between</w:t>
        </w:r>
      </w:ins>
      <w:ins w:id="2084" w:author="PR Preview" w:date="2026-01-01T00:00:00Z">
        <w:r>
          <w:t xml:space="preserve"> </w:t>
        </w:r>
      </w:ins>
      <m:oMath>
        <m:r>
          <m:t>p</m:t>
        </m:r>
      </m:oMath>
      <w:ins w:id="2085" w:author="PR Preview" w:date="2026-01-01T00:00:00Z">
        <w:r>
          <w:t xml:space="preserve"> </w:t>
        </w:r>
      </w:ins>
      <w:ins w:id="2086" w:author="PR Preview" w:date="2026-01-01T00:00:00Z">
        <w:r>
          <w:t xml:space="preserve">and</w:t>
        </w:r>
      </w:ins>
      <w:ins w:id="2087" w:author="PR Preview" w:date="2026-01-01T00:00:00Z">
        <w:r>
          <w:t xml:space="preserve"> </w:t>
        </w:r>
      </w:ins>
      <m:oMath>
        <m:r>
          <m:t>q</m:t>
        </m:r>
      </m:oMath>
      <w:ins w:id="2088" w:author="PR Preview" w:date="2026-01-01T00:00:00Z">
        <w:r>
          <w:t xml:space="preserve">.</w:t>
        </w:r>
      </w:ins>
    </w:p>
    <w:bookmarkEnd w:id="156"/>
    <w:bookmarkStart w:id="157" w:name="exm-cross-entropy"/>
    <w:p>
      <w:pPr>
        <w:pStyle w:val="BodyText"/>
      </w:pPr>
      <w:ins w:id="2089" w:author="PR Preview" w:date="2026-01-01T00:00:00Z">
        <w:r>
          <w:rPr>
            <w:b/>
            <w:bCs/>
          </w:rPr>
          <w:t xml:space="preserve">Example 40 (Cross-entropy and divergence for two coins)</w:t>
        </w:r>
      </w:ins>
      <w:ins w:id="2090" w:author="PR Preview" w:date="2026-01-01T00:00:00Z">
        <w:r>
          <w:t xml:space="preserve"> </w:t>
        </w:r>
      </w:ins>
      <w:ins w:id="2091" w:author="PR Preview" w:date="2026-01-01T00:00:00Z">
        <w:r>
          <w:t xml:space="preserve">Let</w:t>
        </w:r>
      </w:ins>
      <w:ins w:id="209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be a fair coin</w:t>
        </w:r>
      </w:ins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and</w:t>
        </w:r>
      </w:ins>
      <w:ins w:id="2097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a coin biased toward the second outcome.</w:t>
        </w:r>
      </w:ins>
      <w:ins w:id="2100" w:author="PR Preview" w:date="2026-01-01T00:00:00Z">
        <w:r>
          <w:t xml:space="preserve"> </w:t>
        </w:r>
      </w:ins>
      <w:ins w:id="2101" w:author="PR Preview" w:date="2026-01-01T00:00:00Z">
        <w:r>
          <w:t xml:space="preserve">Using logarithms to base 2,</w:t>
        </w:r>
      </w:ins>
      <w:ins w:id="210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2103" w:author="PR Preview" w:date="2026-01-01T00:00:00Z">
        <w:r>
          <w:t xml:space="preserve"> </w:t>
        </w:r>
      </w:ins>
      <w:ins w:id="2104" w:author="PR Preview" w:date="2026-01-01T00:00:00Z">
        <w:r>
          <w:t xml:space="preserve">and</w:t>
        </w:r>
      </w:ins>
      <w:ins w:id="210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ins w:id="2106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57"/>
    <w:bookmarkStart w:id="158" w:name="rem-cross-entropy-source"/>
    <w:p>
      <w:pPr>
        <w:pStyle w:val="BodyText"/>
      </w:pPr>
      <w:del w:id="2107" w:author="PR Preview" w:date="2026-01-01T00:00:00Z">
        <w:r>
          <w:rPr>
            <w:i/>
            <w:iCs/>
          </w:rPr>
          <w:delText xml:space="preserve">Remark 8</w:delText>
        </w:r>
      </w:del>
      <w:del w:id="2108" w:author="PR Preview" w:date="2026-01-01T00:00:00Z">
        <w:r>
          <w:delText xml:space="preserve"> (Where the definitions come from). </w:delText>
        </w:r>
      </w:del>
      <w:del w:id="2109" w:author="PR Preview" w:date="2026-01-01T00:00:00Z">
        <w:r>
          <w:delText xml:space="preserve">Murphy (2012, sec. 2.8.2, pp. 57–58)</w:delText>
        </w:r>
      </w:del>
      <w:del w:id="2110" w:author="PR Preview" w:date="2026-01-01T00:00:00Z">
        <w:r>
          <w:delText xml:space="preserve"> </w:delText>
        </w:r>
      </w:del>
      <w:del w:id="2111" w:author="PR Preview" w:date="2026-01-01T00:00:00Z">
        <w:r>
          <w:delText xml:space="preserve">defines the KL divergence</w:delText>
        </w:r>
      </w:del>
      <w:del w:id="2112" w:author="PR Preview" w:date="2026-01-01T00:00:00Z">
        <w:r>
          <w:delText xml:space="preserve"> </w:delText>
        </w:r>
      </w:del>
      <w:del w:id="2113" w:author="PR Preview" w:date="2026-01-01T00:00:00Z">
        <w:r>
          <w:delText xml:space="preserve">and the cross-entropy as above,</w:delText>
        </w:r>
      </w:del>
      <w:del w:id="2114" w:author="PR Preview" w:date="2026-01-01T00:00:00Z">
        <w:r>
          <w:delText xml:space="preserve"> </w:delText>
        </w:r>
      </w:del>
      <w:del w:id="2115" w:author="PR Preview" w:date="2026-01-01T00:00:00Z">
        <w:r>
          <w:delText xml:space="preserve">and gives the coding interpretation:</w:delText>
        </w:r>
      </w:del>
      <w:del w:id="2116" w:author="PR Preview" w:date="2026-01-01T00:00:00Z">
        <w:r>
          <w:delText xml:space="preserve"> </w:delText>
        </w:r>
      </w:del>
      <w:del w:id="2117" w:author="PR Preview" w:date="2026-01-01T00:00:00Z">
        <w:r>
          <w:delText xml:space="preserve">the cross-entropy is the average number of bits needed</w:delText>
        </w:r>
      </w:del>
      <w:del w:id="2118" w:author="PR Preview" w:date="2026-01-01T00:00:00Z">
        <w:r>
          <w:delText xml:space="preserve"> </w:delText>
        </w:r>
      </w:del>
      <w:del w:id="2119" w:author="PR Preview" w:date="2026-01-01T00:00:00Z">
        <w:r>
          <w:delText xml:space="preserve">to encode data from a source with distribution</w:delText>
        </w:r>
      </w:del>
      <w:del w:id="2120" w:author="PR Preview" w:date="2026-01-01T00:00:00Z">
        <w:r>
          <w:delText xml:space="preserve"> </w:delText>
        </w:r>
      </w:del>
      <m:oMath>
        <m:r>
          <m:t>p</m:t>
        </m:r>
      </m:oMath>
      <w:del w:id="2121" w:author="PR Preview" w:date="2026-01-01T00:00:00Z">
        <w:r>
          <w:delText xml:space="preserve"> </w:delText>
        </w:r>
      </w:del>
      <w:del w:id="2122" w:author="PR Preview" w:date="2026-01-01T00:00:00Z">
        <w:r>
          <w:delText xml:space="preserve">using a code designed for</w:delText>
        </w:r>
      </w:del>
      <w:del w:id="2123" w:author="PR Preview" w:date="2026-01-01T00:00:00Z">
        <w:r>
          <w:delText xml:space="preserve"> </w:delText>
        </w:r>
      </w:del>
      <m:oMath>
        <m:r>
          <m:t>q</m:t>
        </m:r>
      </m:oMath>
      <w:del w:id="2124" w:author="PR Preview" w:date="2026-01-01T00:00:00Z">
        <w:r>
          <w:delText xml:space="preserve">.</w:delText>
        </w:r>
      </w:del>
    </w:p>
    <w:p>
      <w:pPr>
        <w:pStyle w:val="BodyText"/>
      </w:pPr>
      <w:ins w:id="2125" w:author="PR Preview" w:date="2026-01-01T00:00:00Z">
        <w:r>
          <w:rPr>
            <w:i/>
            <w:iCs/>
          </w:rPr>
          <w:t xml:space="preserve">Remark 12</w:t>
        </w:r>
      </w:ins>
      <w:ins w:id="2126" w:author="PR Preview" w:date="2026-01-01T00:00:00Z">
        <w:r>
          <w:t xml:space="preserve"> (Where the definitions come from). </w:t>
        </w:r>
      </w:ins>
      <w:ins w:id="2127" w:author="PR Preview" w:date="2026-01-01T00:00:00Z">
        <w:r>
          <w:t xml:space="preserve">Murphy (2012, sec. 2.8.2, pp. 57–58)</w:t>
        </w:r>
      </w:ins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defines the KL divergence</w:t>
        </w:r>
      </w:ins>
      <w:ins w:id="2130" w:author="PR Preview" w:date="2026-01-01T00:00:00Z">
        <w:r>
          <w:t xml:space="preserve"> </w:t>
        </w:r>
      </w:ins>
      <w:ins w:id="2131" w:author="PR Preview" w:date="2026-01-01T00:00:00Z">
        <w:r>
          <w:t xml:space="preserve">and the cross-entropy as above,</w:t>
        </w:r>
      </w:ins>
      <w:ins w:id="2132" w:author="PR Preview" w:date="2026-01-01T00:00:00Z">
        <w:r>
          <w:t xml:space="preserve"> </w:t>
        </w:r>
      </w:ins>
      <w:ins w:id="2133" w:author="PR Preview" w:date="2026-01-01T00:00:00Z">
        <w:r>
          <w:t xml:space="preserve">and gives the coding interpretation:</w:t>
        </w:r>
      </w:ins>
      <w:ins w:id="2134" w:author="PR Preview" w:date="2026-01-01T00:00:00Z">
        <w:r>
          <w:t xml:space="preserve"> </w:t>
        </w:r>
      </w:ins>
      <w:ins w:id="2135" w:author="PR Preview" w:date="2026-01-01T00:00:00Z">
        <w:r>
          <w:t xml:space="preserve">the cross-entropy is the average number of bits needed</w:t>
        </w:r>
      </w:ins>
      <w:ins w:id="2136" w:author="PR Preview" w:date="2026-01-01T00:00:00Z">
        <w:r>
          <w:t xml:space="preserve"> </w:t>
        </w:r>
      </w:ins>
      <w:ins w:id="2137" w:author="PR Preview" w:date="2026-01-01T00:00:00Z">
        <w:r>
          <w:t xml:space="preserve">to encode data from a source with distribution</w:t>
        </w:r>
      </w:ins>
      <w:ins w:id="2138" w:author="PR Preview" w:date="2026-01-01T00:00:00Z">
        <w:r>
          <w:t xml:space="preserve"> </w:t>
        </w:r>
      </w:ins>
      <m:oMath>
        <m:r>
          <m:t>p</m:t>
        </m:r>
      </m:oMath>
      <w:ins w:id="2139" w:author="PR Preview" w:date="2026-01-01T00:00:00Z">
        <w:r>
          <w:t xml:space="preserve"> </w:t>
        </w:r>
      </w:ins>
      <w:ins w:id="2140" w:author="PR Preview" w:date="2026-01-01T00:00:00Z">
        <w:r>
          <w:t xml:space="preserve">using a code designed for</w:t>
        </w:r>
      </w:ins>
      <w:ins w:id="2141" w:author="PR Preview" w:date="2026-01-01T00:00:00Z">
        <w:r>
          <w:t xml:space="preserve"> </w:t>
        </w:r>
      </w:ins>
      <m:oMath>
        <m:r>
          <m:t>q</m:t>
        </m:r>
      </m:oMath>
      <w:ins w:id="2142" w:author="PR Preview" w:date="2026-01-01T00:00:00Z">
        <w:r>
          <w:t xml:space="preserve">.</w:t>
        </w:r>
      </w:ins>
    </w:p>
    <w:bookmarkEnd w:id="158"/>
    <w:bookmarkEnd w:id="159"/>
    <w:bookmarkStart w:id="16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8"/>
        </w:numPr>
      </w:pPr>
      <w:r>
        <w:t xml:space="preserve">Wikipedia contributors (2026d)</w:t>
      </w:r>
      <w:r>
        <w:t xml:space="preserve"> </w:t>
      </w:r>
      <w:r>
        <w:t xml:space="preserve">— the expectation, its properties and examples</w:t>
      </w:r>
    </w:p>
    <w:p>
      <w:pPr>
        <w:numPr>
          <w:ilvl w:val="0"/>
          <w:numId w:val="1008"/>
        </w:numPr>
      </w:pPr>
      <w:r>
        <w:t xml:space="preserve">Wikipedia contributors (2026e)</w:t>
      </w:r>
      <w:r>
        <w:t xml:space="preserve"> </w:t>
      </w:r>
      <w:r>
        <w:t xml:space="preserve">— the expectation of a function of a random variable</w:t>
      </w:r>
    </w:p>
    <w:p>
      <w:pPr>
        <w:numPr>
          <w:ilvl w:val="0"/>
          <w:numId w:val="1008"/>
        </w:numPr>
      </w:pPr>
      <w:r>
        <w:t xml:space="preserve">Wikipedia contributors (2026a)</w:t>
      </w:r>
      <w:r>
        <w:t xml:space="preserve"> </w:t>
      </w:r>
      <w:r>
        <w:t xml:space="preserve">— conditional expectation and its properties</w:t>
      </w:r>
    </w:p>
    <w:p>
      <w:pPr>
        <w:numPr>
          <w:ilvl w:val="0"/>
          <w:numId w:val="1008"/>
        </w:numPr>
      </w:pPr>
      <w:r>
        <w:t xml:space="preserve">Wikipedia contributors (2026g)</w:t>
      </w:r>
      <w:r>
        <w:t xml:space="preserve"> </w:t>
      </w:r>
      <w:r>
        <w:t xml:space="preserve">— loss functions in statistics and machine learning</w:t>
      </w:r>
    </w:p>
    <w:p>
      <w:pPr>
        <w:numPr>
          <w:ilvl w:val="0"/>
          <w:numId w:val="1008"/>
        </w:numPr>
      </w:pPr>
      <w:r>
        <w:t xml:space="preserve">Wikipedia contributors (2026h)</w:t>
      </w:r>
      <w:r>
        <w:t xml:space="preserve"> </w:t>
      </w:r>
      <w:r>
        <w:t xml:space="preserve">— the risk as an expected loss</w:t>
      </w:r>
    </w:p>
    <w:p>
      <w:pPr>
        <w:numPr>
          <w:ilvl w:val="0"/>
          <w:numId w:val="1008"/>
        </w:numPr>
      </w:pPr>
      <w:r>
        <w:t xml:space="preserve">Wikipedia contributors (2026c)</w:t>
      </w:r>
      <w:r>
        <w:t xml:space="preserve"> </w:t>
      </w:r>
      <w:r>
        <w:t xml:space="preserve">— entropy, with examples</w:t>
      </w:r>
    </w:p>
    <w:p>
      <w:pPr>
        <w:numPr>
          <w:ilvl w:val="0"/>
          <w:numId w:val="1008"/>
        </w:numPr>
      </w:pPr>
      <w:r>
        <w:t xml:space="preserve">Wikipedia contributors (2026b)</w:t>
      </w:r>
      <w:r>
        <w:t xml:space="preserve"> </w:t>
      </w:r>
      <w:r>
        <w:t xml:space="preserve">— cross-entropy and its use as a loss</w:t>
      </w:r>
    </w:p>
    <w:bookmarkEnd w:id="160"/>
    <w:bookmarkStart w:id="192" w:name="references"/>
    <w:p>
      <w:pPr>
        <w:pStyle w:val="Heading2"/>
      </w:pPr>
      <w:r>
        <w:t xml:space="preserve">References</w:t>
      </w:r>
    </w:p>
    <w:bookmarkStart w:id="191" w:name="refs"/>
    <w:bookmarkStart w:id="16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61"/>
    <w:bookmarkStart w:id="1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3"/>
    <w:bookmarkStart w:id="1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5"/>
    <w:bookmarkStart w:id="16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7"/>
    <w:bookmarkStart w:id="16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6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69"/>
    <w:bookmarkStart w:id="170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70"/>
    <w:bookmarkStart w:id="172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71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5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74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75"/>
    <w:bookmarkStart w:id="177" w:name="ref-wikipedia_conditional_expec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Conditional Expectation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https://en.wikipedia.org/wiki/Conditional_expectation</w:t>
        </w:r>
      </w:hyperlink>
      <w:r>
        <w:t xml:space="preserve">.</w:t>
      </w:r>
    </w:p>
    <w:bookmarkEnd w:id="177"/>
    <w:bookmarkStart w:id="179" w:name="ref-wikipedia_cross_entrop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Cross-Entropy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https://en.wikipedia.org/wiki/Cross-entropy</w:t>
        </w:r>
      </w:hyperlink>
      <w:r>
        <w:t xml:space="preserve">.</w:t>
      </w:r>
    </w:p>
    <w:bookmarkEnd w:id="179"/>
    <w:bookmarkStart w:id="181" w:name="ref-wikipedia_entropy_information_theor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Entropy (Information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https://en.wikipedia.org/wiki/Entropy_(information_theory)</w:t>
        </w:r>
      </w:hyperlink>
      <w:r>
        <w:t xml:space="preserve">.</w:t>
      </w:r>
    </w:p>
    <w:bookmarkEnd w:id="181"/>
    <w:bookmarkStart w:id="183" w:name="ref-wikipedia_expected_valu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Expected 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https://en.wikipedia.org/wiki/Expected_value</w:t>
        </w:r>
      </w:hyperlink>
      <w:r>
        <w:t xml:space="preserve">.</w:t>
      </w:r>
    </w:p>
    <w:bookmarkEnd w:id="183"/>
    <w:bookmarkStart w:id="185" w:name="ref-wp:lotu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85"/>
    <w:bookmarkStart w:id="186" w:name="X57fd29787e4b8098f01e52482fbfe60ee90e0f2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86"/>
    <w:bookmarkStart w:id="188" w:name="ref-wikipedia_loss_fun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Loss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https://en.wikipedia.org/wiki/Loss_function</w:t>
        </w:r>
      </w:hyperlink>
      <w:r>
        <w:t xml:space="preserve">.</w:t>
      </w:r>
    </w:p>
    <w:bookmarkEnd w:id="188"/>
    <w:bookmarkStart w:id="190" w:name="ref-wikipedia_risk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Risk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https://en.wikipedia.org/wiki/Risk_function</w:t>
        </w:r>
      </w:hyperlink>
      <w:r>
        <w:t xml:space="preserve">.</w:t>
      </w:r>
    </w:p>
    <w:bookmarkEnd w:id="190"/>
    <w:bookmarkEnd w:id="191"/>
    <w:bookmarkEnd w:id="1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04" Type="http://schemas.openxmlformats.org/officeDocument/2006/relationships/hyperlink" Target="expectation.qmd#def-expectation" TargetMode="External"/><Relationship Id="rId17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68" Type="http://schemas.openxmlformats.org/officeDocument/2006/relationships/hyperlink" Target="https://doi.org/10.1007/978-0-387-84858-7" TargetMode="External"/><Relationship Id="rId166" Type="http://schemas.openxmlformats.org/officeDocument/2006/relationships/hyperlink" Target="https://doi.org/10.1007/978-1-4614-4708-5" TargetMode="External"/><Relationship Id="rId164" Type="http://schemas.openxmlformats.org/officeDocument/2006/relationships/hyperlink" Target="https://doi.org/10.1201/9781315182780" TargetMode="External"/><Relationship Id="rId174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78" Type="http://schemas.openxmlformats.org/officeDocument/2006/relationships/hyperlink" Target="https://en.wikipedia.org/wiki/Cross-entropy" TargetMode="External"/><Relationship Id="rId180" Type="http://schemas.openxmlformats.org/officeDocument/2006/relationships/hyperlink" Target="https://en.wikipedia.org/wiki/Entropy_(information_theory)" TargetMode="External"/><Relationship Id="rId182" Type="http://schemas.openxmlformats.org/officeDocument/2006/relationships/hyperlink" Target="https://en.wikipedia.org/wiki/Expected_value" TargetMode="External"/><Relationship Id="rId184" Type="http://schemas.openxmlformats.org/officeDocument/2006/relationships/hyperlink" Target="https://en.wikipedia.org/wiki/Law_of_the_unconscious_statistician" TargetMode="External"/><Relationship Id="rId187" Type="http://schemas.openxmlformats.org/officeDocument/2006/relationships/hyperlink" Target="https://en.wikipedia.org/wiki/Loss_function" TargetMode="External"/><Relationship Id="rId189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2" Type="http://schemas.openxmlformats.org/officeDocument/2006/relationships/hyperlink" Target="https://morrison-lab.github.io/mds/algebra-basics.html#def-argmin" TargetMode="External"/><Relationship Id="rId141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morrison-lab.github.io/sds/estimation.html#def-estimand" TargetMode="External"/><Relationship Id="rId162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111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18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04" Type="http://schemas.openxmlformats.org/officeDocument/2006/relationships/hyperlink" Target="expectation.qmd#def-expectation" TargetMode="External"/><Relationship Id="rId17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68" Type="http://schemas.openxmlformats.org/officeDocument/2006/relationships/hyperlink" Target="https://doi.org/10.1007/978-0-387-84858-7" TargetMode="External"/><Relationship Id="rId166" Type="http://schemas.openxmlformats.org/officeDocument/2006/relationships/hyperlink" Target="https://doi.org/10.1007/978-1-4614-4708-5" TargetMode="External"/><Relationship Id="rId164" Type="http://schemas.openxmlformats.org/officeDocument/2006/relationships/hyperlink" Target="https://doi.org/10.1201/9781315182780" TargetMode="External"/><Relationship Id="rId174" Type="http://schemas.openxmlformats.org/officeDocument/2006/relationships/hyperlink" Target="https://doi.org/10.5281/zenodo.4305949" TargetMode="External"/><Relationship Id="rId176" Type="http://schemas.openxmlformats.org/officeDocument/2006/relationships/hyperlink" Target="https://en.wikipedia.org/wiki/Conditional_expectation" TargetMode="External"/><Relationship Id="rId178" Type="http://schemas.openxmlformats.org/officeDocument/2006/relationships/hyperlink" Target="https://en.wikipedia.org/wiki/Cross-entropy" TargetMode="External"/><Relationship Id="rId180" Type="http://schemas.openxmlformats.org/officeDocument/2006/relationships/hyperlink" Target="https://en.wikipedia.org/wiki/Entropy_(information_theory)" TargetMode="External"/><Relationship Id="rId182" Type="http://schemas.openxmlformats.org/officeDocument/2006/relationships/hyperlink" Target="https://en.wikipedia.org/wiki/Expected_value" TargetMode="External"/><Relationship Id="rId184" Type="http://schemas.openxmlformats.org/officeDocument/2006/relationships/hyperlink" Target="https://en.wikipedia.org/wiki/Law_of_the_unconscious_statistician" TargetMode="External"/><Relationship Id="rId187" Type="http://schemas.openxmlformats.org/officeDocument/2006/relationships/hyperlink" Target="https://en.wikipedia.org/wiki/Loss_function" TargetMode="External"/><Relationship Id="rId189" Type="http://schemas.openxmlformats.org/officeDocument/2006/relationships/hyperlink" Target="https://en.wikipedia.org/wiki/Risk_function" TargetMode="External"/><Relationship Id="rId80" Type="http://schemas.openxmlformats.org/officeDocument/2006/relationships/hyperlink" Target="https://islp.readthedocs.io/" TargetMode="External"/><Relationship Id="rId142" Type="http://schemas.openxmlformats.org/officeDocument/2006/relationships/hyperlink" Target="https://morrison-lab.github.io/mds/algebra-basics.html#def-argmin" TargetMode="External"/><Relationship Id="rId141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morrison-lab.github.io/sds/estimation.html#def-estimand" TargetMode="External"/><Relationship Id="rId162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111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118" Type="http://schemas.openxmlformats.org/officeDocument/2006/relationships/hyperlink" Target="random-variables.qmd#def-joint-distribution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2026-10-18T07:35:30Z</dcterms:created>
  <dcterms:modified xsi:type="dcterms:W3CDTF">2026-10-18T07:35:30Z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