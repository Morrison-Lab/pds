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6 (Mutually exclusive events)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Finitely or countably many sets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such as</w:delText>
        </w:r>
      </w:del>
      <w:del w:id="10" w:author="PR Preview" w:date="2026-01-01T00:00:00Z">
        <w:r>
          <w:delText xml:space="preserve"> </w:delText>
        </w:r>
      </w:del>
      <w:hyperlink w:anchor="def-event">
        <w:del w:id="11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are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mutually exclusive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(also called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disjoint</w:delText>
        </w:r>
      </w:del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rPr>
            <w:b/>
            <w:bCs/>
          </w:rPr>
          <w:delText xml:space="preserve">pairwise disjoint</w:delText>
        </w:r>
      </w:del>
      <w:del w:id="24" w:author="PR Preview" w:date="2026-01-01T00:00:00Z">
        <w:r>
          <w:delText xml:space="preserve">, or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mutually disjoint</w:delText>
        </w:r>
      </w:del>
      <w:del w:id="27" w:author="PR Preview" w:date="2026-01-01T00:00:00Z">
        <w:r>
          <w:delText xml:space="preserve">)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when no two of them share an element: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Definition 6 (Mutually exclusive events (disjoint, pairwise disjoint, mutually disjoint))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Finitely or countably many sets</w:t>
        </w:r>
      </w:ins>
      <w:ins w:id="3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such as</w:t>
        </w:r>
      </w:ins>
      <w:ins w:id="37" w:author="PR Preview" w:date="2026-01-01T00:00:00Z">
        <w:r>
          <w:t xml:space="preserve"> </w:t>
        </w:r>
      </w:ins>
      <w:hyperlink w:anchor="def-event">
        <w:ins w:id="38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are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b/>
            <w:bCs/>
          </w:rPr>
          <w:t xml:space="preserve">mutually exclusive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(also called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b/>
            <w:bCs/>
          </w:rPr>
          <w:t xml:space="preserve">disjoint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pairwise disjoint</w:t>
        </w:r>
      </w:ins>
      <w:ins w:id="51" w:author="PR Preview" w:date="2026-01-01T00:00:00Z">
        <w:r>
          <w:t xml:space="preserve">, or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mutually disjoint</w:t>
        </w:r>
      </w:ins>
      <w:ins w:id="54" w:author="PR Preview" w:date="2026-01-01T00:00:00Z">
        <w:r>
          <w:t xml:space="preserve">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2026-10-15T07:33:14Z</dcterms:created>
  <dcterms:modified xsi:type="dcterms:W3CDTF">2026-10-15T07:33:14Z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