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13:51:54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4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Start w:id="43" w:name="thm-chebyshev-sample-mean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Theorem 4 (Chebyshev’s inequality for a sample average)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Let</w:t>
        </w:r>
      </w:ins>
      <w:ins w:id="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be</w:t>
        </w:r>
      </w:ins>
      <w:ins w:id="9" w:author="PR Preview" w:date="2026-01-01T00:00:00Z">
        <w:r>
          <w:t xml:space="preserve"> </w:t>
        </w:r>
      </w:ins>
      <w:hyperlink r:id="rId9">
        <w:ins w:id="10" w:author="PR Preview" w:date="2026-01-01T00:00:00Z">
          <w:r>
            <w:rPr>
              <w:rStyle w:val="Hyperlink"/>
            </w:rPr>
            <w:t xml:space="preserve">IID</w:t>
          </w:r>
        </w:ins>
      </w:hyperlink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random variables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with mean</w:t>
        </w:r>
      </w:ins>
      <w:ins w:id="15" w:author="PR Preview" w:date="2026-01-01T00:00:00Z">
        <w:r>
          <w:t xml:space="preserve"> </w:t>
        </w:r>
      </w:ins>
      <m:oMath>
        <m:r>
          <m:t>μ</m:t>
        </m:r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and finite variance</w:t>
        </w:r>
      </w:ins>
      <w:ins w:id="1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9" w:author="PR Preview" w:date="2026-01-01T00:00:00Z">
        <w:r>
          <w:t xml:space="preserve">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and let</w:t>
        </w:r>
      </w:ins>
      <w:ins w:id="22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23" w:author="PR Preview" w:date="2026-01-01T00:00:00Z">
        <w:r>
          <w:t xml:space="preserve">.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Then for every</w:t>
        </w:r>
      </w:ins>
      <w:ins w:id="26" w:author="PR Preview" w:date="2026-01-01T00:00:00Z">
        <w:r>
          <w:t xml:space="preserve"> </w:t>
        </w:r>
      </w:ins>
      <m:oMath>
        <m:r>
          <m:t>ϵ</m:t>
        </m:r>
        <m:r>
          <m:rPr>
            <m:sty m:val="p"/>
          </m:rPr>
          <m:t>&gt;</m:t>
        </m:r>
        <m:r>
          <m:t>0</m:t>
        </m:r>
      </m:oMath>
      <w:ins w:id="2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3"/>
    <w:p>
      <w:pPr>
        <w:pStyle w:val="FirstParagraph"/>
      </w:pPr>
      <w:ins w:id="28" w:author="PR Preview" w:date="2026-01-01T00:00:00Z">
        <w:r>
          <w:rPr>
            <w:i/>
            <w:iCs/>
          </w:rPr>
          <w:t xml:space="preserve">Proof</w:t>
        </w:r>
      </w:ins>
      <w:ins w:id="29" w:author="PR Preview" w:date="2026-01-01T00:00:00Z">
        <w:r>
          <w:t xml:space="preserve">. </w:t>
        </w:r>
      </w:ins>
      <w:ins w:id="30" w:author="PR Preview" w:date="2026-01-01T00:00:00Z">
        <w:r>
          <w:t xml:space="preserve">This is the solution to</w:t>
        </w:r>
      </w:ins>
      <w:ins w:id="31" w:author="PR Preview" w:date="2026-01-01T00:00:00Z">
        <w:r>
          <w:t xml:space="preserve"> </w:t>
        </w:r>
      </w:ins>
      <w:hyperlink w:anchor="exr-chebyshev-sample-size">
        <w:ins w:id="32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(a), worked in</w:t>
        </w:r>
      </w:ins>
      <w:ins w:id="35" w:author="PR Preview" w:date="2026-01-01T00:00:00Z">
        <w:r>
          <w:t xml:space="preserve"> </w:t>
        </w:r>
      </w:ins>
      <w:hyperlink w:anchor="sol-chebyshev-sample-size">
        <w:ins w:id="36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37" w:author="PR Preview" w:date="2026-01-01T00:00:00Z">
        <w:r>
          <w:t xml:space="preserve">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It applies</w:t>
        </w:r>
      </w:ins>
      <w:ins w:id="40" w:author="PR Preview" w:date="2026-01-01T00:00:00Z">
        <w:r>
          <w:t xml:space="preserve"> </w:t>
        </w:r>
      </w:ins>
      <w:hyperlink w:anchor="thm-chebyshev">
        <w:ins w:id="41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to</w:t>
        </w:r>
      </w:ins>
      <w:ins w:id="44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45" w:author="PR Preview" w:date="2026-01-01T00:00:00Z">
        <w:r>
          <w:t xml:space="preserve">, whose variance is</w:t>
        </w:r>
      </w:ins>
      <w:ins w:id="4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by</w:t>
        </w:r>
      </w:ins>
      <w:ins w:id="49" w:author="PR Preview" w:date="2026-01-01T00:00:00Z">
        <w:r>
          <w:t xml:space="preserve"> </w:t>
        </w:r>
      </w:ins>
      <w:hyperlink w:anchor="cor-sum-iid-moments">
        <w:ins w:id="50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51" w:author="PR Preview" w:date="2026-01-01T00:00:00Z">
        <w:r>
          <w:t xml:space="preserve">.</w:t>
        </w:r>
      </w:ins>
    </w:p>
    <w:bookmarkEnd w:id="44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6"/>
    <w:bookmarkStart w:id="4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8"/>
    <w:bookmarkStart w:id="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9"/>
    <w:bookmarkStart w:id="5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1"/>
    <w:bookmarkStart w:id="53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2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3"/>
    <w:bookmarkStart w:id="5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50" Type="http://schemas.openxmlformats.org/officeDocument/2006/relationships/hyperlink" Target="https://doi.org/10.1201/9780429428357" TargetMode="External"/><Relationship Id="rId52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7" Type="http://schemas.openxmlformats.org/officeDocument/2006/relationships/hyperlink" Target="https://www.numdam.org/item/JMPA_1867_2_12__158_0/" TargetMode="External"/><Relationship Id="rId54" Type="http://schemas.openxmlformats.org/officeDocument/2006/relationships/hyperlink" Target="https://www.numdam.org/item/JMPA_1867_2_12__177_0/" TargetMode="External"/><Relationship Id="rId45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50" Type="http://schemas.openxmlformats.org/officeDocument/2006/relationships/hyperlink" Target="https://doi.org/10.1201/9780429428357" TargetMode="External"/><Relationship Id="rId52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7" Type="http://schemas.openxmlformats.org/officeDocument/2006/relationships/hyperlink" Target="https://www.numdam.org/item/JMPA_1867_2_12__158_0/" TargetMode="External"/><Relationship Id="rId54" Type="http://schemas.openxmlformats.org/officeDocument/2006/relationships/hyperlink" Target="https://www.numdam.org/item/JMPA_1867_2_12__177_0/" TargetMode="External"/><Relationship Id="rId45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2026-10-14T20:56:08Z</dcterms:created>
  <dcterms:modified xsi:type="dcterms:W3CDTF">2026-10-14T20:56:08Z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