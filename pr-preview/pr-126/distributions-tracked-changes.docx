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21:24:35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4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Theorem 2 (Properties of the Poisson distribution)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If</w:delText>
        </w:r>
      </w:del>
      <w:del w:id="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7" w:author="PR Preview" w:date="2026-01-01T00:00:00Z">
        <w:r>
          <w:delText xml:space="preserve">, then:</w:delText>
        </w:r>
      </w:del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del w:id="8" w:author="PR Preview" w:date="2026-01-01T00:00:00Z">
        <w:r>
          <w:delText xml:space="preserve">​</w:delText>
        </w:r>
      </w:del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del w:id="9" w:author="PR Preview" w:date="2026-01-01T00:00:00Z">
        <w:r>
          <w:delText xml:space="preserve">​</w:delText>
        </w:r>
      </w:del>
    </w:p>
    <w:p>
      <w:pPr>
        <w:pStyle w:val="FirstParagraph"/>
      </w:pPr>
      <w:ins w:id="10" w:author="PR Preview" w:date="2026-01-01T00:00:00Z">
        <w:r>
          <w:rPr>
            <w:b/>
            <w:bCs/>
          </w:rPr>
          <w:t xml:space="preserve">Theorem 2 (Mean and variance of the Poisson distribution)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If</w:t>
        </w:r>
      </w:ins>
      <w:ins w:id="1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14" w:author="PR Preview" w:date="2026-01-01T00:00:00Z">
        <w:r>
          <w:t xml:space="preserve">, then:</w:t>
        </w:r>
      </w:ins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ins w:id="15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ins w:id="16" w:author="PR Preview" w:date="2026-01-01T00:00:00Z">
        <w:r>
          <w:t xml:space="preserve">​</w:t>
        </w:r>
      </w:ins>
    </w:p>
    <w:bookmarkEnd w:id="35"/>
    <w:p>
      <w:pPr>
        <w:pStyle w:val="FirstParagraph"/>
      </w:pPr>
      <w:ins w:id="17" w:author="PR Preview" w:date="2026-01-01T00:00:00Z">
        <w:r>
          <w:rPr>
            <w:i/>
            <w:iCs/>
          </w:rPr>
          <w:t xml:space="preserve">Proof</w:t>
        </w:r>
      </w:ins>
      <w:ins w:id="18" w:author="PR Preview" w:date="2026-01-01T00:00:00Z">
        <w:r>
          <w:t xml:space="preserve">. </w:t>
        </w:r>
      </w:ins>
      <w:ins w:id="19" w:author="PR Preview" w:date="2026-01-01T00:00:00Z">
        <w:r>
          <w:rPr>
            <w:b/>
            <w:bCs/>
          </w:rPr>
          <w:t xml:space="preserve">Mean.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0" w:author="PR Preview" w:date="2026-01-01T00:00:00Z">
        <w:r>
          <w:rPr>
            <w:b/>
            <w:bCs/>
          </w:rPr>
          <w:t xml:space="preserve">Variance.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The same steps, canceling two factors instead of one, give</w:t>
        </w:r>
      </w:ins>
      <w:ins w:id="23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5" w:author="PR Preview" w:date="2026-01-01T00:00:00Z">
        <w:r>
          <w:t xml:space="preserve">Then, by the</w:t>
        </w:r>
      </w:ins>
      <w:ins w:id="26" w:author="PR Preview" w:date="2026-01-01T00:00:00Z">
        <w:r>
          <w:t xml:space="preserve"> </w:t>
        </w:r>
      </w:ins>
      <w:hyperlink r:id="rId36">
        <w:ins w:id="27" w:author="PR Preview" w:date="2026-01-01T00:00:00Z">
          <w:r>
            <w:rPr>
              <w:rStyle w:val="Hyperlink"/>
            </w:rPr>
            <w:t xml:space="preserve">simplified expression for variance</w:t>
          </w:r>
        </w:ins>
      </w:hyperlink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and</w:t>
        </w:r>
      </w:ins>
      <w:ins w:id="30" w:author="PR Preview" w:date="2026-01-01T00:00:00Z">
        <w:r>
          <w:t xml:space="preserve"> </w:t>
        </w:r>
      </w:ins>
      <w:hyperlink r:id="rId37">
        <w:ins w:id="31" w:author="PR Preview" w:date="2026-01-01T00:00:00Z">
          <w:r>
            <w:rPr>
              <w:rStyle w:val="Hyperlink"/>
            </w:rPr>
            <w:t xml:space="preserve">linearity of expectation</w:t>
          </w:r>
        </w:ins>
      </w:hyperlink>
      <w:ins w:id="3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3" w:author="PR Preview" w:date="2026-01-01T00:00:00Z">
        <w:r>
          <w:t xml:space="preserve">See also</w:t>
        </w:r>
      </w:ins>
      <w:ins w:id="34" w:author="PR Preview" w:date="2026-01-01T00:00:00Z">
        <w:r>
          <w:t xml:space="preserve"> </w:t>
        </w:r>
      </w:ins>
      <w:hyperlink r:id="rId38">
        <w:ins w:id="35" w:author="PR Preview" w:date="2026-01-01T00:00:00Z">
          <w:r>
            <w:rPr>
              <w:rStyle w:val="Hyperlink"/>
            </w:rPr>
            <w:t xml:space="preserve">https://statproofbook.github.io/P/poiss-mean</w:t>
          </w:r>
        </w:ins>
      </w:hyperlink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and</w:t>
        </w:r>
      </w:ins>
      <w:ins w:id="38" w:author="PR Preview" w:date="2026-01-01T00:00:00Z">
        <w:r>
          <w:t xml:space="preserve"> </w:t>
        </w:r>
      </w:ins>
      <w:hyperlink r:id="rId39">
        <w:ins w:id="39" w:author="PR Preview" w:date="2026-01-01T00:00:00Z">
          <w:r>
            <w:rPr>
              <w:rStyle w:val="Hyperlink"/>
            </w:rPr>
            <w:t xml:space="preserve">https://statproofbook.github.io/P/poiss-var</w:t>
          </w:r>
        </w:ins>
      </w:hyperlink>
      <w:ins w:id="40" w:author="PR Preview" w:date="2026-01-01T00:00:00Z">
        <w:r>
          <w:t xml:space="preserve">.</w:t>
        </w:r>
      </w:ins>
    </w:p>
    <w:bookmarkStart w:id="40" w:name="thm-poisson-mode"/>
    <w:p>
      <w:pPr>
        <w:pStyle w:val="BodyText"/>
      </w:pPr>
      <w:ins w:id="41" w:author="PR Preview" w:date="2026-01-01T00:00:00Z">
        <w:r>
          <w:rPr>
            <w:b/>
            <w:bCs/>
          </w:rPr>
          <w:t xml:space="preserve">Theorem 3 (Ratio of consecutive Poisson probabilities, and the mode)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If</w:t>
        </w:r>
      </w:ins>
      <w:ins w:id="4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5" w:author="PR Preview" w:date="2026-01-01T00:00:00Z">
        <w:r>
          <w:t xml:space="preserve">, then: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40"/>
    <w:p>
      <w:pPr>
        <w:pStyle w:val="FirstParagraph"/>
      </w:pPr>
      <w:del w:id="46" w:author="PR Preview" w:date="2026-01-01T00:00:00Z">
        <w:r>
          <w:rPr>
            <w:i/>
            <w:iCs/>
          </w:rPr>
          <w:delText xml:space="preserve">Proof</w:delText>
        </w:r>
      </w:del>
      <w:del w:id="47" w:author="PR Preview" w:date="2026-01-01T00:00:00Z">
        <w:r>
          <w:delText xml:space="preserve">. </w:delText>
        </w:r>
      </w:del>
      <w:del w:id="48" w:author="PR Preview" w:date="2026-01-01T00:00:00Z">
        <w:r>
          <w:rPr>
            <w:b/>
            <w:bCs/>
          </w:rPr>
          <w:delText xml:space="preserve">Mean.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9" w:author="PR Preview" w:date="2026-01-01T00:00:00Z">
        <w:r>
          <w:rPr>
            <w:b/>
            <w:bCs/>
          </w:rPr>
          <w:delText xml:space="preserve">Variance.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The same steps, canceling two factors instead of one, give</w:delText>
        </w:r>
      </w:del>
      <w:del w:id="5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5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54" w:author="PR Preview" w:date="2026-01-01T00:00:00Z">
        <w:r>
          <w:delText xml:space="preserve">Then, by the</w:delText>
        </w:r>
      </w:del>
      <w:del w:id="55" w:author="PR Preview" w:date="2026-01-01T00:00:00Z">
        <w:r>
          <w:delText xml:space="preserve"> </w:delText>
        </w:r>
      </w:del>
      <w:hyperlink r:id="rId36">
        <w:del w:id="56" w:author="PR Preview" w:date="2026-01-01T00:00:00Z">
          <w:r>
            <w:rPr>
              <w:rStyle w:val="Hyperlink"/>
            </w:rPr>
            <w:delText xml:space="preserve">simplified expression for variance</w:delText>
          </w:r>
        </w:del>
      </w:hyperlink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and</w:delText>
        </w:r>
      </w:del>
      <w:del w:id="59" w:author="PR Preview" w:date="2026-01-01T00:00:00Z">
        <w:r>
          <w:delText xml:space="preserve"> </w:delText>
        </w:r>
      </w:del>
      <w:hyperlink r:id="rId37">
        <w:del w:id="60" w:author="PR Preview" w:date="2026-01-01T00:00:00Z">
          <w:r>
            <w:rPr>
              <w:rStyle w:val="Hyperlink"/>
            </w:rPr>
            <w:delText xml:space="preserve">linearity of expectation</w:delText>
          </w:r>
        </w:del>
      </w:hyperlink>
      <w:del w:id="6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2" w:author="PR Preview" w:date="2026-01-01T00:00:00Z">
        <w:r>
          <w:rPr>
            <w:b/>
            <w:bCs/>
          </w:rPr>
          <w:delText xml:space="preserve">Ratio of consecutive probabilities.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For</w:delText>
        </w:r>
      </w:del>
      <w:del w:id="6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66" w:author="PR Preview" w:date="2026-01-01T00:00:00Z">
        <w:r>
          <w:delText xml:space="preserve">:</w:delText>
        </w:r>
      </w:del>
    </w:p>
    <w:p>
      <w:pPr>
        <w:pStyle w:val="FirstParagraph"/>
      </w:pPr>
      <w:ins w:id="67" w:author="PR Preview" w:date="2026-01-01T00:00:00Z">
        <w:r>
          <w:rPr>
            <w:i/>
            <w:iCs/>
          </w:rPr>
          <w:t xml:space="preserve">Proof</w:t>
        </w:r>
      </w:ins>
      <w:ins w:id="68" w:author="PR Preview" w:date="2026-01-01T00:00:00Z">
        <w:r>
          <w:t xml:space="preserve">. </w:t>
        </w:r>
      </w:ins>
      <w:ins w:id="69" w:author="PR Preview" w:date="2026-01-01T00:00:00Z">
        <w:r>
          <w:rPr>
            <w:b/>
            <w:bCs/>
          </w:rPr>
          <w:t xml:space="preserve">Ratio of consecutive probabilities.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For</w:t>
        </w:r>
      </w:ins>
      <w:ins w:id="7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7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41" w:name="exm-poisson-properties"/>
    <w:p>
      <w:pPr>
        <w:pStyle w:val="BodyText"/>
      </w:pPr>
      <w:del w:id="74" w:author="PR Preview" w:date="2026-01-01T00:00:00Z">
        <w:r>
          <w:delText xml:space="preserve">See also</w:delText>
        </w:r>
      </w:del>
      <w:del w:id="75" w:author="PR Preview" w:date="2026-01-01T00:00:00Z">
        <w:r>
          <w:delText xml:space="preserve"> </w:delText>
        </w:r>
      </w:del>
      <w:hyperlink r:id="rId38">
        <w:del w:id="76" w:author="PR Preview" w:date="2026-01-01T00:00:00Z">
          <w:r>
            <w:rPr>
              <w:rStyle w:val="Hyperlink"/>
            </w:rPr>
            <w:delText xml:space="preserve">https://statproofbook.github.io/P/poiss-mean</w:delText>
          </w:r>
        </w:del>
      </w:hyperlink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and</w:delText>
        </w:r>
      </w:del>
      <w:del w:id="79" w:author="PR Preview" w:date="2026-01-01T00:00:00Z">
        <w:r>
          <w:delText xml:space="preserve"> </w:delText>
        </w:r>
      </w:del>
      <w:hyperlink r:id="rId39">
        <w:del w:id="80" w:author="PR Preview" w:date="2026-01-01T00:00:00Z">
          <w:r>
            <w:rPr>
              <w:rStyle w:val="Hyperlink"/>
            </w:rPr>
            <w:delText xml:space="preserve">https://statproofbook.github.io/P/poiss-var</w:delText>
          </w:r>
        </w:del>
      </w:hyperlink>
      <w:del w:id="81" w:author="PR Preview" w:date="2026-01-01T00:00:00Z">
        <w:r>
          <w:delText xml:space="preserve">.</w:delText>
        </w:r>
      </w:del>
    </w:p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1"/>
    <w:bookmarkStart w:id="42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2"/>
    <w:bookmarkStart w:id="43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6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5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5"/>
    </w:p>
    <w:bookmarkEnd w:id="4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9" w:name="thm-mean-vs-event-rate"/>
    <w:p>
      <w:pPr>
        <w:pStyle w:val="BodyText"/>
      </w:pPr>
      <w:del w:id="82" w:author="PR Preview" w:date="2026-01-01T00:00:00Z">
        <w:r>
          <w:rPr>
            <w:b/>
            <w:bCs/>
          </w:rPr>
          <w:delText xml:space="preserve">Theorem 3 (Transformation function from event rate to mean)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If a count</w:delText>
        </w:r>
      </w:del>
      <w:del w:id="85" w:author="PR Preview" w:date="2026-01-01T00:00:00Z">
        <w:r>
          <w:delText xml:space="preserve"> </w:delText>
        </w:r>
      </w:del>
      <m:oMath>
        <m:r>
          <m:t>Y</m:t>
        </m:r>
      </m:oMath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is observed over exposure magnitude</w:delText>
        </w:r>
      </w:del>
      <w:del w:id="88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with event rate</w:delText>
        </w:r>
      </w:del>
      <w:del w:id="91" w:author="PR Preview" w:date="2026-01-01T00:00:00Z">
        <w:r>
          <w:delText xml:space="preserve"> </w:delText>
        </w:r>
      </w:del>
      <m:oMath>
        <m:r>
          <m:t>λ</m:t>
        </m:r>
      </m:oMath>
      <w:del w:id="92" w:author="PR Preview" w:date="2026-01-01T00:00:00Z">
        <w:r>
          <w:delText xml:space="preserve">,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then its mean</w:delText>
        </w:r>
      </w:del>
      <w:del w:id="95" w:author="PR Preview" w:date="2026-01-01T00:00:00Z">
        <w:r>
          <w:delText xml:space="preserve"> </w:delText>
        </w:r>
      </w:del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is:</w:delText>
        </w:r>
      </w:del>
    </w:p>
    <w:p>
      <w:pPr>
        <w:pStyle w:val="BodyText"/>
      </w:pPr>
      <w:ins w:id="98" w:author="PR Preview" w:date="2026-01-01T00:00:00Z">
        <w:r>
          <w:rPr>
            <w:b/>
            <w:bCs/>
          </w:rPr>
          <w:t xml:space="preserve">Theorem 4 (Transformation function from event rate to mean)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If a count</w:t>
        </w:r>
      </w:ins>
      <w:ins w:id="101" w:author="PR Preview" w:date="2026-01-01T00:00:00Z">
        <w:r>
          <w:t xml:space="preserve"> </w:t>
        </w:r>
      </w:ins>
      <m:oMath>
        <m:r>
          <m:t>Y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is observed over exposure magnitude</w:t>
        </w:r>
      </w:ins>
      <w:ins w:id="10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with event rate</w:t>
        </w:r>
      </w:ins>
      <w:ins w:id="107" w:author="PR Preview" w:date="2026-01-01T00:00:00Z">
        <w:r>
          <w:t xml:space="preserve"> </w:t>
        </w:r>
      </w:ins>
      <m:oMath>
        <m:r>
          <m:t>λ</m:t>
        </m:r>
      </m:oMath>
      <w:ins w:id="108" w:author="PR Preview" w:date="2026-01-01T00:00:00Z">
        <w:r>
          <w:t xml:space="preserve">,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then its mean</w:t>
        </w:r>
      </w:ins>
      <w:ins w:id="111" w:author="PR Preview" w:date="2026-01-01T00:00:00Z">
        <w:r>
          <w:t xml:space="preserve"> </w:t>
        </w:r>
      </w:ins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is:</w:t>
        </w:r>
      </w:ins>
    </w:p>
    <w:p>
      <w:pPr>
        <w:pStyle w:val="BodyText"/>
      </w:pPr>
      <w:bookmarkStart w:id="48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0" w:name="exm-mean-vs-event-rate"/>
    <w:p>
      <w:pPr>
        <w:pStyle w:val="FirstParagraph"/>
      </w:pPr>
      <w:del w:id="114" w:author="PR Preview" w:date="2026-01-01T00:00:00Z">
        <w:r>
          <w:rPr>
            <w:b/>
            <w:bCs/>
          </w:rPr>
          <w:delText xml:space="preserve">Example 4 (Calculating expected counts from event rates)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Suppose a city records a disease event rate of</w:delText>
        </w:r>
      </w:del>
      <w:del w:id="117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0.05</m:t>
        </m:r>
      </m:oMath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cases per person-year.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For a subpopulation with an exposure magnitude of</w:delText>
        </w:r>
      </w:del>
      <w:del w:id="12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100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person-years,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the expected count of cases is, by</w:delText>
        </w:r>
      </w:del>
      <w:del w:id="127" w:author="PR Preview" w:date="2026-01-01T00:00:00Z">
        <w:r>
          <w:delText xml:space="preserve"> </w:delText>
        </w:r>
      </w:del>
      <w:hyperlink w:anchor="thm-mean-vs-event-rate">
        <w:del w:id="128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2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30" w:author="PR Preview" w:date="2026-01-01T00:00:00Z">
        <w:r>
          <w:rPr>
            <w:b/>
            <w:bCs/>
          </w:rPr>
          <w:delText xml:space="preserve">Theorem 4 (No exposure means no expected events)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For each exposure magnitude</w:delText>
        </w:r>
      </w:del>
      <w:del w:id="13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134" w:author="PR Preview" w:date="2026-01-01T00:00:00Z">
        <w:r>
          <w:delText xml:space="preserve">,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let</w:delText>
        </w:r>
      </w:del>
      <w:del w:id="13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t</m:t>
            </m:r>
          </m:sub>
        </m:sSub>
      </m:oMath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be the count observed over exposure</w:delText>
        </w:r>
      </w:del>
      <w:del w:id="140" w:author="PR Preview" w:date="2026-01-01T00:00:00Z">
        <w:r>
          <w:delText xml:space="preserve"> </w:delText>
        </w:r>
      </w:del>
      <m:oMath>
        <m:r>
          <m:t>t</m:t>
        </m:r>
      </m:oMath>
      <w:del w:id="141" w:author="PR Preview" w:date="2026-01-01T00:00:00Z">
        <w:r>
          <w:delText xml:space="preserve">.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If the mean count is proportional to the exposure magnitude,</w:delText>
        </w:r>
      </w:del>
      <w:del w:id="144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for all</w:delText>
        </w:r>
      </w:del>
      <w:del w:id="14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with one finite rate</w:delText>
        </w:r>
      </w:del>
      <w:del w:id="150" w:author="PR Preview" w:date="2026-01-01T00:00:00Z">
        <w:r>
          <w:delText xml:space="preserve"> </w:delText>
        </w:r>
      </w:del>
      <m:oMath>
        <m:r>
          <m:t>λ</m:t>
        </m:r>
      </m:oMath>
      <w:del w:id="151" w:author="PR Preview" w:date="2026-01-01T00:00:00Z">
        <w:r>
          <w:delText xml:space="preserve">,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then there are no expected events without exposure:</w:delText>
        </w:r>
      </w:del>
    </w:p>
    <w:p>
      <w:pPr>
        <w:pStyle w:val="FirstParagraph"/>
      </w:pPr>
      <w:ins w:id="154" w:author="PR Preview" w:date="2026-01-01T00:00:00Z">
        <w:r>
          <w:rPr>
            <w:b/>
            <w:bCs/>
          </w:rPr>
          <w:t xml:space="preserve">Example 4 (Calculating expected counts from event rates)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Suppose a city records a disease event rate of</w:t>
        </w:r>
      </w:ins>
      <w:ins w:id="157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0.05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cases per person-year.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For a subpopulation with an exposure magnitude of</w:t>
        </w:r>
      </w:ins>
      <w:ins w:id="16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100</m:t>
        </m:r>
      </m:oMath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person-years,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the expected count of cases is, by</w:t>
        </w:r>
      </w:ins>
      <w:ins w:id="167" w:author="PR Preview" w:date="2026-01-01T00:00:00Z">
        <w:r>
          <w:t xml:space="preserve"> </w:t>
        </w:r>
      </w:ins>
      <w:hyperlink w:anchor="thm-mean-vs-event-rate">
        <w:ins w:id="168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6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50"/>
    <w:bookmarkStart w:id="51" w:name="thm-non-exposed"/>
    <w:p>
      <w:pPr>
        <w:pStyle w:val="FirstParagraph"/>
      </w:pPr>
      <w:ins w:id="170" w:author="PR Preview" w:date="2026-01-01T00:00:00Z">
        <w:r>
          <w:rPr>
            <w:b/>
            <w:bCs/>
          </w:rPr>
          <w:t xml:space="preserve">Theorem 5 (No exposure means no expected events)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For each exposure magnitude</w:t>
        </w:r>
      </w:ins>
      <w:ins w:id="173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174" w:author="PR Preview" w:date="2026-01-01T00:00:00Z">
        <w:r>
          <w:t xml:space="preserve">,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let</w:t>
        </w:r>
      </w:ins>
      <w:ins w:id="17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t</m:t>
            </m:r>
          </m:sub>
        </m:sSub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be the count observed over exposure</w:t>
        </w:r>
      </w:ins>
      <w:ins w:id="180" w:author="PR Preview" w:date="2026-01-01T00:00:00Z">
        <w:r>
          <w:t xml:space="preserve"> </w:t>
        </w:r>
      </w:ins>
      <m:oMath>
        <m:r>
          <m:t>t</m:t>
        </m:r>
      </m:oMath>
      <w:ins w:id="181" w:author="PR Preview" w:date="2026-01-01T00:00:00Z">
        <w:r>
          <w:t xml:space="preserve">.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If the mean count is proportional to the exposure magnitude,</w:t>
        </w:r>
      </w:ins>
      <w:ins w:id="18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for all</w:t>
        </w:r>
      </w:ins>
      <w:ins w:id="18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with one finite rate</w:t>
        </w:r>
      </w:ins>
      <w:ins w:id="190" w:author="PR Preview" w:date="2026-01-01T00:00:00Z">
        <w:r>
          <w:t xml:space="preserve"> </w:t>
        </w:r>
      </w:ins>
      <m:oMath>
        <m:r>
          <m:t>λ</m:t>
        </m:r>
      </m:oMath>
      <w:ins w:id="191" w:author="PR Preview" w:date="2026-01-01T00:00:00Z">
        <w:r>
          <w:t xml:space="preserve">,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then there are no expected events without exposure: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2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6" w:name="thm-exposure-log-scale"/>
    <w:p>
      <w:pPr>
        <w:pStyle w:val="BodyText"/>
      </w:pPr>
      <w:del w:id="194" w:author="PR Preview" w:date="2026-01-01T00:00:00Z">
        <w:r>
          <w:rPr>
            <w:b/>
            <w:bCs/>
          </w:rPr>
          <w:delText xml:space="preserve">Theorem 5 (Exposure is additive on the log scale)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If</w:delText>
        </w:r>
      </w:del>
      <w:del w:id="197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with</w:delText>
        </w:r>
      </w:del>
      <w:del w:id="200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&gt;</m:t>
        </m:r>
        <m:r>
          <m:t>0</m:t>
        </m:r>
      </m:oMath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and</w:delText>
        </w:r>
      </w:del>
      <w:del w:id="20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204" w:author="PR Preview" w:date="2026-01-01T00:00:00Z">
        <w:r>
          <w:delText xml:space="preserve">, then:</w:delText>
        </w:r>
      </w:del>
    </w:p>
    <w:p>
      <w:pPr>
        <w:pStyle w:val="BodyText"/>
      </w:pPr>
      <w:ins w:id="205" w:author="PR Preview" w:date="2026-01-01T00:00:00Z">
        <w:r>
          <w:rPr>
            <w:b/>
            <w:bCs/>
          </w:rPr>
          <w:t xml:space="preserve">Theorem 6 (Exposure is additive on the log scale)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If</w:t>
        </w:r>
      </w:ins>
      <w:ins w:id="20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with</w:t>
        </w:r>
      </w:ins>
      <w:ins w:id="211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and</w:t>
        </w:r>
      </w:ins>
      <w:ins w:id="21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215" w:author="PR Preview" w:date="2026-01-01T00:00:00Z">
        <w:r>
          <w:t xml:space="preserve">, then: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7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7"/>
    <w:bookmarkStart w:id="58" w:name="def-offset"/>
    <w:p>
      <w:pPr>
        <w:pStyle w:val="BodyText"/>
      </w:pPr>
      <w:del w:id="216" w:author="PR Preview" w:date="2026-01-01T00:00:00Z">
        <w:r>
          <w:rPr>
            <w:b/>
            <w:bCs/>
          </w:rPr>
          <w:delText xml:space="preserve">Definition 4 (Offset)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For a count outcome with exposure magnitude</w:delText>
        </w:r>
      </w:del>
      <w:del w:id="219" w:author="PR Preview" w:date="2026-01-01T00:00:00Z">
        <w:r>
          <w:delText xml:space="preserve"> </w:delText>
        </w:r>
      </w:del>
      <m:oMath>
        <m:r>
          <m:t>t</m:t>
        </m:r>
      </m:oMath>
      <w:del w:id="220" w:author="PR Preview" w:date="2026-01-01T00:00:00Z">
        <w:r>
          <w:delText xml:space="preserve">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the known term</w:delText>
        </w:r>
      </w:del>
      <w:del w:id="223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t</m:t>
        </m:r>
      </m:oMath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in the log-scale decomposition of the mean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(</w:delText>
        </w:r>
      </w:del>
      <w:hyperlink w:anchor="thm-exposure-log-scale">
        <w:del w:id="228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229" w:author="PR Preview" w:date="2026-01-01T00:00:00Z">
        <w:r>
          <w:delText xml:space="preserve">),</w:delText>
        </w:r>
      </w:del>
    </w:p>
    <w:p>
      <w:pPr>
        <w:pStyle w:val="BodyText"/>
      </w:pPr>
      <w:ins w:id="230" w:author="PR Preview" w:date="2026-01-01T00:00:00Z">
        <w:r>
          <w:rPr>
            <w:b/>
            <w:bCs/>
          </w:rPr>
          <w:t xml:space="preserve">Definition 4 (Offset)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For a count outcome with exposure magnitude</w:t>
        </w:r>
      </w:ins>
      <w:ins w:id="233" w:author="PR Preview" w:date="2026-01-01T00:00:00Z">
        <w:r>
          <w:t xml:space="preserve"> </w:t>
        </w:r>
      </w:ins>
      <m:oMath>
        <m:r>
          <m:t>t</m:t>
        </m:r>
      </m:oMath>
      <w:ins w:id="234" w:author="PR Preview" w:date="2026-01-01T00:00:00Z">
        <w:r>
          <w:t xml:space="preserve">,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the known term</w:t>
        </w:r>
      </w:ins>
      <w:ins w:id="237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t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in the log-scale decomposition of the mean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(</w:t>
        </w:r>
      </w:ins>
      <w:hyperlink w:anchor="thm-exposure-log-scale">
        <w:ins w:id="242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243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9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9"/>
    <w:bookmarkStart w:id="61" w:name="thm-sum-pois"/>
    <w:p>
      <w:pPr>
        <w:pStyle w:val="BodyText"/>
      </w:pPr>
      <w:del w:id="244" w:author="PR Preview" w:date="2026-01-01T00:00:00Z">
        <w:r>
          <w:rPr>
            <w:b/>
            <w:bCs/>
          </w:rPr>
          <w:delText xml:space="preserve">Theorem 6 (Sum of independent Poisson random variables)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If</w:delText>
        </w:r>
      </w:del>
      <w:del w:id="247" w:author="PR Preview" w:date="2026-01-01T00:00:00Z">
        <w:r>
          <w:delText xml:space="preserve"> </w:delText>
        </w:r>
      </w:del>
      <m:oMath>
        <m:r>
          <m:t>X</m:t>
        </m:r>
      </m:oMath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and</w:delText>
        </w:r>
      </w:del>
      <w:del w:id="250" w:author="PR Preview" w:date="2026-01-01T00:00:00Z">
        <w:r>
          <w:delText xml:space="preserve"> </w:delText>
        </w:r>
      </w:del>
      <m:oMath>
        <m:r>
          <m:t>Y</m:t>
        </m:r>
      </m:oMath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are</w:delText>
        </w:r>
      </w:del>
      <w:del w:id="253" w:author="PR Preview" w:date="2026-01-01T00:00:00Z">
        <w:r>
          <w:delText xml:space="preserve"> </w:delText>
        </w:r>
      </w:del>
      <w:hyperlink r:id="rId60">
        <w:del w:id="254" w:author="PR Preview" w:date="2026-01-01T00:00:00Z">
          <w:r>
            <w:rPr>
              <w:rStyle w:val="Hyperlink"/>
            </w:rPr>
            <w:delText xml:space="preserve">independent</w:delText>
          </w:r>
        </w:del>
      </w:hyperlink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Poisson random variables with means</w:delText>
        </w:r>
      </w:del>
      <w:del w:id="257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X</m:t>
            </m:r>
          </m:sub>
        </m:sSub>
      </m:oMath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and</w:delText>
        </w:r>
      </w:del>
      <w:del w:id="260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Y</m:t>
            </m:r>
          </m:sub>
        </m:sSub>
      </m:oMath>
      <w:del w:id="261" w:author="PR Preview" w:date="2026-01-01T00:00:00Z">
        <w:r>
          <w:delText xml:space="preserve">, their sum,</w:delText>
        </w:r>
      </w:del>
      <w:del w:id="262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del w:id="263" w:author="PR Preview" w:date="2026-01-01T00:00:00Z">
        <w:r>
          <w:delText xml:space="preserve">, is also a Poisson random variable, with mean</w:delText>
        </w:r>
      </w:del>
      <w:del w:id="264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del w:id="265" w:author="PR Preview" w:date="2026-01-01T00:00:00Z">
        <w:r>
          <w:delText xml:space="preserve">.</w:delText>
        </w:r>
      </w:del>
    </w:p>
    <w:p>
      <w:pPr>
        <w:pStyle w:val="BodyText"/>
      </w:pPr>
      <w:ins w:id="266" w:author="PR Preview" w:date="2026-01-01T00:00:00Z">
        <w:r>
          <w:rPr>
            <w:b/>
            <w:bCs/>
          </w:rPr>
          <w:t xml:space="preserve">Theorem 7 (Sum of independent Poisson random variables)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If</w:t>
        </w:r>
      </w:ins>
      <w:ins w:id="269" w:author="PR Preview" w:date="2026-01-01T00:00:00Z">
        <w:r>
          <w:t xml:space="preserve"> </w:t>
        </w:r>
      </w:ins>
      <m:oMath>
        <m:r>
          <m:t>X</m:t>
        </m:r>
      </m:oMath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and</w:t>
        </w:r>
      </w:ins>
      <w:ins w:id="272" w:author="PR Preview" w:date="2026-01-01T00:00:00Z">
        <w:r>
          <w:t xml:space="preserve"> </w:t>
        </w:r>
      </w:ins>
      <m:oMath>
        <m:r>
          <m:t>Y</m:t>
        </m:r>
      </m:oMath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are</w:t>
        </w:r>
      </w:ins>
      <w:ins w:id="275" w:author="PR Preview" w:date="2026-01-01T00:00:00Z">
        <w:r>
          <w:t xml:space="preserve"> </w:t>
        </w:r>
      </w:ins>
      <w:hyperlink r:id="rId60">
        <w:ins w:id="276" w:author="PR Preview" w:date="2026-01-01T00:00:00Z">
          <w:r>
            <w:rPr>
              <w:rStyle w:val="Hyperlink"/>
            </w:rPr>
            <w:t xml:space="preserve">independent</w:t>
          </w:r>
        </w:ins>
      </w:hyperlink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Poisson random variables with means</w:t>
        </w:r>
      </w:ins>
      <w:ins w:id="279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X</m:t>
            </m:r>
          </m:sub>
        </m:sSub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and</w:t>
        </w:r>
      </w:ins>
      <w:ins w:id="282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Y</m:t>
            </m:r>
          </m:sub>
        </m:sSub>
      </m:oMath>
      <w:ins w:id="283" w:author="PR Preview" w:date="2026-01-01T00:00:00Z">
        <w:r>
          <w:t xml:space="preserve">, their sum,</w:t>
        </w:r>
      </w:ins>
      <w:ins w:id="284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ins w:id="285" w:author="PR Preview" w:date="2026-01-01T00:00:00Z">
        <w:r>
          <w:t xml:space="preserve">, is also a Poisson random variable, with mean</w:t>
        </w:r>
      </w:ins>
      <w:ins w:id="286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ins w:id="287" w:author="PR Preview" w:date="2026-01-01T00:00:00Z">
        <w:r>
          <w:t xml:space="preserve">.</w:t>
        </w:r>
      </w:ins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2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3" w:name="exm-sum-pois"/>
    <w:p>
      <w:pPr>
        <w:pStyle w:val="BodyText"/>
      </w:pPr>
      <w:del w:id="288" w:author="PR Preview" w:date="2026-01-01T00:00:00Z">
        <w:r>
          <w:rPr>
            <w:b/>
            <w:bCs/>
          </w:rPr>
          <w:delText xml:space="preserve">Example 8 (Aggregating independent region counts)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Suppose Region A records</w:delText>
        </w:r>
      </w:del>
      <w:del w:id="29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cases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and Region B records</w:delText>
        </w:r>
      </w:del>
      <w:del w:id="296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cases independently.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By</w:delText>
        </w:r>
      </w:del>
      <w:del w:id="301" w:author="PR Preview" w:date="2026-01-01T00:00:00Z">
        <w:r>
          <w:delText xml:space="preserve"> </w:delText>
        </w:r>
      </w:del>
      <w:hyperlink w:anchor="thm-sum-pois">
        <w:del w:id="302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303" w:author="PR Preview" w:date="2026-01-01T00:00:00Z">
        <w:r>
          <w:delText xml:space="preserve">, the combined total count</w:delText>
        </w:r>
      </w:del>
      <w:del w:id="304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follows a Poisson distribution:</w:delText>
        </w:r>
      </w:del>
    </w:p>
    <w:p>
      <w:pPr>
        <w:pStyle w:val="BodyText"/>
      </w:pPr>
      <w:ins w:id="307" w:author="PR Preview" w:date="2026-01-01T00:00:00Z">
        <w:r>
          <w:rPr>
            <w:b/>
            <w:bCs/>
          </w:rPr>
          <w:t xml:space="preserve">Example 8 (Aggregating independent region counts)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Suppose Region A records</w:t>
        </w:r>
      </w:ins>
      <w:ins w:id="31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cases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and Region B records</w:t>
        </w:r>
      </w:ins>
      <w:ins w:id="31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cases independently.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By</w:t>
        </w:r>
      </w:ins>
      <w:ins w:id="320" w:author="PR Preview" w:date="2026-01-01T00:00:00Z">
        <w:r>
          <w:t xml:space="preserve"> </w:t>
        </w:r>
      </w:ins>
      <w:hyperlink w:anchor="thm-sum-pois">
        <w:ins w:id="321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322" w:author="PR Preview" w:date="2026-01-01T00:00:00Z">
        <w:r>
          <w:t xml:space="preserve">, the combined total count</w:t>
        </w:r>
      </w:ins>
      <w:ins w:id="323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follows a Poisson distribution: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3"/>
    <w:bookmarkEnd w:id="64"/>
    <w:bookmarkStart w:id="71" w:name="sec-nb-dist"/>
    <w:p>
      <w:pPr>
        <w:pStyle w:val="Heading2"/>
      </w:pPr>
      <w:r>
        <w:t xml:space="preserve">3 The Negative-Binomial distribution</w:t>
      </w:r>
    </w:p>
    <w:bookmarkStart w:id="65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bookmarkStart w:id="66" w:name="thm-nb-poisson-limit"/>
    <w:p>
      <w:pPr>
        <w:pStyle w:val="BodyText"/>
      </w:pPr>
      <w:del w:id="326" w:author="PR Preview" w:date="2026-01-01T00:00:00Z">
        <w:r>
          <w:rPr>
            <w:b/>
            <w:bCs/>
          </w:rPr>
          <w:delText xml:space="preserve">Theorem 7 (The negative binomial converges to the Poisson)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Fix</w:delText>
        </w:r>
      </w:del>
      <w:del w:id="32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&gt;</m:t>
        </m:r>
        <m:r>
          <m:t>0</m:t>
        </m:r>
      </m:oMath>
      <w:del w:id="330" w:author="PR Preview" w:date="2026-01-01T00:00:00Z">
        <w:r>
          <w:delText xml:space="preserve">, and let</w:delText>
        </w:r>
      </w:del>
      <w:del w:id="33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del w:id="332" w:author="PR Preview" w:date="2026-01-01T00:00:00Z">
        <w:r>
          <w:delText xml:space="preserve">.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Then for each</w:delText>
        </w:r>
      </w:del>
      <w:del w:id="335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336" w:author="PR Preview" w:date="2026-01-01T00:00:00Z">
        <w:r>
          <w:delText xml:space="preserve">,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as</w:delText>
        </w:r>
      </w:del>
      <w:del w:id="339" w:author="PR Preview" w:date="2026-01-01T00:00:00Z">
        <w:r>
          <w:delText xml:space="preserve"> </w:delText>
        </w:r>
      </w:del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del w:id="340" w:author="PR Preview" w:date="2026-01-01T00:00:00Z">
        <w:r>
          <w:delText xml:space="preserve">,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the negative binomial PMF converges to the</w:delText>
        </w:r>
      </w:del>
      <w:del w:id="343" w:author="PR Preview" w:date="2026-01-01T00:00:00Z">
        <w:r>
          <w:delText xml:space="preserve"> </w:delText>
        </w:r>
      </w:del>
      <w:hyperlink w:anchor="def-poisson">
        <w:del w:id="344" w:author="PR Preview" w:date="2026-01-01T00:00:00Z">
          <w:r>
            <w:rPr>
              <w:rStyle w:val="Hyperlink"/>
            </w:rPr>
            <w:delText xml:space="preserve">Poisson</w:delText>
          </w:r>
        </w:del>
      </w:hyperlink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PMF (</w:delText>
        </w:r>
      </w:del>
      <w:hyperlink w:anchor="eq-pois-pmf">
        <w:del w:id="347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348" w:author="PR Preview" w:date="2026-01-01T00:00:00Z">
        <w:r>
          <w:delText xml:space="preserve">):</w:delText>
        </w:r>
      </w:del>
    </w:p>
    <w:p>
      <w:pPr>
        <w:pStyle w:val="BodyText"/>
      </w:pPr>
      <w:ins w:id="349" w:author="PR Preview" w:date="2026-01-01T00:00:00Z">
        <w:r>
          <w:rPr>
            <w:b/>
            <w:bCs/>
          </w:rPr>
          <w:t xml:space="preserve">Theorem 8 (The negative binomial converges to the Poisson)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Fix</w:t>
        </w:r>
      </w:ins>
      <w:ins w:id="35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&gt;</m:t>
        </m:r>
        <m:r>
          <m:t>0</m:t>
        </m:r>
      </m:oMath>
      <w:ins w:id="353" w:author="PR Preview" w:date="2026-01-01T00:00:00Z">
        <w:r>
          <w:t xml:space="preserve">, and let</w:t>
        </w:r>
      </w:ins>
      <w:ins w:id="35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ins w:id="355" w:author="PR Preview" w:date="2026-01-01T00:00:00Z">
        <w:r>
          <w:t xml:space="preserve">.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Then for each</w:t>
        </w:r>
      </w:ins>
      <w:ins w:id="358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359" w:author="PR Preview" w:date="2026-01-01T00:00:00Z">
        <w:r>
          <w:t xml:space="preserve">,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as</w:t>
        </w:r>
      </w:ins>
      <w:ins w:id="362" w:author="PR Preview" w:date="2026-01-01T00:00:00Z">
        <w:r>
          <w:t xml:space="preserve"> </w:t>
        </w:r>
      </w:ins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363" w:author="PR Preview" w:date="2026-01-01T00:00:00Z">
        <w:r>
          <w:t xml:space="preserve">,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the negative binomial PMF converges to the</w:t>
        </w:r>
      </w:ins>
      <w:ins w:id="366" w:author="PR Preview" w:date="2026-01-01T00:00:00Z">
        <w:r>
          <w:t xml:space="preserve"> </w:t>
        </w:r>
      </w:ins>
      <w:hyperlink w:anchor="def-poisson">
        <w:ins w:id="367" w:author="PR Preview" w:date="2026-01-01T00:00:00Z">
          <w:r>
            <w:rPr>
              <w:rStyle w:val="Hyperlink"/>
            </w:rPr>
            <w:t xml:space="preserve">Poisson</w:t>
          </w:r>
        </w:ins>
      </w:hyperlink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PMF (</w:t>
        </w:r>
      </w:ins>
      <w:hyperlink w:anchor="eq-pois-pmf">
        <w:ins w:id="370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371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7" w:name="thm-nb"/>
    <w:p>
      <w:pPr>
        <w:pStyle w:val="BodyText"/>
      </w:pPr>
      <w:del w:id="372" w:author="PR Preview" w:date="2026-01-01T00:00:00Z">
        <w:r>
          <w:rPr>
            <w:b/>
            <w:bCs/>
          </w:rPr>
          <w:delText xml:space="preserve">Theorem 8 (Mean and variance of the negative binomial distribution)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If</w:delText>
        </w:r>
      </w:del>
      <w:del w:id="375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del w:id="376" w:author="PR Preview" w:date="2026-01-01T00:00:00Z">
        <w:r>
          <w:delText xml:space="preserve">, then:</w:delText>
        </w:r>
      </w:del>
    </w:p>
    <w:p>
      <w:pPr>
        <w:pStyle w:val="BodyText"/>
      </w:pPr>
      <w:ins w:id="377" w:author="PR Preview" w:date="2026-01-01T00:00:00Z">
        <w:r>
          <w:rPr>
            <w:b/>
            <w:bCs/>
          </w:rPr>
          <w:t xml:space="preserve">Theorem 9 (Mean and variance of the negative binomial distribution)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If</w:t>
        </w:r>
      </w:ins>
      <w:ins w:id="38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ins w:id="381" w:author="PR Preview" w:date="2026-01-01T00:00:00Z">
        <w:r>
          <w:t xml:space="preserve">, then:</w:t>
        </w:r>
      </w:ins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8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9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70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70"/>
    <w:bookmarkEnd w:id="71"/>
    <w:bookmarkStart w:id="83" w:name="sec-laplace"/>
    <w:p>
      <w:pPr>
        <w:pStyle w:val="Heading2"/>
      </w:pPr>
      <w:r>
        <w:t xml:space="preserve">4 The Laplace distribution</w:t>
      </w:r>
    </w:p>
    <w:bookmarkStart w:id="74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2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3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5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5"/>
    <w:bookmarkStart w:id="77" w:name="thm-laplace-moments"/>
    <w:p>
      <w:pPr>
        <w:pStyle w:val="BodyText"/>
      </w:pPr>
      <w:del w:id="382" w:author="PR Preview" w:date="2026-01-01T00:00:00Z">
        <w:r>
          <w:rPr>
            <w:b/>
            <w:bCs/>
          </w:rPr>
          <w:delText xml:space="preserve">Theorem 9 (Mean and variance of the Laplace distribution)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If</w:delText>
        </w:r>
      </w:del>
      <w:del w:id="385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(</w:delText>
        </w:r>
      </w:del>
      <w:hyperlink w:anchor="def-laplace">
        <w:del w:id="388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389" w:author="PR Preview" w:date="2026-01-01T00:00:00Z">
        <w:r>
          <w:delText xml:space="preserve">), then</w:delText>
        </w:r>
      </w:del>
    </w:p>
    <w:p>
      <w:pPr>
        <w:pStyle w:val="BodyText"/>
      </w:pPr>
      <w:ins w:id="390" w:author="PR Preview" w:date="2026-01-01T00:00:00Z">
        <w:r>
          <w:rPr>
            <w:b/>
            <w:bCs/>
          </w:rPr>
          <w:t xml:space="preserve">Theorem 10 (Mean and variance of the Laplace distribution)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If</w:t>
        </w:r>
      </w:ins>
      <w:ins w:id="39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(</w:t>
        </w:r>
      </w:ins>
      <w:hyperlink w:anchor="def-laplace">
        <w:ins w:id="396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397" w:author="PR Preview" w:date="2026-01-01T00:00:00Z">
        <w:r>
          <w:t xml:space="preserve">), then</w:t>
        </w:r>
      </w:ins>
    </w:p>
    <w:p>
      <w:pPr>
        <w:pStyle w:val="BodyText"/>
      </w:pPr>
      <w:bookmarkStart w:id="76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2" w:name="exm-laplace-vs-normal"/>
    <w:p>
      <w:pPr>
        <w:pStyle w:val="FirstParagraph"/>
      </w:pPr>
      <w:del w:id="398" w:author="PR Preview" w:date="2026-01-01T00:00:00Z">
        <w:r>
          <w:rPr>
            <w:b/>
            <w:bCs/>
          </w:rPr>
          <w:delText xml:space="preserve">Example 11 (Laplace and normal tails with the same mean and variance)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A Laplace variable</w:delText>
        </w:r>
      </w:del>
      <w:del w:id="401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has variance</w:delText>
        </w:r>
      </w:del>
      <w:del w:id="404" w:author="PR Preview" w:date="2026-01-01T00:00:00Z">
        <w:r>
          <w:delText xml:space="preserve"> </w:delText>
        </w:r>
      </w:del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(</w:delText>
        </w:r>
      </w:del>
      <w:hyperlink w:anchor="thm-laplace-moments">
        <w:del w:id="407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408" w:author="PR Preview" w:date="2026-01-01T00:00:00Z">
        <w:r>
          <w:delText xml:space="preserve">).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Choosing</w:delText>
        </w:r>
      </w:del>
      <w:del w:id="41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gives variance</w:delText>
        </w:r>
      </w:del>
      <w:del w:id="414" w:author="PR Preview" w:date="2026-01-01T00:00:00Z">
        <w:r>
          <w:delText xml:space="preserve"> </w:delText>
        </w:r>
      </w:del>
      <m:oMath>
        <m:r>
          <m:t>1</m:t>
        </m:r>
      </m:oMath>
      <w:del w:id="415" w:author="PR Preview" w:date="2026-01-01T00:00:00Z">
        <w:r>
          <w:delText xml:space="preserve">,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the same mean and variance as a standard normal.</w:delText>
        </w:r>
      </w:del>
      <w:del w:id="418" w:author="PR Preview" w:date="2026-01-01T00:00:00Z">
        <w:r>
          <w:delText xml:space="preserve"> </w:delText>
        </w:r>
      </w:del>
      <w:hyperlink w:anchor="fig-laplace-vs-normal">
        <w:del w:id="419" w:author="PR Preview" w:date="2026-01-01T00:00:00Z">
          <w:r>
            <w:rPr>
              <w:rStyle w:val="Hyperlink"/>
            </w:rPr>
            <w:delText xml:space="preserve">Figure 3</w:delText>
          </w:r>
        </w:del>
      </w:hyperlink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compares the two densities.</w:delText>
        </w:r>
      </w:del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The Laplace density is higher at the center and in the far tails,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and lower in between.</w:delText>
        </w:r>
      </w:del>
    </w:p>
    <w:p>
      <w:pPr>
        <w:pStyle w:val="FirstParagraph"/>
      </w:pPr>
      <w:ins w:id="426" w:author="PR Preview" w:date="2026-01-01T00:00:00Z">
        <w:r>
          <w:rPr>
            <w:b/>
            <w:bCs/>
          </w:rPr>
          <w:t xml:space="preserve">Example 11 (Laplace and normal tails with the same mean and variance)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A Laplace variable</w:t>
        </w:r>
      </w:ins>
      <w:ins w:id="42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has variance</w:t>
        </w:r>
      </w:ins>
      <w:ins w:id="432" w:author="PR Preview" w:date="2026-01-01T00:00:00Z">
        <w:r>
          <w:t xml:space="preserve"> </w:t>
        </w:r>
      </w:ins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(</w:t>
        </w:r>
      </w:ins>
      <w:hyperlink w:anchor="thm-laplace-moments">
        <w:ins w:id="435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436" w:author="PR Preview" w:date="2026-01-01T00:00:00Z">
        <w:r>
          <w:t xml:space="preserve">).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Choosing</w:t>
        </w:r>
      </w:ins>
      <w:ins w:id="43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gives variance</w:t>
        </w:r>
      </w:ins>
      <w:ins w:id="442" w:author="PR Preview" w:date="2026-01-01T00:00:00Z">
        <w:r>
          <w:t xml:space="preserve"> </w:t>
        </w:r>
      </w:ins>
      <m:oMath>
        <m:r>
          <m:t>1</m:t>
        </m:r>
      </m:oMath>
      <w:ins w:id="443" w:author="PR Preview" w:date="2026-01-01T00:00:00Z">
        <w:r>
          <w:t xml:space="preserve">,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the same mean and variance as a standard normal.</w:t>
        </w:r>
      </w:ins>
      <w:ins w:id="446" w:author="PR Preview" w:date="2026-01-01T00:00:00Z">
        <w:r>
          <w:t xml:space="preserve"> </w:t>
        </w:r>
      </w:ins>
      <w:hyperlink w:anchor="fig-laplace-vs-normal">
        <w:ins w:id="447" w:author="PR Preview" w:date="2026-01-01T00:00:00Z">
          <w:r>
            <w:rPr>
              <w:rStyle w:val="Hyperlink"/>
            </w:rPr>
            <w:t xml:space="preserve">Figure 3</w:t>
          </w:r>
        </w:ins>
      </w:hyperlink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compares the two densities.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The Laplace density is higher at the center and in the far tails,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and lower in between.</w:t>
        </w:r>
      </w:ins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1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2"/>
    <w:bookmarkEnd w:id="83"/>
    <w:bookmarkStart w:id="95" w:name="sec-weibull"/>
    <w:p>
      <w:pPr>
        <w:pStyle w:val="Heading2"/>
      </w:pPr>
      <w:r>
        <w:t xml:space="preserve">5 Weibull distribution</w:t>
      </w:r>
    </w:p>
    <w:bookmarkStart w:id="85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4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5"/>
    <w:bookmarkStart w:id="86" w:name="thm-weibull"/>
    <w:p>
      <w:pPr>
        <w:pStyle w:val="FirstParagraph"/>
      </w:pPr>
      <w:del w:id="454" w:author="PR Preview" w:date="2026-01-01T00:00:00Z">
        <w:r>
          <w:rPr>
            <w:b/>
            <w:bCs/>
          </w:rPr>
          <w:delText xml:space="preserve">Theorem 10 (Weibull density, hazard, and mean)</w:delText>
        </w:r>
      </w:del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If</w:delText>
        </w:r>
      </w:del>
      <w:del w:id="457" w:author="PR Preview" w:date="2026-01-01T00:00:00Z">
        <w:r>
          <w:delText xml:space="preserve"> </w:delText>
        </w:r>
      </w:del>
      <m:oMath>
        <m:r>
          <m:t>T</m:t>
        </m:r>
      </m:oMath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has the Weibull distribution with shape</w:delText>
        </w:r>
      </w:del>
      <w:del w:id="460" w:author="PR Preview" w:date="2026-01-01T00:00:00Z">
        <w:r>
          <w:delText xml:space="preserve"> </w:delText>
        </w:r>
      </w:del>
      <m:oMath>
        <m:r>
          <m:t>α</m:t>
        </m:r>
      </m:oMath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and rate</w:delText>
        </w:r>
      </w:del>
      <w:del w:id="463" w:author="PR Preview" w:date="2026-01-01T00:00:00Z">
        <w:r>
          <w:delText xml:space="preserve"> </w:delText>
        </w:r>
      </w:del>
      <m:oMath>
        <m:r>
          <m:t>λ</m:t>
        </m:r>
      </m:oMath>
      <w:del w:id="464" w:author="PR Preview" w:date="2026-01-01T00:00:00Z">
        <w:r>
          <w:delText xml:space="preserve">, then for</w:delText>
        </w:r>
      </w:del>
      <w:del w:id="46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466" w:author="PR Preview" w:date="2026-01-01T00:00:00Z">
        <w:r>
          <w:delText xml:space="preserve">:</w:delText>
        </w:r>
      </w:del>
    </w:p>
    <w:p>
      <w:pPr>
        <w:pStyle w:val="FirstParagraph"/>
      </w:pPr>
      <w:ins w:id="467" w:author="PR Preview" w:date="2026-01-01T00:00:00Z">
        <w:r>
          <w:rPr>
            <w:b/>
            <w:bCs/>
          </w:rPr>
          <w:t xml:space="preserve">Theorem 11 (Weibull density and hazard)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If</w:t>
        </w:r>
      </w:ins>
      <w:ins w:id="470" w:author="PR Preview" w:date="2026-01-01T00:00:00Z">
        <w:r>
          <w:t xml:space="preserve"> </w:t>
        </w:r>
      </w:ins>
      <m:oMath>
        <m:r>
          <m:t>T</m:t>
        </m:r>
      </m:oMath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has the Weibull distribution with shape</w:t>
        </w:r>
      </w:ins>
      <w:ins w:id="473" w:author="PR Preview" w:date="2026-01-01T00:00:00Z">
        <w:r>
          <w:t xml:space="preserve"> </w:t>
        </w:r>
      </w:ins>
      <m:oMath>
        <m:r>
          <m:t>α</m:t>
        </m:r>
      </m:oMath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and rate</w:t>
        </w:r>
      </w:ins>
      <w:ins w:id="476" w:author="PR Preview" w:date="2026-01-01T00:00:00Z">
        <w:r>
          <w:t xml:space="preserve"> </w:t>
        </w:r>
      </w:ins>
      <m:oMath>
        <m:r>
          <m:t>λ</m:t>
        </m:r>
      </m:oMath>
      <w:ins w:id="477" w:author="PR Preview" w:date="2026-01-01T00:00:00Z">
        <w:r>
          <w:t xml:space="preserve">, then for</w:t>
        </w:r>
      </w:ins>
      <w:ins w:id="47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47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80" w:author="PR Preview" w:date="2026-01-01T00:00:00Z">
        <w:r>
          <w:delText xml:space="preserve">For the mean, use the</w:delText>
        </w:r>
      </w:del>
      <w:del w:id="481" w:author="PR Preview" w:date="2026-01-01T00:00:00Z">
        <w:r>
          <w:delText xml:space="preserve"> </w:delText>
        </w:r>
      </w:del>
      <w:hyperlink r:id="rId91">
        <w:del w:id="482" w:author="PR Preview" w:date="2026-01-01T00:00:00Z">
          <w:r>
            <w:rPr>
              <w:rStyle w:val="Hyperlink"/>
            </w:rPr>
            <w:delText xml:space="preserve">survival-function formula for the mean</w:delText>
          </w:r>
        </w:del>
      </w:hyperlink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and substitute</w:delText>
        </w:r>
      </w:del>
      <w:del w:id="485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del w:id="486" w:author="PR Preview" w:date="2026-01-01T00:00:00Z">
        <w:r>
          <w:delText xml:space="preserve">,</w:delText>
        </w:r>
      </w:del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so that</w:delText>
        </w:r>
      </w:del>
      <w:del w:id="489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and</w:delText>
        </w:r>
      </w:del>
      <w:del w:id="492" w:author="PR Preview" w:date="2026-01-01T00:00:00Z">
        <w:r>
          <w:delText xml:space="preserve"> </w:delText>
        </w:r>
      </w:del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del w:id="49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thm-weibull-mean"/>
    <w:p>
      <w:pPr>
        <w:pStyle w:val="BodyText"/>
      </w:pPr>
      <w:ins w:id="494" w:author="PR Preview" w:date="2026-01-01T00:00:00Z">
        <w:r>
          <w:rPr>
            <w:b/>
            <w:bCs/>
          </w:rPr>
          <w:t xml:space="preserve">Theorem 12 (Weibull mean)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If</w:t>
        </w:r>
      </w:ins>
      <w:ins w:id="497" w:author="PR Preview" w:date="2026-01-01T00:00:00Z">
        <w:r>
          <w:t xml:space="preserve"> </w:t>
        </w:r>
      </w:ins>
      <m:oMath>
        <m:r>
          <m:t>T</m:t>
        </m:r>
      </m:oMath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has the Weibull distribution with shape</w:t>
        </w:r>
      </w:ins>
      <w:ins w:id="500" w:author="PR Preview" w:date="2026-01-01T00:00:00Z">
        <w:r>
          <w:t xml:space="preserve"> </w:t>
        </w:r>
      </w:ins>
      <m:oMath>
        <m:r>
          <m:t>α</m:t>
        </m:r>
      </m:oMath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and rate</w:t>
        </w:r>
      </w:ins>
      <w:ins w:id="503" w:author="PR Preview" w:date="2026-01-01T00:00:00Z">
        <w:r>
          <w:t xml:space="preserve"> </w:t>
        </w:r>
      </w:ins>
      <m:oMath>
        <m:r>
          <m:t>λ</m:t>
        </m:r>
      </m:oMath>
      <w:ins w:id="504" w:author="PR Preview" w:date="2026-01-01T00:00:00Z">
        <w:r>
          <w:t xml:space="preserve">, then: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90"/>
    <w:p>
      <w:pPr>
        <w:pStyle w:val="FirstParagraph"/>
      </w:pPr>
      <w:ins w:id="505" w:author="PR Preview" w:date="2026-01-01T00:00:00Z">
        <w:r>
          <w:rPr>
            <w:i/>
            <w:iCs/>
          </w:rPr>
          <w:t xml:space="preserve">Proof</w:t>
        </w:r>
      </w:ins>
      <w:ins w:id="506" w:author="PR Preview" w:date="2026-01-01T00:00:00Z">
        <w:r>
          <w:t xml:space="preserve">. </w:t>
        </w:r>
      </w:ins>
      <w:ins w:id="507" w:author="PR Preview" w:date="2026-01-01T00:00:00Z">
        <w:r>
          <w:t xml:space="preserve">For the mean, use the</w:t>
        </w:r>
      </w:ins>
      <w:ins w:id="508" w:author="PR Preview" w:date="2026-01-01T00:00:00Z">
        <w:r>
          <w:t xml:space="preserve"> </w:t>
        </w:r>
      </w:ins>
      <w:hyperlink r:id="rId91">
        <w:ins w:id="509" w:author="PR Preview" w:date="2026-01-01T00:00:00Z">
          <w:r>
            <w:rPr>
              <w:rStyle w:val="Hyperlink"/>
            </w:rPr>
            <w:t xml:space="preserve">survival-function formula for the mean</w:t>
          </w:r>
        </w:ins>
      </w:hyperlink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and substitute</w:t>
        </w:r>
      </w:ins>
      <w:ins w:id="512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ins w:id="513" w:author="PR Preview" w:date="2026-01-01T00:00:00Z">
        <w:r>
          <w:t xml:space="preserve">,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so that</w:t>
        </w:r>
      </w:ins>
      <w:ins w:id="51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and</w:t>
        </w:r>
      </w:ins>
      <w:ins w:id="519" w:author="PR Preview" w:date="2026-01-01T00:00:00Z">
        <w:r>
          <w:t xml:space="preserve"> </w:t>
        </w:r>
      </w:ins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ins w:id="52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92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2"/>
    <w:p>
      <w:pPr>
        <w:pStyle w:val="BodyText"/>
      </w:pPr>
      <w:del w:id="521" w:author="PR Preview" w:date="2026-01-01T00:00:00Z">
        <w:r>
          <w:rPr>
            <w:i/>
            <w:iCs/>
          </w:rPr>
          <w:delText xml:space="preserve">Proof</w:delText>
        </w:r>
      </w:del>
      <w:del w:id="522" w:author="PR Preview" w:date="2026-01-01T00:00:00Z">
        <w:r>
          <w:delText xml:space="preserve">. </w:delText>
        </w:r>
      </w:del>
      <w:del w:id="523" w:author="PR Preview" w:date="2026-01-01T00:00:00Z">
        <w:r>
          <w:delText xml:space="preserve">By</w:delText>
        </w:r>
      </w:del>
      <w:del w:id="524" w:author="PR Preview" w:date="2026-01-01T00:00:00Z">
        <w:r>
          <w:delText xml:space="preserve"> </w:delText>
        </w:r>
      </w:del>
      <w:hyperlink w:anchor="thm-weibull">
        <w:del w:id="525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with</w:delText>
        </w:r>
      </w:del>
      <w:del w:id="528" w:author="PR Preview" w:date="2026-01-01T00:00:00Z">
        <w:r>
          <w:delText xml:space="preserve"> </w:delText>
        </w:r>
      </w:del>
      <m:oMath>
        <m:r>
          <m:t>α</m:t>
        </m:r>
        <m:r>
          <m:rPr>
            <m:sty m:val="p"/>
          </m:rPr>
          <m:t>=</m:t>
        </m:r>
        <m:r>
          <m:t>1</m:t>
        </m:r>
      </m:oMath>
      <w:del w:id="529" w:author="PR Preview" w:date="2026-01-01T00:00:00Z">
        <w:r>
          <w:delText xml:space="preserve">, for</w:delText>
        </w:r>
      </w:del>
      <w:del w:id="53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531" w:author="PR Preview" w:date="2026-01-01T00:00:00Z">
        <w:r>
          <w:delText xml:space="preserve">:</w:delText>
        </w:r>
      </w:del>
    </w:p>
    <w:p>
      <w:pPr>
        <w:pStyle w:val="BodyText"/>
      </w:pPr>
      <w:ins w:id="532" w:author="PR Preview" w:date="2026-01-01T00:00:00Z">
        <w:r>
          <w:rPr>
            <w:i/>
            <w:iCs/>
          </w:rPr>
          <w:t xml:space="preserve">Proof</w:t>
        </w:r>
      </w:ins>
      <w:ins w:id="533" w:author="PR Preview" w:date="2026-01-01T00:00:00Z">
        <w:r>
          <w:t xml:space="preserve">. </w:t>
        </w:r>
      </w:ins>
      <w:ins w:id="534" w:author="PR Preview" w:date="2026-01-01T00:00:00Z">
        <w:r>
          <w:t xml:space="preserve">By</w:t>
        </w:r>
      </w:ins>
      <w:ins w:id="535" w:author="PR Preview" w:date="2026-01-01T00:00:00Z">
        <w:r>
          <w:t xml:space="preserve"> </w:t>
        </w:r>
      </w:ins>
      <w:hyperlink w:anchor="thm-weibull">
        <w:ins w:id="536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with</w:t>
        </w:r>
      </w:ins>
      <w:ins w:id="539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=</m:t>
        </m:r>
        <m:r>
          <m:t>1</m:t>
        </m:r>
      </m:oMath>
      <w:ins w:id="540" w:author="PR Preview" w:date="2026-01-01T00:00:00Z">
        <w:r>
          <w:t xml:space="preserve">, for</w:t>
        </w:r>
      </w:ins>
      <w:ins w:id="54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54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3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6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3"/>
    <w:p>
      <w:pPr>
        <w:pStyle w:val="FirstParagraph"/>
      </w:pPr>
      <w:del w:id="543" w:author="PR Preview" w:date="2026-01-01T00:00:00Z">
        <w:r>
          <w:rPr>
            <w:i/>
            <w:iCs/>
          </w:rPr>
          <w:delText xml:space="preserve">Proof</w:delText>
        </w:r>
      </w:del>
      <w:del w:id="544" w:author="PR Preview" w:date="2026-01-01T00:00:00Z">
        <w:r>
          <w:delText xml:space="preserve">. </w:delText>
        </w:r>
      </w:del>
      <w:del w:id="545" w:author="PR Preview" w:date="2026-01-01T00:00:00Z">
        <w:r>
          <w:delText xml:space="preserve">By</w:delText>
        </w:r>
      </w:del>
      <w:del w:id="546" w:author="PR Preview" w:date="2026-01-01T00:00:00Z">
        <w:r>
          <w:delText xml:space="preserve"> </w:delText>
        </w:r>
      </w:del>
      <w:hyperlink w:anchor="thm-weibull">
        <w:del w:id="547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548" w:author="PR Preview" w:date="2026-01-01T00:00:00Z">
        <w:r>
          <w:delText xml:space="preserve">,</w:delText>
        </w:r>
      </w:del>
      <w:del w:id="549" w:author="PR Preview" w:date="2026-01-01T00:00:00Z">
        <w:r>
          <w:delText xml:space="preserve"> </w:delText>
        </w:r>
      </w:del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for</w:delText>
        </w:r>
      </w:del>
      <w:del w:id="55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553" w:author="PR Preview" w:date="2026-01-01T00:00:00Z">
        <w:r>
          <w:delText xml:space="preserve">, so:</w:delText>
        </w:r>
      </w:del>
    </w:p>
    <w:p>
      <w:pPr>
        <w:pStyle w:val="FirstParagraph"/>
      </w:pPr>
      <w:ins w:id="554" w:author="PR Preview" w:date="2026-01-01T00:00:00Z">
        <w:r>
          <w:rPr>
            <w:i/>
            <w:iCs/>
          </w:rPr>
          <w:t xml:space="preserve">Proof</w:t>
        </w:r>
      </w:ins>
      <w:ins w:id="555" w:author="PR Preview" w:date="2026-01-01T00:00:00Z">
        <w:r>
          <w:t xml:space="preserve">. </w:t>
        </w:r>
      </w:ins>
      <w:ins w:id="556" w:author="PR Preview" w:date="2026-01-01T00:00:00Z">
        <w:r>
          <w:t xml:space="preserve">By</w:t>
        </w:r>
      </w:ins>
      <w:ins w:id="557" w:author="PR Preview" w:date="2026-01-01T00:00:00Z">
        <w:r>
          <w:t xml:space="preserve"> </w:t>
        </w:r>
      </w:ins>
      <w:hyperlink w:anchor="thm-weibull">
        <w:ins w:id="558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559" w:author="PR Preview" w:date="2026-01-01T00:00:00Z">
        <w:r>
          <w:t xml:space="preserve">,</w:t>
        </w:r>
      </w:ins>
      <w:ins w:id="560" w:author="PR Preview" w:date="2026-01-01T00:00:00Z">
        <w:r>
          <w:t xml:space="preserve"> </w:t>
        </w:r>
      </w:ins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for</w:t>
        </w:r>
      </w:ins>
      <w:ins w:id="563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564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4" w:name="exm-weibull"/>
    <w:p>
      <w:pPr>
        <w:pStyle w:val="BodyText"/>
      </w:pPr>
      <w:del w:id="565" w:author="PR Preview" w:date="2026-01-01T00:00:00Z">
        <w:r>
          <w:rPr>
            <w:b/>
            <w:bCs/>
          </w:rPr>
          <w:delText xml:space="preserve">Example 12 (Exponential as a special case)</w:delText>
        </w:r>
      </w:del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With</w:delText>
        </w:r>
      </w:del>
      <w:del w:id="568" w:author="PR Preview" w:date="2026-01-01T00:00:00Z">
        <w:r>
          <w:delText xml:space="preserve"> </w:delText>
        </w:r>
      </w:del>
      <m:oMath>
        <m:r>
          <m:t>α</m:t>
        </m:r>
        <m:r>
          <m:rPr>
            <m:sty m:val="p"/>
          </m:rPr>
          <m:t>=</m:t>
        </m:r>
        <m:r>
          <m:t>1</m:t>
        </m:r>
      </m:oMath>
      <w:del w:id="569" w:author="PR Preview" w:date="2026-01-01T00:00:00Z">
        <w:r>
          <w:delText xml:space="preserve">,</w:delText>
        </w:r>
      </w:del>
      <w:del w:id="570" w:author="PR Preview" w:date="2026-01-01T00:00:00Z">
        <w:r>
          <w:delText xml:space="preserve"> </w:delText>
        </w:r>
      </w:del>
      <w:hyperlink w:anchor="thm-weibull">
        <w:del w:id="571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gives</w:delText>
        </w:r>
      </w:del>
      <w:del w:id="574" w:author="PR Preview" w:date="2026-01-01T00:00:00Z">
        <w:r>
          <w:delText xml:space="preserve"> </w:delText>
        </w:r>
      </w:del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and</w:delText>
        </w:r>
      </w:del>
    </w:p>
    <w:p>
      <w:pPr>
        <w:pStyle w:val="BodyText"/>
      </w:pPr>
      <w:ins w:id="577" w:author="PR Preview" w:date="2026-01-01T00:00:00Z">
        <w:r>
          <w:rPr>
            <w:b/>
            <w:bCs/>
          </w:rPr>
          <w:t xml:space="preserve">Example 12 (Exponential as a special case)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With</w:t>
        </w:r>
      </w:ins>
      <w:ins w:id="580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=</m:t>
        </m:r>
        <m:r>
          <m:t>1</m:t>
        </m:r>
      </m:oMath>
      <w:ins w:id="581" w:author="PR Preview" w:date="2026-01-01T00:00:00Z">
        <w:r>
          <w:t xml:space="preserve">,</w:t>
        </w:r>
      </w:ins>
      <w:ins w:id="582" w:author="PR Preview" w:date="2026-01-01T00:00:00Z">
        <w:r>
          <w:t xml:space="preserve"> </w:t>
        </w:r>
      </w:ins>
      <w:hyperlink w:anchor="thm-weibull">
        <w:ins w:id="583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gives</w:t>
        </w:r>
      </w:ins>
      <w:ins w:id="586" w:author="PR Preview" w:date="2026-01-01T00:00:00Z">
        <w:r>
          <w:t xml:space="preserve"> </w:t>
        </w:r>
      </w:ins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End w:id="95"/>
    <w:bookmarkStart w:id="132" w:name="sec-mvn"/>
    <w:p>
      <w:pPr>
        <w:pStyle w:val="Heading2"/>
      </w:pPr>
      <w:r>
        <w:t xml:space="preserve">6 The multivariate normal distribution</w:t>
      </w:r>
    </w:p>
    <w:bookmarkStart w:id="99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7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8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00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7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density-integral"/>
    <w:p>
      <w:pPr>
        <w:pStyle w:val="FirstParagraph"/>
      </w:pPr>
      <w:del w:id="589" w:author="PR Preview" w:date="2026-01-01T00:00:00Z">
        <w:r>
          <w:rPr>
            <w:b/>
            <w:bCs/>
          </w:rPr>
          <w:delText xml:space="preserve">Theorem 11 (The multivariate normal density integrates to 1, with mean</w:delText>
        </w:r>
      </w:del>
      <w:del w:id="590" w:author="PR Preview" w:date="2026-01-01T00:00:00Z">
        <w:r>
          <w:rPr>
            <w:b/>
            <w:bCs/>
          </w:rPr>
          <w:delText xml:space="preserve"> </w:delText>
        </w:r>
      </w:del>
      <m:oMath>
        <m:acc>
          <m:accPr>
            <m:chr m:val="̃"/>
          </m:accPr>
          <m:e>
            <m:r>
              <m:t>μ</m:t>
            </m:r>
          </m:e>
        </m:acc>
      </m:oMath>
      <w:del w:id="591" w:author="PR Preview" w:date="2026-01-01T00:00:00Z">
        <w:r>
          <w:rPr>
            <w:b/>
            <w:bCs/>
          </w:rPr>
          <w:delText xml:space="preserve"> </w:delText>
        </w:r>
      </w:del>
      <w:del w:id="592" w:author="PR Preview" w:date="2026-01-01T00:00:00Z">
        <w:r>
          <w:rPr>
            <w:b/>
            <w:bCs/>
          </w:rPr>
          <w:delText xml:space="preserve">and variance</w:delText>
        </w:r>
      </w:del>
      <w:del w:id="593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b"/>
          </m:rPr>
          <m:t>Σ</m:t>
        </m:r>
      </m:oMath>
      <w:del w:id="594" w:author="PR Preview" w:date="2026-01-01T00:00:00Z">
        <w:r>
          <w:rPr>
            <w:b/>
            <w:bCs/>
          </w:rPr>
          <w:delText xml:space="preserve">)</w:delText>
        </w:r>
      </w:del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If</w:delText>
        </w:r>
      </w:del>
      <w:del w:id="59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(</w:delText>
        </w:r>
      </w:del>
      <w:hyperlink w:anchor="def-mvn">
        <w:del w:id="600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601" w:author="PR Preview" w:date="2026-01-01T00:00:00Z">
        <w:r>
          <w:delText xml:space="preserve">),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then the density in</w:delText>
        </w:r>
      </w:del>
      <w:del w:id="604" w:author="PR Preview" w:date="2026-01-01T00:00:00Z">
        <w:r>
          <w:delText xml:space="preserve"> </w:delText>
        </w:r>
      </w:del>
      <w:hyperlink w:anchor="def-mvn">
        <w:del w:id="605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integrates to 1 over</w:delText>
        </w:r>
      </w:del>
      <w:del w:id="60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09" w:author="PR Preview" w:date="2026-01-01T00:00:00Z">
        <w:r>
          <w:delText xml:space="preserve">,</w:delText>
        </w:r>
      </w:del>
      <w:del w:id="610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(the</w:delText>
        </w:r>
      </w:del>
      <w:del w:id="613" w:author="PR Preview" w:date="2026-01-01T00:00:00Z">
        <w:r>
          <w:delText xml:space="preserve"> </w:delText>
        </w:r>
      </w:del>
      <w:hyperlink r:id="rId104">
        <w:del w:id="614" w:author="PR Preview" w:date="2026-01-01T00:00:00Z">
          <w:r>
            <w:rPr>
              <w:rStyle w:val="Hyperlink"/>
            </w:rPr>
            <w:delText xml:space="preserve">expectation of a random vector</w:delText>
          </w:r>
        </w:del>
      </w:hyperlink>
      <w:del w:id="615" w:author="PR Preview" w:date="2026-01-01T00:00:00Z">
        <w:r>
          <w:delText xml:space="preserve">),</w:delText>
        </w:r>
      </w:del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and</w:delText>
        </w:r>
      </w:del>
      <w:del w:id="618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(the</w:delText>
        </w:r>
      </w:del>
      <w:del w:id="621" w:author="PR Preview" w:date="2026-01-01T00:00:00Z">
        <w:r>
          <w:delText xml:space="preserve"> </w:delText>
        </w:r>
      </w:del>
      <w:hyperlink r:id="rId105">
        <w:del w:id="622" w:author="PR Preview" w:date="2026-01-01T00:00:00Z">
          <w:r>
            <w:rPr>
              <w:rStyle w:val="Hyperlink"/>
            </w:rPr>
            <w:delText xml:space="preserve">variance of a random vector</w:delText>
          </w:r>
        </w:del>
      </w:hyperlink>
      <w:del w:id="623" w:author="PR Preview" w:date="2026-01-01T00:00:00Z">
        <w:r>
          <w:delText xml:space="preserve">).</w:delText>
        </w:r>
      </w:del>
    </w:p>
    <w:p>
      <w:pPr>
        <w:pStyle w:val="FirstParagraph"/>
      </w:pPr>
      <w:ins w:id="624" w:author="PR Preview" w:date="2026-01-01T00:00:00Z">
        <w:r>
          <w:rPr>
            <w:b/>
            <w:bCs/>
          </w:rPr>
          <w:t xml:space="preserve">Theorem 13 (The multivariate normal density integrates to 1)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If</w:t>
        </w:r>
      </w:ins>
      <w:ins w:id="62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(</w:t>
        </w:r>
      </w:ins>
      <w:hyperlink w:anchor="def-mvn">
        <w:ins w:id="630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631" w:author="PR Preview" w:date="2026-01-01T00:00:00Z">
        <w:r>
          <w:t xml:space="preserve">),</w:t>
        </w:r>
      </w:ins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then the density in</w:t>
        </w:r>
      </w:ins>
      <w:ins w:id="634" w:author="PR Preview" w:date="2026-01-01T00:00:00Z">
        <w:r>
          <w:t xml:space="preserve"> </w:t>
        </w:r>
      </w:ins>
      <w:hyperlink w:anchor="def-mvn">
        <w:ins w:id="635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integrates to 1 over</w:t>
        </w:r>
      </w:ins>
      <w:ins w:id="63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39" w:author="PR Preview" w:date="2026-01-01T00:00:00Z">
        <w:r>
          <w:t xml:space="preserve">.</w:t>
        </w:r>
      </w:ins>
    </w:p>
    <w:bookmarkEnd w:id="103"/>
    <w:bookmarkStart w:id="106" w:name="thm-mvn-moments"/>
    <w:p>
      <w:pPr>
        <w:pStyle w:val="BodyText"/>
      </w:pPr>
      <w:ins w:id="640" w:author="PR Preview" w:date="2026-01-01T00:00:00Z">
        <w:r>
          <w:rPr>
            <w:b/>
            <w:bCs/>
          </w:rPr>
          <w:t xml:space="preserve">Theorem 14 (The mean and variance of the multivariate normal distribution)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If</w:t>
        </w:r>
      </w:ins>
      <w:ins w:id="64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(</w:t>
        </w:r>
      </w:ins>
      <w:hyperlink w:anchor="def-mvn">
        <w:ins w:id="646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647" w:author="PR Preview" w:date="2026-01-01T00:00:00Z">
        <w:r>
          <w:t xml:space="preserve">),</w:t>
        </w:r>
      </w:ins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then</w:t>
        </w:r>
      </w:ins>
      <w:ins w:id="65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(the</w:t>
        </w:r>
      </w:ins>
      <w:ins w:id="653" w:author="PR Preview" w:date="2026-01-01T00:00:00Z">
        <w:r>
          <w:t xml:space="preserve"> </w:t>
        </w:r>
      </w:ins>
      <w:hyperlink r:id="rId104">
        <w:ins w:id="654" w:author="PR Preview" w:date="2026-01-01T00:00:00Z">
          <w:r>
            <w:rPr>
              <w:rStyle w:val="Hyperlink"/>
            </w:rPr>
            <w:t xml:space="preserve">expectation of a random vector</w:t>
          </w:r>
        </w:ins>
      </w:hyperlink>
      <w:ins w:id="655" w:author="PR Preview" w:date="2026-01-01T00:00:00Z">
        <w:r>
          <w:t xml:space="preserve">),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and</w:t>
        </w:r>
      </w:ins>
      <w:ins w:id="658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(the</w:t>
        </w:r>
      </w:ins>
      <w:ins w:id="661" w:author="PR Preview" w:date="2026-01-01T00:00:00Z">
        <w:r>
          <w:t xml:space="preserve"> </w:t>
        </w:r>
      </w:ins>
      <w:hyperlink r:id="rId105">
        <w:ins w:id="662" w:author="PR Preview" w:date="2026-01-01T00:00:00Z">
          <w:r>
            <w:rPr>
              <w:rStyle w:val="Hyperlink"/>
            </w:rPr>
            <w:t xml:space="preserve">variance of a random vector</w:t>
          </w:r>
        </w:ins>
      </w:hyperlink>
      <w:ins w:id="663" w:author="PR Preview" w:date="2026-01-01T00:00:00Z">
        <w:r>
          <w:t xml:space="preserve">).</w:t>
        </w:r>
      </w:ins>
    </w:p>
    <w:bookmarkEnd w:id="10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9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10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11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11"/>
    <w:bookmarkStart w:id="112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6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3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5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7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6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8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7"/>
    <w:bookmarkStart w:id="118" w:name="thm-mvn-diagonal-indpt"/>
    <w:p>
      <w:pPr>
        <w:pStyle w:val="BodyText"/>
      </w:pPr>
      <w:del w:id="664" w:author="PR Preview" w:date="2026-01-01T00:00:00Z">
        <w:r>
          <w:rPr>
            <w:b/>
            <w:bCs/>
          </w:rPr>
          <w:delText xml:space="preserve">Theorem 12 (A multivariate normal vector with diagonal variance has independent normal components)</w:delText>
        </w:r>
      </w:del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If</w:delText>
        </w:r>
      </w:del>
      <w:del w:id="66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and</w:delText>
        </w:r>
      </w:del>
      <w:del w:id="670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is diagonal with diagonal elements</w:delText>
        </w:r>
      </w:del>
      <w:del w:id="673" w:author="PR Preview" w:date="2026-01-01T00:00:00Z">
        <w:r>
          <w:delText xml:space="preserve"> </w:delText>
        </w:r>
      </w:del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del w:id="674" w:author="PR Preview" w:date="2026-01-01T00:00:00Z">
        <w:r>
          <w:delText xml:space="preserve">,</w:delText>
        </w:r>
      </w:del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then:</w:delText>
        </w:r>
      </w:del>
    </w:p>
    <w:p>
      <w:pPr>
        <w:pStyle w:val="BodyText"/>
      </w:pPr>
      <w:ins w:id="677" w:author="PR Preview" w:date="2026-01-01T00:00:00Z">
        <w:r>
          <w:rPr>
            <w:b/>
            <w:bCs/>
          </w:rPr>
          <w:t xml:space="preserve">Theorem 15 (A multivariate normal vector with diagonal variance has independent normal components)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If</w:t>
        </w:r>
      </w:ins>
      <w:ins w:id="68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and</w:t>
        </w:r>
      </w:ins>
      <w:ins w:id="683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is diagonal with diagonal elements</w:t>
        </w:r>
      </w:ins>
      <w:ins w:id="686" w:author="PR Preview" w:date="2026-01-01T00:00:00Z">
        <w:r>
          <w:t xml:space="preserve"> </w:t>
        </w:r>
      </w:ins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ins w:id="687" w:author="PR Preview" w:date="2026-01-01T00:00:00Z">
        <w:r>
          <w:t xml:space="preserve">,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then:</w:t>
        </w:r>
      </w:ins>
    </w:p>
    <w:p>
      <w:pPr>
        <w:pStyle w:val="Compact"/>
        <w:numPr>
          <w:ilvl w:val="0"/>
          <w:numId w:val="1009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60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9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21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22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22"/>
    <w:p>
      <w:pPr>
        <w:pStyle w:val="BodyText"/>
      </w:pPr>
      <w:del w:id="690" w:author="PR Preview" w:date="2026-01-01T00:00:00Z">
        <w:r>
          <w:rPr>
            <w:i/>
            <w:iCs/>
          </w:rPr>
          <w:delText xml:space="preserve">Proof</w:delText>
        </w:r>
      </w:del>
      <w:del w:id="691" w:author="PR Preview" w:date="2026-01-01T00:00:00Z">
        <w:r>
          <w:delText xml:space="preserve">. </w:delText>
        </w:r>
      </w:del>
      <w:del w:id="692" w:author="PR Preview" w:date="2026-01-01T00:00:00Z">
        <w:r>
          <w:delText xml:space="preserve">By</w:delText>
        </w:r>
      </w:del>
      <w:del w:id="693" w:author="PR Preview" w:date="2026-01-01T00:00:00Z">
        <w:r>
          <w:delText xml:space="preserve"> </w:delText>
        </w:r>
      </w:del>
      <w:hyperlink w:anchor="thm-mvn-moments">
        <w:del w:id="694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695" w:author="PR Preview" w:date="2026-01-01T00:00:00Z">
        <w:r>
          <w:delText xml:space="preserve">,</w:delText>
        </w:r>
      </w:del>
      <w:del w:id="696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del w:id="697" w:author="PR Preview" w:date="2026-01-01T00:00:00Z">
        <w:r>
          <w:delText xml:space="preserve">,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whose</w:delText>
        </w:r>
      </w:del>
      <w:del w:id="70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701" w:author="PR Preview" w:date="2026-01-01T00:00:00Z">
        <w:r>
          <w:delText xml:space="preserve">-th element is</w:delText>
        </w:r>
      </w:del>
      <w:del w:id="702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(</w:delText>
        </w:r>
      </w:del>
      <w:hyperlink r:id="rId123">
        <w:del w:id="705" w:author="PR Preview" w:date="2026-01-01T00:00:00Z">
          <w:r>
            <w:rPr>
              <w:rStyle w:val="Hyperlink"/>
            </w:rPr>
            <w:delText xml:space="preserve">elements of the variance matrix</w:delText>
          </w:r>
        </w:del>
      </w:hyperlink>
      <w:del w:id="706" w:author="PR Preview" w:date="2026-01-01T00:00:00Z">
        <w:r>
          <w:delText xml:space="preserve">).</w:delText>
        </w:r>
      </w:del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If</w:delText>
        </w:r>
      </w:del>
      <w:del w:id="709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delText xml:space="preserve">is diagonal,</w:delText>
        </w:r>
      </w:del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the components are independent by</w:delText>
        </w:r>
      </w:del>
      <w:del w:id="714" w:author="PR Preview" w:date="2026-01-01T00:00:00Z">
        <w:r>
          <w:delText xml:space="preserve"> </w:delText>
        </w:r>
      </w:del>
      <w:hyperlink w:anchor="thm-mvn-diagonal-indpt">
        <w:del w:id="715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716" w:author="PR Preview" w:date="2026-01-01T00:00:00Z">
        <w:r>
          <w:delText xml:space="preserve">.</w:delText>
        </w:r>
      </w:del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delText xml:space="preserve">If the components are independent, then:</w:delText>
        </w:r>
      </w:del>
    </w:p>
    <w:p>
      <w:pPr>
        <w:pStyle w:val="BodyText"/>
      </w:pPr>
      <w:ins w:id="719" w:author="PR Preview" w:date="2026-01-01T00:00:00Z">
        <w:r>
          <w:rPr>
            <w:i/>
            <w:iCs/>
          </w:rPr>
          <w:t xml:space="preserve">Proof</w:t>
        </w:r>
      </w:ins>
      <w:ins w:id="720" w:author="PR Preview" w:date="2026-01-01T00:00:00Z">
        <w:r>
          <w:t xml:space="preserve">. </w:t>
        </w:r>
      </w:ins>
      <w:ins w:id="721" w:author="PR Preview" w:date="2026-01-01T00:00:00Z">
        <w:r>
          <w:t xml:space="preserve">By</w:t>
        </w:r>
      </w:ins>
      <w:ins w:id="722" w:author="PR Preview" w:date="2026-01-01T00:00:00Z">
        <w:r>
          <w:t xml:space="preserve"> </w:t>
        </w:r>
      </w:ins>
      <w:hyperlink w:anchor="thm-mvn-moments">
        <w:ins w:id="723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724" w:author="PR Preview" w:date="2026-01-01T00:00:00Z">
        <w:r>
          <w:t xml:space="preserve">,</w:t>
        </w:r>
      </w:ins>
      <w:ins w:id="725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ins w:id="726" w:author="PR Preview" w:date="2026-01-01T00:00:00Z">
        <w:r>
          <w:t xml:space="preserve">,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whose</w:t>
        </w:r>
      </w:ins>
      <w:ins w:id="72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730" w:author="PR Preview" w:date="2026-01-01T00:00:00Z">
        <w:r>
          <w:t xml:space="preserve">-th element is</w:t>
        </w:r>
      </w:ins>
      <w:ins w:id="731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(</w:t>
        </w:r>
      </w:ins>
      <w:hyperlink r:id="rId123">
        <w:ins w:id="734" w:author="PR Preview" w:date="2026-01-01T00:00:00Z">
          <w:r>
            <w:rPr>
              <w:rStyle w:val="Hyperlink"/>
            </w:rPr>
            <w:t xml:space="preserve">elements of the variance matrix</w:t>
          </w:r>
        </w:ins>
      </w:hyperlink>
      <w:ins w:id="735" w:author="PR Preview" w:date="2026-01-01T00:00:00Z">
        <w:r>
          <w:t xml:space="preserve">).</w:t>
        </w:r>
      </w:ins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If</w:t>
        </w:r>
      </w:ins>
      <w:ins w:id="738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is diagonal,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the components are independent by</w:t>
        </w:r>
      </w:ins>
      <w:ins w:id="743" w:author="PR Preview" w:date="2026-01-01T00:00:00Z">
        <w:r>
          <w:t xml:space="preserve"> </w:t>
        </w:r>
      </w:ins>
      <w:hyperlink w:anchor="thm-mvn-diagonal-indpt">
        <w:ins w:id="744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745" w:author="PR Preview" w:date="2026-01-01T00:00:00Z">
        <w:r>
          <w:t xml:space="preserve">.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If the components are independent, then:</w:t>
        </w:r>
      </w:ins>
    </w:p>
    <w:p>
      <w:pPr>
        <w:pStyle w:val="Compact"/>
        <w:numPr>
          <w:ilvl w:val="0"/>
          <w:numId w:val="1010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5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9" w:name="thm-mahalanobis-eigen"/>
    <w:p>
      <w:pPr>
        <w:pStyle w:val="BodyText"/>
      </w:pPr>
      <w:del w:id="748" w:author="PR Preview" w:date="2026-01-01T00:00:00Z">
        <w:r>
          <w:rPr>
            <w:b/>
            <w:bCs/>
          </w:rPr>
          <w:delText xml:space="preserve">Theorem 13 (Mahalanobis distance in eigenvector coordinates)</w:delText>
        </w:r>
      </w:del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Let</w:delText>
        </w:r>
      </w:del>
      <w:del w:id="751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be positive definite, with</w:delText>
        </w:r>
      </w:del>
      <w:del w:id="754" w:author="PR Preview" w:date="2026-01-01T00:00:00Z">
        <w:r>
          <w:delText xml:space="preserve"> </w:delText>
        </w:r>
      </w:del>
      <w:hyperlink r:id="rId128">
        <w:del w:id="755" w:author="PR Preview" w:date="2026-01-01T00:00:00Z">
          <w:r>
            <w:rPr>
              <w:rStyle w:val="Hyperlink"/>
            </w:rPr>
            <w:delText xml:space="preserve">eigendecomposition</w:delText>
          </w:r>
        </w:del>
      </w:hyperlink>
      <w:del w:id="756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757" w:author="PR Preview" w:date="2026-01-01T00:00:00Z">
        <w:r>
          <w:delText xml:space="preserve">,</w:delText>
        </w:r>
      </w:del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where</w:delText>
        </w:r>
      </w:del>
      <w:del w:id="760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has columns</w:delText>
        </w:r>
      </w:del>
      <w:del w:id="76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and</w:delText>
        </w:r>
      </w:del>
      <w:del w:id="766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has diagonal elements</w:delText>
        </w:r>
      </w:del>
      <w:del w:id="769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770" w:author="PR Preview" w:date="2026-01-01T00:00:00Z">
        <w:r>
          <w:delText xml:space="preserve">.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Then:</w:delText>
        </w:r>
      </w:del>
    </w:p>
    <w:p>
      <w:pPr>
        <w:pStyle w:val="BodyText"/>
      </w:pPr>
      <w:ins w:id="773" w:author="PR Preview" w:date="2026-01-01T00:00:00Z">
        <w:r>
          <w:rPr>
            <w:b/>
            <w:bCs/>
          </w:rPr>
          <w:t xml:space="preserve">Theorem 16 (Mahalanobis distance in eigenvector coordinates)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Let</w:t>
        </w:r>
      </w:ins>
      <w:ins w:id="776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be positive definite, with</w:t>
        </w:r>
      </w:ins>
      <w:ins w:id="779" w:author="PR Preview" w:date="2026-01-01T00:00:00Z">
        <w:r>
          <w:t xml:space="preserve"> </w:t>
        </w:r>
      </w:ins>
      <w:hyperlink r:id="rId128">
        <w:ins w:id="780" w:author="PR Preview" w:date="2026-01-01T00:00:00Z">
          <w:r>
            <w:rPr>
              <w:rStyle w:val="Hyperlink"/>
            </w:rPr>
            <w:t xml:space="preserve">eigendecomposition</w:t>
          </w:r>
        </w:ins>
      </w:hyperlink>
      <w:ins w:id="781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782" w:author="PR Preview" w:date="2026-01-01T00:00:00Z">
        <w:r>
          <w:t xml:space="preserve">,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where</w:t>
        </w:r>
      </w:ins>
      <w:ins w:id="785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has columns</w:t>
        </w:r>
      </w:ins>
      <w:ins w:id="78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and</w:t>
        </w:r>
      </w:ins>
      <w:ins w:id="791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has diagonal elements</w:t>
        </w:r>
      </w:ins>
      <w:ins w:id="794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795" w:author="PR Preview" w:date="2026-01-01T00:00:00Z">
        <w:r>
          <w:t xml:space="preserve">.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Then: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1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31" w:name="exm-mahalanobis-eigen"/>
    <w:p>
      <w:pPr>
        <w:pStyle w:val="BodyText"/>
      </w:pPr>
      <w:del w:id="798" w:author="PR Preview" w:date="2026-01-01T00:00:00Z">
        <w:r>
          <w:rPr>
            <w:b/>
            <w:bCs/>
          </w:rPr>
          <w:delText xml:space="preserve">Example 15 (Elliptical contours of a bivariate normal density)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Let</w:delText>
        </w:r>
      </w:del>
      <w:del w:id="80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and</w:delText>
        </w:r>
      </w:del>
      <w:del w:id="804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805" w:author="PR Preview" w:date="2026-01-01T00:00:00Z">
        <w:r>
          <w:delText xml:space="preserve">,</w:delText>
        </w:r>
      </w:del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which has eigenvalues</w:delText>
        </w:r>
      </w:del>
      <w:del w:id="808" w:author="PR Preview" w:date="2026-01-01T00:00:00Z">
        <w:r>
          <w:delText xml:space="preserve"> </w:delText>
        </w:r>
      </w:del>
      <m:oMath>
        <m:r>
          <m:t>3</m:t>
        </m:r>
      </m:oMath>
      <w:del w:id="809" w:author="PR Preview" w:date="2026-01-01T00:00:00Z">
        <w:r>
          <w:delText xml:space="preserve"> </w:delText>
        </w:r>
      </w:del>
      <w:del w:id="810" w:author="PR Preview" w:date="2026-01-01T00:00:00Z">
        <w:r>
          <w:delText xml:space="preserve">and</w:delText>
        </w:r>
      </w:del>
      <w:del w:id="811" w:author="PR Preview" w:date="2026-01-01T00:00:00Z">
        <w:r>
          <w:delText xml:space="preserve"> </w:delText>
        </w:r>
      </w:del>
      <m:oMath>
        <m:r>
          <m:t>1</m:t>
        </m:r>
      </m:oMath>
      <w:del w:id="812" w:author="PR Preview" w:date="2026-01-01T00:00:00Z">
        <w:r>
          <w:delText xml:space="preserve">,</w:delText>
        </w:r>
      </w:del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with eigenvectors</w:delText>
        </w:r>
      </w:del>
      <w:del w:id="81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and</w:delText>
        </w:r>
      </w:del>
      <w:del w:id="81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(</w:delText>
        </w:r>
      </w:del>
      <w:hyperlink r:id="rId130">
        <w:del w:id="821" w:author="PR Preview" w:date="2026-01-01T00:00:00Z">
          <w:r>
            <w:rPr>
              <w:rStyle w:val="Hyperlink"/>
            </w:rPr>
            <w:delText xml:space="preserve">an eigendecomposition example</w:delText>
          </w:r>
        </w:del>
      </w:hyperlink>
      <w:del w:id="822" w:author="PR Preview" w:date="2026-01-01T00:00:00Z">
        <w:r>
          <w:delText xml:space="preserve">).</w:delText>
        </w:r>
      </w:del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delText xml:space="preserve">By</w:delText>
        </w:r>
      </w:del>
      <w:del w:id="825" w:author="PR Preview" w:date="2026-01-01T00:00:00Z">
        <w:r>
          <w:delText xml:space="preserve"> </w:delText>
        </w:r>
      </w:del>
      <w:hyperlink w:anchor="thm-mahalanobis-eigen">
        <w:del w:id="826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827" w:author="PR Preview" w:date="2026-01-01T00:00:00Z">
        <w:r>
          <w:delText xml:space="preserve">:</w:delText>
        </w:r>
      </w:del>
    </w:p>
    <w:p>
      <w:pPr>
        <w:pStyle w:val="BodyText"/>
      </w:pPr>
      <w:ins w:id="828" w:author="PR Preview" w:date="2026-01-01T00:00:00Z">
        <w:r>
          <w:rPr>
            <w:b/>
            <w:bCs/>
          </w:rPr>
          <w:t xml:space="preserve">Example 15 (Elliptical contours of a bivariate normal density)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Let</w:t>
        </w:r>
      </w:ins>
      <w:ins w:id="83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and</w:t>
        </w:r>
      </w:ins>
      <w:ins w:id="834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835" w:author="PR Preview" w:date="2026-01-01T00:00:00Z">
        <w:r>
          <w:t xml:space="preserve">,</w:t>
        </w:r>
      </w:ins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which has eigenvalues</w:t>
        </w:r>
      </w:ins>
      <w:ins w:id="838" w:author="PR Preview" w:date="2026-01-01T00:00:00Z">
        <w:r>
          <w:t xml:space="preserve"> </w:t>
        </w:r>
      </w:ins>
      <m:oMath>
        <m:r>
          <m:t>3</m:t>
        </m:r>
      </m:oMath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and</w:t>
        </w:r>
      </w:ins>
      <w:ins w:id="841" w:author="PR Preview" w:date="2026-01-01T00:00:00Z">
        <w:r>
          <w:t xml:space="preserve"> </w:t>
        </w:r>
      </w:ins>
      <m:oMath>
        <m:r>
          <m:t>1</m:t>
        </m:r>
      </m:oMath>
      <w:ins w:id="842" w:author="PR Preview" w:date="2026-01-01T00:00:00Z">
        <w:r>
          <w:t xml:space="preserve">,</w:t>
        </w:r>
      </w:ins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with eigenvectors</w:t>
        </w:r>
      </w:ins>
      <w:ins w:id="84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and</w:t>
        </w:r>
      </w:ins>
      <w:ins w:id="84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(</w:t>
        </w:r>
      </w:ins>
      <w:hyperlink r:id="rId130">
        <w:ins w:id="851" w:author="PR Preview" w:date="2026-01-01T00:00:00Z">
          <w:r>
            <w:rPr>
              <w:rStyle w:val="Hyperlink"/>
            </w:rPr>
            <w:t xml:space="preserve">an eigendecomposition example</w:t>
          </w:r>
        </w:ins>
      </w:hyperlink>
      <w:ins w:id="852" w:author="PR Preview" w:date="2026-01-01T00:00:00Z">
        <w:r>
          <w:t xml:space="preserve">).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By</w:t>
        </w:r>
      </w:ins>
      <w:ins w:id="855" w:author="PR Preview" w:date="2026-01-01T00:00:00Z">
        <w:r>
          <w:t xml:space="preserve"> </w:t>
        </w:r>
      </w:ins>
      <w:hyperlink w:anchor="thm-mahalanobis-eigen">
        <w:ins w:id="856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85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31"/>
    <w:bookmarkEnd w:id="132"/>
    <w:bookmarkStart w:id="147" w:name="sec-mixture"/>
    <w:p>
      <w:pPr>
        <w:pStyle w:val="Heading2"/>
      </w:pPr>
      <w:r>
        <w:t xml:space="preserve">7 Mixture distributions</w:t>
      </w:r>
    </w:p>
    <w:bookmarkStart w:id="133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1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33"/>
    <w:bookmarkStart w:id="134" w:name="def-mixture-component"/>
    <w:p>
      <w:pPr>
        <w:pStyle w:val="FirstParagraph"/>
      </w:pPr>
      <w:del w:id="858" w:author="PR Preview" w:date="2026-01-01T00:00:00Z">
        <w:r>
          <w:delText xml:space="preserve">The densities</w:delText>
        </w:r>
      </w:del>
      <w:del w:id="85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are the mixture’s</w:delText>
        </w:r>
      </w:del>
      <w:del w:id="862" w:author="PR Preview" w:date="2026-01-01T00:00:00Z">
        <w:r>
          <w:delText xml:space="preserve"> </w:delText>
        </w:r>
      </w:del>
      <w:del w:id="863" w:author="PR Preview" w:date="2026-01-01T00:00:00Z">
        <w:r>
          <w:rPr>
            <w:b/>
            <w:bCs/>
          </w:rPr>
          <w:delText xml:space="preserve">components</w:delText>
        </w:r>
      </w:del>
      <w:del w:id="864" w:author="PR Preview" w:date="2026-01-01T00:00:00Z">
        <w:r>
          <w:delText xml:space="preserve">.</w:delText>
        </w:r>
      </w:del>
    </w:p>
    <w:p>
      <w:pPr>
        <w:pStyle w:val="BodyText"/>
      </w:pPr>
      <w:del w:id="865" w:author="PR Preview" w:date="2026-01-01T00:00:00Z">
        <w:r>
          <w:rPr>
            <w:b/>
            <w:bCs/>
          </w:rPr>
          <w:delText xml:space="preserve">Theorem 14 (A mixture is the density of a two-stage random variable)</w:delText>
        </w:r>
      </w:del>
      <w:del w:id="866" w:author="PR Preview" w:date="2026-01-01T00:00:00Z">
        <w:r>
          <w:delText xml:space="preserve"> </w:delText>
        </w:r>
      </w:del>
      <w:del w:id="867" w:author="PR Preview" w:date="2026-01-01T00:00:00Z">
        <w:r>
          <w:delText xml:space="preserve">Let</w:delText>
        </w:r>
      </w:del>
      <w:del w:id="868" w:author="PR Preview" w:date="2026-01-01T00:00:00Z">
        <w:r>
          <w:delText xml:space="preserve"> </w:delText>
        </w:r>
      </w:del>
      <m:oMath>
        <m:r>
          <m:t>C</m:t>
        </m:r>
      </m:oMath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be a discrete random variable</w:delText>
        </w:r>
      </w:del>
      <w:del w:id="871" w:author="PR Preview" w:date="2026-01-01T00:00:00Z">
        <w:r>
          <w:delText xml:space="preserve"> </w:delText>
        </w:r>
      </w:del>
      <w:del w:id="872" w:author="PR Preview" w:date="2026-01-01T00:00:00Z">
        <w:r>
          <w:delText xml:space="preserve">and</w:delText>
        </w:r>
      </w:del>
      <w:del w:id="873" w:author="PR Preview" w:date="2026-01-01T00:00:00Z">
        <w:r>
          <w:delText xml:space="preserve"> </w:delText>
        </w:r>
      </w:del>
      <m:oMath>
        <m:r>
          <m:t>X</m:t>
        </m:r>
      </m:oMath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a continuous random variable</w:delText>
        </w:r>
      </w:del>
      <w:del w:id="876" w:author="PR Preview" w:date="2026-01-01T00:00:00Z">
        <w:r>
          <w:delText xml:space="preserve"> </w:delText>
        </w:r>
      </w:del>
      <w:del w:id="877" w:author="PR Preview" w:date="2026-01-01T00:00:00Z">
        <w:r>
          <w:delText xml:space="preserve">with</w:delText>
        </w:r>
      </w:del>
      <w:del w:id="878" w:author="PR Preview" w:date="2026-01-01T00:00:00Z">
        <w:r>
          <w:delText xml:space="preserve"> </w:delText>
        </w:r>
      </w:del>
      <w:hyperlink r:id="rId135">
        <w:del w:id="879" w:author="PR Preview" w:date="2026-01-01T00:00:00Z">
          <w:r>
            <w:rPr>
              <w:rStyle w:val="Hyperlink"/>
            </w:rPr>
            <w:delText xml:space="preserve">joint density-mass function</w:delText>
          </w:r>
        </w:del>
      </w:hyperlink>
    </w:p>
    <w:p>
      <w:pPr>
        <w:pStyle w:val="FirstParagraph"/>
      </w:pPr>
      <w:ins w:id="880" w:author="PR Preview" w:date="2026-01-01T00:00:00Z">
        <w:r>
          <w:rPr>
            <w:b/>
            <w:bCs/>
          </w:rPr>
          <w:t xml:space="preserve">Definition 11 (Mixture component)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The densities</w:t>
        </w:r>
      </w:ins>
      <w:ins w:id="88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in a mixture (</w:t>
        </w:r>
      </w:ins>
      <w:hyperlink w:anchor="def-mixture">
        <w:ins w:id="886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887" w:author="PR Preview" w:date="2026-01-01T00:00:00Z">
        <w:r>
          <w:t xml:space="preserve">) are its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rPr>
            <w:b/>
            <w:bCs/>
          </w:rPr>
          <w:t xml:space="preserve">components</w:t>
        </w:r>
      </w:ins>
      <w:ins w:id="890" w:author="PR Preview" w:date="2026-01-01T00:00:00Z">
        <w:r>
          <w:t xml:space="preserve">.</w:t>
        </w:r>
      </w:ins>
    </w:p>
    <w:bookmarkEnd w:id="134"/>
    <w:bookmarkStart w:id="137" w:name="thm-mixture-two-stage"/>
    <w:p>
      <w:pPr>
        <w:pStyle w:val="BodyText"/>
      </w:pPr>
      <w:ins w:id="891" w:author="PR Preview" w:date="2026-01-01T00:00:00Z">
        <w:r>
          <w:rPr>
            <w:b/>
            <w:bCs/>
          </w:rPr>
          <w:t xml:space="preserve">Theorem 17 (A mixture is the density of a two-stage random variable)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Let</w:t>
        </w:r>
      </w:ins>
      <w:ins w:id="894" w:author="PR Preview" w:date="2026-01-01T00:00:00Z">
        <w:r>
          <w:t xml:space="preserve"> </w:t>
        </w:r>
      </w:ins>
      <m:oMath>
        <m:r>
          <m:t>C</m:t>
        </m:r>
      </m:oMath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be a discrete random variable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and</w:t>
        </w:r>
      </w:ins>
      <w:ins w:id="899" w:author="PR Preview" w:date="2026-01-01T00:00:00Z">
        <w:r>
          <w:t xml:space="preserve"> </w:t>
        </w:r>
      </w:ins>
      <m:oMath>
        <m:r>
          <m:t>X</m:t>
        </m:r>
      </m:oMath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a continuous random variable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with</w:t>
        </w:r>
      </w:ins>
      <w:ins w:id="904" w:author="PR Preview" w:date="2026-01-01T00:00:00Z">
        <w:r>
          <w:t xml:space="preserve"> </w:t>
        </w:r>
      </w:ins>
      <w:hyperlink r:id="rId135">
        <w:ins w:id="905" w:author="PR Preview" w:date="2026-01-01T00:00:00Z">
          <w:r>
            <w:rPr>
              <w:rStyle w:val="Hyperlink"/>
            </w:rPr>
            <w:t xml:space="preserve">joint density-mass function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2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8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6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2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del w:id="906" w:author="PR Preview" w:date="2026-01-01T00:00:00Z">
        <w:r>
          <w:rPr>
            <w:i/>
            <w:iCs/>
          </w:rPr>
          <w:delText xml:space="preserve">Remark</w:delText>
        </w:r>
      </w:del>
      <w:del w:id="907" w:author="PR Preview" w:date="2026-01-01T00:00:00Z">
        <w:r>
          <w:delText xml:space="preserve">. </w:delText>
        </w:r>
      </w:del>
      <w:hyperlink w:anchor="thm-mixture-two-stage">
        <w:del w:id="908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delText xml:space="preserve">describes how to generate a draw from a mixture:</w:delText>
        </w:r>
      </w:del>
      <w:del w:id="911" w:author="PR Preview" w:date="2026-01-01T00:00:00Z">
        <w:r>
          <w:delText xml:space="preserve"> </w:delText>
        </w:r>
      </w:del>
      <w:del w:id="912" w:author="PR Preview" w:date="2026-01-01T00:00:00Z">
        <w:r>
          <w:delText xml:space="preserve">first draw a component label</w:delText>
        </w:r>
      </w:del>
      <w:del w:id="913" w:author="PR Preview" w:date="2026-01-01T00:00:00Z">
        <w:r>
          <w:delText xml:space="preserve"> </w:delText>
        </w:r>
      </w:del>
      <m:oMath>
        <m:r>
          <m:t>C</m:t>
        </m:r>
      </m:oMath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with</w:delText>
        </w:r>
      </w:del>
      <w:del w:id="916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del w:id="917" w:author="PR Preview" w:date="2026-01-01T00:00:00Z">
        <w:r>
          <w:delText xml:space="preserve">,</w:delText>
        </w:r>
      </w:del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then draw</w:delText>
        </w:r>
      </w:del>
      <w:del w:id="920" w:author="PR Preview" w:date="2026-01-01T00:00:00Z">
        <w:r>
          <w:delText xml:space="preserve"> </w:delText>
        </w:r>
      </w:del>
      <m:oMath>
        <m:r>
          <m:t>X</m:t>
        </m:r>
      </m:oMath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from the component density</w:delText>
        </w:r>
      </w:del>
      <w:del w:id="92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del w:id="924" w:author="PR Preview" w:date="2026-01-01T00:00:00Z">
        <w:r>
          <w:delText xml:space="preserve">.</w:delText>
        </w:r>
      </w:del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In applications,</w:delText>
        </w:r>
      </w:del>
      <w:del w:id="927" w:author="PR Preview" w:date="2026-01-01T00:00:00Z">
        <w:r>
          <w:delText xml:space="preserve"> </w:delText>
        </w:r>
      </w:del>
      <m:oMath>
        <m:r>
          <m:t>C</m:t>
        </m:r>
      </m:oMath>
      <w:del w:id="928" w:author="PR Preview" w:date="2026-01-01T00:00:00Z">
        <w:r>
          <w:delText xml:space="preserve"> </w:delText>
        </w:r>
      </w:del>
      <w:del w:id="929" w:author="PR Preview" w:date="2026-01-01T00:00:00Z">
        <w:r>
          <w:delText xml:space="preserve">is often an unobserved subpopulation,</w:delText>
        </w:r>
      </w:del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such as a disease subtype.</w:delText>
        </w:r>
      </w:del>
      <w:del w:id="932" w:author="PR Preview" w:date="2026-01-01T00:00:00Z">
        <w:r>
          <w:delText xml:space="preserve"> </w:delText>
        </w:r>
      </w:del>
      <w:del w:id="933" w:author="PR Preview" w:date="2026-01-01T00:00:00Z">
        <w:r>
          <w:delText xml:space="preserve">Mixtures of multivariate densities,</w:delText>
        </w:r>
      </w:del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such as mixtures of</w:delText>
        </w:r>
      </w:del>
      <w:del w:id="936" w:author="PR Preview" w:date="2026-01-01T00:00:00Z">
        <w:r>
          <w:delText xml:space="preserve"> </w:delText>
        </w:r>
      </w:del>
      <w:hyperlink w:anchor="def-mvn">
        <w:del w:id="937" w:author="PR Preview" w:date="2026-01-01T00:00:00Z">
          <w:r>
            <w:rPr>
              <w:rStyle w:val="Hyperlink"/>
            </w:rPr>
            <w:delText xml:space="preserve">multivariate normal densities</w:delText>
          </w:r>
        </w:del>
      </w:hyperlink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delText xml:space="preserve">(Gaussian mixture models),</w:delText>
        </w:r>
      </w:del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work the same way, with</w:delText>
        </w:r>
      </w:del>
      <w:del w:id="942" w:author="PR Preview" w:date="2026-01-01T00:00:00Z">
        <w:r>
          <w:delText xml:space="preserve"> </w:delText>
        </w:r>
      </w:del>
      <m:oMath>
        <m:r>
          <m:t>p</m:t>
        </m:r>
      </m:oMath>
      <w:del w:id="943" w:author="PR Preview" w:date="2026-01-01T00:00:00Z">
        <w:r>
          <w:delText xml:space="preserve">-variable densities in place of densities on</w:delText>
        </w:r>
      </w:del>
      <w:del w:id="944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945" w:author="PR Preview" w:date="2026-01-01T00:00:00Z">
        <w:r>
          <w:delText xml:space="preserve">.</w:delText>
        </w:r>
      </w:del>
    </w:p>
    <w:p>
      <w:pPr>
        <w:pStyle w:val="BodyText"/>
      </w:pPr>
      <w:del w:id="946" w:author="PR Preview" w:date="2026-01-01T00:00:00Z">
        <w:r>
          <w:rPr>
            <w:b/>
            <w:bCs/>
          </w:rPr>
          <w:delText xml:space="preserve">Theorem 15 (The mean of a mixture is the weighted mean of the component means)</w:delText>
        </w:r>
      </w:del>
      <w:del w:id="947" w:author="PR Preview" w:date="2026-01-01T00:00:00Z">
        <w:r>
          <w:delText xml:space="preserve"> </w:delText>
        </w:r>
      </w:del>
      <w:del w:id="948" w:author="PR Preview" w:date="2026-01-01T00:00:00Z">
        <w:r>
          <w:delText xml:space="preserve">If</w:delText>
        </w:r>
      </w:del>
      <w:del w:id="949" w:author="PR Preview" w:date="2026-01-01T00:00:00Z">
        <w:r>
          <w:delText xml:space="preserve"> </w:delText>
        </w:r>
      </w:del>
      <m:oMath>
        <m:r>
          <m:t>X</m:t>
        </m:r>
      </m:oMath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delText xml:space="preserve">has density</w:delText>
        </w:r>
      </w:del>
      <w:del w:id="95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(</w:delText>
        </w:r>
      </w:del>
      <w:hyperlink w:anchor="def-mixture">
        <w:del w:id="955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956" w:author="PR Preview" w:date="2026-01-01T00:00:00Z">
        <w:r>
          <w:delText xml:space="preserve">),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and each component</w:delText>
        </w:r>
      </w:del>
      <w:del w:id="95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del w:id="960" w:author="PR Preview" w:date="2026-01-01T00:00:00Z">
        <w:r>
          <w:delText xml:space="preserve"> </w:delText>
        </w:r>
      </w:del>
      <w:del w:id="961" w:author="PR Preview" w:date="2026-01-01T00:00:00Z">
        <w:r>
          <w:delText xml:space="preserve">has a defined mean</w:delText>
        </w:r>
      </w:del>
      <w:del w:id="962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963" w:author="PR Preview" w:date="2026-01-01T00:00:00Z">
        <w:r>
          <w:delText xml:space="preserve">,</w:delText>
        </w:r>
      </w:del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then:</w:delText>
        </w:r>
      </w:del>
    </w:p>
    <w:p>
      <w:pPr>
        <w:pStyle w:val="BodyText"/>
      </w:pPr>
      <w:ins w:id="966" w:author="PR Preview" w:date="2026-01-01T00:00:00Z">
        <w:r>
          <w:rPr>
            <w:i/>
            <w:iCs/>
          </w:rPr>
          <w:t xml:space="preserve">Remark</w:t>
        </w:r>
      </w:ins>
      <w:ins w:id="967" w:author="PR Preview" w:date="2026-01-01T00:00:00Z">
        <w:r>
          <w:t xml:space="preserve">. </w:t>
        </w:r>
      </w:ins>
      <w:hyperlink w:anchor="thm-mixture-two-stage">
        <w:ins w:id="968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describes how to generate a draw from a mixture: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first draw a component label</w:t>
        </w:r>
      </w:ins>
      <w:ins w:id="973" w:author="PR Preview" w:date="2026-01-01T00:00:00Z">
        <w:r>
          <w:t xml:space="preserve"> </w:t>
        </w:r>
      </w:ins>
      <m:oMath>
        <m:r>
          <m:t>C</m:t>
        </m:r>
      </m:oMath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with</w:t>
        </w:r>
      </w:ins>
      <w:ins w:id="976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ins w:id="977" w:author="PR Preview" w:date="2026-01-01T00:00:00Z">
        <w:r>
          <w:t xml:space="preserve">,</w:t>
        </w:r>
      </w:ins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then draw</w:t>
        </w:r>
      </w:ins>
      <w:ins w:id="980" w:author="PR Preview" w:date="2026-01-01T00:00:00Z">
        <w:r>
          <w:t xml:space="preserve"> </w:t>
        </w:r>
      </w:ins>
      <m:oMath>
        <m:r>
          <m:t>X</m:t>
        </m:r>
      </m:oMath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from the component density</w:t>
        </w:r>
      </w:ins>
      <w:ins w:id="98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ins w:id="984" w:author="PR Preview" w:date="2026-01-01T00:00:00Z">
        <w:r>
          <w:t xml:space="preserve">.</w:t>
        </w:r>
      </w:ins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In applications,</w:t>
        </w:r>
      </w:ins>
      <w:ins w:id="987" w:author="PR Preview" w:date="2026-01-01T00:00:00Z">
        <w:r>
          <w:t xml:space="preserve"> </w:t>
        </w:r>
      </w:ins>
      <m:oMath>
        <m:r>
          <m:t>C</m:t>
        </m:r>
      </m:oMath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is often an unobserved subpopulation,</w:t>
        </w:r>
      </w:ins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such as a disease subtype.</w:t>
        </w:r>
      </w:ins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Mixtures of multivariate densities,</w:t>
        </w:r>
      </w:ins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such as mixtures of</w:t>
        </w:r>
      </w:ins>
      <w:ins w:id="996" w:author="PR Preview" w:date="2026-01-01T00:00:00Z">
        <w:r>
          <w:t xml:space="preserve"> </w:t>
        </w:r>
      </w:ins>
      <w:hyperlink w:anchor="def-mvn">
        <w:ins w:id="997" w:author="PR Preview" w:date="2026-01-01T00:00:00Z">
          <w:r>
            <w:rPr>
              <w:rStyle w:val="Hyperlink"/>
            </w:rPr>
            <w:t xml:space="preserve">multivariate normal densities</w:t>
          </w:r>
        </w:ins>
      </w:hyperlink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(Gaussian mixture models),</w:t>
        </w:r>
      </w:ins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work the same way, with</w:t>
        </w:r>
      </w:ins>
      <w:ins w:id="1002" w:author="PR Preview" w:date="2026-01-01T00:00:00Z">
        <w:r>
          <w:t xml:space="preserve"> </w:t>
        </w:r>
      </w:ins>
      <m:oMath>
        <m:r>
          <m:t>p</m:t>
        </m:r>
      </m:oMath>
      <w:ins w:id="1003" w:author="PR Preview" w:date="2026-01-01T00:00:00Z">
        <w:r>
          <w:t xml:space="preserve">-variable densities in place of densities on</w:t>
        </w:r>
      </w:ins>
      <w:ins w:id="100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005" w:author="PR Preview" w:date="2026-01-01T00:00:00Z">
        <w:r>
          <w:t xml:space="preserve">.</w:t>
        </w:r>
      </w:ins>
    </w:p>
    <w:bookmarkStart w:id="139" w:name="thm-mixture-mean"/>
    <w:p>
      <w:pPr>
        <w:pStyle w:val="BodyText"/>
      </w:pPr>
      <w:ins w:id="1006" w:author="PR Preview" w:date="2026-01-01T00:00:00Z">
        <w:r>
          <w:rPr>
            <w:b/>
            <w:bCs/>
          </w:rPr>
          <w:t xml:space="preserve">Theorem 18 (The mean of a mixture is the weighted mean of the component means)</w:t>
        </w:r>
      </w:ins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If</w:t>
        </w:r>
      </w:ins>
      <w:ins w:id="1009" w:author="PR Preview" w:date="2026-01-01T00:00:00Z">
        <w:r>
          <w:t xml:space="preserve"> </w:t>
        </w:r>
      </w:ins>
      <m:oMath>
        <m:r>
          <m:t>X</m:t>
        </m:r>
      </m:oMath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has density</w:t>
        </w:r>
      </w:ins>
      <w:ins w:id="101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(</w:t>
        </w:r>
      </w:ins>
      <w:hyperlink w:anchor="def-mixture">
        <w:ins w:id="1015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016" w:author="PR Preview" w:date="2026-01-01T00:00:00Z">
        <w:r>
          <w:t xml:space="preserve">),</w:t>
        </w:r>
      </w:ins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and each component</w:t>
        </w:r>
      </w:ins>
      <w:ins w:id="101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has a defined mean</w:t>
        </w:r>
      </w:ins>
      <w:ins w:id="1022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1023" w:author="PR Preview" w:date="2026-01-01T00:00:00Z">
        <w:r>
          <w:t xml:space="preserve">,</w:t>
        </w:r>
      </w:ins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then: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40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41" w:name="thm-mixture-posterior"/>
    <w:p>
      <w:pPr>
        <w:pStyle w:val="BodyText"/>
      </w:pPr>
      <w:del w:id="1026" w:author="PR Preview" w:date="2026-01-01T00:00:00Z">
        <w:r>
          <w:rPr>
            <w:b/>
            <w:bCs/>
          </w:rPr>
          <w:delText xml:space="preserve">Theorem 16 (Which component did an observation come from?)</w:delText>
        </w:r>
      </w:del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Under the conditions of</w:delText>
        </w:r>
      </w:del>
      <w:del w:id="1029" w:author="PR Preview" w:date="2026-01-01T00:00:00Z">
        <w:r>
          <w:delText xml:space="preserve"> </w:delText>
        </w:r>
      </w:del>
      <w:hyperlink w:anchor="thm-mixture-two-stage">
        <w:del w:id="1030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031" w:author="PR Preview" w:date="2026-01-01T00:00:00Z">
        <w:r>
          <w:delText xml:space="preserve">,</w:delText>
        </w:r>
      </w:del>
      <w:del w:id="1032" w:author="PR Preview" w:date="2026-01-01T00:00:00Z">
        <w:r>
          <w:delText xml:space="preserve"> </w:delText>
        </w:r>
      </w:del>
      <w:del w:id="1033" w:author="PR Preview" w:date="2026-01-01T00:00:00Z">
        <w:r>
          <w:delText xml:space="preserve">for each</w:delText>
        </w:r>
      </w:del>
      <w:del w:id="1034" w:author="PR Preview" w:date="2026-01-01T00:00:00Z">
        <w:r>
          <w:delText xml:space="preserve"> </w:delText>
        </w:r>
      </w:del>
      <m:oMath>
        <m:r>
          <m:t>x</m:t>
        </m:r>
      </m:oMath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with</w:delText>
        </w:r>
      </w:del>
      <w:del w:id="103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103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del w:id="1039" w:author="PR Preview" w:date="2026-01-01T00:00:00Z">
        <w:r>
          <w:rPr>
            <w:i/>
            <w:iCs/>
          </w:rPr>
          <w:delText xml:space="preserve">Proof</w:delText>
        </w:r>
      </w:del>
      <w:del w:id="1040" w:author="PR Preview" w:date="2026-01-01T00:00:00Z">
        <w:r>
          <w:delText xml:space="preserve">. </w:delText>
        </w:r>
      </w:del>
      <w:del w:id="1041" w:author="PR Preview" w:date="2026-01-01T00:00:00Z">
        <w:r>
          <w:delText xml:space="preserve">By</w:delText>
        </w:r>
      </w:del>
      <w:del w:id="1042" w:author="PR Preview" w:date="2026-01-01T00:00:00Z">
        <w:r>
          <w:delText xml:space="preserve"> </w:delText>
        </w:r>
      </w:del>
      <w:hyperlink w:anchor="thm-mixture-two-stage">
        <w:del w:id="1043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044" w:author="PR Preview" w:date="2026-01-01T00:00:00Z">
        <w:r>
          <w:delText xml:space="preserve">,</w:delText>
        </w:r>
      </w:del>
      <w:del w:id="104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is a density of</w:delText>
        </w:r>
      </w:del>
      <w:del w:id="1048" w:author="PR Preview" w:date="2026-01-01T00:00:00Z">
        <w:r>
          <w:delText xml:space="preserve"> </w:delText>
        </w:r>
      </w:del>
      <m:oMath>
        <m:r>
          <m:t>X</m:t>
        </m:r>
      </m:oMath>
      <w:del w:id="1049" w:author="PR Preview" w:date="2026-01-01T00:00:00Z">
        <w:r>
          <w:delText xml:space="preserve">.</w:delText>
        </w:r>
      </w:del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By the</w:delText>
        </w:r>
      </w:del>
      <w:del w:id="1052" w:author="PR Preview" w:date="2026-01-01T00:00:00Z">
        <w:r>
          <w:delText xml:space="preserve"> </w:delText>
        </w:r>
      </w:del>
      <w:hyperlink r:id="rId136">
        <w:del w:id="1053" w:author="PR Preview" w:date="2026-01-01T00:00:00Z">
          <w:r>
            <w:rPr>
              <w:rStyle w:val="Hyperlink"/>
            </w:rPr>
            <w:delText xml:space="preserve">definition of the conditional PMF</w:delText>
          </w:r>
        </w:del>
      </w:hyperlink>
      <w:del w:id="1054" w:author="PR Preview" w:date="2026-01-01T00:00:00Z">
        <w:r>
          <w:delText xml:space="preserve"> </w:delText>
        </w:r>
      </w:del>
      <w:del w:id="1055" w:author="PR Preview" w:date="2026-01-01T00:00:00Z">
        <w:r>
          <w:delText xml:space="preserve">(the case</w:delText>
        </w:r>
      </w:del>
      <w:del w:id="1056" w:author="PR Preview" w:date="2026-01-01T00:00:00Z">
        <w:r>
          <w:delText xml:space="preserve"> </w:delText>
        </w:r>
      </w:del>
      <m:oMath>
        <m:r>
          <m:t>X</m:t>
        </m:r>
      </m:oMath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delText xml:space="preserve">continuous,</w:delText>
        </w:r>
      </w:del>
      <w:del w:id="1059" w:author="PR Preview" w:date="2026-01-01T00:00:00Z">
        <w:r>
          <w:delText xml:space="preserve"> </w:delText>
        </w:r>
      </w:del>
      <m:oMath>
        <m:r>
          <m:t>C</m:t>
        </m:r>
      </m:oMath>
      <w:del w:id="1060" w:author="PR Preview" w:date="2026-01-01T00:00:00Z">
        <w:r>
          <w:delText xml:space="preserve"> </w:delText>
        </w:r>
      </w:del>
      <w:del w:id="1061" w:author="PR Preview" w:date="2026-01-01T00:00:00Z">
        <w:r>
          <w:delText xml:space="preserve">discrete):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062" w:author="PR Preview" w:date="2026-01-01T00:00:00Z">
        <w:r>
          <w:rPr>
            <w:i/>
            <w:iCs/>
          </w:rPr>
          <w:delText xml:space="preserve">Remark</w:delText>
        </w:r>
      </w:del>
      <w:del w:id="1063" w:author="PR Preview" w:date="2026-01-01T00:00:00Z">
        <w:r>
          <w:delText xml:space="preserve">. </w:delText>
        </w:r>
      </w:del>
      <w:hyperlink w:anchor="thm-mixture-posterior">
        <w:del w:id="1064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has the form of</w:delText>
        </w:r>
      </w:del>
      <w:del w:id="1067" w:author="PR Preview" w:date="2026-01-01T00:00:00Z">
        <w:r>
          <w:delText xml:space="preserve"> </w:delText>
        </w:r>
      </w:del>
      <w:hyperlink r:id="rId142">
        <w:del w:id="1068" w:author="PR Preview" w:date="2026-01-01T00:00:00Z">
          <w:r>
            <w:rPr>
              <w:rStyle w:val="Hyperlink"/>
            </w:rPr>
            <w:delText xml:space="preserve">Bayes’ theorem</w:delText>
          </w:r>
        </w:del>
      </w:hyperlink>
      <w:del w:id="1069" w:author="PR Preview" w:date="2026-01-01T00:00:00Z">
        <w:r>
          <w:delText xml:space="preserve">,</w:delText>
        </w:r>
      </w:del>
      <w:del w:id="1070" w:author="PR Preview" w:date="2026-01-01T00:00:00Z">
        <w:r>
          <w:delText xml:space="preserve"> </w:delText>
        </w:r>
      </w:del>
      <w:del w:id="1071" w:author="PR Preview" w:date="2026-01-01T00:00:00Z">
        <w:r>
          <w:delText xml:space="preserve">with densities in place of some probabilities:</w:delText>
        </w:r>
      </w:del>
      <w:del w:id="1072" w:author="PR Preview" w:date="2026-01-01T00:00:00Z">
        <w:r>
          <w:delText xml:space="preserve"> </w:delText>
        </w:r>
      </w:del>
      <w:del w:id="1073" w:author="PR Preview" w:date="2026-01-01T00:00:00Z">
        <w:r>
          <w:delText xml:space="preserve">the prior probability</w:delText>
        </w:r>
      </w:del>
      <w:del w:id="1074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c</m:t>
            </m:r>
          </m:sub>
        </m:sSub>
      </m:oMath>
      <w:del w:id="1075" w:author="PR Preview" w:date="2026-01-01T00:00:00Z">
        <w:r>
          <w:delText xml:space="preserve"> </w:delText>
        </w:r>
      </w:del>
      <w:del w:id="1076" w:author="PR Preview" w:date="2026-01-01T00:00:00Z">
        <w:r>
          <w:delText xml:space="preserve">of component</w:delText>
        </w:r>
      </w:del>
      <w:del w:id="1077" w:author="PR Preview" w:date="2026-01-01T00:00:00Z">
        <w:r>
          <w:delText xml:space="preserve"> </w:delText>
        </w:r>
      </w:del>
      <m:oMath>
        <m:r>
          <m:t>c</m:t>
        </m:r>
      </m:oMath>
      <w:del w:id="1078" w:author="PR Preview" w:date="2026-01-01T00:00:00Z">
        <w:r>
          <w:delText xml:space="preserve"> </w:delText>
        </w:r>
      </w:del>
      <w:del w:id="1079" w:author="PR Preview" w:date="2026-01-01T00:00:00Z">
        <w:r>
          <w:delText xml:space="preserve">is multiplied by the component density</w:delText>
        </w:r>
      </w:del>
      <w:del w:id="108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at the observation</w:delText>
        </w:r>
      </w:del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and divided by the overall density</w:delText>
        </w:r>
      </w:del>
      <w:del w:id="108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086" w:author="PR Preview" w:date="2026-01-01T00:00:00Z">
        <w:r>
          <w:delText xml:space="preserve">,</w:delText>
        </w:r>
      </w:del>
      <w:del w:id="1087" w:author="PR Preview" w:date="2026-01-01T00:00:00Z">
        <w:r>
          <w:delText xml:space="preserve"> </w:delText>
        </w:r>
      </w:del>
      <w:del w:id="1088" w:author="PR Preview" w:date="2026-01-01T00:00:00Z">
        <w:r>
          <w:delText xml:space="preserve">which plays the role of the</w:delText>
        </w:r>
      </w:del>
      <w:del w:id="1089" w:author="PR Preview" w:date="2026-01-01T00:00:00Z">
        <w:r>
          <w:delText xml:space="preserve"> </w:delText>
        </w:r>
      </w:del>
      <w:hyperlink r:id="rId143">
        <w:del w:id="1090" w:author="PR Preview" w:date="2026-01-01T00:00:00Z">
          <w:r>
            <w:rPr>
              <w:rStyle w:val="Hyperlink"/>
            </w:rPr>
            <w:delText xml:space="preserve">law of total probability</w:delText>
          </w:r>
        </w:del>
      </w:hyperlink>
      <w:del w:id="1091" w:author="PR Preview" w:date="2026-01-01T00:00:00Z">
        <w:r>
          <w:delText xml:space="preserve">.</w:delText>
        </w:r>
      </w:del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In machine learning,</w:delText>
        </w:r>
      </w:del>
      <w:del w:id="109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is called the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rPr>
            <w:b/>
            <w:bCs/>
          </w:rPr>
          <w:delText xml:space="preserve">responsibility</w:delText>
        </w:r>
      </w:del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delText xml:space="preserve">of component</w:delText>
        </w:r>
      </w:del>
      <w:del w:id="1101" w:author="PR Preview" w:date="2026-01-01T00:00:00Z">
        <w:r>
          <w:delText xml:space="preserve"> </w:delText>
        </w:r>
      </w:del>
      <m:oMath>
        <m:r>
          <m:t>c</m:t>
        </m:r>
      </m:oMath>
      <w:del w:id="1102" w:author="PR Preview" w:date="2026-01-01T00:00:00Z">
        <w:r>
          <w:delText xml:space="preserve"> </w:delText>
        </w:r>
      </w:del>
      <w:del w:id="1103" w:author="PR Preview" w:date="2026-01-01T00:00:00Z">
        <w:r>
          <w:delText xml:space="preserve">for</w:delText>
        </w:r>
      </w:del>
      <w:del w:id="1104" w:author="PR Preview" w:date="2026-01-01T00:00:00Z">
        <w:r>
          <w:delText xml:space="preserve"> </w:delText>
        </w:r>
      </w:del>
      <m:oMath>
        <m:r>
          <m:t>x</m:t>
        </m:r>
      </m:oMath>
      <w:del w:id="1105" w:author="PR Preview" w:date="2026-01-01T00:00:00Z">
        <w:r>
          <w:delText xml:space="preserve">.</w:delText>
        </w:r>
      </w:del>
    </w:p>
    <w:p>
      <w:pPr>
        <w:pStyle w:val="BodyText"/>
      </w:pPr>
      <w:ins w:id="1106" w:author="PR Preview" w:date="2026-01-01T00:00:00Z">
        <w:r>
          <w:rPr>
            <w:b/>
            <w:bCs/>
          </w:rPr>
          <w:t xml:space="preserve">Theorem 19 (Which component did an observation come from?)</w:t>
        </w:r>
      </w:ins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Under the conditions of</w:t>
        </w:r>
      </w:ins>
      <w:ins w:id="1109" w:author="PR Preview" w:date="2026-01-01T00:00:00Z">
        <w:r>
          <w:t xml:space="preserve"> </w:t>
        </w:r>
      </w:ins>
      <w:hyperlink w:anchor="thm-mixture-two-stage">
        <w:ins w:id="1110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111" w:author="PR Preview" w:date="2026-01-01T00:00:00Z">
        <w:r>
          <w:t xml:space="preserve">,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for each</w:t>
        </w:r>
      </w:ins>
      <w:ins w:id="1114" w:author="PR Preview" w:date="2026-01-01T00:00:00Z">
        <w:r>
          <w:t xml:space="preserve"> </w:t>
        </w:r>
      </w:ins>
      <m:oMath>
        <m:r>
          <m:t>x</m:t>
        </m:r>
      </m:oMath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with</w:t>
        </w:r>
      </w:ins>
      <w:ins w:id="111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111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41"/>
    <w:p>
      <w:pPr>
        <w:pStyle w:val="FirstParagraph"/>
      </w:pPr>
      <w:ins w:id="1119" w:author="PR Preview" w:date="2026-01-01T00:00:00Z">
        <w:r>
          <w:rPr>
            <w:i/>
            <w:iCs/>
          </w:rPr>
          <w:t xml:space="preserve">Proof</w:t>
        </w:r>
      </w:ins>
      <w:ins w:id="1120" w:author="PR Preview" w:date="2026-01-01T00:00:00Z">
        <w:r>
          <w:t xml:space="preserve">. </w:t>
        </w:r>
      </w:ins>
      <w:ins w:id="1121" w:author="PR Preview" w:date="2026-01-01T00:00:00Z">
        <w:r>
          <w:t xml:space="preserve">By</w:t>
        </w:r>
      </w:ins>
      <w:ins w:id="1122" w:author="PR Preview" w:date="2026-01-01T00:00:00Z">
        <w:r>
          <w:t xml:space="preserve"> </w:t>
        </w:r>
      </w:ins>
      <w:hyperlink w:anchor="thm-mixture-two-stage">
        <w:ins w:id="1123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124" w:author="PR Preview" w:date="2026-01-01T00:00:00Z">
        <w:r>
          <w:t xml:space="preserve">,</w:t>
        </w:r>
      </w:ins>
      <w:ins w:id="112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is a density of</w:t>
        </w:r>
      </w:ins>
      <w:ins w:id="1128" w:author="PR Preview" w:date="2026-01-01T00:00:00Z">
        <w:r>
          <w:t xml:space="preserve"> </w:t>
        </w:r>
      </w:ins>
      <m:oMath>
        <m:r>
          <m:t>X</m:t>
        </m:r>
      </m:oMath>
      <w:ins w:id="1129" w:author="PR Preview" w:date="2026-01-01T00:00:00Z">
        <w:r>
          <w:t xml:space="preserve">.</w:t>
        </w:r>
      </w:ins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By the</w:t>
        </w:r>
      </w:ins>
      <w:ins w:id="1132" w:author="PR Preview" w:date="2026-01-01T00:00:00Z">
        <w:r>
          <w:t xml:space="preserve"> </w:t>
        </w:r>
      </w:ins>
      <w:hyperlink r:id="rId136">
        <w:ins w:id="1133" w:author="PR Preview" w:date="2026-01-01T00:00:00Z">
          <w:r>
            <w:rPr>
              <w:rStyle w:val="Hyperlink"/>
            </w:rPr>
            <w:t xml:space="preserve">definition of the conditional PMF</w:t>
          </w:r>
        </w:ins>
      </w:hyperlink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(the case</w:t>
        </w:r>
      </w:ins>
      <w:ins w:id="1136" w:author="PR Preview" w:date="2026-01-01T00:00:00Z">
        <w:r>
          <w:t xml:space="preserve"> </w:t>
        </w:r>
      </w:ins>
      <m:oMath>
        <m:r>
          <m:t>X</m:t>
        </m:r>
      </m:oMath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continuous,</w:t>
        </w:r>
      </w:ins>
      <w:ins w:id="1139" w:author="PR Preview" w:date="2026-01-01T00:00:00Z">
        <w:r>
          <w:t xml:space="preserve"> </w:t>
        </w:r>
      </w:ins>
      <m:oMath>
        <m:r>
          <m:t>C</m:t>
        </m:r>
      </m:oMath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discrete):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142" w:author="PR Preview" w:date="2026-01-01T00:00:00Z">
        <w:r>
          <w:rPr>
            <w:i/>
            <w:iCs/>
          </w:rPr>
          <w:t xml:space="preserve">Remark</w:t>
        </w:r>
      </w:ins>
      <w:ins w:id="1143" w:author="PR Preview" w:date="2026-01-01T00:00:00Z">
        <w:r>
          <w:t xml:space="preserve">. </w:t>
        </w:r>
      </w:ins>
      <w:hyperlink w:anchor="thm-mixture-posterior">
        <w:ins w:id="1144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has the form of</w:t>
        </w:r>
      </w:ins>
      <w:ins w:id="1147" w:author="PR Preview" w:date="2026-01-01T00:00:00Z">
        <w:r>
          <w:t xml:space="preserve"> </w:t>
        </w:r>
      </w:ins>
      <w:hyperlink r:id="rId142">
        <w:ins w:id="1148" w:author="PR Preview" w:date="2026-01-01T00:00:00Z">
          <w:r>
            <w:rPr>
              <w:rStyle w:val="Hyperlink"/>
            </w:rPr>
            <w:t xml:space="preserve">Bayes’ theorem</w:t>
          </w:r>
        </w:ins>
      </w:hyperlink>
      <w:ins w:id="1149" w:author="PR Preview" w:date="2026-01-01T00:00:00Z">
        <w:r>
          <w:t xml:space="preserve">,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with densities in place of some probabilities: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the prior probability</w:t>
        </w:r>
      </w:ins>
      <w:ins w:id="1154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c</m:t>
            </m:r>
          </m:sub>
        </m:sSub>
      </m:oMath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of component</w:t>
        </w:r>
      </w:ins>
      <w:ins w:id="1157" w:author="PR Preview" w:date="2026-01-01T00:00:00Z">
        <w:r>
          <w:t xml:space="preserve"> </w:t>
        </w:r>
      </w:ins>
      <m:oMath>
        <m:r>
          <m:t>c</m:t>
        </m:r>
      </m:oMath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is multiplied by the component density</w:t>
        </w:r>
      </w:ins>
      <w:ins w:id="116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at the observation</w:t>
        </w:r>
      </w:ins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and divided by the overall density</w:t>
        </w:r>
      </w:ins>
      <w:ins w:id="116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166" w:author="PR Preview" w:date="2026-01-01T00:00:00Z">
        <w:r>
          <w:t xml:space="preserve">,</w:t>
        </w:r>
      </w:ins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which plays the role of the</w:t>
        </w:r>
      </w:ins>
      <w:ins w:id="1169" w:author="PR Preview" w:date="2026-01-01T00:00:00Z">
        <w:r>
          <w:t xml:space="preserve"> </w:t>
        </w:r>
      </w:ins>
      <w:hyperlink r:id="rId143">
        <w:ins w:id="1170" w:author="PR Preview" w:date="2026-01-01T00:00:00Z">
          <w:r>
            <w:rPr>
              <w:rStyle w:val="Hyperlink"/>
            </w:rPr>
            <w:t xml:space="preserve">law of total probability</w:t>
          </w:r>
        </w:ins>
      </w:hyperlink>
      <w:ins w:id="1171" w:author="PR Preview" w:date="2026-01-01T00:00:00Z">
        <w:r>
          <w:t xml:space="preserve">.</w:t>
        </w:r>
      </w:ins>
    </w:p>
    <w:bookmarkStart w:id="144" w:name="def-responsibility"/>
    <w:p>
      <w:pPr>
        <w:pStyle w:val="BodyText"/>
      </w:pPr>
      <w:ins w:id="1172" w:author="PR Preview" w:date="2026-01-01T00:00:00Z">
        <w:r>
          <w:rPr>
            <w:b/>
            <w:bCs/>
          </w:rPr>
          <w:t xml:space="preserve">Definition 12 (Responsibility of a mixture component)</w:t>
        </w:r>
      </w:ins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In the setting of</w:t>
        </w:r>
      </w:ins>
      <w:ins w:id="1175" w:author="PR Preview" w:date="2026-01-01T00:00:00Z">
        <w:r>
          <w:t xml:space="preserve"> </w:t>
        </w:r>
      </w:ins>
      <w:hyperlink w:anchor="thm-mixture-posterior">
        <w:ins w:id="1176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1177" w:author="PR Preview" w:date="2026-01-01T00:00:00Z">
        <w:r>
          <w:t xml:space="preserve">,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the conditional probability</w:t>
        </w:r>
      </w:ins>
      <w:ins w:id="1180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is called,</w:t>
        </w:r>
      </w:ins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in machine learning,</w:t>
        </w:r>
      </w:ins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the</w:t>
        </w:r>
      </w:ins>
      <w:ins w:id="1187" w:author="PR Preview" w:date="2026-01-01T00:00:00Z">
        <w:r>
          <w:t xml:space="preserve"> </w:t>
        </w:r>
      </w:ins>
      <w:ins w:id="1188" w:author="PR Preview" w:date="2026-01-01T00:00:00Z">
        <w:r>
          <w:rPr>
            <w:b/>
            <w:bCs/>
          </w:rPr>
          <w:t xml:space="preserve">responsibility</w:t>
        </w:r>
      </w:ins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of component</w:t>
        </w:r>
      </w:ins>
      <w:ins w:id="1191" w:author="PR Preview" w:date="2026-01-01T00:00:00Z">
        <w:r>
          <w:t xml:space="preserve"> </w:t>
        </w:r>
      </w:ins>
      <m:oMath>
        <m:r>
          <m:t>c</m:t>
        </m:r>
      </m:oMath>
      <w:ins w:id="1192" w:author="PR Preview" w:date="2026-01-01T00:00:00Z">
        <w:r>
          <w:t xml:space="preserve"> </w:t>
        </w:r>
      </w:ins>
      <w:ins w:id="1193" w:author="PR Preview" w:date="2026-01-01T00:00:00Z">
        <w:r>
          <w:t xml:space="preserve">for</w:t>
        </w:r>
      </w:ins>
      <w:ins w:id="1194" w:author="PR Preview" w:date="2026-01-01T00:00:00Z">
        <w:r>
          <w:t xml:space="preserve"> </w:t>
        </w:r>
      </w:ins>
      <m:oMath>
        <m:r>
          <m:t>x</m:t>
        </m:r>
      </m:oMath>
      <w:ins w:id="1195" w:author="PR Preview" w:date="2026-01-01T00:00:00Z">
        <w:r>
          <w:t xml:space="preserve">.</w:t>
        </w:r>
      </w:ins>
    </w:p>
    <w:bookmarkEnd w:id="144"/>
    <w:bookmarkStart w:id="145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del w:id="1196" w:author="PR Preview" w:date="2026-01-01T00:00:00Z">
        <w:r>
          <w:rPr>
            <w:b/>
            <w:bCs/>
          </w:rPr>
          <w:delText xml:space="preserve">Mean.</w:delText>
        </w:r>
      </w:del>
      <w:del w:id="1197" w:author="PR Preview" w:date="2026-01-01T00:00:00Z">
        <w:r>
          <w:delText xml:space="preserve"> </w:delText>
        </w:r>
      </w:del>
      <w:del w:id="1198" w:author="PR Preview" w:date="2026-01-01T00:00:00Z">
        <w:r>
          <w:delText xml:space="preserve">By</w:delText>
        </w:r>
      </w:del>
      <w:del w:id="1199" w:author="PR Preview" w:date="2026-01-01T00:00:00Z">
        <w:r>
          <w:delText xml:space="preserve"> </w:delText>
        </w:r>
      </w:del>
      <w:hyperlink w:anchor="thm-mixture-mean">
        <w:del w:id="1200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delText xml:space="preserve">and the</w:delText>
        </w:r>
      </w:del>
      <w:del w:id="1203" w:author="PR Preview" w:date="2026-01-01T00:00:00Z">
        <w:r>
          <w:delText xml:space="preserve"> </w:delText>
        </w:r>
      </w:del>
      <w:hyperlink r:id="rId108">
        <w:del w:id="1204" w:author="PR Preview" w:date="2026-01-01T00:00:00Z">
          <w:r>
            <w:rPr>
              <w:rStyle w:val="Hyperlink"/>
            </w:rPr>
            <w:delText xml:space="preserve">normal means</w:delText>
          </w:r>
        </w:del>
      </w:hyperlink>
      <w:del w:id="1205" w:author="PR Preview" w:date="2026-01-01T00:00:00Z">
        <w:r>
          <w:delText xml:space="preserve">,</w:delText>
        </w:r>
      </w:del>
    </w:p>
    <w:p>
      <w:pPr>
        <w:numPr>
          <w:ilvl w:val="0"/>
          <w:numId w:val="1013"/>
        </w:numPr>
      </w:pPr>
      <w:ins w:id="1206" w:author="PR Preview" w:date="2026-01-01T00:00:00Z">
        <w:r>
          <w:rPr>
            <w:b/>
            <w:bCs/>
          </w:rPr>
          <w:t xml:space="preserve">Mean.</w:t>
        </w:r>
      </w:ins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By</w:t>
        </w:r>
      </w:ins>
      <w:ins w:id="1209" w:author="PR Preview" w:date="2026-01-01T00:00:00Z">
        <w:r>
          <w:t xml:space="preserve"> </w:t>
        </w:r>
      </w:ins>
      <w:hyperlink w:anchor="thm-mixture-mean">
        <w:ins w:id="1210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and the</w:t>
        </w:r>
      </w:ins>
      <w:ins w:id="1213" w:author="PR Preview" w:date="2026-01-01T00:00:00Z">
        <w:r>
          <w:t xml:space="preserve"> </w:t>
        </w:r>
      </w:ins>
      <w:hyperlink r:id="rId108">
        <w:ins w:id="1214" w:author="PR Preview" w:date="2026-01-01T00:00:00Z">
          <w:r>
            <w:rPr>
              <w:rStyle w:val="Hyperlink"/>
            </w:rPr>
            <w:t xml:space="preserve">normal means</w:t>
          </w:r>
        </w:ins>
      </w:hyperlink>
      <w:ins w:id="121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del w:id="1216" w:author="PR Preview" w:date="2026-01-01T00:00:00Z">
        <w:r>
          <w:rPr>
            <w:b/>
            <w:bCs/>
          </w:rPr>
          <w:delText xml:space="preserve">Responsibilities.</w:delText>
        </w:r>
      </w:del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By</w:delText>
        </w:r>
      </w:del>
      <w:del w:id="1219" w:author="PR Preview" w:date="2026-01-01T00:00:00Z">
        <w:r>
          <w:delText xml:space="preserve"> </w:delText>
        </w:r>
      </w:del>
      <w:hyperlink w:anchor="thm-mixture-posterior">
        <w:del w:id="1220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1221" w:author="PR Preview" w:date="2026-01-01T00:00:00Z">
        <w:r>
          <w:delText xml:space="preserve">,</w:delText>
        </w:r>
      </w:del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at</w:delText>
        </w:r>
      </w:del>
      <w:del w:id="122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3</m:t>
        </m:r>
      </m:oMath>
      <w:del w:id="1225" w:author="PR Preview" w:date="2026-01-01T00:00:00Z">
        <w:r>
          <w:delText xml:space="preserve">, halfway between the component means,</w:delText>
        </w:r>
      </w:del>
      <w:del w:id="122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del w:id="1227" w:author="PR Preview" w:date="2026-01-01T00:00:00Z">
        <w:r>
          <w:delText xml:space="preserve"> </w:delText>
        </w:r>
      </w:del>
      <w:del w:id="1228" w:author="PR Preview" w:date="2026-01-01T00:00:00Z">
        <w:r>
          <w:delText xml:space="preserve">by the symmetry of the normal density, so:</w:delText>
        </w:r>
      </w:del>
    </w:p>
    <w:p>
      <w:pPr>
        <w:numPr>
          <w:ilvl w:val="0"/>
          <w:numId w:val="1013"/>
        </w:numPr>
      </w:pPr>
      <w:ins w:id="1229" w:author="PR Preview" w:date="2026-01-01T00:00:00Z">
        <w:r>
          <w:rPr>
            <w:b/>
            <w:bCs/>
          </w:rPr>
          <w:t xml:space="preserve">Responsibilities.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By</w:t>
        </w:r>
      </w:ins>
      <w:ins w:id="1232" w:author="PR Preview" w:date="2026-01-01T00:00:00Z">
        <w:r>
          <w:t xml:space="preserve"> </w:t>
        </w:r>
      </w:ins>
      <w:hyperlink w:anchor="thm-mixture-posterior">
        <w:ins w:id="1233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1234" w:author="PR Preview" w:date="2026-01-01T00:00:00Z">
        <w:r>
          <w:t xml:space="preserve">,</w:t>
        </w:r>
      </w:ins>
      <w:ins w:id="1235" w:author="PR Preview" w:date="2026-01-01T00:00:00Z">
        <w:r>
          <w:t xml:space="preserve"> </w:t>
        </w:r>
      </w:ins>
      <w:ins w:id="1236" w:author="PR Preview" w:date="2026-01-01T00:00:00Z">
        <w:r>
          <w:t xml:space="preserve">at</w:t>
        </w:r>
      </w:ins>
      <w:ins w:id="123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</m:t>
        </m:r>
      </m:oMath>
      <w:ins w:id="1238" w:author="PR Preview" w:date="2026-01-01T00:00:00Z">
        <w:r>
          <w:t xml:space="preserve">, halfway between the component means,</w:t>
        </w:r>
      </w:ins>
      <w:ins w:id="123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by the symmetry of the normal density,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6" w:name="exm-nb-mixture"/>
    <w:p>
      <w:pPr>
        <w:pStyle w:val="BodyText"/>
      </w:pPr>
      <w:del w:id="1242" w:author="PR Preview" w:date="2026-01-01T00:00:00Z">
        <w:r>
          <w:rPr>
            <w:b/>
            <w:bCs/>
          </w:rPr>
          <w:delText xml:space="preserve">Example 17 (The negative binomial as a continuous mixture)</w:delText>
        </w:r>
      </w:del>
      <w:del w:id="1243" w:author="PR Preview" w:date="2026-01-01T00:00:00Z">
        <w:r>
          <w:delText xml:space="preserve"> </w:delText>
        </w:r>
      </w:del>
      <w:del w:id="1244" w:author="PR Preview" w:date="2026-01-01T00:00:00Z">
        <w:r>
          <w:delText xml:space="preserve">The</w:delText>
        </w:r>
      </w:del>
      <w:del w:id="1245" w:author="PR Preview" w:date="2026-01-01T00:00:00Z">
        <w:r>
          <w:delText xml:space="preserve"> </w:delText>
        </w:r>
      </w:del>
      <w:hyperlink w:anchor="def-nb">
        <w:del w:id="1246" w:author="PR Preview" w:date="2026-01-01T00:00:00Z">
          <w:r>
            <w:rPr>
              <w:rStyle w:val="Hyperlink"/>
            </w:rPr>
            <w:delText xml:space="preserve">negative binomial distribution</w:delText>
          </w:r>
        </w:del>
      </w:hyperlink>
      <w:del w:id="1247" w:author="PR Preview" w:date="2026-01-01T00:00:00Z">
        <w:r>
          <w:delText xml:space="preserve"> </w:delText>
        </w:r>
      </w:del>
      <w:del w:id="1248" w:author="PR Preview" w:date="2026-01-01T00:00:00Z">
        <w:r>
          <w:delText xml:space="preserve">is a mixture of Poisson distributions</w:delText>
        </w:r>
      </w:del>
      <w:del w:id="1249" w:author="PR Preview" w:date="2026-01-01T00:00:00Z">
        <w:r>
          <w:delText xml:space="preserve"> </w:delText>
        </w:r>
      </w:del>
      <w:del w:id="1250" w:author="PR Preview" w:date="2026-01-01T00:00:00Z">
        <w:r>
          <w:delText xml:space="preserve">with a continuum of components, one for each mean</w:delText>
        </w:r>
      </w:del>
      <w:del w:id="1251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&gt;</m:t>
        </m:r>
        <m:r>
          <m:t>0</m:t>
        </m:r>
      </m:oMath>
      <w:del w:id="1252" w:author="PR Preview" w:date="2026-01-01T00:00:00Z">
        <w:r>
          <w:delText xml:space="preserve">:</w:delText>
        </w:r>
      </w:del>
      <w:del w:id="1253" w:author="PR Preview" w:date="2026-01-01T00:00:00Z">
        <w:r>
          <w:delText xml:space="preserve"> </w:delText>
        </w:r>
      </w:del>
      <w:del w:id="1254" w:author="PR Preview" w:date="2026-01-01T00:00:00Z">
        <w:r>
          <w:delText xml:space="preserve">its PMF is</w:delText>
        </w:r>
      </w:del>
      <w:del w:id="1255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del w:id="1256" w:author="PR Preview" w:date="2026-01-01T00:00:00Z">
        <w:r>
          <w:delText xml:space="preserve">,</w:delText>
        </w:r>
      </w:del>
      <w:del w:id="1257" w:author="PR Preview" w:date="2026-01-01T00:00:00Z">
        <w:r>
          <w:delText xml:space="preserve"> </w:delText>
        </w:r>
      </w:del>
      <w:del w:id="1258" w:author="PR Preview" w:date="2026-01-01T00:00:00Z">
        <w:r>
          <w:delText xml:space="preserve">where the gamma density</w:delText>
        </w:r>
      </w:del>
      <w:del w:id="1259" w:author="PR Preview" w:date="2026-01-01T00:00:00Z">
        <w:r>
          <w:delText xml:space="preserve"> </w:delText>
        </w:r>
      </w:del>
      <m:oMath>
        <m:r>
          <m:t>g</m:t>
        </m:r>
      </m:oMath>
      <w:del w:id="1260" w:author="PR Preview" w:date="2026-01-01T00:00:00Z">
        <w:r>
          <w:delText xml:space="preserve"> </w:delText>
        </w:r>
      </w:del>
      <w:del w:id="1261" w:author="PR Preview" w:date="2026-01-01T00:00:00Z">
        <w:r>
          <w:delText xml:space="preserve">plays the role of the mixing weights</w:delText>
        </w:r>
      </w:del>
      <w:del w:id="1262" w:author="PR Preview" w:date="2026-01-01T00:00:00Z">
        <w:r>
          <w:delText xml:space="preserve"> </w:delText>
        </w:r>
      </w:del>
      <w:del w:id="1263" w:author="PR Preview" w:date="2026-01-01T00:00:00Z">
        <w:r>
          <w:delText xml:space="preserve">and the integral replaces the sum in</w:delText>
        </w:r>
      </w:del>
      <w:del w:id="1264" w:author="PR Preview" w:date="2026-01-01T00:00:00Z">
        <w:r>
          <w:delText xml:space="preserve"> </w:delText>
        </w:r>
      </w:del>
      <w:hyperlink w:anchor="def-mixture">
        <w:del w:id="1265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266" w:author="PR Preview" w:date="2026-01-01T00:00:00Z">
        <w:r>
          <w:delText xml:space="preserve"> </w:delText>
        </w:r>
      </w:del>
      <w:del w:id="1267" w:author="PR Preview" w:date="2026-01-01T00:00:00Z">
        <w:r>
          <w:delText xml:space="preserve">(see the proof of</w:delText>
        </w:r>
      </w:del>
      <w:del w:id="1268" w:author="PR Preview" w:date="2026-01-01T00:00:00Z">
        <w:r>
          <w:delText xml:space="preserve"> </w:delText>
        </w:r>
      </w:del>
      <w:hyperlink w:anchor="thm-nb">
        <w:del w:id="1269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1270" w:author="PR Preview" w:date="2026-01-01T00:00:00Z">
        <w:r>
          <w:delText xml:space="preserve">).</w:delText>
        </w:r>
      </w:del>
    </w:p>
    <w:p>
      <w:pPr>
        <w:pStyle w:val="BodyText"/>
      </w:pPr>
      <w:ins w:id="1271" w:author="PR Preview" w:date="2026-01-01T00:00:00Z">
        <w:r>
          <w:rPr>
            <w:b/>
            <w:bCs/>
          </w:rPr>
          <w:t xml:space="preserve">Example 17 (The negative binomial as a continuous mixture)</w:t>
        </w:r>
      </w:ins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The</w:t>
        </w:r>
      </w:ins>
      <w:ins w:id="1274" w:author="PR Preview" w:date="2026-01-01T00:00:00Z">
        <w:r>
          <w:t xml:space="preserve"> </w:t>
        </w:r>
      </w:ins>
      <w:hyperlink w:anchor="def-nb">
        <w:ins w:id="1275" w:author="PR Preview" w:date="2026-01-01T00:00:00Z">
          <w:r>
            <w:rPr>
              <w:rStyle w:val="Hyperlink"/>
            </w:rPr>
            <w:t xml:space="preserve">negative binomial distribution</w:t>
          </w:r>
        </w:ins>
      </w:hyperlink>
      <w:ins w:id="1276" w:author="PR Preview" w:date="2026-01-01T00:00:00Z">
        <w:r>
          <w:t xml:space="preserve"> </w:t>
        </w:r>
      </w:ins>
      <w:ins w:id="1277" w:author="PR Preview" w:date="2026-01-01T00:00:00Z">
        <w:r>
          <w:t xml:space="preserve">is a mixture of Poisson distributions</w:t>
        </w:r>
      </w:ins>
      <w:ins w:id="1278" w:author="PR Preview" w:date="2026-01-01T00:00:00Z">
        <w:r>
          <w:t xml:space="preserve"> </w:t>
        </w:r>
      </w:ins>
      <w:ins w:id="1279" w:author="PR Preview" w:date="2026-01-01T00:00:00Z">
        <w:r>
          <w:t xml:space="preserve">with a continuum of components, one for each mean</w:t>
        </w:r>
      </w:ins>
      <w:ins w:id="1280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1281" w:author="PR Preview" w:date="2026-01-01T00:00:00Z">
        <w:r>
          <w:t xml:space="preserve">:</w:t>
        </w:r>
      </w:ins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its PMF is</w:t>
        </w:r>
      </w:ins>
      <w:ins w:id="1284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ins w:id="1285" w:author="PR Preview" w:date="2026-01-01T00:00:00Z">
        <w:r>
          <w:t xml:space="preserve">,</w:t>
        </w:r>
      </w:ins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where the gamma density</w:t>
        </w:r>
      </w:ins>
      <w:ins w:id="1288" w:author="PR Preview" w:date="2026-01-01T00:00:00Z">
        <w:r>
          <w:t xml:space="preserve"> </w:t>
        </w:r>
      </w:ins>
      <m:oMath>
        <m:r>
          <m:t>g</m:t>
        </m:r>
      </m:oMath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plays the role of the mixing weights</w:t>
        </w:r>
      </w:ins>
      <w:ins w:id="1291" w:author="PR Preview" w:date="2026-01-01T00:00:00Z">
        <w:r>
          <w:t xml:space="preserve"> </w:t>
        </w:r>
      </w:ins>
      <w:ins w:id="1292" w:author="PR Preview" w:date="2026-01-01T00:00:00Z">
        <w:r>
          <w:t xml:space="preserve">and the integral replaces the sum in</w:t>
        </w:r>
      </w:ins>
      <w:ins w:id="1293" w:author="PR Preview" w:date="2026-01-01T00:00:00Z">
        <w:r>
          <w:t xml:space="preserve"> </w:t>
        </w:r>
      </w:ins>
      <w:hyperlink w:anchor="def-mixture">
        <w:ins w:id="1294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295" w:author="PR Preview" w:date="2026-01-01T00:00:00Z">
        <w:r>
          <w:t xml:space="preserve"> </w:t>
        </w:r>
      </w:ins>
      <w:ins w:id="1296" w:author="PR Preview" w:date="2026-01-01T00:00:00Z">
        <w:r>
          <w:t xml:space="preserve">(see the proof of</w:t>
        </w:r>
      </w:ins>
      <w:ins w:id="1297" w:author="PR Preview" w:date="2026-01-01T00:00:00Z">
        <w:r>
          <w:t xml:space="preserve"> </w:t>
        </w:r>
      </w:ins>
      <w:hyperlink w:anchor="thm-nb">
        <w:ins w:id="1298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299" w:author="PR Preview" w:date="2026-01-01T00:00:00Z">
        <w:r>
          <w:t xml:space="preserve">).</w:t>
        </w:r>
      </w:ins>
    </w:p>
    <w:bookmarkEnd w:id="146"/>
    <w:bookmarkEnd w:id="147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3" Type="http://schemas.openxmlformats.org/officeDocument/2006/relationships/image" Target="media/rId53.png"/><Relationship Id="rId78" Type="http://schemas.openxmlformats.org/officeDocument/2006/relationships/image" Target="media/rId78.png"/><Relationship Id="rId30" Type="http://schemas.openxmlformats.org/officeDocument/2006/relationships/image" Target="media/rId30.png"/><Relationship Id="rId26" Type="http://schemas.openxmlformats.org/officeDocument/2006/relationships/image" Target="media/rId26.png"/><Relationship Id="rId136" Type="http://schemas.openxmlformats.org/officeDocument/2006/relationships/hyperlink" Target="expectation.qmd#def-cond-mixed" TargetMode="External"/><Relationship Id="rId140" Type="http://schemas.openxmlformats.org/officeDocument/2006/relationships/hyperlink" Target="expectation.qmd#def-expectation" TargetMode="External"/><Relationship Id="rId104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8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91" Type="http://schemas.openxmlformats.org/officeDocument/2006/relationships/hyperlink" Target="expectation.qmd#thm-surv-mean" TargetMode="External"/><Relationship Id="rId114" Type="http://schemas.openxmlformats.org/officeDocument/2006/relationships/hyperlink" Target="https://en.wikipedia.org/wiki/Mahalanobis_distance" TargetMode="External"/><Relationship Id="rId107" Type="http://schemas.openxmlformats.org/officeDocument/2006/relationships/hyperlink" Target="https://en.wikipedia.org/wiki/Multivariate_normal_distribution" TargetMode="External"/><Relationship Id="rId127" Type="http://schemas.openxmlformats.org/officeDocument/2006/relationships/hyperlink" Target="https://en.wikipedia.org/wiki/Normally_distributed_and_uncorrelated_does_not_imply_independent" TargetMode="External"/><Relationship Id="rId102" Type="http://schemas.openxmlformats.org/officeDocument/2006/relationships/hyperlink" Target="https://morrison-lab.github.io/mds/linear-algebra-special-matrices.html#cor-det-pd" TargetMode="External"/><Relationship Id="rId97" Type="http://schemas.openxmlformats.org/officeDocument/2006/relationships/hyperlink" Target="https://morrison-lab.github.io/mds/linear-algebra-special-matrices.html#def-determinant" TargetMode="External"/><Relationship Id="rId116" Type="http://schemas.openxmlformats.org/officeDocument/2006/relationships/hyperlink" Target="https://morrison-lab.github.io/mds/linear-algebra-special-matrices.html#def-diagonal-matrix" TargetMode="External"/><Relationship Id="rId128" Type="http://schemas.openxmlformats.org/officeDocument/2006/relationships/hyperlink" Target="https://morrison-lab.github.io/mds/linear-algebra-special-matrices.html#def-eigendecomposition" TargetMode="External"/><Relationship Id="rId98" Type="http://schemas.openxmlformats.org/officeDocument/2006/relationships/hyperlink" Target="https://morrison-lab.github.io/mds/linear-algebra-special-matrices.html#def-matrix-inverse" TargetMode="External"/><Relationship Id="rId96" Type="http://schemas.openxmlformats.org/officeDocument/2006/relationships/hyperlink" Target="https://morrison-lab.github.io/mds/linear-algebra-special-matrices.html#def-positive-definite" TargetMode="External"/><Relationship Id="rId130" Type="http://schemas.openxmlformats.org/officeDocument/2006/relationships/hyperlink" Target="https://morrison-lab.github.io/mds/linear-algebra-special-matrices.html#exm-spectral" TargetMode="External"/><Relationship Id="rId119" Type="http://schemas.openxmlformats.org/officeDocument/2006/relationships/hyperlink" Target="https://morrison-lab.github.io/mds/linear-algebra-special-matrices.html#thm-det-diagonal" TargetMode="External"/><Relationship Id="rId101" Type="http://schemas.openxmlformats.org/officeDocument/2006/relationships/hyperlink" Target="https://morrison-lab.github.io/mds/linear-algebra-special-matrices.html#thm-pd-inverse" TargetMode="External"/><Relationship Id="rId47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2" Type="http://schemas.openxmlformats.org/officeDocument/2006/relationships/hyperlink" Target="https://web.stanford.edu/class/archive/cs/cs109/cs109.1206/lectureNotes/LN12_independent_rvs.pdf" TargetMode="External"/><Relationship Id="rId148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independence.qmd#def-indpt" TargetMode="External"/><Relationship Id="rId121" Type="http://schemas.openxmlformats.org/officeDocument/2006/relationships/hyperlink" Target="independence.qmd#thm-indpt-density" TargetMode="External"/><Relationship Id="rId142" Type="http://schemas.openxmlformats.org/officeDocument/2006/relationships/hyperlink" Target="probability-basics.qmd#thm-bayes" TargetMode="External"/><Relationship Id="rId143" Type="http://schemas.openxmlformats.org/officeDocument/2006/relationships/hyperlink" Target="probability-basics.qmd#thm-total-prob" TargetMode="External"/><Relationship Id="rId138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5" Type="http://schemas.openxmlformats.org/officeDocument/2006/relationships/hyperlink" Target="random-variables.qmd#def-joint-density-mass" TargetMode="External"/><Relationship Id="rId100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2" Type="http://schemas.openxmlformats.org/officeDocument/2006/relationships/hyperlink" Target="random-variables.qmd#def-pdf" TargetMode="External"/><Relationship Id="rId84" Type="http://schemas.openxmlformats.org/officeDocument/2006/relationships/hyperlink" Target="random-variables.qmd#def-surv-fn" TargetMode="External"/><Relationship Id="rId88" Type="http://schemas.openxmlformats.org/officeDocument/2006/relationships/hyperlink" Target="random-variables.qmd#thm-cdf-derivative-density" TargetMode="External"/><Relationship Id="rId89" Type="http://schemas.openxmlformats.org/officeDocument/2006/relationships/hyperlink" Target="random-variables.qmd#thm-hazard-dens-surv" TargetMode="External"/><Relationship Id="rId120" Type="http://schemas.openxmlformats.org/officeDocument/2006/relationships/hyperlink" Target="random-variables.qmd#thm-marginal-density" TargetMode="External"/><Relationship Id="rId108" Type="http://schemas.openxmlformats.org/officeDocument/2006/relationships/hyperlink" Target="random-variables.qmd#thm-normal-density" TargetMode="External"/><Relationship Id="rId87" Type="http://schemas.openxmlformats.org/officeDocument/2006/relationships/hyperlink" Target="random-variables.qmd#thm-survival-expressions-1" TargetMode="External"/><Relationship Id="rId125" Type="http://schemas.openxmlformats.org/officeDocument/2006/relationships/hyperlink" Target="variance-covariance.qmd#cor-vcov-indpt-diagonal" TargetMode="External"/><Relationship Id="rId105" Type="http://schemas.openxmlformats.org/officeDocument/2006/relationships/hyperlink" Target="variance-covariance.qmd#def-cov-vec-x" TargetMode="External"/><Relationship Id="rId124" Type="http://schemas.openxmlformats.org/officeDocument/2006/relationships/hyperlink" Target="variance-covariance.qmd#def-variance" TargetMode="External"/><Relationship Id="rId126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10" Type="http://schemas.openxmlformats.org/officeDocument/2006/relationships/hyperlink" Target="variance-covariance.qmd#exm-vcov-singular" TargetMode="External"/><Relationship Id="rId69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3" Type="http://schemas.openxmlformats.org/officeDocument/2006/relationships/hyperlink" Target="variance-covariance.qmd#thm-vcov-elements" TargetMode="External"/><Relationship Id="rId109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36" Type="http://schemas.openxmlformats.org/officeDocument/2006/relationships/hyperlink" Target="expectation.qmd#def-cond-mixed" TargetMode="External"/><Relationship Id="rId140" Type="http://schemas.openxmlformats.org/officeDocument/2006/relationships/hyperlink" Target="expectation.qmd#def-expectation" TargetMode="External"/><Relationship Id="rId104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8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91" Type="http://schemas.openxmlformats.org/officeDocument/2006/relationships/hyperlink" Target="expectation.qmd#thm-surv-mean" TargetMode="External"/><Relationship Id="rId114" Type="http://schemas.openxmlformats.org/officeDocument/2006/relationships/hyperlink" Target="https://en.wikipedia.org/wiki/Mahalanobis_distance" TargetMode="External"/><Relationship Id="rId107" Type="http://schemas.openxmlformats.org/officeDocument/2006/relationships/hyperlink" Target="https://en.wikipedia.org/wiki/Multivariate_normal_distribution" TargetMode="External"/><Relationship Id="rId127" Type="http://schemas.openxmlformats.org/officeDocument/2006/relationships/hyperlink" Target="https://en.wikipedia.org/wiki/Normally_distributed_and_uncorrelated_does_not_imply_independent" TargetMode="External"/><Relationship Id="rId102" Type="http://schemas.openxmlformats.org/officeDocument/2006/relationships/hyperlink" Target="https://morrison-lab.github.io/mds/linear-algebra-special-matrices.html#cor-det-pd" TargetMode="External"/><Relationship Id="rId97" Type="http://schemas.openxmlformats.org/officeDocument/2006/relationships/hyperlink" Target="https://morrison-lab.github.io/mds/linear-algebra-special-matrices.html#def-determinant" TargetMode="External"/><Relationship Id="rId116" Type="http://schemas.openxmlformats.org/officeDocument/2006/relationships/hyperlink" Target="https://morrison-lab.github.io/mds/linear-algebra-special-matrices.html#def-diagonal-matrix" TargetMode="External"/><Relationship Id="rId128" Type="http://schemas.openxmlformats.org/officeDocument/2006/relationships/hyperlink" Target="https://morrison-lab.github.io/mds/linear-algebra-special-matrices.html#def-eigendecomposition" TargetMode="External"/><Relationship Id="rId98" Type="http://schemas.openxmlformats.org/officeDocument/2006/relationships/hyperlink" Target="https://morrison-lab.github.io/mds/linear-algebra-special-matrices.html#def-matrix-inverse" TargetMode="External"/><Relationship Id="rId96" Type="http://schemas.openxmlformats.org/officeDocument/2006/relationships/hyperlink" Target="https://morrison-lab.github.io/mds/linear-algebra-special-matrices.html#def-positive-definite" TargetMode="External"/><Relationship Id="rId130" Type="http://schemas.openxmlformats.org/officeDocument/2006/relationships/hyperlink" Target="https://morrison-lab.github.io/mds/linear-algebra-special-matrices.html#exm-spectral" TargetMode="External"/><Relationship Id="rId119" Type="http://schemas.openxmlformats.org/officeDocument/2006/relationships/hyperlink" Target="https://morrison-lab.github.io/mds/linear-algebra-special-matrices.html#thm-det-diagonal" TargetMode="External"/><Relationship Id="rId101" Type="http://schemas.openxmlformats.org/officeDocument/2006/relationships/hyperlink" Target="https://morrison-lab.github.io/mds/linear-algebra-special-matrices.html#thm-pd-inverse" TargetMode="External"/><Relationship Id="rId47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2" Type="http://schemas.openxmlformats.org/officeDocument/2006/relationships/hyperlink" Target="https://web.stanford.edu/class/archive/cs/cs109/cs109.1206/lectureNotes/LN12_independent_rvs.pdf" TargetMode="External"/><Relationship Id="rId148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independence.qmd#def-indpt" TargetMode="External"/><Relationship Id="rId121" Type="http://schemas.openxmlformats.org/officeDocument/2006/relationships/hyperlink" Target="independence.qmd#thm-indpt-density" TargetMode="External"/><Relationship Id="rId142" Type="http://schemas.openxmlformats.org/officeDocument/2006/relationships/hyperlink" Target="probability-basics.qmd#thm-bayes" TargetMode="External"/><Relationship Id="rId143" Type="http://schemas.openxmlformats.org/officeDocument/2006/relationships/hyperlink" Target="probability-basics.qmd#thm-total-prob" TargetMode="External"/><Relationship Id="rId138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5" Type="http://schemas.openxmlformats.org/officeDocument/2006/relationships/hyperlink" Target="random-variables.qmd#def-joint-density-mass" TargetMode="External"/><Relationship Id="rId100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2" Type="http://schemas.openxmlformats.org/officeDocument/2006/relationships/hyperlink" Target="random-variables.qmd#def-pdf" TargetMode="External"/><Relationship Id="rId84" Type="http://schemas.openxmlformats.org/officeDocument/2006/relationships/hyperlink" Target="random-variables.qmd#def-surv-fn" TargetMode="External"/><Relationship Id="rId88" Type="http://schemas.openxmlformats.org/officeDocument/2006/relationships/hyperlink" Target="random-variables.qmd#thm-cdf-derivative-density" TargetMode="External"/><Relationship Id="rId89" Type="http://schemas.openxmlformats.org/officeDocument/2006/relationships/hyperlink" Target="random-variables.qmd#thm-hazard-dens-surv" TargetMode="External"/><Relationship Id="rId120" Type="http://schemas.openxmlformats.org/officeDocument/2006/relationships/hyperlink" Target="random-variables.qmd#thm-marginal-density" TargetMode="External"/><Relationship Id="rId108" Type="http://schemas.openxmlformats.org/officeDocument/2006/relationships/hyperlink" Target="random-variables.qmd#thm-normal-density" TargetMode="External"/><Relationship Id="rId87" Type="http://schemas.openxmlformats.org/officeDocument/2006/relationships/hyperlink" Target="random-variables.qmd#thm-survival-expressions-1" TargetMode="External"/><Relationship Id="rId125" Type="http://schemas.openxmlformats.org/officeDocument/2006/relationships/hyperlink" Target="variance-covariance.qmd#cor-vcov-indpt-diagonal" TargetMode="External"/><Relationship Id="rId105" Type="http://schemas.openxmlformats.org/officeDocument/2006/relationships/hyperlink" Target="variance-covariance.qmd#def-cov-vec-x" TargetMode="External"/><Relationship Id="rId124" Type="http://schemas.openxmlformats.org/officeDocument/2006/relationships/hyperlink" Target="variance-covariance.qmd#def-variance" TargetMode="External"/><Relationship Id="rId126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10" Type="http://schemas.openxmlformats.org/officeDocument/2006/relationships/hyperlink" Target="variance-covariance.qmd#exm-vcov-singular" TargetMode="External"/><Relationship Id="rId69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3" Type="http://schemas.openxmlformats.org/officeDocument/2006/relationships/hyperlink" Target="variance-covariance.qmd#thm-vcov-elements" TargetMode="External"/><Relationship Id="rId109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2026-10-14T04:27:26Z</dcterms:created>
  <dcterms:modified xsi:type="dcterms:W3CDTF">2026-10-14T04:27:26Z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21:24:35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