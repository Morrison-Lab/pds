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15:05:04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15:10:38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24 (Mode of a density or mass function)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mode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df">
        <w:del w:id="11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or</w:delText>
        </w:r>
      </w:del>
      <w:del w:id="14" w:author="PR Preview" w:date="2026-01-01T00:00:00Z">
        <w:r>
          <w:delText xml:space="preserve"> </w:delText>
        </w:r>
      </w:del>
      <w:hyperlink w:anchor="def-pmf">
        <w:del w:id="15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16" w:author="PR Preview" w:date="2026-01-01T00:00:00Z">
        <w:r>
          <w:delText xml:space="preserve"> </w:delText>
        </w:r>
      </w:del>
      <m:oMath>
        <m:r>
          <m:t>f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 value</w:delText>
        </w:r>
      </w:del>
      <w:del w:id="1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at which</w:delText>
        </w:r>
      </w:del>
      <w:del w:id="22" w:author="PR Preview" w:date="2026-01-01T00:00:00Z">
        <w:r>
          <w:delText xml:space="preserve"> </w:delText>
        </w:r>
      </w:del>
      <m:oMath>
        <m:r>
          <m:t>f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largest:</w:delText>
        </w:r>
      </w:del>
      <w:del w:id="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every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</m:oMath>
      <w:del w:id="29" w:author="PR Preview" w:date="2026-01-01T00:00:00Z">
        <w:r>
          <w:delText xml:space="preserve">.</w:delText>
        </w:r>
      </w:del>
    </w:p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Theorem 18 (A density and its kernel have the same modes)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If</w:delText>
        </w:r>
      </w:del>
      <w:del w:id="33" w:author="PR Preview" w:date="2026-01-01T00:00:00Z">
        <w:r>
          <w:delText xml:space="preserve"> </w:delText>
        </w:r>
      </w:del>
      <m:oMath>
        <m:r>
          <m:t>g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a</w:delText>
        </w:r>
      </w:del>
      <w:del w:id="36" w:author="PR Preview" w:date="2026-01-01T00:00:00Z">
        <w:r>
          <w:delText xml:space="preserve"> </w:delText>
        </w:r>
      </w:del>
      <w:hyperlink w:anchor="def-kernel">
        <w:del w:id="37" w:author="PR Preview" w:date="2026-01-01T00:00:00Z">
          <w:r>
            <w:rPr>
              <w:rStyle w:val="Hyperlink"/>
            </w:rPr>
            <w:delText xml:space="preserve">kernel of a density</w:delText>
          </w:r>
        </w:del>
      </w:hyperlink>
      <w:del w:id="38" w:author="PR Preview" w:date="2026-01-01T00:00:00Z">
        <w:r>
          <w:delText xml:space="preserve"> </w:delText>
        </w:r>
      </w:del>
      <m:oMath>
        <m:r>
          <m:t>f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then</w:delText>
        </w:r>
      </w:del>
      <w:del w:id="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is a</w:delText>
        </w:r>
      </w:del>
      <w:del w:id="45" w:author="PR Preview" w:date="2026-01-01T00:00:00Z">
        <w:r>
          <w:delText xml:space="preserve"> </w:delText>
        </w:r>
      </w:del>
      <w:hyperlink w:anchor="def-mode">
        <w:del w:id="46" w:author="PR Preview" w:date="2026-01-01T00:00:00Z">
          <w:r>
            <w:rPr>
              <w:rStyle w:val="Hyperlink"/>
            </w:rPr>
            <w:delText xml:space="preserve">mode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of</w:delText>
        </w:r>
      </w:del>
      <w:del w:id="49" w:author="PR Preview" w:date="2026-01-01T00:00:00Z">
        <w:r>
          <w:delText xml:space="preserve"> </w:delText>
        </w:r>
      </w:del>
      <m:oMath>
        <m:r>
          <m:t>f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if and only if</w:delText>
        </w:r>
      </w:del>
      <w:del w:id="5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 every</w:delText>
        </w:r>
      </w:del>
      <w:del w:id="55" w:author="PR Preview" w:date="2026-01-01T00:00:00Z">
        <w:r>
          <w:delText xml:space="preserve"> </w:delText>
        </w:r>
      </w:del>
      <m:oMath>
        <m:r>
          <m:t>x</m:t>
        </m:r>
      </m:oMath>
      <w:del w:id="56" w:author="PR Preview" w:date="2026-01-01T00:00:00Z">
        <w:r>
          <w:delText xml:space="preserve">.</w:delText>
        </w:r>
      </w:del>
    </w:p>
    <w:p>
      <w:pPr>
        <w:pStyle w:val="BodyText"/>
      </w:pPr>
      <w:del w:id="57" w:author="PR Preview" w:date="2026-01-01T00:00:00Z">
        <w:r>
          <w:rPr>
            <w:i/>
            <w:iCs/>
          </w:rPr>
          <w:delText xml:space="preserve">Proof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Write</w:delText>
        </w:r>
      </w:del>
      <w:del w:id="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with</w:delText>
        </w:r>
      </w:del>
      <w:del w:id="6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w:anchor="def-kernel">
        <w:del w:id="6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7" w:author="PR Preview" w:date="2026-01-01T00:00:00Z">
        <w:r>
          <w:delText xml:space="preserve">).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For any</w:delText>
        </w:r>
      </w:del>
      <w:del w:id="70" w:author="PR Preview" w:date="2026-01-01T00:00:00Z">
        <w:r>
          <w:delText xml:space="preserve"> </w:delText>
        </w:r>
      </w:del>
      <m:oMath>
        <m:r>
          <m:t>x</m:t>
        </m:r>
      </m:oMath>
      <w:del w:id="71" w:author="PR Preview" w:date="2026-01-01T00:00:00Z">
        <w:r>
          <w:delText xml:space="preserve">, multiplying both sides of</w:delText>
        </w:r>
      </w:del>
      <w:del w:id="7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by</w:delText>
        </w:r>
      </w:del>
      <w:del w:id="7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gives</w:delText>
        </w:r>
      </w:del>
      <w:del w:id="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9" w:author="PR Preview" w:date="2026-01-01T00:00:00Z">
        <w:r>
          <w:delText xml:space="preserve">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dividing by</w:delText>
        </w:r>
      </w:del>
      <w:del w:id="82" w:author="PR Preview" w:date="2026-01-01T00:00:00Z">
        <w:r>
          <w:delText xml:space="preserve"> </w:delText>
        </w:r>
      </w:del>
      <m:oMath>
        <m:r>
          <m:t>c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reverses this.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So</w:delText>
        </w:r>
      </w:del>
      <w:del w:id="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every</w:delText>
        </w:r>
      </w:del>
      <w:del w:id="90" w:author="PR Preview" w:date="2026-01-01T00:00:00Z">
        <w:r>
          <w:delText xml:space="preserve"> </w:delText>
        </w:r>
      </w:del>
      <m:oMath>
        <m:r>
          <m:t>x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exactly when</w:delText>
        </w:r>
      </w:del>
      <w:del w:id="9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 every</w:delText>
        </w:r>
      </w:del>
      <w:del w:id="96" w:author="PR Preview" w:date="2026-01-01T00:00:00Z">
        <w:r>
          <w:delText xml:space="preserve"> </w:delText>
        </w:r>
      </w:del>
      <m:oMath>
        <m:r>
          <m:t>x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24 (Mode of a density or mass function)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Let</w:t>
        </w:r>
      </w:ins>
      <w:ins w:id="101" w:author="PR Preview" w:date="2026-01-01T00:00:00Z">
        <w:r>
          <w:t xml:space="preserve"> </w:t>
        </w:r>
      </w:ins>
      <m:oMath>
        <m:r>
          <m:t>f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 a</w:t>
        </w:r>
      </w:ins>
      <w:ins w:id="104" w:author="PR Preview" w:date="2026-01-01T00:00:00Z">
        <w:r>
          <w:t xml:space="preserve"> </w:t>
        </w:r>
      </w:ins>
      <w:hyperlink w:anchor="def-pdf">
        <w:ins w:id="105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or</w:t>
        </w:r>
      </w:ins>
      <w:ins w:id="108" w:author="PR Preview" w:date="2026-01-01T00:00:00Z">
        <w:r>
          <w:t xml:space="preserve"> </w:t>
        </w:r>
      </w:ins>
      <w:hyperlink w:anchor="def-pmf">
        <w:ins w:id="109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with domain</w:t>
        </w:r>
      </w:ins>
      <w:ins w:id="112" w:author="PR Preview" w:date="2026-01-01T00:00:00Z">
        <w:r>
          <w:t xml:space="preserve"> </w:t>
        </w:r>
      </w:ins>
      <m:oMath>
        <m:r>
          <m:t>A</m:t>
        </m:r>
      </m:oMath>
      <w:ins w:id="113" w:author="PR Preview" w:date="2026-01-01T00:00:00Z">
        <w:r>
          <w:t xml:space="preserve">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mode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of</w:t>
        </w:r>
      </w:ins>
      <w:ins w:id="120" w:author="PR Preview" w:date="2026-01-01T00:00:00Z">
        <w:r>
          <w:t xml:space="preserve"> </w:t>
        </w:r>
      </w:ins>
      <m:oMath>
        <m:r>
          <m:t>f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an element of the</w:t>
        </w:r>
      </w:ins>
      <w:ins w:id="123" w:author="PR Preview" w:date="2026-01-01T00:00:00Z">
        <w:r>
          <w:t xml:space="preserve"> </w:t>
        </w:r>
      </w:ins>
      <w:hyperlink r:id="rId104">
        <w:ins w:id="124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of</w:t>
        </w:r>
      </w:ins>
      <w:ins w:id="127" w:author="PR Preview" w:date="2026-01-01T00:00:00Z">
        <w:r>
          <w:t xml:space="preserve"> </w:t>
        </w:r>
      </w:ins>
      <m:oMath>
        <m:r>
          <m:t>f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over</w:t>
        </w:r>
      </w:ins>
      <w:ins w:id="130" w:author="PR Preview" w:date="2026-01-01T00:00:00Z">
        <w:r>
          <w:t xml:space="preserve"> </w:t>
        </w:r>
      </w:ins>
      <m:oMath>
        <m:r>
          <m:t>A</m:t>
        </m:r>
      </m:oMath>
      <w:ins w:id="1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5"/>
    <w:bookmarkStart w:id="106" w:name="thm-kernel-same-mode"/>
    <w:p>
      <w:pPr>
        <w:pStyle w:val="FirstParagraph"/>
      </w:pPr>
      <w:ins w:id="132" w:author="PR Preview" w:date="2026-01-01T00:00:00Z">
        <w:r>
          <w:rPr>
            <w:b/>
            <w:bCs/>
          </w:rPr>
          <w:t xml:space="preserve">Theorem 18 (A density and its kernel have the same modes)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If</w:t>
        </w:r>
      </w:ins>
      <w:ins w:id="135" w:author="PR Preview" w:date="2026-01-01T00:00:00Z">
        <w:r>
          <w:t xml:space="preserve"> </w:t>
        </w:r>
      </w:ins>
      <m:oMath>
        <m:r>
          <m:t>g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a</w:t>
        </w:r>
      </w:ins>
      <w:ins w:id="138" w:author="PR Preview" w:date="2026-01-01T00:00:00Z">
        <w:r>
          <w:t xml:space="preserve"> </w:t>
        </w:r>
      </w:ins>
      <w:hyperlink w:anchor="def-kernel">
        <w:ins w:id="139" w:author="PR Preview" w:date="2026-01-01T00:00:00Z">
          <w:r>
            <w:rPr>
              <w:rStyle w:val="Hyperlink"/>
            </w:rPr>
            <w:t xml:space="preserve">kernel of a density</w:t>
          </w:r>
        </w:ins>
      </w:hyperlink>
      <w:ins w:id="140" w:author="PR Preview" w:date="2026-01-01T00:00:00Z">
        <w:r>
          <w:t xml:space="preserve"> </w:t>
        </w:r>
      </w:ins>
      <m:oMath>
        <m:r>
          <m:t>f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with domain</w:t>
        </w:r>
      </w:ins>
      <w:ins w:id="143" w:author="PR Preview" w:date="2026-01-01T00:00:00Z">
        <w:r>
          <w:t xml:space="preserve"> </w:t>
        </w:r>
      </w:ins>
      <m:oMath>
        <m:r>
          <m:t>A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then the</w:t>
        </w:r>
      </w:ins>
      <w:ins w:id="147" w:author="PR Preview" w:date="2026-01-01T00:00:00Z">
        <w:r>
          <w:t xml:space="preserve"> </w:t>
        </w:r>
      </w:ins>
      <w:hyperlink w:anchor="def-mode">
        <w:ins w:id="148" w:author="PR Preview" w:date="2026-01-01T00:00:00Z">
          <w:r>
            <w:rPr>
              <w:rStyle w:val="Hyperlink"/>
            </w:rPr>
            <w:t xml:space="preserve">modes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</w:t>
        </w:r>
      </w:ins>
      <w:ins w:id="151" w:author="PR Preview" w:date="2026-01-01T00:00:00Z">
        <w:r>
          <w:t xml:space="preserve"> </w:t>
        </w:r>
      </w:ins>
      <m:oMath>
        <m:r>
          <m:t>f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are exactly the elements of the</w:t>
        </w:r>
      </w:ins>
      <w:ins w:id="154" w:author="PR Preview" w:date="2026-01-01T00:00:00Z">
        <w:r>
          <w:t xml:space="preserve"> </w:t>
        </w:r>
      </w:ins>
      <w:hyperlink r:id="rId104">
        <w:ins w:id="155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g</m:t>
        </m:r>
      </m:oMath>
      <w:ins w:id="1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nor/>
              <m:sty m:val="p"/>
            </m:rPr>
            <m:t> is a mode of </m:t>
          </m:r>
          <m:r>
            <m:t>f</m:t>
          </m:r>
          <m:r>
            <m:rPr>
              <m:sty m:val="p"/>
            </m:rPr>
            <m:t>⇔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ins w:id="160" w:author="PR Preview" w:date="2026-01-01T00:00:00Z">
        <w:r>
          <w:rPr>
            <w:i/>
            <w:iCs/>
          </w:rPr>
          <w:t xml:space="preserve">Proof</w:t>
        </w:r>
      </w:ins>
      <w:ins w:id="161" w:author="PR Preview" w:date="2026-01-01T00:00:00Z">
        <w:r>
          <w:t xml:space="preserve">. </w:t>
        </w:r>
      </w:ins>
      <w:ins w:id="162" w:author="PR Preview" w:date="2026-01-01T00:00:00Z">
        <w:r>
          <w:t xml:space="preserve">Write</w:t>
        </w:r>
      </w:ins>
      <w:ins w:id="1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with</w:t>
        </w:r>
      </w:ins>
      <w:ins w:id="1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(</w:t>
        </w:r>
      </w:ins>
      <w:hyperlink w:anchor="def-kernel">
        <w:ins w:id="16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70" w:author="PR Preview" w:date="2026-01-01T00:00:00Z">
        <w:r>
          <w:t xml:space="preserve">).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any</w:t>
        </w:r>
      </w:ins>
      <w:ins w:id="173" w:author="PR Preview" w:date="2026-01-01T00:00:00Z">
        <w:r>
          <w:t xml:space="preserve"> </w:t>
        </w:r>
      </w:ins>
      <m:oMath>
        <m:r>
          <m:t>x</m:t>
        </m:r>
      </m:oMath>
      <w:ins w:id="174" w:author="PR Preview" w:date="2026-01-01T00:00:00Z">
        <w:r>
          <w:t xml:space="preserve">, multiplying both sides of</w:t>
        </w:r>
      </w:ins>
      <w:ins w:id="17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by</w:t>
        </w:r>
      </w:ins>
      <w:ins w:id="17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gives</w:t>
        </w:r>
      </w:ins>
      <w:ins w:id="1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 dividing by</w:t>
        </w:r>
      </w:ins>
      <w:ins w:id="185" w:author="PR Preview" w:date="2026-01-01T00:00:00Z">
        <w:r>
          <w:t xml:space="preserve"> </w:t>
        </w:r>
      </w:ins>
      <m:oMath>
        <m:r>
          <m:t>c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reverses this.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So</w:t>
        </w:r>
      </w:ins>
      <w:ins w:id="1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for every</w:t>
        </w:r>
      </w:ins>
      <w:ins w:id="193" w:author="PR Preview" w:date="2026-01-01T00:00:00Z">
        <w:r>
          <w:t xml:space="preserve"> </w:t>
        </w:r>
      </w:ins>
      <m:oMath>
        <m:r>
          <m:t>x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exactly when</w:t>
        </w:r>
      </w:ins>
      <w:ins w:id="19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every</w:t>
        </w:r>
      </w:ins>
      <w:ins w:id="199" w:author="PR Preview" w:date="2026-01-01T00:00:00Z">
        <w:r>
          <w:t xml:space="preserve"> </w:t>
        </w:r>
      </w:ins>
      <m:oMath>
        <m:r>
          <m:t>x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By the definition of the</w:t>
        </w:r>
      </w:ins>
      <w:ins w:id="203" w:author="PR Preview" w:date="2026-01-01T00:00:00Z">
        <w:r>
          <w:t xml:space="preserve"> </w:t>
        </w:r>
      </w:ins>
      <w:hyperlink r:id="rId104">
        <w:ins w:id="204" w:author="PR Preview" w:date="2026-01-01T00:00:00Z">
          <w:r>
            <w:rPr>
              <w:rStyle w:val="Hyperlink"/>
            </w:rPr>
            <w:t xml:space="preserve">argmax</w:t>
          </w:r>
        </w:ins>
      </w:hyperlink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these are the conditions</w:t>
        </w:r>
      </w:ins>
      <w:ins w:id="20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2" w:author="PR Preview" w:date="2026-01-01T00:00:00Z">
        <w:r>
          <w:t xml:space="preserve">.</w:t>
        </w:r>
      </w:ins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2026-10-29T22:17:13Z</dcterms:created>
  <dcterms:modified xsi:type="dcterms:W3CDTF">2026-10-29T22:17:13Z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15:10:38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