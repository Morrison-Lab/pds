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Random variables</w:t>
      </w:r>
    </w:p>
    <w:p>
      <w:pPr>
        <w:pStyle w:val="Date"/>
      </w:pPr>
      <w:del w:id="1" w:author="PR Preview" w:date="2026-01-01T00:00:00Z">
        <w:r>
          <w:delText xml:space="preserve">Last modified: 2026-10-12 22:10:18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00:20:46 (PDT)</w:t>
        </w:r>
      </w:ins>
    </w:p>
    <w:bookmarkStart w:id="25" w:name="sec-random-variables"/>
    <w:p>
      <w:pPr>
        <w:pStyle w:val="Heading2"/>
      </w:pPr>
      <w:r>
        <w:t xml:space="preserve">1 Random variables</w:t>
      </w:r>
    </w:p>
    <w:bookmarkStart w:id="12" w:name="def-random-variable"/>
    <w:p>
      <w:pPr>
        <w:pStyle w:val="FirstParagraph"/>
      </w:pPr>
      <w:r>
        <w:rPr>
          <w:b/>
          <w:bCs/>
        </w:rPr>
        <w:t xml:space="preserve">Definition 1 (Random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variable</w:t>
      </w:r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 a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to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w:r>
        <w:t xml:space="preserve">it assigns a number to each possible outcome of a</w:t>
      </w:r>
      <w:r>
        <w:t xml:space="preserve"> </w:t>
      </w:r>
      <w:hyperlink r:id="rId11">
        <w:r>
          <w:rPr>
            <w:rStyle w:val="Hyperlink"/>
          </w:rPr>
          <w:t xml:space="preserve">random experiment</w:t>
        </w:r>
      </w:hyperlink>
      <w:r>
        <w:t xml:space="preserve">.</w:t>
      </w:r>
    </w:p>
    <w:bookmarkEnd w:id="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use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random variables,</w:t>
      </w:r>
      <w:r>
        <w:t xml:space="preserve"> </w:t>
      </w:r>
      <w:r>
        <w:t xml:space="preserve">and lowercase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their realized (observed) values.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for the event</w:t>
      </w:r>
      <w:r>
        <w:t xml:space="preserve"> </w:t>
      </w:r>
      <m:oMath>
        <m:r>
          <m:rPr>
            <m:sty m:val="p"/>
          </m:rPr>
          <m:t>{</m:t>
        </m:r>
        <m:r>
          <m:t>ω</m:t>
        </m:r>
        <m:r>
          <m:rPr>
            <m:sty m:val="p"/>
          </m:rPr>
          <m:t>∈</m:t>
        </m:r>
        <m:r>
          <m:rPr>
            <m:sty m:val="p"/>
          </m:rPr>
          <m:t>Ω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similarly for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and other conditions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fully rigorous definition also requires the function to be</w:t>
      </w:r>
      <w:r>
        <w:t xml:space="preserve"> </w:t>
      </w:r>
      <w:r>
        <w:rPr>
          <w:i/>
          <w:iCs/>
        </w:rPr>
        <w:t xml:space="preserve">measurable</w:t>
      </w:r>
      <w:r>
        <w:t xml:space="preserve">,</w:t>
      </w:r>
      <w:r>
        <w:t xml:space="preserve"> </w:t>
      </w:r>
      <w:r>
        <w:t xml:space="preserve">so that every such set is an event with a probability;</w:t>
      </w:r>
      <w:r>
        <w:t xml:space="preserve"> </w:t>
      </w:r>
      <w:r>
        <w:t xml:space="preserve">that requirement never binds in these notes.</w:t>
      </w:r>
    </w:p>
    <w:p>
      <w:pPr>
        <w:pStyle w:val="BodyText"/>
      </w:pPr>
      <w:r>
        <w:t xml:space="preserve">See also:</w:t>
      </w:r>
      <w:r>
        <w:t xml:space="preserve"> </w:t>
      </w:r>
      <w:hyperlink r:id="rId13">
        <w:r>
          <w:rPr>
            <w:rStyle w:val="Hyperlink"/>
          </w:rPr>
          <w:t xml:space="preserve">https://en.wikipedia.org/wiki/Random_variable</w:t>
        </w:r>
      </w:hyperlink>
    </w:p>
    <w:bookmarkStart w:id="14" w:name="exm-random-variable"/>
    <w:p>
      <w:pPr>
        <w:pStyle w:val="BodyText"/>
      </w:pPr>
      <w:r>
        <w:rPr>
          <w:b/>
          <w:bCs/>
        </w:rPr>
        <w:t xml:space="preserve">Example 1 (Number of heads in two coin flips)</w:t>
      </w:r>
      <w:r>
        <w:t xml:space="preserve"> </w:t>
      </w:r>
      <w:r>
        <w:t xml:space="preserve">Flip a fair coin twice.</w:t>
      </w:r>
      <w:r>
        <w:t xml:space="preserve"> </w:t>
      </w:r>
      <w:r>
        <w:t xml:space="preserve">The sample space is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outcome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heads: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</m:e>
        </m:d>
        <m:r>
          <m:t>​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"/>
    <w:bookmarkStart w:id="15" w:name="def-range"/>
    <w:p>
      <w:pPr>
        <w:pStyle w:val="FirstParagraph"/>
      </w:pPr>
      <w:r>
        <w:rPr>
          <w:b/>
          <w:bCs/>
        </w:rPr>
        <w:t xml:space="preserve">Definition 2 (Range of a random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ω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Ω</m:t>
              </m:r>
            </m:e>
          </m:d>
          <m:r>
            <m:t>​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range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6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function 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a general function, these notes say</w:t>
      </w:r>
      <w:r>
        <w:t xml:space="preserve"> </w:t>
      </w:r>
      <w:r>
        <w:t xml:space="preserve">“image”</w:t>
      </w:r>
      <w:r>
        <w:t xml:space="preserve">,</w:t>
      </w:r>
      <w:r>
        <w:t xml:space="preserve"> </w:t>
      </w:r>
      <w:r>
        <w:t xml:space="preserve">because some sources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 instead;</w:t>
      </w:r>
      <w:r>
        <w:t xml:space="preserve"> </w:t>
      </w:r>
      <w:r>
        <w:t xml:space="preserve">for a random variable,</w:t>
      </w:r>
      <w:r>
        <w:t xml:space="preserve"> </w:t>
      </w:r>
      <w:r>
        <w:t xml:space="preserve">“range”</w:t>
      </w:r>
      <w:r>
        <w:t xml:space="preserve"> </w:t>
      </w:r>
      <w:r>
        <w:t xml:space="preserve">is the standard term.</w:t>
      </w:r>
    </w:p>
    <w:bookmarkStart w:id="17" w:name="exm-range"/>
    <w:p>
      <w:pPr>
        <w:pStyle w:val="BodyText"/>
      </w:pPr>
      <w:r>
        <w:rPr>
          <w:b/>
          <w:bCs/>
        </w:rPr>
        <w:t xml:space="preserve">Example 2 (Range of the number of heads)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17"/>
    <w:bookmarkStart w:id="19" w:name="def-discrete-rv"/>
    <w:p>
      <w:pPr>
        <w:pStyle w:val="BodyText"/>
      </w:pPr>
      <w:r>
        <w:rPr>
          <w:b/>
          <w:bCs/>
        </w:rPr>
        <w:t xml:space="preserve">Definition 3 (Discrete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discrete</w:t>
      </w:r>
      <w:r>
        <w:t xml:space="preserve"> </w:t>
      </w:r>
      <w:r>
        <w:t xml:space="preserve">if its</w:t>
      </w:r>
      <w:r>
        <w:t xml:space="preserve"> </w:t>
      </w:r>
      <w:hyperlink w:anchor="def-range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18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19"/>
    <w:bookmarkStart w:id="20" w:name="exm-discrete-rv"/>
    <w:p>
      <w:pPr>
        <w:pStyle w:val="BodyText"/>
      </w:pPr>
      <w:r>
        <w:rPr>
          <w:b/>
          <w:bCs/>
        </w:rPr>
        <w:t xml:space="preserve">Example 3 (Discrete random variables)</w:t>
      </w:r>
      <w:r>
        <w:t xml:space="preserve"> </w:t>
      </w:r>
      <w:r>
        <w:t xml:space="preserve">The number of heads 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discrete,</w:t>
      </w:r>
      <w:r>
        <w:t xml:space="preserve"> </w:t>
      </w:r>
      <w:r>
        <w:t xml:space="preserve">with a finite range.</w:t>
      </w:r>
      <w:r>
        <w:t xml:space="preserve"> </w:t>
      </w:r>
      <w:r>
        <w:t xml:space="preserve">A count with no upper bound, such as the number of emergency-department visits in a day,</w:t>
      </w:r>
      <w:r>
        <w:t xml:space="preserve"> </w:t>
      </w:r>
      <w:r>
        <w:t xml:space="preserve">is discrete with a countably infinite range,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20"/>
    <w:bookmarkStart w:id="21" w:name="def-continuous-rv"/>
    <w:p>
      <w:pPr>
        <w:pStyle w:val="BodyText"/>
      </w:pPr>
      <w:r>
        <w:rPr>
          <w:b/>
          <w:bCs/>
        </w:rPr>
        <w:t xml:space="preserve">Definition 4 (Continuous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 exist,</w:t>
      </w:r>
      <w:r>
        <w:t xml:space="preserve"> </w:t>
      </w:r>
      <w:r>
        <w:t xml:space="preserve">but they do not arise in applications.</w:t>
      </w:r>
    </w:p>
    <w:bookmarkStart w:id="23" w:name="exm-continuous-rv"/>
    <w:p>
      <w:pPr>
        <w:pStyle w:val="BodyText"/>
      </w:pPr>
      <w:r>
        <w:rPr>
          <w:b/>
          <w:bCs/>
        </w:rPr>
        <w:t xml:space="preserve">Example 4 (A continuous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by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falls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 probability 0,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as well.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Its range,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is uncountable.</w:t>
      </w:r>
    </w:p>
    <w:bookmarkEnd w:id="23"/>
    <w:bookmarkStart w:id="24" w:name="exm-mixed-rv"/>
    <w:p>
      <w:pPr>
        <w:pStyle w:val="BodyText"/>
      </w:pPr>
      <w:r>
        <w:rPr>
          <w:b/>
          <w:bCs/>
        </w:rPr>
        <w:t xml:space="preserve">Example 5 (A random variable that is neither discrete nor continuous)</w:t>
      </w:r>
      <w:r>
        <w:t xml:space="preserve"> </w:t>
      </w:r>
      <w:r>
        <w:t xml:space="preserve">Some random variables are neither discrete nor continuous:</w:t>
      </w:r>
      <w:r>
        <w:t xml:space="preserve"> </w:t>
      </w:r>
      <w:r>
        <w:t xml:space="preserve">a time to event that equals exactly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with positive probability,</w:t>
      </w:r>
      <w:r>
        <w:t xml:space="preserve"> </w:t>
      </w:r>
      <w:r>
        <w:t xml:space="preserve">and otherwise spreads over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one.</w:t>
      </w:r>
      <w:r>
        <w:t xml:space="preserve"> </w:t>
      </w:r>
      <w:r>
        <w:t xml:space="preserve">For instance,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be the continuous random variable of</w:t>
      </w:r>
      <w:r>
        <w:t xml:space="preserve"> 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&lt;</m:t>
        </m:r>
        <m:r>
          <m:t>1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 takes values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solving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continuous (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single points have probability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Using these values: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&lt;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&lt;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m:oMath>
        <m:r>
          <m:t>T</m:t>
        </m:r>
      </m:oMath>
      <w:r>
        <w:t xml:space="preserve"> </w:t>
      </w:r>
      <w:r>
        <w:t xml:space="preserve">is not continuous,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by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.</w:t>
      </w:r>
    </w:p>
    <w:p>
      <w:pPr>
        <w:pStyle w:val="BodyText"/>
      </w:pPr>
      <m:oMath>
        <m:r>
          <m:t>T</m:t>
        </m:r>
      </m:oMath>
      <w:r>
        <w:t xml:space="preserve"> </w:t>
      </w:r>
      <w:r>
        <w:t xml:space="preserve">is not discrete either.</w:t>
      </w:r>
      <w:r>
        <w:t xml:space="preserve"> </w:t>
      </w:r>
      <w:r>
        <w:t xml:space="preserve">If it were, its range would be countable,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would be the disjoint union of the countably many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nor/>
                  <m:sty m:val="p"/>
                </m:rPr>
                <m:t> is continuous)</m:t>
              </m:r>
            </m:e>
          </m:eqArr>
        </m:oMath>
      </m:oMathPara>
    </w:p>
    <w:p>
      <w:pPr>
        <w:pStyle w:val="FirstParagraph"/>
      </w:pPr>
      <w:r>
        <w:t xml:space="preserve">which contradicts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24"/>
    <w:bookmarkEnd w:id="25"/>
    <w:bookmarkStart w:id="105" w:name="X07e058d1329d8fa48179146f153d016c4f9ff9a"/>
    <w:p>
      <w:pPr>
        <w:pStyle w:val="Heading2"/>
      </w:pPr>
      <w:r>
        <w:t xml:space="preserve">2 Characteristics of probability distributions</w:t>
      </w:r>
    </w:p>
    <w:bookmarkStart w:id="26" w:name="def-pmf"/>
    <w:p>
      <w:pPr>
        <w:pStyle w:val="FirstParagraph"/>
      </w:pPr>
      <w:r>
        <w:rPr>
          <w:b/>
          <w:bCs/>
        </w:rPr>
        <w:t xml:space="preserve">Definition 5 (Probability mass function (PMF))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discrete-rv">
        <w:r>
          <w:rPr>
            <w:rStyle w:val="Hyperlink"/>
          </w:rPr>
          <w:t xml:space="preserve">discrete random variable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exactly the value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27">
        <w:r>
          <w:rPr>
            <w:rStyle w:val="Hyperlink"/>
          </w:rPr>
          <w:t xml:space="preserve">https://en.wikipedia.org/wiki/Probability_mass_function</w:t>
        </w:r>
      </w:hyperlink>
    </w:p>
    <w:bookmarkStart w:id="28" w:name="exm-pmf"/>
    <w:p>
      <w:pPr>
        <w:pStyle w:val="BodyText"/>
      </w:pPr>
      <w:r>
        <w:rPr>
          <w:b/>
          <w:bCs/>
        </w:rPr>
        <w:t xml:space="preserve">Example 6 (PMF of the number of heads)</w:t>
      </w:r>
      <w:r>
        <w:t xml:space="preserve"> </w:t>
      </w:r>
      <w:r>
        <w:t xml:space="preserve">For the number of heads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two fair coin flips</w:t>
      </w:r>
      <w:r>
        <w:t xml:space="preserve"> </w:t>
      </w:r>
      <w:r>
        <w:t xml:space="preserve">(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</m:oMath>
      </m:oMathPara>
    </w:p>
    <w:bookmarkEnd w:id="28"/>
    <w:bookmarkStart w:id="29" w:name="def-bernoulli"/>
    <w:p>
      <w:pPr>
        <w:pStyle w:val="FirstParagraph"/>
      </w:pPr>
      <w:r>
        <w:rPr>
          <w:b/>
          <w:bCs/>
        </w:rPr>
        <w:t xml:space="preserve">Definition 6 (Bernoulli distribution)</w:t>
      </w:r>
      <w:r>
        <w:t xml:space="preserve"> </w:t>
      </w:r>
      <w:r>
        <w:t xml:space="preserve">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Bernoulli distribution</w:t>
      </w:r>
      <w:r>
        <w:t xml:space="preserve"> </w:t>
      </w:r>
      <w:r>
        <w:t xml:space="preserve">with parameter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b>
                <m:e>
                  <m:r>
                    <m:rPr>
                      <m:nor/>
                      <m:sty m:val="p"/>
                    </m:rPr>
                    <m:t>1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</m:sSub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{"/>
                  <m:sepChr m:val=""/>
                  <m:end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9"/>
    <w:bookmarkStart w:id="30" w:name="exm-bernoulli-pmf"/>
    <w:p>
      <w:pPr>
        <w:pStyle w:val="FirstParagraph"/>
      </w:pPr>
      <w:r>
        <w:rPr>
          <w:b/>
          <w:bCs/>
        </w:rPr>
        <w:t xml:space="preserve">Example 7 (The first of two coin flips)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2" w:name="def-pdf"/>
    <w:p>
      <w:pPr>
        <w:pStyle w:val="BodyText"/>
      </w:pPr>
      <w:r>
        <w:rPr>
          <w:b/>
          <w:bCs/>
        </w:rPr>
        <w:t xml:space="preserve">Definition 7 (Probability density function (PDF))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continuous-rv">
        <w:r>
          <w:rPr>
            <w:rStyle w:val="Hyperlink"/>
          </w:rPr>
          <w:t xml:space="preserve">continuous random variable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any interval</w:t>
      </w:r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that interval: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≤</m:t>
          </m:r>
          <m:r>
            <m:t>b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33">
        <w:r>
          <w:rPr>
            <w:rStyle w:val="Hyperlink"/>
          </w:rPr>
          <w:t xml:space="preserve">https://en.wikipedia.org/wiki/Probability_density_function#Formal_definition</w:t>
        </w:r>
      </w:hyperlink>
    </w:p>
    <w:bookmarkStart w:id="35" w:name="def-uniform-set"/>
    <w:p>
      <w:pPr>
        <w:pStyle w:val="BodyText"/>
      </w:pPr>
      <w:r>
        <w:rPr>
          <w:b/>
          <w:bCs/>
        </w:rPr>
        <w:t xml:space="preserve">Definition 8 (Uniform distribution on a set)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34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 measure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A</m:t>
          </m:r>
          <m:r>
            <m:rPr>
              <m:sty m:val="p"/>
            </m:rPr>
            <m:t>⊆</m:t>
          </m:r>
          <m:r>
            <m:t>S</m:t>
          </m:r>
          <m:r>
            <m:rPr>
              <m:sty m:val="p"/>
            </m:rPr>
            <m:t>.</m:t>
          </m:r>
        </m:oMath>
      </m:oMathPara>
    </w:p>
    <w:bookmarkEnd w:id="35"/>
    <w:bookmarkStart w:id="36" w:name="def-uniform"/>
    <w:p>
      <w:pPr>
        <w:pStyle w:val="FirstParagraph"/>
      </w:pPr>
      <w:r>
        <w:rPr>
          <w:b/>
          <w:bCs/>
        </w:rPr>
        <w:t xml:space="preserve">Definition 9 (Uniform distribution on an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 an interval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uniform-set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 length),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β</m:t>
        </m:r>
      </m:oMath>
      <w:r>
        <w:t xml:space="preserve">,</w:t>
      </w:r>
      <w:r>
        <w:t xml:space="preserve"> </w:t>
      </w:r>
      <w:r>
        <w:t xml:space="preserve">is the distribution of a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β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α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α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β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bookmarkEnd w:id="36"/>
    <w:bookmarkStart w:id="37" w:name="exm-pdf"/>
    <w:p>
      <w:pPr>
        <w:pStyle w:val="FirstParagraph"/>
      </w:pPr>
      <w:r>
        <w:rPr>
          <w:b/>
          <w:bCs/>
        </w:rPr>
        <w:t xml:space="preserve">Example 8 (Subinterval probabilities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any subinterval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⊆</m:t>
        </m:r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α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β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density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β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In particular,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any subinterval</w:t>
      </w:r>
      <w:r>
        <w:t xml:space="preserve"> </w:t>
      </w:r>
      <w:r>
        <w:t xml:space="preserve">is proportional to that subinterval’s length.</w:t>
      </w:r>
      <w:r>
        <w:t xml:space="preserve"> </w:t>
      </w:r>
      <w:r>
        <w:t xml:space="preserve">For the standard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giving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An interval reaching outside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adds nothing to the probability,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there.</w:t>
      </w:r>
    </w:p>
    <w:bookmarkEnd w:id="37"/>
    <w:bookmarkStart w:id="38" w:name="thm-density-not-unique"/>
    <w:p>
      <w:pPr>
        <w:pStyle w:val="BodyText"/>
      </w:pPr>
      <w:r>
        <w:rPr>
          <w:b/>
          <w:bCs/>
        </w:rPr>
        <w:t xml:space="preserve">Theorem 1 (A density is not unique)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 a continuous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differs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only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also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 difference</w:t>
      </w:r>
      <w:r>
        <w:t xml:space="preserve"> </w:t>
      </w:r>
      <m:oMath>
        <m:r>
          <m:t>g</m:t>
        </m:r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all but finitely many points,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that is 0 at all but finitely many points integrates to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a density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Together with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, this is</w:t>
      </w:r>
      <w:r>
        <w:t xml:space="preserve"> </w:t>
      </w:r>
      <w:hyperlink w:anchor="def-pdf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 the value of a density at a single point carries no probability by itself.</w:t>
      </w:r>
      <w:r>
        <w:t xml:space="preserve"> </w:t>
      </w:r>
      <w:r>
        <w:t xml:space="preserve">These notes use the version that is continuous wherever possible.</w:t>
      </w:r>
    </w:p>
    <w:bookmarkStart w:id="39" w:name="thm-continuous-no-density"/>
    <w:p>
      <w:pPr>
        <w:pStyle w:val="BodyText"/>
      </w:pPr>
      <w:r>
        <w:rPr>
          <w:b/>
          <w:bCs/>
        </w:rPr>
        <w:t xml:space="preserve">Theorem 2 (Some continuous random variables have no density)</w:t>
      </w:r>
      <w:r>
        <w:t xml:space="preserve"> </w:t>
      </w:r>
      <w:r>
        <w:t xml:space="preserve">There exist continuous random variables</w:t>
      </w:r>
      <w:r>
        <w:t xml:space="preserve"> </w:t>
      </w:r>
      <w:r>
        <w:t xml:space="preserve">that have no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</w:p>
    <w:bookmarkEnd w:id="3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notes.</w:t>
      </w:r>
      <w:r>
        <w:t xml:space="preserve"> </w:t>
      </w:r>
      <w:r>
        <w:t xml:space="preserve">The standard example is the</w:t>
      </w:r>
      <w:r>
        <w:t xml:space="preserve"> </w:t>
      </w:r>
      <w:hyperlink r:id="rId40">
        <w:r>
          <w:rPr>
            <w:rStyle w:val="Hyperlink"/>
          </w:rPr>
          <w:t xml:space="preserve">Cantor distribution</w:t>
        </w:r>
      </w:hyperlink>
      <w:r>
        <w:t xml:space="preserve">,</w:t>
      </w:r>
      <w:r>
        <w:t xml:space="preserve"> </w:t>
      </w:r>
      <w:r>
        <w:t xml:space="preserve">which puts no probability on any single point,</w:t>
      </w:r>
      <w:r>
        <w:t xml:space="preserve"> </w:t>
      </w:r>
      <w:r>
        <w:t xml:space="preserve">but puts all of its probability on a set of total length 0,</w:t>
      </w:r>
      <w:r>
        <w:t xml:space="preserve"> </w:t>
      </w:r>
      <w:r>
        <w:t xml:space="preserve">so any candidate density would integrate to 0 over a set of probability 1.</w:t>
      </w:r>
    </w:p>
    <w:p>
      <w:pPr>
        <w:pStyle w:val="BodyText"/>
      </w:pP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</w:t>
      </w:r>
      <w:r>
        <w:t xml:space="preserve"> </w:t>
      </w:r>
      <w:r>
        <w:t xml:space="preserve">do not arise in applications.</w:t>
      </w:r>
    </w:p>
    <w:bookmarkStart w:id="41" w:name="def-normal"/>
    <w:p>
      <w:pPr>
        <w:pStyle w:val="BodyText"/>
      </w:pPr>
      <w:r>
        <w:rPr>
          <w:b/>
          <w:bCs/>
        </w:rPr>
        <w:t xml:space="preserve">Definition 10 (Normal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variance parameter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41"/>
    <w:bookmarkStart w:id="42" w:name="exm-normal"/>
    <w:p>
      <w:pPr>
        <w:pStyle w:val="FirstParagraph"/>
      </w:pPr>
      <w:r>
        <w:rPr>
          <w:b/>
          <w:bCs/>
        </w:rPr>
        <w:t xml:space="preserve">Example 9 (Normal densities at their centers)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 the density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0.1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the same steps give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0.1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  <m:r>
          <m:rPr>
            <m:sty m:val="p"/>
          </m:rPr>
          <m:t>)</m:t>
        </m:r>
        <m:r>
          <m:rPr>
            <m:sty m:val="p"/>
          </m:rPr>
          <m:t>≈</m:t>
        </m:r>
        <m:r>
          <m:t>3.99</m:t>
        </m:r>
      </m:oMath>
      <w:r>
        <w:t xml:space="preserve">,</w:t>
      </w:r>
      <w:r>
        <w:t xml:space="preserve"> </w:t>
      </w:r>
      <w:r>
        <w:t xml:space="preserve">a density greater than 1.</w:t>
      </w:r>
    </w:p>
    <w:bookmarkEnd w:id="4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density is not a probability: it can exceed 1,</w:t>
      </w:r>
      <w:r>
        <w:t xml:space="preserve"> </w:t>
      </w:r>
      <w:r>
        <w:t xml:space="preserve">as the second density in</w:t>
      </w:r>
      <w:r>
        <w:t xml:space="preserve"> </w:t>
      </w:r>
      <w:hyperlink w:anchor="exm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does.</w:t>
      </w:r>
    </w:p>
    <w:bookmarkStart w:id="45" w:name="thm-normal-density"/>
    <w:p>
      <w:pPr>
        <w:pStyle w:val="BodyText"/>
      </w:pPr>
      <w:r>
        <w:rPr>
          <w:b/>
          <w:bCs/>
        </w:rPr>
        <w:t xml:space="preserve">Theorem 3 (The normal density integrates to 1, with mean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 variance</w:t>
      </w:r>
      <w:r>
        <w:rPr>
          <w:b/>
          <w:bCs/>
        </w:rP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10</w:t>
        </w:r>
      </w:hyperlink>
      <w:r>
        <w:t xml:space="preserve">),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</m:e>
          </m:nary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hyperlink r:id="rId43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4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45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evaluates three integrals by calculus,</w:t>
      </w:r>
      <w:r>
        <w:t xml:space="preserve"> </w:t>
      </w:r>
      <w:r>
        <w:t xml:space="preserve">one of them the Gaussian integral;</w:t>
      </w:r>
      <w:r>
        <w:t xml:space="preserve"> </w:t>
      </w:r>
      <w:r>
        <w:t xml:space="preserve">it is omitted here</w:t>
      </w:r>
      <w:r>
        <w:t xml:space="preserve"> </w:t>
      </w:r>
      <w:r>
        <w:t xml:space="preserve">(Casella and Berger 2002)</w:t>
      </w:r>
      <w:r>
        <w:t xml:space="preserve">.</w:t>
      </w:r>
      <w:r>
        <w:t xml:space="preserve"> </w:t>
      </w:r>
      <w:r>
        <w:t xml:space="preserve">These facts are where the parameters’ names come from.</w:t>
      </w:r>
    </w:p>
    <w:bookmarkStart w:id="46" w:name="def-std-normal"/>
    <w:p>
      <w:pPr>
        <w:pStyle w:val="BodyText"/>
      </w:pPr>
      <w:r>
        <w:rPr>
          <w:b/>
          <w:bCs/>
        </w:rPr>
        <w:t xml:space="preserve">Definition 11 (Standard normal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normal distribution</w:t>
      </w:r>
      <w:r>
        <w:t xml:space="preserve"> </w:t>
      </w:r>
      <w:r>
        <w:t xml:space="preserve">is the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 parameter 0 and variance parameter 1,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46"/>
    <w:bookmarkStart w:id="47" w:name="exm-std-normal"/>
    <w:p>
      <w:pPr>
        <w:pStyle w:val="BodyText"/>
      </w:pPr>
      <w:r>
        <w:rPr>
          <w:b/>
          <w:bCs/>
        </w:rPr>
        <w:t xml:space="preserve">Example 10 (Half of a standard normal lies below 0)</w:t>
      </w:r>
      <w:r>
        <w:t xml:space="preserve"> </w:t>
      </w:r>
      <w:r>
        <w:t xml:space="preserve">If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the standard normal distribution,</w:t>
      </w:r>
      <w:r>
        <w:t xml:space="preserve"> </w:t>
      </w:r>
      <w:r>
        <w:t xml:space="preserve">its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takes the same value at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z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Those two probabilities sum to 1, 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so each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7"/>
    <w:bookmarkStart w:id="48" w:name="def-exponential"/>
    <w:p>
      <w:pPr>
        <w:pStyle w:val="BodyText"/>
      </w:pPr>
      <w:r>
        <w:rPr>
          <w:b/>
          <w:bCs/>
        </w:rPr>
        <w:t xml:space="preserve">Definition 12 (Exponential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exponential distribution</w:t>
      </w:r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λ</m:t>
                    </m:r>
                    <m:s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λ</m:t>
                        </m:r>
                        <m:r>
                          <m:t>t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48"/>
    <w:bookmarkStart w:id="49" w:name="exm-exponential"/>
    <w:p>
      <w:pPr>
        <w:pStyle w:val="FirstParagraph"/>
      </w:pPr>
      <w:r>
        <w:rPr>
          <w:b/>
          <w:bCs/>
        </w:rPr>
        <w:t xml:space="preserve">Example 11 (Probability of an event within one time unit)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0.5</m:t>
            </m:r>
          </m:sup>
        </m:sSup>
        <m:r>
          <m:rPr>
            <m:sty m:val="p"/>
          </m:rPr>
          <m:t>≈</m:t>
        </m:r>
        <m:r>
          <m:t>0.393</m:t>
        </m:r>
      </m:oMath>
      <w:r>
        <w:t xml:space="preserve">.</w:t>
      </w:r>
    </w:p>
    <w:bookmarkEnd w:id="49"/>
    <w:bookmarkStart w:id="50" w:name="def-cdf"/>
    <w:p>
      <w:pPr>
        <w:pStyle w:val="BodyText"/>
      </w:pPr>
      <w:r>
        <w:rPr>
          <w:b/>
          <w:bCs/>
        </w:rPr>
        <w:t xml:space="preserve">Definition 13 (Cumulative distribution function (CDF))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(discrete or continuous),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cumulative distribution function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CDF is always defined, whether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or continuous.</w:t>
      </w:r>
    </w:p>
    <w:p>
      <w:pPr>
        <w:pStyle w:val="BodyText"/>
      </w:pPr>
      <w:r>
        <w:t xml:space="preserve">See also</w:t>
      </w:r>
      <w:r>
        <w:t xml:space="preserve"> </w:t>
      </w:r>
      <w:hyperlink r:id="rId51">
        <w:r>
          <w:rPr>
            <w:rStyle w:val="Hyperlink"/>
          </w:rPr>
          <w:t xml:space="preserve">https://en.wikipedia.org/wiki/Cumulative_distribution_function</w:t>
        </w:r>
      </w:hyperlink>
    </w:p>
    <w:bookmarkStart w:id="52" w:name="exm-cdf"/>
    <w:p>
      <w:pPr>
        <w:pStyle w:val="BodyText"/>
      </w:pPr>
      <w:r>
        <w:rPr>
          <w:b/>
          <w:bCs/>
        </w:rPr>
        <w:t xml:space="preserve">Example 12 (CDF of the number of heads)</w:t>
      </w:r>
      <w:r>
        <w:t xml:space="preserve"> </w:t>
      </w:r>
      <w:r>
        <w:t xml:space="preserve">Summing the PMF in</w:t>
      </w:r>
      <w:r>
        <w:t xml:space="preserve"> </w:t>
      </w:r>
      <w:hyperlink w:anchor="exm-pmf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over values at or below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1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3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bookmarkEnd w:id="52"/>
    <w:bookmarkStart w:id="53" w:name="thm-cdf-properties"/>
    <w:p>
      <w:pPr>
        <w:pStyle w:val="FirstParagraph"/>
      </w:pPr>
      <w:r>
        <w:rPr>
          <w:b/>
          <w:bCs/>
        </w:rPr>
        <w:t xml:space="preserve">Theorem 4 (Properties of a CDF)</w:t>
      </w:r>
      <w:r>
        <w:t xml:space="preserve"> </w:t>
      </w:r>
      <w:r>
        <w:t xml:space="preserve">The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of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and: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Non-decreasing.</w:t>
      </w:r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s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s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54">
        <w:r>
          <w:rPr>
            <w:rStyle w:val="Hyperlink"/>
          </w:rPr>
          <w:t xml:space="preserve">finite additivity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55">
        <w:r>
          <w:rPr>
            <w:rStyle w:val="Hyperlink"/>
          </w:rPr>
          <w:t xml:space="preserve">continuity of probability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</m:oMath>
      <w:r>
        <w:t xml:space="preserve">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&gt;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continuity of probability,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so, by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Start w:id="57" w:name="thm-cdf-characterizes"/>
    <w:p>
      <w:pPr>
        <w:pStyle w:val="BodyText"/>
      </w:pPr>
      <w:r>
        <w:rPr>
          <w:b/>
          <w:bCs/>
        </w:rPr>
        <w:t xml:space="preserve">Theorem 5 (The CDF determines the distribution)</w:t>
      </w:r>
      <w:r>
        <w:t xml:space="preserve"> </w:t>
      </w:r>
      <w:r>
        <w:t xml:space="preserve">If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w:hyperlink r:id="rId56">
        <w:r>
          <w:rPr>
            <w:rStyle w:val="Hyperlink"/>
          </w:rPr>
          <w:t xml:space="preserve">Borel set</w:t>
        </w:r>
      </w:hyperlink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includes every interval,</w:t>
      </w:r>
      <w:r>
        <w:t xml:space="preserve"> </w:t>
      </w:r>
      <w:r>
        <w:t xml:space="preserve">and every set built from intervals by countably many unions, intersections, and complements.</w:t>
      </w:r>
    </w:p>
    <w:bookmarkEnd w:id="5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</w:t>
      </w:r>
      <w:r>
        <w:t xml:space="preserve"> </w:t>
      </w:r>
      <w:r>
        <w:t xml:space="preserve">(Billingsley 1995)</w:t>
      </w:r>
      <w:r>
        <w:t xml:space="preserve">;</w:t>
      </w:r>
      <w:r>
        <w:t xml:space="preserve"> </w:t>
      </w:r>
      <w:r>
        <w:t xml:space="preserve">see also</w:t>
      </w:r>
      <w:r>
        <w:t xml:space="preserve"> </w:t>
      </w:r>
      <w:hyperlink r:id="rId51">
        <w:r>
          <w:rPr>
            <w:rStyle w:val="Hyperlink"/>
          </w:rPr>
          <w:t xml:space="preserve">https://en.wikipedia.org/wiki/Cumulative_distribution_function</w:t>
        </w:r>
      </w:hyperlink>
      <w:r>
        <w:t xml:space="preserve">.</w:t>
      </w:r>
    </w:p>
    <w:bookmarkStart w:id="58" w:name="def-quantile-function"/>
    <w:p>
      <w:pPr>
        <w:pStyle w:val="BodyText"/>
      </w:pPr>
      <w:r>
        <w:rPr>
          <w:b/>
          <w:bCs/>
        </w:rPr>
        <w:t xml:space="preserve">Definition 14 (Quantile function (population inverse 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cumulative distribution function (CDF)</w:t>
        </w:r>
      </w:hyperlink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its population</w:t>
      </w:r>
      <w:r>
        <w:t xml:space="preserve"> </w:t>
      </w:r>
      <w:r>
        <w:rPr>
          <w:b/>
          <w:bCs/>
        </w:rPr>
        <w:t xml:space="preserve">quantile function</w:t>
      </w:r>
      <w:r>
        <w:t xml:space="preserve"> </w:t>
      </w:r>
      <w:r>
        <w:t xml:space="preserve">(generalized inverse of</w:t>
      </w:r>
      <w:r>
        <w:t xml:space="preserve"> </w:t>
      </w:r>
      <m:oMath>
        <m:r>
          <m:t>F</m:t>
        </m:r>
      </m:oMath>
      <w:r>
        <w:t xml:space="preserve">)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rPr>
              <m:sty m:val="p"/>
            </m:rPr>
            <m:t>{</m:t>
          </m:r>
          <m:r>
            <m:t>t</m:t>
          </m:r>
          <m:r>
            <m:rPr>
              <m:sty m:val="p"/>
            </m:rPr>
            <m:t>:</m:t>
          </m:r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p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restriction to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keeps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finite: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set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: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is empty whenever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as for a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, and the infimum of the empty set is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.</w:t>
      </w:r>
    </w:p>
    <w:bookmarkStart w:id="59" w:name="exm-quantile-function"/>
    <w:p>
      <w:pPr>
        <w:pStyle w:val="BodyText"/>
      </w:pPr>
      <w:r>
        <w:rPr>
          <w:b/>
          <w:bCs/>
        </w:rPr>
        <w:t xml:space="preserve">Example 13 (Median of the number of heads)</w:t>
      </w:r>
      <w:r>
        <w:t xml:space="preserve"> </w:t>
      </w:r>
      <w:r>
        <w:t xml:space="preserve">From</w:t>
      </w:r>
      <w:r>
        <w:t xml:space="preserve"> </w:t>
      </w:r>
      <w:hyperlink w:anchor="exm-cdf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0.5</m:t>
        </m:r>
      </m:oMath>
      <w:r>
        <w:t xml:space="preserve"> </w:t>
      </w:r>
      <w:r>
        <w:t xml:space="preserve">first holds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median of the number of heads is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9"/>
    <w:bookmarkStart w:id="60" w:name="thm-density-vs-CDF"/>
    <w:p>
      <w:pPr>
        <w:pStyle w:val="BodyText"/>
      </w:pPr>
      <w:r>
        <w:rPr>
          <w:b/>
          <w:bCs/>
        </w:rPr>
        <w:t xml:space="preserve">Theorem 6 (A density integrates to the CDF, and is its derivative)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</m:eqArr>
        </m:oMath>
      </m:oMathPara>
    </w:p>
    <w:p>
      <w:pPr>
        <w:pStyle w:val="FirstParagraph"/>
      </w:pPr>
      <w:r>
        <w:t xml:space="preserve">Letting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thm-cdf-properties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which 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The fundamental theorem of calculus then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continuous.</w:t>
      </w:r>
    </w:p>
    <w:bookmarkStart w:id="61" w:name="cor-cdf-derivative-density-ae"/>
    <w:p>
      <w:pPr>
        <w:pStyle w:val="BodyText"/>
      </w:pPr>
      <w:r>
        <w:rPr>
          <w:b/>
          <w:bCs/>
        </w:rPr>
        <w:t xml:space="preserve">Corollary 1 (A CDF has its density as derivative at all but finitely many points)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continuous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at all but finitely many points.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every point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  <w:r>
        <w:t xml:space="preserve"> </w:t>
      </w:r>
      <w:hyperlink w:anchor="thm-density-vs-CDF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 assumption those are all but finitely many points.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density in these notes is continuous at all but finitely many points,</w:t>
      </w:r>
      <w:r>
        <w:t xml:space="preserve"> </w:t>
      </w:r>
      <w:r>
        <w:t xml:space="preserve">so</w:t>
      </w:r>
      <w:r>
        <w:t xml:space="preserve"> </w:t>
      </w:r>
      <w:hyperlink w:anchor="cor-cdf-derivative-density-a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each of them.</w:t>
      </w:r>
    </w:p>
    <w:bookmarkStart w:id="62" w:name="exm-density-vs-CDF"/>
    <w:p>
      <w:pPr>
        <w:pStyle w:val="BodyText"/>
      </w:pPr>
      <w:r>
        <w:rPr>
          <w:b/>
          <w:bCs/>
        </w:rPr>
        <w:t xml:space="preserve">Example 14 (CDF and density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at 0, and 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 1 to 0,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derivative:</w:t>
      </w:r>
      <w:r>
        <w:t xml:space="preserve"> </w:t>
      </w:r>
      <w:r>
        <w:t xml:space="preserve">its slope is 1 on the left and 0 on the right.</w:t>
      </w:r>
    </w:p>
    <w:bookmarkEnd w:id="62"/>
    <w:bookmarkStart w:id="63" w:name="thm-cdf-derivative-density"/>
    <w:p>
      <w:pPr>
        <w:pStyle w:val="BodyText"/>
      </w:pPr>
      <w:r>
        <w:rPr>
          <w:b/>
          <w:bCs/>
        </w:rPr>
        <w:t xml:space="preserve">Theorem 7 (A piecewise-smooth CDF has its derivative as a density)</w:t>
      </w:r>
      <w:r>
        <w:t xml:space="preserve"> </w:t>
      </w:r>
      <w:r>
        <w:t xml:space="preserve">If the CDF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(given any values at the finitely many exceptional points)</w:t>
      </w:r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events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so additivity 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Then, 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(fundamental theorem of calculus)</m:t>
              </m:r>
            </m:e>
          </m:eqArr>
        </m:oMath>
      </m:oMathPara>
    </w:p>
    <w:p>
      <w:pPr>
        <w:pStyle w:val="FirstParagraph"/>
      </w:pPr>
      <w:r>
        <w:t xml:space="preserve">The last step applies the fundamental theorem of calculus</w:t>
      </w:r>
      <w:r>
        <w:t xml:space="preserve"> </w:t>
      </w:r>
      <w:r>
        <w:t xml:space="preserve">on each piece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between exceptional points,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 joins the pieces using the continuity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exceptional points.</w:t>
      </w:r>
      <w:r>
        <w:t xml:space="preserve"> </w:t>
      </w:r>
      <w:r>
        <w:t xml:space="preserve">Finally,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wherever it exists,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non-decreasing (</w:t>
      </w:r>
      <w:hyperlink w:anchor="thm-cdf-properties">
        <w:r>
          <w:rPr>
            <w:rStyle w:val="Hyperlink"/>
          </w:rPr>
          <w:t xml:space="preserve">Theorem 4</w:t>
        </w:r>
      </w:hyperlink>
      <w:r>
        <w:t xml:space="preserve">).</w:t>
      </w:r>
    </w:p>
    <w:bookmarkStart w:id="64" w:name="exm-cdf-derivative-density"/>
    <w:p>
      <w:pPr>
        <w:pStyle w:val="BodyText"/>
      </w:pPr>
      <w:r>
        <w:rPr>
          <w:b/>
          <w:bCs/>
        </w:rPr>
        <w:t xml:space="preserve">Example 15 (A density from a CDF with a corner)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everywhere except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its slope drops from 2 to 0.</w:t>
      </w:r>
      <w:r>
        <w:t xml:space="preserve"> </w:t>
      </w:r>
      <w:r>
        <w:t xml:space="preserve">By</w:t>
      </w:r>
      <w:r>
        <w:t xml:space="preserve"> </w:t>
      </w:r>
      <w:hyperlink w:anchor="thm-cdf-derivative-density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As a check,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4"/>
    <w:bookmarkStart w:id="65" w:name="thm-density-limit"/>
    <w:p>
      <w:pPr>
        <w:pStyle w:val="BodyText"/>
      </w:pPr>
      <w:r>
        <w:rPr>
          <w:b/>
          <w:bCs/>
        </w:rPr>
        <w:t xml:space="preserve">Theorem 8 (A density as a limit of interval probabilities)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limit of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ensity-vs-CDF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this difference quotient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small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  <m:r>
          <m:rPr>
            <m:sty m:val="p"/>
          </m:rPr>
          <m:t>≈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Although a density is not unique (</w:t>
      </w:r>
      <w:hyperlink w:anchor="thm-density-not-uniqu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this limit pins down its value at every point where it is continuous.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Rothman et al. (2021)</w:t>
      </w:r>
      <w:r>
        <w:t xml:space="preserve"> </w:t>
      </w:r>
      <w:r>
        <w:t xml:space="preserve">(Chapter 22, p. 535).</w:t>
      </w:r>
    </w:p>
    <w:bookmarkStart w:id="66" w:name="exm-density-limit"/>
    <w:p>
      <w:pPr>
        <w:pStyle w:val="BodyText"/>
      </w:pPr>
      <w:r>
        <w:rPr>
          <w:b/>
          <w:bCs/>
        </w:rPr>
        <w:t xml:space="preserve">Example 16 (The uniform density as a limit)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Δ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−</m:t>
        </m:r>
        <m:r>
          <m:t>x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 the interval eventually misses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 the limit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Both agree with the density 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.</w:t>
      </w:r>
    </w:p>
    <w:bookmarkEnd w:id="66"/>
    <w:bookmarkStart w:id="67" w:name="prp-density-limit-right-derivative"/>
    <w:p>
      <w:pPr>
        <w:pStyle w:val="BodyText"/>
      </w:pPr>
      <w:r>
        <w:rPr>
          <w:b/>
          <w:bCs/>
        </w:rPr>
        <w:t xml:space="preserve">Proposition 1 (The density limit is the right derivative of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p>
      <w:pPr>
        <w:pStyle w:val="FirstParagraph"/>
      </w:pPr>
      <w:r>
        <w:t xml:space="preserve">whenever either limit exists;</w:t>
      </w:r>
      <w:r>
        <w:t xml:space="preserve"> </w:t>
      </w:r>
      <w:r>
        <w:t xml:space="preserve">the right-hand side is the right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two lines of the proof of</w:t>
      </w:r>
      <w:r>
        <w:t xml:space="preserve"> </w:t>
      </w:r>
      <w:hyperlink w:anchor="thm-density-limi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use only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so for every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two quotients are equal.</w:t>
      </w:r>
      <w:r>
        <w:t xml:space="preserve"> </w:t>
      </w:r>
      <w:r>
        <w:t xml:space="preserve">Equal functions of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have the same limit 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</w:t>
      </w:r>
      <w:r>
        <w:t xml:space="preserve"> </w:t>
      </w:r>
      <w:r>
        <w:t xml:space="preserve">or both have none.</w:t>
      </w:r>
    </w:p>
    <w:bookmarkStart w:id="68" w:name="exm-density-limit-jump"/>
    <w:p>
      <w:pPr>
        <w:pStyle w:val="BodyText"/>
      </w:pPr>
      <w:r>
        <w:rPr>
          <w:b/>
          <w:bCs/>
        </w:rPr>
        <w:t xml:space="preserve">Example 17 (The density limit at a jump)</w:t>
      </w:r>
      <w:r>
        <w:t xml:space="preserve"> </w:t>
      </w:r>
      <w:r>
        <w:t xml:space="preserve">At a point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continuous,</w:t>
      </w:r>
      <w:r>
        <w:t xml:space="preserve"> </w:t>
      </w:r>
      <w:r>
        <w:t xml:space="preserve">the limit can differ from the chosen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which sets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; one point does not change an integral)</m:t>
              </m:r>
            </m:e>
          </m:eqArr>
        </m:oMath>
      </m:oMathPara>
    </w:p>
    <w:p>
      <w:pPr>
        <w:pStyle w:val="FirstParagraph"/>
      </w:pPr>
      <w:r>
        <w:t xml:space="preserve">So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0,</w:t>
      </w:r>
      <w:r>
        <w:t xml:space="preserve"> </w:t>
      </w:r>
      <w:r>
        <w:t xml:space="preserve">although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prp-density-limit-right-derivative">
        <w:r>
          <w:rPr>
            <w:rStyle w:val="Hyperlink"/>
          </w:rPr>
          <w:t xml:space="preserve">Proposition 1</w:t>
        </w:r>
      </w:hyperlink>
      <w:r>
        <w:t xml:space="preserve">,</w:t>
      </w:r>
      <w:r>
        <w:t xml:space="preserve"> </w:t>
      </w:r>
      <w:r>
        <w:t xml:space="preserve">0 is also the right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1,</w:t>
      </w:r>
      <w:r>
        <w:t xml:space="preserve"> </w:t>
      </w:r>
      <w:r>
        <w:t xml:space="preserve">matching the slope of 0 on the right in</w:t>
      </w:r>
      <w:r>
        <w:t xml:space="preserve"> </w:t>
      </w:r>
      <w:hyperlink w:anchor="exm-density-vs-CDF">
        <w:r>
          <w:rPr>
            <w:rStyle w:val="Hyperlink"/>
          </w:rPr>
          <w:t xml:space="preserve">Example 14</w:t>
        </w:r>
      </w:hyperlink>
      <w:r>
        <w:t xml:space="preserve">.</w:t>
      </w:r>
    </w:p>
    <w:bookmarkEnd w:id="68"/>
    <w:bookmarkStart w:id="69" w:name="thm-density-sums-to-one"/>
    <w:p>
      <w:pPr>
        <w:pStyle w:val="BodyText"/>
      </w:pPr>
      <w:r>
        <w:rPr>
          <w:b/>
          <w:bCs/>
        </w:rPr>
        <w:t xml:space="preserve">Theorem 9 (Density functions integrate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improper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CDF)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thm-cdf-properties">
        <w:r>
          <w:rPr>
            <w:rStyle w:val="Hyperlink"/>
          </w:rPr>
          <w:t xml:space="preserve">Theorem 4</w:t>
        </w:r>
      </w:hyperlink>
      <w:r>
        <w:t xml:space="preserve">.</w:t>
      </w:r>
    </w:p>
    <w:bookmarkStart w:id="70" w:name="exm-density-sums-to-one"/>
    <w:p>
      <w:pPr>
        <w:pStyle w:val="BodyText"/>
      </w:pPr>
      <w:r>
        <w:rPr>
          <w:b/>
          <w:bCs/>
        </w:rPr>
        <w:t xml:space="preserve">Example 18 (The uniform density integrates to 1)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0"/>
    <w:bookmarkStart w:id="71" w:name="def-jointly-distributed"/>
    <w:p>
      <w:pPr>
        <w:pStyle w:val="FirstParagraph"/>
      </w:pPr>
      <w:r>
        <w:rPr>
          <w:b/>
          <w:bCs/>
        </w:rPr>
        <w:t xml:space="preserve">Definition 15 (Jointly distributed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jointly distributed</w:t>
      </w:r>
      <w:r>
        <w:t xml:space="preserve"> </w:t>
      </w:r>
      <w:r>
        <w:t xml:space="preserve">when they are defined on the same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that an event about several of them at once,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has a probability.</w:t>
      </w:r>
    </w:p>
    <w:bookmarkEnd w:id="7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}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similarly for more variables.</w:t>
      </w:r>
    </w:p>
    <w:bookmarkStart w:id="72" w:name="exm-jointly-distributed"/>
    <w:p>
      <w:pPr>
        <w:pStyle w:val="BodyText"/>
      </w:pPr>
      <w:r>
        <w:rPr>
          <w:b/>
          <w:bCs/>
        </w:rPr>
        <w:t xml:space="preserve">Example 19 (The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 (as in</w:t>
      </w:r>
      <w:r>
        <w:t xml:space="preserve"> </w:t>
      </w:r>
      <w:hyperlink w:anchor="exm-bernoulli-pmf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Both are functions on the same sample space,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they are jointly distributed, and,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H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72"/>
    <w:bookmarkStart w:id="74" w:name="def-joint-distribution"/>
    <w:p>
      <w:pPr>
        <w:pStyle w:val="FirstParagraph"/>
      </w:pPr>
      <w:r>
        <w:rPr>
          <w:b/>
          <w:bCs/>
        </w:rPr>
        <w:t xml:space="preserve">Definition 16 (Joint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distribution</w:t>
      </w:r>
      <w:r>
        <w:t xml:space="preserve"> </w:t>
      </w:r>
      <w:r>
        <w:t xml:space="preserve">of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function that assigns to each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is an</w:t>
      </w:r>
      <w:r>
        <w:t xml:space="preserve"> </w:t>
      </w:r>
      <w:hyperlink r:id="rId73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74"/>
    <w:bookmarkStart w:id="75" w:name="exm-joint-distribution"/>
    <w:p>
      <w:pPr>
        <w:pStyle w:val="BodyText"/>
      </w:pPr>
      <w:r>
        <w:rPr>
          <w:b/>
          <w:bCs/>
        </w:rPr>
        <w:t xml:space="preserve">Example 20 (Joint distribution of 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the joint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assigns to the set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since the first flip is heads exactly on</w:t>
      </w:r>
      <w:r>
        <w:t xml:space="preserve"> </w:t>
      </w:r>
      <m:oMath>
        <m:r>
          <m:t>H</m:t>
        </m:r>
        <m: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T</m:t>
        </m:r>
      </m:oMath>
      <w:r>
        <w:t xml:space="preserve">,</w:t>
      </w:r>
      <w:r>
        <w:t xml:space="preserve"> </w:t>
      </w:r>
      <w:r>
        <w:t xml:space="preserve">and each of those outcomes has at least one head.</w:t>
      </w:r>
    </w:p>
    <w:bookmarkEnd w:id="75"/>
    <w:bookmarkStart w:id="76" w:name="thm-joint-distribution-rectangles"/>
    <w:p>
      <w:pPr>
        <w:pStyle w:val="BodyText"/>
      </w:pPr>
      <w:r>
        <w:rPr>
          <w:b/>
          <w:bCs/>
        </w:rPr>
        <w:t xml:space="preserve">Theorem 10 (A joint distribution is determined by its rectangle probabilities)</w:t>
      </w:r>
      <w:r>
        <w:t xml:space="preserve"> </w:t>
      </w:r>
      <w:r>
        <w:t xml:space="preserve">If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jointly distributed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real numbers for which these are events,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joint-distribution">
        <w:r>
          <w:rPr>
            <w:rStyle w:val="Hyperlink"/>
          </w:rPr>
          <w:t xml:space="preserve">joint distribution</w:t>
        </w:r>
      </w:hyperlink>
      <w:r>
        <w:t xml:space="preserve">.</w:t>
      </w:r>
    </w:p>
    <w:bookmarkEnd w:id="7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notes:</w:t>
      </w:r>
      <w:r>
        <w:t xml:space="preserve"> </w:t>
      </w:r>
      <w:r>
        <w:t xml:space="preserve">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form a</w:t>
      </w:r>
      <w:r>
        <w:t xml:space="preserve"> </w:t>
      </w:r>
      <w:hyperlink r:id="rId77">
        <m:oMath>
          <m:r>
            <m:t>π</m:t>
          </m:r>
        </m:oMath>
        <w:r>
          <w:rPr>
            <w:rStyle w:val="Hyperlink"/>
          </w:rPr>
          <w:t xml:space="preserve">-system</w:t>
        </w:r>
      </w:hyperlink>
      <w:r>
        <w:t xml:space="preserve">,</w:t>
      </w:r>
      <w:r>
        <w:t xml:space="preserve"> </w:t>
      </w:r>
      <w:r>
        <w:t xml:space="preserve">and two probability measures that agree on a</w:t>
      </w:r>
      <w:r>
        <w:t xml:space="preserve"> </w:t>
      </w:r>
      <m:oMath>
        <m:r>
          <m:t>π</m:t>
        </m:r>
      </m:oMath>
      <w:r>
        <w:t xml:space="preserve">-system</w:t>
      </w:r>
      <w:r>
        <w:t xml:space="preserve"> </w:t>
      </w:r>
      <w:r>
        <w:t xml:space="preserve">agree on the</w:t>
      </w:r>
      <w:r>
        <w:t xml:space="preserve"> </w:t>
      </w:r>
      <m:oMath>
        <m:r>
          <m:t>σ</m:t>
        </m:r>
      </m:oMath>
      <w:r>
        <w:t xml:space="preserve">-algebra it generates</w:t>
      </w:r>
      <w:r>
        <w:t xml:space="preserve"> </w:t>
      </w:r>
      <w:r>
        <w:t xml:space="preserve">(Billingsley 1995)</w:t>
      </w:r>
      <w:r>
        <w:t xml:space="preserve">.</w:t>
      </w:r>
    </w:p>
    <w:bookmarkStart w:id="78" w:name="def-joint-pmf"/>
    <w:p>
      <w:pPr>
        <w:pStyle w:val="BodyText"/>
      </w:pPr>
      <w:r>
        <w:rPr>
          <w:b/>
          <w:bCs/>
        </w:rPr>
        <w:t xml:space="preserve">Definition 17 (Joint probability mass function)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probability mass function</w:t>
      </w:r>
      <w:r>
        <w:t xml:space="preserve"> </w:t>
      </w:r>
      <w:r>
        <w:t xml:space="preserve">(joint PMF)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∩</m:t>
          </m:r>
          <m:r>
            <m:rPr>
              <m:sty m:val="p"/>
            </m:rPr>
            <m:t>{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78"/>
    <w:bookmarkStart w:id="79" w:name="exm-joint-pmf"/>
    <w:p>
      <w:pPr>
        <w:pStyle w:val="FirstParagraph"/>
      </w:pPr>
      <w:r>
        <w:rPr>
          <w:b/>
          <w:bCs/>
        </w:rPr>
        <w:t xml:space="preserve">Example 21 (Joint PMF of the first flip and the total)</w:t>
      </w:r>
      <w:r>
        <w:t xml:space="preserve"> </w:t>
      </w:r>
      <w:r>
        <w:t xml:space="preserve">Continuing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each outcome of the two flips fixes both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 joint PMF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on each outcome’s pair of values: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H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H</m:t>
              </m:r>
            </m:oMath>
            <w:r>
              <w:t xml:space="preserve">)</w:t>
            </w:r>
          </w:p>
        </w:tc>
      </w:tr>
    </w:tbl>
    <w:bookmarkEnd w:id="79"/>
    <w:bookmarkStart w:id="80" w:name="def-marginal"/>
    <w:p>
      <w:pPr>
        <w:pStyle w:val="BodyText"/>
      </w:pPr>
      <w:r>
        <w:rPr>
          <w:b/>
          <w:bCs/>
        </w:rPr>
        <w:t xml:space="preserve">Definition 18 (Marginal distribution)</w:t>
      </w:r>
      <w:r>
        <w:t xml:space="preserve"> </w:t>
      </w: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one of several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itself</w:t>
      </w:r>
      <w:r>
        <w:t xml:space="preserve"> </w:t>
      </w:r>
      <w:r>
        <w:t xml:space="preserve">(its CDF, and its PMF or density)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marginal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bookmarkEnd w:id="8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word</w:t>
      </w:r>
      <w:r>
        <w:t xml:space="preserve"> </w:t>
      </w:r>
      <w:r>
        <w:t xml:space="preserve">“marginal”</w:t>
      </w:r>
      <w:r>
        <w:t xml:space="preserve"> </w:t>
      </w:r>
      <w:r>
        <w:t xml:space="preserve">only says that the other variables are being set aside;</w:t>
      </w:r>
      <w:r>
        <w:t xml:space="preserve"> </w:t>
      </w:r>
      <w:r>
        <w:t xml:space="preserve">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same object as the distribution of</w:t>
      </w:r>
      <w:r>
        <w:t xml:space="preserve"> </w:t>
      </w:r>
      <m:oMath>
        <m:r>
          <m:t>X</m:t>
        </m:r>
      </m:oMath>
      <w:r>
        <w:t xml:space="preserve">.</w:t>
      </w:r>
    </w:p>
    <w:bookmarkStart w:id="81" w:name="exm-marginal"/>
    <w:p>
      <w:pPr>
        <w:pStyle w:val="BodyText"/>
      </w:pPr>
      <w:r>
        <w:rPr>
          <w:b/>
          <w:bCs/>
        </w:rPr>
        <w:t xml:space="preserve">Example 22 (Marginal distribution of the total)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21</w:t>
        </w:r>
      </w:hyperlink>
      <w:r>
        <w:t xml:space="preserve">,</w:t>
      </w:r>
      <w:r>
        <w:t xml:space="preserve"> </w:t>
      </w:r>
      <w:r>
        <w:t xml:space="preserve">the marginal distribution of the total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PMF of</w:t>
      </w:r>
      <w:r>
        <w:t xml:space="preserve"> </w:t>
      </w:r>
      <w:hyperlink w:anchor="exm-pmf">
        <w:r>
          <w:rPr>
            <w:rStyle w:val="Hyperlink"/>
          </w:rPr>
          <w:t xml:space="preserve">Example 6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81"/>
    <w:bookmarkStart w:id="82" w:name="thm-marginal-pmf"/>
    <w:p>
      <w:pPr>
        <w:pStyle w:val="BodyText"/>
      </w:pPr>
      <w:r>
        <w:rPr>
          <w:b/>
          <w:bCs/>
        </w:rPr>
        <w:t xml:space="preserve">Theorem 11 (Marginal PMF from a joint PMF)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jointly distributed discrete random variables,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countably many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lim>
                  </m:limLow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{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}</m:t>
                      </m:r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}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partition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{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joint PMF)</m:t>
              </m:r>
            </m:e>
          </m:eqArr>
        </m:oMath>
      </m:oMathPara>
    </w:p>
    <w:bookmarkStart w:id="83" w:name="exm-marginal-pmf"/>
    <w:p>
      <w:pPr>
        <w:pStyle w:val="FirstParagraph"/>
      </w:pPr>
      <w:r>
        <w:rPr>
          <w:b/>
          <w:bCs/>
        </w:rPr>
        <w:t xml:space="preserve">Example 23 (Summing a row of the joint PMF)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21</w:t>
        </w:r>
      </w:hyperlink>
      <w:r>
        <w:t xml:space="preserve">, summing the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row: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bernoulli-pmf">
        <w:r>
          <w:rPr>
            <w:rStyle w:val="Hyperlink"/>
          </w:rPr>
          <w:t xml:space="preserve">Example 7</w:t>
        </w:r>
      </w:hyperlink>
      <w:r>
        <w:t xml:space="preserve">.</w:t>
      </w:r>
    </w:p>
    <w:bookmarkEnd w:id="83"/>
    <w:bookmarkStart w:id="84" w:name="def-joint-pdf"/>
    <w:p>
      <w:pPr>
        <w:pStyle w:val="BodyText"/>
      </w:pPr>
      <w:r>
        <w:rPr>
          <w:b/>
          <w:bCs/>
        </w:rPr>
        <w:t xml:space="preserve">Definition 19 (Joint probability density function)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probability density function</w:t>
      </w:r>
      <w:r>
        <w:t xml:space="preserve"> </w:t>
      </w:r>
      <w:r>
        <w:t xml:space="preserve">(joint density)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integral of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probability that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bookmarkEnd w:id="8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</w:t>
      </w:r>
      <w:r>
        <w:t xml:space="preserve"> </w:t>
      </w:r>
      <w:hyperlink r:id="rId73">
        <w:r>
          <w:rPr>
            <w:rStyle w:val="Hyperlink"/>
          </w:rPr>
          <w:t xml:space="preserve">events</w:t>
        </w:r>
      </w:hyperlink>
      <w:r>
        <w:t xml:space="preserve">, a fully rigorous version restricts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designated collection of regions;</w:t>
      </w:r>
      <w:r>
        <w:t xml:space="preserve"> </w:t>
      </w:r>
      <w:r>
        <w:t xml:space="preserve">every region that arises in these notes is in it.</w:t>
      </w:r>
    </w:p>
    <w:bookmarkStart w:id="85" w:name="exm-joint-pdf"/>
    <w:p>
      <w:pPr>
        <w:pStyle w:val="BodyText"/>
      </w:pPr>
      <w:r>
        <w:rPr>
          <w:b/>
          <w:bCs/>
        </w:rPr>
        <w:t xml:space="preserve">Example 24 (A joint density on a triangle)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triangle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has area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gives the whole plane probability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the joint density of a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always.</w:t>
      </w:r>
      <w:r>
        <w:t xml:space="preserve"> </w:t>
      </w:r>
      <w:r>
        <w:t xml:space="preserve">For example, the probability that both are at most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times the area of the smaller triangle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85"/>
    <w:bookmarkStart w:id="86" w:name="thm-no-joint-density-diagonal"/>
    <w:p>
      <w:pPr>
        <w:pStyle w:val="FirstParagraph"/>
      </w:pPr>
      <w:r>
        <w:rPr>
          <w:b/>
          <w:bCs/>
        </w:rPr>
        <w:t xml:space="preserve">Theorem 12 (Not every pair of continuous random variables has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variable,</w:t>
      </w:r>
      <w:r>
        <w:t xml:space="preserve"> </w:t>
      </w:r>
      <w:r>
        <w:t xml:space="preserve">then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</w:t>
      </w:r>
      <w:r>
        <w:t xml:space="preserve"> </w:t>
      </w:r>
      <w:hyperlink w:anchor="def-joint-pdf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8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were a joint density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 diagonal line.</w:t>
      </w:r>
      <w:r>
        <w:t xml:space="preserve"> </w:t>
      </w:r>
      <w:r>
        <w:t xml:space="preserve">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L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, the function</w:t>
      </w:r>
      <w:r>
        <w:t xml:space="preserve"> </w:t>
      </w:r>
      <m:oMath>
        <m:r>
          <m:t>y</m:t>
        </m:r>
        <m:r>
          <m:rPr>
            <m:sty m:val="p"/>
          </m:rPr>
          <m:t>↦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except at the single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1</m:t>
                          </m:r>
                        </m:e>
                        <m:sub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x</m:t>
                          </m:r>
                        </m:sub>
                      </m:sSub>
                    </m:e>
                  </m:nary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inner integrand is 0 except at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which is a contradiction.</w:t>
      </w:r>
      <w:r>
        <w:t xml:space="preserve"> </w:t>
      </w:r>
      <w:r>
        <w:t xml:space="preserve">Tonelli’s theorem allows the iterated integral because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7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18.3).</w:t>
      </w:r>
    </w:p>
    <w:bookmarkStart w:id="88" w:name="thm-marginal-density"/>
    <w:p>
      <w:pPr>
        <w:pStyle w:val="BodyText"/>
      </w:pPr>
      <w:r>
        <w:rPr>
          <w:b/>
          <w:bCs/>
        </w:rPr>
        <w:t xml:space="preserve">Theorem 13 (Marginal density from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density: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}</m:t>
        </m:r>
      </m:oMath>
      <w:r>
        <w:t xml:space="preserve"> </w:t>
      </w:r>
      <w:r>
        <w:t xml:space="preserve">is the event that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 the strip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R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(same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t>f</m:t>
                          </m:r>
                        </m:e>
                        <m:sub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Y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Tonelli’s theorem allows the iterated integral because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7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satisfies</w:t>
      </w:r>
      <w:r>
        <w:t xml:space="preserve"> </w:t>
      </w:r>
      <w:hyperlink w:anchor="def-pdf">
        <w:r>
          <w:rPr>
            <w:rStyle w:val="Hyperlink"/>
          </w:rPr>
          <w:t xml:space="preserve">Definition 7</w:t>
        </w:r>
      </w:hyperlink>
      <w:r>
        <w:t xml:space="preserve">.</w:t>
      </w:r>
    </w:p>
    <w:bookmarkStart w:id="89" w:name="exm-marginal-density"/>
    <w:p>
      <w:pPr>
        <w:pStyle w:val="BodyText"/>
      </w:pPr>
      <w:r>
        <w:rPr>
          <w:b/>
          <w:bCs/>
        </w:rPr>
        <w:t xml:space="preserve">Example 25 (Marginal densities on the triangle)</w:t>
      </w:r>
      <w:r>
        <w:t xml:space="preserve"> </w:t>
      </w:r>
      <w:r>
        <w:t xml:space="preserve">For the joint density of</w:t>
      </w:r>
      <w:r>
        <w:t xml:space="preserve"> </w:t>
      </w:r>
      <w:hyperlink w:anchor="exm-joint-pdf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, else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The same steps with the roles swapped 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y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89"/>
    <w:bookmarkStart w:id="90" w:name="def-joint-density-mass"/>
    <w:p>
      <w:pPr>
        <w:pStyle w:val="BodyText"/>
      </w:pPr>
      <w:r>
        <w:rPr>
          <w:b/>
          <w:bCs/>
        </w:rPr>
        <w:t xml:space="preserve">Definition 20 (Joint density-mass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discrete random variable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 continuous random variable,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density-mass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is a probability mass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probability density in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∈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B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discrete, the roles swap: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t>B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91" w:name="cor-joint-density-mass-marginal"/>
    <w:p>
      <w:pPr>
        <w:pStyle w:val="BodyText"/>
      </w:pPr>
      <w:r>
        <w:rPr>
          <w:b/>
          <w:bCs/>
        </w:rPr>
        <w:t xml:space="preserve">Corollary 2 (Marginal PMF from a joint density-mass function)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density-mass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outcome has</w:t>
      </w:r>
      <w:r>
        <w:t xml:space="preserve"> </w:t>
      </w:r>
      <m:oMath>
        <m:r>
          <m:t>Y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function,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2" w:name="exm-joint-density-mass"/>
    <w:p>
      <w:pPr>
        <w:pStyle w:val="FirstParagraph"/>
      </w:pPr>
      <w:r>
        <w:rPr>
          <w:b/>
          <w:bCs/>
        </w:rPr>
        <w:t xml:space="preserve">Example 26 (A coin flip and a waiting time)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which add to 1.</w:t>
      </w:r>
      <w:r>
        <w:t xml:space="preserve"> </w:t>
      </w:r>
      <w:r>
        <w:t xml:space="preserve">For example, the probability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92"/>
    <w:bookmarkStart w:id="95" w:name="sec-joint-marginal"/>
    <w:p>
      <w:pPr>
        <w:pStyle w:val="Heading3"/>
      </w:pPr>
      <w:r>
        <w:t xml:space="preserve">2.1 Joint distributions and marginalization</w:t>
      </w:r>
    </w:p>
    <w:p>
      <w:pPr>
        <w:pStyle w:val="FirstParagraph"/>
      </w:pP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taking values in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(PMF)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the distribution is the subset of values where the probability is strictly positive: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: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is finite,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 probability vector.</w:t>
      </w:r>
    </w:p>
    <w:p>
      <w:pPr>
        <w:pStyle w:val="BodyText"/>
      </w:pPr>
      <w:r>
        <w:t xml:space="preserve">For two discrete variables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Y</m:t>
        </m:r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r>
        <w:rPr>
          <w:b/>
          <w:bCs/>
        </w:rPr>
        <w:t xml:space="preserve">joint probability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Y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For two variables, the joint probabilities can be laid out in a matrix or table.</w:t>
      </w:r>
      <w:r>
        <w:t xml:space="preserve"> </w:t>
      </w:r>
      <w:r>
        <w:t xml:space="preserve">Summing across a row or column collapses that variable away,</w:t>
      </w:r>
      <w:r>
        <w:t xml:space="preserve"> </w:t>
      </w:r>
      <w:r>
        <w:t xml:space="preserve">a process called</w:t>
      </w:r>
      <w:r>
        <w:t xml:space="preserve"> </w:t>
      </w:r>
      <w:r>
        <w:rPr>
          <w:b/>
          <w:bCs/>
        </w:rPr>
        <w:t xml:space="preserve">marginalization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Y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resulting distributions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marginal distributions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Start w:id="94" w:name="exm-meteorite"/>
    <w:p>
      <w:pPr>
        <w:pStyle w:val="BodyText"/>
      </w:pPr>
      <w:r>
        <w:rPr>
          <w:b/>
          <w:bCs/>
        </w:rPr>
        <w:t xml:space="preserve">Example 27 (Joint probabilities and marginalization)</w:t>
      </w:r>
      <w:r>
        <w:t xml:space="preserve"> </w:t>
      </w:r>
      <w:r>
        <w:t xml:space="preserve">Consider an example adapted from Brian Hutchinson’s notes</w:t>
      </w:r>
      <w:r>
        <w:t xml:space="preserve"> </w:t>
      </w:r>
      <w:r>
        <w:t xml:space="preserve">(Hutchinson 2024)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a meteorite hits your house on a given day (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d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you have a good day (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).</w:t>
      </w:r>
      <w:r>
        <w:t xml:space="preserve"> </w:t>
      </w:r>
      <w:r>
        <w:t xml:space="preserve">In this distribution, 9 out of 10 days are good days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),</w:t>
      </w:r>
      <w:r>
        <w:t xml:space="preserve"> </w:t>
      </w:r>
      <w:r>
        <w:t xml:space="preserve">and the probability of a meteorite strike is 1 in a million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3" w:name="tbl-meteorit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Joint distribution of a meteorite strike (</w:t>
            </w:r>
            <m:oMath>
              <m:r>
                <m:t>m</m:t>
              </m:r>
            </m:oMath>
            <w:r>
              <w:t xml:space="preserve">) and day quality (</w:t>
            </w:r>
            <m:oMath>
              <m:r>
                <m:t>d</m:t>
              </m:r>
            </m:oMath>
            <w:r>
              <w:t xml:space="preserve">), with marginals.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(bad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(good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Marginal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(no meteorite)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0.09999902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0.89999998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0.999999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(meteorite hit)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0.000001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Marginal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d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0.10000000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1.000000</m:t>
                    </m:r>
                  </m:oMath>
                </w:p>
              </w:tc>
            </w:tr>
          </w:tbl>
          <w:bookmarkEnd w:id="93"/>
          <w:p/>
        </w:tc>
      </w:tr>
    </w:tbl>
    <w:p>
      <w:pPr>
        <w:pStyle w:val="BodyText"/>
      </w:pPr>
      <w:r>
        <w:t xml:space="preserve">Summing each row yields the marginal distribution of</w:t>
      </w:r>
      <w:r>
        <w:t xml:space="preserve"> </w:t>
      </w:r>
      <m:oMath>
        <m:r>
          <m:t>m</m:t>
        </m:r>
      </m:oMath>
      <w:r>
        <w:t xml:space="preserve">;</w:t>
      </w:r>
      <w:r>
        <w:t xml:space="preserve"> </w:t>
      </w:r>
      <w:r>
        <w:t xml:space="preserve">summing each column yields the marginal distribution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Conditioning inverts the perspective: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0.000001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0.98</m:t>
              </m:r>
            </m:e>
          </m:eqArr>
        </m:oMath>
      </m:oMathPara>
    </w:p>
    <w:p>
      <w:pPr>
        <w:pStyle w:val="FirstParagraph"/>
      </w:pPr>
      <w:r>
        <w:t xml:space="preserve">Given that a meteorite struck your house, you have a 98% chance of having a bad day.</w:t>
      </w:r>
      <w:r>
        <w:t xml:space="preserve"> </w:t>
      </w:r>
      <w:r>
        <w:t xml:space="preserve">In reverse: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0.0000098</m:t>
              </m:r>
            </m:e>
          </m:eqArr>
        </m:oMath>
      </m:oMathPara>
    </w:p>
    <w:p>
      <w:pPr>
        <w:pStyle w:val="FirstParagraph"/>
      </w:pPr>
      <w:r>
        <w:t xml:space="preserve">Given that you are having a bad day, the probability of a meteorite hit is roughly 1 in 100,000.</w:t>
      </w:r>
      <w:r>
        <w:t xml:space="preserve"> </w:t>
      </w:r>
      <w:r>
        <w:t xml:space="preserve">Bad days are common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), so having one is very weak evidence that an astronomical rarity occurred.</w:t>
      </w:r>
    </w:p>
    <w:bookmarkEnd w:id="94"/>
    <w:bookmarkEnd w:id="95"/>
    <w:bookmarkStart w:id="104" w:name="sec-continuous-distributions"/>
    <w:p>
      <w:pPr>
        <w:pStyle w:val="Heading3"/>
      </w:pPr>
      <w:r>
        <w:t xml:space="preserve">2.2 Continuous distributions and densities</w:t>
      </w:r>
    </w:p>
    <w:p>
      <w:pPr>
        <w:pStyle w:val="FirstParagraph"/>
      </w:pP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 a continuous space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its behavior is described by 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(PDF)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rPr>
                <m:scr m:val="double-struck"/>
                <m:sty m:val="p"/>
              </m:rPr>
              <m:t>R</m:t>
            </m:r>
          </m:e>
          <m:sub>
            <m:r>
              <m:rPr>
                <m:sty m:val="p"/>
              </m:rPr>
              <m:t>+</m:t>
            </m:r>
          </m:sub>
        </m:sSub>
      </m:oMath>
      <w:r>
        <w:t xml:space="preserve"> </w:t>
      </w:r>
      <w:r>
        <w:t xml:space="preserve">satisfying: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Probabilities are assigned to subsets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by integrating the density over that set: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bookmarkStart w:id="96" w:name="thm-zero-point-prob"/>
    <w:p>
      <w:pPr>
        <w:pStyle w:val="FirstParagraph"/>
      </w:pPr>
      <w:r>
        <w:rPr>
          <w:b/>
          <w:bCs/>
        </w:rPr>
        <w:t xml:space="preserve">Theorem 14 (Points have zero probability in continuous distributions)</w:t>
      </w:r>
      <w:r>
        <w:t xml:space="preserve"> </w:t>
      </w:r>
      <w:r>
        <w:t xml:space="preserve">For any continuous random variable and any specific value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6"/>
    <w:p>
      <w:pPr>
        <w:pStyle w:val="FirstParagraph"/>
      </w:pPr>
      <w:r>
        <w:t xml:space="preserve">Why?</w:t>
      </w:r>
      <w:r>
        <w:t xml:space="preserve"> </w:t>
      </w:r>
      <w:r>
        <w:t xml:space="preserve">As Brian Hutchinson notes</w:t>
      </w:r>
      <w:r>
        <w:t xml:space="preserve"> </w:t>
      </w:r>
      <w:r>
        <w:t xml:space="preserve">(Hutchinson 2024)</w:t>
      </w:r>
      <w:r>
        <w:t xml:space="preserve">, what is the probability that someone’s height is</w:t>
      </w:r>
      <w:r>
        <w:t xml:space="preserve"> </w:t>
      </w:r>
      <w:r>
        <w:rPr>
          <w:i/>
          <w:iCs/>
        </w:rPr>
        <w:t xml:space="preserve">exactly</w:t>
      </w:r>
      <w:r>
        <w:t xml:space="preserve"> </w:t>
      </w:r>
      <m:oMath>
        <m:r>
          <m:t>6.0000000000</m:t>
        </m:r>
        <m:r>
          <m:rPr>
            <m:sty m:val="p"/>
          </m:rPr>
          <m:t>…</m:t>
        </m:r>
      </m:oMath>
      <w:r>
        <w:t xml:space="preserve"> </w:t>
      </w:r>
      <w:r>
        <w:t xml:space="preserve">feet?</w:t>
      </w:r>
      <w:r>
        <w:t xml:space="preserve"> </w:t>
      </w:r>
      <w:r>
        <w:t xml:space="preserve">Zero.</w:t>
      </w:r>
      <w:r>
        <w:t xml:space="preserve"> </w:t>
      </w:r>
      <w:r>
        <w:t xml:space="preserve">A single real point has width zero, so the integral over a single point is zero.</w:t>
      </w:r>
    </w:p>
    <w:p>
      <w:pPr>
        <w:pStyle w:val="BodyText"/>
      </w:pPr>
      <w:r>
        <w:t xml:space="preserve">Non-zero probabilities attach to intervals or regions of non-zero width: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−</m:t>
          </m:r>
          <m:r>
            <m:t>ε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6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6</m:t>
              </m:r>
              <m:r>
                <m:rPr>
                  <m:sty m:val="p"/>
                </m:rPr>
                <m:t>−</m:t>
              </m:r>
              <m:r>
                <m:t>ε</m:t>
              </m:r>
            </m:sub>
            <m:sup>
              <m:r>
                <m:t>6</m:t>
              </m:r>
              <m:r>
                <m:rPr>
                  <m:sty m:val="p"/>
                </m:rPr>
                <m:t>+</m:t>
              </m:r>
              <m:r>
                <m:t>ε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for </m:t>
          </m:r>
          <m:r>
            <m:t>ε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Every rule developed for discrete variables carries over to continuous variables by replacing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with integrals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d</m:t>
            </m:r>
          </m:e>
        </m:nary>
        <m:r>
          <m:t>x</m:t>
        </m:r>
      </m:oMath>
      <w:r>
        <w:t xml:space="preserve">.</w:t>
      </w:r>
      <w:r>
        <w:t xml:space="preserve"> </w:t>
      </w:r>
      <w:r>
        <w:t xml:space="preserve">For example, marginalizing out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a joint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to find the marginal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becomes: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00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probability mass functions and probability density functions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01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102">
        <w:r>
          <w:rPr>
            <w:rStyle w:val="Hyperlink"/>
          </w:rPr>
          <w:t xml:space="preserve">discrete random variables</w:t>
        </w:r>
      </w:hyperlink>
      <w:r>
        <w:t xml:space="preserve"> </w:t>
      </w:r>
      <w:r>
        <w:t xml:space="preserve">and</w:t>
      </w:r>
      <w:r>
        <w:t xml:space="preserve"> </w:t>
      </w:r>
      <w:hyperlink r:id="rId103">
        <w:r>
          <w:rPr>
            <w:rStyle w:val="Hyperlink"/>
          </w:rPr>
          <w:t xml:space="preserve">continuous random variables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104"/>
    <w:bookmarkEnd w:id="105"/>
    <w:bookmarkStart w:id="125" w:name="sec-prob-haz"/>
    <w:p>
      <w:pPr>
        <w:pStyle w:val="Heading2"/>
      </w:pPr>
      <w:r>
        <w:t xml:space="preserve">3 Survival, hazard, and cumulative hazard functions</w:t>
      </w:r>
    </w:p>
    <w:bookmarkStart w:id="106" w:name="def-surv-fn"/>
    <w:p>
      <w:pPr>
        <w:pStyle w:val="FirstParagraph"/>
      </w:pPr>
      <w:r>
        <w:rPr>
          <w:b/>
          <w:bCs/>
        </w:rPr>
        <w:t xml:space="preserve">Definition 21 (Survival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survival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survivor function</w:t>
      </w:r>
      <w:r>
        <w:t xml:space="preserve">)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exceeds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&gt;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0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name comes from time-to-event analysis: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 participant dies,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the participant is still alive at time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The definition itself applies to any random variable.</w:t>
      </w:r>
    </w:p>
    <w:bookmarkStart w:id="107" w:name="thm-survival-expressions-1"/>
    <w:p>
      <w:pPr>
        <w:pStyle w:val="BodyText"/>
      </w:pPr>
      <w:r>
        <w:rPr>
          <w:b/>
          <w:bCs/>
        </w:rPr>
        <w:t xml:space="preserve">Theorem 15 (Survival function and CDF)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 then also: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t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complement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T</m:t>
        </m:r>
      </m:oMath>
      <w:r>
        <w:t xml:space="preserve">, the density integrates to 1 over the real line</w:t>
      </w:r>
      <w:r>
        <w:t xml:space="preserve"> </w:t>
      </w:r>
      <w:r>
        <w:t xml:space="preserve">(</w:t>
      </w:r>
      <w:hyperlink w:anchor="thm-density-sums-to-one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integral of the density up to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w:anchor="thm-density-vs-CDF">
        <w:r>
          <w:rPr>
            <w:rStyle w:val="Hyperlink"/>
          </w:rPr>
          <w:t xml:space="preserve">Theorem 6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(total integral is 1; </m:t>
              </m:r>
              <m:r>
                <m:t>F</m:t>
              </m:r>
              <m:r>
                <m:rPr>
                  <m:nor/>
                  <m:sty m:val="p"/>
                </m:rPr>
                <m:t> is the integral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first integral at </m:t>
              </m:r>
              <m:r>
                <m:t>t</m:t>
              </m:r>
              <m:r>
                <m:rPr>
                  <m:nor/>
                  <m:sty m:val="p"/>
                </m:rPr>
                <m:t> and cancel)</m:t>
              </m:r>
            </m:e>
          </m:eqArr>
        </m:oMath>
      </m:oMathPara>
    </w:p>
    <w:bookmarkStart w:id="108" w:name="exm-exp-survfn"/>
    <w:p>
      <w:pPr>
        <w:pStyle w:val="FirstParagraph"/>
      </w:pPr>
      <w:r>
        <w:rPr>
          <w:b/>
          <w:bCs/>
        </w:rPr>
        <w:t xml:space="preserve">Example 28 (Survival function of an exponential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exponential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by</w:t>
      </w:r>
      <w:r>
        <w:t xml:space="preserve"> </w:t>
      </w:r>
      <w:hyperlink w:anchor="thm-survival-expressions-1">
        <w:r>
          <w:rPr>
            <w:rStyle w:val="Hyperlink"/>
          </w:rPr>
          <w:t xml:space="preserve">Theorem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(integral form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≈</m:t>
        </m:r>
        <m:r>
          <m:t>0.368</m:t>
        </m:r>
      </m:oMath>
      <w:r>
        <w:t xml:space="preserve">.</w:t>
      </w:r>
    </w:p>
    <w:bookmarkEnd w:id="108"/>
    <w:bookmarkStart w:id="110" w:name="def-hazard"/>
    <w:p>
      <w:pPr>
        <w:pStyle w:val="BodyText"/>
      </w:pPr>
      <w:r>
        <w:rPr>
          <w:b/>
          <w:bCs/>
        </w:rPr>
        <w:t xml:space="preserve">Definition 22 (Hazard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hazard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hazard rate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hazard rate function</w:t>
      </w:r>
      <w:r>
        <w:t xml:space="preserve">)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typically denoted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limit of the</w:t>
      </w:r>
      <w:r>
        <w:t xml:space="preserve"> </w:t>
      </w:r>
      <w:hyperlink r:id="rId109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11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Sources differ on the symbol: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Dobson and Barnett (2018)</w:t>
      </w:r>
      <w:r>
        <w:t xml:space="preserve">,</w:t>
      </w:r>
      <w:r>
        <w:t xml:space="preserve"> </w:t>
      </w:r>
      <w:r>
        <w:t xml:space="preserve">Vittinghoff et al. (2012)</w:t>
      </w:r>
      <w:r>
        <w:t xml:space="preserve">,</w:t>
      </w:r>
      <w:r>
        <w:t xml:space="preserve"> </w:t>
      </w:r>
      <w:r>
        <w:t xml:space="preserve">Klein and Moeschberger (2003)</w:t>
      </w:r>
      <w:r>
        <w:t xml:space="preserve">, and</w:t>
      </w:r>
      <w:r>
        <w:t xml:space="preserve"> </w:t>
      </w:r>
      <w:r>
        <w:t xml:space="preserve">Kleinbaum and Klein (2012)</w:t>
      </w:r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Rothman et al. (2021)</w:t>
      </w:r>
      <w:r>
        <w:t xml:space="preserve"> </w:t>
      </w:r>
      <w:r>
        <w:t xml:space="preserve">and</w:t>
      </w:r>
      <w:r>
        <w:t xml:space="preserve"> </w:t>
      </w:r>
      <w:r>
        <w:t xml:space="preserve">Kalbfleisch and Prentice (2011)</w:t>
      </w:r>
      <w:r>
        <w:t xml:space="preserve">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an event occurs,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a rate, not a probability:</w:t>
      </w:r>
      <w:r>
        <w:t xml:space="preserve"> </w:t>
      </w:r>
      <w:r>
        <w:t xml:space="preserve">for a small interval width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</m:oMath>
      <w:r>
        <w:t xml:space="preserve"> </w:t>
      </w:r>
      <w:r>
        <w:t xml:space="preserve">is approximately the probability</w:t>
      </w:r>
      <w:r>
        <w:t xml:space="preserve"> </w:t>
      </w:r>
      <w:r>
        <w:t xml:space="preserve">that the event occurs in</w:t>
      </w:r>
      <w:r>
        <w:t xml:space="preserve"> </w:t>
      </w:r>
      <m:oMath>
        <m:r>
          <m:rPr>
            <m:sty m:val="p"/>
          </m:rPr>
          <m:t>[</m:t>
        </m:r>
        <m:r>
          <m:t>t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given that it has not occurred before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Many sources write the hazard as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reading it as the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</m:oMath>
      <w:r>
        <w:t xml:space="preserve">, conditional on the event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;</w:t>
      </w:r>
      <w:r>
        <w:t xml:space="preserve"> </w:t>
      </w:r>
      <w:r>
        <w:t xml:space="preserve">that notation abbreviates the limit in</w:t>
      </w:r>
      <w:r>
        <w:t xml:space="preserve"> </w:t>
      </w:r>
      <w:hyperlink w:anchor="def-hazard">
        <w:r>
          <w:rPr>
            <w:rStyle w:val="Hyperlink"/>
          </w:rPr>
          <w:t xml:space="preserve">Definition 22</w:t>
        </w:r>
      </w:hyperlink>
      <w:r>
        <w:t xml:space="preserve">.</w:t>
      </w:r>
      <w:r>
        <w:t xml:space="preserve"> </w:t>
      </w:r>
      <w:r>
        <w:t xml:space="preserve">For a discrete</w:t>
      </w:r>
      <w:r>
        <w:t xml:space="preserve"> </w:t>
      </w:r>
      <m:oMath>
        <m:r>
          <m:t>T</m:t>
        </m:r>
      </m:oMath>
      <w:r>
        <w:t xml:space="preserve">, the analogous quantity is 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.</w:t>
      </w:r>
    </w:p>
    <w:p>
      <w:pPr>
        <w:pStyle w:val="BodyText"/>
      </w:pPr>
      <w:r>
        <w:t xml:space="preserve">The name</w:t>
      </w:r>
      <w:r>
        <w:t xml:space="preserve"> </w:t>
      </w:r>
      <w:r>
        <w:t xml:space="preserve">“hazard”</w:t>
      </w:r>
      <w:r>
        <w:t xml:space="preserve"> </w:t>
      </w:r>
      <w:r>
        <w:t xml:space="preserve">carries a connotation that the event is undesirable —</w:t>
      </w:r>
      <w:r>
        <w:t xml:space="preserve"> </w:t>
      </w:r>
      <w:r>
        <w:t xml:space="preserve">death, relapse, equipment failure, and so on.</w:t>
      </w:r>
      <w:r>
        <w:t xml:space="preserve"> </w:t>
      </w:r>
      <w:r>
        <w:t xml:space="preserve">When the event in question is neutral or desirable</w:t>
      </w:r>
      <w:r>
        <w:t xml:space="preserve"> </w:t>
      </w:r>
      <w:r>
        <w:t xml:space="preserve">(recovery, conception, graduation, response to treatment),</w:t>
      </w:r>
      <w:r>
        <w:t xml:space="preserve"> </w:t>
      </w:r>
      <w:r>
        <w:t xml:space="preserve">the same quantity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often called the</w:t>
      </w:r>
      <w:r>
        <w:t xml:space="preserve"> </w:t>
      </w:r>
      <w:r>
        <w:rPr>
          <w:b/>
          <w:bCs/>
        </w:rPr>
        <w:t xml:space="preserve">event incidence rate</w:t>
      </w:r>
      <w:r>
        <w:t xml:space="preserve"> </w:t>
      </w:r>
      <w:r>
        <w:t xml:space="preserve">instead.</w:t>
      </w:r>
      <w:r>
        <w:t xml:space="preserve"> </w:t>
      </w:r>
      <w:r>
        <w:t xml:space="preserve">This terminology parallels the convention that conditional probabilities of</w:t>
      </w:r>
      <w:r>
        <w:t xml:space="preserve"> </w:t>
      </w:r>
      <w:r>
        <w:t xml:space="preserve">undesirable events are called</w:t>
      </w:r>
      <w:r>
        <w:t xml:space="preserve"> </w:t>
      </w:r>
      <w:r>
        <w:rPr>
          <w:b/>
          <w:bCs/>
        </w:rPr>
        <w:t xml:space="preserve">risks</w:t>
      </w:r>
      <w:r>
        <w:t xml:space="preserve">,</w:t>
      </w:r>
      <w:r>
        <w:t xml:space="preserve"> </w:t>
      </w:r>
      <w:r>
        <w:t xml:space="preserve">while the same conditional probabilities for neutral or desirable events</w:t>
      </w:r>
      <w:r>
        <w:t xml:space="preserve"> </w:t>
      </w:r>
      <w:r>
        <w:t xml:space="preserve">are simply called</w:t>
      </w:r>
      <w:r>
        <w:t xml:space="preserve"> </w:t>
      </w:r>
      <w:r>
        <w:rPr>
          <w:b/>
          <w:bCs/>
        </w:rPr>
        <w:t xml:space="preserve">probabilities</w:t>
      </w:r>
      <w:r>
        <w:t xml:space="preserve">.</w:t>
      </w:r>
      <w:r>
        <w:t xml:space="preserve"> </w:t>
      </w:r>
      <w:r>
        <w:t xml:space="preserve">The math is identical; only the name changes with the valence of the event.</w:t>
      </w:r>
    </w:p>
    <w:bookmarkStart w:id="112" w:name="exm-hazard-exceeds-one"/>
    <w:p>
      <w:pPr>
        <w:pStyle w:val="BodyText"/>
      </w:pPr>
      <w:r>
        <w:rPr>
          <w:b/>
          <w:bCs/>
        </w:rPr>
        <w:t xml:space="preserve">Example 29 (A hazard greater than 1)</w:t>
      </w:r>
      <w:r>
        <w:t xml:space="preserve"> </w:t>
      </w:r>
      <w:r>
        <w:t xml:space="preserve">A hazard can exceed 1, just as a density can (</w:t>
      </w:r>
      <w:hyperlink w:anchor="exm-normal">
        <w:r>
          <w:rPr>
            <w:rStyle w:val="Hyperlink"/>
          </w:rPr>
          <w:t xml:space="preserve">Example 9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w:anchor="def-exponential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Δ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111">
        <w:r>
          <w:rPr>
            <w:rStyle w:val="Hyperlink"/>
          </w:rPr>
          <w:t xml:space="preserve">subset property</w:t>
        </w:r>
      </w:hyperlink>
      <w:r>
        <w:t xml:space="preserve"> </w:t>
      </w:r>
      <w:r>
        <w:t xml:space="preserve">applies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Δ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Δ</m:t>
                          </m:r>
                        </m:den>
                      </m:f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rPr>
                                  <m:nor/>
                                  <m:sty m:val="p"/>
                                </m:rP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Δ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b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derivative;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  <w:r>
        <w:t xml:space="preserve"> </w:t>
      </w:r>
      <w:r>
        <w:t xml:space="preserve">a hazard is a rate, not a probability.</w:t>
      </w:r>
    </w:p>
    <w:bookmarkEnd w:id="112"/>
    <w:bookmarkStart w:id="113" w:name="def-discrete-hazard"/>
    <w:p>
      <w:pPr>
        <w:pStyle w:val="BodyText"/>
      </w:pPr>
      <w:r>
        <w:rPr>
          <w:b/>
          <w:bCs/>
        </w:rPr>
        <w:t xml:space="preserve">Definition 23 (Discrete-time hazard)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discrete-time hazard</w:t>
      </w:r>
      <w:r>
        <w:t xml:space="preserve"> </w:t>
      </w:r>
      <w:r>
        <w:t xml:space="preserve">of 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</w:t>
      </w:r>
      <w:r>
        <w:t xml:space="preserve"> </w:t>
      </w:r>
      <w:hyperlink r:id="rId109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13"/>
    <w:bookmarkStart w:id="114" w:name="exm-discrete-hazard"/>
    <w:p>
      <w:pPr>
        <w:pStyle w:val="FirstParagraph"/>
      </w:pPr>
      <w:r>
        <w:rPr>
          <w:b/>
          <w:bCs/>
        </w:rPr>
        <w:t xml:space="preserve">Example 30 (Rolling until the first six)</w:t>
      </w:r>
      <w:r>
        <w:t xml:space="preserve"> </w:t>
      </w:r>
      <w:r>
        <w:t xml:space="preserve">Roll a fair die repeatedly,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the number of the roll that first shows a six.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 </w:t>
      </w:r>
      <w:r>
        <w:t xml:space="preserve">exactly when the first</w:t>
      </w:r>
      <w:r>
        <w:t xml:space="preserve"> </w:t>
      </w:r>
      <m:oMath>
        <m:r>
          <m:t>t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rolls are not sixes,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/</m:t>
        </m:r>
        <m:r>
          <m:t>6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when, in addition, roll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six.</w:t>
      </w:r>
      <w:r>
        <w:t xml:space="preserve"> </w:t>
      </w:r>
      <w:r>
        <w:t xml:space="preserve">So, 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nor/>
                  <m:sty m:val="p"/>
                </m:rPr>
                <m:t> implies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(rolls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discrete-time hazard is the same at every roll:</w:t>
      </w:r>
      <w:r>
        <w:t xml:space="preserve"> </w:t>
      </w:r>
      <w:r>
        <w:t xml:space="preserve">having gone without a six so far does not change the chance of a six on the next roll.</w:t>
      </w:r>
    </w:p>
    <w:bookmarkEnd w:id="114"/>
    <w:bookmarkStart w:id="115" w:name="cor-discrete-hazard-unit-interval"/>
    <w:p>
      <w:pPr>
        <w:pStyle w:val="BodyText"/>
      </w:pPr>
      <w:r>
        <w:rPr>
          <w:b/>
          <w:bCs/>
        </w:rPr>
        <w:t xml:space="preserve">Corollary 3 (A discrete-time hazard lies in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 </w:t>
      </w:r>
      <w:r>
        <w:t xml:space="preserve">of a discrete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1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so, by additivity,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</m:eqArr>
        </m:oMath>
      </m:oMathPara>
    </w:p>
    <w:p>
      <w:pPr>
        <w:pStyle w:val="FirstParagraph"/>
      </w:pPr>
      <w:r>
        <w:t xml:space="preserve">The numerator is non-negative and at most the positive denominator,</w:t>
      </w:r>
      <w:r>
        <w:t xml:space="preserve"> </w:t>
      </w:r>
      <w:r>
        <w:t xml:space="preserve">so the ratio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Unlike the continuous-time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,</w:t>
      </w:r>
      <w:r>
        <w:t xml:space="preserve"> </w:t>
      </w:r>
      <w:r>
        <w:t xml:space="preserve">which is a rate and can exceed 1 (</w:t>
      </w:r>
      <w:hyperlink w:anchor="exm-hazard-exceeds-one">
        <w:r>
          <w:rPr>
            <w:rStyle w:val="Hyperlink"/>
          </w:rPr>
          <w:t xml:space="preserve">Example 29</w:t>
        </w:r>
      </w:hyperlink>
      <w:r>
        <w:t xml:space="preserve">),</w:t>
      </w:r>
      <w:r>
        <w:t xml:space="preserve"> </w:t>
      </w:r>
      <w:r>
        <w:t xml:space="preserve">the discrete-time hazard is a probability.</w:t>
      </w:r>
    </w:p>
    <w:bookmarkStart w:id="116" w:name="thm-hazard-dens-surv"/>
    <w:p>
      <w:pPr>
        <w:pStyle w:val="BodyText"/>
      </w:pPr>
      <w:r>
        <w:rPr>
          <w:b/>
          <w:bCs/>
        </w:rPr>
        <w:t xml:space="preserve">Theorem 16 (Hazard equals density over survival)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w:anchor="def-surv-fn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at which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uses three facts.</w:t>
      </w:r>
      <w:r>
        <w:t xml:space="preserve"> </w:t>
      </w:r>
      <w:r>
        <w:t xml:space="preserve">First,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a subset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intersecting them leaves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(the</w:t>
      </w:r>
      <w:r>
        <w:t xml:space="preserve"> </w:t>
      </w:r>
      <w:hyperlink r:id="rId111">
        <w:r>
          <w:rPr>
            <w:rStyle w:val="Hyperlink"/>
          </w:rPr>
          <w:t xml:space="preserve">subset property</w:t>
        </w:r>
      </w:hyperlink>
      <w:r>
        <w:t xml:space="preserve">).</w:t>
      </w:r>
      <w:r>
        <w:t xml:space="preserve"> </w:t>
      </w:r>
      <w:r>
        <w:t xml:space="preserve">Second,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positive.</w:t>
      </w:r>
      <w:r>
        <w:t xml:space="preserve"> </w:t>
      </w:r>
      <w:r>
        <w:t xml:space="preserve">Third,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hyperlink w:anchor="thm-density-limi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as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rPr>
                  <m:sty m:val="p"/>
                </m:rP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(density as a limit; </m:t>
              </m:r>
              <m:r>
                <m:t>f</m:t>
              </m:r>
              <m:r>
                <m:rPr>
                  <m:nor/>
                  <m:sty m:val="p"/>
                </m:rPr>
                <m:t> is continuous at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continuous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17" w:name="exm-exp-haz"/>
    <w:p>
      <w:pPr>
        <w:pStyle w:val="FirstParagraph"/>
      </w:pPr>
      <w:r>
        <w:rPr>
          <w:b/>
          <w:bCs/>
        </w:rPr>
        <w:t xml:space="preserve">Example 31 (Hazard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exponential density and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hyperlink w:anchor="def-hazard">
        <w:r>
          <w:rPr>
            <w:rStyle w:val="Hyperlink"/>
          </w:rPr>
          <w:t xml:space="preserve">Definition 22</w:t>
        </w:r>
      </w:hyperlink>
      <w:r>
        <w:t xml:space="preserve"> </w:t>
      </w:r>
      <w:r>
        <w:t xml:space="preserve">gives the same value directly: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rPr>
                    <m:nor/>
                    <m:sty m:val="p"/>
                  </m:rP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  <m:r>
                  <m:rPr>
                    <m:sty m:val="p"/>
                  </m:rPr>
                  <m:t>Δ</m:t>
                </m:r>
              </m:sup>
            </m:sSup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→</m:t>
        </m:r>
        <m:r>
          <m:t>λ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  <w:r>
        <w:t xml:space="preserve"> </w:t>
      </w:r>
      <w:r>
        <w:t xml:space="preserve">So the exponential distribution has a constant hazard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equal to its rate parameter;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17"/>
    <w:bookmarkStart w:id="118" w:name="def-cuhaz"/>
    <w:p>
      <w:pPr>
        <w:pStyle w:val="BodyText"/>
      </w:pPr>
      <w:r>
        <w:rPr>
          <w:b/>
          <w:bCs/>
        </w:rPr>
        <w:t xml:space="preserve">Definition 24 (Cumulative hazard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cumulative hazard function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integral of its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 </w:t>
      </w:r>
      <w:r>
        <w:t xml:space="preserve">up to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18"/>
    <w:bookmarkStart w:id="119" w:name="exm-exp-cumhaz"/>
    <w:p>
      <w:pPr>
        <w:pStyle w:val="FirstParagraph"/>
      </w:pPr>
      <w:r>
        <w:rPr>
          <w:b/>
          <w:bCs/>
        </w:rPr>
        <w:t xml:space="preserve">Example 32 (Cumulative 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haz">
        <w:r>
          <w:rPr>
            <w:rStyle w:val="Hyperlink"/>
          </w:rPr>
          <w:t xml:space="preserve">Example 31</w:t>
        </w:r>
      </w:hyperlink>
      <w:r>
        <w:t xml:space="preserve">,</w:t>
      </w:r>
      <w:r>
        <w:t xml:space="preserve"> </w:t>
      </w:r>
      <w:r>
        <w:t xml:space="preserve">the hazard is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each piece)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19"/>
    <w:bookmarkStart w:id="120" w:name="cor-cuhaz-nonneg"/>
    <w:p>
      <w:pPr>
        <w:pStyle w:val="BodyText"/>
      </w:pPr>
      <w:r>
        <w:rPr>
          <w:b/>
          <w:bCs/>
        </w:rPr>
        <w:t xml:space="preserve">Corollary 4 (Cumulative hazard of a non-negative random variable)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such as a time to event,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Every outcome has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&gt;</m:t>
        </m:r>
        <m:r>
          <m:t>u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u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u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u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∅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events found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Then,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form in</w:t>
      </w:r>
      <w:r>
        <w:t xml:space="preserve"> </w:t>
      </w:r>
      <w:hyperlink w:anchor="cor-cuhaz-nonneg">
        <w:r>
          <w:rPr>
            <w:rStyle w:val="Hyperlink"/>
          </w:rPr>
          <w:t xml:space="preserve">Corollary 4</w:t>
        </w:r>
      </w:hyperlink>
      <w:r>
        <w:t xml:space="preserve">, with lower limit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is the form most survival-analysis texts use.</w:t>
      </w:r>
    </w:p>
    <w:bookmarkStart w:id="122" w:name="cor-surv-int-haz"/>
    <w:p>
      <w:pPr>
        <w:pStyle w:val="BodyText"/>
      </w:pPr>
      <w:r>
        <w:rPr>
          <w:b/>
          <w:bCs/>
        </w:rPr>
        <w:t xml:space="preserve">Corollary 5 (Survival function from the cumulative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</w:t>
      </w:r>
      <w:r>
        <w:t xml:space="preserve"> </w:t>
      </w:r>
      <w:r>
        <w:t xml:space="preserve">whose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all but finitely many points,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therefore:</w:t>
      </w:r>
    </w:p>
    <w:p>
      <w:pPr>
        <w:pStyle w:val="BodyText"/>
      </w:pPr>
      <w:bookmarkStart w:id="121" w:name="eq-surv-int-haz"/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1"/>
    </w:p>
    <w:bookmarkEnd w:id="1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survival-expressions-1">
        <w:r>
          <w:rPr>
            <w:rStyle w:val="Hyperlink"/>
          </w:rPr>
          <w:t xml:space="preserve">Theorem 15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(</w:t>
      </w:r>
      <w:hyperlink w:anchor="thm-density-vs-CDF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at those points.</w:t>
      </w:r>
      <w:r>
        <w:t xml:space="preserve"> </w:t>
      </w:r>
      <w:r>
        <w:t xml:space="preserve">At each such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</m:eqArr>
        </m:oMath>
      </m:oMathPara>
    </w:p>
    <w:p>
      <w:pPr>
        <w:pStyle w:val="FirstParagraph"/>
      </w:pPr>
      <w:r>
        <w:t xml:space="preserve">The function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is continuous 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 it has derivative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at all but finitely many points,</w:t>
      </w:r>
      <w:r>
        <w:t xml:space="preserve"> </w:t>
      </w:r>
      <w:r>
        <w:t xml:space="preserve">so it is an antiderivative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for the fundamental theorem of calculus.</w:t>
      </w:r>
      <w:r>
        <w:t xml:space="preserve"> </w:t>
      </w:r>
      <w:r>
        <w:t xml:space="preserve">As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S</m:t>
              </m:r>
              <m:r>
                <m:rPr>
                  <m:nor/>
                  <m:sty m:val="p"/>
                </m:rPr>
                <m:t> is an antiderivative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Exponentiating both sides 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w:hyperlink w:anchor="eq-surv-int-haz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123" w:name="exm-exp-surv-int-haz"/>
    <w:p>
      <w:pPr>
        <w:pStyle w:val="BodyText"/>
      </w:pPr>
      <w:r>
        <w:rPr>
          <w:b/>
          <w:bCs/>
        </w:rPr>
        <w:t xml:space="preserve">Example 33 (Recovering the exponential survival function from its cumulative hazard)</w:t>
      </w:r>
      <w:r>
        <w:t xml:space="preserve"> </w:t>
      </w:r>
      <w:r>
        <w:t xml:space="preserve">Continuing</w:t>
      </w:r>
      <w:r>
        <w:t xml:space="preserve"> </w:t>
      </w:r>
      <w:hyperlink w:anchor="exm-exp-cumhaz">
        <w:r>
          <w:rPr>
            <w:rStyle w:val="Hyperlink"/>
          </w:rPr>
          <w:t xml:space="preserve">Example 32</w:t>
        </w:r>
      </w:hyperlink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(survival function from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 the survival function computed directly</w:t>
      </w:r>
      <w:r>
        <w:t xml:space="preserve"> </w:t>
      </w:r>
      <w:r>
        <w:t xml:space="preserve">in</w:t>
      </w:r>
      <w:r>
        <w:t xml:space="preserve"> 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.</w:t>
      </w:r>
    </w:p>
    <w:bookmarkEnd w:id="12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4" w:name="tbl-prob-dist-f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Probability distribution functions of a continuous random variable</w:t>
            </w:r>
            <w:r>
              <w:t xml:space="preserve"> </w:t>
            </w:r>
            <m:oMath>
              <m:r>
                <m:t>T</m:t>
              </m:r>
            </m:oMath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832"/>
              <w:gridCol w:w="1532"/>
              <w:gridCol w:w="255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Name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Definition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pdf">
                    <w:r>
                      <w:rPr>
                        <w:rStyle w:val="Hyperlink"/>
                      </w:rPr>
                      <w:t xml:space="preserve">Probability density function (PDF)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a</m:t>
                        </m:r>
                      </m:sub>
                      <m:sup>
                        <m:r>
                          <m:t>b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b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df">
                    <w:r>
                      <w:rPr>
                        <w:rStyle w:val="Hyperlink"/>
                      </w:rPr>
                      <w:t xml:space="preserve">Cumulative distribution function (CDF)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surv-fn">
                    <w:r>
                      <w:rPr>
                        <w:rStyle w:val="Hyperlink"/>
                      </w:rPr>
                      <w:t xml:space="preserve">Survival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S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‾"/>
                      </m:accPr>
                      <m:e>
                        <m:r>
                          <m:t>F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hazard">
                    <w:r>
                      <w:rPr>
                        <w:rStyle w:val="Hyperlink"/>
                      </w:rPr>
                      <w:t xml:space="preserve">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ty m:val="p"/>
                          </m:rPr>
                          <m:t>lim</m:t>
                        </m:r>
                      </m:e>
                      <m:sub>
                        <m:r>
                          <m:rPr>
                            <m:sty m:val="p"/>
                          </m:rPr>
                          <m:t>Δ</m:t>
                        </m:r>
                        <m:r>
                          <m:rPr>
                            <m:sty m:val="p"/>
                          </m:rPr>
                          <m:t>↓</m:t>
                        </m:r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Δ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/</m:t>
                    </m:r>
                    <m:r>
                      <m:rPr>
                        <m:sty m:val="p"/>
                      </m:rPr>
                      <m:t>Δ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uhaz">
                    <w:r>
                      <w:rPr>
                        <w:rStyle w:val="Hyperlink"/>
                      </w:rPr>
                      <w:t xml:space="preserve">Cumulative 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t>t</m:t>
                        </m:r>
                      </m:sup>
                      <m:e>
                        <m:r>
                          <m:t>λ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Log-hazard function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log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λ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24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a continuous random variable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whose density is continuous at all but finitely many points,</w:t>
      </w:r>
      <w:r>
        <w:t xml:space="preserve"> </w:t>
      </w:r>
      <w:r>
        <w:t xml:space="preserve">the following results connect the functions in</w:t>
      </w:r>
      <w:r>
        <w:t xml:space="preserve"> </w:t>
      </w:r>
      <w:hyperlink w:anchor="tbl-prob-dist-fns">
        <w:r>
          <w:rPr>
            <w:rStyle w:val="Hyperlink"/>
          </w:rPr>
          <w:t xml:space="preserve">Table 2</w:t>
        </w:r>
      </w:hyperlink>
      <w:r>
        <w:t xml:space="preserve">:</w:t>
      </w:r>
    </w:p>
    <w:p>
      <w:pPr>
        <w:pStyle w:val="Compact"/>
        <w:numPr>
          <w:ilvl w:val="0"/>
          <w:numId w:val="1003"/>
        </w:numPr>
      </w:pPr>
      <w:hyperlink w:anchor="thm-survival-expressions-1">
        <w:r>
          <w:rPr>
            <w:rStyle w:val="Hyperlink"/>
          </w:rPr>
          <w:t xml:space="preserve">Theorem 15</w:t>
        </w:r>
      </w:hyperlink>
    </w:p>
    <w:p>
      <w:pPr>
        <w:pStyle w:val="Compact"/>
        <w:numPr>
          <w:ilvl w:val="0"/>
          <w:numId w:val="1003"/>
        </w:numPr>
      </w:pPr>
      <w:hyperlink w:anchor="thm-hazard-dens-surv">
        <w:r>
          <w:rPr>
            <w:rStyle w:val="Hyperlink"/>
          </w:rPr>
          <w:t xml:space="preserve">Theorem 16</w:t>
        </w:r>
      </w:hyperlink>
    </w:p>
    <w:p>
      <w:pPr>
        <w:pStyle w:val="Compact"/>
        <w:numPr>
          <w:ilvl w:val="0"/>
          <w:numId w:val="1003"/>
        </w:numPr>
      </w:pPr>
      <w:hyperlink w:anchor="cor-cuhaz-nonneg">
        <w:r>
          <w:rPr>
            <w:rStyle w:val="Hyperlink"/>
          </w:rPr>
          <w:t xml:space="preserve">Corollary 4</w:t>
        </w:r>
      </w:hyperlink>
    </w:p>
    <w:p>
      <w:pPr>
        <w:pStyle w:val="Compact"/>
        <w:numPr>
          <w:ilvl w:val="0"/>
          <w:numId w:val="1003"/>
        </w:numPr>
      </w:pPr>
      <w:hyperlink w:anchor="cor-surv-int-haz">
        <w:r>
          <w:rPr>
            <w:rStyle w:val="Hyperlink"/>
          </w:rPr>
          <w:t xml:space="preserve">Corollary 5</w:t>
        </w:r>
      </w:hyperlink>
    </w:p>
    <w:p>
      <w:pPr>
        <w:pStyle w:val="FirstParagraph"/>
      </w:pPr>
      <w:r>
        <w:t xml:space="preserve">Each arrow in the following diagram converts one function into the next: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Λ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t</m:t>
                      </m:r>
                    </m:sup>
                    <m:e>
                      <m:r>
                        <m:t>λ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u</m:t>
                  </m:r>
                </m:lim>
              </m:limUpp>
            </m:e>
            <m:lim>
              <m:r>
                <m:t>​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η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sSup>
                <m:e>
                  <m:r>
                    <m:rPr>
                      <m:sty m:val="p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25"/>
    <w:bookmarkStart w:id="145" w:name="references"/>
    <w:p>
      <w:pPr>
        <w:pStyle w:val="Heading2"/>
      </w:pPr>
      <w:r>
        <w:t xml:space="preserve">References</w:t>
      </w:r>
    </w:p>
    <w:bookmarkStart w:id="144" w:name="refs"/>
    <w:bookmarkStart w:id="127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26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27"/>
    <w:bookmarkStart w:id="128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28"/>
    <w:bookmarkStart w:id="130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29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30"/>
    <w:bookmarkStart w:id="132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31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32"/>
    <w:bookmarkStart w:id="133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133"/>
    <w:bookmarkStart w:id="135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34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35"/>
    <w:bookmarkStart w:id="136" w:name="ref-kalbfleisch2011statistical"/>
    <w:p>
      <w:pPr>
        <w:pStyle w:val="Bibliography"/>
      </w:pPr>
      <w:r>
        <w:t xml:space="preserve">Kalbfleisch, John D, and Ross L Prentice. 2011.</w:t>
      </w:r>
      <w:r>
        <w:t xml:space="preserve"> </w:t>
      </w:r>
      <w:r>
        <w:rPr>
          <w:i/>
          <w:iCs/>
        </w:rPr>
        <w:t xml:space="preserve">The Statistical Analysis of Failure Time Data</w:t>
      </w:r>
      <w:r>
        <w:t xml:space="preserve">. John Wiley &amp; Sons.</w:t>
      </w:r>
    </w:p>
    <w:bookmarkEnd w:id="136"/>
    <w:bookmarkStart w:id="138" w:name="ref-klein2003survival"/>
    <w:p>
      <w:pPr>
        <w:pStyle w:val="Bibliography"/>
      </w:pPr>
      <w:r>
        <w:t xml:space="preserve">Klein, John P, and Melvin L Moeschberger. 2003.</w:t>
      </w:r>
      <w:r>
        <w:t xml:space="preserve"> </w:t>
      </w:r>
      <w:r>
        <w:rPr>
          <w:i/>
          <w:iCs/>
        </w:rPr>
        <w:t xml:space="preserve">Survival Analysis: Techniques for Censored and Truncated Data</w:t>
      </w:r>
      <w:r>
        <w:t xml:space="preserve">. 2nd ed. Springer.</w:t>
      </w:r>
      <w:r>
        <w:t xml:space="preserve"> </w:t>
      </w:r>
      <w:hyperlink r:id="rId137">
        <w:r>
          <w:rPr>
            <w:rStyle w:val="Hyperlink"/>
          </w:rPr>
          <w:t xml:space="preserve">https://link.springer.com/book/10.1007/b97377</w:t>
        </w:r>
      </w:hyperlink>
      <w:r>
        <w:t xml:space="preserve">.</w:t>
      </w:r>
    </w:p>
    <w:bookmarkEnd w:id="138"/>
    <w:bookmarkStart w:id="140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139">
        <w:r>
          <w:rPr>
            <w:rStyle w:val="Hyperlink"/>
          </w:rPr>
          <w:t xml:space="preserve">https://link.springer.com/book/10.1007/978-1-4419-6646-9</w:t>
        </w:r>
      </w:hyperlink>
      <w:r>
        <w:t xml:space="preserve">.</w:t>
      </w:r>
    </w:p>
    <w:bookmarkEnd w:id="140"/>
    <w:bookmarkStart w:id="141" w:name="ref-me4"/>
    <w:p>
      <w:pPr>
        <w:pStyle w:val="Bibliography"/>
      </w:pPr>
      <w:r>
        <w:t xml:space="preserve">Rothman, Kenneth J., Timothy L. Lash, Tyler J. VanderWeele, and Sebastien Haneuse. 2021.</w:t>
      </w:r>
      <w:r>
        <w:t xml:space="preserve"> </w:t>
      </w:r>
      <w:r>
        <w:rPr>
          <w:i/>
          <w:iCs/>
        </w:rPr>
        <w:t xml:space="preserve">Modern Epidemiology</w:t>
      </w:r>
      <w:r>
        <w:t xml:space="preserve">. Fourth edition. Wolters Kluwer.</w:t>
      </w:r>
    </w:p>
    <w:bookmarkEnd w:id="141"/>
    <w:bookmarkStart w:id="143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42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43"/>
    <w:bookmarkEnd w:id="144"/>
    <w:bookmarkEnd w:id="1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7" Type="http://schemas.openxmlformats.org/officeDocument/2006/relationships/image" Target="media/rId97.png"/><Relationship Id="rId43" Type="http://schemas.openxmlformats.org/officeDocument/2006/relationships/hyperlink" Target="expectation.qmd#def-expectation" TargetMode="External"/><Relationship Id="rId142" Type="http://schemas.openxmlformats.org/officeDocument/2006/relationships/hyperlink" Target="https://doi.org/10.1007/978-1-4614-1353-0" TargetMode="External"/><Relationship Id="rId131" Type="http://schemas.openxmlformats.org/officeDocument/2006/relationships/hyperlink" Target="https://doi.org/10.1201/9781315182780" TargetMode="External"/><Relationship Id="rId56" Type="http://schemas.openxmlformats.org/officeDocument/2006/relationships/hyperlink" Target="https://en.wikipedia.org/wiki/Borel_set" TargetMode="External"/><Relationship Id="rId40" Type="http://schemas.openxmlformats.org/officeDocument/2006/relationships/hyperlink" Target="https://en.wikipedia.org/wiki/Cantor_distribution" TargetMode="External"/><Relationship Id="rId51" Type="http://schemas.openxmlformats.org/officeDocument/2006/relationships/hyperlink" Target="https://en.wikipedia.org/wiki/Cumulative_distribution_function" TargetMode="External"/><Relationship Id="rId77" Type="http://schemas.openxmlformats.org/officeDocument/2006/relationships/hyperlink" Target="https://en.wikipedia.org/wiki/Pi-system" TargetMode="External"/><Relationship Id="rId33" Type="http://schemas.openxmlformats.org/officeDocument/2006/relationships/hyperlink" Target="https://en.wikipedia.org/wiki/Probability_density_function#Formal_definition" TargetMode="External"/><Relationship Id="rId27" Type="http://schemas.openxmlformats.org/officeDocument/2006/relationships/hyperlink" Target="https://en.wikipedia.org/wiki/Probability_mass_function" TargetMode="External"/><Relationship Id="rId13" Type="http://schemas.openxmlformats.org/officeDocument/2006/relationships/hyperlink" Target="https://en.wikipedia.org/wiki/Random_variable" TargetMode="External"/><Relationship Id="rId134" Type="http://schemas.openxmlformats.org/officeDocument/2006/relationships/hyperlink" Target="https://facultyweb.cs.wwu.edu/~hutchib2/video_lectures/data371/" TargetMode="External"/><Relationship Id="rId100" Type="http://schemas.openxmlformats.org/officeDocument/2006/relationships/hyperlink" Target="https://facultyweb.cs.wwu.edu/~hutchib2/video_lectures/data371/#probability_refresher" TargetMode="External"/><Relationship Id="rId139" Type="http://schemas.openxmlformats.org/officeDocument/2006/relationships/hyperlink" Target="https://link.springer.com/book/10.1007/978-1-4419-6646-9" TargetMode="External"/><Relationship Id="rId137" Type="http://schemas.openxmlformats.org/officeDocument/2006/relationships/hyperlink" Target="https://link.springer.com/book/10.1007/b97377" TargetMode="External"/><Relationship Id="rId87" Type="http://schemas.openxmlformats.org/officeDocument/2006/relationships/hyperlink" Target="https://morrison-lab.github.io/mds/calculus-double-integrals.html#thm-fubini-tonelli" TargetMode="External"/><Relationship Id="rId34" Type="http://schemas.openxmlformats.org/officeDocument/2006/relationships/hyperlink" Target="https://morrison-lab.github.io/mds/measures.html#def-measure" TargetMode="External"/><Relationship Id="rId18" Type="http://schemas.openxmlformats.org/officeDocument/2006/relationships/hyperlink" Target="https://morrison-lab.github.io/mds/sets-functions.html#def-countable-set" TargetMode="External"/><Relationship Id="rId9" Type="http://schemas.openxmlformats.org/officeDocument/2006/relationships/hyperlink" Target="https://morrison-lab.github.io/mds/sets-functions.html#def-function" TargetMode="External"/><Relationship Id="rId16" Type="http://schemas.openxmlformats.org/officeDocument/2006/relationships/hyperlink" Target="https://morrison-lab.github.io/mds/sets-functions.html#def-image" TargetMode="External"/><Relationship Id="rId101" Type="http://schemas.openxmlformats.org/officeDocument/2006/relationships/hyperlink" Target="https://wwu.instructure.com/courses/1906010/modules#module_3922392" TargetMode="External"/><Relationship Id="rId129" Type="http://schemas.openxmlformats.org/officeDocument/2006/relationships/hyperlink" Target="https://www.cengage.com/c/statistical-inference-2e-casella-berger/9780534243128/" TargetMode="External"/><Relationship Id="rId126" Type="http://schemas.openxmlformats.org/officeDocument/2006/relationships/hyperlink" Target="https://www.youtube.com/playlist?list=PLeB45KifGiuHesi4PALNZSYZFhViVGQJK" TargetMode="External"/><Relationship Id="rId102" Type="http://schemas.openxmlformats.org/officeDocument/2006/relationships/hyperlink" Target="https://www.youtube.com/watch?v=STcqHZyPRI8" TargetMode="External"/><Relationship Id="rId103" Type="http://schemas.openxmlformats.org/officeDocument/2006/relationships/hyperlink" Target="https://www.youtube.com/watch?v=xP6uYaU-E0Y" TargetMode="External"/><Relationship Id="rId22" Type="http://schemas.openxmlformats.org/officeDocument/2006/relationships/hyperlink" Target="probability-basics.qmd#cor-p-neg0" TargetMode="External"/><Relationship Id="rId54" Type="http://schemas.openxmlformats.org/officeDocument/2006/relationships/hyperlink" Target="probability-basics.qmd#cor-probability-finitely-additive" TargetMode="External"/><Relationship Id="rId109" Type="http://schemas.openxmlformats.org/officeDocument/2006/relationships/hyperlink" Target="probability-basics.qmd#def-conditional-prob" TargetMode="External"/><Relationship Id="rId73" Type="http://schemas.openxmlformats.org/officeDocument/2006/relationships/hyperlink" Target="probability-basics.qmd#def-event" TargetMode="External"/><Relationship Id="rId31" Type="http://schemas.openxmlformats.org/officeDocument/2006/relationships/hyperlink" Target="probability-basics.qmd#def-probability" TargetMode="External"/><Relationship Id="rId11" Type="http://schemas.openxmlformats.org/officeDocument/2006/relationships/hyperlink" Target="probability-basics.qmd#def-random-experiment" TargetMode="External"/><Relationship Id="rId10" Type="http://schemas.openxmlformats.org/officeDocument/2006/relationships/hyperlink" Target="probability-basics.qmd#def-sample-space" TargetMode="External"/><Relationship Id="rId55" Type="http://schemas.openxmlformats.org/officeDocument/2006/relationships/hyperlink" Target="probability-basics.qmd#thm-continuity-probability" TargetMode="External"/><Relationship Id="rId111" Type="http://schemas.openxmlformats.org/officeDocument/2006/relationships/hyperlink" Target="probability-basics.qmd#thm-prob-subset" TargetMode="External"/><Relationship Id="rId44" Type="http://schemas.openxmlformats.org/officeDocument/2006/relationships/hyperlink" Target="variance-covariance.qmd#def-variance" TargetMode="External"/></Relationships>
</file>

<file path=word/_rels/footnotes.xml.rels><?xml version='1.0' encoding='UTF-8' standalone='yes'?>
<Relationships xmlns="http://schemas.openxmlformats.org/package/2006/relationships"><Relationship Id="rId43" Type="http://schemas.openxmlformats.org/officeDocument/2006/relationships/hyperlink" Target="expectation.qmd#def-expectation" TargetMode="External"/><Relationship Id="rId142" Type="http://schemas.openxmlformats.org/officeDocument/2006/relationships/hyperlink" Target="https://doi.org/10.1007/978-1-4614-1353-0" TargetMode="External"/><Relationship Id="rId131" Type="http://schemas.openxmlformats.org/officeDocument/2006/relationships/hyperlink" Target="https://doi.org/10.1201/9781315182780" TargetMode="External"/><Relationship Id="rId56" Type="http://schemas.openxmlformats.org/officeDocument/2006/relationships/hyperlink" Target="https://en.wikipedia.org/wiki/Borel_set" TargetMode="External"/><Relationship Id="rId40" Type="http://schemas.openxmlformats.org/officeDocument/2006/relationships/hyperlink" Target="https://en.wikipedia.org/wiki/Cantor_distribution" TargetMode="External"/><Relationship Id="rId51" Type="http://schemas.openxmlformats.org/officeDocument/2006/relationships/hyperlink" Target="https://en.wikipedia.org/wiki/Cumulative_distribution_function" TargetMode="External"/><Relationship Id="rId77" Type="http://schemas.openxmlformats.org/officeDocument/2006/relationships/hyperlink" Target="https://en.wikipedia.org/wiki/Pi-system" TargetMode="External"/><Relationship Id="rId33" Type="http://schemas.openxmlformats.org/officeDocument/2006/relationships/hyperlink" Target="https://en.wikipedia.org/wiki/Probability_density_function#Formal_definition" TargetMode="External"/><Relationship Id="rId27" Type="http://schemas.openxmlformats.org/officeDocument/2006/relationships/hyperlink" Target="https://en.wikipedia.org/wiki/Probability_mass_function" TargetMode="External"/><Relationship Id="rId13" Type="http://schemas.openxmlformats.org/officeDocument/2006/relationships/hyperlink" Target="https://en.wikipedia.org/wiki/Random_variable" TargetMode="External"/><Relationship Id="rId134" Type="http://schemas.openxmlformats.org/officeDocument/2006/relationships/hyperlink" Target="https://facultyweb.cs.wwu.edu/~hutchib2/video_lectures/data371/" TargetMode="External"/><Relationship Id="rId100" Type="http://schemas.openxmlformats.org/officeDocument/2006/relationships/hyperlink" Target="https://facultyweb.cs.wwu.edu/~hutchib2/video_lectures/data371/#probability_refresher" TargetMode="External"/><Relationship Id="rId139" Type="http://schemas.openxmlformats.org/officeDocument/2006/relationships/hyperlink" Target="https://link.springer.com/book/10.1007/978-1-4419-6646-9" TargetMode="External"/><Relationship Id="rId137" Type="http://schemas.openxmlformats.org/officeDocument/2006/relationships/hyperlink" Target="https://link.springer.com/book/10.1007/b97377" TargetMode="External"/><Relationship Id="rId87" Type="http://schemas.openxmlformats.org/officeDocument/2006/relationships/hyperlink" Target="https://morrison-lab.github.io/mds/calculus-double-integrals.html#thm-fubini-tonelli" TargetMode="External"/><Relationship Id="rId34" Type="http://schemas.openxmlformats.org/officeDocument/2006/relationships/hyperlink" Target="https://morrison-lab.github.io/mds/measures.html#def-measure" TargetMode="External"/><Relationship Id="rId18" Type="http://schemas.openxmlformats.org/officeDocument/2006/relationships/hyperlink" Target="https://morrison-lab.github.io/mds/sets-functions.html#def-countable-set" TargetMode="External"/><Relationship Id="rId9" Type="http://schemas.openxmlformats.org/officeDocument/2006/relationships/hyperlink" Target="https://morrison-lab.github.io/mds/sets-functions.html#def-function" TargetMode="External"/><Relationship Id="rId16" Type="http://schemas.openxmlformats.org/officeDocument/2006/relationships/hyperlink" Target="https://morrison-lab.github.io/mds/sets-functions.html#def-image" TargetMode="External"/><Relationship Id="rId101" Type="http://schemas.openxmlformats.org/officeDocument/2006/relationships/hyperlink" Target="https://wwu.instructure.com/courses/1906010/modules#module_3922392" TargetMode="External"/><Relationship Id="rId129" Type="http://schemas.openxmlformats.org/officeDocument/2006/relationships/hyperlink" Target="https://www.cengage.com/c/statistical-inference-2e-casella-berger/9780534243128/" TargetMode="External"/><Relationship Id="rId126" Type="http://schemas.openxmlformats.org/officeDocument/2006/relationships/hyperlink" Target="https://www.youtube.com/playlist?list=PLeB45KifGiuHesi4PALNZSYZFhViVGQJK" TargetMode="External"/><Relationship Id="rId102" Type="http://schemas.openxmlformats.org/officeDocument/2006/relationships/hyperlink" Target="https://www.youtube.com/watch?v=STcqHZyPRI8" TargetMode="External"/><Relationship Id="rId103" Type="http://schemas.openxmlformats.org/officeDocument/2006/relationships/hyperlink" Target="https://www.youtube.com/watch?v=xP6uYaU-E0Y" TargetMode="External"/><Relationship Id="rId22" Type="http://schemas.openxmlformats.org/officeDocument/2006/relationships/hyperlink" Target="probability-basics.qmd#cor-p-neg0" TargetMode="External"/><Relationship Id="rId54" Type="http://schemas.openxmlformats.org/officeDocument/2006/relationships/hyperlink" Target="probability-basics.qmd#cor-probability-finitely-additive" TargetMode="External"/><Relationship Id="rId109" Type="http://schemas.openxmlformats.org/officeDocument/2006/relationships/hyperlink" Target="probability-basics.qmd#def-conditional-prob" TargetMode="External"/><Relationship Id="rId73" Type="http://schemas.openxmlformats.org/officeDocument/2006/relationships/hyperlink" Target="probability-basics.qmd#def-event" TargetMode="External"/><Relationship Id="rId31" Type="http://schemas.openxmlformats.org/officeDocument/2006/relationships/hyperlink" Target="probability-basics.qmd#def-probability" TargetMode="External"/><Relationship Id="rId11" Type="http://schemas.openxmlformats.org/officeDocument/2006/relationships/hyperlink" Target="probability-basics.qmd#def-random-experiment" TargetMode="External"/><Relationship Id="rId10" Type="http://schemas.openxmlformats.org/officeDocument/2006/relationships/hyperlink" Target="probability-basics.qmd#def-sample-space" TargetMode="External"/><Relationship Id="rId55" Type="http://schemas.openxmlformats.org/officeDocument/2006/relationships/hyperlink" Target="probability-basics.qmd#thm-continuity-probability" TargetMode="External"/><Relationship Id="rId111" Type="http://schemas.openxmlformats.org/officeDocument/2006/relationships/hyperlink" Target="probability-basics.qmd#thm-prob-subset" TargetMode="External"/><Relationship Id="rId44" Type="http://schemas.openxmlformats.org/officeDocument/2006/relationships/hyperlink" Target="variance-covariance.qmd#def-varia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Random variables</dc:title>
  <dc:creator/>
  <cp:keywords/>
  <dcterms:created xsi:type="dcterms:W3CDTF">2026-10-13T07:26:42Z</dcterms:created>
  <dcterms:modified xsi:type="dcterms:W3CDTF">2026-10-13T07:26:42Z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00:20:46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