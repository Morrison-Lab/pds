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del w:id="3" w:author="PR Preview" w:date="2026-01-01T00:00:00Z">
        <w:r>
          <w:delText xml:space="preserve">Modeling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as bivariate normal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parameters set equal to these values computed from the data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(they stand in for the parameters here),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joint density is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(a standard result; e.g.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Casella and Berger (2002)</w:delText>
        </w:r>
      </w:del>
      <w:del w:id="17" w:author="PR Preview" w:date="2026-01-01T00:00:00Z">
        <w:r>
          <w:delText xml:space="preserve">):</w:delText>
        </w:r>
      </w:del>
    </w:p>
    <w:p>
      <w:pPr>
        <w:pStyle w:val="BodyText"/>
      </w:pPr>
      <w:ins w:id="18" w:author="PR Preview" w:date="2026-01-01T00:00:00Z">
        <w:r>
          <w:t xml:space="preserve">Modeling</w:t>
        </w:r>
      </w:ins>
      <w:ins w:id="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as bivariate normal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with parameters set equal to these values computed from the data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(they stand in for the parameters here):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are the means of</w:t>
        </w:r>
      </w:ins>
      <w:ins w:id="32" w:author="PR Preview" w:date="2026-01-01T00:00:00Z">
        <w:r>
          <w:t xml:space="preserve"> </w:t>
        </w:r>
      </w:ins>
      <m:oMath>
        <m:r>
          <m:t>X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  <w:ins w:id="35" w:author="PR Preview" w:date="2026-01-01T00:00:00Z">
        <w:r>
          <w:t xml:space="preserve"> </w:t>
        </w:r>
      </w:ins>
      <m:oMath>
        <m:r>
          <m:t>Y</m:t>
        </m:r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</w:t>
        </w:r>
      </w:ins>
      <w:ins w:id="40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their</w:t>
        </w:r>
      </w:ins>
      <w:ins w:id="43" w:author="PR Preview" w:date="2026-01-01T00:00:00Z">
        <w:r>
          <w:t xml:space="preserve"> </w:t>
        </w:r>
      </w:ins>
      <w:hyperlink r:id="rId46">
        <w:ins w:id="44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ρ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their</w:t>
        </w:r>
      </w:ins>
      <w:ins w:id="51" w:author="PR Preview" w:date="2026-01-01T00:00:00Z">
        <w:r>
          <w:t xml:space="preserve"> </w:t>
        </w:r>
      </w:ins>
      <w:hyperlink r:id="rId47">
        <w:ins w:id="52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(the next page defines the last two).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 joint density is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(a standard result; e.g.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Casella and Berger (2002)</w:t>
        </w:r>
      </w:ins>
      <w:ins w:id="6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2026-10-13T07:25:44Z</dcterms:created>
  <dcterms:modified xsi:type="dcterms:W3CDTF">2026-10-13T07:25:44Z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