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21:25:58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3 (The normal density integrates to 1, with mean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and variance</w:delText>
        </w:r>
      </w:del>
      <w:del w:id="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" w:author="PR Preview" w:date="2026-01-01T00:00:00Z">
        <w:r>
          <w:rPr>
            <w:b/>
            <w:bCs/>
          </w:rPr>
          <w:delText xml:space="preserve">)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If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hyperlink w:anchor="def-normal">
        <w:del w:id="1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" w:author="PR Preview" w:date="2026-01-01T00:00:00Z">
        <w:r>
          <w:delText xml:space="preserve">), then: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has</w:delText>
        </w:r>
      </w:del>
      <w:del w:id="20" w:author="PR Preview" w:date="2026-01-01T00:00:00Z">
        <w:r>
          <w:delText xml:space="preserve"> </w:delText>
        </w:r>
      </w:del>
      <w:hyperlink r:id="rId44">
        <w:del w:id="21" w:author="PR Preview" w:date="2026-01-01T00:00:00Z">
          <w:r>
            <w:rPr>
              <w:rStyle w:val="Hyperlink"/>
            </w:rPr>
            <w:delText xml:space="preserve">mean</w:delText>
          </w:r>
        </w:del>
      </w:hyperlink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w:hyperlink r:id="rId45">
        <w:del w:id="26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8" w:author="PR Preview" w:date="2026-01-01T00:00:00Z">
        <w:r>
          <w:delText xml:space="preserve">.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Theorem 3 (The normal density integrates to 1)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If</w:t>
        </w:r>
      </w:ins>
      <w:ins w:id="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</w:t>
        </w:r>
      </w:ins>
      <w:hyperlink w:anchor="def-normal">
        <w:ins w:id="3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6" w:author="PR Preview" w:date="2026-01-01T00:00:00Z">
        <w:r>
          <w:t xml:space="preserve">), then: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Theorem 4 (The mean and variance of the normal distribution)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If</w:t>
        </w:r>
      </w:ins>
      <w:ins w:id="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</w:t>
        </w:r>
      </w:ins>
      <w:hyperlink w:anchor="def-normal">
        <w:ins w:id="4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m:oMath>
        <m:r>
          <m:t>X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has</w:t>
        </w:r>
      </w:ins>
      <w:ins w:id="50" w:author="PR Preview" w:date="2026-01-01T00:00:00Z">
        <w:r>
          <w:t xml:space="preserve"> </w:t>
        </w:r>
      </w:ins>
      <w:hyperlink r:id="rId44">
        <w:ins w:id="51" w:author="PR Preview" w:date="2026-01-01T00:00:00Z">
          <w:r>
            <w:rPr>
              <w:rStyle w:val="Hyperlink"/>
            </w:rPr>
            <w:t xml:space="preserve">mean</w:t>
          </w:r>
        </w:ins>
      </w:hyperlink>
      <w:ins w:id="5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w:hyperlink r:id="rId45">
        <w:ins w:id="5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58" w:author="PR Preview" w:date="2026-01-01T00:00:00Z">
        <w:r>
          <w:t xml:space="preserve">.</w:t>
        </w:r>
      </w:ins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Theorem 4 (Properties of a CDF)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hyperlink w:anchor="def-cdf">
        <w:del w:id="63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64" w:author="PR Preview" w:date="2026-01-01T00:00:00Z">
        <w:r>
          <w:delText xml:space="preserve"> </w:delText>
        </w:r>
      </w:del>
      <m:oMath>
        <m:r>
          <m:t>F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any random variable</w:delText>
        </w:r>
      </w:del>
      <w:del w:id="67" w:author="PR Preview" w:date="2026-01-01T00:00:00Z">
        <w:r>
          <w:delText xml:space="preserve"> </w:delText>
        </w:r>
      </w:del>
      <m:oMath>
        <m:r>
          <m:t>X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non-decreasing,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and:</w:delText>
        </w:r>
      </w:del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Theorem 5 (Properties of a CDF)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</w:t>
        </w:r>
      </w:ins>
      <w:ins w:id="75" w:author="PR Preview" w:date="2026-01-01T00:00:00Z">
        <w:r>
          <w:t xml:space="preserve"> </w:t>
        </w:r>
      </w:ins>
      <w:hyperlink w:anchor="def-cdf">
        <w:ins w:id="76" w:author="PR Preview" w:date="2026-01-01T00:00:00Z">
          <w:r>
            <w:rPr>
              <w:rStyle w:val="Hyperlink"/>
            </w:rPr>
            <w:t xml:space="preserve">CDF</w:t>
          </w:r>
        </w:ins>
      </w:hyperlink>
      <w:ins w:id="77" w:author="PR Preview" w:date="2026-01-01T00:00:00Z">
        <w:r>
          <w:t xml:space="preserve"> </w:t>
        </w:r>
      </w:ins>
      <m:oMath>
        <m:r>
          <m:t>F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of any random variable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non-decreasing,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del w:id="85" w:author="PR Preview" w:date="2026-01-01T00:00:00Z">
        <w:r>
          <w:rPr>
            <w:b/>
            <w:bCs/>
          </w:rPr>
          <w:delText xml:space="preserve">Theorem 5 (The CDF determines the distribution)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If random variables</w:delText>
        </w:r>
      </w:del>
      <w:del w:id="88" w:author="PR Preview" w:date="2026-01-01T00:00:00Z">
        <w:r>
          <w:delText xml:space="preserve"> </w:delText>
        </w:r>
      </w:del>
      <m:oMath>
        <m:r>
          <m:t>X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</w:delText>
        </w:r>
      </w:del>
      <w:del w:id="91" w:author="PR Preview" w:date="2026-01-01T00:00:00Z">
        <w:r>
          <w:delText xml:space="preserve"> </w:delText>
        </w:r>
      </w:del>
      <m:oMath>
        <m:r>
          <m:t>Y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have the same</w:delText>
        </w:r>
      </w:del>
      <w:del w:id="94" w:author="PR Preview" w:date="2026-01-01T00:00:00Z">
        <w:r>
          <w:delText xml:space="preserve"> </w:delText>
        </w:r>
      </w:del>
      <w:hyperlink w:anchor="def-cdf">
        <w:del w:id="95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then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for every</w:delText>
        </w:r>
      </w:del>
      <w:del w:id="102" w:author="PR Preview" w:date="2026-01-01T00:00:00Z">
        <w:r>
          <w:delText xml:space="preserve"> </w:delText>
        </w:r>
      </w:del>
      <w:hyperlink r:id="rId57">
        <w:del w:id="103" w:author="PR Preview" w:date="2026-01-01T00:00:00Z">
          <w:r>
            <w:rPr>
              <w:rStyle w:val="Hyperlink"/>
            </w:rPr>
            <w:delText xml:space="preserve">Borel set</w:delText>
          </w:r>
        </w:del>
      </w:hyperlink>
      <w:del w:id="1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which includes every interval,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and every set built from intervals by countably many unions, intersections, and complements.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Theorem 6 (The CDF determines the distribution)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If random variables</w:t>
        </w:r>
      </w:ins>
      <w:ins w:id="113" w:author="PR Preview" w:date="2026-01-01T00:00:00Z">
        <w:r>
          <w:t xml:space="preserve"> </w:t>
        </w:r>
      </w:ins>
      <m:oMath>
        <m:r>
          <m:t>X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m:oMath>
        <m:r>
          <m:t>Y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have the same</w:t>
        </w:r>
      </w:ins>
      <w:ins w:id="119" w:author="PR Preview" w:date="2026-01-01T00:00:00Z">
        <w:r>
          <w:t xml:space="preserve"> </w:t>
        </w:r>
      </w:ins>
      <w:hyperlink w:anchor="def-cdf">
        <w:ins w:id="120" w:author="PR Preview" w:date="2026-01-01T00:00:00Z">
          <w:r>
            <w:rPr>
              <w:rStyle w:val="Hyperlink"/>
            </w:rPr>
            <w:t xml:space="preserve">CDF</w:t>
          </w:r>
        </w:ins>
      </w:hyperlink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then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for every</w:t>
        </w:r>
      </w:ins>
      <w:ins w:id="127" w:author="PR Preview" w:date="2026-01-01T00:00:00Z">
        <w:r>
          <w:t xml:space="preserve"> </w:t>
        </w:r>
      </w:ins>
      <w:hyperlink r:id="rId57">
        <w:ins w:id="128" w:author="PR Preview" w:date="2026-01-01T00:00:00Z">
          <w:r>
            <w:rPr>
              <w:rStyle w:val="Hyperlink"/>
            </w:rPr>
            <w:t xml:space="preserve">Borel set</w:t>
          </w:r>
        </w:ins>
      </w:hyperlink>
      <w:ins w:id="1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which includes every interval,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every set built from intervals by countably many unions, intersections, and complements.</w:t>
        </w:r>
      </w:ins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Theorem 6 (A density integrates to the CDF, and is its derivative)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If</w:delText>
        </w:r>
      </w:del>
      <w:del w:id="138" w:author="PR Preview" w:date="2026-01-01T00:00:00Z">
        <w:r>
          <w:delText xml:space="preserve"> </w:delText>
        </w:r>
      </w:del>
      <m:oMath>
        <m:r>
          <m:t>X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 a continuous random variable with density</w:delText>
        </w:r>
      </w:del>
      <w:del w:id="141" w:author="PR Preview" w:date="2026-01-01T00:00:00Z">
        <w:r>
          <w:delText xml:space="preserve"> </w:delText>
        </w:r>
      </w:del>
      <m:oMath>
        <m:r>
          <m:t>f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 CDF</w:delText>
        </w:r>
      </w:del>
      <w:del w:id="144" w:author="PR Preview" w:date="2026-01-01T00:00:00Z">
        <w:r>
          <w:delText xml:space="preserve"> </w:delText>
        </w:r>
      </w:del>
      <m:oMath>
        <m:r>
          <m:t>F</m:t>
        </m:r>
      </m:oMath>
      <w:del w:id="145" w:author="PR Preview" w:date="2026-01-01T00:00:00Z">
        <w:r>
          <w:delText xml:space="preserve">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then for every</w:delText>
        </w:r>
      </w:del>
      <w:del w:id="148" w:author="PR Preview" w:date="2026-01-01T00:00:00Z">
        <w:r>
          <w:delText xml:space="preserve"> </w:delText>
        </w:r>
      </w:del>
      <m:oMath>
        <m:r>
          <m:t>t</m:t>
        </m:r>
      </m:oMath>
      <w:del w:id="14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del w:id="150" w:author="PR Preview" w:date="2026-01-01T00:00:00Z">
        <w:r>
          <w:delText xml:space="preserve">and at every</w:delText>
        </w:r>
      </w:del>
      <w:del w:id="151" w:author="PR Preview" w:date="2026-01-01T00:00:00Z">
        <w:r>
          <w:delText xml:space="preserve"> </w:delText>
        </w:r>
      </w:del>
      <m:oMath>
        <m:r>
          <m:t>t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where</w:delText>
        </w:r>
      </w:del>
      <w:del w:id="154" w:author="PR Preview" w:date="2026-01-01T00:00:00Z">
        <w:r>
          <w:delText xml:space="preserve"> </w:delText>
        </w:r>
      </w:del>
      <m:oMath>
        <m:r>
          <m:t>f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is continuous:</w:delText>
        </w:r>
      </w:del>
    </w:p>
    <w:p>
      <w:pPr>
        <w:pStyle w:val="BodyText"/>
      </w:pPr>
      <w:ins w:id="157" w:author="PR Preview" w:date="2026-01-01T00:00:00Z">
        <w:r>
          <w:rPr>
            <w:b/>
            <w:bCs/>
          </w:rPr>
          <w:t xml:space="preserve">Theorem 7 (A density integrates to the CDF)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</w:t>
        </w:r>
      </w:ins>
      <w:ins w:id="160" w:author="PR Preview" w:date="2026-01-01T00:00:00Z">
        <w:r>
          <w:t xml:space="preserve"> </w:t>
        </w:r>
      </w:ins>
      <m:oMath>
        <m:r>
          <m:t>X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a continuous random variable with density</w:t>
        </w:r>
      </w:ins>
      <w:ins w:id="163" w:author="PR Preview" w:date="2026-01-01T00:00:00Z">
        <w:r>
          <w:t xml:space="preserve"> </w:t>
        </w:r>
      </w:ins>
      <m:oMath>
        <m:r>
          <m:t>f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 CDF</w:t>
        </w:r>
      </w:ins>
      <w:ins w:id="166" w:author="PR Preview" w:date="2026-01-01T00:00:00Z">
        <w:r>
          <w:t xml:space="preserve"> </w:t>
        </w:r>
      </w:ins>
      <m:oMath>
        <m:r>
          <m:t>F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then for every</w:t>
        </w:r>
      </w:ins>
      <w:ins w:id="170" w:author="PR Preview" w:date="2026-01-01T00:00:00Z">
        <w:r>
          <w:t xml:space="preserve"> </w:t>
        </w:r>
      </w:ins>
      <m:oMath>
        <m:r>
          <m:t>t</m:t>
        </m:r>
      </m:oMath>
      <w:ins w:id="1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del w:id="172" w:author="PR Preview" w:date="2026-01-01T00:00:00Z">
        <w:r>
          <w:delText xml:space="preserve">Letting</w:delText>
        </w:r>
      </w:del>
      <w:del w:id="1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(</w:delText>
        </w:r>
      </w:del>
      <w:hyperlink w:anchor="thm-cdf-properties">
        <w:del w:id="17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9" w:author="PR Preview" w:date="2026-01-01T00:00:00Z">
        <w:r>
          <w:delText xml:space="preserve">),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which gives</w:delText>
        </w:r>
      </w:del>
      <w:del w:id="1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83" w:author="PR Preview" w:date="2026-01-01T00:00:00Z">
        <w:r>
          <w:delText xml:space="preserve">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The fundamental theorem of calculus then gives</w:delText>
        </w:r>
      </w:del>
      <w:del w:id="18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at every</w:delText>
        </w:r>
      </w:del>
      <w:del w:id="189" w:author="PR Preview" w:date="2026-01-01T00:00:00Z">
        <w:r>
          <w:delText xml:space="preserve"> </w:delText>
        </w:r>
      </w:del>
      <m:oMath>
        <m:r>
          <m:t>t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where</w:delText>
        </w:r>
      </w:del>
      <w:del w:id="192" w:author="PR Preview" w:date="2026-01-01T00:00:00Z">
        <w:r>
          <w:delText xml:space="preserve"> </w:delText>
        </w:r>
      </w:del>
      <m:oMath>
        <m:r>
          <m:t>f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 continuous.</w:delText>
        </w:r>
      </w:del>
    </w:p>
    <w:p>
      <w:pPr>
        <w:pStyle w:val="FirstParagraph"/>
      </w:pPr>
      <w:ins w:id="195" w:author="PR Preview" w:date="2026-01-01T00:00:00Z">
        <w:r>
          <w:t xml:space="preserve">Letting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w:anchor="thm-cdf-properties">
        <w:ins w:id="20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which gives</w:t>
        </w:r>
      </w:ins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06" w:author="PR Preview" w:date="2026-01-01T00:00:00Z">
        <w:r>
          <w:t xml:space="preserve">.</w:t>
        </w:r>
      </w:ins>
    </w:p>
    <w:bookmarkStart w:id="62" w:name="thm-cdf-derivative-is-density"/>
    <w:p>
      <w:pPr>
        <w:pStyle w:val="BodyText"/>
      </w:pPr>
      <w:ins w:id="207" w:author="PR Preview" w:date="2026-01-01T00:00:00Z">
        <w:r>
          <w:rPr>
            <w:b/>
            <w:bCs/>
          </w:rPr>
          <w:t xml:space="preserve">Theorem 8 (The derivative of the CDF is the density where the density is continuous)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If</w:t>
        </w:r>
      </w:ins>
      <w:ins w:id="210" w:author="PR Preview" w:date="2026-01-01T00:00:00Z">
        <w:r>
          <w:t xml:space="preserve"> </w:t>
        </w:r>
      </w:ins>
      <m:oMath>
        <m:r>
          <m:t>X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a continuous random variable with density</w:t>
        </w:r>
      </w:ins>
      <w:ins w:id="213" w:author="PR Preview" w:date="2026-01-01T00:00:00Z">
        <w:r>
          <w:t xml:space="preserve"> </w:t>
        </w:r>
      </w:ins>
      <m:oMath>
        <m:r>
          <m:t>f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and CDF</w:t>
        </w:r>
      </w:ins>
      <w:ins w:id="216" w:author="PR Preview" w:date="2026-01-01T00:00:00Z">
        <w:r>
          <w:t xml:space="preserve"> </w:t>
        </w:r>
      </w:ins>
      <m:oMath>
        <m:r>
          <m:t>F</m:t>
        </m:r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then at every</w:t>
        </w:r>
      </w:ins>
      <w:ins w:id="220" w:author="PR Preview" w:date="2026-01-01T00:00:00Z">
        <w:r>
          <w:t xml:space="preserve"> </w:t>
        </w:r>
      </w:ins>
      <m:oMath>
        <m:r>
          <m:t>t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where</w:t>
        </w:r>
      </w:ins>
      <w:ins w:id="223" w:author="PR Preview" w:date="2026-01-01T00:00:00Z">
        <w:r>
          <w:t xml:space="preserve"> </w:t>
        </w:r>
      </w:ins>
      <m:oMath>
        <m:r>
          <m:t>f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ins w:id="226" w:author="PR Preview" w:date="2026-01-01T00:00:00Z">
        <w:r>
          <w:rPr>
            <w:i/>
            <w:iCs/>
          </w:rPr>
          <w:t xml:space="preserve">Proof</w:t>
        </w:r>
      </w:ins>
      <w:ins w:id="227" w:author="PR Preview" w:date="2026-01-01T00:00:00Z">
        <w:r>
          <w:t xml:space="preserve">. </w:t>
        </w:r>
      </w:ins>
      <w:ins w:id="228" w:author="PR Preview" w:date="2026-01-01T00:00:00Z">
        <w:r>
          <w:t xml:space="preserve">By</w:t>
        </w:r>
      </w:ins>
      <w:ins w:id="229" w:author="PR Preview" w:date="2026-01-01T00:00:00Z">
        <w:r>
          <w:t xml:space="preserve"> </w:t>
        </w:r>
      </w:ins>
      <w:hyperlink w:anchor="thm-density-vs-CDF">
        <w:ins w:id="23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33" w:author="PR Preview" w:date="2026-01-01T00:00:00Z">
        <w:r>
          <w:t xml:space="preserve">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 fundamental theorem of calculus then gives</w:t>
        </w:r>
      </w:ins>
      <w:ins w:id="2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at every</w:t>
        </w:r>
      </w:ins>
      <w:ins w:id="239" w:author="PR Preview" w:date="2026-01-01T00:00:00Z">
        <w:r>
          <w:t xml:space="preserve"> </w:t>
        </w:r>
      </w:ins>
      <m:oMath>
        <m:r>
          <m:t>t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where</w:t>
        </w:r>
      </w:ins>
      <w:ins w:id="242" w:author="PR Preview" w:date="2026-01-01T00:00:00Z">
        <w:r>
          <w:t xml:space="preserve"> </w:t>
        </w:r>
      </w:ins>
      <m:oMath>
        <m:r>
          <m:t>f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continuous.</w:t>
        </w:r>
      </w:ins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del w:id="245" w:author="PR Preview" w:date="2026-01-01T00:00:00Z">
        <w:r>
          <w:rPr>
            <w:i/>
            <w:iCs/>
          </w:rPr>
          <w:delText xml:space="preserve">Proof</w:delText>
        </w:r>
      </w:del>
      <w:del w:id="246" w:author="PR Preview" w:date="2026-01-01T00:00:00Z">
        <w:r>
          <w:delText xml:space="preserve">. </w:delText>
        </w:r>
      </w:del>
      <w:del w:id="247" w:author="PR Preview" w:date="2026-01-01T00:00:00Z">
        <w:r>
          <w:delText xml:space="preserve">At every point</w:delText>
        </w:r>
      </w:del>
      <w:del w:id="248" w:author="PR Preview" w:date="2026-01-01T00:00:00Z">
        <w:r>
          <w:delText xml:space="preserve"> </w:delText>
        </w:r>
      </w:del>
      <m:oMath>
        <m:r>
          <m:t>t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where</w:delText>
        </w:r>
      </w:del>
      <w:del w:id="251" w:author="PR Preview" w:date="2026-01-01T00:00:00Z">
        <w:r>
          <w:delText xml:space="preserve"> </w:delText>
        </w:r>
      </w:del>
      <m:oMath>
        <m:r>
          <m:t>f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is continuous,</w:delText>
        </w:r>
      </w:del>
      <w:del w:id="254" w:author="PR Preview" w:date="2026-01-01T00:00:00Z">
        <w:r>
          <w:delText xml:space="preserve"> </w:delText>
        </w:r>
      </w:del>
      <w:hyperlink w:anchor="thm-density-vs-CDF">
        <w:del w:id="255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gives</w:delText>
        </w:r>
      </w:del>
      <w:del w:id="25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and by assumption those are all but finitely many points.</w:delText>
        </w:r>
      </w:del>
    </w:p>
    <w:p>
      <w:pPr>
        <w:pStyle w:val="BodyText"/>
      </w:pPr>
      <w:ins w:id="262" w:author="PR Preview" w:date="2026-01-01T00:00:00Z">
        <w:r>
          <w:rPr>
            <w:i/>
            <w:iCs/>
          </w:rPr>
          <w:t xml:space="preserve">Proof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At every point</w:t>
        </w:r>
      </w:ins>
      <w:ins w:id="265" w:author="PR Preview" w:date="2026-01-01T00:00:00Z">
        <w:r>
          <w:t xml:space="preserve"> </w:t>
        </w:r>
      </w:ins>
      <m:oMath>
        <m:r>
          <m:t>t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where</w:t>
        </w:r>
      </w:ins>
      <w:ins w:id="268" w:author="PR Preview" w:date="2026-01-01T00:00:00Z">
        <w:r>
          <w:t xml:space="preserve"> </w:t>
        </w:r>
      </w:ins>
      <m:oMath>
        <m:r>
          <m:t>f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continuous,</w:t>
        </w:r>
      </w:ins>
      <w:ins w:id="271" w:author="PR Preview" w:date="2026-01-01T00:00:00Z">
        <w:r>
          <w:t xml:space="preserve"> </w:t>
        </w:r>
      </w:ins>
      <w:hyperlink w:anchor="thm-cdf-derivative-is-density">
        <w:ins w:id="27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gives</w:t>
        </w:r>
      </w:ins>
      <w:ins w:id="27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 by assumption those are all but finitely many points.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Theorem 7 (A piecewise-smooth CDF has its derivative as a density)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If the CDF</w:delText>
        </w:r>
      </w:del>
      <w:del w:id="282" w:author="PR Preview" w:date="2026-01-01T00:00:00Z">
        <w:r>
          <w:delText xml:space="preserve"> </w:delText>
        </w:r>
      </w:del>
      <m:oMath>
        <m:r>
          <m:t>F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of a random variable</w:delText>
        </w:r>
      </w:del>
      <w:del w:id="285" w:author="PR Preview" w:date="2026-01-01T00:00:00Z">
        <w:r>
          <w:delText xml:space="preserve"> </w:delText>
        </w:r>
      </w:del>
      <m:oMath>
        <m:r>
          <m:t>X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continuous everywhere,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 has a continuous derivative at all but finitely many points,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then</w:delText>
        </w:r>
      </w:del>
      <w:del w:id="292" w:author="PR Preview" w:date="2026-01-01T00:00:00Z">
        <w:r>
          <w:delText xml:space="preserve"> </w:delText>
        </w:r>
      </w:del>
      <m:oMath>
        <m:r>
          <m:t>X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continuous,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and</w:delText>
        </w:r>
      </w:del>
      <w:del w:id="2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(given any values at the finitely many exceptional points)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is a density of</w:delText>
        </w:r>
      </w:del>
      <w:del w:id="302" w:author="PR Preview" w:date="2026-01-01T00:00:00Z">
        <w:r>
          <w:delText xml:space="preserve"> </w:delText>
        </w:r>
      </w:del>
      <m:oMath>
        <m:r>
          <m:t>X</m:t>
        </m:r>
      </m:oMath>
      <w:del w:id="303" w:author="PR Preview" w:date="2026-01-01T00:00:00Z">
        <w:r>
          <w:delText xml:space="preserve">.</w:delText>
        </w:r>
      </w:del>
    </w:p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Theorem 9 (A piecewise-smooth CDF has its derivative as a density)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If the CDF</w:t>
        </w:r>
      </w:ins>
      <w:ins w:id="307" w:author="PR Preview" w:date="2026-01-01T00:00:00Z">
        <w:r>
          <w:t xml:space="preserve"> </w:t>
        </w:r>
      </w:ins>
      <m:oMath>
        <m:r>
          <m:t>F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of a random variable</w:t>
        </w:r>
      </w:ins>
      <w:ins w:id="310" w:author="PR Preview" w:date="2026-01-01T00:00:00Z">
        <w:r>
          <w:t xml:space="preserve"> </w:t>
        </w:r>
      </w:ins>
      <m:oMath>
        <m:r>
          <m:t>X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continuous everywhere,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has a continuous derivative at all but finitely many points,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then</w:t>
        </w:r>
      </w:ins>
      <w:ins w:id="317" w:author="PR Preview" w:date="2026-01-01T00:00:00Z">
        <w:r>
          <w:t xml:space="preserve"> </w:t>
        </w:r>
      </w:ins>
      <m:oMath>
        <m:r>
          <m:t>X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is continuous,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(given any values at the finitely many exceptional points)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a density of</w:t>
        </w:r>
      </w:ins>
      <w:ins w:id="327" w:author="PR Preview" w:date="2026-01-01T00:00:00Z">
        <w:r>
          <w:t xml:space="preserve"> </w:t>
        </w:r>
      </w:ins>
      <m:oMath>
        <m:r>
          <m:t>X</m:t>
        </m:r>
      </m:oMath>
      <w:ins w:id="328" w:author="PR Preview" w:date="2026-01-01T00:00:00Z">
        <w:r>
          <w:t xml:space="preserve">.</w:t>
        </w:r>
      </w:ins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del w:id="329" w:author="PR Preview" w:date="2026-01-01T00:00:00Z">
        <w:r>
          <w:delText xml:space="preserve">The last step applies the fundamental theorem of calculus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on each piece of</w:delText>
        </w:r>
      </w:del>
      <w:del w:id="33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between exceptional points,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where</w:delText>
        </w:r>
      </w:del>
      <w:del w:id="33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continuous,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 joins the pieces using the continuity of</w:delText>
        </w:r>
      </w:del>
      <w:del w:id="342" w:author="PR Preview" w:date="2026-01-01T00:00:00Z">
        <w:r>
          <w:delText xml:space="preserve"> </w:delText>
        </w:r>
      </w:del>
      <m:oMath>
        <m:r>
          <m:t>F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at the exceptional points.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Finally,</w:delText>
        </w:r>
      </w:del>
      <w:del w:id="34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wherever it exists, because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non-decreasing (</w:delText>
        </w:r>
      </w:del>
      <w:hyperlink w:anchor="thm-cdf-properties">
        <w:del w:id="35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54" w:author="PR Preview" w:date="2026-01-01T00:00:00Z">
        <w:r>
          <w:delText xml:space="preserve">).</w:delText>
        </w:r>
      </w:del>
    </w:p>
    <w:p>
      <w:pPr>
        <w:pStyle w:val="BodyText"/>
      </w:pPr>
      <w:del w:id="355" w:author="PR Preview" w:date="2026-01-01T00:00:00Z">
        <w:r>
          <w:rPr>
            <w:b/>
            <w:bCs/>
          </w:rPr>
          <w:delText xml:space="preserve">Example 15 (A density from a CDF with a corner)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Let</w:delText>
        </w:r>
      </w:del>
      <w:del w:id="358" w:author="PR Preview" w:date="2026-01-01T00:00:00Z">
        <w:r>
          <w:delText xml:space="preserve"> </w:delText>
        </w:r>
      </w:del>
      <m:oMath>
        <m:r>
          <m:t>X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have CDF</w:delText>
        </w:r>
      </w:del>
      <w:del w:id="3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for</w:delText>
        </w:r>
      </w:del>
      <w:del w:id="36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for</w:delText>
        </w:r>
      </w:del>
      <w:del w:id="36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del w:id="370" w:author="PR Preview" w:date="2026-01-01T00:00:00Z">
        <w:r>
          <w:delText xml:space="preserve">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</w:delText>
        </w:r>
      </w:del>
      <w:del w:id="3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for</w:delText>
        </w:r>
      </w:del>
      <w:del w:id="3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</m:oMath>
      <w:del w:id="377" w:author="PR Preview" w:date="2026-01-01T00:00:00Z">
        <w:r>
          <w:delText xml:space="preserve">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This</w:delText>
        </w:r>
      </w:del>
      <w:del w:id="380" w:author="PR Preview" w:date="2026-01-01T00:00:00Z">
        <w:r>
          <w:delText xml:space="preserve"> </w:delText>
        </w:r>
      </w:del>
      <m:oMath>
        <m:r>
          <m:t>F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is continuous everywhere,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and has a continuous derivative everywhere except</w:delText>
        </w:r>
      </w:del>
      <w:del w:id="3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where its slope drops from 2 to 0.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By</w:delText>
        </w:r>
      </w:del>
      <w:del w:id="391" w:author="PR Preview" w:date="2026-01-01T00:00:00Z">
        <w:r>
          <w:delText xml:space="preserve"> </w:delText>
        </w:r>
      </w:del>
      <w:hyperlink w:anchor="thm-cdf-derivative-density">
        <w:del w:id="39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93" w:author="PR Preview" w:date="2026-01-01T00:00:00Z">
        <w:r>
          <w:delText xml:space="preserve">,</w:delText>
        </w:r>
      </w:del>
      <w:del w:id="394" w:author="PR Preview" w:date="2026-01-01T00:00:00Z">
        <w:r>
          <w:delText xml:space="preserve"> </w:delText>
        </w:r>
      </w:del>
      <m:oMath>
        <m:r>
          <m:t>X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is continuous with density</w:delText>
        </w:r>
      </w:del>
      <w:del w:id="3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for</w:delText>
        </w:r>
      </w:del>
      <w:del w:id="40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otherwise.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As a check,</w:delText>
        </w:r>
      </w:del>
      <w:del w:id="40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del w:id="409" w:author="PR Preview" w:date="2026-01-01T00:00:00Z">
        <w:r>
          <w:delText xml:space="preserve">.</w:delText>
        </w:r>
      </w:del>
    </w:p>
    <w:p>
      <w:pPr>
        <w:pStyle w:val="BodyText"/>
      </w:pPr>
      <w:del w:id="410" w:author="PR Preview" w:date="2026-01-01T00:00:00Z">
        <w:r>
          <w:rPr>
            <w:b/>
            <w:bCs/>
          </w:rPr>
          <w:delText xml:space="preserve">Theorem 8 (A density as a limit of interval probabilities)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If</w:delText>
        </w:r>
      </w:del>
      <w:del w:id="413" w:author="PR Preview" w:date="2026-01-01T00:00:00Z">
        <w:r>
          <w:delText xml:space="preserve"> </w:delText>
        </w:r>
      </w:del>
      <m:oMath>
        <m:r>
          <m:t>X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is a continuous random variable with density</w:delText>
        </w:r>
      </w:del>
      <w:del w:id="416" w:author="PR Preview" w:date="2026-01-01T00:00:00Z">
        <w:r>
          <w:delText xml:space="preserve"> </w:delText>
        </w:r>
      </w:del>
      <m:oMath>
        <m:r>
          <m:t>f</m:t>
        </m:r>
      </m:oMath>
      <w:del w:id="417" w:author="PR Preview" w:date="2026-01-01T00:00:00Z">
        <w:r>
          <w:delText xml:space="preserve">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m:oMath>
        <m:r>
          <m:t>f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is continuous at</w:delText>
        </w:r>
      </w:del>
      <w:del w:id="423" w:author="PR Preview" w:date="2026-01-01T00:00:00Z">
        <w:r>
          <w:delText xml:space="preserve"> </w:delText>
        </w:r>
      </w:del>
      <m:oMath>
        <m:r>
          <m:t>x</m:t>
        </m:r>
      </m:oMath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then</w:delText>
        </w:r>
      </w:del>
      <w:del w:id="4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is the limit of the probability that</w:delText>
        </w:r>
      </w:del>
      <w:del w:id="430" w:author="PR Preview" w:date="2026-01-01T00:00:00Z">
        <w:r>
          <w:delText xml:space="preserve"> </w:delText>
        </w:r>
      </w:del>
      <m:oMath>
        <m:r>
          <m:t>X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falls in an interval starting at</w:delText>
        </w:r>
      </w:del>
      <w:del w:id="433" w:author="PR Preview" w:date="2026-01-01T00:00:00Z">
        <w:r>
          <w:delText xml:space="preserve"> </w:delText>
        </w:r>
      </w:del>
      <m:oMath>
        <m:r>
          <m:t>x</m:t>
        </m:r>
      </m:oMath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divided by the width of that interval,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as that width shrinks to 0:</w:delText>
        </w:r>
      </w:del>
    </w:p>
    <w:p>
      <w:pPr>
        <w:pStyle w:val="FirstParagraph"/>
      </w:pPr>
      <w:ins w:id="439" w:author="PR Preview" w:date="2026-01-01T00:00:00Z">
        <w:r>
          <w:t xml:space="preserve">The last step applies the fundamental theorem of calculus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on each piece of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between exceptional points,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where</w:t>
        </w:r>
      </w:ins>
      <w:ins w:id="44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 continuous,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and joins the pieces using the continuity of</w:t>
        </w:r>
      </w:ins>
      <w:ins w:id="452" w:author="PR Preview" w:date="2026-01-01T00:00:00Z">
        <w:r>
          <w:t xml:space="preserve"> </w:t>
        </w:r>
      </w:ins>
      <m:oMath>
        <m:r>
          <m:t>F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at the exceptional points.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Finally,</w:t>
        </w:r>
      </w:ins>
      <w:ins w:id="45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wherever it exists, because</w:t>
        </w:r>
      </w:ins>
      <w:ins w:id="460" w:author="PR Preview" w:date="2026-01-01T00:00:00Z">
        <w:r>
          <w:t xml:space="preserve"> </w:t>
        </w:r>
      </w:ins>
      <m:oMath>
        <m:r>
          <m:t>F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non-decreasing (</w:t>
        </w:r>
      </w:ins>
      <w:hyperlink w:anchor="thm-cdf-properties">
        <w:ins w:id="46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64" w:author="PR Preview" w:date="2026-01-01T00:00:00Z">
        <w:r>
          <w:t xml:space="preserve">).</w:t>
        </w:r>
      </w:ins>
    </w:p>
    <w:bookmarkStart w:id="66" w:name="exm-cdf-derivative-density"/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Example 15 (A density from a CDF with a corner)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Let</w:t>
        </w:r>
      </w:ins>
      <w:ins w:id="468" w:author="PR Preview" w:date="2026-01-01T00:00:00Z">
        <w:r>
          <w:t xml:space="preserve"> </w:t>
        </w:r>
      </w:ins>
      <m:oMath>
        <m:r>
          <m:t>X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have CDF</w:t>
        </w:r>
      </w:ins>
      <w:ins w:id="4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for</w:t>
        </w:r>
      </w:ins>
      <w:ins w:id="47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for</w:t>
        </w:r>
      </w:ins>
      <w:ins w:id="47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</w:t>
        </w:r>
      </w:ins>
      <w:ins w:id="4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</w:t>
        </w:r>
      </w:ins>
      <w:ins w:id="48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This</w:t>
        </w:r>
      </w:ins>
      <w:ins w:id="490" w:author="PR Preview" w:date="2026-01-01T00:00:00Z">
        <w:r>
          <w:t xml:space="preserve"> </w:t>
        </w:r>
      </w:ins>
      <m:oMath>
        <m:r>
          <m:t>F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continuous everywhere,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and has a continuous derivative everywhere except</w:t>
        </w:r>
      </w:ins>
      <w:ins w:id="49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where its slope drops from 2 to 0.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By</w:t>
        </w:r>
      </w:ins>
      <w:ins w:id="501" w:author="PR Preview" w:date="2026-01-01T00:00:00Z">
        <w:r>
          <w:t xml:space="preserve"> </w:t>
        </w:r>
      </w:ins>
      <w:hyperlink w:anchor="thm-cdf-derivative-density">
        <w:ins w:id="50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m:oMath>
        <m:r>
          <m:t>X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 continuous with density</w:t>
        </w:r>
      </w:ins>
      <w:ins w:id="5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for</w:t>
        </w:r>
      </w:ins>
      <w:ins w:id="51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</w:t>
        </w:r>
      </w:ins>
      <w:ins w:id="5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otherwise.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As a check,</w:t>
        </w:r>
      </w:ins>
      <w:ins w:id="51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ins w:id="519" w:author="PR Preview" w:date="2026-01-01T00:00:00Z">
        <w:r>
          <w:t xml:space="preserve">.</w:t>
        </w:r>
      </w:ins>
    </w:p>
    <w:bookmarkEnd w:id="66"/>
    <w:bookmarkStart w:id="67" w:name="thm-density-limit"/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Theorem 10 (A density as a limit of interval probabilities)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If</w:t>
        </w:r>
      </w:ins>
      <w:ins w:id="523" w:author="PR Preview" w:date="2026-01-01T00:00:00Z">
        <w:r>
          <w:t xml:space="preserve"> </w:t>
        </w:r>
      </w:ins>
      <m:oMath>
        <m:r>
          <m:t>X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 continuous random variable with density</w:t>
        </w:r>
      </w:ins>
      <w:ins w:id="526" w:author="PR Preview" w:date="2026-01-01T00:00:00Z">
        <w:r>
          <w:t xml:space="preserve"> </w:t>
        </w:r>
      </w:ins>
      <m:oMath>
        <m:r>
          <m:t>f</m:t>
        </m:r>
      </m:oMath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</w:t>
        </w:r>
      </w:ins>
      <w:ins w:id="530" w:author="PR Preview" w:date="2026-01-01T00:00:00Z">
        <w:r>
          <w:t xml:space="preserve"> </w:t>
        </w:r>
      </w:ins>
      <m:oMath>
        <m:r>
          <m:t>f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continuous at</w:t>
        </w:r>
      </w:ins>
      <w:ins w:id="533" w:author="PR Preview" w:date="2026-01-01T00:00:00Z">
        <w:r>
          <w:t xml:space="preserve"> </w:t>
        </w:r>
      </w:ins>
      <m:oMath>
        <m:r>
          <m:t>x</m:t>
        </m:r>
      </m:oMath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then</w:t>
        </w:r>
      </w:ins>
      <w:ins w:id="5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 the limit of the probability that</w:t>
        </w:r>
      </w:ins>
      <w:ins w:id="540" w:author="PR Preview" w:date="2026-01-01T00:00:00Z">
        <w:r>
          <w:t xml:space="preserve"> </w:t>
        </w:r>
      </w:ins>
      <m:oMath>
        <m:r>
          <m:t>X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falls in an interval starting at</w:t>
        </w:r>
      </w:ins>
      <w:ins w:id="543" w:author="PR Preview" w:date="2026-01-01T00:00:00Z">
        <w:r>
          <w:t xml:space="preserve"> </w:t>
        </w:r>
      </w:ins>
      <m:oMath>
        <m:r>
          <m:t>x</m:t>
        </m:r>
      </m:oMath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divided by the width of that interval,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as that width shrinks to 0: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del w:id="549" w:author="PR Preview" w:date="2026-01-01T00:00:00Z">
        <w:r>
          <w:delText xml:space="preserve">By</w:delText>
        </w:r>
      </w:del>
      <w:del w:id="550" w:author="PR Preview" w:date="2026-01-01T00:00:00Z">
        <w:r>
          <w:delText xml:space="preserve"> </w:delText>
        </w:r>
      </w:del>
      <w:hyperlink w:anchor="thm-density-vs-CDF">
        <w:del w:id="55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m:oMath>
        <m:r>
          <m:t>F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is differentiable at</w:delText>
        </w:r>
      </w:del>
      <w:del w:id="556" w:author="PR Preview" w:date="2026-01-01T00:00:00Z">
        <w:r>
          <w:delText xml:space="preserve"> </w:delText>
        </w:r>
      </w:del>
      <m:oMath>
        <m:r>
          <m:t>x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with</w:delText>
        </w:r>
      </w:del>
      <w:del w:id="55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0" w:author="PR Preview" w:date="2026-01-01T00:00:00Z">
        <w:r>
          <w:delText xml:space="preserve">,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so this difference quotient converges to</w:delText>
        </w:r>
      </w:del>
      <w:del w:id="5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as</w:delText>
        </w:r>
      </w:del>
      <w:del w:id="56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567" w:author="PR Preview" w:date="2026-01-01T00:00:00Z">
        <w:r>
          <w:delText xml:space="preserve">.</w:delText>
        </w:r>
      </w:del>
    </w:p>
    <w:p>
      <w:pPr>
        <w:pStyle w:val="FirstParagraph"/>
      </w:pPr>
      <w:ins w:id="568" w:author="PR Preview" w:date="2026-01-01T00:00:00Z">
        <w:r>
          <w:t xml:space="preserve">By</w:t>
        </w:r>
      </w:ins>
      <w:ins w:id="569" w:author="PR Preview" w:date="2026-01-01T00:00:00Z">
        <w:r>
          <w:t xml:space="preserve"> </w:t>
        </w:r>
      </w:ins>
      <w:hyperlink w:anchor="thm-cdf-derivative-is-density">
        <w:ins w:id="57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m:oMath>
        <m:r>
          <m:t>F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is differentiable at</w:t>
        </w:r>
      </w:ins>
      <w:ins w:id="575" w:author="PR Preview" w:date="2026-01-01T00:00:00Z">
        <w:r>
          <w:t xml:space="preserve"> </w:t>
        </w:r>
      </w:ins>
      <m:oMath>
        <m:r>
          <m:t>x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with</w:t>
        </w:r>
      </w:ins>
      <w:ins w:id="57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so this difference quotient converges to</w:t>
        </w:r>
      </w:ins>
      <w:ins w:id="5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as</w:t>
        </w:r>
      </w:ins>
      <w:ins w:id="58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586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del w:id="587" w:author="PR Preview" w:date="2026-01-01T00:00:00Z">
        <w:r>
          <w:rPr>
            <w:i/>
            <w:iCs/>
          </w:rPr>
          <w:delText xml:space="preserve">Proof</w:delText>
        </w:r>
      </w:del>
      <w:del w:id="588" w:author="PR Preview" w:date="2026-01-01T00:00:00Z">
        <w:r>
          <w:delText xml:space="preserve">. </w:delText>
        </w:r>
      </w:del>
      <w:del w:id="589" w:author="PR Preview" w:date="2026-01-01T00:00:00Z">
        <w:r>
          <w:delText xml:space="preserve">The first two lines of the proof of</w:delText>
        </w:r>
      </w:del>
      <w:del w:id="590" w:author="PR Preview" w:date="2026-01-01T00:00:00Z">
        <w:r>
          <w:delText xml:space="preserve"> </w:delText>
        </w:r>
      </w:del>
      <w:hyperlink w:anchor="thm-density-limit">
        <w:del w:id="59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use only that</w:delText>
        </w:r>
      </w:del>
      <w:del w:id="594" w:author="PR Preview" w:date="2026-01-01T00:00:00Z">
        <w:r>
          <w:delText xml:space="preserve"> </w:delText>
        </w:r>
      </w:del>
      <m:oMath>
        <m:r>
          <m:t>X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continuous,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so for every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the two quotients are equal.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Equal functions of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have the same limit as</w:delText>
        </w:r>
      </w:del>
      <w:del w:id="60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or both have none.</w:delText>
        </w:r>
      </w:del>
    </w:p>
    <w:p>
      <w:pPr>
        <w:pStyle w:val="BodyText"/>
      </w:pPr>
      <w:ins w:id="611" w:author="PR Preview" w:date="2026-01-01T00:00:00Z">
        <w:r>
          <w:rPr>
            <w:i/>
            <w:iCs/>
          </w:rPr>
          <w:t xml:space="preserve">Proof</w:t>
        </w:r>
      </w:ins>
      <w:ins w:id="612" w:author="PR Preview" w:date="2026-01-01T00:00:00Z">
        <w:r>
          <w:t xml:space="preserve">. </w:t>
        </w:r>
      </w:ins>
      <w:ins w:id="613" w:author="PR Preview" w:date="2026-01-01T00:00:00Z">
        <w:r>
          <w:t xml:space="preserve">The first two lines of the proof of</w:t>
        </w:r>
      </w:ins>
      <w:ins w:id="614" w:author="PR Preview" w:date="2026-01-01T00:00:00Z">
        <w:r>
          <w:t xml:space="preserve"> </w:t>
        </w:r>
      </w:ins>
      <w:hyperlink w:anchor="thm-density-limit">
        <w:ins w:id="61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use only that</w:t>
        </w:r>
      </w:ins>
      <w:ins w:id="618" w:author="PR Preview" w:date="2026-01-01T00:00:00Z">
        <w:r>
          <w:t xml:space="preserve"> </w:t>
        </w:r>
      </w:ins>
      <m:oMath>
        <m:r>
          <m:t>X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continuous,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so for every</w:t>
        </w:r>
      </w:ins>
      <w:ins w:id="62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two quotients are equal.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Equal functions of</w:t>
        </w:r>
      </w:ins>
      <w:ins w:id="62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have the same limit as</w:t>
        </w:r>
      </w:ins>
      <w:ins w:id="63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632" w:author="PR Preview" w:date="2026-01-01T00:00:00Z">
        <w:r>
          <w:t xml:space="preserve">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or both have none.</w:t>
        </w:r>
      </w:ins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del w:id="635" w:author="PR Preview" w:date="2026-01-01T00:00:00Z">
        <w:r>
          <w:rPr>
            <w:b/>
            <w:bCs/>
          </w:rPr>
          <w:delText xml:space="preserve">Theorem 9 (Density functions integrate to 1)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If</w:delText>
        </w:r>
      </w:del>
      <w:del w:id="638" w:author="PR Preview" w:date="2026-01-01T00:00:00Z">
        <w:r>
          <w:delText xml:space="preserve"> </w:delText>
        </w:r>
      </w:del>
      <m:oMath>
        <m:r>
          <m:t>X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 a continuous random variable with density</w:delText>
        </w:r>
      </w:del>
      <w:del w:id="641" w:author="PR Preview" w:date="2026-01-01T00:00:00Z">
        <w:r>
          <w:delText xml:space="preserve"> </w:delText>
        </w:r>
      </w:del>
      <m:oMath>
        <m:r>
          <m:t>f</m:t>
        </m:r>
      </m:oMath>
      <w:del w:id="642" w:author="PR Preview" w:date="2026-01-01T00:00:00Z">
        <w:r>
          <w:delText xml:space="preserve">:</w:delText>
        </w:r>
      </w:del>
    </w:p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Theorem 11 (Density functions integrate to 1)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If</w:t>
        </w:r>
      </w:ins>
      <w:ins w:id="646" w:author="PR Preview" w:date="2026-01-01T00:00:00Z">
        <w:r>
          <w:t xml:space="preserve"> </w:t>
        </w:r>
      </w:ins>
      <m:oMath>
        <m:r>
          <m:t>X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is a continuous random variable with density</w:t>
        </w:r>
      </w:ins>
      <w:ins w:id="649" w:author="PR Preview" w:date="2026-01-01T00:00:00Z">
        <w:r>
          <w:t xml:space="preserve"> </w:t>
        </w:r>
      </w:ins>
      <m:oMath>
        <m:r>
          <m:t>f</m:t>
        </m:r>
      </m:oMath>
      <w:ins w:id="6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del w:id="651" w:author="PR Preview" w:date="2026-01-01T00:00:00Z">
        <w:r>
          <w:delText xml:space="preserve">The last step is</w:delText>
        </w:r>
      </w:del>
      <w:del w:id="652" w:author="PR Preview" w:date="2026-01-01T00:00:00Z">
        <w:r>
          <w:delText xml:space="preserve"> </w:delText>
        </w:r>
      </w:del>
      <w:hyperlink w:anchor="thm-cdf-properties">
        <w:del w:id="65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54" w:author="PR Preview" w:date="2026-01-01T00:00:00Z">
        <w:r>
          <w:delText xml:space="preserve">.</w:delText>
        </w:r>
      </w:del>
    </w:p>
    <w:p>
      <w:pPr>
        <w:pStyle w:val="FirstParagraph"/>
      </w:pPr>
      <w:ins w:id="655" w:author="PR Preview" w:date="2026-01-01T00:00:00Z">
        <w:r>
          <w:t xml:space="preserve">The last step is</w:t>
        </w:r>
      </w:ins>
      <w:ins w:id="656" w:author="PR Preview" w:date="2026-01-01T00:00:00Z">
        <w:r>
          <w:t xml:space="preserve"> </w:t>
        </w:r>
      </w:ins>
      <w:hyperlink w:anchor="thm-cdf-properties">
        <w:ins w:id="65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58" w:author="PR Preview" w:date="2026-01-01T00:00:00Z">
        <w:r>
          <w:t xml:space="preserve">.</w:t>
        </w:r>
      </w:ins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del w:id="659" w:author="PR Preview" w:date="2026-01-01T00:00:00Z">
        <w:r>
          <w:rPr>
            <w:b/>
            <w:bCs/>
          </w:rPr>
          <w:delText xml:space="preserve">Theorem 10 (A joint distribution is determined by its rectangle probabilities)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If</w:delText>
        </w:r>
      </w:del>
      <w:del w:id="662" w:author="PR Preview" w:date="2026-01-01T00:00:00Z">
        <w:r>
          <w:delText xml:space="preserve"> </w:delText>
        </w:r>
      </w:del>
      <w:hyperlink w:anchor="def-jointly-distributed">
        <w:del w:id="663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random variables</w:delText>
        </w:r>
      </w:del>
      <w:del w:id="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 jointly distributed random variables</w:delText>
        </w:r>
      </w:del>
      <w:del w:id="67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satisfy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Theorem 12 (A joint distribution is determined by its rectangle probabilities)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If</w:t>
        </w:r>
      </w:ins>
      <w:ins w:id="677" w:author="PR Preview" w:date="2026-01-01T00:00:00Z">
        <w:r>
          <w:t xml:space="preserve"> </w:t>
        </w:r>
      </w:ins>
      <w:hyperlink w:anchor="def-jointly-distributed">
        <w:ins w:id="678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random variables</w:t>
        </w:r>
      </w:ins>
      <w:ins w:id="6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and jointly distributed random variables</w:t>
        </w:r>
      </w:ins>
      <w:ins w:id="6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satisfy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del w:id="689" w:author="PR Preview" w:date="2026-01-01T00:00:00Z">
        <w:r>
          <w:rPr>
            <w:b/>
            <w:bCs/>
          </w:rPr>
          <w:delText xml:space="preserve">Theorem 11 (Marginal PMF from a joint PMF)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If</w:delText>
        </w:r>
      </w:del>
      <w:del w:id="692" w:author="PR Preview" w:date="2026-01-01T00:00:00Z">
        <w:r>
          <w:delText xml:space="preserve"> </w:delText>
        </w:r>
      </w:del>
      <m:oMath>
        <m:r>
          <m:t>X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r>
          <m:t>Y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are jointly distributed discrete random variables,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then for every</w:delText>
        </w:r>
      </w:del>
      <w:del w:id="700" w:author="PR Preview" w:date="2026-01-01T00:00:00Z">
        <w:r>
          <w:delText xml:space="preserve"> </w:delText>
        </w:r>
      </w:del>
      <m:oMath>
        <m:r>
          <m:t>x</m:t>
        </m:r>
      </m:oMath>
      <w:del w:id="701" w:author="PR Preview" w:date="2026-01-01T00:00:00Z">
        <w:r>
          <w:delText xml:space="preserve">:</w:delText>
        </w:r>
      </w:del>
    </w:p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Theorem 13 (Marginal PMF from a joint PMF)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If</w:t>
        </w:r>
      </w:ins>
      <w:ins w:id="705" w:author="PR Preview" w:date="2026-01-01T00:00:00Z">
        <w:r>
          <w:t xml:space="preserve"> </w:t>
        </w:r>
      </w:ins>
      <m:oMath>
        <m:r>
          <m:t>X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</w:t>
        </w:r>
      </w:ins>
      <w:ins w:id="708" w:author="PR Preview" w:date="2026-01-01T00:00:00Z">
        <w:r>
          <w:t xml:space="preserve"> </w:t>
        </w:r>
      </w:ins>
      <m:oMath>
        <m:r>
          <m:t>Y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are jointly distributed discrete random variables,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then for every</w:t>
        </w:r>
      </w:ins>
      <w:ins w:id="713" w:author="PR Preview" w:date="2026-01-01T00:00:00Z">
        <w:r>
          <w:t xml:space="preserve"> </w:t>
        </w:r>
      </w:ins>
      <m:oMath>
        <m:r>
          <m:t>x</m:t>
        </m:r>
      </m:oMath>
      <w:ins w:id="7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del w:id="715" w:author="PR Preview" w:date="2026-01-01T00:00:00Z">
        <w:r>
          <w:rPr>
            <w:b/>
            <w:bCs/>
          </w:rPr>
          <w:delText xml:space="preserve">Theorem 12 (Not every pair of continuous random variables has a joint density)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If</w:delText>
        </w:r>
      </w:del>
      <w:del w:id="718" w:author="PR Preview" w:date="2026-01-01T00:00:00Z">
        <w:r>
          <w:delText xml:space="preserve"> </w:delText>
        </w:r>
      </w:del>
      <m:oMath>
        <m:r>
          <m:t>X</m:t>
        </m:r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is a continuous random variable,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then the pair</w:delText>
        </w:r>
      </w:del>
      <w:del w:id="7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has no</w:delText>
        </w:r>
      </w:del>
      <w:del w:id="726" w:author="PR Preview" w:date="2026-01-01T00:00:00Z">
        <w:r>
          <w:delText xml:space="preserve"> </w:delText>
        </w:r>
      </w:del>
      <w:hyperlink w:anchor="def-joint-pdf">
        <w:del w:id="727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728" w:author="PR Preview" w:date="2026-01-01T00:00:00Z">
        <w:r>
          <w:delText xml:space="preserve">.</w:delText>
        </w:r>
      </w:del>
    </w:p>
    <w:p>
      <w:pPr>
        <w:pStyle w:val="FirstParagraph"/>
      </w:pPr>
      <w:ins w:id="729" w:author="PR Preview" w:date="2026-01-01T00:00:00Z">
        <w:r>
          <w:rPr>
            <w:b/>
            <w:bCs/>
          </w:rPr>
          <w:t xml:space="preserve">Theorem 14 (Not every pair of continuous random variables has a joint density)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If</w:t>
        </w:r>
      </w:ins>
      <w:ins w:id="732" w:author="PR Preview" w:date="2026-01-01T00:00:00Z">
        <w:r>
          <w:t xml:space="preserve"> </w:t>
        </w:r>
      </w:ins>
      <m:oMath>
        <m:r>
          <m:t>X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is a continuous random variable,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then the pair</w:t>
        </w:r>
      </w:ins>
      <w:ins w:id="7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has no</w:t>
        </w:r>
      </w:ins>
      <w:ins w:id="740" w:author="PR Preview" w:date="2026-01-01T00:00:00Z">
        <w:r>
          <w:t xml:space="preserve"> </w:t>
        </w:r>
      </w:ins>
      <w:hyperlink w:anchor="def-joint-pdf">
        <w:ins w:id="741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742" w:author="PR Preview" w:date="2026-01-01T00:00:00Z">
        <w:r>
          <w:t xml:space="preserve">.</w:t>
        </w:r>
      </w:ins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del w:id="743" w:author="PR Preview" w:date="2026-01-01T00:00:00Z">
        <w:r>
          <w:rPr>
            <w:b/>
            <w:bCs/>
          </w:rPr>
          <w:delText xml:space="preserve">Theorem 13 (Marginal density from a joint density)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If</w:delText>
        </w:r>
      </w:del>
      <w:del w:id="746" w:author="PR Preview" w:date="2026-01-01T00:00:00Z">
        <w:r>
          <w:delText xml:space="preserve"> </w:delText>
        </w:r>
      </w:del>
      <m:oMath>
        <m:r>
          <m:t>X</m:t>
        </m:r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and</w:delText>
        </w:r>
      </w:del>
      <w:del w:id="749" w:author="PR Preview" w:date="2026-01-01T00:00:00Z">
        <w:r>
          <w:delText xml:space="preserve"> </w:delText>
        </w:r>
      </w:del>
      <m:oMath>
        <m:r>
          <m:t>Y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have joint density</w:delText>
        </w:r>
      </w:del>
      <w:del w:id="75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753" w:author="PR Preview" w:date="2026-01-01T00:00:00Z">
        <w:r>
          <w:delText xml:space="preserve">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then</w:delText>
        </w:r>
      </w:del>
      <w:del w:id="756" w:author="PR Preview" w:date="2026-01-01T00:00:00Z">
        <w:r>
          <w:delText xml:space="preserve"> </w:delText>
        </w:r>
      </w:del>
      <m:oMath>
        <m:r>
          <m:t>X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has the density:</w:delText>
        </w:r>
      </w:del>
    </w:p>
    <w:p>
      <w:pPr>
        <w:pStyle w:val="BodyText"/>
      </w:pPr>
      <w:ins w:id="759" w:author="PR Preview" w:date="2026-01-01T00:00:00Z">
        <w:r>
          <w:rPr>
            <w:b/>
            <w:bCs/>
          </w:rPr>
          <w:t xml:space="preserve">Theorem 15 (Marginal density from a joint density)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If</w:t>
        </w:r>
      </w:ins>
      <w:ins w:id="762" w:author="PR Preview" w:date="2026-01-01T00:00:00Z">
        <w:r>
          <w:t xml:space="preserve"> </w:t>
        </w:r>
      </w:ins>
      <m:oMath>
        <m:r>
          <m:t>X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</w:t>
        </w:r>
      </w:ins>
      <w:ins w:id="765" w:author="PR Preview" w:date="2026-01-01T00:00:00Z">
        <w:r>
          <w:t xml:space="preserve"> </w:t>
        </w:r>
      </w:ins>
      <m:oMath>
        <m:r>
          <m:t>Y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have joint density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769" w:author="PR Preview" w:date="2026-01-01T00:00:00Z">
        <w:r>
          <w:t xml:space="preserve">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then</w:t>
        </w:r>
      </w:ins>
      <w:ins w:id="772" w:author="PR Preview" w:date="2026-01-01T00:00:00Z">
        <w:r>
          <w:t xml:space="preserve"> </w:t>
        </w:r>
      </w:ins>
      <m:oMath>
        <m:r>
          <m:t>X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has the density: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Theorem 14 (Points have zero probability in continuous distributions)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For any continuous random variable and any specific value</w:delText>
        </w:r>
      </w:del>
      <w:del w:id="7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79" w:author="PR Preview" w:date="2026-01-01T00:00:00Z">
        <w:r>
          <w:delText xml:space="preserve">:</w:delText>
        </w:r>
      </w:del>
    </w:p>
    <w:p>
      <w:pPr>
        <w:pStyle w:val="FirstParagraph"/>
      </w:pPr>
      <w:ins w:id="780" w:author="PR Preview" w:date="2026-01-01T00:00:00Z">
        <w:r>
          <w:rPr>
            <w:b/>
            <w:bCs/>
          </w:rPr>
          <w:t xml:space="preserve">Theorem 16 (Points have zero probability in continuous distributions)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For any continuous random variable and any specific value</w:t>
        </w:r>
      </w:ins>
      <w:ins w:id="7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del w:id="785" w:author="PR Preview" w:date="2026-01-01T00:00:00Z">
        <w:r>
          <w:rPr>
            <w:b/>
            <w:bCs/>
          </w:rPr>
          <w:delText xml:space="preserve">Theorem 15 (Survival function and CDF)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For any random variable</w:delText>
        </w:r>
      </w:del>
      <w:del w:id="788" w:author="PR Preview" w:date="2026-01-01T00:00:00Z">
        <w:r>
          <w:delText xml:space="preserve"> </w:delText>
        </w:r>
      </w:del>
      <m:oMath>
        <m:r>
          <m:t>T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with</w:delText>
        </w:r>
      </w:del>
      <w:del w:id="791" w:author="PR Preview" w:date="2026-01-01T00:00:00Z">
        <w:r>
          <w:delText xml:space="preserve"> </w:delText>
        </w:r>
      </w:del>
      <w:hyperlink w:anchor="def-cdf">
        <w:del w:id="792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794" w:author="PR Preview" w:date="2026-01-01T00:00:00Z">
        <w:r>
          <w:delText xml:space="preserve">:</w:delText>
        </w:r>
      </w:del>
    </w:p>
    <w:p>
      <w:pPr>
        <w:pStyle w:val="BodyText"/>
      </w:pPr>
      <w:ins w:id="795" w:author="PR Preview" w:date="2026-01-01T00:00:00Z">
        <w:r>
          <w:rPr>
            <w:b/>
            <w:bCs/>
          </w:rPr>
          <w:t xml:space="preserve">Theorem 17 (Survival function and CDF)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For any random variable</w:t>
        </w:r>
      </w:ins>
      <w:ins w:id="798" w:author="PR Preview" w:date="2026-01-01T00:00:00Z">
        <w:r>
          <w:t xml:space="preserve"> </w:t>
        </w:r>
      </w:ins>
      <m:oMath>
        <m:r>
          <m:t>T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with</w:t>
        </w:r>
      </w:ins>
      <w:ins w:id="801" w:author="PR Preview" w:date="2026-01-01T00:00:00Z">
        <w:r>
          <w:t xml:space="preserve"> </w:t>
        </w:r>
      </w:ins>
      <w:hyperlink w:anchor="def-cdf">
        <w:ins w:id="802" w:author="PR Preview" w:date="2026-01-01T00:00:00Z">
          <w:r>
            <w:rPr>
              <w:rStyle w:val="Hyperlink"/>
            </w:rPr>
            <w:t xml:space="preserve">CDF</w:t>
          </w:r>
        </w:ins>
      </w:hyperlink>
      <w:ins w:id="8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del w:id="805" w:author="PR Preview" w:date="2026-01-01T00:00:00Z">
        <w:r>
          <w:delText xml:space="preserve">For continuous</w:delText>
        </w:r>
      </w:del>
      <w:del w:id="806" w:author="PR Preview" w:date="2026-01-01T00:00:00Z">
        <w:r>
          <w:delText xml:space="preserve"> </w:delText>
        </w:r>
      </w:del>
      <m:oMath>
        <m:r>
          <m:t>T</m:t>
        </m:r>
      </m:oMath>
      <w:del w:id="807" w:author="PR Preview" w:date="2026-01-01T00:00:00Z">
        <w:r>
          <w:delText xml:space="preserve">, the density integrates to 1 over the real line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(</w:delText>
        </w:r>
      </w:del>
      <w:hyperlink w:anchor="thm-density-sums-to-one">
        <w:del w:id="81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11" w:author="PR Preview" w:date="2026-01-01T00:00:00Z">
        <w:r>
          <w:delText xml:space="preserve">),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F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the integral of the density up to</w:delText>
        </w:r>
      </w:del>
      <w:del w:id="817" w:author="PR Preview" w:date="2026-01-01T00:00:00Z">
        <w:r>
          <w:delText xml:space="preserve"> </w:delText>
        </w:r>
      </w:del>
      <m:oMath>
        <m:r>
          <m:t>t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(</w:delText>
        </w:r>
      </w:del>
      <w:hyperlink w:anchor="thm-density-vs-CDF">
        <w:del w:id="82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821" w:author="PR Preview" w:date="2026-01-01T00:00:00Z">
        <w:r>
          <w:delText xml:space="preserve">),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p>
      <w:pPr>
        <w:pStyle w:val="FirstParagraph"/>
      </w:pPr>
      <w:del w:id="822" w:author="PR Preview" w:date="2026-01-01T00:00:00Z">
        <w:r>
          <w:rPr>
            <w:b/>
            <w:bCs/>
          </w:rPr>
          <w:delText xml:space="preserve">Example 28 (Survival function of an exponential distribution)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Let</w:delText>
        </w:r>
      </w:del>
      <w:del w:id="825" w:author="PR Preview" w:date="2026-01-01T00:00:00Z">
        <w:r>
          <w:delText xml:space="preserve"> </w:delText>
        </w:r>
      </w:del>
      <m:oMath>
        <m:r>
          <m:t>T</m:t>
        </m:r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be exponential with rate</w:delText>
        </w:r>
      </w:del>
      <w:del w:id="82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(</w:delText>
        </w:r>
      </w:del>
      <w:hyperlink w:anchor="def-exponential">
        <w:del w:id="83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32" w:author="PR Preview" w:date="2026-01-01T00:00:00Z">
        <w:r>
          <w:delText xml:space="preserve">),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so</w:delText>
        </w:r>
      </w:del>
      <w:del w:id="835" w:author="PR Preview" w:date="2026-01-01T00:00:00Z">
        <w:r>
          <w:delText xml:space="preserve"> </w:delText>
        </w:r>
      </w:del>
      <m:oMath>
        <m:r>
          <m:t>T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has density</w:delText>
        </w:r>
      </w:del>
      <w:del w:id="8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for</w:delText>
        </w:r>
      </w:del>
      <w:del w:id="84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842" w:author="PR Preview" w:date="2026-01-01T00:00:00Z">
        <w:r>
          <w:delText xml:space="preserve">.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For</w:delText>
        </w:r>
      </w:del>
      <w:del w:id="84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846" w:author="PR Preview" w:date="2026-01-01T00:00:00Z">
        <w:r>
          <w:delText xml:space="preserve">, by</w:delText>
        </w:r>
      </w:del>
      <w:del w:id="847" w:author="PR Preview" w:date="2026-01-01T00:00:00Z">
        <w:r>
          <w:delText xml:space="preserve"> </w:delText>
        </w:r>
      </w:del>
      <w:hyperlink w:anchor="thm-survival-expressions-1">
        <w:del w:id="848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849" w:author="PR Preview" w:date="2026-01-01T00:00:00Z">
        <w:r>
          <w:delText xml:space="preserve">:</w:delText>
        </w:r>
      </w:del>
    </w:p>
    <w:p>
      <w:pPr>
        <w:pStyle w:val="FirstParagraph"/>
      </w:pPr>
      <w:ins w:id="850" w:author="PR Preview" w:date="2026-01-01T00:00:00Z">
        <w:r>
          <w:t xml:space="preserve">For continuous</w:t>
        </w:r>
      </w:ins>
      <w:ins w:id="851" w:author="PR Preview" w:date="2026-01-01T00:00:00Z">
        <w:r>
          <w:t xml:space="preserve"> </w:t>
        </w:r>
      </w:ins>
      <m:oMath>
        <m:r>
          <m:t>T</m:t>
        </m:r>
      </m:oMath>
      <w:ins w:id="852" w:author="PR Preview" w:date="2026-01-01T00:00:00Z">
        <w:r>
          <w:t xml:space="preserve">, the density integrates to 1 over the real line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(</w:t>
        </w:r>
      </w:ins>
      <w:hyperlink w:anchor="thm-density-sums-to-one">
        <w:ins w:id="85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56" w:author="PR Preview" w:date="2026-01-01T00:00:00Z">
        <w:r>
          <w:t xml:space="preserve">),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</w:t>
        </w:r>
      </w:ins>
      <w:ins w:id="859" w:author="PR Preview" w:date="2026-01-01T00:00:00Z">
        <w:r>
          <w:t xml:space="preserve"> </w:t>
        </w:r>
      </w:ins>
      <m:oMath>
        <m:r>
          <m:t>F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is the integral of the density up to</w:t>
        </w:r>
      </w:ins>
      <w:ins w:id="862" w:author="PR Preview" w:date="2026-01-01T00:00:00Z">
        <w:r>
          <w:t xml:space="preserve"> </w:t>
        </w:r>
      </w:ins>
      <m:oMath>
        <m:r>
          <m:t>t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(</w:t>
        </w:r>
      </w:ins>
      <w:hyperlink w:anchor="thm-density-vs-CDF">
        <w:ins w:id="86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866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ins w:id="867" w:author="PR Preview" w:date="2026-01-01T00:00:00Z">
        <w:r>
          <w:rPr>
            <w:b/>
            <w:bCs/>
          </w:rPr>
          <w:t xml:space="preserve">Example 28 (Survival function of an exponential distribution)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Let</w:t>
        </w:r>
      </w:ins>
      <w:ins w:id="870" w:author="PR Preview" w:date="2026-01-01T00:00:00Z">
        <w:r>
          <w:t xml:space="preserve"> </w:t>
        </w:r>
      </w:ins>
      <m:oMath>
        <m:r>
          <m:t>T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be exponential with rate</w:t>
        </w:r>
      </w:ins>
      <w:ins w:id="87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(</w:t>
        </w:r>
      </w:ins>
      <w:hyperlink w:anchor="def-exponential">
        <w:ins w:id="87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77" w:author="PR Preview" w:date="2026-01-01T00:00:00Z">
        <w:r>
          <w:t xml:space="preserve">),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so</w:t>
        </w:r>
      </w:ins>
      <w:ins w:id="880" w:author="PR Preview" w:date="2026-01-01T00:00:00Z">
        <w:r>
          <w:t xml:space="preserve"> </w:t>
        </w:r>
      </w:ins>
      <m:oMath>
        <m:r>
          <m:t>T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has density</w:t>
        </w:r>
      </w:ins>
      <w:ins w:id="8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</w:t>
        </w:r>
      </w:ins>
      <w:ins w:id="88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887" w:author="PR Preview" w:date="2026-01-01T00:00:00Z">
        <w:r>
          <w:t xml:space="preserve">.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For</w:t>
        </w:r>
      </w:ins>
      <w:ins w:id="89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891" w:author="PR Preview" w:date="2026-01-01T00:00:00Z">
        <w:r>
          <w:t xml:space="preserve">, by</w:t>
        </w:r>
      </w:ins>
      <w:ins w:id="892" w:author="PR Preview" w:date="2026-01-01T00:00:00Z">
        <w:r>
          <w:t xml:space="preserve"> </w:t>
        </w:r>
      </w:ins>
      <w:hyperlink w:anchor="thm-survival-expressions-1">
        <w:ins w:id="89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8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del w:id="895" w:author="PR Preview" w:date="2026-01-01T00:00:00Z">
        <w:r>
          <w:rPr>
            <w:b/>
            <w:bCs/>
          </w:rPr>
          <w:delText xml:space="preserve">Theorem 16 (Hazard equals density over survival)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If</w:delText>
        </w:r>
      </w:del>
      <w:del w:id="898" w:author="PR Preview" w:date="2026-01-01T00:00:00Z">
        <w:r>
          <w:delText xml:space="preserve"> </w:delText>
        </w:r>
      </w:del>
      <m:oMath>
        <m:r>
          <m:t>T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is a continuous random variable with</w:delText>
        </w:r>
      </w:del>
      <w:del w:id="901" w:author="PR Preview" w:date="2026-01-01T00:00:00Z">
        <w:r>
          <w:delText xml:space="preserve"> </w:delText>
        </w:r>
      </w:del>
      <w:hyperlink w:anchor="def-pdf">
        <w:del w:id="902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9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and</w:delText>
        </w:r>
      </w:del>
      <w:del w:id="906" w:author="PR Preview" w:date="2026-01-01T00:00:00Z">
        <w:r>
          <w:delText xml:space="preserve"> </w:delText>
        </w:r>
      </w:del>
      <w:hyperlink w:anchor="def-surv-fn">
        <w:del w:id="907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908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then for every</w:delText>
        </w:r>
      </w:del>
      <w:del w:id="912" w:author="PR Preview" w:date="2026-01-01T00:00:00Z">
        <w:r>
          <w:delText xml:space="preserve"> </w:delText>
        </w:r>
      </w:del>
      <m:oMath>
        <m:r>
          <m:t>t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with</w:delText>
        </w:r>
      </w:del>
      <w:del w:id="915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at which</w:delText>
        </w:r>
      </w:del>
      <w:del w:id="918" w:author="PR Preview" w:date="2026-01-01T00:00:00Z">
        <w:r>
          <w:delText xml:space="preserve"> </w:delText>
        </w:r>
      </w:del>
      <m:oMath>
        <m:r>
          <m:t>f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is continuous:</w:delText>
        </w:r>
      </w:del>
    </w:p>
    <w:p>
      <w:pPr>
        <w:pStyle w:val="BodyText"/>
      </w:pPr>
      <w:ins w:id="921" w:author="PR Preview" w:date="2026-01-01T00:00:00Z">
        <w:r>
          <w:rPr>
            <w:b/>
            <w:bCs/>
          </w:rPr>
          <w:t xml:space="preserve">Theorem 18 (Hazard equals density over survival)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If</w:t>
        </w:r>
      </w:ins>
      <w:ins w:id="924" w:author="PR Preview" w:date="2026-01-01T00:00:00Z">
        <w:r>
          <w:t xml:space="preserve"> </w:t>
        </w:r>
      </w:ins>
      <m:oMath>
        <m:r>
          <m:t>T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continuous random variable with</w:t>
        </w:r>
      </w:ins>
      <w:ins w:id="927" w:author="PR Preview" w:date="2026-01-01T00:00:00Z">
        <w:r>
          <w:t xml:space="preserve"> </w:t>
        </w:r>
      </w:ins>
      <w:hyperlink w:anchor="def-pdf">
        <w:ins w:id="928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9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and</w:t>
        </w:r>
      </w:ins>
      <w:ins w:id="932" w:author="PR Preview" w:date="2026-01-01T00:00:00Z">
        <w:r>
          <w:t xml:space="preserve"> </w:t>
        </w:r>
      </w:ins>
      <w:hyperlink w:anchor="def-surv-fn">
        <w:ins w:id="933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35" w:author="PR Preview" w:date="2026-01-01T00:00:00Z">
        <w:r>
          <w:t xml:space="preserve">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then for every</w:t>
        </w:r>
      </w:ins>
      <w:ins w:id="938" w:author="PR Preview" w:date="2026-01-01T00:00:00Z">
        <w:r>
          <w:t xml:space="preserve"> </w:t>
        </w:r>
      </w:ins>
      <m:oMath>
        <m:r>
          <m:t>t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with</w:t>
        </w:r>
      </w:ins>
      <w:ins w:id="941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at which</w:t>
        </w:r>
      </w:ins>
      <w:ins w:id="944" w:author="PR Preview" w:date="2026-01-01T00:00:00Z">
        <w:r>
          <w:t xml:space="preserve"> </w:t>
        </w:r>
      </w:ins>
      <m:oMath>
        <m:r>
          <m:t>f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47" w:author="PR Preview" w:date="2026-01-01T00:00:00Z">
        <w:r>
          <w:delText xml:space="preserve">which is positive.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Third, because</w:delText>
        </w:r>
      </w:del>
      <w:del w:id="950" w:author="PR Preview" w:date="2026-01-01T00:00:00Z">
        <w:r>
          <w:delText xml:space="preserve"> </w:delText>
        </w:r>
      </w:del>
      <m:oMath>
        <m:r>
          <m:t>f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continuous at</w:delText>
        </w:r>
      </w:del>
      <w:del w:id="953" w:author="PR Preview" w:date="2026-01-01T00:00:00Z">
        <w:r>
          <w:delText xml:space="preserve"> </w:delText>
        </w:r>
      </w:del>
      <m:oMath>
        <m:r>
          <m:t>t</m:t>
        </m:r>
      </m:oMath>
      <w:del w:id="954" w:author="PR Preview" w:date="2026-01-01T00:00:00Z">
        <w:r>
          <w:delText xml:space="preserve">,</w:delText>
        </w:r>
      </w:del>
      <w:del w:id="955" w:author="PR Preview" w:date="2026-01-01T00:00:00Z">
        <w:r>
          <w:delText xml:space="preserve"> </w:delText>
        </w:r>
      </w:del>
      <w:hyperlink w:anchor="thm-density-limit">
        <w:del w:id="95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gives</w:delText>
        </w:r>
      </w:del>
      <w:del w:id="9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as the limit of</w:delText>
        </w:r>
      </w:del>
      <w:del w:id="96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del w:id="963" w:author="PR Preview" w:date="2026-01-01T00:00:00Z">
        <w:r>
          <w:delText xml:space="preserve">.</w:delText>
        </w:r>
      </w:del>
    </w:p>
    <w:p>
      <w:pPr>
        <w:pStyle w:val="FirstParagraph"/>
      </w:pPr>
      <w:ins w:id="964" w:author="PR Preview" w:date="2026-01-01T00:00:00Z">
        <w:r>
          <w:t xml:space="preserve">which is positive.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Third, because</w:t>
        </w:r>
      </w:ins>
      <w:ins w:id="967" w:author="PR Preview" w:date="2026-01-01T00:00:00Z">
        <w:r>
          <w:t xml:space="preserve"> </w:t>
        </w:r>
      </w:ins>
      <m:oMath>
        <m:r>
          <m:t>f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is continuous at</w:t>
        </w:r>
      </w:ins>
      <w:ins w:id="970" w:author="PR Preview" w:date="2026-01-01T00:00:00Z">
        <w:r>
          <w:t xml:space="preserve"> </w:t>
        </w:r>
      </w:ins>
      <m:oMath>
        <m:r>
          <m:t>t</m:t>
        </m:r>
      </m:oMath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hyperlink w:anchor="thm-density-limit">
        <w:ins w:id="97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gives</w:t>
        </w:r>
      </w:ins>
      <w:ins w:id="9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as the limit of</w:t>
        </w:r>
      </w:ins>
      <w:ins w:id="97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ins w:id="98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del w:id="981" w:author="PR Preview" w:date="2026-01-01T00:00:00Z">
        <w:r>
          <w:rPr>
            <w:i/>
            <w:iCs/>
          </w:rPr>
          <w:delText xml:space="preserve">Proof</w:delText>
        </w:r>
      </w:del>
      <w:del w:id="982" w:author="PR Preview" w:date="2026-01-01T00:00:00Z">
        <w:r>
          <w:delText xml:space="preserve">. </w:delText>
        </w:r>
      </w:del>
      <w:del w:id="983" w:author="PR Preview" w:date="2026-01-01T00:00:00Z">
        <w:r>
          <w:delText xml:space="preserve">Since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(</w:delText>
        </w:r>
      </w:del>
      <w:hyperlink w:anchor="thm-survival-expressions-1">
        <w:del w:id="98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988" w:author="PR Preview" w:date="2026-01-01T00:00:00Z">
        <w:r>
          <w:delText xml:space="preserve">)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and</w:delText>
        </w:r>
      </w:del>
      <w:del w:id="991" w:author="PR Preview" w:date="2026-01-01T00:00:00Z">
        <w:r>
          <w:delText xml:space="preserve"> </w:delText>
        </w:r>
      </w:del>
      <m:oMath>
        <m:r>
          <m:t>F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has derivative</w:delText>
        </w:r>
      </w:del>
      <w:del w:id="994" w:author="PR Preview" w:date="2026-01-01T00:00:00Z">
        <w:r>
          <w:delText xml:space="preserve"> </w:delText>
        </w:r>
      </w:del>
      <m:oMath>
        <m:r>
          <m:t>f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wherever</w:delText>
        </w:r>
      </w:del>
      <w:del w:id="997" w:author="PR Preview" w:date="2026-01-01T00:00:00Z">
        <w:r>
          <w:delText xml:space="preserve"> </w:delText>
        </w:r>
      </w:del>
      <m:oMath>
        <m:r>
          <m:t>f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is continuous (</w:delText>
        </w:r>
      </w:del>
      <w:hyperlink w:anchor="thm-density-vs-CDF">
        <w:del w:id="100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001" w:author="PR Preview" w:date="2026-01-01T00:00:00Z">
        <w:r>
          <w:delText xml:space="preserve">),</w:delText>
        </w:r>
      </w:del>
      <w:del w:id="100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has derivative</w:delText>
        </w:r>
      </w:del>
      <w:del w:id="10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at those points.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At each such</w:delText>
        </w:r>
      </w:del>
      <w:del w:id="1010" w:author="PR Preview" w:date="2026-01-01T00:00:00Z">
        <w:r>
          <w:delText xml:space="preserve"> </w:delText>
        </w:r>
      </w:del>
      <m:oMath>
        <m:r>
          <m:t>u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with</w:delText>
        </w:r>
      </w:del>
      <w:del w:id="101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014" w:author="PR Preview" w:date="2026-01-01T00:00:00Z">
        <w:r>
          <w:delText xml:space="preserve">:</w:delText>
        </w:r>
      </w:del>
    </w:p>
    <w:p>
      <w:pPr>
        <w:pStyle w:val="FirstParagraph"/>
      </w:pPr>
      <w:ins w:id="1015" w:author="PR Preview" w:date="2026-01-01T00:00:00Z">
        <w:r>
          <w:rPr>
            <w:i/>
            <w:iCs/>
          </w:rPr>
          <w:t xml:space="preserve">Proof</w:t>
        </w:r>
      </w:ins>
      <w:ins w:id="1016" w:author="PR Preview" w:date="2026-01-01T00:00:00Z">
        <w:r>
          <w:t xml:space="preserve">. </w:t>
        </w:r>
      </w:ins>
      <w:ins w:id="1017" w:author="PR Preview" w:date="2026-01-01T00:00:00Z">
        <w:r>
          <w:t xml:space="preserve">Since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thm-survival-expressions-1">
        <w:ins w:id="102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022" w:author="PR Preview" w:date="2026-01-01T00:00:00Z">
        <w:r>
          <w:t xml:space="preserve">)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</w:t>
        </w:r>
      </w:ins>
      <w:ins w:id="1025" w:author="PR Preview" w:date="2026-01-01T00:00:00Z">
        <w:r>
          <w:t xml:space="preserve"> </w:t>
        </w:r>
      </w:ins>
      <m:oMath>
        <m:r>
          <m:t>F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has derivative</w:t>
        </w:r>
      </w:ins>
      <w:ins w:id="1028" w:author="PR Preview" w:date="2026-01-01T00:00:00Z">
        <w:r>
          <w:t xml:space="preserve"> </w:t>
        </w:r>
      </w:ins>
      <m:oMath>
        <m:r>
          <m:t>f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wherever</w:t>
        </w:r>
      </w:ins>
      <w:ins w:id="1031" w:author="PR Preview" w:date="2026-01-01T00:00:00Z">
        <w:r>
          <w:t xml:space="preserve"> </w:t>
        </w:r>
      </w:ins>
      <m:oMath>
        <m:r>
          <m:t>f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is continuous (</w:t>
        </w:r>
      </w:ins>
      <w:hyperlink w:anchor="thm-cdf-derivative-is-density">
        <w:ins w:id="103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35" w:author="PR Preview" w:date="2026-01-01T00:00:00Z">
        <w:r>
          <w:t xml:space="preserve">),</w:t>
        </w:r>
      </w:ins>
      <w:ins w:id="1036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has derivative</w:t>
        </w:r>
      </w:ins>
      <w:ins w:id="10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at those points.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At each such</w:t>
        </w:r>
      </w:ins>
      <w:ins w:id="1044" w:author="PR Preview" w:date="2026-01-01T00:00:00Z">
        <w:r>
          <w:t xml:space="preserve"> </w:t>
        </w:r>
      </w:ins>
      <m:oMath>
        <m:r>
          <m:t>u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with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0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del w:id="104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hazard-dens-surv">
        <w:del w:id="105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survival-expressions-1">
        <w:ins w:id="1051" w:author="PR Preview" w:date="2026-01-01T00:00:00Z">
          <w:r>
            <w:rPr>
              <w:rStyle w:val="Hyperlink"/>
            </w:rPr>
            <w:t xml:space="preserve">Theorem 17</w:t>
          </w:r>
        </w:ins>
      </w:hyperlink>
    </w:p>
    <w:p>
      <w:pPr>
        <w:pStyle w:val="Compact"/>
        <w:numPr>
          <w:ilvl w:val="0"/>
          <w:numId w:val="1003"/>
        </w:numPr>
      </w:pPr>
      <w:hyperlink w:anchor="thm-hazard-dens-surv">
        <w:ins w:id="1052" w:author="PR Preview" w:date="2026-01-01T00:00:00Z">
          <w:r>
            <w:rPr>
              <w:rStyle w:val="Hyperlink"/>
            </w:rPr>
            <w:t xml:space="preserve">Theorem 18</w:t>
          </w:r>
        </w:ins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2026-10-14T04:31:13Z</dcterms:created>
  <dcterms:modified xsi:type="dcterms:W3CDTF">2026-10-14T04:31:13Z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