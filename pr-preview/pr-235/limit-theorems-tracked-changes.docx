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00:41:30 (PDT)</w:t>
        </w:r>
      </w:ins>
    </w:p>
    <w:bookmarkStart w:id="4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Corollary 3 (Mean and variance of a sample mean of IID random variables)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</w:t>
        </w:r>
      </w:ins>
      <w:ins w:id="9" w:author="PR Preview" w:date="2026-01-01T00:00:00Z">
        <w:r>
          <w:t xml:space="preserve"> </w:t>
        </w:r>
      </w:ins>
      <w:hyperlink r:id="rId9">
        <w:ins w:id="10" w:author="PR Preview" w:date="2026-01-01T00:00:00Z">
          <w:r>
            <w:rPr>
              <w:rStyle w:val="Hyperlink"/>
            </w:rPr>
            <w:t xml:space="preserve">IID</w:t>
          </w:r>
        </w:ins>
      </w:hyperlink>
      <w:ins w:id="11" w:author="PR Preview" w:date="2026-01-01T00:00:00Z">
        <w:r>
          <w:t xml:space="preserve"> </w:t>
        </w:r>
      </w:ins>
      <w:hyperlink r:id="rId19">
        <w:ins w:id="12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each</w:t>
        </w:r>
      </w:ins>
      <w:ins w:id="16" w:author="PR Preview" w:date="2026-01-01T00:00:00Z">
        <w:r>
          <w:t xml:space="preserve"> </w:t>
        </w:r>
      </w:ins>
      <w:hyperlink r:id="rId20">
        <w:ins w:id="17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or</w:t>
        </w:r>
      </w:ins>
      <w:ins w:id="20" w:author="PR Preview" w:date="2026-01-01T00:00:00Z">
        <w:r>
          <w:t xml:space="preserve"> </w:t>
        </w:r>
      </w:ins>
      <w:hyperlink r:id="rId21">
        <w:ins w:id="21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with</w:t>
        </w:r>
      </w:ins>
      <w:ins w:id="25" w:author="PR Preview" w:date="2026-01-01T00:00:00Z">
        <w:r>
          <w:t xml:space="preserve"> </w:t>
        </w:r>
      </w:ins>
      <w:hyperlink r:id="rId22">
        <w:ins w:id="26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27" w:author="PR Preview" w:date="2026-01-01T00:00:00Z">
        <w:r>
          <w:t xml:space="preserve"> </w:t>
        </w:r>
      </w:ins>
      <m:oMath>
        <m:r>
          <m:t>μ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 finite</w:t>
        </w:r>
      </w:ins>
      <w:ins w:id="30" w:author="PR Preview" w:date="2026-01-01T00:00:00Z">
        <w:r>
          <w:t xml:space="preserve"> </w:t>
        </w:r>
      </w:ins>
      <w:hyperlink r:id="rId23">
        <w:ins w:id="31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let</w:t>
        </w:r>
      </w:ins>
      <w:ins w:id="36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ins w:id="40" w:author="PR Preview" w:date="2026-01-01T00:00:00Z">
        <w:r>
          <w:rPr>
            <w:i/>
            <w:iCs/>
          </w:rPr>
          <w:t xml:space="preserve">Proof</w:t>
        </w:r>
      </w:ins>
      <w:ins w:id="41" w:author="PR Preview" w:date="2026-01-01T00:00:00Z">
        <w:r>
          <w:t xml:space="preserve">. </w:t>
        </w:r>
      </w:ins>
      <w:ins w:id="42" w:author="PR Preview" w:date="2026-01-01T00:00:00Z">
        <w:r>
          <w:t xml:space="preserve">Let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4" w:author="PR Preview" w:date="2026-01-01T00:00:00Z">
        <w:r>
          <w:t xml:space="preserve">, so</w:t>
        </w:r>
      </w:ins>
      <w:ins w:id="4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By</w:t>
        </w:r>
      </w:ins>
      <w:ins w:id="49" w:author="PR Preview" w:date="2026-01-01T00:00:00Z">
        <w:r>
          <w:t xml:space="preserve"> </w:t>
        </w:r>
      </w:ins>
      <w:hyperlink w:anchor="cor-sum-iid-moments">
        <w:ins w:id="50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</w:t>
        </w:r>
      </w:ins>
      <w:ins w:id="5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5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3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8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2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3"/>
    <w:bookmarkStart w:id="41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0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1"/>
    <w:p>
      <w:pPr>
        <w:pStyle w:val="BodyText"/>
      </w:pPr>
      <w:r>
        <w:t xml:space="preserve">5MinuteAI explains</w:t>
      </w:r>
      <w:r>
        <w:t xml:space="preserve"> </w:t>
      </w:r>
      <w:hyperlink r:id="rId42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3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4"/>
    <w:bookmarkStart w:id="57" w:name="sec-tail-bounds"/>
    <w:p>
      <w:pPr>
        <w:pStyle w:val="Heading2"/>
      </w:pPr>
      <w:r>
        <w:t xml:space="preserve">2 Tail bounds</w:t>
      </w:r>
    </w:p>
    <w:bookmarkStart w:id="45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6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7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7"/>
    <w:bookmarkStart w:id="48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8"/>
    <w:bookmarkStart w:id="49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9"/>
    <w:bookmarkStart w:id="50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p>
      <w:pPr>
        <w:pStyle w:val="FirstParagraph"/>
      </w:pPr>
      <w:del w:id="57" w:author="PR Preview" w:date="2026-01-01T00:00:00Z">
        <w:r>
          <w:rPr>
            <w:i/>
            <w:iCs/>
          </w:rPr>
          <w:delText xml:space="preserve">Proof</w:delText>
        </w:r>
      </w:del>
      <w:del w:id="58" w:author="PR Preview" w:date="2026-01-01T00:00:00Z">
        <w:r>
          <w:delText xml:space="preserve">. </w:delText>
        </w:r>
      </w:del>
      <w:del w:id="59" w:author="PR Preview" w:date="2026-01-01T00:00:00Z">
        <w:r>
          <w:delText xml:space="preserve">This is the solution to</w:delText>
        </w:r>
      </w:del>
      <w:del w:id="60" w:author="PR Preview" w:date="2026-01-01T00:00:00Z">
        <w:r>
          <w:delText xml:space="preserve"> </w:delText>
        </w:r>
      </w:del>
      <w:hyperlink w:anchor="exr-chebyshev-sample-size">
        <w:del w:id="6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(a), worked in</w:delText>
        </w:r>
      </w:del>
      <w:del w:id="64" w:author="PR Preview" w:date="2026-01-01T00:00:00Z">
        <w:r>
          <w:delText xml:space="preserve"> </w:delText>
        </w:r>
      </w:del>
      <w:hyperlink w:anchor="sol-chebyshev-sample-size">
        <w:del w:id="65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66" w:author="PR Preview" w:date="2026-01-01T00:00:00Z">
        <w:r>
          <w:delText xml:space="preserve">.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It applies</w:delText>
        </w:r>
      </w:del>
      <w:del w:id="69" w:author="PR Preview" w:date="2026-01-01T00:00:00Z">
        <w:r>
          <w:delText xml:space="preserve"> </w:delText>
        </w:r>
      </w:del>
      <w:hyperlink w:anchor="thm-chebyshev">
        <w:del w:id="7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to</w:delText>
        </w:r>
      </w:del>
      <w:del w:id="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74" w:author="PR Preview" w:date="2026-01-01T00:00:00Z">
        <w:r>
          <w:delText xml:space="preserve">, whose variance is</w:delText>
        </w:r>
      </w:del>
      <w:del w:id="7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by</w:delText>
        </w:r>
      </w:del>
      <w:del w:id="78" w:author="PR Preview" w:date="2026-01-01T00:00:00Z">
        <w:r>
          <w:delText xml:space="preserve"> </w:delText>
        </w:r>
      </w:del>
      <w:hyperlink w:anchor="cor-sum-iid-moments">
        <w:del w:id="79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80" w:author="PR Preview" w:date="2026-01-01T00:00:00Z">
        <w:r>
          <w:delText xml:space="preserve">.</w:delText>
        </w:r>
      </w:del>
    </w:p>
    <w:p>
      <w:pPr>
        <w:pStyle w:val="FirstParagraph"/>
      </w:pPr>
      <w:ins w:id="81" w:author="PR Preview" w:date="2026-01-01T00:00:00Z">
        <w:r>
          <w:rPr>
            <w:i/>
            <w:iCs/>
          </w:rPr>
          <w:t xml:space="preserve">Proof</w:t>
        </w:r>
      </w:ins>
      <w:ins w:id="82" w:author="PR Preview" w:date="2026-01-01T00:00:00Z">
        <w:r>
          <w:t xml:space="preserve">. </w:t>
        </w:r>
      </w:ins>
      <w:ins w:id="83" w:author="PR Preview" w:date="2026-01-01T00:00:00Z">
        <w:r>
          <w:t xml:space="preserve">This is the solution to</w:t>
        </w:r>
      </w:ins>
      <w:ins w:id="84" w:author="PR Preview" w:date="2026-01-01T00:00:00Z">
        <w:r>
          <w:t xml:space="preserve"> </w:t>
        </w:r>
      </w:ins>
      <w:hyperlink w:anchor="exr-chebyshev-sample-size">
        <w:ins w:id="8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(a), worked in</w:t>
        </w:r>
      </w:ins>
      <w:ins w:id="88" w:author="PR Preview" w:date="2026-01-01T00:00:00Z">
        <w:r>
          <w:t xml:space="preserve"> </w:t>
        </w:r>
      </w:ins>
      <w:hyperlink w:anchor="sol-chebyshev-sample-size">
        <w:ins w:id="89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90" w:author="PR Preview" w:date="2026-01-01T00:00:00Z">
        <w:r>
          <w:t xml:space="preserve">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It applies</w:t>
        </w:r>
      </w:ins>
      <w:ins w:id="93" w:author="PR Preview" w:date="2026-01-01T00:00:00Z">
        <w:r>
          <w:t xml:space="preserve"> </w:t>
        </w:r>
      </w:ins>
      <w:hyperlink w:anchor="thm-chebyshev">
        <w:ins w:id="9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to</w:t>
        </w:r>
      </w:ins>
      <w:ins w:id="97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98" w:author="PR Preview" w:date="2026-01-01T00:00:00Z">
        <w:r>
          <w:t xml:space="preserve">, whose</w:t>
        </w:r>
      </w:ins>
      <w:ins w:id="99" w:author="PR Preview" w:date="2026-01-01T00:00:00Z">
        <w:r>
          <w:t xml:space="preserve"> </w:t>
        </w:r>
      </w:ins>
      <w:hyperlink r:id="rId23">
        <w:ins w:id="10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</w:t>
        </w:r>
      </w:ins>
      <w:ins w:id="10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by</w:t>
        </w:r>
      </w:ins>
      <w:ins w:id="106" w:author="PR Preview" w:date="2026-01-01T00:00:00Z">
        <w:r>
          <w:t xml:space="preserve"> </w:t>
        </w:r>
      </w:ins>
      <w:hyperlink w:anchor="cor-mean-iid-moments">
        <w:ins w:id="107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08" w:author="PR Preview" w:date="2026-01-01T00:00:00Z">
        <w:r>
          <w:t xml:space="preserve">.</w:t>
        </w:r>
      </w:ins>
    </w:p>
    <w:bookmarkStart w:id="51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3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2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5" w:name="cor-hoeffding-two-sided"/>
    <w:p>
      <w:pPr>
        <w:pStyle w:val="BodyText"/>
      </w:pPr>
      <w:del w:id="109" w:author="PR Preview" w:date="2026-01-01T00:00:00Z">
        <w:r>
          <w:rPr>
            <w:b/>
            <w:bCs/>
          </w:rPr>
          <w:delText xml:space="preserve">Corollary 3 (Hoeffding’s inequality, two-sided)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Under the assumptions of</w:delText>
        </w:r>
      </w:del>
      <w:del w:id="112" w:author="PR Preview" w:date="2026-01-01T00:00:00Z">
        <w:r>
          <w:delText xml:space="preserve"> </w:delText>
        </w:r>
      </w:del>
      <w:hyperlink w:anchor="thm-hoeffding">
        <w:del w:id="11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4" w:author="PR Preview" w:date="2026-01-01T00:00:00Z">
        <w:r>
          <w:delText xml:space="preserve">, for every</w:delText>
        </w:r>
      </w:del>
      <w:del w:id="115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16" w:author="PR Preview" w:date="2026-01-01T00:00:00Z">
        <w:r>
          <w:delText xml:space="preserve">,</w:delText>
        </w:r>
      </w:del>
    </w:p>
    <w:p>
      <w:pPr>
        <w:pStyle w:val="BodyText"/>
      </w:pPr>
      <w:ins w:id="117" w:author="PR Preview" w:date="2026-01-01T00:00:00Z">
        <w:r>
          <w:rPr>
            <w:b/>
            <w:bCs/>
          </w:rPr>
          <w:t xml:space="preserve">Corollary 4 (Hoeffding’s inequality, two-sided)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Under the assumptions of</w:t>
        </w:r>
      </w:ins>
      <w:ins w:id="120" w:author="PR Preview" w:date="2026-01-01T00:00:00Z">
        <w:r>
          <w:t xml:space="preserve"> </w:t>
        </w:r>
      </w:ins>
      <w:hyperlink w:anchor="thm-hoeffding">
        <w:ins w:id="12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2" w:author="PR Preview" w:date="2026-01-01T00:00:00Z">
        <w:r>
          <w:t xml:space="preserve">, for every</w:t>
        </w:r>
      </w:ins>
      <w:ins w:id="12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24" w:author="PR Preview" w:date="2026-01-01T00:00:00Z">
        <w:r>
          <w:t xml:space="preserve">,</w:t>
        </w:r>
      </w:ins>
    </w:p>
    <w:p>
      <w:pPr>
        <w:pStyle w:val="BodyText"/>
      </w:pPr>
      <w:bookmarkStart w:id="54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6" w:name="exm-hoeffding-auto"/>
    <w:p>
      <w:pPr>
        <w:pStyle w:val="BodyText"/>
      </w:pPr>
      <w:del w:id="125" w:author="PR Preview" w:date="2026-01-01T00:00:00Z">
        <w:r>
          <w:rPr>
            <w:b/>
            <w:bCs/>
          </w:rPr>
          <w:delText xml:space="preserve">Example 4 (How loose is Hoeffding’s bound for the share of efficient cars?)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Take the 392 cars in the Auto data described in</w:delText>
        </w:r>
      </w:del>
      <w:del w:id="128" w:author="PR Preview" w:date="2026-01-01T00:00:00Z">
        <w:r>
          <w:delText xml:space="preserve"> </w:delText>
        </w:r>
      </w:del>
      <w:hyperlink w:anchor="exm-clt-auto">
        <w:del w:id="129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as the whole population,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and call a car efficient if its fuel economy (</w:delText>
        </w:r>
      </w:del>
      <w:del w:id="134" w:author="PR Preview" w:date="2026-01-01T00:00:00Z">
        <w:r>
          <w:rPr>
            <w:rStyle w:val="VerbatimChar"/>
          </w:rPr>
          <w:delText xml:space="preserve">mpg</w:delText>
        </w:r>
      </w:del>
      <w:del w:id="135" w:author="PR Preview" w:date="2026-01-01T00:00:00Z">
        <w:r>
          <w:delText xml:space="preserve">) is above</w:delText>
        </w:r>
      </w:del>
      <w:del w:id="136" w:author="PR Preview" w:date="2026-01-01T00:00:00Z">
        <w:r>
          <w:delText xml:space="preserve"> </w:delText>
        </w:r>
      </w:del>
      <m:oMath>
        <m:r>
          <m:t>25</m:t>
        </m:r>
      </m:oMath>
      <w:del w:id="137" w:author="PR Preview" w:date="2026-01-01T00:00:00Z">
        <w:r>
          <w:delText xml:space="preserve">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Let</w:delText>
        </w:r>
      </w:del>
      <w:del w:id="1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if the</w:delText>
        </w:r>
      </w:del>
      <w:del w:id="143" w:author="PR Preview" w:date="2026-01-01T00:00:00Z">
        <w:r>
          <w:delText xml:space="preserve"> </w:delText>
        </w:r>
      </w:del>
      <m:oMath>
        <m:r>
          <m:t>i</m:t>
        </m:r>
      </m:oMath>
      <w:del w:id="144" w:author="PR Preview" w:date="2026-01-01T00:00:00Z">
        <w:r>
          <w:delText xml:space="preserve">th car drawn at random is efficient and</w:delText>
        </w:r>
      </w:del>
      <w:del w:id="1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otherwise,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so</w:delText>
        </w:r>
      </w:del>
      <w:del w:id="150" w:author="PR Preview" w:date="2026-01-01T00:00:00Z">
        <w:r>
          <w:delText xml:space="preserve"> </w:delText>
        </w:r>
      </w:del>
      <m:oMath>
        <m:r>
          <m:t>μ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is the share of efficient cars and</w:delText>
        </w:r>
      </w:del>
      <w:del w:id="153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is the share in a sample of</w:delText>
        </w:r>
      </w:del>
      <w:del w:id="156" w:author="PR Preview" w:date="2026-01-01T00:00:00Z">
        <w:r>
          <w:delText xml:space="preserve"> </w:delText>
        </w:r>
      </w:del>
      <m:oMath>
        <m:r>
          <m:t>n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draws.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Each</w:delText>
        </w:r>
      </w:del>
      <w:del w:id="1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lies in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 the draws are made with replacement, so the</w:delText>
        </w:r>
      </w:del>
      <w:del w:id="1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are IID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and</w:delText>
        </w:r>
      </w:del>
      <w:del w:id="173" w:author="PR Preview" w:date="2026-01-01T00:00:00Z">
        <w:r>
          <w:delText xml:space="preserve"> </w:delText>
        </w:r>
      </w:del>
      <w:hyperlink w:anchor="cor-hoeffding-two-sided">
        <w:del w:id="174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applies.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 code below draws</w:delText>
        </w:r>
      </w:del>
      <w:del w:id="179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samples of each size,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computes the proportion of samples whose share misses</w:delText>
        </w:r>
      </w:del>
      <w:del w:id="184" w:author="PR Preview" w:date="2026-01-01T00:00:00Z">
        <w:r>
          <w:delText xml:space="preserve"> </w:delText>
        </w:r>
      </w:del>
      <m:oMath>
        <m:r>
          <m:t>μ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by at least</w:delText>
        </w:r>
      </w:del>
      <w:del w:id="187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0.1</m:t>
        </m:r>
      </m:oMath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 sets that proportion beside the bound</w:delText>
        </w:r>
      </w:del>
      <w:del w:id="191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of</w:delText>
        </w:r>
      </w:del>
      <w:del w:id="194" w:author="PR Preview" w:date="2026-01-01T00:00:00Z">
        <w:r>
          <w:delText xml:space="preserve"> </w:delText>
        </w:r>
      </w:del>
      <w:hyperlink w:anchor="eq-hoeffding">
        <w:del w:id="195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 the bound</w:delText>
        </w:r>
      </w:del>
      <w:del w:id="19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that Chebyshev’s inequality gives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(</w:delText>
        </w:r>
      </w:del>
      <w:hyperlink w:anchor="thm-chebyshev-sample-mean">
        <w:del w:id="20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04" w:author="PR Preview" w:date="2026-01-01T00:00:00Z">
        <w:r>
          <w:delText xml:space="preserve">).</w:delText>
        </w:r>
      </w:del>
    </w:p>
    <w:p>
      <w:pPr>
        <w:pStyle w:val="BodyText"/>
      </w:pPr>
      <w:ins w:id="205" w:author="PR Preview" w:date="2026-01-01T00:00:00Z">
        <w:r>
          <w:rPr>
            <w:b/>
            <w:bCs/>
          </w:rPr>
          <w:t xml:space="preserve">Example 4 (How loose is Hoeffding’s bound for the share of efficient cars?)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Take the 392 cars in the Auto data described in</w:t>
        </w:r>
      </w:ins>
      <w:ins w:id="208" w:author="PR Preview" w:date="2026-01-01T00:00:00Z">
        <w:r>
          <w:t xml:space="preserve"> </w:t>
        </w:r>
      </w:ins>
      <w:hyperlink w:anchor="exm-clt-auto">
        <w:ins w:id="20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as the whole population,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 call a car efficient if its fuel economy (</w:t>
        </w:r>
      </w:ins>
      <w:ins w:id="214" w:author="PR Preview" w:date="2026-01-01T00:00:00Z">
        <w:r>
          <w:rPr>
            <w:rStyle w:val="VerbatimChar"/>
          </w:rPr>
          <w:t xml:space="preserve">mpg</w:t>
        </w:r>
      </w:ins>
      <w:ins w:id="215" w:author="PR Preview" w:date="2026-01-01T00:00:00Z">
        <w:r>
          <w:t xml:space="preserve">) is above</w:t>
        </w:r>
      </w:ins>
      <w:ins w:id="216" w:author="PR Preview" w:date="2026-01-01T00:00:00Z">
        <w:r>
          <w:t xml:space="preserve"> </w:t>
        </w:r>
      </w:ins>
      <m:oMath>
        <m:r>
          <m:t>25</m:t>
        </m:r>
      </m:oMath>
      <w:ins w:id="217" w:author="PR Preview" w:date="2026-01-01T00:00:00Z">
        <w:r>
          <w:t xml:space="preserve">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Let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if the</w:t>
        </w:r>
      </w:ins>
      <w:ins w:id="223" w:author="PR Preview" w:date="2026-01-01T00:00:00Z">
        <w:r>
          <w:t xml:space="preserve"> </w:t>
        </w:r>
      </w:ins>
      <m:oMath>
        <m:r>
          <m:t>i</m:t>
        </m:r>
      </m:oMath>
      <w:ins w:id="224" w:author="PR Preview" w:date="2026-01-01T00:00:00Z">
        <w:r>
          <w:t xml:space="preserve">th car drawn at random is efficient and</w:t>
        </w:r>
      </w:ins>
      <w:ins w:id="2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otherwise,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so</w:t>
        </w:r>
      </w:ins>
      <w:ins w:id="230" w:author="PR Preview" w:date="2026-01-01T00:00:00Z">
        <w:r>
          <w:t xml:space="preserve"> </w:t>
        </w:r>
      </w:ins>
      <m:oMath>
        <m:r>
          <m:t>μ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the share of efficient cars and</w:t>
        </w:r>
      </w:ins>
      <w:ins w:id="23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is the share in a sample of</w:t>
        </w:r>
      </w:ins>
      <w:ins w:id="236" w:author="PR Preview" w:date="2026-01-01T00:00:00Z">
        <w:r>
          <w:t xml:space="preserve"> </w:t>
        </w:r>
      </w:ins>
      <m:oMath>
        <m:r>
          <m:t>n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draws.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Each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lies in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 the draws are made with replacement, so the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are IID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and</w:t>
        </w:r>
      </w:ins>
      <w:ins w:id="253" w:author="PR Preview" w:date="2026-01-01T00:00:00Z">
        <w:r>
          <w:t xml:space="preserve"> </w:t>
        </w:r>
      </w:ins>
      <w:hyperlink w:anchor="cor-hoeffding-two-sided">
        <w:ins w:id="254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applies.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The code below draws</w:t>
        </w:r>
      </w:ins>
      <w:ins w:id="259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samples of each size,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computes the proportion of samples whose share misses</w:t>
        </w:r>
      </w:ins>
      <w:ins w:id="264" w:author="PR Preview" w:date="2026-01-01T00:00:00Z">
        <w:r>
          <w:t xml:space="preserve"> </w:t>
        </w:r>
      </w:ins>
      <m:oMath>
        <m:r>
          <m:t>μ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by at least</w:t>
        </w:r>
      </w:ins>
      <w:ins w:id="26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 sets that proportion beside the bound</w:t>
        </w:r>
      </w:ins>
      <w:ins w:id="271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of</w:t>
        </w:r>
      </w:ins>
      <w:ins w:id="274" w:author="PR Preview" w:date="2026-01-01T00:00:00Z">
        <w:r>
          <w:t xml:space="preserve"> </w:t>
        </w:r>
      </w:ins>
      <w:hyperlink w:anchor="eq-hoeffding">
        <w:ins w:id="275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and the bound</w:t>
        </w:r>
      </w:ins>
      <w:ins w:id="27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that Chebyshev’s inequality gives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hyperlink w:anchor="thm-chebyshev-sample-mean">
        <w:ins w:id="28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84" w:author="PR Preview" w:date="2026-01-01T00:00:00Z">
        <w:r>
          <w:t xml:space="preserve">).</w:t>
        </w:r>
      </w:ins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6"/>
    <w:bookmarkEnd w:id="57"/>
    <w:bookmarkStart w:id="65" w:name="sec-lln"/>
    <w:p>
      <w:pPr>
        <w:pStyle w:val="Heading2"/>
      </w:pPr>
      <w:r>
        <w:t xml:space="preserve">3 The law of large numbers</w:t>
      </w:r>
    </w:p>
    <w:bookmarkStart w:id="61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1"/>
    <w:bookmarkStart w:id="64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4"/>
    <w:p>
      <w:pPr>
        <w:pStyle w:val="BodyText"/>
      </w:pPr>
      <w:del w:id="285" w:author="PR Preview" w:date="2026-01-01T00:00:00Z">
        <w:r>
          <w:rPr>
            <w:i/>
            <w:iCs/>
          </w:rPr>
          <w:delText xml:space="preserve">Proof</w:delText>
        </w:r>
      </w:del>
      <w:del w:id="286" w:author="PR Preview" w:date="2026-01-01T00:00:00Z">
        <w:r>
          <w:delText xml:space="preserve">. </w:delText>
        </w:r>
      </w:del>
      <w:del w:id="287" w:author="PR Preview" w:date="2026-01-01T00:00:00Z">
        <w:r>
          <w:delText xml:space="preserve">By</w:delText>
        </w:r>
      </w:del>
      <w:del w:id="288" w:author="PR Preview" w:date="2026-01-01T00:00:00Z">
        <w:r>
          <w:delText xml:space="preserve"> </w:delText>
        </w:r>
      </w:del>
      <w:hyperlink w:anchor="cor-sum-iid-moments">
        <w:del w:id="289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90" w:author="PR Preview" w:date="2026-01-01T00:00:00Z">
        <w:r>
          <w:delText xml:space="preserve">,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and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95" w:author="PR Preview" w:date="2026-01-01T00:00:00Z">
        <w:r>
          <w:delText xml:space="preserve">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where</w:delText>
        </w:r>
      </w:del>
      <w:del w:id="29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99" w:author="PR Preview" w:date="2026-01-01T00:00:00Z">
        <w:r>
          <w:delText xml:space="preserve">, so</w:delText>
        </w:r>
      </w:del>
      <w:del w:id="3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has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303" w:author="PR Preview" w:date="2026-01-01T00:00:00Z">
        <w:r>
          <w:rPr>
            <w:i/>
            <w:iCs/>
          </w:rPr>
          <w:t xml:space="preserve">Proof</w:t>
        </w:r>
      </w:ins>
      <w:ins w:id="304" w:author="PR Preview" w:date="2026-01-01T00:00:00Z">
        <w:r>
          <w:t xml:space="preserve">. </w:t>
        </w:r>
      </w:ins>
      <w:ins w:id="305" w:author="PR Preview" w:date="2026-01-01T00:00:00Z">
        <w:r>
          <w:t xml:space="preserve">By</w:t>
        </w:r>
      </w:ins>
      <w:ins w:id="306" w:author="PR Preview" w:date="2026-01-01T00:00:00Z">
        <w:r>
          <w:t xml:space="preserve"> </w:t>
        </w:r>
      </w:ins>
      <w:hyperlink w:anchor="cor-mean-iid-moments">
        <w:ins w:id="307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</w:t>
        </w:r>
      </w:ins>
      <w:ins w:id="31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313" w:author="PR Preview" w:date="2026-01-01T00:00:00Z">
        <w:r>
          <w:t xml:space="preserve">.</w:t>
        </w:r>
      </w:ins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5"/>
    <w:bookmarkStart w:id="94" w:name="references"/>
    <w:p>
      <w:pPr>
        <w:pStyle w:val="Heading2"/>
      </w:pPr>
      <w:r>
        <w:t xml:space="preserve">References</w:t>
      </w:r>
    </w:p>
    <w:bookmarkStart w:id="93" w:name="refs"/>
    <w:bookmarkStart w:id="67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https://en.wikipedia.org/wiki/Central_limit_theorem</w:t>
        </w:r>
      </w:hyperlink>
    </w:p>
    <w:bookmarkEnd w:id="67"/>
    <w:bookmarkStart w:id="6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8"/>
    <w:bookmarkStart w:id="70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0"/>
    <w:bookmarkStart w:id="72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https://en.wikipedia.org/wiki/Markov%27s_inequality</w:t>
        </w:r>
      </w:hyperlink>
    </w:p>
    <w:bookmarkEnd w:id="72"/>
    <w:bookmarkStart w:id="74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https://www.numdam.org/item/JMPA_1867_2_12__158_0/</w:t>
        </w:r>
      </w:hyperlink>
    </w:p>
    <w:bookmarkEnd w:id="74"/>
    <w:bookmarkStart w:id="76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</w:p>
    <w:bookmarkEnd w:id="76"/>
    <w:bookmarkStart w:id="78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7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8"/>
    <w:bookmarkStart w:id="80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9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0"/>
    <w:bookmarkStart w:id="82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https://en.wikipedia.org/wiki/Chebyshev%27s_inequality</w:t>
        </w:r>
      </w:hyperlink>
    </w:p>
    <w:bookmarkEnd w:id="82"/>
    <w:bookmarkStart w:id="84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3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4"/>
    <w:bookmarkStart w:id="86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https://en.wikipedia.org/wiki/Hoeffding%27s_inequality</w:t>
        </w:r>
      </w:hyperlink>
    </w:p>
    <w:bookmarkEnd w:id="86"/>
    <w:bookmarkStart w:id="88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https://en.wikipedia.org/wiki/Convergence_of_random_variables</w:t>
        </w:r>
      </w:hyperlink>
    </w:p>
    <w:bookmarkEnd w:id="88"/>
    <w:bookmarkStart w:id="90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https://en.wikipedia.org/wiki/Law_of_large_numbers</w:t>
        </w:r>
      </w:hyperlink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7" Type="http://schemas.openxmlformats.org/officeDocument/2006/relationships/image" Target="media/rId37.png"/><Relationship Id="rId36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4" Type="http://schemas.openxmlformats.org/officeDocument/2006/relationships/hyperlink" Target="expectation.qmd#thm-linearity-expectation" TargetMode="External"/><Relationship Id="rId35" Type="http://schemas.openxmlformats.org/officeDocument/2006/relationships/hyperlink" Target="https://cran.r-project.org/package=ISLR2" TargetMode="External"/><Relationship Id="rId83" Type="http://schemas.openxmlformats.org/officeDocument/2006/relationships/hyperlink" Target="https://doi.org/10.1080/01621459.1963.10500830" TargetMode="External"/><Relationship Id="rId79" Type="http://schemas.openxmlformats.org/officeDocument/2006/relationships/hyperlink" Target="https://doi.org/10.1201/9780429428357" TargetMode="External"/><Relationship Id="rId77" Type="http://schemas.openxmlformats.org/officeDocument/2006/relationships/hyperlink" Target="https://doi.org/10.3150/12-BEJSP12" TargetMode="External"/><Relationship Id="rId66" Type="http://schemas.openxmlformats.org/officeDocument/2006/relationships/hyperlink" Target="https://en.wikipedia.org/wiki/Central_limit_theorem" TargetMode="External"/><Relationship Id="rId81" Type="http://schemas.openxmlformats.org/officeDocument/2006/relationships/hyperlink" Target="https://en.wikipedia.org/wiki/Chebyshev%27s_inequality" TargetMode="External"/><Relationship Id="rId87" Type="http://schemas.openxmlformats.org/officeDocument/2006/relationships/hyperlink" Target="https://en.wikipedia.org/wiki/Convergence_of_random_variables" TargetMode="External"/><Relationship Id="rId85" Type="http://schemas.openxmlformats.org/officeDocument/2006/relationships/hyperlink" Target="https://en.wikipedia.org/wiki/Hoeffding%27s_inequality" TargetMode="External"/><Relationship Id="rId91" Type="http://schemas.openxmlformats.org/officeDocument/2006/relationships/hyperlink" Target="https://en.wikipedia.org/wiki/Law_of_large_numbers" TargetMode="External"/><Relationship Id="rId71" Type="http://schemas.openxmlformats.org/officeDocument/2006/relationships/hyperlink" Target="https://en.wikipedia.org/wiki/Markov%27s_inequality" TargetMode="External"/><Relationship Id="rId34" Type="http://schemas.openxmlformats.org/officeDocument/2006/relationships/hyperlink" Target="https://islp.readthedocs.io/" TargetMode="External"/><Relationship Id="rId89" Type="http://schemas.openxmlformats.org/officeDocument/2006/relationships/hyperlink" Target="https://www.cengage.com/c/statistical-inference-2e-casella-berger/9780534243128/" TargetMode="External"/><Relationship Id="rId73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69" Type="http://schemas.openxmlformats.org/officeDocument/2006/relationships/hyperlink" Target="https://www.youtube.com/playlist?list=PLeB45KifGiuHesi4PALNZSYZFhViVGQJK" TargetMode="External"/><Relationship Id="rId43" Type="http://schemas.openxmlformats.org/officeDocument/2006/relationships/hyperlink" Target="https://www.youtube.com/watch?v=-EI96KIYGWw" TargetMode="External"/><Relationship Id="rId42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4" Type="http://schemas.openxmlformats.org/officeDocument/2006/relationships/hyperlink" Target="expectation.qmd#thm-linearity-expectation" TargetMode="External"/><Relationship Id="rId35" Type="http://schemas.openxmlformats.org/officeDocument/2006/relationships/hyperlink" Target="https://cran.r-project.org/package=ISLR2" TargetMode="External"/><Relationship Id="rId83" Type="http://schemas.openxmlformats.org/officeDocument/2006/relationships/hyperlink" Target="https://doi.org/10.1080/01621459.1963.10500830" TargetMode="External"/><Relationship Id="rId79" Type="http://schemas.openxmlformats.org/officeDocument/2006/relationships/hyperlink" Target="https://doi.org/10.1201/9780429428357" TargetMode="External"/><Relationship Id="rId77" Type="http://schemas.openxmlformats.org/officeDocument/2006/relationships/hyperlink" Target="https://doi.org/10.3150/12-BEJSP12" TargetMode="External"/><Relationship Id="rId66" Type="http://schemas.openxmlformats.org/officeDocument/2006/relationships/hyperlink" Target="https://en.wikipedia.org/wiki/Central_limit_theorem" TargetMode="External"/><Relationship Id="rId81" Type="http://schemas.openxmlformats.org/officeDocument/2006/relationships/hyperlink" Target="https://en.wikipedia.org/wiki/Chebyshev%27s_inequality" TargetMode="External"/><Relationship Id="rId87" Type="http://schemas.openxmlformats.org/officeDocument/2006/relationships/hyperlink" Target="https://en.wikipedia.org/wiki/Convergence_of_random_variables" TargetMode="External"/><Relationship Id="rId85" Type="http://schemas.openxmlformats.org/officeDocument/2006/relationships/hyperlink" Target="https://en.wikipedia.org/wiki/Hoeffding%27s_inequality" TargetMode="External"/><Relationship Id="rId91" Type="http://schemas.openxmlformats.org/officeDocument/2006/relationships/hyperlink" Target="https://en.wikipedia.org/wiki/Law_of_large_numbers" TargetMode="External"/><Relationship Id="rId71" Type="http://schemas.openxmlformats.org/officeDocument/2006/relationships/hyperlink" Target="https://en.wikipedia.org/wiki/Markov%27s_inequality" TargetMode="External"/><Relationship Id="rId34" Type="http://schemas.openxmlformats.org/officeDocument/2006/relationships/hyperlink" Target="https://islp.readthedocs.io/" TargetMode="External"/><Relationship Id="rId89" Type="http://schemas.openxmlformats.org/officeDocument/2006/relationships/hyperlink" Target="https://www.cengage.com/c/statistical-inference-2e-casella-berger/9780534243128/" TargetMode="External"/><Relationship Id="rId73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69" Type="http://schemas.openxmlformats.org/officeDocument/2006/relationships/hyperlink" Target="https://www.youtube.com/playlist?list=PLeB45KifGiuHesi4PALNZSYZFhViVGQJK" TargetMode="External"/><Relationship Id="rId43" Type="http://schemas.openxmlformats.org/officeDocument/2006/relationships/hyperlink" Target="https://www.youtube.com/watch?v=-EI96KIYGWw" TargetMode="External"/><Relationship Id="rId42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2026-10-22T07:49:41Z</dcterms:created>
  <dcterms:modified xsi:type="dcterms:W3CDTF">2026-10-22T07:49:41Z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