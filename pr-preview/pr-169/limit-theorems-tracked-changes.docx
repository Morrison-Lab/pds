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09:10:11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09:21:44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The sum of many independent random variables,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none of which dominates the others,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has a distribution that is approximately bell-shaped,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whatever the distributions of the individual variables.</w:delText>
        </w:r>
      </w:del>
      <w:del w:id="12" w:author="PR Preview" w:date="2026-01-01T00:00:00Z">
        <w:r>
          <w:delText xml:space="preserve"> </w:delText>
        </w:r>
      </w:del>
      <w:hyperlink w:anchor="thm-clt">
        <w:del w:id="1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makes this precise.</w:delText>
        </w:r>
      </w:del>
    </w:p>
    <w:p>
      <w:pPr>
        <w:pStyle w:val="FirstParagraph"/>
      </w:pPr>
      <w:ins w:id="16" w:author="PR Preview" w:date="2026-01-01T00:00:00Z">
        <w:r>
          <w:rPr>
            <w:i/>
            <w:iCs/>
          </w:rPr>
          <w:t xml:space="preserve">Remark</w:t>
        </w:r>
      </w:ins>
      <w:ins w:id="17" w:author="PR Preview" w:date="2026-01-01T00:00:00Z">
        <w:r>
          <w:t xml:space="preserve">. </w:t>
        </w:r>
      </w:ins>
      <w:ins w:id="18" w:author="PR Preview" w:date="2026-01-01T00:00:00Z">
        <w:r>
          <w:t xml:space="preserve">The average of many independent random variables,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none of which dominates the others,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has a distribution that is approximately bell-shaped,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whatever the distributions of the individual variables.</w:t>
        </w:r>
      </w:ins>
      <w:ins w:id="25" w:author="PR Preview" w:date="2026-01-01T00:00:00Z">
        <w:r>
          <w:t xml:space="preserve"> </w:t>
        </w:r>
      </w:ins>
      <w:hyperlink w:anchor="thm-clt">
        <w:ins w:id="2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makes this precise.</w:t>
        </w:r>
      </w:ins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del w:id="29" w:author="PR Preview" w:date="2026-01-01T00:00:00Z">
        <w:r>
          <w:rPr>
            <w:b/>
            <w:bCs/>
          </w:rPr>
          <w:delText xml:space="preserve">Corollary 1 (Mean and variance of a sum of IID random variables)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Let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be</w:delText>
        </w:r>
      </w:del>
      <w:del w:id="35" w:author="PR Preview" w:date="2026-01-01T00:00:00Z">
        <w:r>
          <w:delText xml:space="preserve"> </w:delText>
        </w:r>
      </w:del>
      <w:hyperlink r:id="rId9">
        <w:del w:id="36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random variables,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each discrete or continuous,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with mean</w:delText>
        </w:r>
      </w:del>
      <w:del w:id="43" w:author="PR Preview" w:date="2026-01-01T00:00:00Z">
        <w:r>
          <w:delText xml:space="preserve"> </w:delText>
        </w:r>
      </w:del>
      <m:oMath>
        <m:r>
          <m:t>μ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and finite variance</w:delText>
        </w:r>
      </w:del>
      <w:del w:id="4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 let</w:delText>
        </w:r>
      </w:del>
      <w:del w:id="5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51" w:author="PR Preview" w:date="2026-01-01T00:00:00Z">
        <w:r>
          <w:delText xml:space="preserve">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Then:</w:delText>
        </w:r>
      </w:del>
    </w:p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Corollary 1 (Central Limit Theorem for a sum)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Let</w:t>
        </w:r>
      </w:ins>
      <w:ins w:id="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be</w:t>
        </w:r>
      </w:ins>
      <w:ins w:id="60" w:author="PR Preview" w:date="2026-01-01T00:00:00Z">
        <w:r>
          <w:t xml:space="preserve"> </w:t>
        </w:r>
      </w:ins>
      <w:hyperlink r:id="rId9">
        <w:ins w:id="61" w:author="PR Preview" w:date="2026-01-01T00:00:00Z">
          <w:r>
            <w:rPr>
              <w:rStyle w:val="Hyperlink"/>
            </w:rPr>
            <w:t xml:space="preserve">IID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random variables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with mean</w:t>
        </w:r>
      </w:ins>
      <w:ins w:id="66" w:author="PR Preview" w:date="2026-01-01T00:00:00Z">
        <w:r>
          <w:t xml:space="preserve"> </w:t>
        </w:r>
      </w:ins>
      <m:oMath>
        <m:r>
          <m:t>μ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finite variance</w:t>
        </w:r>
      </w:ins>
      <w:ins w:id="6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let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74" w:author="PR Preview" w:date="2026-01-01T00:00:00Z">
        <w:r>
          <w:t xml:space="preserve">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Then for every real number</w:t>
        </w:r>
      </w:ins>
      <w:ins w:id="77" w:author="PR Preview" w:date="2026-01-01T00:00:00Z">
        <w:r>
          <w:t xml:space="preserve"> </w:t>
        </w:r>
      </w:ins>
      <m:oMath>
        <m:r>
          <m:t>z</m:t>
        </m:r>
      </m:oMath>
      <w:ins w:id="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ins w:id="79" w:author="PR Preview" w:date="2026-01-01T00:00:00Z">
        <w:r>
          <w:rPr>
            <w:i/>
            <w:iCs/>
          </w:rPr>
          <w:t xml:space="preserve">Proof</w:t>
        </w:r>
      </w:ins>
      <w:ins w:id="80" w:author="PR Preview" w:date="2026-01-01T00:00:00Z">
        <w:r>
          <w:t xml:space="preserve">. </w:t>
        </w:r>
      </w:ins>
      <w:ins w:id="81" w:author="PR Preview" w:date="2026-01-01T00:00:00Z">
        <w:r>
          <w:t xml:space="preserve">Since</w:t>
        </w:r>
      </w:ins>
      <w:ins w:id="8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8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84" w:author="PR Preview" w:date="2026-01-01T00:00:00Z">
        <w:r>
          <w:t xml:space="preserve">so the event in this corollary is the event in</w:t>
        </w:r>
      </w:ins>
      <w:ins w:id="85" w:author="PR Preview" w:date="2026-01-01T00:00:00Z">
        <w:r>
          <w:t xml:space="preserve"> </w:t>
        </w:r>
      </w:ins>
      <w:hyperlink w:anchor="thm-clt">
        <w:ins w:id="8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7" w:author="PR Preview" w:date="2026-01-01T00:00:00Z">
        <w:r>
          <w:t xml:space="preserve">, and the limits agree.</w:t>
        </w:r>
      </w:ins>
    </w:p>
    <w:bookmarkStart w:id="13" w:name="cor-sum-iid-moments"/>
    <w:p>
      <w:pPr>
        <w:pStyle w:val="BodyText"/>
      </w:pPr>
      <w:ins w:id="88" w:author="PR Preview" w:date="2026-01-01T00:00:00Z">
        <w:r>
          <w:rPr>
            <w:b/>
            <w:bCs/>
          </w:rPr>
          <w:t xml:space="preserve">Corollary 2 (Mean and variance of a sum of IID random variables)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</w:t>
        </w:r>
      </w:ins>
      <w:ins w:id="94" w:author="PR Preview" w:date="2026-01-01T00:00:00Z">
        <w:r>
          <w:t xml:space="preserve"> </w:t>
        </w:r>
      </w:ins>
      <w:hyperlink r:id="rId9">
        <w:ins w:id="95" w:author="PR Preview" w:date="2026-01-01T00:00:00Z">
          <w:r>
            <w:rPr>
              <w:rStyle w:val="Hyperlink"/>
            </w:rPr>
            <w:t xml:space="preserve">IID</w:t>
          </w:r>
        </w:ins>
      </w:hyperlink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random variables,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each discrete or continuous,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with mean</w:t>
        </w:r>
      </w:ins>
      <w:ins w:id="102" w:author="PR Preview" w:date="2026-01-01T00:00:00Z">
        <w:r>
          <w:t xml:space="preserve"> </w:t>
        </w:r>
      </w:ins>
      <m:oMath>
        <m:r>
          <m:t>μ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finite variance</w:t>
        </w:r>
      </w:ins>
      <w:ins w:id="10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let</w:t>
        </w:r>
      </w:ins>
      <w:ins w:id="10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3" w:author="PR Preview" w:date="2026-01-01T00:00:00Z">
        <w:r>
          <w:rPr>
            <w:i/>
            <w:iCs/>
          </w:rPr>
          <w:delText xml:space="preserve">Remark</w:delText>
        </w:r>
      </w:del>
      <w:del w:id="114" w:author="PR Preview" w:date="2026-01-01T00:00:00Z">
        <w:r>
          <w:delText xml:space="preserve">. </w:delText>
        </w:r>
      </w:del>
      <w:del w:id="115" w:author="PR Preview" w:date="2026-01-01T00:00:00Z">
        <w:r>
          <w:delText xml:space="preserve">In practice,</w:delText>
        </w:r>
      </w:del>
      <w:del w:id="116" w:author="PR Preview" w:date="2026-01-01T00:00:00Z">
        <w:r>
          <w:delText xml:space="preserve"> </w:delText>
        </w:r>
      </w:del>
      <w:hyperlink w:anchor="thm-clt">
        <w:del w:id="117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justifies approximating</w:delText>
        </w:r>
      </w:del>
      <w:del w:id="12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by a normal distribution with mean</w:delText>
        </w:r>
      </w:del>
      <w:del w:id="123" w:author="PR Preview" w:date="2026-01-01T00:00:00Z">
        <w:r>
          <w:delText xml:space="preserve"> </w:delText>
        </w:r>
      </w:del>
      <m:oMath>
        <m:r>
          <m:t>n</m:t>
        </m:r>
        <m:r>
          <m:t>μ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 variance</w:delText>
        </w:r>
      </w:del>
      <w:del w:id="126" w:author="PR Preview" w:date="2026-01-01T00:00:00Z">
        <w:r>
          <w:delText xml:space="preserve"> </w:delText>
        </w:r>
      </w:del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27" w:author="PR Preview" w:date="2026-01-01T00:00:00Z">
        <w:r>
          <w:delText xml:space="preserve">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which by</w:delText>
        </w:r>
      </w:del>
      <w:del w:id="130" w:author="PR Preview" w:date="2026-01-01T00:00:00Z">
        <w:r>
          <w:delText xml:space="preserve"> </w:delText>
        </w:r>
      </w:del>
      <w:hyperlink w:anchor="cor-sum-iid-moments">
        <w:del w:id="131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are exactly the mean and variance of</w:delText>
        </w:r>
      </w:del>
      <w:del w:id="13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135" w:author="PR Preview" w:date="2026-01-01T00:00:00Z">
        <w:r>
          <w:delText xml:space="preserve">.</w:delText>
        </w:r>
      </w:del>
    </w:p>
    <w:p>
      <w:pPr>
        <w:pStyle w:val="FirstParagraph"/>
      </w:pPr>
      <w:ins w:id="136" w:author="PR Preview" w:date="2026-01-01T00:00:00Z">
        <w:r>
          <w:rPr>
            <w:i/>
            <w:iCs/>
          </w:rPr>
          <w:t xml:space="preserve">Remark</w:t>
        </w:r>
      </w:ins>
      <w:ins w:id="137" w:author="PR Preview" w:date="2026-01-01T00:00:00Z">
        <w:r>
          <w:t xml:space="preserve">. </w:t>
        </w:r>
      </w:ins>
      <w:ins w:id="138" w:author="PR Preview" w:date="2026-01-01T00:00:00Z">
        <w:r>
          <w:t xml:space="preserve">In practice,</w:t>
        </w:r>
      </w:ins>
      <w:ins w:id="139" w:author="PR Preview" w:date="2026-01-01T00:00:00Z">
        <w:r>
          <w:t xml:space="preserve"> </w:t>
        </w:r>
      </w:ins>
      <w:hyperlink w:anchor="thm-clt">
        <w:ins w:id="14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justifies approximating</w:t>
        </w:r>
      </w:ins>
      <w:ins w:id="14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by a normal distribution with mean</w:t>
        </w:r>
      </w:ins>
      <w:ins w:id="146" w:author="PR Preview" w:date="2026-01-01T00:00:00Z">
        <w:r>
          <w:t xml:space="preserve"> </w:t>
        </w:r>
      </w:ins>
      <m:oMath>
        <m:r>
          <m:t>μ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and variance</w:t>
        </w:r>
      </w:ins>
      <w:ins w:id="14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and</w:t>
        </w:r>
      </w:ins>
      <w:ins w:id="153" w:author="PR Preview" w:date="2026-01-01T00:00:00Z">
        <w:r>
          <w:t xml:space="preserve"> </w:t>
        </w:r>
      </w:ins>
      <w:hyperlink w:anchor="cor-clt-sum">
        <w:ins w:id="154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justifies approximating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by a normal distribution with mean</w:t>
        </w:r>
      </w:ins>
      <w:ins w:id="160" w:author="PR Preview" w:date="2026-01-01T00:00:00Z">
        <w:r>
          <w:t xml:space="preserve"> </w:t>
        </w:r>
      </w:ins>
      <m:oMath>
        <m:r>
          <m:t>n</m:t>
        </m:r>
        <m:r>
          <m:t>μ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 variance</w:t>
        </w:r>
      </w:ins>
      <w:ins w:id="163" w:author="PR Preview" w:date="2026-01-01T00:00:00Z">
        <w:r>
          <w:t xml:space="preserve"> </w:t>
        </w:r>
      </w:ins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By</w:t>
        </w:r>
      </w:ins>
      <w:ins w:id="167" w:author="PR Preview" w:date="2026-01-01T00:00:00Z">
        <w:r>
          <w:t xml:space="preserve"> </w:t>
        </w:r>
      </w:ins>
      <w:hyperlink w:anchor="cor-sum-iid-moments">
        <w:ins w:id="168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69" w:author="PR Preview" w:date="2026-01-01T00:00:00Z">
        <w:r>
          <w:t xml:space="preserve">, these are exactly the means and variances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of</w:t>
        </w:r>
      </w:ins>
      <w:ins w:id="172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and</w:t>
        </w:r>
      </w:ins>
      <w:ins w:id="17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76" w:author="PR Preview" w:date="2026-01-01T00:00:00Z">
        <w:r>
          <w:t xml:space="preserve">.</w:t>
        </w:r>
      </w:ins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del w:id="177" w:author="PR Preview" w:date="2026-01-01T00:00:00Z">
        <w:r>
          <w:delText xml:space="preserve">For example, the exact probability that five dice total at most 15 is</w:delText>
        </w:r>
      </w:del>
      <w:del w:id="17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del w:id="179" w:author="PR Preview" w:date="2026-01-01T00:00:00Z">
        <w:r>
          <w:delText xml:space="preserve">.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The normal approximation that</w:delText>
        </w:r>
      </w:del>
      <w:del w:id="182" w:author="PR Preview" w:date="2026-01-01T00:00:00Z">
        <w:r>
          <w:delText xml:space="preserve"> </w:delText>
        </w:r>
      </w:del>
      <w:hyperlink w:anchor="thm-clt">
        <w:del w:id="18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suggests,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with mean</w:delText>
        </w:r>
      </w:del>
      <w:del w:id="188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 variance</w:delText>
        </w:r>
      </w:del>
      <w:del w:id="191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evaluated at</w:delText>
        </w:r>
      </w:del>
      <w:del w:id="195" w:author="PR Preview" w:date="2026-01-01T00:00:00Z">
        <w:r>
          <w:delText xml:space="preserve"> </w:delText>
        </w:r>
      </w:del>
      <m:oMath>
        <m:r>
          <m:t>15.5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to account for</w:delText>
        </w:r>
      </w:del>
      <w:del w:id="19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5</m:t>
            </m:r>
          </m:sub>
        </m:sSub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taking only integer values,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gives</w:delText>
        </w:r>
      </w:del>
      <w:del w:id="203" w:author="PR Preview" w:date="2026-01-01T00:00:00Z">
        <w:r>
          <w:delText xml:space="preserve"> </w:delText>
        </w:r>
      </w:del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del w:id="204" w:author="PR Preview" w:date="2026-01-01T00:00:00Z">
        <w:r>
          <w:delText xml:space="preserve">.</w:delText>
        </w:r>
      </w:del>
    </w:p>
    <w:p>
      <w:pPr>
        <w:pStyle w:val="BodyText"/>
      </w:pPr>
      <w:ins w:id="205" w:author="PR Preview" w:date="2026-01-01T00:00:00Z">
        <w:r>
          <w:t xml:space="preserve">For example, the exact probability that five dice total at most 15 is</w:t>
        </w:r>
      </w:ins>
      <w:ins w:id="20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ins w:id="207" w:author="PR Preview" w:date="2026-01-01T00:00:00Z">
        <w:r>
          <w:t xml:space="preserve">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The normal approximation that</w:t>
        </w:r>
      </w:ins>
      <w:ins w:id="210" w:author="PR Preview" w:date="2026-01-01T00:00:00Z">
        <w:r>
          <w:t xml:space="preserve"> </w:t>
        </w:r>
      </w:ins>
      <w:hyperlink w:anchor="cor-clt-sum">
        <w:ins w:id="21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suggests,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with mean</w:t>
        </w:r>
      </w:ins>
      <w:ins w:id="21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 variance</w:t>
        </w:r>
      </w:ins>
      <w:ins w:id="219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evaluated at</w:t>
        </w:r>
      </w:ins>
      <w:ins w:id="223" w:author="PR Preview" w:date="2026-01-01T00:00:00Z">
        <w:r>
          <w:t xml:space="preserve"> </w:t>
        </w:r>
      </w:ins>
      <m:oMath>
        <m:r>
          <m:t>15.5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to account for</w:t>
        </w:r>
      </w:ins>
      <w:ins w:id="22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5</m:t>
            </m:r>
          </m:sub>
        </m:sSub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taking only integer values,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gives</w:t>
        </w:r>
      </w:ins>
      <w:ins w:id="231" w:author="PR Preview" w:date="2026-01-01T00:00:00Z">
        <w:r>
          <w:t xml:space="preserve"> </w:t>
        </w:r>
      </w:ins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ins w:id="232" w:author="PR Preview" w:date="2026-01-01T00:00:00Z">
        <w:r>
          <w:t xml:space="preserve">.</w:t>
        </w:r>
      </w:ins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del w:id="233" w:author="PR Preview" w:date="2026-01-01T00:00:00Z">
        <w:r>
          <w:delText xml:space="preserve">Horsepower is not bell-shaped: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 few powerful cars give it a long right tail.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To apply</w:delText>
        </w:r>
      </w:del>
      <w:del w:id="238" w:author="PR Preview" w:date="2026-01-01T00:00:00Z">
        <w:r>
          <w:delText xml:space="preserve"> </w:delText>
        </w:r>
      </w:del>
      <w:hyperlink w:anchor="thm-clt">
        <w:del w:id="23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40" w:author="PR Preview" w:date="2026-01-01T00:00:00Z">
        <w:r>
          <w:delText xml:space="preserve">, treat each draw of one car at random as one IID observation</w:delText>
        </w:r>
      </w:del>
      <w:del w:id="24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42" w:author="PR Preview" w:date="2026-01-01T00:00:00Z">
        <w:r>
          <w:delText xml:space="preserve">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so that</w:delText>
        </w:r>
      </w:del>
      <w:del w:id="245" w:author="PR Preview" w:date="2026-01-01T00:00:00Z">
        <w:r>
          <w:delText xml:space="preserve"> </w:delText>
        </w:r>
      </w:del>
      <m:oMath>
        <m:r>
          <m:t>μ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and</w:delText>
        </w:r>
      </w:del>
      <w:del w:id="24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are the mean and variance of the 392 horsepower values.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 sum</w:delText>
        </w:r>
      </w:del>
      <w:del w:id="25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has mean</w:delText>
        </w:r>
      </w:del>
      <w:del w:id="256" w:author="PR Preview" w:date="2026-01-01T00:00:00Z">
        <w:r>
          <w:delText xml:space="preserve"> </w:delText>
        </w:r>
      </w:del>
      <m:oMath>
        <m:r>
          <m:t>n</m:t>
        </m:r>
        <m:r>
          <m:t>μ</m:t>
        </m:r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variance</w:delText>
        </w:r>
      </w:del>
      <w:del w:id="259" w:author="PR Preview" w:date="2026-01-01T00:00:00Z">
        <w:r>
          <w:delText xml:space="preserve"> </w:delText>
        </w:r>
      </w:del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by</w:delText>
        </w:r>
      </w:del>
      <w:del w:id="262" w:author="PR Preview" w:date="2026-01-01T00:00:00Z">
        <w:r>
          <w:delText xml:space="preserve"> </w:delText>
        </w:r>
      </w:del>
      <w:hyperlink w:anchor="cor-sum-iid-moments">
        <w:del w:id="263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64" w:author="PR Preview" w:date="2026-01-01T00:00:00Z">
        <w:r>
          <w:delText xml:space="preserve">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so the sample mean</w:delText>
        </w:r>
      </w:del>
      <w:del w:id="26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has mean</w:delText>
        </w:r>
      </w:del>
      <w:del w:id="270" w:author="PR Preview" w:date="2026-01-01T00:00:00Z">
        <w:r>
          <w:delText xml:space="preserve"> </w:delText>
        </w:r>
      </w:del>
      <m:oMath>
        <m:r>
          <m:t>μ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and standard deviation</w:delText>
        </w:r>
      </w:del>
      <w:del w:id="27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274" w:author="PR Preview" w:date="2026-01-01T00:00:00Z">
        <w:r>
          <w:delText xml:space="preserve">.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The code below draws 10,000 random samples of each size</w:delText>
        </w:r>
      </w:del>
      <w:del w:id="27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with replacement, and computes each sample’s mean.</w:delText>
        </w:r>
      </w:del>
    </w:p>
    <w:p>
      <w:pPr>
        <w:pStyle w:val="BodyText"/>
      </w:pPr>
      <w:ins w:id="281" w:author="PR Preview" w:date="2026-01-01T00:00:00Z">
        <w:r>
          <w:t xml:space="preserve">Horsepower is not bell-shaped: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 few powerful cars give it a long right tail.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To apply</w:t>
        </w:r>
      </w:ins>
      <w:ins w:id="286" w:author="PR Preview" w:date="2026-01-01T00:00:00Z">
        <w:r>
          <w:t xml:space="preserve"> </w:t>
        </w:r>
      </w:ins>
      <w:hyperlink w:anchor="thm-clt">
        <w:ins w:id="28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88" w:author="PR Preview" w:date="2026-01-01T00:00:00Z">
        <w:r>
          <w:t xml:space="preserve">, treat each draw of one car at random as one IID observation</w:t>
        </w:r>
      </w:ins>
      <w:ins w:id="2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90" w:author="PR Preview" w:date="2026-01-01T00:00:00Z">
        <w:r>
          <w:t xml:space="preserve">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so that</w:t>
        </w:r>
      </w:ins>
      <w:ins w:id="293" w:author="PR Preview" w:date="2026-01-01T00:00:00Z">
        <w:r>
          <w:t xml:space="preserve"> </w:t>
        </w:r>
      </w:ins>
      <m:oMath>
        <m:r>
          <m:t>μ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and</w:t>
        </w:r>
      </w:ins>
      <w:ins w:id="29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are the mean and variance of the 392 horsepower values.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 sample mean</w:t>
        </w:r>
      </w:ins>
      <w:ins w:id="30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has mean</w:t>
        </w:r>
      </w:ins>
      <w:ins w:id="304" w:author="PR Preview" w:date="2026-01-01T00:00:00Z">
        <w:r>
          <w:t xml:space="preserve"> </w:t>
        </w:r>
      </w:ins>
      <m:oMath>
        <m:r>
          <m:t>μ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and standard deviation</w:t>
        </w:r>
      </w:ins>
      <w:ins w:id="30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because</w:t>
        </w:r>
      </w:ins>
      <w:ins w:id="31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has mean</w:t>
        </w:r>
      </w:ins>
      <w:ins w:id="314" w:author="PR Preview" w:date="2026-01-01T00:00:00Z">
        <w:r>
          <w:t xml:space="preserve"> </w:t>
        </w:r>
      </w:ins>
      <m:oMath>
        <m:r>
          <m:t>n</m:t>
        </m:r>
        <m:r>
          <m:t>μ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and variance</w:t>
        </w:r>
      </w:ins>
      <w:ins w:id="317" w:author="PR Preview" w:date="2026-01-01T00:00:00Z">
        <w:r>
          <w:t xml:space="preserve"> </w:t>
        </w:r>
      </w:ins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by</w:t>
        </w:r>
      </w:ins>
      <w:ins w:id="320" w:author="PR Preview" w:date="2026-01-01T00:00:00Z">
        <w:r>
          <w:t xml:space="preserve"> </w:t>
        </w:r>
      </w:ins>
      <w:hyperlink w:anchor="cor-sum-iid-moments">
        <w:ins w:id="321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322" w:author="PR Preview" w:date="2026-01-01T00:00:00Z">
        <w:r>
          <w:t xml:space="preserve">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The code below draws 10,000 random samples of each size</w:t>
        </w:r>
      </w:ins>
      <w:ins w:id="3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with replacement, and computes each sample’s mean.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del w:id="329" w:author="PR Preview" w:date="2026-01-01T00:00:00Z">
        <w:r>
          <w:delText xml:space="preserve">The sample means for</w:delText>
        </w:r>
      </w:del>
      <w:del w:id="33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are just single cars, so they are skewed.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By</w:delText>
        </w:r>
      </w:del>
      <w:del w:id="3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the histogram is close to the normal curve.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The standard deviation of the sample means is within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1.2%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of</w:delText>
        </w:r>
      </w:del>
      <w:del w:id="34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at every</w:delText>
        </w:r>
      </w:del>
      <w:del w:id="347" w:author="PR Preview" w:date="2026-01-01T00:00:00Z">
        <w:r>
          <w:delText xml:space="preserve"> </w:delText>
        </w:r>
      </w:del>
      <m:oMath>
        <m:r>
          <m:t>n</m:t>
        </m:r>
      </m:oMath>
      <w:del w:id="348" w:author="PR Preview" w:date="2026-01-01T00:00:00Z">
        <w:r>
          <w:delText xml:space="preserve">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as</w:delText>
        </w:r>
      </w:del>
      <w:del w:id="351" w:author="PR Preview" w:date="2026-01-01T00:00:00Z">
        <w:r>
          <w:delText xml:space="preserve"> </w:delText>
        </w:r>
      </w:del>
      <w:hyperlink w:anchor="cor-sum-iid-moments">
        <w:del w:id="352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predicts.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The skewness of the sample means,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which is zero for a normal distribution,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falls from 1.07 at</w:delText>
        </w:r>
      </w:del>
      <w:del w:id="36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to 0.48 at</w:delText>
        </w:r>
      </w:del>
      <w:del w:id="36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and 0.2 at</w:delText>
        </w:r>
      </w:del>
      <w:del w:id="36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68" w:author="PR Preview" w:date="2026-01-01T00:00:00Z">
        <w:r>
          <w:delText xml:space="preserve">.</w:delText>
        </w:r>
      </w:del>
    </w:p>
    <w:p>
      <w:pPr>
        <w:pStyle w:val="BodyText"/>
      </w:pPr>
      <w:ins w:id="369" w:author="PR Preview" w:date="2026-01-01T00:00:00Z">
        <w:r>
          <w:t xml:space="preserve">The sample means for</w:t>
        </w:r>
      </w:ins>
      <w:ins w:id="3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are just single cars, so they are skewed.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By</w:t>
        </w:r>
      </w:ins>
      <w:ins w:id="37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the histogram is close to the normal curve.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The standard deviation of the sample means is within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1.2%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of</w:t>
        </w:r>
      </w:ins>
      <w:ins w:id="384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at every</w:t>
        </w:r>
      </w:ins>
      <w:ins w:id="387" w:author="PR Preview" w:date="2026-01-01T00:00:00Z">
        <w:r>
          <w:t xml:space="preserve"> </w:t>
        </w:r>
      </w:ins>
      <m:oMath>
        <m:r>
          <m:t>n</m:t>
        </m:r>
      </m:oMath>
      <w:ins w:id="388" w:author="PR Preview" w:date="2026-01-01T00:00:00Z">
        <w:r>
          <w:t xml:space="preserve">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as</w:t>
        </w:r>
      </w:ins>
      <w:ins w:id="391" w:author="PR Preview" w:date="2026-01-01T00:00:00Z">
        <w:r>
          <w:t xml:space="preserve"> </w:t>
        </w:r>
      </w:ins>
      <w:hyperlink w:anchor="cor-sum-iid-moments">
        <w:ins w:id="392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predicts.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The skewness of the sample means,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which is zero for a normal distribution,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falls from 1.07 at</w:t>
        </w:r>
      </w:ins>
      <w:ins w:id="4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to 0.48 at</w:t>
        </w:r>
      </w:ins>
      <w:ins w:id="4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 0.2 at</w:t>
        </w:r>
      </w:ins>
      <w:ins w:id="40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408" w:author="PR Preview" w:date="2026-01-01T00:00:00Z">
        <w:r>
          <w:t xml:space="preserve">.</w:t>
        </w:r>
      </w:ins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del w:id="409" w:author="PR Preview" w:date="2026-01-01T00:00:00Z">
        <w:r>
          <w:delText xml:space="preserve">Use</w:delText>
        </w:r>
      </w:del>
      <w:del w:id="410" w:author="PR Preview" w:date="2026-01-01T00:00:00Z">
        <w:r>
          <w:delText xml:space="preserve"> </w:delText>
        </w:r>
      </w:del>
      <w:hyperlink w:anchor="cor-sum-iid-moments">
        <w:del w:id="411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and</w:delText>
        </w:r>
      </w:del>
      <w:del w:id="414" w:author="PR Preview" w:date="2026-01-01T00:00:00Z">
        <w:r>
          <w:delText xml:space="preserve"> </w:delText>
        </w:r>
      </w:del>
      <w:hyperlink w:anchor="thm-chebyshev">
        <w:del w:id="41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to show that for every</w:delText>
        </w:r>
      </w:del>
      <w:del w:id="418" w:author="PR Preview" w:date="2026-01-01T00:00:00Z">
        <w:r>
          <w:delText xml:space="preserve"> </w:delText>
        </w:r>
      </w:del>
      <m:oMath>
        <m:r>
          <m:t>ϵ</m:t>
        </m:r>
        <m:r>
          <m:rPr>
            <m:sty m:val="p"/>
          </m:rPr>
          <m:t>&gt;</m:t>
        </m:r>
        <m:r>
          <m:t>0</m:t>
        </m:r>
      </m:oMath>
      <w:del w:id="419" w:author="PR Preview" w:date="2026-01-01T00:00:00Z">
        <w:r>
          <w:delText xml:space="preserve">,</w:delText>
        </w:r>
      </w:del>
    </w:p>
    <w:p>
      <w:pPr>
        <w:numPr>
          <w:ilvl w:val="0"/>
          <w:numId w:val="1001"/>
        </w:numPr>
      </w:pPr>
      <w:ins w:id="420" w:author="PR Preview" w:date="2026-01-01T00:00:00Z">
        <w:r>
          <w:t xml:space="preserve">Use</w:t>
        </w:r>
      </w:ins>
      <w:ins w:id="421" w:author="PR Preview" w:date="2026-01-01T00:00:00Z">
        <w:r>
          <w:t xml:space="preserve"> </w:t>
        </w:r>
      </w:ins>
      <w:hyperlink w:anchor="cor-sum-iid-moments">
        <w:ins w:id="422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and</w:t>
        </w:r>
      </w:ins>
      <w:ins w:id="425" w:author="PR Preview" w:date="2026-01-01T00:00:00Z">
        <w:r>
          <w:t xml:space="preserve"> </w:t>
        </w:r>
      </w:ins>
      <w:hyperlink w:anchor="thm-chebyshev">
        <w:ins w:id="42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to show that for every</w:t>
        </w:r>
      </w:ins>
      <w:ins w:id="429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&gt;</m:t>
        </m:r>
        <m:r>
          <m:t>0</m:t>
        </m:r>
      </m:oMath>
      <w:ins w:id="43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del w:id="431" w:author="PR Preview" w:date="2026-01-01T00:00:00Z">
        <w:r>
          <w:delText xml:space="preserve">By</w:delText>
        </w:r>
      </w:del>
      <w:del w:id="432" w:author="PR Preview" w:date="2026-01-01T00:00:00Z">
        <w:r>
          <w:delText xml:space="preserve"> </w:delText>
        </w:r>
      </w:del>
      <w:hyperlink w:anchor="cor-sum-iid-moments">
        <w:del w:id="433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434" w:author="PR Preview" w:date="2026-01-01T00:00:00Z">
        <w:r>
          <w:delText xml:space="preserve">,</w:delText>
        </w:r>
      </w:del>
      <w:del w:id="43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for</w:delText>
        </w:r>
      </w:del>
      <w:del w:id="43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439" w:author="PR Preview" w:date="2026-01-01T00:00:00Z">
        <w:r>
          <w:delText xml:space="preserve">,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so</w:delText>
        </w:r>
      </w:del>
      <w:del w:id="4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has mean</w:delText>
        </w:r>
      </w:del>
      <w:del w:id="445" w:author="PR Preview" w:date="2026-01-01T00:00:00Z">
        <w:r>
          <w:delText xml:space="preserve"> </w:delText>
        </w:r>
      </w:del>
      <m:oMath>
        <m:r>
          <m:t>μ</m:t>
        </m:r>
      </m:oMath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and variance</w:delText>
        </w:r>
      </w:del>
      <w:del w:id="44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(a constant factor</w:delText>
        </w:r>
      </w:del>
      <w:del w:id="451" w:author="PR Preview" w:date="2026-01-01T00:00:00Z">
        <w:r>
          <w:delText xml:space="preserve"> </w:delText>
        </w:r>
      </w:del>
      <m:oMath>
        <m:r>
          <m:t>c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scales a variance by</w:delText>
        </w:r>
      </w:del>
      <w:del w:id="454" w:author="PR Preview" w:date="2026-01-01T00:00:00Z">
        <w:r>
          <w:delText xml:space="preserve"> </w:delText>
        </w:r>
      </w:del>
      <m:oMath>
        <m:sSup>
          <m:e>
            <m:r>
              <m:t>c</m:t>
            </m:r>
          </m:e>
          <m:sup>
            <m:r>
              <m:t>2</m:t>
            </m:r>
          </m:sup>
        </m:sSup>
      </m:oMath>
      <w:del w:id="455" w:author="PR Preview" w:date="2026-01-01T00:00:00Z">
        <w:r>
          <w:delText xml:space="preserve">).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Apply</w:delText>
        </w:r>
      </w:del>
      <w:del w:id="458" w:author="PR Preview" w:date="2026-01-01T00:00:00Z">
        <w:r>
          <w:delText xml:space="preserve"> </w:delText>
        </w:r>
      </w:del>
      <w:hyperlink w:anchor="thm-chebyshev">
        <w:del w:id="45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to</w:delText>
        </w:r>
      </w:del>
      <w:del w:id="4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with</w:delText>
        </w:r>
      </w:del>
      <w:del w:id="465" w:author="PR Preview" w:date="2026-01-01T00:00:00Z">
        <w:r>
          <w:delText xml:space="preserve"> </w:delText>
        </w:r>
      </w:del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del w:id="466" w:author="PR Preview" w:date="2026-01-01T00:00:00Z">
        <w:r>
          <w:delText xml:space="preserve">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that is,</w:delText>
        </w:r>
      </w:del>
      <w:del w:id="46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del w:id="470" w:author="PR Preview" w:date="2026-01-01T00:00:00Z">
        <w:r>
          <w:delText xml:space="preserve">, so</w:delText>
        </w:r>
      </w:del>
      <w:del w:id="47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472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ins w:id="473" w:author="PR Preview" w:date="2026-01-01T00:00:00Z">
        <w:r>
          <w:t xml:space="preserve">By</w:t>
        </w:r>
      </w:ins>
      <w:ins w:id="474" w:author="PR Preview" w:date="2026-01-01T00:00:00Z">
        <w:r>
          <w:t xml:space="preserve"> </w:t>
        </w:r>
      </w:ins>
      <w:hyperlink w:anchor="cor-sum-iid-moments">
        <w:ins w:id="475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for</w:t>
        </w:r>
      </w:ins>
      <w:ins w:id="48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so</w:t>
        </w:r>
      </w:ins>
      <w:ins w:id="484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has mean</w:t>
        </w:r>
      </w:ins>
      <w:ins w:id="487" w:author="PR Preview" w:date="2026-01-01T00:00:00Z">
        <w:r>
          <w:t xml:space="preserve"> </w:t>
        </w:r>
      </w:ins>
      <m:oMath>
        <m:r>
          <m:t>μ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and variance</w:t>
        </w:r>
      </w:ins>
      <w:ins w:id="49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(a constant factor</w:t>
        </w:r>
      </w:ins>
      <w:ins w:id="493" w:author="PR Preview" w:date="2026-01-01T00:00:00Z">
        <w:r>
          <w:t xml:space="preserve"> </w:t>
        </w:r>
      </w:ins>
      <m:oMath>
        <m:r>
          <m:t>c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scales a variance by</w:t>
        </w:r>
      </w:ins>
      <w:ins w:id="496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t>2</m:t>
            </m:r>
          </m:sup>
        </m:sSup>
      </m:oMath>
      <w:ins w:id="497" w:author="PR Preview" w:date="2026-01-01T00:00:00Z">
        <w:r>
          <w:t xml:space="preserve">).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Apply</w:t>
        </w:r>
      </w:ins>
      <w:ins w:id="500" w:author="PR Preview" w:date="2026-01-01T00:00:00Z">
        <w:r>
          <w:t xml:space="preserve"> </w:t>
        </w:r>
      </w:ins>
      <w:hyperlink w:anchor="thm-chebyshev">
        <w:ins w:id="50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to</w:t>
        </w:r>
      </w:ins>
      <w:ins w:id="504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with</w:t>
        </w:r>
      </w:ins>
      <w:ins w:id="507" w:author="PR Preview" w:date="2026-01-01T00:00:00Z">
        <w:r>
          <w:t xml:space="preserve"> </w:t>
        </w:r>
      </w:ins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ins w:id="508" w:author="PR Preview" w:date="2026-01-01T00:00:00Z">
        <w:r>
          <w:t xml:space="preserve">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that is,</w:t>
        </w:r>
      </w:ins>
      <w:ins w:id="51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ins w:id="512" w:author="PR Preview" w:date="2026-01-01T00:00:00Z">
        <w:r>
          <w:t xml:space="preserve">, so</w:t>
        </w:r>
      </w:ins>
      <w:ins w:id="5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514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del w:id="515" w:author="PR Preview" w:date="2026-01-01T00:00:00Z">
        <w:r>
          <w:rPr>
            <w:i/>
            <w:iCs/>
          </w:rPr>
          <w:delText xml:space="preserve">Proof</w:delText>
        </w:r>
      </w:del>
      <w:del w:id="516" w:author="PR Preview" w:date="2026-01-01T00:00:00Z">
        <w:r>
          <w:delText xml:space="preserve">. </w:delText>
        </w:r>
      </w:del>
      <w:del w:id="517" w:author="PR Preview" w:date="2026-01-01T00:00:00Z">
        <w:r>
          <w:delText xml:space="preserve">This is the solution to</w:delText>
        </w:r>
      </w:del>
      <w:del w:id="518" w:author="PR Preview" w:date="2026-01-01T00:00:00Z">
        <w:r>
          <w:delText xml:space="preserve"> </w:delText>
        </w:r>
      </w:del>
      <w:hyperlink w:anchor="exr-chebyshev-sample-size">
        <w:del w:id="51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(a), worked in</w:delText>
        </w:r>
      </w:del>
      <w:del w:id="522" w:author="PR Preview" w:date="2026-01-01T00:00:00Z">
        <w:r>
          <w:delText xml:space="preserve"> </w:delText>
        </w:r>
      </w:del>
      <w:hyperlink w:anchor="sol-chebyshev-sample-size">
        <w:del w:id="523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524" w:author="PR Preview" w:date="2026-01-01T00:00:00Z">
        <w:r>
          <w:delText xml:space="preserve">.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It applies</w:delText>
        </w:r>
      </w:del>
      <w:del w:id="527" w:author="PR Preview" w:date="2026-01-01T00:00:00Z">
        <w:r>
          <w:delText xml:space="preserve"> </w:delText>
        </w:r>
      </w:del>
      <w:hyperlink w:anchor="thm-chebyshev">
        <w:del w:id="52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to</w:delText>
        </w:r>
      </w:del>
      <w:del w:id="53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532" w:author="PR Preview" w:date="2026-01-01T00:00:00Z">
        <w:r>
          <w:delText xml:space="preserve">, whose variance is</w:delText>
        </w:r>
      </w:del>
      <w:del w:id="53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by</w:delText>
        </w:r>
      </w:del>
      <w:del w:id="536" w:author="PR Preview" w:date="2026-01-01T00:00:00Z">
        <w:r>
          <w:delText xml:space="preserve"> </w:delText>
        </w:r>
      </w:del>
      <w:hyperlink w:anchor="cor-sum-iid-moments">
        <w:del w:id="53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538" w:author="PR Preview" w:date="2026-01-01T00:00:00Z">
        <w:r>
          <w:delText xml:space="preserve">.</w:delText>
        </w:r>
      </w:del>
    </w:p>
    <w:p>
      <w:pPr>
        <w:pStyle w:val="FirstParagraph"/>
      </w:pPr>
      <w:ins w:id="539" w:author="PR Preview" w:date="2026-01-01T00:00:00Z">
        <w:r>
          <w:rPr>
            <w:i/>
            <w:iCs/>
          </w:rPr>
          <w:t xml:space="preserve">Proof</w:t>
        </w:r>
      </w:ins>
      <w:ins w:id="540" w:author="PR Preview" w:date="2026-01-01T00:00:00Z">
        <w:r>
          <w:t xml:space="preserve">. </w:t>
        </w:r>
      </w:ins>
      <w:ins w:id="541" w:author="PR Preview" w:date="2026-01-01T00:00:00Z">
        <w:r>
          <w:t xml:space="preserve">This is the solution to</w:t>
        </w:r>
      </w:ins>
      <w:ins w:id="542" w:author="PR Preview" w:date="2026-01-01T00:00:00Z">
        <w:r>
          <w:t xml:space="preserve"> </w:t>
        </w:r>
      </w:ins>
      <w:hyperlink w:anchor="exr-chebyshev-sample-size">
        <w:ins w:id="54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(a), worked in</w:t>
        </w:r>
      </w:ins>
      <w:ins w:id="546" w:author="PR Preview" w:date="2026-01-01T00:00:00Z">
        <w:r>
          <w:t xml:space="preserve"> </w:t>
        </w:r>
      </w:ins>
      <w:hyperlink w:anchor="sol-chebyshev-sample-size">
        <w:ins w:id="547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548" w:author="PR Preview" w:date="2026-01-01T00:00:00Z">
        <w:r>
          <w:t xml:space="preserve">.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It applies</w:t>
        </w:r>
      </w:ins>
      <w:ins w:id="551" w:author="PR Preview" w:date="2026-01-01T00:00:00Z">
        <w:r>
          <w:t xml:space="preserve"> </w:t>
        </w:r>
      </w:ins>
      <w:hyperlink w:anchor="thm-chebyshev">
        <w:ins w:id="55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to</w:t>
        </w:r>
      </w:ins>
      <w:ins w:id="55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556" w:author="PR Preview" w:date="2026-01-01T00:00:00Z">
        <w:r>
          <w:t xml:space="preserve">, whose variance is</w:t>
        </w:r>
      </w:ins>
      <w:ins w:id="55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by</w:t>
        </w:r>
      </w:ins>
      <w:ins w:id="560" w:author="PR Preview" w:date="2026-01-01T00:00:00Z">
        <w:r>
          <w:t xml:space="preserve"> </w:t>
        </w:r>
      </w:ins>
      <w:hyperlink w:anchor="cor-sum-iid-moments">
        <w:ins w:id="561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562" w:author="PR Preview" w:date="2026-01-01T00:00:00Z">
        <w:r>
          <w:t xml:space="preserve">.</w:t>
        </w:r>
      </w:ins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del w:id="563" w:author="PR Preview" w:date="2026-01-01T00:00:00Z">
        <w:r>
          <w:rPr>
            <w:b/>
            <w:bCs/>
          </w:rPr>
          <w:delText xml:space="preserve">Corollary 2 (Hoeffding’s inequality, two-sided)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Under the assumptions of</w:delText>
        </w:r>
      </w:del>
      <w:del w:id="566" w:author="PR Preview" w:date="2026-01-01T00:00:00Z">
        <w:r>
          <w:delText xml:space="preserve"> </w:delText>
        </w:r>
      </w:del>
      <w:hyperlink w:anchor="thm-hoeffding">
        <w:del w:id="56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68" w:author="PR Preview" w:date="2026-01-01T00:00:00Z">
        <w:r>
          <w:delText xml:space="preserve">, for every</w:delText>
        </w:r>
      </w:del>
      <w:del w:id="56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570" w:author="PR Preview" w:date="2026-01-01T00:00:00Z">
        <w:r>
          <w:delText xml:space="preserve">,</w:delText>
        </w:r>
      </w:del>
    </w:p>
    <w:p>
      <w:pPr>
        <w:pStyle w:val="BodyText"/>
      </w:pPr>
      <w:ins w:id="571" w:author="PR Preview" w:date="2026-01-01T00:00:00Z">
        <w:r>
          <w:rPr>
            <w:b/>
            <w:bCs/>
          </w:rPr>
          <w:t xml:space="preserve">Corollary 3 (Hoeffding’s inequality, two-sided)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Under the assumptions of</w:t>
        </w:r>
      </w:ins>
      <w:ins w:id="574" w:author="PR Preview" w:date="2026-01-01T00:00:00Z">
        <w:r>
          <w:t xml:space="preserve"> </w:t>
        </w:r>
      </w:ins>
      <w:hyperlink w:anchor="thm-hoeffding">
        <w:ins w:id="57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76" w:author="PR Preview" w:date="2026-01-01T00:00:00Z">
        <w:r>
          <w:t xml:space="preserve">, for every</w:t>
        </w:r>
      </w:ins>
      <w:ins w:id="57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578" w:author="PR Preview" w:date="2026-01-01T00:00:00Z">
        <w:r>
          <w:t xml:space="preserve">,</w:t>
        </w:r>
      </w:ins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del w:id="579" w:author="PR Preview" w:date="2026-01-01T00:00:00Z">
        <w:r>
          <w:rPr>
            <w:b/>
            <w:bCs/>
          </w:rPr>
          <w:delText xml:space="preserve">Example 4 (How loose is Hoeffding’s bound for the share of efficient cars?)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Take the 392 cars in the Auto data described in</w:delText>
        </w:r>
      </w:del>
      <w:del w:id="582" w:author="PR Preview" w:date="2026-01-01T00:00:00Z">
        <w:r>
          <w:delText xml:space="preserve"> </w:delText>
        </w:r>
      </w:del>
      <w:hyperlink w:anchor="exm-clt-auto">
        <w:del w:id="583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as the whole population,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and call a car efficient if its fuel economy (</w:delText>
        </w:r>
      </w:del>
      <w:del w:id="588" w:author="PR Preview" w:date="2026-01-01T00:00:00Z">
        <w:r>
          <w:rPr>
            <w:rStyle w:val="VerbatimChar"/>
          </w:rPr>
          <w:delText xml:space="preserve">mpg</w:delText>
        </w:r>
      </w:del>
      <w:del w:id="589" w:author="PR Preview" w:date="2026-01-01T00:00:00Z">
        <w:r>
          <w:delText xml:space="preserve">) is above</w:delText>
        </w:r>
      </w:del>
      <w:del w:id="590" w:author="PR Preview" w:date="2026-01-01T00:00:00Z">
        <w:r>
          <w:delText xml:space="preserve"> </w:delText>
        </w:r>
      </w:del>
      <m:oMath>
        <m:r>
          <m:t>25</m:t>
        </m:r>
      </m:oMath>
      <w:del w:id="591" w:author="PR Preview" w:date="2026-01-01T00:00:00Z">
        <w:r>
          <w:delText xml:space="preserve">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Let</w:delText>
        </w:r>
      </w:del>
      <w:del w:id="59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if the</w:delText>
        </w:r>
      </w:del>
      <w:del w:id="597" w:author="PR Preview" w:date="2026-01-01T00:00:00Z">
        <w:r>
          <w:delText xml:space="preserve"> </w:delText>
        </w:r>
      </w:del>
      <m:oMath>
        <m:r>
          <m:t>i</m:t>
        </m:r>
      </m:oMath>
      <w:del w:id="598" w:author="PR Preview" w:date="2026-01-01T00:00:00Z">
        <w:r>
          <w:delText xml:space="preserve">th car drawn at random is efficient and</w:delText>
        </w:r>
      </w:del>
      <w:del w:id="5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otherwise,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so</w:delText>
        </w:r>
      </w:del>
      <w:del w:id="604" w:author="PR Preview" w:date="2026-01-01T00:00:00Z">
        <w:r>
          <w:delText xml:space="preserve"> </w:delText>
        </w:r>
      </w:del>
      <m:oMath>
        <m:r>
          <m:t>μ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is the share of efficient cars and</w:delText>
        </w:r>
      </w:del>
      <w:del w:id="6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is the share in a sample of</w:delText>
        </w:r>
      </w:del>
      <w:del w:id="610" w:author="PR Preview" w:date="2026-01-01T00:00:00Z">
        <w:r>
          <w:delText xml:space="preserve"> </w:delText>
        </w:r>
      </w:del>
      <m:oMath>
        <m:r>
          <m:t>n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draws.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Each</w:delText>
        </w:r>
      </w:del>
      <w:del w:id="6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lies in</w:delText>
        </w:r>
      </w:del>
      <w:del w:id="61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19" w:author="PR Preview" w:date="2026-01-01T00:00:00Z">
        <w:r>
          <w:delText xml:space="preserve">,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and the draws are made with replacement, so the</w:delText>
        </w:r>
      </w:del>
      <w:del w:id="62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are IID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and</w:delText>
        </w:r>
      </w:del>
      <w:del w:id="627" w:author="PR Preview" w:date="2026-01-01T00:00:00Z">
        <w:r>
          <w:delText xml:space="preserve"> </w:delText>
        </w:r>
      </w:del>
      <w:hyperlink w:anchor="cor-hoeffding-two-sided">
        <w:del w:id="628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applies.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The code below draws</w:delText>
        </w:r>
      </w:del>
      <w:del w:id="633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samples of each size,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computes the proportion of samples whose share misses</w:delText>
        </w:r>
      </w:del>
      <w:del w:id="638" w:author="PR Preview" w:date="2026-01-01T00:00:00Z">
        <w:r>
          <w:delText xml:space="preserve"> </w:delText>
        </w:r>
      </w:del>
      <m:oMath>
        <m:r>
          <m:t>μ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by at least</w:delText>
        </w:r>
      </w:del>
      <w:del w:id="64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0.1</m:t>
        </m:r>
      </m:oMath>
      <w:del w:id="642" w:author="PR Preview" w:date="2026-01-01T00:00:00Z">
        <w:r>
          <w:delText xml:space="preserve">,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and sets that proportion beside the bound</w:delText>
        </w:r>
      </w:del>
      <w:del w:id="645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of</w:delText>
        </w:r>
      </w:del>
      <w:del w:id="648" w:author="PR Preview" w:date="2026-01-01T00:00:00Z">
        <w:r>
          <w:delText xml:space="preserve"> </w:delText>
        </w:r>
      </w:del>
      <w:hyperlink w:anchor="eq-hoeffding">
        <w:del w:id="649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and the bound</w:delText>
        </w:r>
      </w:del>
      <w:del w:id="65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that Chebyshev’s inequality gives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(</w:delText>
        </w:r>
      </w:del>
      <w:hyperlink w:anchor="thm-chebyshev-sample-mean">
        <w:del w:id="65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658" w:author="PR Preview" w:date="2026-01-01T00:00:00Z">
        <w:r>
          <w:delText xml:space="preserve">).</w:delText>
        </w:r>
      </w:del>
    </w:p>
    <w:p>
      <w:pPr>
        <w:pStyle w:val="BodyText"/>
      </w:pPr>
      <w:ins w:id="659" w:author="PR Preview" w:date="2026-01-01T00:00:00Z">
        <w:r>
          <w:rPr>
            <w:b/>
            <w:bCs/>
          </w:rPr>
          <w:t xml:space="preserve">Example 4 (How loose is Hoeffding’s bound for the share of efficient cars?)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Take the 392 cars in the Auto data described in</w:t>
        </w:r>
      </w:ins>
      <w:ins w:id="662" w:author="PR Preview" w:date="2026-01-01T00:00:00Z">
        <w:r>
          <w:t xml:space="preserve"> </w:t>
        </w:r>
      </w:ins>
      <w:hyperlink w:anchor="exm-clt-auto">
        <w:ins w:id="66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as the whole population,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and call a car efficient if its fuel economy (</w:t>
        </w:r>
      </w:ins>
      <w:ins w:id="668" w:author="PR Preview" w:date="2026-01-01T00:00:00Z">
        <w:r>
          <w:rPr>
            <w:rStyle w:val="VerbatimChar"/>
          </w:rPr>
          <w:t xml:space="preserve">mpg</w:t>
        </w:r>
      </w:ins>
      <w:ins w:id="669" w:author="PR Preview" w:date="2026-01-01T00:00:00Z">
        <w:r>
          <w:t xml:space="preserve">) is above</w:t>
        </w:r>
      </w:ins>
      <w:ins w:id="670" w:author="PR Preview" w:date="2026-01-01T00:00:00Z">
        <w:r>
          <w:t xml:space="preserve"> </w:t>
        </w:r>
      </w:ins>
      <m:oMath>
        <m:r>
          <m:t>25</m:t>
        </m:r>
      </m:oMath>
      <w:ins w:id="671" w:author="PR Preview" w:date="2026-01-01T00:00:00Z">
        <w:r>
          <w:t xml:space="preserve">.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Let</w:t>
        </w:r>
      </w:ins>
      <w:ins w:id="6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if the</w:t>
        </w:r>
      </w:ins>
      <w:ins w:id="677" w:author="PR Preview" w:date="2026-01-01T00:00:00Z">
        <w:r>
          <w:t xml:space="preserve"> </w:t>
        </w:r>
      </w:ins>
      <m:oMath>
        <m:r>
          <m:t>i</m:t>
        </m:r>
      </m:oMath>
      <w:ins w:id="678" w:author="PR Preview" w:date="2026-01-01T00:00:00Z">
        <w:r>
          <w:t xml:space="preserve">th car drawn at random is efficient and</w:t>
        </w:r>
      </w:ins>
      <w:ins w:id="67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otherwise,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so</w:t>
        </w:r>
      </w:ins>
      <w:ins w:id="684" w:author="PR Preview" w:date="2026-01-01T00:00:00Z">
        <w:r>
          <w:t xml:space="preserve"> </w:t>
        </w:r>
      </w:ins>
      <m:oMath>
        <m:r>
          <m:t>μ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 the share of efficient cars and</w:t>
        </w:r>
      </w:ins>
      <w:ins w:id="687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is the share in a sample of</w:t>
        </w:r>
      </w:ins>
      <w:ins w:id="690" w:author="PR Preview" w:date="2026-01-01T00:00:00Z">
        <w:r>
          <w:t xml:space="preserve"> </w:t>
        </w:r>
      </w:ins>
      <m:oMath>
        <m:r>
          <m:t>n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draws.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Each</w:t>
        </w:r>
      </w:ins>
      <w:ins w:id="6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lies in</w:t>
        </w:r>
      </w:ins>
      <w:ins w:id="69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99" w:author="PR Preview" w:date="2026-01-01T00:00:00Z">
        <w:r>
          <w:t xml:space="preserve">,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and the draws are made with replacement, so the</w:t>
        </w:r>
      </w:ins>
      <w:ins w:id="7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are IID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and</w:t>
        </w:r>
      </w:ins>
      <w:ins w:id="707" w:author="PR Preview" w:date="2026-01-01T00:00:00Z">
        <w:r>
          <w:t xml:space="preserve"> </w:t>
        </w:r>
      </w:ins>
      <w:hyperlink w:anchor="cor-hoeffding-two-sided">
        <w:ins w:id="708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applies.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The code below draws</w:t>
        </w:r>
      </w:ins>
      <w:ins w:id="713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samples of each size,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computes the proportion of samples whose share misses</w:t>
        </w:r>
      </w:ins>
      <w:ins w:id="718" w:author="PR Preview" w:date="2026-01-01T00:00:00Z">
        <w:r>
          <w:t xml:space="preserve"> </w:t>
        </w:r>
      </w:ins>
      <m:oMath>
        <m:r>
          <m:t>μ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by at least</w:t>
        </w:r>
      </w:ins>
      <w:ins w:id="72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722" w:author="PR Preview" w:date="2026-01-01T00:00:00Z">
        <w:r>
          <w:t xml:space="preserve">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and sets that proportion beside the bound</w:t>
        </w:r>
      </w:ins>
      <w:ins w:id="725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of</w:t>
        </w:r>
      </w:ins>
      <w:ins w:id="728" w:author="PR Preview" w:date="2026-01-01T00:00:00Z">
        <w:r>
          <w:t xml:space="preserve"> </w:t>
        </w:r>
      </w:ins>
      <w:hyperlink w:anchor="eq-hoeffding">
        <w:ins w:id="729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 the bound</w:t>
        </w:r>
      </w:ins>
      <w:ins w:id="73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that Chebyshev’s inequality gives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(</w:t>
        </w:r>
      </w:ins>
      <w:hyperlink w:anchor="thm-chebyshev-sample-mean">
        <w:ins w:id="73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738" w:author="PR Preview" w:date="2026-01-01T00:00:00Z">
        <w:r>
          <w:t xml:space="preserve">).</w:t>
        </w:r>
      </w:ins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del w:id="739" w:author="PR Preview" w:date="2026-01-01T00:00:00Z">
        <w:r>
          <w:rPr>
            <w:i/>
            <w:iCs/>
          </w:rPr>
          <w:delText xml:space="preserve">Proof</w:delText>
        </w:r>
      </w:del>
      <w:del w:id="740" w:author="PR Preview" w:date="2026-01-01T00:00:00Z">
        <w:r>
          <w:delText xml:space="preserve">. </w:delText>
        </w:r>
      </w:del>
      <w:del w:id="741" w:author="PR Preview" w:date="2026-01-01T00:00:00Z">
        <w:r>
          <w:delText xml:space="preserve">By</w:delText>
        </w:r>
      </w:del>
      <w:del w:id="742" w:author="PR Preview" w:date="2026-01-01T00:00:00Z">
        <w:r>
          <w:delText xml:space="preserve"> </w:delText>
        </w:r>
      </w:del>
      <w:hyperlink w:anchor="cor-sum-iid-moments">
        <w:del w:id="743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744" w:author="PR Preview" w:date="2026-01-01T00:00:00Z">
        <w:r>
          <w:delText xml:space="preserve">,</w:delText>
        </w:r>
      </w:del>
      <w:del w:id="74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and</w:delText>
        </w:r>
      </w:del>
      <w:del w:id="74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where</w:delText>
        </w:r>
      </w:del>
      <w:del w:id="75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753" w:author="PR Preview" w:date="2026-01-01T00:00:00Z">
        <w:r>
          <w:delText xml:space="preserve">, so</w:delText>
        </w:r>
      </w:del>
      <w:del w:id="7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has</w:delText>
        </w:r>
      </w:del>
    </w:p>
    <w:p>
      <w:pPr>
        <w:pStyle w:val="BodyText"/>
      </w:pPr>
      <w:ins w:id="757" w:author="PR Preview" w:date="2026-01-01T00:00:00Z">
        <w:r>
          <w:rPr>
            <w:i/>
            <w:iCs/>
          </w:rPr>
          <w:t xml:space="preserve">Proof</w:t>
        </w:r>
      </w:ins>
      <w:ins w:id="758" w:author="PR Preview" w:date="2026-01-01T00:00:00Z">
        <w:r>
          <w:t xml:space="preserve">. </w:t>
        </w:r>
      </w:ins>
      <w:ins w:id="759" w:author="PR Preview" w:date="2026-01-01T00:00:00Z">
        <w:r>
          <w:t xml:space="preserve">By</w:t>
        </w:r>
      </w:ins>
      <w:ins w:id="760" w:author="PR Preview" w:date="2026-01-01T00:00:00Z">
        <w:r>
          <w:t xml:space="preserve"> </w:t>
        </w:r>
      </w:ins>
      <w:hyperlink w:anchor="cor-sum-iid-moments">
        <w:ins w:id="761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762" w:author="PR Preview" w:date="2026-01-01T00:00:00Z">
        <w:r>
          <w:t xml:space="preserve">,</w:t>
        </w:r>
      </w:ins>
      <w:ins w:id="76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767" w:author="PR Preview" w:date="2026-01-01T00:00:00Z">
        <w:r>
          <w:t xml:space="preserve">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where</w:t>
        </w:r>
      </w:ins>
      <w:ins w:id="77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771" w:author="PR Preview" w:date="2026-01-01T00:00:00Z">
        <w:r>
          <w:t xml:space="preserve">, so</w:t>
        </w:r>
      </w:ins>
      <w:ins w:id="772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2026-10-15T16:33:09Z</dcterms:created>
  <dcterms:modified xsi:type="dcterms:W3CDTF">2026-10-15T16:33:09Z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