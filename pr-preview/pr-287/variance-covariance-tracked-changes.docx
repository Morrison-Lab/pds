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Lemma 1 (The second moment is the variance plus the squared mean)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For any</w:t>
        </w:r>
      </w:ins>
      <w:ins w:id="6" w:author="PR Preview" w:date="2026-01-01T00:00:00Z">
        <w:r>
          <w:t xml:space="preserve"> </w:t>
        </w:r>
      </w:ins>
      <w:hyperlink r:id="rId42">
        <w:ins w:id="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" w:author="PR Preview" w:date="2026-01-01T00:00:00Z">
        <w:r>
          <w:t xml:space="preserve"> </w:t>
        </w:r>
      </w:ins>
      <m:oMath>
        <m:r>
          <m:t>Z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with</w:t>
        </w:r>
      </w:ins>
      <w:ins w:id="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ins w:id="13" w:author="PR Preview" w:date="2026-01-01T00:00:00Z">
        <w:r>
          <w:rPr>
            <w:i/>
            <w:iCs/>
          </w:rPr>
          <w:t xml:space="preserve">Proof</w:t>
        </w:r>
      </w:ins>
      <w:ins w:id="14" w:author="PR Preview" w:date="2026-01-01T00:00:00Z">
        <w:r>
          <w:t xml:space="preserve">. </w:t>
        </w:r>
      </w:ins>
      <w:ins w:id="15" w:author="PR Preview" w:date="2026-01-01T00:00:00Z">
        <w:r>
          <w:t xml:space="preserve">Add</w:t>
        </w:r>
      </w:ins>
      <w:ins w:id="1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to both sides of the</w:t>
        </w:r>
      </w:ins>
      <w:ins w:id="19" w:author="PR Preview" w:date="2026-01-01T00:00:00Z">
        <w:r>
          <w:t xml:space="preserve"> </w:t>
        </w:r>
      </w:ins>
      <w:hyperlink w:anchor="thm-variance">
        <w:ins w:id="20" w:author="PR Preview" w:date="2026-01-01T00:00:00Z">
          <w:r>
            <w:rPr>
              <w:rStyle w:val="Hyperlink"/>
            </w:rPr>
            <w:t xml:space="preserve">simplified expression for variance</w:t>
          </w:r>
        </w:ins>
      </w:hyperlink>
      <w:ins w:id="21" w:author="PR Preview" w:date="2026-01-01T00:00:00Z">
        <w:r>
          <w:t xml:space="preserve">,</w:t>
        </w:r>
      </w:ins>
      <w:ins w:id="2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3" w:author="PR Preview" w:date="2026-01-01T00:00:00Z">
        <w:r>
          <w:t xml:space="preserve">.</w:t>
        </w:r>
      </w:ins>
    </w:p>
    <w:bookmarkStart w:id="64" w:name="exm-second-moment-bernoulli"/>
    <w:p>
      <w:pPr>
        <w:pStyle w:val="BodyText"/>
      </w:pPr>
      <w:ins w:id="24" w:author="PR Preview" w:date="2026-01-01T00:00:00Z">
        <w:r>
          <w:rPr>
            <w:b/>
            <w:bCs/>
          </w:rPr>
          <w:t xml:space="preserve">Example 9 (The second moment of a Bernoulli random variable)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Let</w:t>
        </w:r>
      </w:ins>
      <w:ins w:id="27" w:author="PR Preview" w:date="2026-01-01T00:00:00Z">
        <w:r>
          <w:t xml:space="preserve"> </w:t>
        </w:r>
      </w:ins>
      <m:oMath>
        <m:r>
          <m:t>Z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be a</w:t>
        </w:r>
      </w:ins>
      <w:ins w:id="30" w:author="PR Preview" w:date="2026-01-01T00:00:00Z">
        <w:r>
          <w:t xml:space="preserve"> </w:t>
        </w:r>
      </w:ins>
      <w:hyperlink r:id="rId41">
        <w:ins w:id="31" w:author="PR Preview" w:date="2026-01-01T00:00:00Z">
          <w:r>
            <w:rPr>
              <w:rStyle w:val="Hyperlink"/>
            </w:rPr>
            <w:t xml:space="preserve">Bernoulli</w:t>
          </w:r>
        </w:ins>
      </w:hyperlink>
      <w:ins w:id="32" w:author="PR Preview" w:date="2026-01-01T00:00:00Z">
        <w:r>
          <w:t xml:space="preserve"> </w:t>
        </w:r>
      </w:ins>
      <w:hyperlink r:id="rId42">
        <w:ins w:id="33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with success</w:t>
        </w:r>
      </w:ins>
      <w:ins w:id="36" w:author="PR Preview" w:date="2026-01-01T00:00:00Z">
        <w:r>
          <w:t xml:space="preserve"> </w:t>
        </w:r>
      </w:ins>
      <w:hyperlink r:id="rId43">
        <w:ins w:id="3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8" w:author="PR Preview" w:date="2026-01-01T00:00:00Z">
        <w:r>
          <w:t xml:space="preserve"> </w:t>
        </w:r>
      </w:ins>
      <m:oMath>
        <m:r>
          <m:t>π</m:t>
        </m:r>
      </m:oMath>
      <w:ins w:id="39" w:author="PR Preview" w:date="2026-01-01T00:00:00Z">
        <w:r>
          <w:t xml:space="preserve">, so</w:t>
        </w:r>
      </w:ins>
      <w:ins w:id="4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1" w:author="PR Preview" w:date="2026-01-01T00:00:00Z">
        <w:r>
          <w:t xml:space="preserve">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Then</w:t>
        </w:r>
      </w:ins>
      <w:ins w:id="4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directly,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because</w:t>
        </w:r>
      </w:ins>
      <w:ins w:id="49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when</w:t>
        </w:r>
      </w:ins>
      <w:ins w:id="52" w:author="PR Preview" w:date="2026-01-01T00:00:00Z">
        <w:r>
          <w:t xml:space="preserve"> </w:t>
        </w:r>
      </w:ins>
      <m:oMath>
        <m:r>
          <m:t>Z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</w:t>
        </w:r>
      </w:ins>
      <w:ins w:id="55" w:author="PR Preview" w:date="2026-01-01T00:00:00Z">
        <w:r>
          <w:t xml:space="preserve"> </w:t>
        </w:r>
      </w:ins>
      <m:oMath>
        <m:r>
          <m:t>0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or</w:t>
        </w:r>
      </w:ins>
      <w:ins w:id="58" w:author="PR Preview" w:date="2026-01-01T00:00:00Z">
        <w:r>
          <w:t xml:space="preserve"> </w:t>
        </w:r>
      </w:ins>
      <m:oMath>
        <m:r>
          <m:t>1</m:t>
        </m:r>
      </m:oMath>
      <w:ins w:id="59" w:author="PR Preview" w:date="2026-01-01T00:00:00Z">
        <w:r>
          <w:t xml:space="preserve">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hyperlink w:anchor="lem-second-moment-variance">
        <w:ins w:id="63" w:author="PR Preview" w:date="2026-01-01T00:00:00Z">
          <w:r>
            <w:rPr>
              <w:rStyle w:val="Hyperlink"/>
            </w:rPr>
            <w:t xml:space="preserve">lemma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gives the same value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from the</w:t>
        </w:r>
      </w:ins>
      <w:ins w:id="68" w:author="PR Preview" w:date="2026-01-01T00:00:00Z">
        <w:r>
          <w:t xml:space="preserve"> </w:t>
        </w:r>
      </w:ins>
      <w:hyperlink r:id="rId11">
        <w:ins w:id="69" w:author="PR Preview" w:date="2026-01-01T00:00:00Z">
          <w:r>
            <w:rPr>
              <w:rStyle w:val="Hyperlink"/>
            </w:rPr>
            <w:t xml:space="preserve">mean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 the</w:t>
        </w:r>
      </w:ins>
      <w:ins w:id="72" w:author="PR Preview" w:date="2026-01-01T00:00:00Z">
        <w:r>
          <w:t xml:space="preserve"> </w:t>
        </w:r>
      </w:ins>
      <w:hyperlink w:anchor="def-variance">
        <w:ins w:id="7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del w:id="75" w:author="PR Preview" w:date="2026-01-01T00:00:00Z">
        <w:r>
          <w:rPr>
            <w:b/>
            <w:bCs/>
          </w:rPr>
          <w:delText xml:space="preserve">Example 9 (The best constant prediction of fuel economy)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Take the 392 cars in the Auto data</w:delText>
        </w:r>
      </w:del>
      <w:del w:id="78" w:author="PR Preview" w:date="2026-01-01T00:00:00Z">
        <w:r>
          <w:delText xml:space="preserve"> </w:delText>
        </w:r>
      </w:del>
      <w:hyperlink r:id="rId70">
        <w:del w:id="79" w:author="PR Preview" w:date="2026-01-01T00:00:00Z">
          <w:r>
            <w:rPr>
              <w:rStyle w:val="Hyperlink"/>
            </w:rPr>
            <w:delText xml:space="preserve">described on the limit theorems page</w:delText>
          </w:r>
        </w:del>
      </w:hyperlink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as the whole population,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 predict the fuel economy (</w:delText>
        </w:r>
      </w:del>
      <w:del w:id="84" w:author="PR Preview" w:date="2026-01-01T00:00:00Z">
        <w:r>
          <w:rPr>
            <w:rStyle w:val="VerbatimChar"/>
          </w:rPr>
          <w:delText xml:space="preserve">mpg</w:delText>
        </w:r>
      </w:del>
      <w:del w:id="85" w:author="PR Preview" w:date="2026-01-01T00:00:00Z">
        <w:r>
          <w:delText xml:space="preserve">) of a car drawn at random with one number</w:delText>
        </w:r>
      </w:del>
      <w:del w:id="86" w:author="PR Preview" w:date="2026-01-01T00:00:00Z">
        <w:r>
          <w:delText xml:space="preserve"> </w:delText>
        </w:r>
      </w:del>
      <m:oMath>
        <m:r>
          <m:t>c</m:t>
        </m:r>
      </m:oMath>
      <w:del w:id="87" w:author="PR Preview" w:date="2026-01-01T00:00:00Z">
        <w:r>
          <w:delText xml:space="preserve">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code below computes the expected squared error of three constants,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and sets each beside the right side of</w:delText>
        </w:r>
      </w:del>
      <w:del w:id="92" w:author="PR Preview" w:date="2026-01-01T00:00:00Z">
        <w:r>
          <w:delText xml:space="preserve"> </w:delText>
        </w:r>
      </w:del>
      <w:hyperlink w:anchor="eq-constant-prediction-decompose">
        <w:del w:id="93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94" w:author="PR Preview" w:date="2026-01-01T00:00:00Z">
        <w:r>
          <w:delText xml:space="preserve">.</w:delText>
        </w:r>
      </w:del>
    </w:p>
    <w:p>
      <w:pPr>
        <w:pStyle w:val="BodyText"/>
      </w:pPr>
      <w:ins w:id="95" w:author="PR Preview" w:date="2026-01-01T00:00:00Z">
        <w:r>
          <w:rPr>
            <w:b/>
            <w:bCs/>
          </w:rPr>
          <w:t xml:space="preserve">Example 10 (The best constant prediction of fuel economy)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Take the 392 cars in the Auto data</w:t>
        </w:r>
      </w:ins>
      <w:ins w:id="98" w:author="PR Preview" w:date="2026-01-01T00:00:00Z">
        <w:r>
          <w:t xml:space="preserve"> </w:t>
        </w:r>
      </w:ins>
      <w:hyperlink r:id="rId70">
        <w:ins w:id="99" w:author="PR Preview" w:date="2026-01-01T00:00:00Z">
          <w:r>
            <w:rPr>
              <w:rStyle w:val="Hyperlink"/>
            </w:rPr>
            <w:t xml:space="preserve">described on the limit theorems page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as the whole population,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predict the fuel economy (</w:t>
        </w:r>
      </w:ins>
      <w:ins w:id="104" w:author="PR Preview" w:date="2026-01-01T00:00:00Z">
        <w:r>
          <w:rPr>
            <w:rStyle w:val="VerbatimChar"/>
          </w:rPr>
          <w:t xml:space="preserve">mpg</w:t>
        </w:r>
      </w:ins>
      <w:ins w:id="105" w:author="PR Preview" w:date="2026-01-01T00:00:00Z">
        <w:r>
          <w:t xml:space="preserve">) of a car drawn at random with one number</w:t>
        </w:r>
      </w:ins>
      <w:ins w:id="106" w:author="PR Preview" w:date="2026-01-01T00:00:00Z">
        <w:r>
          <w:t xml:space="preserve"> </w:t>
        </w:r>
      </w:ins>
      <m:oMath>
        <m:r>
          <m:t>c</m:t>
        </m:r>
      </m:oMath>
      <w:ins w:id="107" w:author="PR Preview" w:date="2026-01-01T00:00:00Z">
        <w:r>
          <w:t xml:space="preserve">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 code below computes the expected squared error of three constants,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 sets each beside the right side of</w:t>
        </w:r>
      </w:ins>
      <w:ins w:id="112" w:author="PR Preview" w:date="2026-01-01T00:00:00Z">
        <w:r>
          <w:t xml:space="preserve"> </w:t>
        </w:r>
      </w:ins>
      <w:hyperlink w:anchor="eq-constant-prediction-decompose">
        <w:ins w:id="113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1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del w:id="115" w:author="PR Preview" w:date="2026-01-01T00:00:00Z">
        <w:r>
          <w:rPr>
            <w:b/>
            <w:bCs/>
          </w:rPr>
          <w:delText xml:space="preserve">Example 10 (Covariance of a binary exposure and outcome)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For the joint PMF in</w:delText>
        </w:r>
      </w:del>
      <w:del w:id="118" w:author="PR Preview" w:date="2026-01-01T00:00:00Z">
        <w:r>
          <w:delText xml:space="preserve"> </w:delText>
        </w:r>
      </w:del>
      <w:hyperlink w:anchor="exm-cond-variance">
        <w:del w:id="119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20" w:author="PR Preview" w:date="2026-01-01T00:00:00Z">
        <w:r>
          <w:delText xml:space="preserve">,</w:delText>
        </w:r>
      </w:del>
    </w:p>
    <w:p>
      <w:pPr>
        <w:pStyle w:val="FirstParagraph"/>
      </w:pPr>
      <w:ins w:id="121" w:author="PR Preview" w:date="2026-01-01T00:00:00Z">
        <w:r>
          <w:rPr>
            <w:b/>
            <w:bCs/>
          </w:rPr>
          <w:t xml:space="preserve">Example 11 (Covariance of a binary exposure and outcome)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For the joint PMF in</w:t>
        </w:r>
      </w:ins>
      <w:ins w:id="124" w:author="PR Preview" w:date="2026-01-01T00:00:00Z">
        <w:r>
          <w:t xml:space="preserve"> </w:t>
        </w:r>
      </w:ins>
      <w:hyperlink w:anchor="exm-cond-variance">
        <w:ins w:id="12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2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del w:id="127" w:author="PR Preview" w:date="2026-01-01T00:00:00Z">
        <w:r>
          <w:rPr>
            <w:b/>
            <w:bCs/>
          </w:rPr>
          <w:delText xml:space="preserve">Example 11 (Two independent coin flips)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For the independent coin flips</w:delText>
        </w:r>
      </w:del>
      <w:del w:id="13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and</w:delText>
        </w:r>
      </w:del>
      <w:del w:id="13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of</w:delText>
        </w:r>
      </w:del>
      <w:del w:id="136" w:author="PR Preview" w:date="2026-01-01T00:00:00Z">
        <w:r>
          <w:delText xml:space="preserve"> </w:delText>
        </w:r>
      </w:del>
      <w:hyperlink r:id="rId83">
        <w:del w:id="137" w:author="PR Preview" w:date="2026-01-01T00:00:00Z">
          <w:r>
            <w:rPr>
              <w:rStyle w:val="Hyperlink"/>
            </w:rPr>
            <w:delText xml:space="preserve">the independence page’s example</w:delText>
          </w:r>
        </w:del>
      </w:hyperlink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only when both flips are heads, so:</w:delText>
        </w:r>
      </w:del>
    </w:p>
    <w:p>
      <w:pPr>
        <w:pStyle w:val="FirstParagraph"/>
      </w:pPr>
      <w:ins w:id="142" w:author="PR Preview" w:date="2026-01-01T00:00:00Z">
        <w:r>
          <w:rPr>
            <w:b/>
            <w:bCs/>
          </w:rPr>
          <w:t xml:space="preserve">Example 12 (Two independent coin flips)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For the independent coin flips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and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</w:t>
        </w:r>
      </w:ins>
      <w:ins w:id="151" w:author="PR Preview" w:date="2026-01-01T00:00:00Z">
        <w:r>
          <w:t xml:space="preserve"> </w:t>
        </w:r>
      </w:ins>
      <w:hyperlink r:id="rId83">
        <w:ins w:id="152" w:author="PR Preview" w:date="2026-01-01T00:00:00Z">
          <w:r>
            <w:rPr>
              <w:rStyle w:val="Hyperlink"/>
            </w:rPr>
            <w:t xml:space="preserve">the independence page’s example</w:t>
          </w:r>
        </w:ins>
      </w:hyperlink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only when both flips are heads,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del w:id="157" w:author="PR Preview" w:date="2026-01-01T00:00:00Z">
        <w:r>
          <w:rPr>
            <w:b/>
            <w:bCs/>
          </w:rPr>
          <w:delText xml:space="preserve">Example 12 (Zero covariance without independence)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The converse of</w:delText>
        </w:r>
      </w:del>
      <w:del w:id="160" w:author="PR Preview" w:date="2026-01-01T00:00:00Z">
        <w:r>
          <w:delText xml:space="preserve"> </w:delText>
        </w:r>
      </w:del>
      <w:hyperlink w:anchor="thm-indpt-uncorrelated">
        <w:del w:id="16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is false.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Let</w:delText>
        </w:r>
      </w:del>
      <w:del w:id="166" w:author="PR Preview" w:date="2026-01-01T00:00:00Z">
        <w:r>
          <w:delText xml:space="preserve"> </w:delText>
        </w:r>
      </w:del>
      <m:oMath>
        <m:r>
          <m:t>X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take the values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m:oMath>
        <m:r>
          <m:t>0</m:t>
        </m:r>
      </m:oMath>
      <w:del w:id="172" w:author="PR Preview" w:date="2026-01-01T00:00:00Z">
        <w:r>
          <w:delText xml:space="preserve">, and</w:delText>
        </w:r>
      </w:del>
      <w:del w:id="173" w:author="PR Preview" w:date="2026-01-01T00:00:00Z">
        <w:r>
          <w:delText xml:space="preserve"> </w:delText>
        </w:r>
      </w:del>
      <m:oMath>
        <m:r>
          <m:t>1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with probability</w:delText>
        </w:r>
      </w:del>
      <w:del w:id="17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3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each,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and let</w:delText>
        </w:r>
      </w:del>
      <w:del w:id="18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82" w:author="PR Preview" w:date="2026-01-01T00:00:00Z">
        <w:r>
          <w:delText xml:space="preserve">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Then</w:delText>
        </w:r>
      </w:del>
    </w:p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Example 13 (Zero covariance without independence)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 converse of</w:t>
        </w:r>
      </w:ins>
      <w:ins w:id="188" w:author="PR Preview" w:date="2026-01-01T00:00:00Z">
        <w:r>
          <w:t xml:space="preserve"> </w:t>
        </w:r>
      </w:ins>
      <w:hyperlink w:anchor="thm-indpt-uncorrelated">
        <w:ins w:id="18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is false.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Let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take the values</w:t>
        </w:r>
      </w:ins>
      <w:ins w:id="19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m:oMath>
        <m:r>
          <m:t>0</m:t>
        </m:r>
      </m:oMath>
      <w:ins w:id="200" w:author="PR Preview" w:date="2026-01-01T00:00:00Z">
        <w:r>
          <w:t xml:space="preserve">, and</w:t>
        </w:r>
      </w:ins>
      <w:ins w:id="201" w:author="PR Preview" w:date="2026-01-01T00:00:00Z">
        <w:r>
          <w:t xml:space="preserve"> </w:t>
        </w:r>
      </w:ins>
      <m:oMath>
        <m:r>
          <m:t>1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with probability</w:t>
        </w:r>
      </w:ins>
      <w:ins w:id="20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3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each,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and let</w:t>
        </w:r>
      </w:ins>
      <w:ins w:id="20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del w:id="213" w:author="PR Preview" w:date="2026-01-01T00:00:00Z">
        <w:r>
          <w:rPr>
            <w:b/>
            <w:bCs/>
          </w:rPr>
          <w:delText xml:space="preserve">Example 13 (Correlation of a binary exposure and outcome)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In</w:delText>
        </w:r>
      </w:del>
      <w:del w:id="216" w:author="PR Preview" w:date="2026-01-01T00:00:00Z">
        <w:r>
          <w:delText xml:space="preserve"> </w:delText>
        </w:r>
      </w:del>
      <w:hyperlink w:anchor="exm-alt-cov">
        <w:del w:id="21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where</w:delText>
        </w:r>
      </w:del>
      <w:del w:id="22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has</w:delText>
        </w:r>
      </w:del>
      <w:del w:id="22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(</w:delText>
        </w:r>
      </w:del>
      <w:hyperlink w:anchor="exm-variance-bernoulli">
        <w:del w:id="22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30" w:author="PR Preview" w:date="2026-01-01T00:00:00Z">
        <w:r>
          <w:delText xml:space="preserve">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and</w:delText>
        </w:r>
      </w:del>
      <w:del w:id="233" w:author="PR Preview" w:date="2026-01-01T00:00:00Z">
        <w:r>
          <w:delText xml:space="preserve"> </w:delText>
        </w:r>
      </w:del>
      <m:oMath>
        <m:r>
          <m:t>Y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has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(</w:delText>
        </w:r>
      </w:del>
      <w:hyperlink w:anchor="exm-total-variance">
        <w:del w:id="239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240" w:author="PR Preview" w:date="2026-01-01T00:00:00Z">
        <w:r>
          <w:delText xml:space="preserve">), so:</w:delText>
        </w:r>
      </w:del>
    </w:p>
    <w:p>
      <w:pPr>
        <w:pStyle w:val="BodyText"/>
      </w:pPr>
      <w:ins w:id="241" w:author="PR Preview" w:date="2026-01-01T00:00:00Z">
        <w:r>
          <w:rPr>
            <w:b/>
            <w:bCs/>
          </w:rPr>
          <w:t xml:space="preserve">Example 14 (Correlation of a binary exposure and outcome)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In</w:t>
        </w:r>
      </w:ins>
      <w:ins w:id="244" w:author="PR Preview" w:date="2026-01-01T00:00:00Z">
        <w:r>
          <w:t xml:space="preserve"> </w:t>
        </w:r>
      </w:ins>
      <w:hyperlink w:anchor="exm-alt-cov">
        <w:ins w:id="24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where</w:t>
        </w:r>
      </w:ins>
      <w:ins w:id="2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has</w:t>
        </w:r>
      </w:ins>
      <w:ins w:id="25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(</w:t>
        </w:r>
      </w:ins>
      <w:hyperlink w:anchor="exm-variance-bernoulli">
        <w:ins w:id="25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58" w:author="PR Preview" w:date="2026-01-01T00:00:00Z">
        <w:r>
          <w:t xml:space="preserve">)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and</w:t>
        </w:r>
      </w:ins>
      <w:ins w:id="261" w:author="PR Preview" w:date="2026-01-01T00:00:00Z">
        <w:r>
          <w:t xml:space="preserve"> </w:t>
        </w:r>
      </w:ins>
      <m:oMath>
        <m:r>
          <m:t>Y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has</w:t>
        </w:r>
      </w:ins>
      <w:ins w:id="26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(</w:t>
        </w:r>
      </w:ins>
      <w:hyperlink w:anchor="exm-total-variance">
        <w:ins w:id="26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68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del w:id="269" w:author="PR Preview" w:date="2026-01-01T00:00:00Z">
        <w:r>
          <w:rPr>
            <w:i/>
            <w:iCs/>
          </w:rPr>
          <w:delText xml:space="preserve">Remark</w:delText>
        </w:r>
      </w:del>
      <w:del w:id="270" w:author="PR Preview" w:date="2026-01-01T00:00:00Z">
        <w:r>
          <w:delText xml:space="preserve">. </w:delText>
        </w:r>
      </w:del>
      <w:hyperlink w:anchor="thm-indpt-uncorrelated">
        <w:del w:id="27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says independent random variables are uncorrelated,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and</w:delText>
        </w:r>
      </w:del>
      <w:del w:id="276" w:author="PR Preview" w:date="2026-01-01T00:00:00Z">
        <w:r>
          <w:delText xml:space="preserve"> </w:delText>
        </w:r>
      </w:del>
      <w:hyperlink w:anchor="exm-uncorrelated-not-indpt">
        <w:del w:id="27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shows the converse fails.</w:delText>
        </w:r>
      </w:del>
    </w:p>
    <w:p>
      <w:pPr>
        <w:pStyle w:val="BodyText"/>
      </w:pPr>
      <w:del w:id="280" w:author="PR Preview" w:date="2026-01-01T00:00:00Z">
        <w:r>
          <w:rPr>
            <w:b/>
            <w:bCs/>
          </w:rPr>
          <w:delText xml:space="preserve">Example 14 (Correlated and uncorrelated pairs)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In</w:delText>
        </w:r>
      </w:del>
      <w:del w:id="283" w:author="PR Preview" w:date="2026-01-01T00:00:00Z">
        <w:r>
          <w:delText xml:space="preserve"> </w:delText>
        </w:r>
      </w:del>
      <w:hyperlink w:anchor="exm-uncorrelated-not-indpt">
        <w:del w:id="28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85" w:author="PR Preview" w:date="2026-01-01T00:00:00Z">
        <w:r>
          <w:delText xml:space="preserve">,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so</w:delText>
        </w:r>
      </w:del>
      <w:del w:id="290" w:author="PR Preview" w:date="2026-01-01T00:00:00Z">
        <w:r>
          <w:delText xml:space="preserve"> </w:delText>
        </w:r>
      </w:del>
      <m:oMath>
        <m:r>
          <m:t>X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and</w:delText>
        </w:r>
      </w:del>
      <w:del w:id="29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are uncorrelated.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In</w:delText>
        </w:r>
      </w:del>
      <w:del w:id="298" w:author="PR Preview" w:date="2026-01-01T00:00:00Z">
        <w:r>
          <w:delText xml:space="preserve"> </w:delText>
        </w:r>
      </w:del>
      <w:hyperlink w:anchor="exm-alt-cov">
        <w:del w:id="29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00" w:author="PR Preview" w:date="2026-01-01T00:00:00Z">
        <w:r>
          <w:delText xml:space="preserve">,</w:delText>
        </w:r>
      </w:del>
      <w:del w:id="301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del w:id="302" w:author="PR Preview" w:date="2026-01-01T00:00:00Z">
        <w:r>
          <w:delText xml:space="preserve">,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so the binary exposure and outcome are not uncorrelated.</w:delText>
        </w:r>
      </w:del>
    </w:p>
    <w:p>
      <w:pPr>
        <w:pStyle w:val="FirstParagraph"/>
      </w:pPr>
      <w:ins w:id="305" w:author="PR Preview" w:date="2026-01-01T00:00:00Z">
        <w:r>
          <w:rPr>
            <w:i/>
            <w:iCs/>
          </w:rPr>
          <w:t xml:space="preserve">Remark</w:t>
        </w:r>
      </w:ins>
      <w:ins w:id="306" w:author="PR Preview" w:date="2026-01-01T00:00:00Z">
        <w:r>
          <w:t xml:space="preserve">. </w:t>
        </w:r>
      </w:ins>
      <w:hyperlink w:anchor="thm-indpt-uncorrelated">
        <w:ins w:id="30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says independent random variables are uncorrelated,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w:hyperlink w:anchor="exm-uncorrelated-not-indpt">
        <w:ins w:id="313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shows the converse fails.</w:t>
        </w:r>
      </w:ins>
    </w:p>
    <w:bookmarkStart w:id="89" w:name="exm-uncorrelated"/>
    <w:p>
      <w:pPr>
        <w:pStyle w:val="BodyText"/>
      </w:pPr>
      <w:ins w:id="316" w:author="PR Preview" w:date="2026-01-01T00:00:00Z">
        <w:r>
          <w:rPr>
            <w:b/>
            <w:bCs/>
          </w:rPr>
          <w:t xml:space="preserve">Example 15 (Correlated and uncorrelated pairs)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In</w:t>
        </w:r>
      </w:ins>
      <w:ins w:id="319" w:author="PR Preview" w:date="2026-01-01T00:00:00Z">
        <w:r>
          <w:t xml:space="preserve"> </w:t>
        </w:r>
      </w:ins>
      <w:hyperlink w:anchor="exm-uncorrelated-not-indpt">
        <w:ins w:id="320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so</w:t>
        </w:r>
      </w:ins>
      <w:ins w:id="326" w:author="PR Preview" w:date="2026-01-01T00:00:00Z">
        <w:r>
          <w:t xml:space="preserve"> </w:t>
        </w:r>
      </w:ins>
      <m:oMath>
        <m:r>
          <m:t>X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</w:t>
        </w:r>
      </w:ins>
      <w:ins w:id="3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are uncorrelated.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In</w:t>
        </w:r>
      </w:ins>
      <w:ins w:id="334" w:author="PR Preview" w:date="2026-01-01T00:00:00Z">
        <w:r>
          <w:t xml:space="preserve"> </w:t>
        </w:r>
      </w:ins>
      <w:hyperlink w:anchor="exm-alt-cov">
        <w:ins w:id="33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336" w:author="PR Preview" w:date="2026-01-01T00:00:00Z">
        <w:r>
          <w:t xml:space="preserve">,</w:t>
        </w:r>
      </w:ins>
      <w:ins w:id="33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ins w:id="338" w:author="PR Preview" w:date="2026-01-01T00:00:00Z">
        <w:r>
          <w:t xml:space="preserve">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so the binary exposure and outcome are not uncorrelated.</w:t>
        </w:r>
      </w:ins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del w:id="341" w:author="PR Preview" w:date="2026-01-01T00:00:00Z">
        <w:r>
          <w:rPr>
            <w:b/>
            <w:bCs/>
          </w:rPr>
          <w:delText xml:space="preserve">Example 15 (Conditional covariance of a variable with itself)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Taking</w:delText>
        </w:r>
      </w:del>
      <w:del w:id="34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Y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in</w:delText>
        </w:r>
      </w:del>
      <w:del w:id="347" w:author="PR Preview" w:date="2026-01-01T00:00:00Z">
        <w:r>
          <w:delText xml:space="preserve"> </w:delText>
        </w:r>
      </w:del>
      <w:hyperlink w:anchor="def-cond-cov">
        <w:del w:id="34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gives the</w:delText>
        </w:r>
      </w:del>
      <w:del w:id="351" w:author="PR Preview" w:date="2026-01-01T00:00:00Z">
        <w:r>
          <w:delText xml:space="preserve"> </w:delText>
        </w:r>
      </w:del>
      <w:hyperlink w:anchor="def-cond-variance">
        <w:del w:id="352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353" w:author="PR Preview" w:date="2026-01-01T00:00:00Z">
        <w:r>
          <w:delText xml:space="preserve">: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355" w:author="PR Preview" w:date="2026-01-01T00:00:00Z">
        <w:r>
          <w:delText xml:space="preserve">.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In</w:delText>
        </w:r>
      </w:del>
      <w:del w:id="358" w:author="PR Preview" w:date="2026-01-01T00:00:00Z">
        <w:r>
          <w:delText xml:space="preserve"> </w:delText>
        </w:r>
      </w:del>
      <w:hyperlink w:anchor="exm-cond-variance">
        <w:del w:id="359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60" w:author="PR Preview" w:date="2026-01-01T00:00:00Z">
        <w:r>
          <w:delText xml:space="preserve">, for example,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del w:id="362" w:author="PR Preview" w:date="2026-01-01T00:00:00Z">
        <w:r>
          <w:delText xml:space="preserve">.</w:delText>
        </w:r>
      </w:del>
    </w:p>
    <w:p>
      <w:pPr>
        <w:pStyle w:val="BodyText"/>
      </w:pPr>
      <w:ins w:id="363" w:author="PR Preview" w:date="2026-01-01T00:00:00Z">
        <w:r>
          <w:rPr>
            <w:b/>
            <w:bCs/>
          </w:rPr>
          <w:t xml:space="preserve">Example 16 (Conditional covariance of a variable with itself)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Taking</w:t>
        </w:r>
      </w:ins>
      <w:ins w:id="36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Y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in</w:t>
        </w:r>
      </w:ins>
      <w:ins w:id="369" w:author="PR Preview" w:date="2026-01-01T00:00:00Z">
        <w:r>
          <w:t xml:space="preserve"> </w:t>
        </w:r>
      </w:ins>
      <w:hyperlink w:anchor="def-cond-cov">
        <w:ins w:id="37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gives the</w:t>
        </w:r>
      </w:ins>
      <w:ins w:id="373" w:author="PR Preview" w:date="2026-01-01T00:00:00Z">
        <w:r>
          <w:t xml:space="preserve"> </w:t>
        </w:r>
      </w:ins>
      <w:hyperlink w:anchor="def-cond-variance">
        <w:ins w:id="374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375" w:author="PR Preview" w:date="2026-01-01T00:00:00Z">
        <w:r>
          <w:t xml:space="preserve">:</w:t>
        </w:r>
      </w:ins>
      <w:ins w:id="37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77" w:author="PR Preview" w:date="2026-01-01T00:00:00Z">
        <w:r>
          <w:t xml:space="preserve">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In</w:t>
        </w:r>
      </w:ins>
      <w:ins w:id="380" w:author="PR Preview" w:date="2026-01-01T00:00:00Z">
        <w:r>
          <w:t xml:space="preserve"> </w:t>
        </w:r>
      </w:ins>
      <w:hyperlink w:anchor="exm-cond-variance">
        <w:ins w:id="38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82" w:author="PR Preview" w:date="2026-01-01T00:00:00Z">
        <w:r>
          <w:t xml:space="preserve">, for example,</w:t>
        </w:r>
      </w:ins>
      <w:ins w:id="38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ins w:id="384" w:author="PR Preview" w:date="2026-01-01T00:00:00Z">
        <w:r>
          <w:t xml:space="preserve">.</w:t>
        </w:r>
      </w:ins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del w:id="385" w:author="PR Preview" w:date="2026-01-01T00:00:00Z">
        <w:r>
          <w:rPr>
            <w:b/>
            <w:bCs/>
          </w:rPr>
          <w:delText xml:space="preserve">Lemma 1 (The covariance of a variable with itself is its variance)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For any random variable</w:delText>
        </w:r>
      </w:del>
      <w:del w:id="388" w:author="PR Preview" w:date="2026-01-01T00:00:00Z">
        <w:r>
          <w:delText xml:space="preserve"> </w:delText>
        </w:r>
      </w:del>
      <m:oMath>
        <m:r>
          <m:t>X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with</w:delText>
        </w:r>
      </w:del>
      <w:del w:id="39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92" w:author="PR Preview" w:date="2026-01-01T00:00:00Z">
        <w:r>
          <w:delText xml:space="preserve">:</w:delText>
        </w:r>
      </w:del>
    </w:p>
    <w:p>
      <w:pPr>
        <w:pStyle w:val="BodyText"/>
      </w:pPr>
      <w:ins w:id="393" w:author="PR Preview" w:date="2026-01-01T00:00:00Z">
        <w:r>
          <w:rPr>
            <w:b/>
            <w:bCs/>
          </w:rPr>
          <w:t xml:space="preserve">Lemma 2 (The covariance of a variable with itself is its variance)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For any random variable</w:t>
        </w:r>
      </w:ins>
      <w:ins w:id="396" w:author="PR Preview" w:date="2026-01-01T00:00:00Z">
        <w:r>
          <w:t xml:space="preserve"> </w:t>
        </w:r>
      </w:ins>
      <m:oMath>
        <m:r>
          <m:t>X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with</w:t>
        </w:r>
      </w:ins>
      <w:ins w:id="39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del w:id="401" w:author="PR Preview" w:date="2026-01-01T00:00:00Z">
        <w:r>
          <w:delText xml:space="preserve">the last step uses</w:delText>
        </w:r>
      </w:del>
      <w:del w:id="402" w:author="PR Preview" w:date="2026-01-01T00:00:00Z">
        <w:r>
          <w:delText xml:space="preserve"> </w:delText>
        </w:r>
      </w:del>
      <w:hyperlink w:anchor="lem-cov-xx">
        <w:del w:id="40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0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405" w:author="PR Preview" w:date="2026-01-01T00:00:00Z">
        <w:r>
          <w:t xml:space="preserve">the last step uses</w:t>
        </w:r>
      </w:ins>
      <w:ins w:id="406" w:author="PR Preview" w:date="2026-01-01T00:00:00Z">
        <w:r>
          <w:t xml:space="preserve"> </w:t>
        </w:r>
      </w:ins>
      <w:hyperlink w:anchor="lem-cov-xx">
        <w:ins w:id="407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408" w:author="PR Preview" w:date="2026-01-01T00:00:00Z">
        <w:r>
          <w:t xml:space="preserve">.</w:t>
        </w:r>
      </w:ins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del w:id="409" w:author="PR Preview" w:date="2026-01-01T00:00:00Z">
        <w:r>
          <w:rPr>
            <w:b/>
            <w:bCs/>
          </w:rPr>
          <w:delText xml:space="preserve">Example 16 (Two variance matrices that differ only in sign)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Let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$\mathord{\smash[b]{\underset{\raise.3ex\hbox{$\scriptstyle\sim$}}{X}}\vphantom{X}}= {(X_1, X_2)}^{\top}$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be equally likely to be each of the four points</w:delText>
        </w:r>
      </w:del>
    </w:p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Example 17 (Two variance matrices that differ only in sign)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Let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$\mathord{\smash[b]{\underset{\raise.3ex\hbox{$\scriptstyle\sim$}}{X}}\vphantom{X}}= {(X_1, X_2)}^{\top}$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be equally likely to be each of the four points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del w:id="423" w:author="PR Preview" w:date="2026-01-01T00:00:00Z">
        <w:r>
          <w:rPr>
            <w:b/>
            <w:bCs/>
          </w:rPr>
          <w:delText xml:space="preserve">Example 17 (A variance matrix that is not positive definite)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Let</w:delText>
        </w:r>
      </w:del>
      <w:del w:id="4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have variance</w:delText>
        </w:r>
      </w:del>
      <w:del w:id="42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430" w:author="PR Preview" w:date="2026-01-01T00:00:00Z">
        <w:r>
          <w:delText xml:space="preserve">, and let</w:delText>
        </w:r>
      </w:del>
      <w:del w:id="43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32" w:author="PR Preview" w:date="2026-01-01T00:00:00Z">
        <w:r>
          <w:delText xml:space="preserve">.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Every covariance in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$\mathord{\smash[b]{\underset{\raise.3ex\hbox{$\scriptstyle\sim$}}{X}}\vphantom{X}}= {(X_1, X_2)}^{\top}$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is</w:delText>
        </w:r>
      </w:del>
      <w:del w:id="43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(</w:delText>
        </w:r>
      </w:del>
      <w:hyperlink w:anchor="lem-cov-xx">
        <w:del w:id="44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43" w:author="PR Preview" w:date="2026-01-01T00:00:00Z">
        <w:r>
          <w:delText xml:space="preserve">), so:</w:delText>
        </w:r>
      </w:del>
    </w:p>
    <w:p>
      <w:pPr>
        <w:pStyle w:val="BodyText"/>
      </w:pPr>
      <w:ins w:id="444" w:author="PR Preview" w:date="2026-01-01T00:00:00Z">
        <w:r>
          <w:rPr>
            <w:b/>
            <w:bCs/>
          </w:rPr>
          <w:t xml:space="preserve">Example 18 (A variance matrix that is not positive definite)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Let</w:t>
        </w:r>
      </w:ins>
      <w:ins w:id="4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have variance</w:t>
        </w:r>
      </w:ins>
      <w:ins w:id="45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451" w:author="PR Preview" w:date="2026-01-01T00:00:00Z">
        <w:r>
          <w:t xml:space="preserve">, and let</w:t>
        </w:r>
      </w:ins>
      <w:ins w:id="4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453" w:author="PR Preview" w:date="2026-01-01T00:00:00Z">
        <w:r>
          <w:t xml:space="preserve">.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Every covariance in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$\mathord{\smash[b]{\underset{\raise.3ex\hbox{$\scriptstyle\sim$}}{X}}\vphantom{X}}= {(X_1, X_2)}^{\top}$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</w:t>
        </w:r>
      </w:ins>
      <w:ins w:id="460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(</w:t>
        </w:r>
      </w:ins>
      <w:hyperlink w:anchor="lem-cov-xx">
        <w:ins w:id="463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464" w:author="PR Preview" w:date="2026-01-01T00:00:00Z">
        <w:r>
          <w:t xml:space="preserve">), so:</w:t>
        </w:r>
      </w:ins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del w:id="465" w:author="PR Preview" w:date="2026-01-01T00:00:00Z">
        <w:r>
          <w:rPr>
            <w:i/>
            <w:iCs/>
          </w:rPr>
          <w:delText xml:space="preserve">Proof</w:delText>
        </w:r>
      </w:del>
      <w:del w:id="466" w:author="PR Preview" w:date="2026-01-01T00:00:00Z">
        <w:r>
          <w:delText xml:space="preserve">. </w:delText>
        </w:r>
      </w:del>
      <w:del w:id="467" w:author="PR Preview" w:date="2026-01-01T00:00:00Z">
        <w:r>
          <w:delText xml:space="preserve">By</w:delText>
        </w:r>
      </w:del>
      <w:del w:id="468" w:author="PR Preview" w:date="2026-01-01T00:00:00Z">
        <w:r>
          <w:delText xml:space="preserve"> </w:delText>
        </w:r>
      </w:del>
      <w:hyperlink w:anchor="thm-vcov-elements">
        <w:del w:id="46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470" w:author="PR Preview" w:date="2026-01-01T00:00:00Z">
        <w:r>
          <w:delText xml:space="preserve">, the</w:delText>
        </w:r>
      </w:del>
      <w:del w:id="4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72" w:author="PR Preview" w:date="2026-01-01T00:00:00Z">
        <w:r>
          <w:delText xml:space="preserve">-th element of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${\operatorname{Var}\mathopen{}\left(\mathord{\smash[b]{\underset{\raise.3ex\hbox{$\scriptstyle\sim$}}{X}}\vphantom{X}}\right)\mathclose{}}$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is</w:delText>
        </w:r>
      </w:del>
      <w:del w:id="477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478" w:author="PR Preview" w:date="2026-01-01T00:00:00Z">
        <w:r>
          <w:delText xml:space="preserve">.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For</w:delText>
        </w:r>
      </w:del>
      <w:del w:id="48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482" w:author="PR Preview" w:date="2026-01-01T00:00:00Z">
        <w:r>
          <w:delText xml:space="preserve">,</w:delText>
        </w:r>
      </w:del>
      <w:del w:id="4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</w:delText>
        </w:r>
      </w:del>
      <w:del w:id="48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are independent,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so</w:delText>
        </w:r>
      </w:del>
      <w:del w:id="491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by</w:delText>
        </w:r>
      </w:del>
      <w:del w:id="494" w:author="PR Preview" w:date="2026-01-01T00:00:00Z">
        <w:r>
          <w:delText xml:space="preserve"> </w:delText>
        </w:r>
      </w:del>
      <w:hyperlink w:anchor="thm-indpt-uncorrelated">
        <w:del w:id="495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496" w:author="PR Preview" w:date="2026-01-01T00:00:00Z">
        <w:r>
          <w:delText xml:space="preserve">.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The</w:delText>
        </w:r>
      </w:del>
      <w:del w:id="4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500" w:author="PR Preview" w:date="2026-01-01T00:00:00Z">
        <w:r>
          <w:delText xml:space="preserve">-th element is</w:delText>
        </w:r>
      </w:del>
      <w:del w:id="501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by</w:delText>
        </w:r>
      </w:del>
      <w:del w:id="504" w:author="PR Preview" w:date="2026-01-01T00:00:00Z">
        <w:r>
          <w:delText xml:space="preserve"> </w:delText>
        </w:r>
      </w:del>
      <w:hyperlink w:anchor="lem-cov-xx">
        <w:del w:id="50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06" w:author="PR Preview" w:date="2026-01-01T00:00:00Z">
        <w:r>
          <w:delText xml:space="preserve">.</w:delText>
        </w:r>
      </w:del>
    </w:p>
    <w:p>
      <w:pPr>
        <w:pStyle w:val="BodyText"/>
      </w:pPr>
      <w:ins w:id="507" w:author="PR Preview" w:date="2026-01-01T00:00:00Z">
        <w:r>
          <w:rPr>
            <w:i/>
            <w:iCs/>
          </w:rPr>
          <w:t xml:space="preserve">Proof</w:t>
        </w:r>
      </w:ins>
      <w:ins w:id="508" w:author="PR Preview" w:date="2026-01-01T00:00:00Z">
        <w:r>
          <w:t xml:space="preserve">. </w:t>
        </w:r>
      </w:ins>
      <w:ins w:id="509" w:author="PR Preview" w:date="2026-01-01T00:00:00Z">
        <w:r>
          <w:t xml:space="preserve">By</w:t>
        </w:r>
      </w:ins>
      <w:ins w:id="510" w:author="PR Preview" w:date="2026-01-01T00:00:00Z">
        <w:r>
          <w:t xml:space="preserve"> </w:t>
        </w:r>
      </w:ins>
      <w:hyperlink w:anchor="thm-vcov-elements">
        <w:ins w:id="51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512" w:author="PR Preview" w:date="2026-01-01T00:00:00Z">
        <w:r>
          <w:t xml:space="preserve">, the</w:t>
        </w:r>
      </w:ins>
      <w:ins w:id="5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14" w:author="PR Preview" w:date="2026-01-01T00:00:00Z">
        <w:r>
          <w:t xml:space="preserve">-th element of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${\operatorname{Var}\mathopen{}\left(\mathord{\smash[b]{\underset{\raise.3ex\hbox{$\scriptstyle\sim$}}{X}}\vphantom{X}}\right)\mathclose{}}$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</w:t>
        </w:r>
      </w:ins>
      <w:ins w:id="51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520" w:author="PR Preview" w:date="2026-01-01T00:00:00Z">
        <w:r>
          <w:t xml:space="preserve">.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For</w:t>
        </w:r>
      </w:ins>
      <w:ins w:id="52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and</w:t>
        </w:r>
      </w:ins>
      <w:ins w:id="5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are independent,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so</w:t>
        </w:r>
      </w:ins>
      <w:ins w:id="53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by</w:t>
        </w:r>
      </w:ins>
      <w:ins w:id="536" w:author="PR Preview" w:date="2026-01-01T00:00:00Z">
        <w:r>
          <w:t xml:space="preserve"> </w:t>
        </w:r>
      </w:ins>
      <w:hyperlink w:anchor="thm-indpt-uncorrelated">
        <w:ins w:id="53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38" w:author="PR Preview" w:date="2026-01-01T00:00:00Z">
        <w:r>
          <w:t xml:space="preserve">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The</w:t>
        </w:r>
      </w:ins>
      <w:ins w:id="5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542" w:author="PR Preview" w:date="2026-01-01T00:00:00Z">
        <w:r>
          <w:t xml:space="preserve">-th element is</w:t>
        </w:r>
      </w:ins>
      <w:ins w:id="54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by</w:t>
        </w:r>
      </w:ins>
      <w:ins w:id="546" w:author="PR Preview" w:date="2026-01-01T00:00:00Z">
        <w:r>
          <w:t xml:space="preserve"> </w:t>
        </w:r>
      </w:ins>
      <w:hyperlink w:anchor="lem-cov-xx">
        <w:ins w:id="547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548" w:author="PR Preview" w:date="2026-01-01T00:00:00Z">
        <w:r>
          <w:t xml:space="preserve">.</w:t>
        </w:r>
      </w:ins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del w:id="549" w:author="PR Preview" w:date="2026-01-01T00:00:00Z">
        <w:r>
          <w:rPr>
            <w:b/>
            <w:bCs/>
          </w:rPr>
          <w:delText xml:space="preserve">Example 18 (Correlation of horsepower and fuel economy)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The Auto data record the horsepower and fuel economy (miles per gallon)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of 392 car models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sold between 1970 and 1982.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They come from the StatLib library at Carnegie Mellon University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and ship with the book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562" w:author="PR Preview" w:date="2026-01-01T00:00:00Z">
        <w:r>
          <w:delText xml:space="preserve">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in the Python package</w:delText>
        </w:r>
      </w:del>
      <w:del w:id="565" w:author="PR Preview" w:date="2026-01-01T00:00:00Z">
        <w:r>
          <w:delText xml:space="preserve"> </w:delText>
        </w:r>
      </w:del>
      <w:hyperlink r:id="rId113">
        <w:del w:id="566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(</w:delText>
        </w:r>
      </w:del>
      <w:del w:id="569" w:author="PR Preview" w:date="2026-01-01T00:00:00Z">
        <w:r>
          <w:rPr>
            <w:rStyle w:val="VerbatimChar"/>
          </w:rPr>
          <w:delText xml:space="preserve">ISLP.load_data("Auto")</w:delText>
        </w:r>
      </w:del>
      <w:del w:id="570" w:author="PR Preview" w:date="2026-01-01T00:00:00Z">
        <w:r>
          <w:delText xml:space="preserve">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and the R package</w:delText>
        </w:r>
      </w:del>
      <w:del w:id="573" w:author="PR Preview" w:date="2026-01-01T00:00:00Z">
        <w:r>
          <w:delText xml:space="preserve"> </w:delText>
        </w:r>
      </w:del>
      <w:hyperlink r:id="rId114">
        <w:del w:id="574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(</w:delText>
        </w:r>
      </w:del>
      <w:del w:id="577" w:author="PR Preview" w:date="2026-01-01T00:00:00Z">
        <w:r>
          <w:rPr>
            <w:rStyle w:val="VerbatimChar"/>
          </w:rPr>
          <w:delText xml:space="preserve">ISLR2::Auto</w:delText>
        </w:r>
      </w:del>
      <w:del w:id="578" w:author="PR Preview" w:date="2026-01-01T00:00:00Z">
        <w:r>
          <w:delText xml:space="preserve">).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This site has a copy at</w:delText>
        </w:r>
      </w:del>
      <w:del w:id="581" w:author="PR Preview" w:date="2026-01-01T00:00:00Z">
        <w:r>
          <w:delText xml:space="preserve"> </w:delText>
        </w:r>
      </w:del>
      <w:hyperlink r:id="rId115">
        <w:del w:id="582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Example 19 (Correlation of horsepower and fuel economy)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The Auto data record the horsepower and fuel economy (miles per gallon)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of 392 car models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sold between 1970 and 1982.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They come from the StatLib library at Carnegie Mellon University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and ship with the book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rPr>
            <w:i/>
            <w:iCs/>
          </w:rPr>
          <w:t xml:space="preserve">An Introduction to Statistical Learning</w:t>
        </w:r>
      </w:ins>
      <w:ins w:id="599" w:author="PR Preview" w:date="2026-01-01T00:00:00Z">
        <w:r>
          <w:t xml:space="preserve">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in the Python package</w:t>
        </w:r>
      </w:ins>
      <w:ins w:id="602" w:author="PR Preview" w:date="2026-01-01T00:00:00Z">
        <w:r>
          <w:t xml:space="preserve"> </w:t>
        </w:r>
      </w:ins>
      <w:hyperlink r:id="rId113">
        <w:ins w:id="603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(</w:t>
        </w:r>
      </w:ins>
      <w:ins w:id="606" w:author="PR Preview" w:date="2026-01-01T00:00:00Z">
        <w:r>
          <w:rPr>
            <w:rStyle w:val="VerbatimChar"/>
          </w:rPr>
          <w:t xml:space="preserve">ISLP.load_data("Auto")</w:t>
        </w:r>
      </w:ins>
      <w:ins w:id="607" w:author="PR Preview" w:date="2026-01-01T00:00:00Z">
        <w:r>
          <w:t xml:space="preserve">)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 the R package</w:t>
        </w:r>
      </w:ins>
      <w:ins w:id="610" w:author="PR Preview" w:date="2026-01-01T00:00:00Z">
        <w:r>
          <w:t xml:space="preserve"> </w:t>
        </w:r>
      </w:ins>
      <w:hyperlink r:id="rId114">
        <w:ins w:id="611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(</w:t>
        </w:r>
      </w:ins>
      <w:ins w:id="614" w:author="PR Preview" w:date="2026-01-01T00:00:00Z">
        <w:r>
          <w:rPr>
            <w:rStyle w:val="VerbatimChar"/>
          </w:rPr>
          <w:t xml:space="preserve">ISLR2::Auto</w:t>
        </w:r>
      </w:ins>
      <w:ins w:id="615" w:author="PR Preview" w:date="2026-01-01T00:00:00Z">
        <w:r>
          <w:t xml:space="preserve">).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This site has a copy at</w:t>
        </w:r>
      </w:ins>
      <w:ins w:id="618" w:author="PR Preview" w:date="2026-01-01T00:00:00Z">
        <w:r>
          <w:t xml:space="preserve"> </w:t>
        </w:r>
      </w:ins>
      <w:hyperlink r:id="rId115">
        <w:ins w:id="619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620" w:author="PR Preview" w:date="2026-01-01T00:00:00Z">
        <w:r>
          <w:t xml:space="preserve">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2026-10-29T21:35:25Z</dcterms:created>
  <dcterms:modified xsi:type="dcterms:W3CDTF">2026-10-29T21:35:25Z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