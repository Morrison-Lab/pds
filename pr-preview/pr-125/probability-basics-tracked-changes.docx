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del w:id="3" w:author="PR Preview" w:date="2026-01-01T00:00:00Z">
        <w:r>
          <w:delText xml:space="preserve">A partition of the</w:delText>
        </w:r>
      </w:del>
      <w:del w:id="4" w:author="PR Preview" w:date="2026-01-01T00:00:00Z">
        <w:r>
          <w:delText xml:space="preserve"> </w:delText>
        </w:r>
      </w:del>
      <w:hyperlink w:anchor="def-sample-space">
        <w:del w:id="5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is the case</w:delText>
        </w:r>
      </w:del>
      <w:del w:id="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del w:id="9" w:author="PR Preview" w:date="2026-01-01T00:00:00Z">
        <w:r>
          <w:delText xml:space="preserve">.</w:delText>
        </w:r>
      </w:del>
    </w:p>
    <w:p>
      <w:pPr>
        <w:pStyle w:val="FirstParagraph"/>
      </w:pPr>
      <w:ins w:id="10" w:author="PR Preview" w:date="2026-01-01T00:00:00Z">
        <w:r>
          <w:rPr>
            <w:i/>
            <w:iCs/>
          </w:rPr>
          <w:t xml:space="preserve">Remark 1</w:t>
        </w:r>
      </w:ins>
      <w:ins w:id="11" w:author="PR Preview" w:date="2026-01-01T00:00:00Z">
        <w:r>
          <w:t xml:space="preserve"> (A partition of the sample space). </w:t>
        </w:r>
      </w:ins>
      <w:ins w:id="12" w:author="PR Preview" w:date="2026-01-01T00:00:00Z">
        <w:r>
          <w:t xml:space="preserve">A partition of the</w:t>
        </w:r>
      </w:ins>
      <w:ins w:id="13" w:author="PR Preview" w:date="2026-01-01T00:00:00Z">
        <w:r>
          <w:t xml:space="preserve"> </w:t>
        </w:r>
      </w:ins>
      <w:hyperlink w:anchor="def-sample-space">
        <w:ins w:id="14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is the case</w:t>
        </w:r>
      </w:ins>
      <w:ins w:id="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ins w:id="18" w:author="PR Preview" w:date="2026-01-01T00:00:00Z">
        <w:r>
          <w:t xml:space="preserve">.</w:t>
        </w:r>
      </w:ins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2026-10-14T04:21:53Z</dcterms:created>
  <dcterms:modified xsi:type="dcterms:W3CDTF">2026-10-14T04:21:53Z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