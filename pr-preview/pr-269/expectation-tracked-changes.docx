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179" w:name="further-reading"/>
    <w:p>
      <w:pPr>
        <w:pStyle w:val="Heading2"/>
      </w:pPr>
      <w:ins w:id="3" w:author="PR Preview" w:date="2026-01-01T00:00:00Z">
        <w:r>
          <w:t xml:space="preserve">5 Further reading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[18]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79"/>
    <w:bookmarkStart w:id="213" w:name="references"/>
    <w:p>
      <w:pPr>
        <w:pStyle w:val="Heading2"/>
      </w:pPr>
      <w:r>
        <w:t xml:space="preserve">References</w:t>
      </w:r>
    </w:p>
    <w:bookmarkStart w:id="212" w:name="refs"/>
    <w:bookmarkStart w:id="18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https://en.wikipedia.org/wiki/Expected_value</w:t>
        </w:r>
      </w:hyperlink>
    </w:p>
    <w:bookmarkEnd w:id="181"/>
    <w:bookmarkStart w:id="18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82"/>
    <w:bookmarkStart w:id="18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8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4"/>
    <w:bookmarkStart w:id="18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https://en.wikipedia.org/wiki/Law_of_the_unconscious_statistician</w:t>
        </w:r>
      </w:hyperlink>
    </w:p>
    <w:bookmarkEnd w:id="186"/>
    <w:bookmarkStart w:id="18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8"/>
    <w:bookmarkStart w:id="1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0"/>
    <w:bookmarkStart w:id="19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https://en.wikipedia.org/wiki/Law_of_the_unconscious_statistician</w:t>
        </w:r>
      </w:hyperlink>
    </w:p>
    <w:bookmarkEnd w:id="191"/>
    <w:bookmarkStart w:id="19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3"/>
    <w:bookmarkStart w:id="19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https://en.wikipedia.org/wiki/Conditional_expectation</w:t>
        </w:r>
      </w:hyperlink>
    </w:p>
    <w:bookmarkEnd w:id="195"/>
    <w:bookmarkStart w:id="19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https://bookdown.org/kevin_davisross/probsim-book/</w:t>
        </w:r>
      </w:hyperlink>
    </w:p>
    <w:bookmarkEnd w:id="197"/>
    <w:bookmarkStart w:id="19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8"/>
    <w:bookmarkStart w:id="20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https://en.wikipedia.org/wiki/Loss_function</w:t>
        </w:r>
      </w:hyperlink>
    </w:p>
    <w:bookmarkEnd w:id="200"/>
    <w:bookmarkStart w:id="20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0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02"/>
    <w:bookmarkStart w:id="20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https://en.wikipedia.org/wiki/Risk_function</w:t>
        </w:r>
      </w:hyperlink>
    </w:p>
    <w:bookmarkEnd w:id="204"/>
    <w:bookmarkStart w:id="206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https://en.wikipedia.org/wiki/Entropy_(information_theory)</w:t>
        </w:r>
      </w:hyperlink>
    </w:p>
    <w:bookmarkEnd w:id="206"/>
    <w:bookmarkStart w:id="207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7"/>
    <w:bookmarkStart w:id="209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https://en.wikipedia.org/wiki/Cross-entropy</w:t>
        </w:r>
      </w:hyperlink>
    </w:p>
    <w:bookmarkEnd w:id="209"/>
    <w:bookmarkStart w:id="211" w:name="ref-lange2024applied"/>
    <w:p>
      <w:pPr>
        <w:pStyle w:val="Bibliography"/>
      </w:pPr>
      <w:ins w:id="4" w:author="PR Preview" w:date="2026-01-01T00:00:00Z">
        <w:r>
          <w:t xml:space="preserve">[18]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	</w:t>
        </w:r>
      </w:ins>
      <w:ins w:id="7" w:author="PR Preview" w:date="2026-01-01T00:00:00Z">
        <w:r>
          <w:t xml:space="preserve">K. Lange,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i/>
            <w:iCs/>
          </w:rPr>
          <w:t xml:space="preserve">Applied probability</w:t>
        </w:r>
      </w:ins>
      <w:ins w:id="10" w:author="PR Preview" w:date="2026-01-01T00:00:00Z">
        <w:r>
          <w:t xml:space="preserve">, 3rd ed. in Springer texts in statistics. Springer, 2024. doi:</w:t>
        </w:r>
      </w:ins>
      <w:ins w:id="11" w:author="PR Preview" w:date="2026-01-01T00:00:00Z">
        <w:r>
          <w:t xml:space="preserve"> </w:t>
        </w:r>
      </w:ins>
      <w:hyperlink r:id="rId210">
        <w:ins w:id="12" w:author="PR Preview" w:date="2026-01-01T00:00:00Z">
          <w:r>
            <w:rPr>
              <w:rStyle w:val="Hyperlink"/>
            </w:rPr>
            <w:t xml:space="preserve">10.1007/978-1-0716-4172-9</w:t>
          </w:r>
        </w:ins>
      </w:hyperlink>
      <w:ins w:id="13" w:author="PR Preview" w:date="2026-01-01T00:00:00Z">
        <w:r>
          <w:t xml:space="preserve">.</w:t>
        </w:r>
      </w:ins>
    </w:p>
    <w:bookmarkEnd w:id="211"/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76" Type="http://schemas.openxmlformats.org/officeDocument/2006/relationships/image" Target="media/rId176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6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01" Type="http://schemas.openxmlformats.org/officeDocument/2006/relationships/hyperlink" Target="https://doi.org/10.1007/978-0-387-84858-7" TargetMode="External"/><Relationship Id="rId210" Type="http://schemas.openxmlformats.org/officeDocument/2006/relationships/hyperlink" Target="https://doi.org/10.1007/978-1-0716-4172-9" TargetMode="External"/><Relationship Id="rId187" Type="http://schemas.openxmlformats.org/officeDocument/2006/relationships/hyperlink" Target="https://doi.org/10.1007/978-1-4614-4708-5" TargetMode="External"/><Relationship Id="rId192" Type="http://schemas.openxmlformats.org/officeDocument/2006/relationships/hyperlink" Target="https://doi.org/10.1201/9781315182780" TargetMode="External"/><Relationship Id="rId183" Type="http://schemas.openxmlformats.org/officeDocument/2006/relationships/hyperlink" Target="https://doi.org/10.5281/zenodo.4305949" TargetMode="External"/><Relationship Id="rId194" Type="http://schemas.openxmlformats.org/officeDocument/2006/relationships/hyperlink" Target="https://en.wikipedia.org/wiki/Conditional_expectation" TargetMode="External"/><Relationship Id="rId208" Type="http://schemas.openxmlformats.org/officeDocument/2006/relationships/hyperlink" Target="https://en.wikipedia.org/wiki/Cross-entropy" TargetMode="External"/><Relationship Id="rId205" Type="http://schemas.openxmlformats.org/officeDocument/2006/relationships/hyperlink" Target="https://en.wikipedia.org/wiki/Entropy_(information_theory)" TargetMode="External"/><Relationship Id="rId180" Type="http://schemas.openxmlformats.org/officeDocument/2006/relationships/hyperlink" Target="https://en.wikipedia.org/wiki/Expected_value" TargetMode="External"/><Relationship Id="rId185" Type="http://schemas.openxmlformats.org/officeDocument/2006/relationships/hyperlink" Target="https://en.wikipedia.org/wiki/Law_of_the_unconscious_statistician" TargetMode="External"/><Relationship Id="rId199" Type="http://schemas.openxmlformats.org/officeDocument/2006/relationships/hyperlink" Target="https://en.wikipedia.org/wiki/Loss_function" TargetMode="External"/><Relationship Id="rId203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9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196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01" Type="http://schemas.openxmlformats.org/officeDocument/2006/relationships/hyperlink" Target="https://doi.org/10.1007/978-0-387-84858-7" TargetMode="External"/><Relationship Id="rId210" Type="http://schemas.openxmlformats.org/officeDocument/2006/relationships/hyperlink" Target="https://doi.org/10.1007/978-1-0716-4172-9" TargetMode="External"/><Relationship Id="rId187" Type="http://schemas.openxmlformats.org/officeDocument/2006/relationships/hyperlink" Target="https://doi.org/10.1007/978-1-4614-4708-5" TargetMode="External"/><Relationship Id="rId192" Type="http://schemas.openxmlformats.org/officeDocument/2006/relationships/hyperlink" Target="https://doi.org/10.1201/9781315182780" TargetMode="External"/><Relationship Id="rId183" Type="http://schemas.openxmlformats.org/officeDocument/2006/relationships/hyperlink" Target="https://doi.org/10.5281/zenodo.4305949" TargetMode="External"/><Relationship Id="rId194" Type="http://schemas.openxmlformats.org/officeDocument/2006/relationships/hyperlink" Target="https://en.wikipedia.org/wiki/Conditional_expectation" TargetMode="External"/><Relationship Id="rId208" Type="http://schemas.openxmlformats.org/officeDocument/2006/relationships/hyperlink" Target="https://en.wikipedia.org/wiki/Cross-entropy" TargetMode="External"/><Relationship Id="rId205" Type="http://schemas.openxmlformats.org/officeDocument/2006/relationships/hyperlink" Target="https://en.wikipedia.org/wiki/Entropy_(information_theory)" TargetMode="External"/><Relationship Id="rId180" Type="http://schemas.openxmlformats.org/officeDocument/2006/relationships/hyperlink" Target="https://en.wikipedia.org/wiki/Expected_value" TargetMode="External"/><Relationship Id="rId185" Type="http://schemas.openxmlformats.org/officeDocument/2006/relationships/hyperlink" Target="https://en.wikipedia.org/wiki/Law_of_the_unconscious_statistician" TargetMode="External"/><Relationship Id="rId199" Type="http://schemas.openxmlformats.org/officeDocument/2006/relationships/hyperlink" Target="https://en.wikipedia.org/wiki/Loss_function" TargetMode="External"/><Relationship Id="rId203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189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2026-10-26T11:12:28Z</dcterms:created>
  <dcterms:modified xsi:type="dcterms:W3CDTF">2026-10-26T11:12:28Z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