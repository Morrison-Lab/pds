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12:26:17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del w:id="3" w:author="PR Preview" w:date="2026-01-01T00:00:00Z">
        <w:r>
          <w:delTex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delText>
        </w:r>
      </w:del>
    </w:p>
    <w:p>
      <w:pPr>
        <w:pStyle w:val="BodyText"/>
      </w:pPr>
      <w:ins w:id="4" w:author="PR Preview" w:date="2026-01-01T00:00:00Z">
        <w:r>
  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  </w:r>
      </w:ins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2026-10-20T19:32:25Z</dcterms:created>
  <dcterms:modified xsi:type="dcterms:W3CDTF">2026-10-20T19:32:25Z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