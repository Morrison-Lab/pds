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2026-10-19 14:30:48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12:26:17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16 (The mean and variance of the multivariate normal distribution)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If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$\mathord{\smash[b]{\underset{\raise.3ex\hbox{$\scriptstyle\sim$}}{X}}\vphantom{X}}\sim \operatorname{N}_p\mathopen{}\left(\mathord{\smash[b]{\underset{\raise.3ex\hbox{$\scriptstyle\sim$}}{\mu}}\vphantom{\mu}}, \mathbf{\Sigma}\right)\mathclose{}$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</w:delText>
        </w:r>
      </w:del>
      <w:hyperlink w:anchor="def-mvn">
        <w:del w:id="1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1" w:author="PR Preview" w:date="2026-01-01T00:00:00Z">
        <w:r>
          <w:delText xml:space="preserve">),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then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$\operatorname{E}\mathord{\smash[b]{\underset{\raise.3ex\hbox{$\scriptstyle\sim$}}{X}}\vphantom{X}}= \mathord{\smash[b]{\underset{\raise.3ex\hbox{$\scriptstyle\sim$}}{\mu}}\vphantom{\mu}}$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(the</w:delText>
        </w:r>
      </w:del>
      <w:del w:id="18" w:author="PR Preview" w:date="2026-01-01T00:00:00Z">
        <w:r>
          <w:delText xml:space="preserve"> </w:delText>
        </w:r>
      </w:del>
      <w:hyperlink r:id="rId118">
        <w:del w:id="19" w:author="PR Preview" w:date="2026-01-01T00:00:00Z">
          <w:r>
            <w:rPr>
              <w:rStyle w:val="Hyperlink"/>
            </w:rPr>
            <w:delText xml:space="preserve">expectation of a random vector</w:delText>
          </w:r>
        </w:del>
      </w:hyperlink>
      <w:del w:id="20" w:author="PR Preview" w:date="2026-01-01T00:00:00Z">
        <w:r>
          <w:delText xml:space="preserve">),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and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$\operatorname{Var}\mathopen{}\left(\mathord{\smash[b]{\underset{\raise.3ex\hbox{$\scriptstyle\sim$}}{X}}\vphantom{X}}\right)\mathclose{} = \mathbf{\Sigma}$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(the</w:delText>
        </w:r>
      </w:del>
      <w:del w:id="27" w:author="PR Preview" w:date="2026-01-01T00:00:00Z">
        <w:r>
          <w:delText xml:space="preserve"> </w:delText>
        </w:r>
      </w:del>
      <w:hyperlink r:id="rId119">
        <w:del w:id="28" w:author="PR Preview" w:date="2026-01-01T00:00:00Z">
          <w:r>
            <w:rPr>
              <w:rStyle w:val="Hyperlink"/>
            </w:rPr>
            <w:delText xml:space="preserve">variance of a random vector</w:delText>
          </w:r>
        </w:del>
      </w:hyperlink>
      <w:del w:id="29" w:author="PR Preview" w:date="2026-01-01T00:00:00Z">
        <w:r>
          <w:delText xml:space="preserve">).</w:delText>
        </w:r>
      </w:del>
    </w:p>
    <w:p>
      <w:pPr>
        <w:pStyle w:val="BodyText"/>
      </w:pPr>
      <w:ins w:id="30" w:author="PR Preview" w:date="2026-01-01T00:00:00Z">
        <w:r>
          <w:rPr>
            <w:b/>
            <w:bCs/>
          </w:rPr>
          <w:t xml:space="preserve">Theorem 16 (The mean and variance of the multivariate normal distribution)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If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(</w:t>
        </w:r>
      </w:ins>
      <w:hyperlink w:anchor="def-mvn">
        <w:ins w:id="37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8" w:author="PR Preview" w:date="2026-01-01T00:00:00Z">
        <w:r>
          <w:t xml:space="preserve">),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then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$\operatorname{E}\mathord{\smash[b]{\underset{\raise.3ex\hbox{$\scriptstyle\sim$}}{X}}\vphantom{X}}= \mathord{\smash[b]{\underset{\raise.3ex\hbox{$\scriptstyle\sim$}}{\mu}}\vphantom{\mu}}$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(the</w:t>
        </w:r>
      </w:ins>
      <w:ins w:id="45" w:author="PR Preview" w:date="2026-01-01T00:00:00Z">
        <w:r>
          <w:t xml:space="preserve"> </w:t>
        </w:r>
      </w:ins>
      <w:hyperlink r:id="rId118">
        <w:ins w:id="46" w:author="PR Preview" w:date="2026-01-01T00:00:00Z">
          <w:r>
            <w:rPr>
              <w:rStyle w:val="Hyperlink"/>
            </w:rPr>
            <w:t xml:space="preserve">expectation of a random vector</w:t>
          </w:r>
        </w:ins>
      </w:hyperlink>
      <w:ins w:id="47" w:author="PR Preview" w:date="2026-01-01T00:00:00Z">
        <w:r>
          <w:t xml:space="preserve">),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${\operatorname{Var}\mathopen{}\left(\mathord{\smash[b]{\underset{\raise.3ex\hbox{$\scriptstyle\sim$}}{X}}\vphantom{X}}\right)\mathclose{}} = \mathbf{\Sigma}$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(the</w:t>
        </w:r>
      </w:ins>
      <w:ins w:id="54" w:author="PR Preview" w:date="2026-01-01T00:00:00Z">
        <w:r>
          <w:t xml:space="preserve"> </w:t>
        </w:r>
      </w:ins>
      <w:hyperlink r:id="rId119">
        <w:ins w:id="55" w:author="PR Preview" w:date="2026-01-01T00:00:00Z">
          <w:r>
            <w:rPr>
              <w:rStyle w:val="Hyperlink"/>
            </w:rPr>
            <w:t xml:space="preserve">variance of a random vector</w:t>
          </w:r>
        </w:ins>
      </w:hyperlink>
      <w:ins w:id="56" w:author="PR Preview" w:date="2026-01-01T00:00:00Z">
        <w:r>
          <w:t xml:space="preserve">).</w:t>
        </w:r>
      </w:ins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del w:id="57" w:author="PR Preview" w:date="2026-01-01T00:00:00Z">
        <w:r>
          <w:rPr>
            <w:i/>
            <w:iCs/>
          </w:rPr>
          <w:delText xml:space="preserve">Proof</w:delText>
        </w:r>
      </w:del>
      <w:del w:id="58" w:author="PR Preview" w:date="2026-01-01T00:00:00Z">
        <w:r>
          <w:delText xml:space="preserve">. </w:delText>
        </w:r>
      </w:del>
      <w:del w:id="59" w:author="PR Preview" w:date="2026-01-01T00:00:00Z">
        <w:r>
          <w:delText xml:space="preserve">By</w:delText>
        </w:r>
      </w:del>
      <w:del w:id="60" w:author="PR Preview" w:date="2026-01-01T00:00:00Z">
        <w:r>
          <w:delText xml:space="preserve"> </w:delText>
        </w:r>
      </w:del>
      <w:hyperlink w:anchor="thm-mvn-moments">
        <w:del w:id="61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62" w:author="PR Preview" w:date="2026-01-01T00:00:00Z">
        <w:r>
          <w:delText xml:space="preserve">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$\operatorname{Var}\mathopen{}\left(\mathord{\smash[b]{\underset{\raise.3ex\hbox{$\scriptstyle\sim$}}{X}}\vphantom{X}}\right)\mathclose{} = \mathbf{\Sigma}$</w:delText>
        </w:r>
      </w:del>
      <w:del w:id="65" w:author="PR Preview" w:date="2026-01-01T00:00:00Z">
        <w:r>
          <w:delText xml:space="preserve">,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whose</w:delText>
        </w:r>
      </w:del>
      <w:del w:id="6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9" w:author="PR Preview" w:date="2026-01-01T00:00:00Z">
        <w:r>
          <w:delText xml:space="preserve">-th element is</w:delText>
        </w:r>
      </w:del>
      <w:del w:id="70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(</w:delText>
        </w:r>
      </w:del>
      <w:hyperlink r:id="rId136">
        <w:del w:id="73" w:author="PR Preview" w:date="2026-01-01T00:00:00Z">
          <w:r>
            <w:rPr>
              <w:rStyle w:val="Hyperlink"/>
            </w:rPr>
            <w:delText xml:space="preserve">elements of the variance matrix</w:delText>
          </w:r>
        </w:del>
      </w:hyperlink>
      <w:del w:id="74" w:author="PR Preview" w:date="2026-01-01T00:00:00Z">
        <w:r>
          <w:delText xml:space="preserve">).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If</w:delText>
        </w:r>
      </w:del>
      <w:del w:id="77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is diagonal,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the components are independent by</w:delText>
        </w:r>
      </w:del>
      <w:del w:id="82" w:author="PR Preview" w:date="2026-01-01T00:00:00Z">
        <w:r>
          <w:delText xml:space="preserve"> </w:delText>
        </w:r>
      </w:del>
      <w:hyperlink w:anchor="thm-mvn-diagonal-indpt">
        <w:del w:id="83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84" w:author="PR Preview" w:date="2026-01-01T00:00:00Z">
        <w:r>
          <w:delText xml:space="preserve">.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If the components are independent, then:</w:delText>
        </w:r>
      </w:del>
    </w:p>
    <w:p>
      <w:pPr>
        <w:pStyle w:val="BodyText"/>
      </w:pPr>
      <w:ins w:id="87" w:author="PR Preview" w:date="2026-01-01T00:00:00Z">
        <w:r>
          <w:rPr>
            <w:i/>
            <w:iCs/>
          </w:rPr>
          <w:t xml:space="preserve">Proof</w:t>
        </w:r>
      </w:ins>
      <w:ins w:id="88" w:author="PR Preview" w:date="2026-01-01T00:00:00Z">
        <w:r>
          <w:t xml:space="preserve">. </w:t>
        </w:r>
      </w:ins>
      <w:ins w:id="89" w:author="PR Preview" w:date="2026-01-01T00:00:00Z">
        <w:r>
          <w:t xml:space="preserve">By</w:t>
        </w:r>
      </w:ins>
      <w:ins w:id="90" w:author="PR Preview" w:date="2026-01-01T00:00:00Z">
        <w:r>
          <w:t xml:space="preserve"> </w:t>
        </w:r>
      </w:ins>
      <w:hyperlink w:anchor="thm-mvn-moments">
        <w:ins w:id="91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92" w:author="PR Preview" w:date="2026-01-01T00:00:00Z">
        <w:r>
          <w:t xml:space="preserve">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${\operatorname{Var}\mathopen{}\left(\mathord{\smash[b]{\underset{\raise.3ex\hbox{$\scriptstyle\sim$}}{X}}\vphantom{X}}\right)\mathclose{}} = \mathbf{\Sigma}$</w:t>
        </w:r>
      </w:ins>
      <w:ins w:id="95" w:author="PR Preview" w:date="2026-01-01T00:00:00Z">
        <w:r>
          <w:t xml:space="preserve">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whose</w:t>
        </w:r>
      </w:ins>
      <w:ins w:id="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99" w:author="PR Preview" w:date="2026-01-01T00:00:00Z">
        <w:r>
          <w:t xml:space="preserve">-th element is</w:t>
        </w:r>
      </w:ins>
      <w:ins w:id="100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(</w:t>
        </w:r>
      </w:ins>
      <w:hyperlink r:id="rId136">
        <w:ins w:id="103" w:author="PR Preview" w:date="2026-01-01T00:00:00Z">
          <w:r>
            <w:rPr>
              <w:rStyle w:val="Hyperlink"/>
            </w:rPr>
            <w:t xml:space="preserve">elements of the variance matrix</w:t>
          </w:r>
        </w:ins>
      </w:hyperlink>
      <w:ins w:id="104" w:author="PR Preview" w:date="2026-01-01T00:00:00Z">
        <w:r>
          <w:t xml:space="preserve">).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If</w:t>
        </w:r>
      </w:ins>
      <w:ins w:id="107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is diagonal,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the components are independent by</w:t>
        </w:r>
      </w:ins>
      <w:ins w:id="112" w:author="PR Preview" w:date="2026-01-01T00:00:00Z">
        <w:r>
          <w:t xml:space="preserve"> </w:t>
        </w:r>
      </w:ins>
      <w:hyperlink w:anchor="thm-mvn-diagonal-indpt">
        <w:ins w:id="11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114" w:author="PR Preview" w:date="2026-01-01T00:00:00Z">
        <w:r>
          <w:t xml:space="preserve">.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If the components are independent, then:</w:t>
        </w:r>
      </w:ins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2026-10-20T19:31:03Z</dcterms:created>
  <dcterms:modified xsi:type="dcterms:W3CDTF">2026-10-20T19:31:03Z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12:26:17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