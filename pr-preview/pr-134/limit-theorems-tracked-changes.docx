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Limit theorems</w:t>
      </w:r>
    </w:p>
    <w:p>
      <w:pPr>
        <w:pStyle w:val="Date"/>
      </w:pPr>
      <w:del w:id="1" w:author="PR Preview" w:date="2026-01-01T00:00:00Z">
        <w:r>
          <w:delText xml:space="preserve">Last modified: 2026-10-14 11:38:02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14:49:11 (PDT)</w:t>
        </w:r>
      </w:ins>
    </w:p>
    <w:bookmarkStart w:id="37" w:name="sec-clt"/>
    <w:p>
      <w:pPr>
        <w:pStyle w:val="Heading2"/>
      </w:pPr>
      <w:r>
        <w:t xml:space="preserve">1 The Central Limit Theorem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sum of many independent random variables,</w:t>
      </w:r>
      <w:r>
        <w:t xml:space="preserve"> </w:t>
      </w:r>
      <w:r>
        <w:t xml:space="preserve">none of which dominates the others,</w:t>
      </w:r>
      <w:r>
        <w:t xml:space="preserve"> </w:t>
      </w:r>
      <w:r>
        <w:t xml:space="preserve">has a distribution that is approximately bell-shaped,</w:t>
      </w:r>
      <w:r>
        <w:t xml:space="preserve"> </w:t>
      </w:r>
      <w:r>
        <w:t xml:space="preserve">whatever the distributions of the individual variables.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makes this precise.</w:t>
      </w:r>
    </w:p>
    <w:bookmarkStart w:id="11" w:name="thm-clt"/>
    <w:p>
      <w:pPr>
        <w:pStyle w:val="BodyText"/>
      </w:pPr>
      <w:r>
        <w:rPr>
          <w:b/>
          <w:bCs/>
        </w:rPr>
        <w:t xml:space="preserve">Theorem 1 (Central Limit Theorem)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 for every real number</w:t>
      </w:r>
      <w:r>
        <w:t xml:space="preserve"> </w:t>
      </w:r>
      <m:oMath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rPr>
                  <m:sty m:val="p"/>
                </m:rPr>
                <m:t>≤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z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ad>
                  <m:radPr>
                    <m:degHide m:val="on"/>
                  </m:radPr>
                  <m:deg/>
                  <m:e>
                    <m:r>
                      <m:t>2</m:t>
                    </m:r>
                    <m:r>
                      <m:t>π</m:t>
                    </m:r>
                  </m:e>
                </m:rad>
              </m:den>
            </m:f>
          </m:e>
        </m:nary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the CDF of the</w:t>
      </w:r>
      <w:r>
        <w:t xml:space="preserve"> </w:t>
      </w:r>
      <w:hyperlink r:id="rId10">
        <w:r>
          <w:rPr>
            <w:rStyle w:val="Hyperlink"/>
          </w:rPr>
          <w:t xml:space="preserve">standard 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1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version is the Lindeberg–Lévy CLT;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27.1)</w:t>
      </w:r>
      <w:r>
        <w:t xml:space="preserve">.</w:t>
      </w:r>
      <w:r>
        <w:t xml:space="preserve"> </w:t>
      </w:r>
      <w:r>
        <w:t xml:space="preserve">Other versions relax the IID assumption,</w:t>
      </w:r>
      <w:r>
        <w:t xml:space="preserve"> </w:t>
      </w:r>
      <w:r>
        <w:t xml:space="preserve">which is why the informal statement asks only that no summand dominate.</w:t>
      </w:r>
    </w:p>
    <w:bookmarkStart w:id="12" w:name="cor-sum-iid-moments"/>
    <w:p>
      <w:pPr>
        <w:pStyle w:val="BodyText"/>
      </w:pPr>
      <w:r>
        <w:rPr>
          <w:b/>
          <w:bCs/>
        </w:rPr>
        <w:t xml:space="preserve">Corollary 1 (Mean and variance of a sum of IID random variables)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apply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once per added summand: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applied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mean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 apply the</w:t>
      </w:r>
      <w:r>
        <w:t xml:space="preserve"> </w:t>
      </w:r>
      <w:hyperlink r:id="rId14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every other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the</w:t>
      </w:r>
      <w:r>
        <w:t xml:space="preserve"> </w:t>
      </w:r>
      <w:hyperlink r:id="rId15">
        <w:r>
          <w:rPr>
            <w:rStyle w:val="Hyperlink"/>
          </w:rPr>
          <w:t xml:space="preserve">definition of independence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independent summands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7">
        <w:r>
          <w:rPr>
            <w:rStyle w:val="Hyperlink"/>
          </w:rPr>
          <w:t xml:space="preserve">covariance of a variable with itself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</m:e>
                  </m:nary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combination, all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j</m:t>
                        </m:r>
                      </m:e>
                    </m:mr>
                  </m:m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terms with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with itself; independent summands)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has variance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practice,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justifies approximating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by a normal distribution with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are exactly the mean and variance of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</w:p>
    <w:bookmarkStart w:id="26" w:name="exm-clt-5d6"/>
    <w:p>
      <w:pPr>
        <w:pStyle w:val="BodyText"/>
      </w:pPr>
      <w:r>
        <w:rPr>
          <w:b/>
          <w:bCs/>
        </w:rPr>
        <w:t xml:space="preserve">Example 1 (The sum of five dice)</w:t>
      </w:r>
      <w:r>
        <w:t xml:space="preserve"> </w:t>
      </w:r>
      <w:r>
        <w:t xml:space="preserve">A single fair die roll has the discrete uniform distribution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flat, not bell-shaped (</w:t>
      </w:r>
      <w:hyperlink w:anchor="fig-clt-1d6">
        <w:r>
          <w:rPr>
            <w:rStyle w:val="Hyperlink"/>
          </w:rPr>
          <w:t xml:space="preserve">Figure 1</w:t>
        </w:r>
      </w:hyperlink>
      <w:r>
        <w:t xml:space="preserve">).</w:t>
      </w:r>
      <w:r>
        <w:t xml:space="preserve"> </w:t>
      </w:r>
      <w:r>
        <w:t xml:space="preserve">Its mean is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3.5</m:t>
        </m:r>
      </m:oMath>
      <w:r>
        <w:t xml:space="preserve">,</w:t>
      </w:r>
      <w:r>
        <w:t xml:space="preserve"> </w:t>
      </w:r>
      <w:r>
        <w:t xml:space="preserve">and its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35</m:t>
              </m:r>
              <m:r>
                <m:rPr>
                  <m:sty m:val="p"/>
                </m:rPr>
                <m:t>/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dice_sum_pmf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(n_dice) {</w:t>
      </w:r>
      <w:r>
        <w:br/>
      </w:r>
      <w:r>
        <w:rPr>
          <w:rStyle w:val="NormalTok"/>
        </w:rPr>
        <w:t xml:space="preserve">  totals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), n_dice)))</w:t>
      </w:r>
      <w:r>
        <w:br/>
      </w:r>
      <w:r>
        <w:rPr>
          <w:rStyle w:val="NormalTok"/>
        </w:rPr>
        <w:t xml:space="preserve">  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(totals))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total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(probs)),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(probs))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mapping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total,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"sum of dice (x)"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"Probability of outcome, Pr(X=x)"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expand_limits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" w:name="fig-clt-1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1d6-1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Distribution of the outcome of one die</w:t>
            </w:r>
          </w:p>
          <w:bookmarkEnd w:id="21"/>
        </w:tc>
      </w:tr>
    </w:tbl>
    <w:p>
      <w:pPr>
        <w:pStyle w:val="BodyText"/>
      </w:pPr>
      <w:r>
        <w:t xml:space="preserve">The sum of five independent rolls,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, is already close to bell-shaped</w:t>
      </w:r>
      <w:r>
        <w:t xml:space="preserve"> </w:t>
      </w:r>
      <w:r>
        <w:t xml:space="preserve">(</w:t>
      </w:r>
      <w:hyperlink w:anchor="fig-clt-5d6">
        <w:r>
          <w:rPr>
            <w:rStyle w:val="Hyperlink"/>
          </w:rPr>
          <w:t xml:space="preserve">Figure 2</w:t>
        </w:r>
      </w:hyperlink>
      <w:r>
        <w:t xml:space="preserve">).</w:t>
      </w:r>
    </w:p>
    <w:p>
      <w:pPr>
        <w:pStyle w:val="SourceCode"/>
      </w:pPr>
      <w:r>
        <w:rPr>
          <w:rStyle w:val="NormalTok"/>
        </w:rPr>
        <w:t xml:space="preserve">pmf_five_dice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dice_sum_pmf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dice_plot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pmf_five_dice)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clt-5d6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5d6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Distribution of the sum of five dice</w:t>
            </w:r>
          </w:p>
          <w:bookmarkEnd w:id="25"/>
        </w:tc>
      </w:tr>
    </w:tbl>
    <w:p>
      <w:pPr>
        <w:pStyle w:val="BodyText"/>
      </w:pPr>
      <w:r>
        <w:t xml:space="preserve">For example, the exact probability that five dice total at most 15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5</m:t>
            </m:r>
          </m:sub>
        </m:sSub>
        <m:r>
          <m:rPr>
            <m:sty m:val="p"/>
          </m:rPr>
          <m:t>≤</m:t>
        </m:r>
        <m:r>
          <m:t>15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0.3052</m:t>
        </m:r>
      </m:oMath>
      <w:r>
        <w:t xml:space="preserve">.</w:t>
      </w:r>
      <w:r>
        <w:t xml:space="preserve"> </w:t>
      </w:r>
      <w:r>
        <w:t xml:space="preserve">The normal approximation that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suggests,</w:t>
      </w:r>
      <w:r>
        <w:t xml:space="preserve"> </w:t>
      </w:r>
      <w:r>
        <w:t xml:space="preserve">with mean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3.5</m:t>
        </m:r>
        <m:r>
          <m:rPr>
            <m:sty m:val="p"/>
          </m:rPr>
          <m:t>=</m:t>
        </m:r>
        <m:r>
          <m:t>17.5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5</m:t>
        </m:r>
        <m:r>
          <m:rPr>
            <m:sty m:val="p"/>
          </m:rPr>
          <m:t>⋅</m:t>
        </m:r>
        <m:r>
          <m:t>35</m:t>
        </m:r>
        <m:r>
          <m:rPr>
            <m:sty m:val="p"/>
          </m:rPr>
          <m:t>/</m:t>
        </m:r>
        <m:r>
          <m:t>12</m:t>
        </m:r>
        <m:r>
          <m:rPr>
            <m:sty m:val="p"/>
          </m:rPr>
          <m:t>≈</m:t>
        </m:r>
        <m:r>
          <m:t>14.58</m:t>
        </m:r>
      </m:oMath>
      <w:r>
        <w:t xml:space="preserve">,</w:t>
      </w:r>
      <w:r>
        <w:t xml:space="preserve"> </w:t>
      </w:r>
      <w:r>
        <w:t xml:space="preserve">evaluated at</w:t>
      </w:r>
      <w:r>
        <w:t xml:space="preserve"> </w:t>
      </w:r>
      <m:oMath>
        <m:r>
          <m:t>15.5</m:t>
        </m:r>
      </m:oMath>
      <w:r>
        <w:t xml:space="preserve"> </w:t>
      </w:r>
      <w:r>
        <w:t xml:space="preserve">to account for</w:t>
      </w:r>
      <w:r>
        <w:t xml:space="preserve"> </w:t>
      </w:r>
      <m:oMath>
        <m:sSub>
          <m:e>
            <m:r>
              <m:t>S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taking only integer values,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Φ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15.5</m:t>
            </m:r>
            <m:r>
              <m:rPr>
                <m:sty m:val="p"/>
              </m:rPr>
              <m:t>−</m:t>
            </m:r>
            <m:r>
              <m:t>17.5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ad>
              <m:radPr>
                <m:degHide m:val="on"/>
              </m:radPr>
              <m:deg/>
              <m:e>
                <m:r>
                  <m:t>14.58</m:t>
                </m:r>
              </m:e>
            </m:rad>
          </m:e>
        </m:d>
        <m:r>
          <m:t>​</m:t>
        </m:r>
        <m:r>
          <m:rPr>
            <m:sty m:val="p"/>
          </m:rPr>
          <m:t>≈</m:t>
        </m:r>
        <m:r>
          <m:t>0.3002</m:t>
        </m:r>
      </m:oMath>
      <w:r>
        <w:t xml:space="preserve">.</w:t>
      </w:r>
    </w:p>
    <w:bookmarkEnd w:id="26"/>
    <w:bookmarkStart w:id="34" w:name="exm-clt-auto"/>
    <w:p>
      <w:pPr>
        <w:pStyle w:val="BodyText"/>
      </w:pPr>
      <w:r>
        <w:rPr>
          <w:b/>
          <w:bCs/>
        </w:rPr>
        <w:t xml:space="preserve">Example 2 (Sample means of car horsepower)</w:t>
      </w:r>
      <w:r>
        <w:t xml:space="preserve"> </w:t>
      </w:r>
      <w:r>
        <w:t xml:space="preserve">The Auto data record the horsepower and fuel economy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27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2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Horsepower is not bell-shaped:</w:t>
      </w:r>
      <w:r>
        <w:t xml:space="preserve"> </w:t>
      </w:r>
      <w:r>
        <w:t xml:space="preserve">a few powerful cars give it a long right tail.</w:t>
      </w:r>
      <w:r>
        <w:t xml:space="preserve"> </w:t>
      </w:r>
      <w:r>
        <w:t xml:space="preserve">To apply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, treat each draw of one car at random as one IID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the mean and variance of the 392 horsepower values.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r>
          <m:t>n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so the sample mean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The code below draws 10,000 random samples of each size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30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replacement, and computes each sample’s mean.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hp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mu, sigma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hp.mean(), hp.std(ddof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sample_means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{n: rng.choice(hp,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10_000</w:t>
      </w:r>
      <w:r>
        <w:rPr>
          <w:rStyle w:val="NormalTok"/>
        </w:rPr>
        <w:t xml:space="preserve">, n)).mean(axis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skewness(x):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np.mean(((x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x.std())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sizes,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 of sample means"</w:t>
      </w:r>
      <w:r>
        <w:rPr>
          <w:rStyle w:val="NormalTok"/>
        </w:rPr>
        <w:t xml:space="preserve">: [sample_means[n].std(ddof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"sigma / sqrt(n)"</w:t>
      </w:r>
      <w:r>
        <w:rPr>
          <w:rStyle w:val="NormalTok"/>
        </w:rPr>
        <w:t xml:space="preserve">: [sigma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np.sqrt(n)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"skewness of sample means"</w:t>
      </w:r>
      <w:r>
        <w:rPr>
          <w:rStyle w:val="NormalTok"/>
        </w:rPr>
        <w:t xml:space="preserve">: [skewness(sample_means[n])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sizes],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    n  sd of sample means  sigma / sqrt(n)  skewness of sample means</w:t>
      </w:r>
      <w:r>
        <w:br/>
      </w:r>
      <w:r>
        <w:rPr>
          <w:rStyle w:val="CommentTok"/>
        </w:rPr>
        <w:t xml:space="preserve">#&gt; 0   1           38.691521        38.442033                  1.080767</w:t>
      </w:r>
      <w:r>
        <w:br/>
      </w:r>
      <w:r>
        <w:rPr>
          <w:rStyle w:val="CommentTok"/>
        </w:rPr>
        <w:t xml:space="preserve">#&gt; 1   5           17.265666        17.191800                  0.522243</w:t>
      </w:r>
      <w:r>
        <w:br/>
      </w:r>
      <w:r>
        <w:rPr>
          <w:rStyle w:val="CommentTok"/>
        </w:rPr>
        <w:t xml:space="preserve">#&gt; 2  30            6.971269         7.018523                  0.164940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(sizes,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(hp,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sd_of_sample_means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sigma_over_root_n =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skewness_of_sample_means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(sample_means, skewness)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    n sd_of_sample_means sigma_over_root_n skewness_of_sample_means</w:t>
      </w:r>
      <w:r>
        <w:br/>
      </w:r>
      <w:r>
        <w:rPr>
          <w:rStyle w:val="CommentTok"/>
        </w:rPr>
        <w:t xml:space="preserve">#&gt;   &lt;dbl&gt;              &lt;dbl&gt;             &lt;dbl&gt;                    &lt;dbl&gt;</w:t>
      </w:r>
      <w:r>
        <w:br/>
      </w:r>
      <w:r>
        <w:rPr>
          <w:rStyle w:val="CommentTok"/>
        </w:rPr>
        <w:t xml:space="preserve">#&gt; 1     1              38.6              38.4                     1.07 </w:t>
      </w:r>
      <w:r>
        <w:br/>
      </w:r>
      <w:r>
        <w:rPr>
          <w:rStyle w:val="CommentTok"/>
        </w:rPr>
        <w:t xml:space="preserve">#&gt; 2     5              17.0              17.2                     0.480</w:t>
      </w:r>
      <w:r>
        <w:br/>
      </w:r>
      <w:r>
        <w:rPr>
          <w:rStyle w:val="CommentTok"/>
        </w:rPr>
        <w:t xml:space="preserve">#&gt; 3    30               7.06              7.02                    0.199</w:t>
      </w:r>
    </w:p>
    <w:p>
      <w:pPr>
        <w:pStyle w:val="FirstParagraph"/>
      </w:pPr>
      <w:hyperlink w:anchor="fig-clt-auto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a histogram of the 10,000 sample means for each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with the normal density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drawn over it.</w:t>
      </w:r>
    </w:p>
    <w:p>
      <w:pPr>
        <w:pStyle w:val="SourceCode"/>
      </w:pPr>
      <w:r>
        <w:rPr>
          <w:rStyle w:val="NormalTok"/>
        </w:rPr>
        <w:t xml:space="preserve">n_labels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="</w:t>
      </w:r>
      <w:r>
        <w:rPr>
          <w:rStyle w:val="NormalTok"/>
        </w:rPr>
        <w:t xml:space="preserve">, sizes)</w:t>
      </w:r>
      <w:r>
        <w:br/>
      </w:r>
      <w:r>
        <w:rPr>
          <w:rStyle w:val="NormalTok"/>
        </w:rPr>
        <w:t xml:space="preserve">means_long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(n_labels,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(sample_means[[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(sample_means)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normal_curves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(sizes)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(sizes[k])</w:t>
      </w:r>
      <w:r>
        <w:br/>
      </w:r>
      <w:r>
        <w:rPr>
          <w:rStyle w:val="NormalTok"/>
        </w:rPr>
        <w:t xml:space="preserve">    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(mu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(n_labels[k],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n_labels),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grid,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(grid, mu, se)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(means_long,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sample_mean))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after_stat</w:t>
      </w:r>
      <w:r>
        <w:rPr>
          <w:rStyle w:val="NormalTok"/>
        </w:rPr>
        <w:t xml:space="preserve">(density)),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"grey70"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normal_curves,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vars</w:t>
      </w:r>
      <w:r>
        <w:rPr>
          <w:rStyle w:val="NormalTok"/>
        </w:rPr>
        <w:t xml:space="preserve">(n),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mean of 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"density"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lt-auto"/>
          <w:p>
            <w:pPr>
              <w:pStyle w:val="Compact"/>
              <w:jc w:val="center"/>
            </w:pPr>
            <w:r>
              <w:drawing>
                <wp:inline>
                  <wp:extent cx="5334000" cy="200025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limit-theorems_files/figure-docx/fig-clt-auto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0002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Histograms of 10,000 sample means of horsepower, for samples of n = 1, 5 and 30 cars drawn with replacement from the Auto data. The curve is the normal density with mean mu and standard deviation sigma over the square root of n.</w:t>
            </w:r>
          </w:p>
          <w:bookmarkEnd w:id="33"/>
        </w:tc>
      </w:tr>
    </w:tbl>
    <w:p>
      <w:pPr>
        <w:pStyle w:val="BodyText"/>
      </w:pPr>
      <w:r>
        <w:t xml:space="preserve">The sample means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 just single cars, so they are skewed.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the histogram is close to the normal curve.</w:t>
      </w:r>
      <w:r>
        <w:t xml:space="preserve"> </w:t>
      </w:r>
      <w:r>
        <w:t xml:space="preserve">The standard deviation of the sample means is within</w:t>
      </w:r>
      <w:r>
        <w:t xml:space="preserve"> </w:t>
      </w:r>
      <w:r>
        <w:t xml:space="preserve">1.2%</w:t>
      </w:r>
      <w:r>
        <w:t xml:space="preserve"> </w:t>
      </w:r>
      <w:r>
        <w:t xml:space="preserve">of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predicts.</w:t>
      </w:r>
      <w:r>
        <w:t xml:space="preserve"> </w:t>
      </w:r>
      <w:r>
        <w:t xml:space="preserve">The skewness of the sample means,</w:t>
      </w:r>
      <w:r>
        <w:t xml:space="preserve"> </w:t>
      </w:r>
      <w:r>
        <w:t xml:space="preserve">which is zero for a normal distribution,</w:t>
      </w:r>
      <w:r>
        <w:t xml:space="preserve"> </w:t>
      </w:r>
      <w:r>
        <w:t xml:space="preserve">falls from 1.07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0.48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 0.2 at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</w:p>
    <w:bookmarkEnd w:id="34"/>
    <w:p>
      <w:pPr>
        <w:pStyle w:val="BodyText"/>
      </w:pPr>
      <w:r>
        <w:t xml:space="preserve">5MinuteAI explains</w:t>
      </w:r>
      <w:r>
        <w:t xml:space="preserve"> </w:t>
      </w:r>
      <w:hyperlink r:id="rId35">
        <w:r>
          <w:rPr>
            <w:rStyle w:val="Hyperlink"/>
          </w:rPr>
          <w:t xml:space="preserve">limit theorems</w:t>
        </w:r>
      </w:hyperlink>
      <w:r>
        <w:t xml:space="preserve"> </w:t>
      </w:r>
      <w:r>
        <w:t xml:space="preserve">and gives a</w:t>
      </w:r>
      <w:r>
        <w:t xml:space="preserve"> </w:t>
      </w:r>
      <w:hyperlink r:id="rId36">
        <w:r>
          <w:rPr>
            <w:rStyle w:val="Hyperlink"/>
          </w:rPr>
          <w:t xml:space="preserve">proof of the CLT</w:t>
        </w:r>
      </w:hyperlink>
      <w:r>
        <w:t xml:space="preserve">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37"/>
    <w:bookmarkStart w:id="43" w:name="sec-tail-bounds"/>
    <w:p>
      <w:pPr>
        <w:pStyle w:val="Heading2"/>
      </w:pPr>
      <w:r>
        <w:t xml:space="preserve">2 Tail bounds</w:t>
      </w:r>
    </w:p>
    <w:bookmarkStart w:id="38" w:name="thm-markov"/>
    <w:p>
      <w:pPr>
        <w:pStyle w:val="FirstParagraph"/>
      </w:pPr>
      <w:r>
        <w:rPr>
          <w:b/>
          <w:bCs/>
        </w:rPr>
        <w:t xml:space="preserve">Theorem 2 (Markov’s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t>a</m:t>
              </m:r>
            </m:den>
          </m:f>
        </m:oMath>
      </m:oMathPara>
    </w:p>
    <w:bookmarkEnd w:id="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every outcome satisfies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≥</m:t>
                </m:r>
                <m:r>
                  <m:t>a</m:t>
                </m:r>
              </m:e>
            </m:d>
            <m:r>
              <m:t>​</m:t>
            </m:r>
          </m:sub>
        </m:sSub>
      </m:oMath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a</m:t>
        </m:r>
      </m:oMath>
      <w:r>
        <w:t xml:space="preserve"> </w:t>
      </w:r>
      <w:r>
        <w:t xml:space="preserve">the right side is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</m:oMath>
      <w:r>
        <w:t xml:space="preserve">, and otherwise it is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</m:oMath>
      <w:r>
        <w:t xml:space="preserve">.</w:t>
      </w:r>
      <w:r>
        <w:t xml:space="preserve"> </w:t>
      </w:r>
      <w:r>
        <w:t xml:space="preserve">The expectation of a nonnegative random variable is nonnegative,</w:t>
      </w:r>
      <w:r>
        <w:t xml:space="preserve"> </w:t>
      </w:r>
      <w:r>
        <w:t xml:space="preserve">so by</w:t>
      </w:r>
      <w:r>
        <w:t xml:space="preserve"> </w:t>
      </w:r>
      <w:hyperlink r:id="rId13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and because the expectation of an indicator is the probability of its event,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≥</m:t>
              </m:r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and dividing by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 the claim.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inequality carries Markov’s name by convention.</w:t>
      </w:r>
      <w:r>
        <w:t xml:space="preserve"> </w:t>
      </w:r>
      <w:r>
        <w:t xml:space="preserve">Chebyshev’s inequality, which follows from it,</w:t>
      </w:r>
      <w:r>
        <w:t xml:space="preserve"> </w:t>
      </w:r>
      <w:r>
        <w:t xml:space="preserve">is older</w:t>
      </w:r>
      <w:r>
        <w:t xml:space="preserve"> </w:t>
      </w:r>
      <w:r>
        <w:t xml:space="preserve">(Bienaymé 1853; Tchébychef 1867)</w:t>
      </w:r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r>
        <w:t xml:space="preserve">(Seneta 2013)</w:t>
      </w:r>
      <w:r>
        <w:t xml:space="preserve"> </w:t>
      </w:r>
      <w:r>
        <w:t xml:space="preserve">for the history of the attribution.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39" w:name="thm-chebyshev"/>
    <w:p>
      <w:pPr>
        <w:pStyle w:val="BodyText"/>
      </w:pPr>
      <w:r>
        <w:rPr>
          <w:b/>
          <w:bCs/>
        </w:rPr>
        <w:t xml:space="preserve">Theorem 3 (Chebyshev’s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random variable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and its expectation is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≥</m:t>
        </m:r>
        <m:r>
          <m:t>k</m:t>
        </m:r>
        <m:r>
          <m:t>σ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sSup>
          <m:e>
            <m:r>
              <m:t>k</m:t>
            </m:r>
          </m:e>
          <m:sup>
            <m:r>
              <m:t>2</m:t>
            </m:r>
          </m:sup>
        </m:sSup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hyperlink w:anchor="thm-markov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t>σ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only a mean and a variance, not a distribution,</w:t>
      </w:r>
      <w:r>
        <w:t xml:space="preserve"> </w:t>
      </w:r>
      <w:r>
        <w:t xml:space="preserve">so it holds for every distribution that has them.</w:t>
      </w:r>
      <w:r>
        <w:t xml:space="preserve"> </w:t>
      </w:r>
      <w:r>
        <w:t xml:space="preserve">That generality makes it loose:</w:t>
      </w:r>
      <w:r>
        <w:t xml:space="preserve"> </w:t>
      </w:r>
      <w:r>
        <w:t xml:space="preserve">for a normal distribution, the chance of landing more than two standard deviations from the mean is about 5%, but the bound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25%.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Bienaymé derived this bound in 1853</w:t>
      </w:r>
      <w:r>
        <w:t xml:space="preserve"> </w:t>
      </w:r>
      <w:r>
        <w:t xml:space="preserve">(Bienaymé 1853)</w:t>
      </w:r>
      <w:r>
        <w:t xml:space="preserve">,</w:t>
      </w:r>
      <w:r>
        <w:t xml:space="preserve"> </w:t>
      </w:r>
      <w:r>
        <w:t xml:space="preserve">and Chebyshev proved a more general form in 1867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(Blitzstein and Hwang 2019)</w:t>
      </w:r>
      <w:r>
        <w:t xml:space="preserve">.</w:t>
      </w:r>
    </w:p>
    <w:bookmarkStart w:id="40" w:name="exm-chebyshev-auto"/>
    <w:p>
      <w:pPr>
        <w:pStyle w:val="BodyText"/>
      </w:pPr>
      <w:r>
        <w:rPr>
          <w:b/>
          <w:bCs/>
        </w:rPr>
        <w:t xml:space="preserve">Example 3 (How loose is Chebyshev’s bound for car horsepower?)</w:t>
      </w:r>
      <w:r>
        <w:t xml:space="preserve"> </w:t>
      </w:r>
      <w:r>
        <w:t xml:space="preserve">Take the 392 horsepower values in the Auto data</w:t>
      </w:r>
      <w:r>
        <w:t xml:space="preserve"> </w:t>
      </w:r>
      <w:r>
        <w:t xml:space="preserve">described in</w:t>
      </w:r>
      <w:r>
        <w:t xml:space="preserve"> </w:t>
      </w:r>
      <w:hyperlink w:anchor="exm-clt-auto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as the whole population,</w:t>
      </w:r>
      <w:r>
        <w:t xml:space="preserve"> </w:t>
      </w:r>
      <w:r>
        <w:t xml:space="preserve">and draw one car at random.</w:t>
      </w:r>
      <w:r>
        <w:t xml:space="preserve"> </w:t>
      </w:r>
      <w:r>
        <w:t xml:space="preserve">For each</w:t>
      </w:r>
      <w:r>
        <w:t xml:space="preserve"> </w:t>
      </w:r>
      <m:oMath>
        <m:r>
          <m:t>k</m:t>
        </m:r>
      </m:oMath>
      <w:r>
        <w:t xml:space="preserve">, the code below counts the share of cars whose horsepower</w:t>
      </w:r>
      <w:r>
        <w:t xml:space="preserve"> </w:t>
      </w:r>
      <w:r>
        <w:t xml:space="preserve">is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standard deviations from the mean,</w:t>
      </w:r>
      <w:r>
        <w:t xml:space="preserve"> </w:t>
      </w:r>
      <w:r>
        <w:t xml:space="preserve">and sets it beside the bound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hp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(hp)</w:t>
      </w:r>
      <w:r>
        <w:br/>
      </w:r>
      <w:r>
        <w:rPr>
          <w:rStyle w:val="NormalTok"/>
        </w:rPr>
        <w:t xml:space="preserve">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share_beyond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(kk)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kk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sigma))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share_of_cars =</w:t>
      </w:r>
      <w:r>
        <w:rPr>
          <w:rStyle w:val="NormalTok"/>
        </w:rPr>
        <w:t xml:space="preserve"> share_beyond, </w:t>
      </w:r>
      <w:r>
        <w:rPr>
          <w:rStyle w:val="AttributeTok"/>
        </w:rPr>
        <w:t xml:space="preserve">chebyshev_bound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   k share_of_cars chebyshev_bound</w:t>
      </w:r>
      <w:r>
        <w:br/>
      </w:r>
      <w:r>
        <w:rPr>
          <w:rStyle w:val="CommentTok"/>
        </w:rPr>
        <w:t xml:space="preserve">#&gt;   &lt;dbl&gt;         &lt;dbl&gt;           &lt;dbl&gt;</w:t>
      </w:r>
      <w:r>
        <w:br/>
      </w:r>
      <w:r>
        <w:rPr>
          <w:rStyle w:val="CommentTok"/>
        </w:rPr>
        <w:t xml:space="preserve">#&gt; 1   1.5        0.0995           0.444</w:t>
      </w:r>
      <w:r>
        <w:br/>
      </w:r>
      <w:r>
        <w:rPr>
          <w:rStyle w:val="CommentTok"/>
        </w:rPr>
        <w:t xml:space="preserve">#&gt; 2   2          0.0434           0.25 </w:t>
      </w:r>
      <w:r>
        <w:br/>
      </w:r>
      <w:r>
        <w:rPr>
          <w:rStyle w:val="CommentTok"/>
        </w:rPr>
        <w:t xml:space="preserve">#&gt; 3   3          0.0128           0.111</w:t>
      </w:r>
    </w:p>
    <w:p>
      <w:pPr>
        <w:pStyle w:val="FirstParagraph"/>
      </w:pPr>
      <w:r>
        <w:t xml:space="preserve">The bound holds at every</w:t>
      </w:r>
      <w:r>
        <w:t xml:space="preserve"> </w:t>
      </w:r>
      <m:oMath>
        <m:r>
          <m:t>k</m:t>
        </m:r>
      </m:oMath>
      <w:r>
        <w:t xml:space="preserve">, as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guarantees.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the share of cars is</w:t>
      </w:r>
      <w:r>
        <w:t xml:space="preserve"> </w:t>
      </w:r>
      <w:r>
        <w:t xml:space="preserve">4.3%,</w:t>
      </w:r>
      <w:r>
        <w:t xml:space="preserve"> </w:t>
      </w:r>
      <w:r>
        <w:t xml:space="preserve">against a bound of 25%,</w:t>
      </w:r>
      <w:r>
        <w:t xml:space="preserve"> </w:t>
      </w:r>
      <w:r>
        <w:t xml:space="preserve">and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it is 1.3%</w:t>
      </w:r>
      <w:r>
        <w:t xml:space="preserve"> </w:t>
      </w:r>
      <w:r>
        <w:t xml:space="preserve">against 11.1%.</w:t>
      </w:r>
      <w:r>
        <w:t xml:space="preserve"> </w:t>
      </w:r>
      <w:r>
        <w:t xml:space="preserve">The bound is loose because it must hold for every distribution with this mean and variance.</w:t>
      </w:r>
    </w:p>
    <w:bookmarkEnd w:id="40"/>
    <w:bookmarkStart w:id="41" w:name="exr-chebyshev-sample-size"/>
    <w:p>
      <w:pPr>
        <w:pStyle w:val="BodyText"/>
      </w:pPr>
      <w:r>
        <w:rPr>
          <w:b/>
          <w:bCs/>
        </w:rPr>
        <w:t xml:space="preserve">Exercise 1 (How many cars to estimate average fuel economy)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r:id="rId9">
        <w:r>
          <w:rPr>
            <w:rStyle w:val="Hyperlink"/>
          </w:rPr>
          <w:t xml:space="preserve">IID</w:t>
        </w:r>
      </w:hyperlink>
      <w:r>
        <w:t xml:space="preserve"> </w:t>
      </w:r>
      <w:r>
        <w:t xml:space="preserve">draws of the fuel economy (</w:t>
      </w:r>
      <w:r>
        <w:rPr>
          <w:rStyle w:val="VerbatimChar"/>
        </w:rPr>
        <w:t xml:space="preserve">mpg</w:t>
      </w:r>
      <w:r>
        <w:t xml:space="preserve">) of</w:t>
      </w:r>
      <w:r>
        <w:t xml:space="preserve"> </w:t>
      </w:r>
      <w:r>
        <w:t xml:space="preserve">a car chosen at random from the Auto data,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Use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show that for every</w:t>
      </w:r>
      <w:r>
        <w:t xml:space="preserve"> 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n</m:t>
              </m:r>
              <m:sSup>
                <m:e>
                  <m:r>
                    <m:t>ϵ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column of</w:t>
      </w:r>
      <w:r>
        <w:t xml:space="preserve"> </w:t>
      </w:r>
      <w:hyperlink r:id="rId29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treating the 392 cars as the whole population.</w:t>
      </w:r>
      <w:r>
        <w:t xml:space="preserve"> </w:t>
      </w:r>
      <w:r>
        <w:t xml:space="preserve">Find the smallest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 which the bound in (a) guarantees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μ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r>
          <m:t>0.05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Simulate 10,000 samples of that size drawn with replacement,</w:t>
      </w:r>
      <w:r>
        <w:t xml:space="preserve"> </w:t>
      </w:r>
      <w:r>
        <w:t xml:space="preserve">and count how many sample means miss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more.</w:t>
      </w:r>
      <w:r>
        <w:t xml:space="preserve"> </w:t>
      </w:r>
      <w:r>
        <w:t xml:space="preserve">Why is the count so far below the 5% the bound allows?</w:t>
      </w:r>
    </w:p>
    <w:bookmarkEnd w:id="41"/>
    <w:bookmarkStart w:id="42" w:name="sol-chebyshev-sample-siz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By</w:t>
      </w:r>
      <w:r>
        <w:t xml:space="preserve"> </w:t>
      </w:r>
      <w:hyperlink w:anchor="cor-sum-iid-moments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n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(a constant factor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scales a variance by</w:t>
      </w:r>
      <w:r>
        <w:t xml:space="preserve"> </w:t>
      </w:r>
      <m:oMath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</w:t>
      </w:r>
      <w:r>
        <w:t xml:space="preserve"> </w:t>
      </w:r>
      <w:r>
        <w:t xml:space="preserve">Apply</w:t>
      </w:r>
      <w:r>
        <w:t xml:space="preserve"> </w:t>
      </w:r>
      <w:hyperlink w:anchor="thm-chebysh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=</m:t>
        </m:r>
        <m:r>
          <m:t>ϵ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ϵ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/</m:t>
        </m:r>
        <m:r>
          <m:t>σ</m:t>
        </m:r>
      </m:oMath>
      <w:r>
        <w:t xml:space="preserve">, so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Setting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20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See the code below.</w:t>
      </w:r>
    </w:p>
    <w:p>
      <w:pPr>
        <w:pStyle w:val="SourceCode"/>
      </w:pPr>
      <w:r>
        <w:rPr>
          <w:rStyle w:val="NormalTok"/>
        </w:rPr>
        <w:t xml:space="preserve">mpg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(mpg)</w:t>
      </w:r>
      <w:r>
        <w:br/>
      </w:r>
      <w:r>
        <w:rPr>
          <w:rStyle w:val="NormalTok"/>
        </w:rPr>
        <w:t xml:space="preserve">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sigma2)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(mpg, n_min,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misses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normal_approx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n_min))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sigma2,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n_min, </w:t>
      </w:r>
      <w:r>
        <w:rPr>
          <w:rStyle w:val="AttributeTok"/>
        </w:rPr>
        <w:t xml:space="preserve">misses =</w:t>
      </w:r>
      <w:r>
        <w:rPr>
          <w:rStyle w:val="NormalTok"/>
        </w:rPr>
        <w:t xml:space="preserve"> misses, </w:t>
      </w:r>
      <w:r>
        <w:rPr>
          <w:rStyle w:val="AttributeTok"/>
        </w:rPr>
        <w:t xml:space="preserve">normal_approx =</w:t>
      </w:r>
      <w:r>
        <w:rPr>
          <w:rStyle w:val="NormalTok"/>
        </w:rPr>
        <w:t xml:space="preserve"> normal_approx)</w:t>
      </w:r>
      <w:r>
        <w:br/>
      </w:r>
      <w:r>
        <w:rPr>
          <w:rStyle w:val="CommentTok"/>
        </w:rPr>
        <w:t xml:space="preserve">#&gt;      variance             n        misses normal_approx </w:t>
      </w:r>
      <w:r>
        <w:br/>
      </w:r>
      <w:r>
        <w:rPr>
          <w:rStyle w:val="CommentTok"/>
        </w:rPr>
        <w:t xml:space="preserve">#&gt;  6.076274e+01  1.216000e+03  0.000000e+00  7.694705e-06</w:t>
      </w:r>
    </w:p>
    <w:p>
      <w:pPr>
        <w:pStyle w:val="FirstParagraph"/>
      </w:pPr>
      <w:r>
        <w:t xml:space="preserve">The population variance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is 60.8,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1216</m:t>
        </m:r>
      </m:oMath>
      <w:r>
        <w:t xml:space="preserve"> </w:t>
      </w:r>
      <w:r>
        <w:t xml:space="preserve">cars suffice.</w:t>
      </w:r>
      <w:r>
        <w:t xml:space="preserve"> </w:t>
      </w:r>
      <w:r>
        <w:t xml:space="preserve">Out of 10,000 samples of that size, 0 sample means missed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1 or more,</w:t>
      </w:r>
      <w:r>
        <w:t xml:space="preserve"> </w:t>
      </w:r>
      <w:r>
        <w:t xml:space="preserve">against the 5% (500 samples) the bound allows.</w:t>
      </w:r>
      <w:r>
        <w:t xml:space="preserve"> </w:t>
      </w:r>
      <w:r>
        <w:t xml:space="preserve">The bound is loose because the sample mean of this many cars is nearly normal</w:t>
      </w:r>
      <w:r>
        <w:t xml:space="preserve"> </w:t>
      </w:r>
      <w:r>
        <w:t xml:space="preserve">(</w:t>
      </w:r>
      <w:hyperlink w:anchor="thm-clt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the normal approximation puts the chance of a miss at about</w:t>
      </w:r>
      <w:r>
        <w:t xml:space="preserve"> </w:t>
      </w:r>
      <w:r>
        <w:t xml:space="preserve">7.7</w:t>
      </w:r>
      <w:r>
        <w:t xml:space="preserve">^{-6};</w:t>
      </w:r>
      <w:r>
        <w:t xml:space="preserve"> </w:t>
      </w:r>
      <w:r>
        <w:t xml:space="preserve">Chebyshev’s inequality must hold for every distribution, as in</w:t>
      </w:r>
      <w:r>
        <w:t xml:space="preserve"> </w:t>
      </w:r>
      <w:hyperlink w:anchor="exm-chebyshev-auto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2"/>
    <w:bookmarkEnd w:id="43"/>
    <w:bookmarkStart w:id="56" w:name="references"/>
    <w:p>
      <w:pPr>
        <w:pStyle w:val="Heading2"/>
      </w:pPr>
      <w:r>
        <w:t xml:space="preserve">References</w:t>
      </w:r>
    </w:p>
    <w:bookmarkStart w:id="55" w:name="refs"/>
    <w:bookmarkStart w:id="4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4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45"/>
    <w:bookmarkStart w:id="47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6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47"/>
    <w:bookmarkStart w:id="48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48"/>
    <w:bookmarkStart w:id="50" w:name="ref-blitzstein2019introduction"/>
    <w:p>
      <w:pPr>
        <w:pStyle w:val="Bibliography"/>
      </w:pPr>
      <w:r>
        <w:t xml:space="preserve">Blitzstein, Joseph K,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49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0"/>
    <w:bookmarkStart w:id="52" w:name="ref-seneta2013"/>
    <w:p>
      <w:pPr>
        <w:pStyle w:val="Bibliography"/>
      </w:pPr>
      <w:r>
        <w:t xml:space="preserve">Seneta, Eugene. 2013.</w:t>
      </w:r>
      <w:r>
        <w:t xml:space="preserve"> </w:t>
      </w:r>
      <w:r>
        <w:t xml:space="preserve">“A Tricentenary History of the Law of Large Numbers.”</w:t>
      </w:r>
      <w:r>
        <w:t xml:space="preserve"> </w:t>
      </w:r>
      <w:r>
        <w:rPr>
          <w:i/>
          <w:iCs/>
        </w:rPr>
        <w:t xml:space="preserve">Bernoulli</w:t>
      </w:r>
      <w:r>
        <w:t xml:space="preserve"> </w:t>
      </w:r>
      <w:r>
        <w:t xml:space="preserve">19 (4): 1088–121.</w:t>
      </w:r>
      <w:r>
        <w:t xml:space="preserve"> </w:t>
      </w:r>
      <w:hyperlink r:id="rId51">
        <w:r>
          <w:rPr>
            <w:rStyle w:val="Hyperlink"/>
          </w:rPr>
          <w:t xml:space="preserve">https://doi.org/10.3150/12-BEJSP12</w:t>
        </w:r>
      </w:hyperlink>
      <w:r>
        <w:t xml:space="preserve">.</w:t>
      </w:r>
    </w:p>
    <w:bookmarkEnd w:id="52"/>
    <w:bookmarkStart w:id="54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53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54"/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11">
    <w:nsid w:val="00A99711"/>
    <w:multiLevelType w:val="multilevel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</w:lvl>
    <w:lvl w:ilvl="3">
      <w:start w:val="1"/>
      <w:numFmt w:val="lowerLetter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Letter"/>
      <w:lvlText w:val="%6."/>
      <w:lvlJc w:val="left"/>
      <w:pPr>
        <w:ind w:left="4320" w:hanging="360"/>
      </w:pPr>
    </w:lvl>
    <w:lvl w:ilvl="6">
      <w:start w:val="1"/>
      <w:numFmt w:val="lowerLetter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Letter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8" Type="http://schemas.openxmlformats.org/officeDocument/2006/relationships/image" Target="media/rId18.png"/><Relationship Id="rId22" Type="http://schemas.openxmlformats.org/officeDocument/2006/relationships/image" Target="media/rId22.png"/><Relationship Id="rId30" Type="http://schemas.openxmlformats.org/officeDocument/2006/relationships/image" Target="media/rId30.png"/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auto.csv" TargetMode="External"/><Relationship Id="rId13" Type="http://schemas.openxmlformats.org/officeDocument/2006/relationships/hyperlink" Target="expectation.qmd#thm-linearity-expectation" TargetMode="External"/><Relationship Id="rId28" Type="http://schemas.openxmlformats.org/officeDocument/2006/relationships/hyperlink" Target="https://cran.r-project.org/package=ISLR2" TargetMode="External"/><Relationship Id="rId49" Type="http://schemas.openxmlformats.org/officeDocument/2006/relationships/hyperlink" Target="https://doi.org/10.1201/9780429428357" TargetMode="External"/><Relationship Id="rId51" Type="http://schemas.openxmlformats.org/officeDocument/2006/relationships/hyperlink" Target="https://doi.org/10.3150/12-BEJSP12" TargetMode="External"/><Relationship Id="rId27" Type="http://schemas.openxmlformats.org/officeDocument/2006/relationships/hyperlink" Target="https://islp.readthedocs.io/" TargetMode="External"/><Relationship Id="rId46" Type="http://schemas.openxmlformats.org/officeDocument/2006/relationships/hyperlink" Target="https://www.numdam.org/item/JMPA_1867_2_12__158_0/" TargetMode="External"/><Relationship Id="rId53" Type="http://schemas.openxmlformats.org/officeDocument/2006/relationships/hyperlink" Target="https://www.numdam.org/item/JMPA_1867_2_12__177_0/" TargetMode="External"/><Relationship Id="rId44" Type="http://schemas.openxmlformats.org/officeDocument/2006/relationships/hyperlink" Target="https://www.youtube.com/playlist?list=PLeB45KifGiuHesi4PALNZSYZFhViVGQJK" TargetMode="External"/><Relationship Id="rId36" Type="http://schemas.openxmlformats.org/officeDocument/2006/relationships/hyperlink" Target="https://www.youtube.com/watch?v=-EI96KIYGWw" TargetMode="External"/><Relationship Id="rId35" Type="http://schemas.openxmlformats.org/officeDocument/2006/relationships/hyperlink" Target="https://www.youtube.com/watch?v=6sQv1o-ttCw" TargetMode="External"/><Relationship Id="rId9" Type="http://schemas.openxmlformats.org/officeDocument/2006/relationships/hyperlink" Target="independence.qmd#def-iid" TargetMode="External"/><Relationship Id="rId15" Type="http://schemas.openxmlformats.org/officeDocument/2006/relationships/hyperlink" Target="independence.qmd#def-indpt" TargetMode="External"/><Relationship Id="rId10" Type="http://schemas.openxmlformats.org/officeDocument/2006/relationships/hyperlink" Target="random-variables.qmd#def-std-normal" TargetMode="External"/><Relationship Id="rId17" Type="http://schemas.openxmlformats.org/officeDocument/2006/relationships/hyperlink" Target="variance-covariance.qmd#lem-cov-xx" TargetMode="External"/><Relationship Id="rId16" Type="http://schemas.openxmlformats.org/officeDocument/2006/relationships/hyperlink" Target="variance-covariance.qmd#thm-indpt-uncorrelated" TargetMode="External"/><Relationship Id="rId14" Type="http://schemas.openxmlformats.org/officeDocument/2006/relationships/hyperlink" Target="variance-covariance.qmd#thm-var-lin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Limit theorems</dc:title>
  <dc:creator/>
  <cp:keywords/>
  <dcterms:created xsi:type="dcterms:W3CDTF">2026-10-14T21:52:11Z</dcterms:created>
  <dcterms:modified xsi:type="dcterms:W3CDTF">2026-10-14T21:52:11Z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14:49:11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