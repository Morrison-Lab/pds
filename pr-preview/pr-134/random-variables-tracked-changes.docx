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2026-10-14 01:48:52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11:03:41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hyperlink w:anchor="fig-pmf-cdf-quantile">
        <w:ins w:id="3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shows the mass function, CDF and quantile function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of the number of heads in two fair coin flips (top row),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beside the density, CDF and quantile function of a standard normal variable (bottom row).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pStyle w:val="Compact"/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fig-pmf-cdf-quantile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 for a discrete random variable (top row: the number of heads in two fair coin flips) and a continuous one (bottom row: the standard normal distribution). The shaded area under the normal density up to a point equals the CDF at that point. The quantile function reverses the CDF: 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2026-10-14T18:15:19Z</dcterms:created>
  <dcterms:modified xsi:type="dcterms:W3CDTF">2026-10-14T18:15:19Z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