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(Binomial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r:id="rId19">
        <w:del w:id="7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random variable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has 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binomial distribution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number of trials</w:delText>
        </w:r>
      </w:del>
      <w:del w:id="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event probability</w:delText>
        </w:r>
      </w:del>
      <w:del w:id="2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written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del w:id="25" w:author="PR Preview" w:date="2026-01-01T00:00:00Z">
        <w:r>
          <w:delText xml:space="preserve">, if: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1 (Binomial distribution)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</w:t>
        </w:r>
      </w:ins>
      <w:ins w:id="29" w:author="PR Preview" w:date="2026-01-01T00:00:00Z">
        <w:r>
          <w:t xml:space="preserve"> </w:t>
        </w:r>
      </w:ins>
      <w:hyperlink r:id="rId19">
        <w:ins w:id="30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random variable</w:t>
        </w:r>
      </w:ins>
      <w:ins w:id="33" w:author="PR Preview" w:date="2026-01-01T00:00:00Z">
        <w:r>
          <w:t xml:space="preserve"> </w:t>
        </w:r>
      </w:ins>
      <m:oMath>
        <m:r>
          <m:t>X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has 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binomial distribution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 number of trials</w:t>
        </w:r>
      </w:ins>
      <w:ins w:id="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event probability</w:t>
        </w:r>
      </w:ins>
      <w:ins w:id="4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written</w:t>
        </w:r>
      </w:ins>
      <w:ins w:id="4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(Wikipedia contributors 2026a)</w:t>
        </w:r>
      </w:ins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if:</w:t>
        </w:r>
      </w:ins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2 (Poisson distribution)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 random variable</w:delText>
        </w:r>
      </w:del>
      <w:del w:id="56" w:author="PR Preview" w:date="2026-01-01T00:00:00Z">
        <w:r>
          <w:delText xml:space="preserve"> </w:delText>
        </w:r>
      </w:del>
      <m:oMath>
        <m:r>
          <m:t>Y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has the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Poisson distribution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with mean parameter</w:delText>
        </w:r>
      </w:del>
      <w:del w:id="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written</w:delText>
        </w:r>
      </w:del>
      <w:del w:id="6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68" w:author="PR Preview" w:date="2026-01-01T00:00:00Z">
        <w:r>
          <w:delText xml:space="preserve">, if:</w:delText>
        </w:r>
      </w:del>
    </w:p>
    <w:p>
      <w:pPr>
        <w:pStyle w:val="FirstParagraph"/>
      </w:pPr>
      <w:ins w:id="69" w:author="PR Preview" w:date="2026-01-01T00:00:00Z">
        <w:r>
          <w:rPr>
            <w:b/>
            <w:bCs/>
          </w:rPr>
          <w:t xml:space="preserve">Definition 2 (Poisson distribution)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random variable</w:t>
        </w:r>
      </w:ins>
      <w:ins w:id="72" w:author="PR Preview" w:date="2026-01-01T00:00:00Z">
        <w:r>
          <w:t xml:space="preserve"> </w:t>
        </w:r>
      </w:ins>
      <m:oMath>
        <m:r>
          <m:t>Y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has the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Poisson distribution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with mean parameter</w:t>
        </w:r>
      </w:ins>
      <w:ins w:id="7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written</w:t>
        </w:r>
      </w:ins>
      <w:ins w:id="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(Wikipedia contributors 2026g)</w:t>
        </w:r>
      </w:ins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if:</w:t>
        </w:r>
      </w:ins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6 (Negative binomial distribution)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 random variable</w:delText>
        </w:r>
      </w:del>
      <w:del w:id="92" w:author="PR Preview" w:date="2026-01-01T00:00:00Z">
        <w:r>
          <w:delText xml:space="preserve"> </w:delText>
        </w:r>
      </w:del>
      <m:oMath>
        <m:r>
          <m:t>Y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has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negative binomial distribution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with mean</w:delText>
        </w:r>
      </w:del>
      <w:del w:id="9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and overdispersion parameter</w:delText>
        </w:r>
      </w:del>
      <w:del w:id="102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&gt;</m:t>
        </m:r>
        <m:r>
          <m:t>0</m:t>
        </m:r>
      </m:oMath>
      <w:del w:id="103" w:author="PR Preview" w:date="2026-01-01T00:00:00Z">
        <w:r>
          <w:delText xml:space="preserve">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written</w:delText>
        </w:r>
      </w:del>
      <w:del w:id="10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107" w:author="PR Preview" w:date="2026-01-01T00:00:00Z">
        <w:r>
          <w:delText xml:space="preserve">, if, for</w:delText>
        </w:r>
      </w:del>
      <w:del w:id="10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09" w:author="PR Preview" w:date="2026-01-01T00:00:00Z">
        <w:r>
          <w:delText xml:space="preserve">:</w:delText>
        </w:r>
      </w:del>
    </w:p>
    <w:p>
      <w:pPr>
        <w:pStyle w:val="FirstParagraph"/>
      </w:pPr>
      <w:ins w:id="110" w:author="PR Preview" w:date="2026-01-01T00:00:00Z">
        <w:r>
          <w:rPr>
            <w:b/>
            <w:bCs/>
          </w:rPr>
          <w:t xml:space="preserve">Definition 6 (Negative binomial distribution)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 random variable</w:t>
        </w:r>
      </w:ins>
      <w:ins w:id="113" w:author="PR Preview" w:date="2026-01-01T00:00:00Z">
        <w:r>
          <w:t xml:space="preserve"> </w:t>
        </w:r>
      </w:ins>
      <m:oMath>
        <m:r>
          <m:t>Y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has the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negative binomial distribution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with mean</w:t>
        </w:r>
      </w:ins>
      <w:ins w:id="12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overdispersion parameter</w:t>
        </w:r>
      </w:ins>
      <w:ins w:id="123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&gt;</m:t>
        </m:r>
        <m:r>
          <m:t>0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written</w:t>
        </w:r>
      </w:ins>
      <w:ins w:id="12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(Wikipedia contributors 2026f)</w:t>
        </w:r>
      </w:ins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if, for</w:t>
        </w:r>
      </w:ins>
      <w:ins w:id="13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del w:id="135" w:author="PR Preview" w:date="2026-01-01T00:00:00Z">
        <w:r>
          <w:rPr>
            <w:b/>
            <w:bCs/>
          </w:rPr>
          <w:delText xml:space="preserve">Definition 7 (Laplace distribution)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 random variable</w:delText>
        </w:r>
      </w:del>
      <w:del w:id="138" w:author="PR Preview" w:date="2026-01-01T00:00:00Z">
        <w:r>
          <w:delText xml:space="preserve"> </w:delText>
        </w:r>
      </w:del>
      <m:oMath>
        <m:r>
          <m:t>Y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has the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rPr>
            <w:b/>
            <w:bCs/>
          </w:rPr>
          <w:delText xml:space="preserve">Laplace distribution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with location parameter</w:delText>
        </w:r>
      </w:del>
      <w:del w:id="14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and scale parameter</w:delText>
        </w:r>
      </w:del>
      <w:del w:id="1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written</w:delText>
        </w:r>
      </w:del>
      <w:del w:id="15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if</w:delText>
        </w:r>
      </w:del>
      <w:del w:id="156" w:author="PR Preview" w:date="2026-01-01T00:00:00Z">
        <w:r>
          <w:delText xml:space="preserve"> </w:delText>
        </w:r>
      </w:del>
      <m:oMath>
        <m:r>
          <m:t>Y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is continuous with</w:delText>
        </w:r>
      </w:del>
      <w:del w:id="159" w:author="PR Preview" w:date="2026-01-01T00:00:00Z">
        <w:r>
          <w:delText xml:space="preserve"> </w:delText>
        </w:r>
      </w:del>
      <w:hyperlink r:id="rId85">
        <w:del w:id="160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61" w:author="PR Preview" w:date="2026-01-01T00:00:00Z">
        <w:r>
          <w:delText xml:space="preserve">:</w:delText>
        </w:r>
      </w:del>
    </w:p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Definition 7 (Laplace distribution)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 random variable</w:t>
        </w:r>
      </w:ins>
      <w:ins w:id="165" w:author="PR Preview" w:date="2026-01-01T00:00:00Z">
        <w:r>
          <w:t xml:space="preserve"> </w:t>
        </w:r>
      </w:ins>
      <m:oMath>
        <m:r>
          <m:t>Y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has the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rPr>
            <w:b/>
            <w:bCs/>
          </w:rPr>
          <w:t xml:space="preserve">Laplace distribution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 location parameter</w:t>
        </w:r>
      </w:ins>
      <w:ins w:id="17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scale parameter</w:t>
        </w:r>
      </w:ins>
      <w:ins w:id="17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written</w:t>
        </w:r>
      </w:ins>
      <w:ins w:id="1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(Wikipedia contributors 2026b)</w:t>
        </w:r>
      </w:ins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if</w:t>
        </w:r>
      </w:ins>
      <w:ins w:id="185" w:author="PR Preview" w:date="2026-01-01T00:00:00Z">
        <w:r>
          <w:t xml:space="preserve"> </w:t>
        </w:r>
      </w:ins>
      <m:oMath>
        <m:r>
          <m:t>Y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continuous with</w:t>
        </w:r>
      </w:ins>
      <w:ins w:id="188" w:author="PR Preview" w:date="2026-01-01T00:00:00Z">
        <w:r>
          <w:t xml:space="preserve"> </w:t>
        </w:r>
      </w:ins>
      <w:hyperlink r:id="rId85">
        <w:ins w:id="189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90" w:author="PR Preview" w:date="2026-01-01T00:00:00Z">
        <w:r>
          <w:t xml:space="preserve">:</w:t>
        </w:r>
      </w:ins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del w:id="191" w:author="PR Preview" w:date="2026-01-01T00:00:00Z">
        <w:r>
          <w:rPr>
            <w:b/>
            <w:bCs/>
          </w:rPr>
          <w:delText xml:space="preserve">Definition 8 (Weibull distribution)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 non-negative random variable</w:delText>
        </w:r>
      </w:del>
      <w:del w:id="194" w:author="PR Preview" w:date="2026-01-01T00:00:00Z">
        <w:r>
          <w:delText xml:space="preserve"> </w:delText>
        </w:r>
      </w:del>
      <m:oMath>
        <m:r>
          <m:t>T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has the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Weibull distribution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with shape</w:delText>
        </w:r>
      </w:del>
      <w:del w:id="201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&gt;</m:t>
        </m:r>
        <m:r>
          <m:t>0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and rate</w:delText>
        </w:r>
      </w:del>
      <w:del w:id="20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if its</w:delText>
        </w:r>
      </w:del>
      <w:del w:id="207" w:author="PR Preview" w:date="2026-01-01T00:00:00Z">
        <w:r>
          <w:delText xml:space="preserve"> </w:delText>
        </w:r>
      </w:del>
      <w:hyperlink r:id="rId97">
        <w:del w:id="208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is:</w:delText>
        </w:r>
      </w:del>
    </w:p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Definition 8 (Weibull distribution)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 non-negative random variable</w:t>
        </w:r>
      </w:ins>
      <w:ins w:id="214" w:author="PR Preview" w:date="2026-01-01T00:00:00Z">
        <w:r>
          <w:t xml:space="preserve"> </w:t>
        </w:r>
      </w:ins>
      <m:oMath>
        <m:r>
          <m:t>T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has the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rPr>
            <w:b/>
            <w:bCs/>
          </w:rPr>
          <w:t xml:space="preserve">Weibull distribution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with shape</w:t>
        </w:r>
      </w:ins>
      <w:ins w:id="221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&gt;</m:t>
        </m:r>
        <m:r>
          <m:t>0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rate</w:t>
        </w:r>
      </w:ins>
      <w:ins w:id="22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(Wikipedia contributors 2026h)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if its</w:t>
        </w:r>
      </w:ins>
      <w:ins w:id="229" w:author="PR Preview" w:date="2026-01-01T00:00:00Z">
        <w:r>
          <w:t xml:space="preserve"> </w:t>
        </w:r>
      </w:ins>
      <w:hyperlink r:id="rId97">
        <w:ins w:id="230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del w:id="233" w:author="PR Preview" w:date="2026-01-01T00:00:00Z">
        <w:r>
          <w:rPr>
            <w:i/>
            <w:iCs/>
          </w:rPr>
          <w:delText xml:space="preserve">Remark</w:delText>
        </w:r>
      </w:del>
      <w:del w:id="234" w:author="PR Preview" w:date="2026-01-01T00:00:00Z">
        <w:r>
          <w:delText xml:space="preserve">. </w:delText>
        </w:r>
      </w:del>
      <w:del w:id="235" w:author="PR Preview" w:date="2026-01-01T00:00:00Z">
        <w:r>
          <w:delText xml:space="preserve">The proof changes variables in a</w:delText>
        </w:r>
      </w:del>
      <w:del w:id="236" w:author="PR Preview" w:date="2026-01-01T00:00:00Z">
        <w:r>
          <w:delText xml:space="preserve"> </w:delText>
        </w:r>
      </w:del>
      <m:oMath>
        <m:r>
          <m:t>p</m:t>
        </m:r>
      </m:oMath>
      <w:del w:id="237" w:author="PR Preview" w:date="2026-01-01T00:00:00Z">
        <w:r>
          <w:delText xml:space="preserve">-dimensional integral,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which these notes do not develop;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see</w:delText>
        </w:r>
      </w:del>
      <w:del w:id="242" w:author="PR Preview" w:date="2026-01-01T00:00:00Z">
        <w:r>
          <w:delText xml:space="preserve"> </w:delText>
        </w:r>
      </w:del>
      <w:hyperlink r:id="rId170">
        <w:del w:id="243" w:author="PR Preview" w:date="2026-01-01T00:00:00Z">
          <w:r>
            <w:rPr>
              <w:rStyle w:val="Hyperlink"/>
            </w:rPr>
            <w:delText xml:space="preserve">https://en.wikipedia.org/wiki/Multivariate_normal_distribution</w:delText>
          </w:r>
        </w:del>
      </w:hyperlink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As with the univariate</w:delText>
        </w:r>
      </w:del>
      <w:del w:id="247" w:author="PR Preview" w:date="2026-01-01T00:00:00Z">
        <w:r>
          <w:delText xml:space="preserve"> </w:delText>
        </w:r>
      </w:del>
      <w:hyperlink r:id="rId120">
        <w:del w:id="24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these facts are where the parameters’ names come from.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They also show why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must at least be</w:delText>
        </w:r>
      </w:del>
      <w:del w:id="257" w:author="PR Preview" w:date="2026-01-01T00:00:00Z">
        <w:r>
          <w:delText xml:space="preserve"> </w:delText>
        </w:r>
      </w:del>
      <w:hyperlink r:id="rId121">
        <w:del w:id="25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259" w:author="PR Preview" w:date="2026-01-01T00:00:00Z">
        <w:r>
          <w:delText xml:space="preserve">;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requiring it to be positive definite rules out cases like</w:delText>
        </w:r>
      </w:del>
      <w:del w:id="262" w:author="PR Preview" w:date="2026-01-01T00:00:00Z">
        <w:r>
          <w:delText xml:space="preserve"> </w:delText>
        </w:r>
      </w:del>
      <w:hyperlink r:id="rId122">
        <w:del w:id="263" w:author="PR Preview" w:date="2026-01-01T00:00:00Z">
          <w:r>
            <w:rPr>
              <w:rStyle w:val="Hyperlink"/>
            </w:rPr>
            <w:delText xml:space="preserve">a variance matrix that is not positive definite</w:delText>
          </w:r>
        </w:del>
      </w:hyperlink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which has no joint density.</w:delText>
        </w:r>
      </w:del>
    </w:p>
    <w:p>
      <w:pPr>
        <w:pStyle w:val="BodyText"/>
      </w:pPr>
      <w:ins w:id="267" w:author="PR Preview" w:date="2026-01-01T00:00:00Z">
        <w:r>
          <w:rPr>
            <w:i/>
            <w:iCs/>
          </w:rPr>
          <w:t xml:space="preserve">Remark</w:t>
        </w:r>
      </w:ins>
      <w:ins w:id="268" w:author="PR Preview" w:date="2026-01-01T00:00:00Z">
        <w:r>
          <w:t xml:space="preserve">. </w:t>
        </w:r>
      </w:ins>
      <w:ins w:id="269" w:author="PR Preview" w:date="2026-01-01T00:00:00Z">
        <w:r>
          <w:t xml:space="preserve">The proof changes variables in a</w:t>
        </w:r>
      </w:ins>
      <w:ins w:id="270" w:author="PR Preview" w:date="2026-01-01T00:00:00Z">
        <w:r>
          <w:t xml:space="preserve"> </w:t>
        </w:r>
      </w:ins>
      <m:oMath>
        <m:r>
          <m:t>p</m:t>
        </m:r>
      </m:oMath>
      <w:ins w:id="271" w:author="PR Preview" w:date="2026-01-01T00:00:00Z">
        <w:r>
          <w:t xml:space="preserve">-dimensional integral,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which these notes do not develop;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see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(Wikipedia contributors 2026e)</w:t>
        </w:r>
      </w:ins>
      <w:ins w:id="278" w:author="PR Preview" w:date="2026-01-01T00:00:00Z">
        <w:r>
          <w:t xml:space="preserve">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As with the univariate</w:t>
        </w:r>
      </w:ins>
      <w:ins w:id="281" w:author="PR Preview" w:date="2026-01-01T00:00:00Z">
        <w:r>
          <w:t xml:space="preserve"> </w:t>
        </w:r>
      </w:ins>
      <w:hyperlink r:id="rId120">
        <w:ins w:id="282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83" w:author="PR Preview" w:date="2026-01-01T00:00:00Z">
        <w:r>
          <w:t xml:space="preserve">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these facts are where the parameters’ names come from.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They also show why</w:t>
        </w:r>
      </w:ins>
      <w:ins w:id="28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must at least be</w:t>
        </w:r>
      </w:ins>
      <w:ins w:id="291" w:author="PR Preview" w:date="2026-01-01T00:00:00Z">
        <w:r>
          <w:t xml:space="preserve"> </w:t>
        </w:r>
      </w:ins>
      <w:hyperlink r:id="rId121">
        <w:ins w:id="292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293" w:author="PR Preview" w:date="2026-01-01T00:00:00Z">
        <w:r>
          <w:t xml:space="preserve">;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requiring it to be positive definite rules out cases like</w:t>
        </w:r>
      </w:ins>
      <w:ins w:id="296" w:author="PR Preview" w:date="2026-01-01T00:00:00Z">
        <w:r>
          <w:t xml:space="preserve"> </w:t>
        </w:r>
      </w:ins>
      <w:hyperlink r:id="rId122">
        <w:ins w:id="297" w:author="PR Preview" w:date="2026-01-01T00:00:00Z">
          <w:r>
            <w:rPr>
              <w:rStyle w:val="Hyperlink"/>
            </w:rPr>
            <w:t xml:space="preserve">a variance matrix that is not positive definite</w:t>
          </w:r>
        </w:ins>
      </w:hyperlink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which has no joint density.</w:t>
        </w:r>
      </w:ins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del w:id="301" w:author="PR Preview" w:date="2026-01-01T00:00:00Z">
        <w:r>
          <w:rPr>
            <w:i/>
            <w:iCs/>
          </w:rPr>
          <w:delText xml:space="preserve">Remark</w:delText>
        </w:r>
      </w:del>
      <w:del w:id="302" w:author="PR Preview" w:date="2026-01-01T00:00:00Z">
        <w:r>
          <w:delText xml:space="preserve">. </w:delText>
        </w:r>
      </w:del>
      <w:del w:id="303" w:author="PR Preview" w:date="2026-01-01T00:00:00Z">
        <w:r>
          <w:delText xml:space="preserve">The square root is defined by</w:delText>
        </w:r>
      </w:del>
      <w:del w:id="304" w:author="PR Preview" w:date="2026-01-01T00:00:00Z">
        <w:r>
          <w:delText xml:space="preserve"> </w:delText>
        </w:r>
      </w:del>
      <w:hyperlink w:anchor="lem-mahalanobis-nonneg">
        <w:del w:id="30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06" w:author="PR Preview" w:date="2026-01-01T00:00:00Z">
        <w:r>
          <w:delText xml:space="preserve">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See also</w:delText>
        </w:r>
      </w:del>
      <w:del w:id="309" w:author="PR Preview" w:date="2026-01-01T00:00:00Z">
        <w:r>
          <w:delText xml:space="preserve"> </w:delText>
        </w:r>
      </w:del>
      <w:hyperlink r:id="rId166">
        <w:del w:id="310" w:author="PR Preview" w:date="2026-01-01T00:00:00Z">
          <w:r>
            <w:rPr>
              <w:rStyle w:val="Hyperlink"/>
            </w:rPr>
            <w:delText xml:space="preserve">https://en.wikipedia.org/wiki/Mahalanobis_distance</w:delText>
          </w:r>
        </w:del>
      </w:hyperlink>
      <w:del w:id="311" w:author="PR Preview" w:date="2026-01-01T00:00:00Z">
        <w:r>
          <w:delText xml:space="preserve">.</w:delText>
        </w:r>
      </w:del>
    </w:p>
    <w:p>
      <w:pPr>
        <w:pStyle w:val="FirstParagraph"/>
      </w:pPr>
      <w:ins w:id="312" w:author="PR Preview" w:date="2026-01-01T00:00:00Z">
        <w:r>
          <w:rPr>
            <w:i/>
            <w:iCs/>
          </w:rPr>
          <w:t xml:space="preserve">Remark</w:t>
        </w:r>
      </w:ins>
      <w:ins w:id="313" w:author="PR Preview" w:date="2026-01-01T00:00:00Z">
        <w:r>
          <w:t xml:space="preserve">. </w:t>
        </w:r>
      </w:ins>
      <w:ins w:id="314" w:author="PR Preview" w:date="2026-01-01T00:00:00Z">
        <w:r>
          <w:t xml:space="preserve">The square root is defined by</w:t>
        </w:r>
      </w:ins>
      <w:ins w:id="315" w:author="PR Preview" w:date="2026-01-01T00:00:00Z">
        <w:r>
          <w:t xml:space="preserve"> </w:t>
        </w:r>
      </w:ins>
      <w:hyperlink w:anchor="lem-mahalanobis-nonneg">
        <w:ins w:id="31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17" w:author="PR Preview" w:date="2026-01-01T00:00:00Z">
        <w:r>
          <w:t xml:space="preserve">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See also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(Wikipedia contributors 2026c)</w:t>
        </w:r>
      </w:ins>
      <w:ins w:id="322" w:author="PR Preview" w:date="2026-01-01T00:00:00Z">
        <w:r>
          <w:t xml:space="preserve">.</w:t>
        </w:r>
      </w:ins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ins w:id="323" w:author="PR Preview" w:date="2026-01-01T00:00:00Z">
        <w:r>
          <w:t xml:space="preserve">Further reading</w:t>
        </w:r>
      </w:ins>
    </w:p>
    <w:p>
      <w:pPr>
        <w:numPr>
          <w:ilvl w:val="0"/>
          <w:numId w:val="1015"/>
        </w:numPr>
      </w:pPr>
      <w:ins w:id="324" w:author="PR Preview" w:date="2026-01-01T00:00:00Z">
        <w:r>
          <w:t xml:space="preserve">Wikipedia contributors (2026a)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— the binomial distribution and its approximations</w:t>
        </w:r>
      </w:ins>
    </w:p>
    <w:p>
      <w:pPr>
        <w:numPr>
          <w:ilvl w:val="0"/>
          <w:numId w:val="1015"/>
        </w:numPr>
      </w:pPr>
      <w:ins w:id="327" w:author="PR Preview" w:date="2026-01-01T00:00:00Z">
        <w:r>
          <w:t xml:space="preserve">Wikipedia contributors (2026g)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— the Poisson distribution, with examples</w:t>
        </w:r>
      </w:ins>
    </w:p>
    <w:p>
      <w:pPr>
        <w:numPr>
          <w:ilvl w:val="0"/>
          <w:numId w:val="1015"/>
        </w:numPr>
      </w:pPr>
      <w:ins w:id="330" w:author="PR Preview" w:date="2026-01-01T00:00:00Z">
        <w:r>
          <w:t xml:space="preserve">Wikipedia contributors (2026f)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— the negative binomial distribution and its parametrizations</w:t>
        </w:r>
      </w:ins>
    </w:p>
    <w:p>
      <w:pPr>
        <w:numPr>
          <w:ilvl w:val="0"/>
          <w:numId w:val="1015"/>
        </w:numPr>
      </w:pPr>
      <w:ins w:id="333" w:author="PR Preview" w:date="2026-01-01T00:00:00Z">
        <w:r>
          <w:t xml:space="preserve">Wikipedia contributors (2026h)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— the Weibull distribution and its hazard</w:t>
        </w:r>
      </w:ins>
    </w:p>
    <w:p>
      <w:pPr>
        <w:numPr>
          <w:ilvl w:val="0"/>
          <w:numId w:val="1015"/>
        </w:numPr>
      </w:pPr>
      <w:ins w:id="336" w:author="PR Preview" w:date="2026-01-01T00:00:00Z">
        <w:r>
          <w:t xml:space="preserve">Wikipedia contributors (2026b)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— the Laplace distribution</w:t>
        </w:r>
      </w:ins>
    </w:p>
    <w:p>
      <w:pPr>
        <w:numPr>
          <w:ilvl w:val="0"/>
          <w:numId w:val="1015"/>
        </w:numPr>
      </w:pPr>
      <w:ins w:id="339" w:author="PR Preview" w:date="2026-01-01T00:00:00Z">
        <w:r>
          <w:t xml:space="preserve">Wikipedia contributors (2026e)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— the multivariate normal distribution and its properties</w:t>
        </w:r>
      </w:ins>
    </w:p>
    <w:p>
      <w:pPr>
        <w:numPr>
          <w:ilvl w:val="0"/>
          <w:numId w:val="1015"/>
        </w:numPr>
      </w:pPr>
      <w:ins w:id="342" w:author="PR Preview" w:date="2026-01-01T00:00:00Z">
        <w:r>
          <w:t xml:space="preserve">Wikipedia contributors (2026c)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— the Mahalanobis distance</w:t>
        </w:r>
      </w:ins>
    </w:p>
    <w:p>
      <w:pPr>
        <w:numPr>
          <w:ilvl w:val="0"/>
          <w:numId w:val="1015"/>
        </w:numPr>
      </w:pPr>
      <w:ins w:id="345" w:author="PR Preview" w:date="2026-01-01T00:00:00Z">
        <w:r>
          <w:t xml:space="preserve">Wikipedia contributors (2026d)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— mixture distributions</w:t>
        </w:r>
      </w:ins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ins w:id="348" w:author="PR Preview" w:date="2026-01-01T00:00:00Z">
        <w:r>
          <w:t xml:space="preserve">Wikipedia contributors. 2026a.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rPr>
            <w:i/>
            <w:iCs/>
          </w:rPr>
          <w:t xml:space="preserve">Binomial Distribution —</w:t>
        </w:r>
      </w:ins>
      <w:ins w:id="351" w:author="PR Preview" w:date="2026-01-01T00:00:00Z">
        <w:r>
          <w:rPr>
            <w:i/>
            <w:iCs/>
          </w:rPr>
          <w:t xml:space="preserve"> </w:t>
        </w:r>
      </w:ins>
      <w:ins w:id="352" w:author="PR Preview" w:date="2026-01-01T00:00:00Z">
        <w:r>
          <w:rPr>
            <w:i/>
            <w:iCs/>
          </w:rPr>
          <w:t xml:space="preserve">Wikipedia</w:t>
        </w:r>
      </w:ins>
      <w:ins w:id="353" w:author="PR Preview" w:date="2026-01-01T00:00:00Z">
        <w:r>
          <w:rPr>
            <w:i/>
            <w:iCs/>
          </w:rPr>
          <w:t xml:space="preserve">,</w:t>
        </w:r>
      </w:ins>
      <w:ins w:id="354" w:author="PR Preview" w:date="2026-01-01T00:00:00Z">
        <w:r>
          <w:rPr>
            <w:i/>
            <w:iCs/>
          </w:rPr>
          <w:t xml:space="preserve"> </w:t>
        </w:r>
      </w:ins>
      <w:ins w:id="355" w:author="PR Preview" w:date="2026-01-01T00:00:00Z">
        <w:r>
          <w:rPr>
            <w:i/>
            <w:iCs/>
          </w:rPr>
          <w:t xml:space="preserve">the Free Encyclopedia</w:t>
        </w:r>
      </w:ins>
      <w:ins w:id="356" w:author="PR Preview" w:date="2026-01-01T00:00:00Z">
        <w:r>
          <w:t xml:space="preserve">.</w:t>
        </w:r>
      </w:ins>
      <w:ins w:id="357" w:author="PR Preview" w:date="2026-01-01T00:00:00Z">
        <w:r>
          <w:t xml:space="preserve"> </w:t>
        </w:r>
      </w:ins>
      <w:hyperlink r:id="rId162">
        <w:ins w:id="358" w:author="PR Preview" w:date="2026-01-01T00:00:00Z">
          <w:r>
            <w:rPr>
              <w:rStyle w:val="Hyperlink"/>
            </w:rPr>
            <w:t xml:space="preserve">https://en.wikipedia.org/wiki/Binomial_distribution</w:t>
          </w:r>
        </w:ins>
      </w:hyperlink>
      <w:ins w:id="359" w:author="PR Preview" w:date="2026-01-01T00:00:00Z">
        <w:r>
          <w:t xml:space="preserve">.</w:t>
        </w:r>
      </w:ins>
    </w:p>
    <w:bookmarkEnd w:id="163"/>
    <w:bookmarkStart w:id="165" w:name="ref-wikipedia_laplace_distribution"/>
    <w:p>
      <w:pPr>
        <w:pStyle w:val="Bibliography"/>
      </w:pPr>
      <w:ins w:id="360" w:author="PR Preview" w:date="2026-01-01T00:00:00Z">
        <w:r>
          <w:t xml:space="preserve">Wikipedia contributors. 2026b.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rPr>
            <w:i/>
            <w:iCs/>
          </w:rPr>
          <w:t xml:space="preserve">Laplace Distribution —</w:t>
        </w:r>
      </w:ins>
      <w:ins w:id="363" w:author="PR Preview" w:date="2026-01-01T00:00:00Z">
        <w:r>
          <w:rPr>
            <w:i/>
            <w:iCs/>
          </w:rPr>
          <w:t xml:space="preserve"> </w:t>
        </w:r>
      </w:ins>
      <w:ins w:id="364" w:author="PR Preview" w:date="2026-01-01T00:00:00Z">
        <w:r>
          <w:rPr>
            <w:i/>
            <w:iCs/>
          </w:rPr>
          <w:t xml:space="preserve">Wikipedia</w:t>
        </w:r>
      </w:ins>
      <w:ins w:id="365" w:author="PR Preview" w:date="2026-01-01T00:00:00Z">
        <w:r>
          <w:rPr>
            <w:i/>
            <w:iCs/>
          </w:rPr>
          <w:t xml:space="preserve">,</w:t>
        </w:r>
      </w:ins>
      <w:ins w:id="366" w:author="PR Preview" w:date="2026-01-01T00:00:00Z">
        <w:r>
          <w:rPr>
            <w:i/>
            <w:iCs/>
          </w:rPr>
          <w:t xml:space="preserve"> </w:t>
        </w:r>
      </w:ins>
      <w:ins w:id="367" w:author="PR Preview" w:date="2026-01-01T00:00:00Z">
        <w:r>
          <w:rPr>
            <w:i/>
            <w:iCs/>
          </w:rPr>
          <w:t xml:space="preserve">the Free Encyclopedia</w:t>
        </w:r>
      </w:ins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hyperlink r:id="rId164">
        <w:ins w:id="370" w:author="PR Preview" w:date="2026-01-01T00:00:00Z">
          <w:r>
            <w:rPr>
              <w:rStyle w:val="Hyperlink"/>
            </w:rPr>
            <w:t xml:space="preserve">https://en.wikipedia.org/wiki/Laplace_distribution</w:t>
          </w:r>
        </w:ins>
      </w:hyperlink>
      <w:ins w:id="371" w:author="PR Preview" w:date="2026-01-01T00:00:00Z">
        <w:r>
          <w:t xml:space="preserve">.</w:t>
        </w:r>
      </w:ins>
    </w:p>
    <w:bookmarkEnd w:id="165"/>
    <w:bookmarkStart w:id="167" w:name="ref-wikipedia_mahalanobis_distance"/>
    <w:p>
      <w:pPr>
        <w:pStyle w:val="Bibliography"/>
      </w:pPr>
      <w:ins w:id="372" w:author="PR Preview" w:date="2026-01-01T00:00:00Z">
        <w:r>
          <w:t xml:space="preserve">Wikipedia contributors. 2026c.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rPr>
            <w:i/>
            <w:iCs/>
          </w:rPr>
          <w:t xml:space="preserve">Mahalanobis Distance —</w:t>
        </w:r>
      </w:ins>
      <w:ins w:id="375" w:author="PR Preview" w:date="2026-01-01T00:00:00Z">
        <w:r>
          <w:rPr>
            <w:i/>
            <w:iCs/>
          </w:rPr>
          <w:t xml:space="preserve"> </w:t>
        </w:r>
      </w:ins>
      <w:ins w:id="376" w:author="PR Preview" w:date="2026-01-01T00:00:00Z">
        <w:r>
          <w:rPr>
            <w:i/>
            <w:iCs/>
          </w:rPr>
          <w:t xml:space="preserve">Wikipedia</w:t>
        </w:r>
      </w:ins>
      <w:ins w:id="377" w:author="PR Preview" w:date="2026-01-01T00:00:00Z">
        <w:r>
          <w:rPr>
            <w:i/>
            <w:iCs/>
          </w:rPr>
          <w:t xml:space="preserve">,</w:t>
        </w:r>
      </w:ins>
      <w:ins w:id="378" w:author="PR Preview" w:date="2026-01-01T00:00:00Z">
        <w:r>
          <w:rPr>
            <w:i/>
            <w:iCs/>
          </w:rPr>
          <w:t xml:space="preserve"> </w:t>
        </w:r>
      </w:ins>
      <w:ins w:id="379" w:author="PR Preview" w:date="2026-01-01T00:00:00Z">
        <w:r>
          <w:rPr>
            <w:i/>
            <w:iCs/>
          </w:rPr>
          <w:t xml:space="preserve">the Free Encyclopedia</w:t>
        </w:r>
      </w:ins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hyperlink r:id="rId166">
        <w:ins w:id="382" w:author="PR Preview" w:date="2026-01-01T00:00:00Z">
          <w:r>
            <w:rPr>
              <w:rStyle w:val="Hyperlink"/>
            </w:rPr>
            <w:t xml:space="preserve">https://en.wikipedia.org/wiki/Mahalanobis_distance</w:t>
          </w:r>
        </w:ins>
      </w:hyperlink>
      <w:ins w:id="383" w:author="PR Preview" w:date="2026-01-01T00:00:00Z">
        <w:r>
          <w:t xml:space="preserve">.</w:t>
        </w:r>
      </w:ins>
    </w:p>
    <w:bookmarkEnd w:id="167"/>
    <w:bookmarkStart w:id="169" w:name="ref-wikipedia_mixture_distribution"/>
    <w:p>
      <w:pPr>
        <w:pStyle w:val="Bibliography"/>
      </w:pPr>
      <w:ins w:id="384" w:author="PR Preview" w:date="2026-01-01T00:00:00Z">
        <w:r>
          <w:t xml:space="preserve">Wikipedia contributors. 2026d.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i/>
            <w:iCs/>
          </w:rPr>
          <w:t xml:space="preserve">Mixture Distribution —</w:t>
        </w:r>
      </w:ins>
      <w:ins w:id="387" w:author="PR Preview" w:date="2026-01-01T00:00:00Z">
        <w:r>
          <w:rPr>
            <w:i/>
            <w:iCs/>
          </w:rPr>
          <w:t xml:space="preserve"> </w:t>
        </w:r>
      </w:ins>
      <w:ins w:id="388" w:author="PR Preview" w:date="2026-01-01T00:00:00Z">
        <w:r>
          <w:rPr>
            <w:i/>
            <w:iCs/>
          </w:rPr>
          <w:t xml:space="preserve">Wikipedia</w:t>
        </w:r>
      </w:ins>
      <w:ins w:id="389" w:author="PR Preview" w:date="2026-01-01T00:00:00Z">
        <w:r>
          <w:rPr>
            <w:i/>
            <w:iCs/>
          </w:rPr>
          <w:t xml:space="preserve">,</w:t>
        </w:r>
      </w:ins>
      <w:ins w:id="390" w:author="PR Preview" w:date="2026-01-01T00:00:00Z">
        <w:r>
          <w:rPr>
            <w:i/>
            <w:iCs/>
          </w:rPr>
          <w:t xml:space="preserve"> </w:t>
        </w:r>
      </w:ins>
      <w:ins w:id="391" w:author="PR Preview" w:date="2026-01-01T00:00:00Z">
        <w:r>
          <w:rPr>
            <w:i/>
            <w:iCs/>
          </w:rPr>
          <w:t xml:space="preserve">the Free Encyclopedia</w:t>
        </w:r>
      </w:ins>
      <w:ins w:id="392" w:author="PR Preview" w:date="2026-01-01T00:00:00Z">
        <w:r>
          <w:t xml:space="preserve">.</w:t>
        </w:r>
      </w:ins>
      <w:ins w:id="393" w:author="PR Preview" w:date="2026-01-01T00:00:00Z">
        <w:r>
          <w:t xml:space="preserve"> </w:t>
        </w:r>
      </w:ins>
      <w:hyperlink r:id="rId168">
        <w:ins w:id="394" w:author="PR Preview" w:date="2026-01-01T00:00:00Z">
          <w:r>
            <w:rPr>
              <w:rStyle w:val="Hyperlink"/>
            </w:rPr>
            <w:t xml:space="preserve">https://en.wikipedia.org/wiki/Mixture_distribution</w:t>
          </w:r>
        </w:ins>
      </w:hyperlink>
      <w:ins w:id="395" w:author="PR Preview" w:date="2026-01-01T00:00:00Z">
        <w:r>
          <w:t xml:space="preserve">.</w:t>
        </w:r>
      </w:ins>
    </w:p>
    <w:bookmarkEnd w:id="169"/>
    <w:bookmarkStart w:id="171" w:name="X20af3894792cc1bee172a179f9b17a254a15f4d"/>
    <w:p>
      <w:pPr>
        <w:pStyle w:val="Bibliography"/>
      </w:pPr>
      <w:ins w:id="396" w:author="PR Preview" w:date="2026-01-01T00:00:00Z">
        <w:r>
          <w:t xml:space="preserve">Wikipedia contributors. 2026e.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i/>
            <w:iCs/>
          </w:rPr>
          <w:t xml:space="preserve">Multivariate Normal Distribution —</w:t>
        </w:r>
      </w:ins>
      <w:ins w:id="399" w:author="PR Preview" w:date="2026-01-01T00:00:00Z">
        <w:r>
          <w:rPr>
            <w:i/>
            <w:iCs/>
          </w:rPr>
          <w:t xml:space="preserve"> </w:t>
        </w:r>
      </w:ins>
      <w:ins w:id="400" w:author="PR Preview" w:date="2026-01-01T00:00:00Z">
        <w:r>
          <w:rPr>
            <w:i/>
            <w:iCs/>
          </w:rPr>
          <w:t xml:space="preserve">Wikipedia</w:t>
        </w:r>
      </w:ins>
      <w:ins w:id="401" w:author="PR Preview" w:date="2026-01-01T00:00:00Z">
        <w:r>
          <w:rPr>
            <w:i/>
            <w:iCs/>
          </w:rPr>
          <w:t xml:space="preserve">,</w:t>
        </w:r>
      </w:ins>
      <w:ins w:id="402" w:author="PR Preview" w:date="2026-01-01T00:00:00Z">
        <w:r>
          <w:rPr>
            <w:i/>
            <w:iCs/>
          </w:rPr>
          <w:t xml:space="preserve"> </w:t>
        </w:r>
      </w:ins>
      <w:ins w:id="403" w:author="PR Preview" w:date="2026-01-01T00:00:00Z">
        <w:r>
          <w:rPr>
            <w:i/>
            <w:iCs/>
          </w:rPr>
          <w:t xml:space="preserve">the Free Encyclopedia</w:t>
        </w:r>
      </w:ins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hyperlink r:id="rId170">
        <w:ins w:id="406" w:author="PR Preview" w:date="2026-01-01T00:00:00Z">
          <w:r>
            <w:rPr>
              <w:rStyle w:val="Hyperlink"/>
            </w:rPr>
            <w:t xml:space="preserve">https://en.wikipedia.org/wiki/Multivariate_normal_distribution</w:t>
          </w:r>
        </w:ins>
      </w:hyperlink>
      <w:ins w:id="407" w:author="PR Preview" w:date="2026-01-01T00:00:00Z">
        <w:r>
          <w:t xml:space="preserve">.</w:t>
        </w:r>
      </w:ins>
    </w:p>
    <w:bookmarkEnd w:id="171"/>
    <w:bookmarkStart w:id="173" w:name="Xba2ad42a4727c7a31602505192d479957632062"/>
    <w:p>
      <w:pPr>
        <w:pStyle w:val="Bibliography"/>
      </w:pPr>
      <w:ins w:id="408" w:author="PR Preview" w:date="2026-01-01T00:00:00Z">
        <w:r>
          <w:t xml:space="preserve">Wikipedia contributors. 2026f.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rPr>
            <w:i/>
            <w:iCs/>
          </w:rPr>
          <w:t xml:space="preserve">Negative Binomial Distribution —</w:t>
        </w:r>
      </w:ins>
      <w:ins w:id="411" w:author="PR Preview" w:date="2026-01-01T00:00:00Z">
        <w:r>
          <w:rPr>
            <w:i/>
            <w:iCs/>
          </w:rPr>
          <w:t xml:space="preserve"> </w:t>
        </w:r>
      </w:ins>
      <w:ins w:id="412" w:author="PR Preview" w:date="2026-01-01T00:00:00Z">
        <w:r>
          <w:rPr>
            <w:i/>
            <w:iCs/>
          </w:rPr>
          <w:t xml:space="preserve">Wikipedia</w:t>
        </w:r>
      </w:ins>
      <w:ins w:id="413" w:author="PR Preview" w:date="2026-01-01T00:00:00Z">
        <w:r>
          <w:rPr>
            <w:i/>
            <w:iCs/>
          </w:rPr>
          <w:t xml:space="preserve">,</w:t>
        </w:r>
      </w:ins>
      <w:ins w:id="414" w:author="PR Preview" w:date="2026-01-01T00:00:00Z">
        <w:r>
          <w:rPr>
            <w:i/>
            <w:iCs/>
          </w:rPr>
          <w:t xml:space="preserve"> </w:t>
        </w:r>
      </w:ins>
      <w:ins w:id="415" w:author="PR Preview" w:date="2026-01-01T00:00:00Z">
        <w:r>
          <w:rPr>
            <w:i/>
            <w:iCs/>
          </w:rPr>
          <w:t xml:space="preserve">the Free Encyclopedia</w:t>
        </w:r>
      </w:ins>
      <w:ins w:id="416" w:author="PR Preview" w:date="2026-01-01T00:00:00Z">
        <w:r>
          <w:t xml:space="preserve">.</w:t>
        </w:r>
      </w:ins>
      <w:ins w:id="417" w:author="PR Preview" w:date="2026-01-01T00:00:00Z">
        <w:r>
          <w:t xml:space="preserve"> </w:t>
        </w:r>
      </w:ins>
      <w:hyperlink r:id="rId172">
        <w:ins w:id="418" w:author="PR Preview" w:date="2026-01-01T00:00:00Z">
          <w:r>
            <w:rPr>
              <w:rStyle w:val="Hyperlink"/>
            </w:rPr>
            <w:t xml:space="preserve">https://en.wikipedia.org/wiki/Negative_binomial_distribution</w:t>
          </w:r>
        </w:ins>
      </w:hyperlink>
      <w:ins w:id="419" w:author="PR Preview" w:date="2026-01-01T00:00:00Z">
        <w:r>
          <w:t xml:space="preserve">.</w:t>
        </w:r>
      </w:ins>
    </w:p>
    <w:bookmarkEnd w:id="173"/>
    <w:bookmarkStart w:id="175" w:name="ref-wikipedia_poisson_distribution"/>
    <w:p>
      <w:pPr>
        <w:pStyle w:val="Bibliography"/>
      </w:pPr>
      <w:ins w:id="420" w:author="PR Preview" w:date="2026-01-01T00:00:00Z">
        <w:r>
          <w:t xml:space="preserve">Wikipedia contributors. 2026g.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i/>
            <w:iCs/>
          </w:rPr>
          <w:t xml:space="preserve">Poisson Distribution —</w:t>
        </w:r>
      </w:ins>
      <w:ins w:id="423" w:author="PR Preview" w:date="2026-01-01T00:00:00Z">
        <w:r>
          <w:rPr>
            <w:i/>
            <w:iCs/>
          </w:rPr>
          <w:t xml:space="preserve"> </w:t>
        </w:r>
      </w:ins>
      <w:ins w:id="424" w:author="PR Preview" w:date="2026-01-01T00:00:00Z">
        <w:r>
          <w:rPr>
            <w:i/>
            <w:iCs/>
          </w:rPr>
          <w:t xml:space="preserve">Wikipedia</w:t>
        </w:r>
      </w:ins>
      <w:ins w:id="425" w:author="PR Preview" w:date="2026-01-01T00:00:00Z">
        <w:r>
          <w:rPr>
            <w:i/>
            <w:iCs/>
          </w:rPr>
          <w:t xml:space="preserve">,</w:t>
        </w:r>
      </w:ins>
      <w:ins w:id="426" w:author="PR Preview" w:date="2026-01-01T00:00:00Z">
        <w:r>
          <w:rPr>
            <w:i/>
            <w:iCs/>
          </w:rPr>
          <w:t xml:space="preserve"> </w:t>
        </w:r>
      </w:ins>
      <w:ins w:id="427" w:author="PR Preview" w:date="2026-01-01T00:00:00Z">
        <w:r>
          <w:rPr>
            <w:i/>
            <w:iCs/>
          </w:rPr>
          <w:t xml:space="preserve">the Free Encyclopedia</w:t>
        </w:r>
      </w:ins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hyperlink r:id="rId174">
        <w:ins w:id="430" w:author="PR Preview" w:date="2026-01-01T00:00:00Z">
          <w:r>
            <w:rPr>
              <w:rStyle w:val="Hyperlink"/>
            </w:rPr>
            <w:t xml:space="preserve">https://en.wikipedia.org/wiki/Poisson_distribution</w:t>
          </w:r>
        </w:ins>
      </w:hyperlink>
      <w:ins w:id="431" w:author="PR Preview" w:date="2026-01-01T00:00:00Z">
        <w:r>
          <w:t xml:space="preserve">.</w:t>
        </w:r>
      </w:ins>
    </w:p>
    <w:bookmarkEnd w:id="175"/>
    <w:bookmarkStart w:id="177" w:name="ref-wikipedia_weibull_distribution"/>
    <w:p>
      <w:pPr>
        <w:pStyle w:val="Bibliography"/>
      </w:pPr>
      <w:ins w:id="432" w:author="PR Preview" w:date="2026-01-01T00:00:00Z">
        <w:r>
          <w:t xml:space="preserve">Wikipedia contributors. 2026h.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i/>
            <w:iCs/>
          </w:rPr>
          <w:t xml:space="preserve">Weibull Distribution —</w:t>
        </w:r>
      </w:ins>
      <w:ins w:id="435" w:author="PR Preview" w:date="2026-01-01T00:00:00Z">
        <w:r>
          <w:rPr>
            <w:i/>
            <w:iCs/>
          </w:rPr>
          <w:t xml:space="preserve"> </w:t>
        </w:r>
      </w:ins>
      <w:ins w:id="436" w:author="PR Preview" w:date="2026-01-01T00:00:00Z">
        <w:r>
          <w:rPr>
            <w:i/>
            <w:iCs/>
          </w:rPr>
          <w:t xml:space="preserve">Wikipedia</w:t>
        </w:r>
      </w:ins>
      <w:ins w:id="437" w:author="PR Preview" w:date="2026-01-01T00:00:00Z">
        <w:r>
          <w:rPr>
            <w:i/>
            <w:iCs/>
          </w:rPr>
          <w:t xml:space="preserve">,</w:t>
        </w:r>
      </w:ins>
      <w:ins w:id="438" w:author="PR Preview" w:date="2026-01-01T00:00:00Z">
        <w:r>
          <w:rPr>
            <w:i/>
            <w:iCs/>
          </w:rPr>
          <w:t xml:space="preserve"> </w:t>
        </w:r>
      </w:ins>
      <w:ins w:id="439" w:author="PR Preview" w:date="2026-01-01T00:00:00Z">
        <w:r>
          <w:rPr>
            <w:i/>
            <w:iCs/>
          </w:rPr>
          <w:t xml:space="preserve">the Free Encyclopedia</w:t>
        </w:r>
      </w:ins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hyperlink r:id="rId176">
        <w:ins w:id="442" w:author="PR Preview" w:date="2026-01-01T00:00:00Z">
          <w:r>
            <w:rPr>
              <w:rStyle w:val="Hyperlink"/>
            </w:rPr>
            <w:t xml:space="preserve">https://en.wikipedia.org/wiki/Weibull_distribution</w:t>
          </w:r>
        </w:ins>
      </w:hyperlink>
      <w:ins w:id="443" w:author="PR Preview" w:date="2026-01-01T00:00:00Z">
        <w:r>
          <w:t xml:space="preserve">.</w:t>
        </w:r>
      </w:ins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2026-10-17T20:35:31Z</dcterms:created>
  <dcterms:modified xsi:type="dcterms:W3CDTF">2026-10-17T20:35:31Z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