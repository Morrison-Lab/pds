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2026-10-30 11:32:56 (PDT)</w:delText>
        </w:r>
      </w:del>
    </w:p>
    <w:p>
      <w:pPr>
        <w:pStyle w:val="Heading2"/>
      </w:pPr>
      <w:del w:id="2" w:author="PR Preview" w:date="2026-01-01T00:00:00Z">
        <w:r>
          <w:delText xml:space="preserve">1 Random variables</w:delText>
        </w:r>
      </w:del>
    </w:p>
    <w:p>
      <w:pPr>
        <w:pStyle w:val="Date"/>
      </w:pPr>
      <w:ins w:id="3" w:author="PR Preview" w:date="2026-01-01T00:00:00Z">
        <w:r>
          <w:t xml:space="preserve">Last modified: 2026-10-30 14:53:28 (PDT)</w:t>
        </w:r>
      </w:ins>
    </w:p>
    <w:p>
      <w:pPr>
        <w:pStyle w:val="FirstParagraph"/>
      </w:pPr>
      <w:bookmarkStart w:id="9" w:name="sec-random-variables"/>
      <w:bookmarkEnd w:id="9"/>
    </w:p>
    <w:bookmarkStart w:id="13" w:name="def-random-variable"/>
    <w:p>
      <w:pPr>
        <w:pStyle w:val="BodyText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1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2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Start w:id="25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1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2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6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6"/>
    <w:bookmarkStart w:id="116" w:name="X07e058d1329d8fa48179146f153d016c4f9ff9a"/>
    <w:p>
      <w:pPr>
        <w:pStyle w:val="Heading2"/>
      </w:pPr>
      <w:del w:id="4" w:author="PR Preview" w:date="2026-01-01T00:00:00Z">
        <w:r>
          <w:delText xml:space="preserve">2 Characteristics of probability distributions</w:delText>
        </w:r>
      </w:del>
    </w:p>
    <w:p>
      <w:pPr>
        <w:pStyle w:val="Heading2"/>
      </w:pPr>
      <w:ins w:id="5" w:author="PR Preview" w:date="2026-01-01T00:00:00Z">
        <w:r>
          <w:t xml:space="preserve">1 Characteristics of probability distributions</w:t>
        </w:r>
      </w:ins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1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del w:id="6" w:author="PR Preview" w:date="2026-01-01T00:00:00Z">
        <w:r>
          <w:delText xml:space="preserve">2.1 Joint distributions and marginalization</w:delText>
        </w:r>
      </w:del>
    </w:p>
    <w:p>
      <w:pPr>
        <w:pStyle w:val="Heading3"/>
      </w:pPr>
      <w:ins w:id="7" w:author="PR Preview" w:date="2026-01-01T00:00:00Z">
        <w:r>
          <w:t xml:space="preserve">1.1 Joint distributions and marginalization</w:t>
        </w:r>
      </w:ins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15" w:name="sec-continuous-distributions"/>
    <w:p>
      <w:pPr>
        <w:pStyle w:val="Heading3"/>
      </w:pPr>
      <w:del w:id="8" w:author="PR Preview" w:date="2026-01-01T00:00:00Z">
        <w:r>
          <w:delText xml:space="preserve">2.2 Continuous distributions and densities</w:delText>
        </w:r>
      </w:del>
    </w:p>
    <w:p>
      <w:pPr>
        <w:pStyle w:val="Heading3"/>
      </w:pPr>
      <w:ins w:id="9" w:author="PR Preview" w:date="2026-01-01T00:00:00Z">
        <w:r>
          <w:t xml:space="preserve">1.2 Continuous distributions and densities</w:t>
        </w:r>
      </w:ins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1" w:name="def-kernel"/>
    <w:p>
      <w:pPr>
        <w:pStyle w:val="FirstParagraph"/>
      </w:pPr>
      <w:r>
        <w:rPr>
          <w:b/>
          <w:bCs/>
        </w:rPr>
        <w:t xml:space="preserve">Definition 22 (Kernel of a density)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that does not depend on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bookmarkStart w:id="102" w:name="def-normalizing-constant"/>
    <w:p>
      <w:pPr>
        <w:pStyle w:val="BodyText"/>
      </w:pPr>
      <w:r>
        <w:rPr>
          <w:b/>
          <w:bCs/>
        </w:rPr>
        <w:t xml:space="preserve">Definition 23 (Normalizing constant of a density)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normalizing constant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102"/>
    <w:bookmarkStart w:id="103" w:name="thm-normalizing-constant-formula"/>
    <w:p>
      <w:pPr>
        <w:pStyle w:val="FirstParagraph"/>
      </w:pPr>
      <w:r>
        <w:rPr>
          <w:b/>
          <w:bCs/>
        </w:rPr>
        <w:t xml:space="preserve">Theorem 17 (The normalizing constant makes the density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integrates to 1 over the whole line,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(@def-normalizing-constant)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integral)</m:t>
              </m:r>
            </m:e>
          </m:eqAr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gives the formula.</w:t>
      </w:r>
    </w:p>
    <w:bookmarkStart w:id="105" w:name="def-mode"/>
    <w:p>
      <w:pPr>
        <w:pStyle w:val="BodyText"/>
      </w:pPr>
      <w:r>
        <w:rPr>
          <w:b/>
          <w:bCs/>
        </w:rPr>
        <w:t xml:space="preserve">Definition 24 (Mode of a density or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or</w:t>
      </w:r>
      <w:r>
        <w:t xml:space="preserve"> </w:t>
      </w:r>
      <w:hyperlink w:anchor="def-pmf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modes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mode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ty m:val="p"/>
          </m:rPr>
          <m:t>mode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bookmarkEnd w:id="105"/>
    <w:bookmarkStart w:id="106" w:name="thm-kernel-same-mode"/>
    <w:p>
      <w:pPr>
        <w:pStyle w:val="BodyText"/>
      </w:pPr>
      <w:r>
        <w:rPr>
          <w:b/>
          <w:bCs/>
        </w:rPr>
        <w:t xml:space="preserve">Theorem 18 (A density and its kernel have the same modes)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the 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mode">
        <w:r>
          <w:rPr>
            <w:rStyle w:val="Hyperlink"/>
          </w:rPr>
          <w:t xml:space="preserve">modes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kernel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multiplying both sides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reverses this.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 definition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,</w:t>
      </w:r>
      <w:r>
        <w:t xml:space="preserve"> </w:t>
      </w:r>
      <w:r>
        <w:t xml:space="preserve">these are the conditions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107" w:name="exm-kernel-exponential"/>
    <w:p>
      <w:pPr>
        <w:pStyle w:val="BodyText"/>
      </w:pPr>
      <w:r>
        <w:rPr>
          <w:b/>
          <w:bCs/>
        </w:rPr>
        <w:t xml:space="preserve">Example 29 (The kernel, normalizing constant, and mode of an exponential density)</w:t>
      </w:r>
      <w:r>
        <w:t xml:space="preserve"> </w:t>
      </w:r>
      <w:r>
        <w:t xml:space="preserve">The</w:t>
      </w:r>
      <w:r>
        <w:t xml:space="preserve"> </w:t>
      </w:r>
      <w:hyperlink w:anchor="def-exponential">
        <w:r>
          <w:rPr>
            <w:rStyle w:val="Hyperlink"/>
          </w:rPr>
          <w:t xml:space="preserve">exponential density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kernel">
        <w:r>
          <w:rPr>
            <w:rStyle w:val="Hyperlink"/>
          </w:rPr>
          <w:t xml:space="preserve">kernel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(@thm-normalizing-constant-formula)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λ</m:t>
                      </m:r>
                    </m:e>
                  </m:d>
                  <m:sSubSup>
                    <m:e>
                      <m:r>
                        <m:t>​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 kernel is largest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kernel-same-mode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ode">
        <w:r>
          <w:rPr>
            <w:rStyle w:val="Hyperlink"/>
          </w:rPr>
          <w:t xml:space="preserve">mode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bookmarkEnd w:id="10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1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13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15"/>
    <w:bookmarkEnd w:id="116"/>
    <w:bookmarkStart w:id="136" w:name="sec-prob-haz"/>
    <w:p>
      <w:pPr>
        <w:pStyle w:val="Heading2"/>
      </w:pPr>
      <w:del w:id="10" w:author="PR Preview" w:date="2026-01-01T00:00:00Z">
        <w:r>
          <w:delText xml:space="preserve">3 Survival, hazard, and cumulative hazard functions</w:delText>
        </w:r>
      </w:del>
    </w:p>
    <w:p>
      <w:pPr>
        <w:pStyle w:val="Heading2"/>
      </w:pPr>
      <w:ins w:id="11" w:author="PR Preview" w:date="2026-01-01T00:00:00Z">
        <w:r>
          <w:t xml:space="preserve">2 Survival, hazard, and cumulative hazard functions</w:t>
        </w:r>
      </w:ins>
    </w:p>
    <w:bookmarkStart w:id="117" w:name="def-surv-fn"/>
    <w:p>
      <w:pPr>
        <w:pStyle w:val="FirstParagraph"/>
      </w:pPr>
      <w:r>
        <w:rPr>
          <w:b/>
          <w:bCs/>
        </w:rPr>
        <w:t xml:space="preserve">Definition 25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8" w:name="thm-survival-expressions-1"/>
    <w:p>
      <w:pPr>
        <w:pStyle w:val="BodyText"/>
      </w:pPr>
      <w:r>
        <w:rPr>
          <w:b/>
          <w:bCs/>
        </w:rPr>
        <w:t xml:space="preserve">Theorem 19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9" w:name="exm-exp-survfn"/>
    <w:p>
      <w:pPr>
        <w:pStyle w:val="FirstParagraph"/>
      </w:pPr>
      <w:r>
        <w:rPr>
          <w:b/>
          <w:bCs/>
        </w:rPr>
        <w:t xml:space="preserve">Example 30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9"/>
    <w:bookmarkStart w:id="121" w:name="def-hazard"/>
    <w:p>
      <w:pPr>
        <w:pStyle w:val="BodyText"/>
      </w:pPr>
      <w:r>
        <w:rPr>
          <w:b/>
          <w:bCs/>
        </w:rPr>
        <w:t xml:space="preserve">Definition 26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23" w:name="exm-hazard-exceeds-one"/>
    <w:p>
      <w:pPr>
        <w:pStyle w:val="BodyText"/>
      </w:pPr>
      <w:r>
        <w:rPr>
          <w:b/>
          <w:bCs/>
        </w:rPr>
        <w:t xml:space="preserve">Example 31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23"/>
    <w:bookmarkStart w:id="124" w:name="def-discrete-hazard"/>
    <w:p>
      <w:pPr>
        <w:pStyle w:val="BodyText"/>
      </w:pPr>
      <w:r>
        <w:rPr>
          <w:b/>
          <w:bCs/>
        </w:rPr>
        <w:t xml:space="preserve">Definition 27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4"/>
    <w:bookmarkStart w:id="125" w:name="exm-discrete-hazard"/>
    <w:p>
      <w:pPr>
        <w:pStyle w:val="FirstParagraph"/>
      </w:pPr>
      <w:r>
        <w:rPr>
          <w:b/>
          <w:bCs/>
        </w:rPr>
        <w:t xml:space="preserve">Example 32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5"/>
    <w:bookmarkStart w:id="126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31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7" w:name="thm-hazard-dens-surv"/>
    <w:p>
      <w:pPr>
        <w:pStyle w:val="BodyText"/>
      </w:pPr>
      <w:r>
        <w:rPr>
          <w:b/>
          <w:bCs/>
        </w:rPr>
        <w:t xml:space="preserve">Theorem 20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exp-haz"/>
    <w:p>
      <w:pPr>
        <w:pStyle w:val="FirstParagraph"/>
      </w:pPr>
      <w:r>
        <w:rPr>
          <w:b/>
          <w:bCs/>
        </w:rPr>
        <w:t xml:space="preserve">Example 33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8"/>
    <w:bookmarkStart w:id="129" w:name="def-cuhaz"/>
    <w:p>
      <w:pPr>
        <w:pStyle w:val="BodyText"/>
      </w:pPr>
      <w:r>
        <w:rPr>
          <w:b/>
          <w:bCs/>
        </w:rPr>
        <w:t xml:space="preserve">Definition 28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9"/>
    <w:bookmarkStart w:id="130" w:name="exm-exp-cumhaz"/>
    <w:p>
      <w:pPr>
        <w:pStyle w:val="FirstParagraph"/>
      </w:pPr>
      <w:r>
        <w:rPr>
          <w:b/>
          <w:bCs/>
        </w:rPr>
        <w:t xml:space="preserve">Example 34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33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30"/>
    <w:bookmarkStart w:id="131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33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32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34" w:name="exm-exp-surv-int-haz"/>
    <w:p>
      <w:pPr>
        <w:pStyle w:val="BodyText"/>
      </w:pPr>
      <w:r>
        <w:rPr>
          <w:b/>
          <w:bCs/>
        </w:rPr>
        <w:t xml:space="preserve">Example 35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34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.</w:t>
      </w:r>
    </w:p>
    <w:bookmarkEnd w:id="1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5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19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20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6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38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https://en.wikipedia.org/wiki/Random_variable</w:t>
        </w:r>
      </w:hyperlink>
    </w:p>
    <w:bookmarkEnd w:id="138"/>
    <w:bookmarkStart w:id="140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https://en.wikipedia.org/wiki/Probability_mass_function</w:t>
        </w:r>
      </w:hyperlink>
    </w:p>
    <w:bookmarkEnd w:id="140"/>
    <w:bookmarkStart w:id="142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https://en.wikipedia.org/wiki/Bernoulli_distribution</w:t>
        </w:r>
      </w:hyperlink>
    </w:p>
    <w:bookmarkEnd w:id="142"/>
    <w:bookmarkStart w:id="144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https://en.wikipedia.org/wiki/Probability_density_function</w:t>
        </w:r>
      </w:hyperlink>
    </w:p>
    <w:bookmarkEnd w:id="144"/>
    <w:bookmarkStart w:id="146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https://en.wikipedia.org/wiki/Continuous_uniform_distribution</w:t>
        </w:r>
      </w:hyperlink>
    </w:p>
    <w:bookmarkEnd w:id="146"/>
    <w:bookmarkStart w:id="148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https://en.wikipedia.org/wiki/Normal_distribution</w:t>
        </w:r>
      </w:hyperlink>
    </w:p>
    <w:bookmarkEnd w:id="148"/>
    <w:bookmarkStart w:id="150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0"/>
    <w:bookmarkStart w:id="152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https://en.wikipedia.org/wiki/Exponential_distribution</w:t>
        </w:r>
      </w:hyperlink>
    </w:p>
    <w:bookmarkEnd w:id="152"/>
    <w:bookmarkStart w:id="154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https://en.wikipedia.org/wiki/Cumulative_distribution_function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https://en.wikipedia.org/wiki/Quantile_function</w:t>
        </w:r>
      </w:hyperlink>
    </w:p>
    <w:bookmarkEnd w:id="157"/>
    <w:bookmarkStart w:id="158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8"/>
    <w:bookmarkStart w:id="160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https://en.wikipedia.org/wiki/Joint_probability_distribution</w:t>
        </w:r>
      </w:hyperlink>
    </w:p>
    <w:bookmarkEnd w:id="160"/>
    <w:bookmarkStart w:id="162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https://en.wikipedia.org/wiki/Marginal_distribution</w:t>
        </w:r>
      </w:hyperlink>
    </w:p>
    <w:bookmarkEnd w:id="162"/>
    <w:bookmarkStart w:id="163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63"/>
    <w:bookmarkStart w:id="165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4">
        <w:r>
          <w:rPr>
            <w:rStyle w:val="Hyperlink"/>
          </w:rPr>
          <w:t xml:space="preserve">https://facultyweb.cs.wwu.edu/~hutchib2/video_lectures/data371/</w:t>
        </w:r>
      </w:hyperlink>
    </w:p>
    <w:bookmarkEnd w:id="165"/>
    <w:bookmarkStart w:id="167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7"/>
    <w:bookmarkStart w:id="169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https://en.wikipedia.org/wiki/Survival_function</w:t>
        </w:r>
      </w:hyperlink>
    </w:p>
    <w:bookmarkEnd w:id="169"/>
    <w:bookmarkStart w:id="171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https://en.wikipedia.org/wiki/Failure_rate</w:t>
        </w:r>
      </w:hyperlink>
    </w:p>
    <w:bookmarkEnd w:id="171"/>
    <w:bookmarkStart w:id="173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2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3"/>
    <w:bookmarkStart w:id="175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5"/>
    <w:bookmarkStart w:id="177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76">
        <w:r>
          <w:rPr>
            <w:rStyle w:val="Hyperlink"/>
          </w:rPr>
          <w:t xml:space="preserve">https://link.springer.com/book/10.1007/b97377</w:t>
        </w:r>
      </w:hyperlink>
    </w:p>
    <w:bookmarkEnd w:id="177"/>
    <w:bookmarkStart w:id="179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8">
        <w:r>
          <w:rPr>
            <w:rStyle w:val="Hyperlink"/>
          </w:rPr>
          <w:t xml:space="preserve">https://link.springer.com/book/10.1007/978-1-4419-6646-9</w:t>
        </w:r>
      </w:hyperlink>
    </w:p>
    <w:bookmarkEnd w:id="179"/>
    <w:bookmarkStart w:id="180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8" Type="http://schemas.openxmlformats.org/officeDocument/2006/relationships/image" Target="media/rId108.png"/><Relationship Id="rId59" Type="http://schemas.openxmlformats.org/officeDocument/2006/relationships/image" Target="media/rId59.png"/><Relationship Id="rId43" Type="http://schemas.openxmlformats.org/officeDocument/2006/relationships/hyperlink" Target="expectation.qmd#def-expectation" TargetMode="External"/><Relationship Id="rId174" Type="http://schemas.openxmlformats.org/officeDocument/2006/relationships/hyperlink" Target="https://doi.org/10.1007/978-1-4614-1353-0" TargetMode="External"/><Relationship Id="rId172" Type="http://schemas.openxmlformats.org/officeDocument/2006/relationships/hyperlink" Target="https://doi.org/10.1201/9781315182780" TargetMode="External"/><Relationship Id="rId141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45" Type="http://schemas.openxmlformats.org/officeDocument/2006/relationships/hyperlink" Target="https://en.wikipedia.org/wiki/Continuous_uniform_distribution" TargetMode="External"/><Relationship Id="rId153" Type="http://schemas.openxmlformats.org/officeDocument/2006/relationships/hyperlink" Target="https://en.wikipedia.org/wiki/Cumulative_distribution_function" TargetMode="External"/><Relationship Id="rId151" Type="http://schemas.openxmlformats.org/officeDocument/2006/relationships/hyperlink" Target="https://en.wikipedia.org/wiki/Exponential_distribution" TargetMode="External"/><Relationship Id="rId170" Type="http://schemas.openxmlformats.org/officeDocument/2006/relationships/hyperlink" Target="https://en.wikipedia.org/wiki/Failure_rate" TargetMode="External"/><Relationship Id="rId159" Type="http://schemas.openxmlformats.org/officeDocument/2006/relationships/hyperlink" Target="https://en.wikipedia.org/wiki/Joint_probability_distribution" TargetMode="External"/><Relationship Id="rId161" Type="http://schemas.openxmlformats.org/officeDocument/2006/relationships/hyperlink" Target="https://en.wikipedia.org/wiki/Marginal_distribution" TargetMode="External"/><Relationship Id="rId147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43" Type="http://schemas.openxmlformats.org/officeDocument/2006/relationships/hyperlink" Target="https://en.wikipedia.org/wiki/Probability_density_function" TargetMode="External"/><Relationship Id="rId139" Type="http://schemas.openxmlformats.org/officeDocument/2006/relationships/hyperlink" Target="https://en.wikipedia.org/wiki/Probability_mass_function" TargetMode="External"/><Relationship Id="rId156" Type="http://schemas.openxmlformats.org/officeDocument/2006/relationships/hyperlink" Target="https://en.wikipedia.org/wiki/Quantile_function" TargetMode="External"/><Relationship Id="rId137" Type="http://schemas.openxmlformats.org/officeDocument/2006/relationships/hyperlink" Target="https://en.wikipedia.org/wiki/Random_variable" TargetMode="External"/><Relationship Id="rId168" Type="http://schemas.openxmlformats.org/officeDocument/2006/relationships/hyperlink" Target="https://en.wikipedia.org/wiki/Survival_function" TargetMode="External"/><Relationship Id="rId164" Type="http://schemas.openxmlformats.org/officeDocument/2006/relationships/hyperlink" Target="https://facultyweb.cs.wwu.edu/~hutchib2/video_lectures/data371/" TargetMode="External"/><Relationship Id="rId111" Type="http://schemas.openxmlformats.org/officeDocument/2006/relationships/hyperlink" Target="https://facultyweb.cs.wwu.edu/~hutchib2/video_lectures/data371/#probability_refresher" TargetMode="External"/><Relationship Id="rId178" Type="http://schemas.openxmlformats.org/officeDocument/2006/relationships/hyperlink" Target="https://link.springer.com/book/10.1007/978-1-4419-6646-9" TargetMode="External"/><Relationship Id="rId176" Type="http://schemas.openxmlformats.org/officeDocument/2006/relationships/hyperlink" Target="https://link.springer.com/book/10.1007/b97377" TargetMode="External"/><Relationship Id="rId104" Type="http://schemas.openxmlformats.org/officeDocument/2006/relationships/hyperlink" Target="https://morrison-lab.github.io/mds/algebra.html#def-argmax" TargetMode="External"/><Relationship Id="rId91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10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12" Type="http://schemas.openxmlformats.org/officeDocument/2006/relationships/hyperlink" Target="https://wwu.instructure.com/courses/1906010/modules#module_3922392" TargetMode="External"/><Relationship Id="rId149" Type="http://schemas.openxmlformats.org/officeDocument/2006/relationships/hyperlink" Target="https://www.cengage.com/c/statistical-inference-2e-casella-berger/9780534243128/" TargetMode="External"/><Relationship Id="rId166" Type="http://schemas.openxmlformats.org/officeDocument/2006/relationships/hyperlink" Target="https://www.youtube.com/playlist?list=PLeB45KifGiuHesi4PALNZSYZFhViVGQJK" TargetMode="External"/><Relationship Id="rId113" Type="http://schemas.openxmlformats.org/officeDocument/2006/relationships/hyperlink" Target="https://www.youtube.com/watch?v=STcqHZyPRI8" TargetMode="External"/><Relationship Id="rId114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20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2" Type="http://schemas.openxmlformats.org/officeDocument/2006/relationships/hyperlink" Target="probability-basics.qmd#def-random-experiment" TargetMode="External"/><Relationship Id="rId11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22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74" Type="http://schemas.openxmlformats.org/officeDocument/2006/relationships/hyperlink" Target="https://doi.org/10.1007/978-1-4614-1353-0" TargetMode="External"/><Relationship Id="rId172" Type="http://schemas.openxmlformats.org/officeDocument/2006/relationships/hyperlink" Target="https://doi.org/10.1201/9781315182780" TargetMode="External"/><Relationship Id="rId141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45" Type="http://schemas.openxmlformats.org/officeDocument/2006/relationships/hyperlink" Target="https://en.wikipedia.org/wiki/Continuous_uniform_distribution" TargetMode="External"/><Relationship Id="rId153" Type="http://schemas.openxmlformats.org/officeDocument/2006/relationships/hyperlink" Target="https://en.wikipedia.org/wiki/Cumulative_distribution_function" TargetMode="External"/><Relationship Id="rId151" Type="http://schemas.openxmlformats.org/officeDocument/2006/relationships/hyperlink" Target="https://en.wikipedia.org/wiki/Exponential_distribution" TargetMode="External"/><Relationship Id="rId170" Type="http://schemas.openxmlformats.org/officeDocument/2006/relationships/hyperlink" Target="https://en.wikipedia.org/wiki/Failure_rate" TargetMode="External"/><Relationship Id="rId159" Type="http://schemas.openxmlformats.org/officeDocument/2006/relationships/hyperlink" Target="https://en.wikipedia.org/wiki/Joint_probability_distribution" TargetMode="External"/><Relationship Id="rId161" Type="http://schemas.openxmlformats.org/officeDocument/2006/relationships/hyperlink" Target="https://en.wikipedia.org/wiki/Marginal_distribution" TargetMode="External"/><Relationship Id="rId147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43" Type="http://schemas.openxmlformats.org/officeDocument/2006/relationships/hyperlink" Target="https://en.wikipedia.org/wiki/Probability_density_function" TargetMode="External"/><Relationship Id="rId139" Type="http://schemas.openxmlformats.org/officeDocument/2006/relationships/hyperlink" Target="https://en.wikipedia.org/wiki/Probability_mass_function" TargetMode="External"/><Relationship Id="rId156" Type="http://schemas.openxmlformats.org/officeDocument/2006/relationships/hyperlink" Target="https://en.wikipedia.org/wiki/Quantile_function" TargetMode="External"/><Relationship Id="rId137" Type="http://schemas.openxmlformats.org/officeDocument/2006/relationships/hyperlink" Target="https://en.wikipedia.org/wiki/Random_variable" TargetMode="External"/><Relationship Id="rId168" Type="http://schemas.openxmlformats.org/officeDocument/2006/relationships/hyperlink" Target="https://en.wikipedia.org/wiki/Survival_function" TargetMode="External"/><Relationship Id="rId164" Type="http://schemas.openxmlformats.org/officeDocument/2006/relationships/hyperlink" Target="https://facultyweb.cs.wwu.edu/~hutchib2/video_lectures/data371/" TargetMode="External"/><Relationship Id="rId111" Type="http://schemas.openxmlformats.org/officeDocument/2006/relationships/hyperlink" Target="https://facultyweb.cs.wwu.edu/~hutchib2/video_lectures/data371/#probability_refresher" TargetMode="External"/><Relationship Id="rId178" Type="http://schemas.openxmlformats.org/officeDocument/2006/relationships/hyperlink" Target="https://link.springer.com/book/10.1007/978-1-4419-6646-9" TargetMode="External"/><Relationship Id="rId176" Type="http://schemas.openxmlformats.org/officeDocument/2006/relationships/hyperlink" Target="https://link.springer.com/book/10.1007/b97377" TargetMode="External"/><Relationship Id="rId104" Type="http://schemas.openxmlformats.org/officeDocument/2006/relationships/hyperlink" Target="https://morrison-lab.github.io/mds/algebra.html#def-argmax" TargetMode="External"/><Relationship Id="rId91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10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12" Type="http://schemas.openxmlformats.org/officeDocument/2006/relationships/hyperlink" Target="https://wwu.instructure.com/courses/1906010/modules#module_3922392" TargetMode="External"/><Relationship Id="rId149" Type="http://schemas.openxmlformats.org/officeDocument/2006/relationships/hyperlink" Target="https://www.cengage.com/c/statistical-inference-2e-casella-berger/9780534243128/" TargetMode="External"/><Relationship Id="rId166" Type="http://schemas.openxmlformats.org/officeDocument/2006/relationships/hyperlink" Target="https://www.youtube.com/playlist?list=PLeB45KifGiuHesi4PALNZSYZFhViVGQJK" TargetMode="External"/><Relationship Id="rId113" Type="http://schemas.openxmlformats.org/officeDocument/2006/relationships/hyperlink" Target="https://www.youtube.com/watch?v=STcqHZyPRI8" TargetMode="External"/><Relationship Id="rId114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20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2" Type="http://schemas.openxmlformats.org/officeDocument/2006/relationships/hyperlink" Target="probability-basics.qmd#def-random-experiment" TargetMode="External"/><Relationship Id="rId11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22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2026-10-30T21:59:09Z</dcterms:created>
  <dcterms:modified xsi:type="dcterms:W3CDTF">2026-10-30T21:59:09Z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