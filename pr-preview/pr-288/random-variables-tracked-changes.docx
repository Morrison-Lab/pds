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14:20:08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22 (Kernel of a density)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kernel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pdf">
        <w:del w:id="11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12" w:author="PR Preview" w:date="2026-01-01T00:00:00Z">
        <w:r>
          <w:delText xml:space="preserve"> </w:delText>
        </w:r>
      </w:del>
      <m:oMath>
        <m:r>
          <m:t>f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</w:delText>
        </w:r>
      </w:del>
      <w:del w:id="15" w:author="PR Preview" w:date="2026-01-01T00:00:00Z">
        <w:r>
          <w:delText xml:space="preserve"> </w:delText>
        </w:r>
      </w:del>
      <w:hyperlink r:id="rId9">
        <w:del w:id="1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≥</m:t>
        </m:r>
        <m:r>
          <m:t>0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such that</w:delText>
        </w:r>
      </w:del>
      <w:del w:id="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for every</w:delText>
        </w:r>
      </w:del>
      <w:del w:id="23" w:author="PR Preview" w:date="2026-01-01T00:00:00Z">
        <w:r>
          <w:delText xml:space="preserve"> </w:delText>
        </w:r>
      </w:del>
      <m:oMath>
        <m:r>
          <m:t>x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for some constant</w:delText>
        </w:r>
      </w:del>
      <w:del w:id="2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that does not depend on</w:delText>
        </w:r>
      </w:del>
      <w:del w:id="30" w:author="PR Preview" w:date="2026-01-01T00:00:00Z">
        <w:r>
          <w:delText xml:space="preserve"> </w:delText>
        </w:r>
      </w:del>
      <m:oMath>
        <m:r>
          <m:t>x</m:t>
        </m:r>
      </m:oMath>
      <w:del w:id="31" w:author="PR Preview" w:date="2026-01-01T00:00:00Z">
        <w:r>
          <w:delText xml:space="preserve">.</w:delText>
        </w:r>
      </w:del>
    </w:p>
    <w:p>
      <w:pPr>
        <w:pStyle w:val="BodyText"/>
      </w:pPr>
      <w:del w:id="32" w:author="PR Preview" w:date="2026-01-01T00:00:00Z">
        <w:r>
          <w:rPr>
            <w:b/>
            <w:bCs/>
          </w:rPr>
          <w:delText xml:space="preserve">Definition 23 (Normalizing constant of a density)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Let</w:delText>
        </w:r>
      </w:del>
      <w:del w:id="35" w:author="PR Preview" w:date="2026-01-01T00:00:00Z">
        <w:r>
          <w:delText xml:space="preserve"> </w:delText>
        </w:r>
      </w:del>
      <m:oMath>
        <m:r>
          <m:t>g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be a</w:delText>
        </w:r>
      </w:del>
      <w:del w:id="38" w:author="PR Preview" w:date="2026-01-01T00:00:00Z">
        <w:r>
          <w:delText xml:space="preserve"> </w:delText>
        </w:r>
      </w:del>
      <w:hyperlink w:anchor="def-kernel">
        <w:del w:id="39" w:author="PR Preview" w:date="2026-01-01T00:00:00Z">
          <w:r>
            <w:rPr>
              <w:rStyle w:val="Hyperlink"/>
            </w:rPr>
            <w:delText xml:space="preserve">kernel of a density</w:delText>
          </w:r>
        </w:del>
      </w:hyperlink>
      <w:del w:id="40" w:author="PR Preview" w:date="2026-01-01T00:00:00Z">
        <w:r>
          <w:delText xml:space="preserve"> </w:delText>
        </w:r>
      </w:del>
      <m:oMath>
        <m:r>
          <m:t>f</m:t>
        </m:r>
      </m:oMath>
      <w:del w:id="41" w:author="PR Preview" w:date="2026-01-01T00:00:00Z">
        <w:r>
          <w:delText xml:space="preserve">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b/>
            <w:bCs/>
          </w:rPr>
          <w:delText xml:space="preserve">normalizing constant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</w:delText>
        </w:r>
      </w:del>
      <w:del w:id="48" w:author="PR Preview" w:date="2026-01-01T00:00:00Z">
        <w:r>
          <w:delText xml:space="preserve"> </w:delText>
        </w:r>
      </w:del>
      <m:oMath>
        <m:r>
          <m:t>g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 the constant</w:delText>
        </w:r>
      </w:del>
      <w:del w:id="5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4" w:author="PR Preview" w:date="2026-01-01T00:00:00Z">
        <w:r>
          <w:rPr>
            <w:b/>
            <w:bCs/>
          </w:rPr>
          <w:delText xml:space="preserve">Theorem 17 (The normalizing constant makes the density integrate to 1)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If</w:delText>
        </w:r>
      </w:del>
      <w:del w:id="57" w:author="PR Preview" w:date="2026-01-01T00:00:00Z">
        <w:r>
          <w:delText xml:space="preserve"> </w:delText>
        </w:r>
      </w:del>
      <m:oMath>
        <m:r>
          <m:t>g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is a</w:delText>
        </w:r>
      </w:del>
      <w:del w:id="60" w:author="PR Preview" w:date="2026-01-01T00:00:00Z">
        <w:r>
          <w:delText xml:space="preserve"> </w:delText>
        </w:r>
      </w:del>
      <w:hyperlink w:anchor="def-kernel">
        <w:del w:id="61" w:author="PR Preview" w:date="2026-01-01T00:00:00Z">
          <w:r>
            <w:rPr>
              <w:rStyle w:val="Hyperlink"/>
            </w:rPr>
            <w:delText xml:space="preserve">kernel of a density</w:delText>
          </w:r>
        </w:del>
      </w:hyperlink>
      <w:del w:id="62" w:author="PR Preview" w:date="2026-01-01T00:00:00Z">
        <w:r>
          <w:delText xml:space="preserve"> </w:delText>
        </w:r>
      </w:del>
      <m:oMath>
        <m:r>
          <m:t>f</m:t>
        </m:r>
      </m:oMath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its</w:delText>
        </w:r>
      </w:del>
      <w:del w:id="66" w:author="PR Preview" w:date="2026-01-01T00:00:00Z">
        <w:r>
          <w:delText xml:space="preserve"> </w:delText>
        </w:r>
      </w:del>
      <w:hyperlink w:anchor="def-normalizing-constant">
        <w:del w:id="67" w:author="PR Preview" w:date="2026-01-01T00:00:00Z">
          <w:r>
            <w:rPr>
              <w:rStyle w:val="Hyperlink"/>
            </w:rPr>
            <w:delText xml:space="preserve">normalizing constant</w:delText>
          </w:r>
        </w:del>
      </w:hyperlink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0" w:author="PR Preview" w:date="2026-01-01T00:00:00Z">
        <w:r>
          <w:rPr>
            <w:i/>
            <w:iCs/>
          </w:rPr>
          <w:delText xml:space="preserve">Proof</w:delText>
        </w:r>
      </w:del>
      <w:del w:id="71" w:author="PR Preview" w:date="2026-01-01T00:00:00Z">
        <w:r>
          <w:delText xml:space="preserve">. </w:delText>
        </w:r>
      </w:del>
      <w:del w:id="72" w:author="PR Preview" w:date="2026-01-01T00:00:00Z">
        <w:r>
          <w:delText xml:space="preserve">A</w:delText>
        </w:r>
      </w:del>
      <w:del w:id="73" w:author="PR Preview" w:date="2026-01-01T00:00:00Z">
        <w:r>
          <w:delText xml:space="preserve"> </w:delText>
        </w:r>
      </w:del>
      <w:hyperlink w:anchor="def-pdf">
        <w:del w:id="74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integrates to 1 over the whole line,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del w:id="77" w:author="PR Preview" w:date="2026-01-01T00:00:00Z">
        <w:r>
          <w:delText xml:space="preserve">Dividing by</w:delText>
        </w:r>
      </w:del>
      <w:del w:id="78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gives the formula.</w:delText>
        </w:r>
      </w:del>
    </w:p>
    <w:p>
      <w:pPr>
        <w:pStyle w:val="BodyText"/>
      </w:pPr>
      <w:del w:id="81" w:author="PR Preview" w:date="2026-01-01T00:00:00Z">
        <w:r>
          <w:rPr>
            <w:b/>
            <w:bCs/>
          </w:rPr>
          <w:delText xml:space="preserve">Definition 24 (Mode of a density or mass function)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rPr>
            <w:b/>
            <w:bCs/>
          </w:rPr>
          <w:delText xml:space="preserve">mode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of a</w:delText>
        </w:r>
      </w:del>
      <w:del w:id="88" w:author="PR Preview" w:date="2026-01-01T00:00:00Z">
        <w:r>
          <w:delText xml:space="preserve"> </w:delText>
        </w:r>
      </w:del>
      <w:hyperlink w:anchor="def-pdf">
        <w:del w:id="89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or</w:delText>
        </w:r>
      </w:del>
      <w:del w:id="92" w:author="PR Preview" w:date="2026-01-01T00:00:00Z">
        <w:r>
          <w:delText xml:space="preserve"> </w:delText>
        </w:r>
      </w:del>
      <w:hyperlink w:anchor="def-pmf">
        <w:del w:id="93" w:author="PR Preview" w:date="2026-01-01T00:00:00Z">
          <w:r>
            <w:rPr>
              <w:rStyle w:val="Hyperlink"/>
            </w:rPr>
            <w:delText xml:space="preserve">mass function</w:delText>
          </w:r>
        </w:del>
      </w:hyperlink>
      <w:del w:id="94" w:author="PR Preview" w:date="2026-01-01T00:00:00Z">
        <w:r>
          <w:delText xml:space="preserve"> </w:delText>
        </w:r>
      </w:del>
      <m:oMath>
        <m:r>
          <m:t>f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is a value</w:delText>
        </w:r>
      </w:del>
      <w:del w:id="9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at which</w:delText>
        </w:r>
      </w:del>
      <w:del w:id="100" w:author="PR Preview" w:date="2026-01-01T00:00:00Z">
        <w:r>
          <w:delText xml:space="preserve"> </w:delText>
        </w:r>
      </w:del>
      <m:oMath>
        <m:r>
          <m:t>f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is largest:</w:delText>
        </w:r>
      </w:del>
      <w:del w:id="1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for every</w:delText>
        </w:r>
      </w:del>
      <w:del w:id="106" w:author="PR Preview" w:date="2026-01-01T00:00:00Z">
        <w:r>
          <w:delText xml:space="preserve"> </w:delText>
        </w:r>
      </w:del>
      <m:oMath>
        <m:r>
          <m:t>x</m:t>
        </m:r>
      </m:oMath>
      <w:del w:id="107" w:author="PR Preview" w:date="2026-01-01T00:00:00Z">
        <w:r>
          <w:delText xml:space="preserve">.</w:delText>
        </w:r>
      </w:del>
    </w:p>
    <w:p>
      <w:pPr>
        <w:pStyle w:val="BodyText"/>
      </w:pPr>
      <w:del w:id="108" w:author="PR Preview" w:date="2026-01-01T00:00:00Z">
        <w:r>
          <w:rPr>
            <w:b/>
            <w:bCs/>
          </w:rPr>
          <w:delText xml:space="preserve">Theorem 18 (A density and its kernel have the same modes)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If</w:delText>
        </w:r>
      </w:del>
      <w:del w:id="111" w:author="PR Preview" w:date="2026-01-01T00:00:00Z">
        <w:r>
          <w:delText xml:space="preserve"> </w:delText>
        </w:r>
      </w:del>
      <m:oMath>
        <m:r>
          <m:t>g</m:t>
        </m:r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is a</w:delText>
        </w:r>
      </w:del>
      <w:del w:id="114" w:author="PR Preview" w:date="2026-01-01T00:00:00Z">
        <w:r>
          <w:delText xml:space="preserve"> </w:delText>
        </w:r>
      </w:del>
      <w:hyperlink w:anchor="def-kernel">
        <w:del w:id="115" w:author="PR Preview" w:date="2026-01-01T00:00:00Z">
          <w:r>
            <w:rPr>
              <w:rStyle w:val="Hyperlink"/>
            </w:rPr>
            <w:delText xml:space="preserve">kernel of a density</w:delText>
          </w:r>
        </w:del>
      </w:hyperlink>
      <w:del w:id="116" w:author="PR Preview" w:date="2026-01-01T00:00:00Z">
        <w:r>
          <w:delText xml:space="preserve"> </w:delText>
        </w:r>
      </w:del>
      <m:oMath>
        <m:r>
          <m:t>f</m:t>
        </m:r>
      </m:oMath>
      <w:del w:id="117" w:author="PR Preview" w:date="2026-01-01T00:00:00Z">
        <w:r>
          <w:delText xml:space="preserve">,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then</w:delText>
        </w:r>
      </w:del>
      <w:del w:id="12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is a</w:delText>
        </w:r>
      </w:del>
      <w:del w:id="123" w:author="PR Preview" w:date="2026-01-01T00:00:00Z">
        <w:r>
          <w:delText xml:space="preserve"> </w:delText>
        </w:r>
      </w:del>
      <w:hyperlink w:anchor="def-mode">
        <w:del w:id="124" w:author="PR Preview" w:date="2026-01-01T00:00:00Z">
          <w:r>
            <w:rPr>
              <w:rStyle w:val="Hyperlink"/>
            </w:rPr>
            <w:delText xml:space="preserve">mode</w:delText>
          </w:r>
        </w:del>
      </w:hyperlink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of</w:delText>
        </w:r>
      </w:del>
      <w:del w:id="127" w:author="PR Preview" w:date="2026-01-01T00:00:00Z">
        <w:r>
          <w:delText xml:space="preserve"> </w:delText>
        </w:r>
      </w:del>
      <m:oMath>
        <m:r>
          <m:t>f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if and only if</w:delText>
        </w:r>
      </w:del>
      <w:del w:id="13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for every</w:delText>
        </w:r>
      </w:del>
      <w:del w:id="133" w:author="PR Preview" w:date="2026-01-01T00:00:00Z">
        <w:r>
          <w:delText xml:space="preserve"> </w:delText>
        </w:r>
      </w:del>
      <m:oMath>
        <m:r>
          <m:t>x</m:t>
        </m:r>
      </m:oMath>
      <w:del w:id="134" w:author="PR Preview" w:date="2026-01-01T00:00:00Z">
        <w:r>
          <w:delText xml:space="preserve">.</w:delText>
        </w:r>
      </w:del>
    </w:p>
    <w:p>
      <w:pPr>
        <w:pStyle w:val="BodyText"/>
      </w:pPr>
      <w:del w:id="135" w:author="PR Preview" w:date="2026-01-01T00:00:00Z">
        <w:r>
          <w:rPr>
            <w:i/>
            <w:iCs/>
          </w:rPr>
          <w:delText xml:space="preserve">Proof</w:delText>
        </w:r>
      </w:del>
      <w:del w:id="136" w:author="PR Preview" w:date="2026-01-01T00:00:00Z">
        <w:r>
          <w:delText xml:space="preserve">. </w:delText>
        </w:r>
      </w:del>
      <w:del w:id="137" w:author="PR Preview" w:date="2026-01-01T00:00:00Z">
        <w:r>
          <w:delText xml:space="preserve">Write</w:delText>
        </w:r>
      </w:del>
      <w:del w:id="1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with</w:delText>
        </w:r>
      </w:del>
      <w:del w:id="14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(</w:delText>
        </w:r>
      </w:del>
      <w:hyperlink w:anchor="def-kernel">
        <w:del w:id="14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45" w:author="PR Preview" w:date="2026-01-01T00:00:00Z">
        <w:r>
          <w:delText xml:space="preserve">).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For any</w:delText>
        </w:r>
      </w:del>
      <w:del w:id="148" w:author="PR Preview" w:date="2026-01-01T00:00:00Z">
        <w:r>
          <w:delText xml:space="preserve"> </w:delText>
        </w:r>
      </w:del>
      <m:oMath>
        <m:r>
          <m:t>x</m:t>
        </m:r>
      </m:oMath>
      <w:del w:id="149" w:author="PR Preview" w:date="2026-01-01T00:00:00Z">
        <w:r>
          <w:delText xml:space="preserve">, multiplying both sides of</w:delText>
        </w:r>
      </w:del>
      <w:del w:id="15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by</w:delText>
        </w:r>
      </w:del>
      <w:del w:id="15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gives</w:delText>
        </w:r>
      </w:del>
      <w:del w:id="1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7" w:author="PR Preview" w:date="2026-01-01T00:00:00Z">
        <w:r>
          <w:delText xml:space="preserve">,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and dividing by</w:delText>
        </w:r>
      </w:del>
      <w:del w:id="160" w:author="PR Preview" w:date="2026-01-01T00:00:00Z">
        <w:r>
          <w:delText xml:space="preserve"> </w:delText>
        </w:r>
      </w:del>
      <m:oMath>
        <m:r>
          <m:t>c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reverses this.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So</w:delText>
        </w:r>
      </w:del>
      <w:del w:id="16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for every</w:delText>
        </w:r>
      </w:del>
      <w:del w:id="168" w:author="PR Preview" w:date="2026-01-01T00:00:00Z">
        <w:r>
          <w:delText xml:space="preserve"> </w:delText>
        </w:r>
      </w:del>
      <m:oMath>
        <m:r>
          <m:t>x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exactly when</w:delText>
        </w:r>
      </w:del>
      <w:del w:id="17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for every</w:delText>
        </w:r>
      </w:del>
      <w:del w:id="174" w:author="PR Preview" w:date="2026-01-01T00:00:00Z">
        <w:r>
          <w:delText xml:space="preserve"> </w:delText>
        </w:r>
      </w:del>
      <m:oMath>
        <m:r>
          <m:t>x</m:t>
        </m:r>
      </m:oMath>
      <w:del w:id="175" w:author="PR Preview" w:date="2026-01-01T00:00:00Z">
        <w:r>
          <w:delText xml:space="preserve">.</w:delText>
        </w:r>
      </w:del>
    </w:p>
    <w:p>
      <w:pPr>
        <w:pStyle w:val="BodyText"/>
      </w:pPr>
      <w:del w:id="176" w:author="PR Preview" w:date="2026-01-01T00:00:00Z">
        <w:r>
          <w:rPr>
            <w:b/>
            <w:bCs/>
          </w:rPr>
          <w:delText xml:space="preserve">Example 29 (The kernel, normalizing constant, and mode of an exponential density)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</w:delText>
        </w:r>
      </w:del>
      <w:del w:id="179" w:author="PR Preview" w:date="2026-01-01T00:00:00Z">
        <w:r>
          <w:delText xml:space="preserve"> </w:delText>
        </w:r>
      </w:del>
      <w:hyperlink w:anchor="def-exponential">
        <w:del w:id="180" w:author="PR Preview" w:date="2026-01-01T00:00:00Z">
          <w:r>
            <w:rPr>
              <w:rStyle w:val="Hyperlink"/>
            </w:rPr>
            <w:delText xml:space="preserve">exponential density</w:delText>
          </w:r>
        </w:del>
      </w:hyperlink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with rate</w:delText>
        </w:r>
      </w:del>
      <w:del w:id="183" w:author="PR Preview" w:date="2026-01-01T00:00:00Z">
        <w:r>
          <w:delText xml:space="preserve"> </w:delText>
        </w:r>
      </w:del>
      <m:oMath>
        <m:r>
          <m:t>λ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is</w:delText>
        </w:r>
      </w:del>
      <w:del w:id="1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for</w:delText>
        </w:r>
      </w:del>
      <w:del w:id="18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190" w:author="PR Preview" w:date="2026-01-01T00:00:00Z">
        <w:r>
          <w:delText xml:space="preserve">, and</w:delText>
        </w:r>
      </w:del>
      <w:del w:id="19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for</w:delText>
        </w:r>
      </w:del>
      <w:del w:id="19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0</m:t>
        </m:r>
      </m:oMath>
      <w:del w:id="195" w:author="PR Preview" w:date="2026-01-01T00:00:00Z">
        <w:r>
          <w:delText xml:space="preserve">.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Its</w:delText>
        </w:r>
      </w:del>
      <w:del w:id="198" w:author="PR Preview" w:date="2026-01-01T00:00:00Z">
        <w:r>
          <w:delText xml:space="preserve"> </w:delText>
        </w:r>
      </w:del>
      <w:hyperlink w:anchor="def-kernel">
        <w:del w:id="199" w:author="PR Preview" w:date="2026-01-01T00:00:00Z">
          <w:r>
            <w:rPr>
              <w:rStyle w:val="Hyperlink"/>
            </w:rPr>
            <w:delText xml:space="preserve">kernel</w:delText>
          </w:r>
        </w:del>
      </w:hyperlink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is</w:delText>
        </w:r>
      </w:del>
      <w:del w:id="20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for</w:delText>
        </w:r>
      </w:del>
      <w:del w:id="20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206" w:author="PR Preview" w:date="2026-01-01T00:00:00Z">
        <w:r>
          <w:delText xml:space="preserve">, and</w:delText>
        </w:r>
      </w:del>
      <w:del w:id="20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for</w:delText>
        </w:r>
      </w:del>
      <w:del w:id="21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0</m:t>
        </m:r>
      </m:oMath>
      <w:del w:id="211" w:author="PR Preview" w:date="2026-01-01T00:00:00Z">
        <w:r>
          <w:delText xml:space="preserve">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and the</w:delText>
        </w:r>
      </w:del>
      <w:del w:id="214" w:author="PR Preview" w:date="2026-01-01T00:00:00Z">
        <w:r>
          <w:delText xml:space="preserve"> </w:delText>
        </w:r>
      </w:del>
      <w:hyperlink w:anchor="def-normalizing-constant">
        <w:del w:id="215" w:author="PR Preview" w:date="2026-01-01T00:00:00Z">
          <w:r>
            <w:rPr>
              <w:rStyle w:val="Hyperlink"/>
            </w:rPr>
            <w:delText xml:space="preserve">normalizing constant</w:delText>
          </w:r>
        </w:del>
      </w:hyperlink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del w:id="218" w:author="PR Preview" w:date="2026-01-01T00:00:00Z">
        <w:r>
          <w:delText xml:space="preserve">The kernel is largest at</w:delText>
        </w:r>
      </w:del>
      <w:del w:id="21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</m:oMath>
      <w:del w:id="220" w:author="PR Preview" w:date="2026-01-01T00:00:00Z">
        <w:r>
          <w:delText xml:space="preserve">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so by</w:delText>
        </w:r>
      </w:del>
      <w:del w:id="223" w:author="PR Preview" w:date="2026-01-01T00:00:00Z">
        <w:r>
          <w:delText xml:space="preserve"> </w:delText>
        </w:r>
      </w:del>
      <w:hyperlink w:anchor="thm-kernel-same-mode">
        <w:del w:id="224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the</w:delText>
        </w:r>
      </w:del>
      <w:del w:id="227" w:author="PR Preview" w:date="2026-01-01T00:00:00Z">
        <w:r>
          <w:delText xml:space="preserve"> </w:delText>
        </w:r>
      </w:del>
      <w:hyperlink w:anchor="def-mode">
        <w:del w:id="228" w:author="PR Preview" w:date="2026-01-01T00:00:00Z">
          <w:r>
            <w:rPr>
              <w:rStyle w:val="Hyperlink"/>
            </w:rPr>
            <w:delText xml:space="preserve">mode</w:delText>
          </w:r>
        </w:del>
      </w:hyperlink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of</w:delText>
        </w:r>
      </w:del>
      <w:del w:id="231" w:author="PR Preview" w:date="2026-01-01T00:00:00Z">
        <w:r>
          <w:delText xml:space="preserve"> </w:delText>
        </w:r>
      </w:del>
      <m:oMath>
        <m:r>
          <m:t>f</m:t>
        </m:r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is</w:delText>
        </w:r>
      </w:del>
      <w:del w:id="234" w:author="PR Preview" w:date="2026-01-01T00:00:00Z">
        <w:r>
          <w:delText xml:space="preserve"> </w:delText>
        </w:r>
      </w:del>
      <m:oMath>
        <m:r>
          <m:t>0</m:t>
        </m:r>
      </m:oMath>
      <w:del w:id="235" w:author="PR Preview" w:date="2026-01-01T00:00:00Z">
        <w:r>
          <w:delText xml:space="preserve">.</w:delText>
        </w:r>
      </w:del>
    </w:p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del w:id="236" w:author="PR Preview" w:date="2026-01-01T00:00:00Z">
        <w:r>
          <w:rPr>
            <w:b/>
            <w:bCs/>
          </w:rPr>
          <w:delText xml:space="preserve">Definition 25 (Survival function (survivor function))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The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rPr>
            <w:b/>
            <w:bCs/>
          </w:rPr>
          <w:delText xml:space="preserve">survival function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(or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rPr>
            <w:b/>
            <w:bCs/>
          </w:rPr>
          <w:delText xml:space="preserve">survivor function</w:delText>
        </w:r>
      </w:del>
      <w:del w:id="245" w:author="PR Preview" w:date="2026-01-01T00:00:00Z">
        <w:r>
          <w:delText xml:space="preserve">)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of a random variable</w:delText>
        </w:r>
      </w:del>
      <w:del w:id="248" w:author="PR Preview" w:date="2026-01-01T00:00:00Z">
        <w:r>
          <w:delText xml:space="preserve"> </w:delText>
        </w:r>
      </w:del>
      <m:oMath>
        <m:r>
          <m:t>T</m:t>
        </m:r>
      </m:oMath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denoted</w:delText>
        </w:r>
      </w:del>
      <w:del w:id="252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53" w:author="PR Preview" w:date="2026-01-01T00:00:00Z">
        <w:r>
          <w:delText xml:space="preserve">,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is the probability that</w:delText>
        </w:r>
      </w:del>
      <w:del w:id="256" w:author="PR Preview" w:date="2026-01-01T00:00:00Z">
        <w:r>
          <w:delText xml:space="preserve"> </w:delText>
        </w:r>
      </w:del>
      <m:oMath>
        <m:r>
          <m:t>T</m:t>
        </m:r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exceeds</w:delText>
        </w:r>
      </w:del>
      <w:del w:id="259" w:author="PR Preview" w:date="2026-01-01T00:00:00Z">
        <w:r>
          <w:delText xml:space="preserve"> </w:delText>
        </w:r>
      </w:del>
      <m:oMath>
        <m:r>
          <m:t>t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[18]</w:delText>
        </w:r>
      </w:del>
      <w:del w:id="262" w:author="PR Preview" w:date="2026-01-01T00:00:00Z">
        <w:r>
          <w:delText xml:space="preserve">:</w:delText>
        </w:r>
      </w:del>
    </w:p>
    <w:p>
      <w:pPr>
        <w:pStyle w:val="FirstParagraph"/>
      </w:pPr>
      <w:ins w:id="263" w:author="PR Preview" w:date="2026-01-01T00:00:00Z">
        <w:r>
          <w:rPr>
            <w:b/>
            <w:bCs/>
          </w:rPr>
          <w:t xml:space="preserve">Definition 22 (Survival function (survivor function))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rPr>
            <w:b/>
            <w:bCs/>
          </w:rPr>
          <w:t xml:space="preserve">survival function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(or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b/>
            <w:bCs/>
          </w:rPr>
          <w:t xml:space="preserve">survivor function</w:t>
        </w:r>
      </w:ins>
      <w:ins w:id="272" w:author="PR Preview" w:date="2026-01-01T00:00:00Z">
        <w:r>
          <w:t xml:space="preserve">)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of a random variable</w:t>
        </w:r>
      </w:ins>
      <w:ins w:id="275" w:author="PR Preview" w:date="2026-01-01T00:00:00Z">
        <w:r>
          <w:t xml:space="preserve"> </w:t>
        </w:r>
      </w:ins>
      <m:oMath>
        <m:r>
          <m:t>T</m:t>
        </m:r>
      </m:oMath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denoted</w:t>
        </w:r>
      </w:ins>
      <w:ins w:id="279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is the probability that</w:t>
        </w:r>
      </w:ins>
      <w:ins w:id="283" w:author="PR Preview" w:date="2026-01-01T00:00:00Z">
        <w:r>
          <w:t xml:space="preserve"> </w:t>
        </w:r>
      </w:ins>
      <m:oMath>
        <m:r>
          <m:t>T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exceeds</w:t>
        </w:r>
      </w:ins>
      <w:ins w:id="286" w:author="PR Preview" w:date="2026-01-01T00:00:00Z">
        <w:r>
          <w:t xml:space="preserve"> </w:t>
        </w:r>
      </w:ins>
      <m:oMath>
        <m:r>
          <m:t>t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[18]</w:t>
        </w:r>
      </w:ins>
      <w:ins w:id="28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del w:id="290" w:author="PR Preview" w:date="2026-01-01T00:00:00Z">
        <w:r>
          <w:rPr>
            <w:b/>
            <w:bCs/>
          </w:rPr>
          <w:delText xml:space="preserve">Theorem 19 (Survival function and CDF)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For any random variable</w:delText>
        </w:r>
      </w:del>
      <w:del w:id="293" w:author="PR Preview" w:date="2026-01-01T00:00:00Z">
        <w:r>
          <w:delText xml:space="preserve"> </w:delText>
        </w:r>
      </w:del>
      <m:oMath>
        <m:r>
          <m:t>T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with</w:delText>
        </w:r>
      </w:del>
      <w:del w:id="296" w:author="PR Preview" w:date="2026-01-01T00:00:00Z">
        <w:r>
          <w:delText xml:space="preserve"> </w:delText>
        </w:r>
      </w:del>
      <w:hyperlink w:anchor="def-cdf">
        <w:del w:id="297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2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99" w:author="PR Preview" w:date="2026-01-01T00:00:00Z">
        <w:r>
          <w:delText xml:space="preserve">:</w:delText>
        </w:r>
      </w:del>
    </w:p>
    <w:p>
      <w:pPr>
        <w:pStyle w:val="BodyText"/>
      </w:pPr>
      <w:ins w:id="300" w:author="PR Preview" w:date="2026-01-01T00:00:00Z">
        <w:r>
          <w:rPr>
            <w:b/>
            <w:bCs/>
          </w:rPr>
          <w:t xml:space="preserve">Theorem 17 (Survival function and CDF)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For any random variable</w:t>
        </w:r>
      </w:ins>
      <w:ins w:id="303" w:author="PR Preview" w:date="2026-01-01T00:00:00Z">
        <w:r>
          <w:t xml:space="preserve"> </w:t>
        </w:r>
      </w:ins>
      <m:oMath>
        <m:r>
          <m:t>T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with</w:t>
        </w:r>
      </w:ins>
      <w:ins w:id="306" w:author="PR Preview" w:date="2026-01-01T00:00:00Z">
        <w:r>
          <w:t xml:space="preserve"> </w:t>
        </w:r>
      </w:ins>
      <w:hyperlink w:anchor="def-cdf">
        <w:ins w:id="307" w:author="PR Preview" w:date="2026-01-01T00:00:00Z">
          <w:r>
            <w:rPr>
              <w:rStyle w:val="Hyperlink"/>
            </w:rPr>
            <w:t xml:space="preserve">CDF</w:t>
          </w:r>
        </w:ins>
      </w:hyperlink>
      <w:ins w:id="3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30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del w:id="310" w:author="PR Preview" w:date="2026-01-01T00:00:00Z">
        <w:r>
          <w:rPr>
            <w:b/>
            <w:bCs/>
          </w:rPr>
          <w:delText xml:space="preserve">Example 30 (Survival function of an exponential distribution)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Let</w:delText>
        </w:r>
      </w:del>
      <w:del w:id="313" w:author="PR Preview" w:date="2026-01-01T00:00:00Z">
        <w:r>
          <w:delText xml:space="preserve"> </w:delText>
        </w:r>
      </w:del>
      <m:oMath>
        <m:r>
          <m:t>T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be exponential with rate</w:delText>
        </w:r>
      </w:del>
      <w:del w:id="316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(</w:delText>
        </w:r>
      </w:del>
      <w:hyperlink w:anchor="def-exponential">
        <w:del w:id="319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320" w:author="PR Preview" w:date="2026-01-01T00:00:00Z">
        <w:r>
          <w:delText xml:space="preserve">),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so</w:delText>
        </w:r>
      </w:del>
      <w:del w:id="323" w:author="PR Preview" w:date="2026-01-01T00:00:00Z">
        <w:r>
          <w:delText xml:space="preserve"> </w:delText>
        </w:r>
      </w:del>
      <m:oMath>
        <m:r>
          <m:t>T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has density</w:delText>
        </w:r>
      </w:del>
      <w:del w:id="3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for</w:delText>
        </w:r>
      </w:del>
      <w:del w:id="32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330" w:author="PR Preview" w:date="2026-01-01T00:00:00Z">
        <w:r>
          <w:delText xml:space="preserve">.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For</w:delText>
        </w:r>
      </w:del>
      <w:del w:id="33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334" w:author="PR Preview" w:date="2026-01-01T00:00:00Z">
        <w:r>
          <w:delText xml:space="preserve">, by</w:delText>
        </w:r>
      </w:del>
      <w:del w:id="335" w:author="PR Preview" w:date="2026-01-01T00:00:00Z">
        <w:r>
          <w:delText xml:space="preserve"> </w:delText>
        </w:r>
      </w:del>
      <w:hyperlink w:anchor="thm-survival-expressions-1">
        <w:del w:id="336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337" w:author="PR Preview" w:date="2026-01-01T00:00:00Z">
        <w:r>
          <w:delText xml:space="preserve">:</w:delText>
        </w:r>
      </w:del>
    </w:p>
    <w:p>
      <w:pPr>
        <w:pStyle w:val="FirstParagraph"/>
      </w:pPr>
      <w:ins w:id="338" w:author="PR Preview" w:date="2026-01-01T00:00:00Z">
        <w:r>
          <w:rPr>
            <w:b/>
            <w:bCs/>
          </w:rPr>
          <w:t xml:space="preserve">Example 29 (Survival function of an exponential distribution)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Let</w:t>
        </w:r>
      </w:ins>
      <w:ins w:id="341" w:author="PR Preview" w:date="2026-01-01T00:00:00Z">
        <w:r>
          <w:t xml:space="preserve"> </w:t>
        </w:r>
      </w:ins>
      <m:oMath>
        <m:r>
          <m:t>T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be exponential with rate</w:t>
        </w:r>
      </w:ins>
      <w:ins w:id="34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(</w:t>
        </w:r>
      </w:ins>
      <w:hyperlink w:anchor="def-exponential">
        <w:ins w:id="34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48" w:author="PR Preview" w:date="2026-01-01T00:00:00Z">
        <w:r>
          <w:t xml:space="preserve">),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so</w:t>
        </w:r>
      </w:ins>
      <w:ins w:id="351" w:author="PR Preview" w:date="2026-01-01T00:00:00Z">
        <w:r>
          <w:t xml:space="preserve"> </w:t>
        </w:r>
      </w:ins>
      <m:oMath>
        <m:r>
          <m:t>T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has density</w:t>
        </w:r>
      </w:ins>
      <w:ins w:id="3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for</w:t>
        </w:r>
      </w:ins>
      <w:ins w:id="35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358" w:author="PR Preview" w:date="2026-01-01T00:00:00Z">
        <w:r>
          <w:t xml:space="preserve">.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For</w:t>
        </w:r>
      </w:ins>
      <w:ins w:id="36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362" w:author="PR Preview" w:date="2026-01-01T00:00:00Z">
        <w:r>
          <w:t xml:space="preserve">, by</w:t>
        </w:r>
      </w:ins>
      <w:ins w:id="363" w:author="PR Preview" w:date="2026-01-01T00:00:00Z">
        <w:r>
          <w:t xml:space="preserve"> </w:t>
        </w:r>
      </w:ins>
      <w:hyperlink w:anchor="thm-survival-expressions-1">
        <w:ins w:id="36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del w:id="366" w:author="PR Preview" w:date="2026-01-01T00:00:00Z">
        <w:r>
          <w:rPr>
            <w:b/>
            <w:bCs/>
          </w:rPr>
          <w:delText xml:space="preserve">Definition 26 (Hazard function (hazard rate, hazard rate function))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The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rPr>
            <w:b/>
            <w:bCs/>
          </w:rPr>
          <w:delText xml:space="preserve">hazard function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(also called the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b/>
            <w:bCs/>
          </w:rPr>
          <w:delText xml:space="preserve">hazard rate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or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rPr>
            <w:b/>
            <w:bCs/>
          </w:rPr>
          <w:delText xml:space="preserve">hazard rate function</w:delText>
        </w:r>
      </w:del>
      <w:del w:id="379" w:author="PR Preview" w:date="2026-01-01T00:00:00Z">
        <w:r>
          <w:delText xml:space="preserve">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of a continuous random variable</w:delText>
        </w:r>
      </w:del>
      <w:del w:id="382" w:author="PR Preview" w:date="2026-01-01T00:00:00Z">
        <w:r>
          <w:delText xml:space="preserve"> </w:delText>
        </w:r>
      </w:del>
      <m:oMath>
        <m:r>
          <m:t>T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at a value</w:delText>
        </w:r>
      </w:del>
      <w:del w:id="385" w:author="PR Preview" w:date="2026-01-01T00:00:00Z">
        <w:r>
          <w:delText xml:space="preserve"> </w:delText>
        </w:r>
      </w:del>
      <m:oMath>
        <m:r>
          <m:t>t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with</w:delText>
        </w:r>
      </w:del>
      <w:del w:id="38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89" w:author="PR Preview" w:date="2026-01-01T00:00:00Z">
        <w:r>
          <w:delText xml:space="preserve">,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typically denoted</w:delText>
        </w:r>
      </w:del>
      <w:del w:id="39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or</w:delText>
        </w:r>
      </w:del>
      <w:del w:id="395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396" w:author="PR Preview" w:date="2026-01-01T00:00:00Z">
        <w:r>
          <w:delText xml:space="preserve">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is the limit of the</w:delText>
        </w:r>
      </w:del>
      <w:del w:id="399" w:author="PR Preview" w:date="2026-01-01T00:00:00Z">
        <w:r>
          <w:delText xml:space="preserve"> </w:delText>
        </w:r>
      </w:del>
      <w:hyperlink r:id="rId113">
        <w:del w:id="400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that</w:delText>
        </w:r>
      </w:del>
      <w:del w:id="403" w:author="PR Preview" w:date="2026-01-01T00:00:00Z">
        <w:r>
          <w:delText xml:space="preserve"> </w:delText>
        </w:r>
      </w:del>
      <m:oMath>
        <m:r>
          <m:t>T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falls in an interval starting at</w:delText>
        </w:r>
      </w:del>
      <w:del w:id="406" w:author="PR Preview" w:date="2026-01-01T00:00:00Z">
        <w:r>
          <w:delText xml:space="preserve"> </w:delText>
        </w:r>
      </w:del>
      <m:oMath>
        <m:r>
          <m:t>t</m:t>
        </m:r>
      </m:oMath>
      <w:del w:id="407" w:author="PR Preview" w:date="2026-01-01T00:00:00Z">
        <w:r>
          <w:delText xml:space="preserve">, given</w:delText>
        </w:r>
      </w:del>
      <w:del w:id="40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409" w:author="PR Preview" w:date="2026-01-01T00:00:00Z">
        <w:r>
          <w:delText xml:space="preserve">,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divided by the width of that interval,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as that width shrinks to 0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[19]</w:delText>
        </w:r>
      </w:del>
      <w:del w:id="416" w:author="PR Preview" w:date="2026-01-01T00:00:00Z">
        <w:r>
          <w:delText xml:space="preserve">:</w:delText>
        </w:r>
      </w:del>
    </w:p>
    <w:p>
      <w:pPr>
        <w:pStyle w:val="BodyText"/>
      </w:pPr>
      <w:ins w:id="417" w:author="PR Preview" w:date="2026-01-01T00:00:00Z">
        <w:r>
          <w:rPr>
            <w:b/>
            <w:bCs/>
          </w:rPr>
          <w:t xml:space="preserve">Definition 23 (Hazard function (hazard rate, hazard rate function))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The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rPr>
            <w:b/>
            <w:bCs/>
          </w:rPr>
          <w:t xml:space="preserve">hazard function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(also called the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rPr>
            <w:b/>
            <w:bCs/>
          </w:rPr>
          <w:t xml:space="preserve">hazard rate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or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rPr>
            <w:b/>
            <w:bCs/>
          </w:rPr>
          <w:t xml:space="preserve">hazard rate function</w:t>
        </w:r>
      </w:ins>
      <w:ins w:id="430" w:author="PR Preview" w:date="2026-01-01T00:00:00Z">
        <w:r>
          <w:t xml:space="preserve">)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of a continuous random variable</w:t>
        </w:r>
      </w:ins>
      <w:ins w:id="433" w:author="PR Preview" w:date="2026-01-01T00:00:00Z">
        <w:r>
          <w:t xml:space="preserve"> </w:t>
        </w:r>
      </w:ins>
      <m:oMath>
        <m:r>
          <m:t>T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at a value</w:t>
        </w:r>
      </w:ins>
      <w:ins w:id="436" w:author="PR Preview" w:date="2026-01-01T00:00:00Z">
        <w:r>
          <w:t xml:space="preserve"> </w:t>
        </w:r>
      </w:ins>
      <m:oMath>
        <m:r>
          <m:t>t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with</w:t>
        </w:r>
      </w:ins>
      <w:ins w:id="43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40" w:author="PR Preview" w:date="2026-01-01T00:00:00Z">
        <w:r>
          <w:t xml:space="preserve">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typically denoted</w:t>
        </w:r>
      </w:ins>
      <w:ins w:id="44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or</w:t>
        </w:r>
      </w:ins>
      <w:ins w:id="446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47" w:author="PR Preview" w:date="2026-01-01T00:00:00Z">
        <w:r>
          <w:t xml:space="preserve">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is the limit of the</w:t>
        </w:r>
      </w:ins>
      <w:ins w:id="450" w:author="PR Preview" w:date="2026-01-01T00:00:00Z">
        <w:r>
          <w:t xml:space="preserve"> </w:t>
        </w:r>
      </w:ins>
      <w:hyperlink r:id="rId113">
        <w:ins w:id="451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that</w:t>
        </w:r>
      </w:ins>
      <w:ins w:id="454" w:author="PR Preview" w:date="2026-01-01T00:00:00Z">
        <w:r>
          <w:t xml:space="preserve"> </w:t>
        </w:r>
      </w:ins>
      <m:oMath>
        <m:r>
          <m:t>T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falls in an interval starting at</w:t>
        </w:r>
      </w:ins>
      <w:ins w:id="457" w:author="PR Preview" w:date="2026-01-01T00:00:00Z">
        <w:r>
          <w:t xml:space="preserve"> </w:t>
        </w:r>
      </w:ins>
      <m:oMath>
        <m:r>
          <m:t>t</m:t>
        </m:r>
      </m:oMath>
      <w:ins w:id="458" w:author="PR Preview" w:date="2026-01-01T00:00:00Z">
        <w:r>
          <w:t xml:space="preserve">, given</w:t>
        </w:r>
      </w:ins>
      <w:ins w:id="45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460" w:author="PR Preview" w:date="2026-01-01T00:00:00Z">
        <w:r>
          <w:t xml:space="preserve">,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divided by the width of that interval,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as that width shrinks to 0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[19]</w:t>
        </w:r>
      </w:ins>
      <w:ins w:id="4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del w:id="468" w:author="PR Preview" w:date="2026-01-01T00:00:00Z">
        <w:r>
          <w:delText xml:space="preserve">If</w:delText>
        </w:r>
      </w:del>
      <w:del w:id="469" w:author="PR Preview" w:date="2026-01-01T00:00:00Z">
        <w:r>
          <w:delText xml:space="preserve"> </w:delText>
        </w:r>
      </w:del>
      <m:oMath>
        <m:r>
          <m:t>T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is the time at which an event occurs,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then</w:delText>
        </w:r>
      </w:del>
      <w:del w:id="47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is a rate, not a probability: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for a small interval width</w:delText>
        </w:r>
      </w:del>
      <w:del w:id="479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is approximately the probability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that the event occurs in</w:delText>
        </w:r>
      </w:del>
      <w:del w:id="48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del w:id="487" w:author="PR Preview" w:date="2026-01-01T00:00:00Z">
        <w:r>
          <w:delText xml:space="preserve">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given that it has not occurred before</w:delText>
        </w:r>
      </w:del>
      <w:del w:id="490" w:author="PR Preview" w:date="2026-01-01T00:00:00Z">
        <w:r>
          <w:delText xml:space="preserve"> </w:delText>
        </w:r>
      </w:del>
      <m:oMath>
        <m:r>
          <m:t>t</m:t>
        </m:r>
      </m:oMath>
      <w:del w:id="491" w:author="PR Preview" w:date="2026-01-01T00:00:00Z">
        <w:r>
          <w:delText xml:space="preserve">.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Many sources write the hazard as</w:delText>
        </w:r>
      </w:del>
      <w:del w:id="49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del w:id="495" w:author="PR Preview" w:date="2026-01-01T00:00:00Z">
        <w:r>
          <w:delText xml:space="preserve">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reading it as the density of</w:delText>
        </w:r>
      </w:del>
      <w:del w:id="498" w:author="PR Preview" w:date="2026-01-01T00:00:00Z">
        <w:r>
          <w:delText xml:space="preserve"> </w:delText>
        </w:r>
      </w:del>
      <m:oMath>
        <m:r>
          <m:t>T</m:t>
        </m:r>
      </m:oMath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at</w:delText>
        </w:r>
      </w:del>
      <w:del w:id="501" w:author="PR Preview" w:date="2026-01-01T00:00:00Z">
        <w:r>
          <w:delText xml:space="preserve"> </w:delText>
        </w:r>
      </w:del>
      <m:oMath>
        <m:r>
          <m:t>t</m:t>
        </m:r>
      </m:oMath>
      <w:del w:id="502" w:author="PR Preview" w:date="2026-01-01T00:00:00Z">
        <w:r>
          <w:delText xml:space="preserve">, conditional on the event</w:delText>
        </w:r>
      </w:del>
      <w:del w:id="50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504" w:author="PR Preview" w:date="2026-01-01T00:00:00Z">
        <w:r>
          <w:delText xml:space="preserve">;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that notation abbreviates the limit in</w:delText>
        </w:r>
      </w:del>
      <w:del w:id="507" w:author="PR Preview" w:date="2026-01-01T00:00:00Z">
        <w:r>
          <w:delText xml:space="preserve"> </w:delText>
        </w:r>
      </w:del>
      <w:hyperlink w:anchor="def-hazard">
        <w:del w:id="508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509" w:author="PR Preview" w:date="2026-01-01T00:00:00Z">
        <w:r>
          <w:delText xml:space="preserve">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For a discrete</w:delText>
        </w:r>
      </w:del>
      <w:del w:id="512" w:author="PR Preview" w:date="2026-01-01T00:00:00Z">
        <w:r>
          <w:delText xml:space="preserve"> </w:delText>
        </w:r>
      </w:del>
      <m:oMath>
        <m:r>
          <m:t>T</m:t>
        </m:r>
      </m:oMath>
      <w:del w:id="513" w:author="PR Preview" w:date="2026-01-01T00:00:00Z">
        <w:r>
          <w:delText xml:space="preserve">, the analogous quantity is the</w:delText>
        </w:r>
      </w:del>
      <w:del w:id="514" w:author="PR Preview" w:date="2026-01-01T00:00:00Z">
        <w:r>
          <w:delText xml:space="preserve"> </w:delText>
        </w:r>
      </w:del>
      <w:hyperlink w:anchor="def-discrete-hazard">
        <w:del w:id="515" w:author="PR Preview" w:date="2026-01-01T00:00:00Z">
          <w:r>
            <w:rPr>
              <w:rStyle w:val="Hyperlink"/>
            </w:rPr>
            <w:delText xml:space="preserve">discrete-time hazard</w:delText>
          </w:r>
        </w:del>
      </w:hyperlink>
      <w:del w:id="516" w:author="PR Preview" w:date="2026-01-01T00:00:00Z">
        <w:r>
          <w:delText xml:space="preserve">.</w:delText>
        </w:r>
      </w:del>
    </w:p>
    <w:p>
      <w:pPr>
        <w:pStyle w:val="BodyText"/>
      </w:pPr>
      <w:ins w:id="517" w:author="PR Preview" w:date="2026-01-01T00:00:00Z">
        <w:r>
          <w:t xml:space="preserve">If</w:t>
        </w:r>
      </w:ins>
      <w:ins w:id="518" w:author="PR Preview" w:date="2026-01-01T00:00:00Z">
        <w:r>
          <w:t xml:space="preserve"> </w:t>
        </w:r>
      </w:ins>
      <m:oMath>
        <m:r>
          <m:t>T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is the time at which an event occurs,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then</w:t>
        </w:r>
      </w:ins>
      <w:ins w:id="52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is a rate, not a probability: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for a small interval width</w:t>
        </w:r>
      </w:ins>
      <w:ins w:id="528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ins w:id="529" w:author="PR Preview" w:date="2026-01-01T00:00:00Z">
        <w:r>
          <w:t xml:space="preserve">,</w:t>
        </w:r>
      </w:ins>
      <w:ins w:id="53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is approximately the probability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that the event occurs in</w:t>
        </w:r>
      </w:ins>
      <w:ins w:id="5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given that it has not occurred before</w:t>
        </w:r>
      </w:ins>
      <w:ins w:id="539" w:author="PR Preview" w:date="2026-01-01T00:00:00Z">
        <w:r>
          <w:t xml:space="preserve"> </w:t>
        </w:r>
      </w:ins>
      <m:oMath>
        <m:r>
          <m:t>t</m:t>
        </m:r>
      </m:oMath>
      <w:ins w:id="540" w:author="PR Preview" w:date="2026-01-01T00:00:00Z">
        <w:r>
          <w:t xml:space="preserve">.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Many sources write the hazard as</w:t>
        </w:r>
      </w:ins>
      <w:ins w:id="54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ins w:id="544" w:author="PR Preview" w:date="2026-01-01T00:00:00Z">
        <w:r>
          <w:t xml:space="preserve">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reading it as the density of</w:t>
        </w:r>
      </w:ins>
      <w:ins w:id="547" w:author="PR Preview" w:date="2026-01-01T00:00:00Z">
        <w:r>
          <w:t xml:space="preserve"> </w:t>
        </w:r>
      </w:ins>
      <m:oMath>
        <m:r>
          <m:t>T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at</w:t>
        </w:r>
      </w:ins>
      <w:ins w:id="550" w:author="PR Preview" w:date="2026-01-01T00:00:00Z">
        <w:r>
          <w:t xml:space="preserve"> </w:t>
        </w:r>
      </w:ins>
      <m:oMath>
        <m:r>
          <m:t>t</m:t>
        </m:r>
      </m:oMath>
      <w:ins w:id="551" w:author="PR Preview" w:date="2026-01-01T00:00:00Z">
        <w:r>
          <w:t xml:space="preserve">, conditional on the event</w:t>
        </w:r>
      </w:ins>
      <w:ins w:id="55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553" w:author="PR Preview" w:date="2026-01-01T00:00:00Z">
        <w:r>
          <w:t xml:space="preserve">;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that notation abbreviates the limit in</w:t>
        </w:r>
      </w:ins>
      <w:ins w:id="556" w:author="PR Preview" w:date="2026-01-01T00:00:00Z">
        <w:r>
          <w:t xml:space="preserve"> </w:t>
        </w:r>
      </w:ins>
      <w:hyperlink w:anchor="def-hazard">
        <w:ins w:id="557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558" w:author="PR Preview" w:date="2026-01-01T00:00:00Z">
        <w:r>
          <w:t xml:space="preserve">.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For a discrete</w:t>
        </w:r>
      </w:ins>
      <w:ins w:id="561" w:author="PR Preview" w:date="2026-01-01T00:00:00Z">
        <w:r>
          <w:t xml:space="preserve"> </w:t>
        </w:r>
      </w:ins>
      <m:oMath>
        <m:r>
          <m:t>T</m:t>
        </m:r>
      </m:oMath>
      <w:ins w:id="562" w:author="PR Preview" w:date="2026-01-01T00:00:00Z">
        <w:r>
          <w:t xml:space="preserve">, the analogous quantity is the</w:t>
        </w:r>
      </w:ins>
      <w:ins w:id="563" w:author="PR Preview" w:date="2026-01-01T00:00:00Z">
        <w:r>
          <w:t xml:space="preserve"> </w:t>
        </w:r>
      </w:ins>
      <w:hyperlink w:anchor="def-discrete-hazard">
        <w:ins w:id="564" w:author="PR Preview" w:date="2026-01-01T00:00:00Z">
          <w:r>
            <w:rPr>
              <w:rStyle w:val="Hyperlink"/>
            </w:rPr>
            <w:t xml:space="preserve">discrete-time hazard</w:t>
          </w:r>
        </w:ins>
      </w:hyperlink>
      <w:ins w:id="565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del w:id="566" w:author="PR Preview" w:date="2026-01-01T00:00:00Z">
        <w:r>
          <w:rPr>
            <w:b/>
            <w:bCs/>
          </w:rPr>
          <w:delText xml:space="preserve">Example 31 (A hazard greater than 1)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A hazard can exceed 1, just as a density can (</w:delText>
        </w:r>
      </w:del>
      <w:hyperlink w:anchor="exm-normal">
        <w:del w:id="56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570" w:author="PR Preview" w:date="2026-01-01T00:00:00Z">
        <w:r>
          <w:delText xml:space="preserve">).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Let</w:delText>
        </w:r>
      </w:del>
      <w:del w:id="573" w:author="PR Preview" w:date="2026-01-01T00:00:00Z">
        <w:r>
          <w:delText xml:space="preserve"> </w:delText>
        </w:r>
      </w:del>
      <m:oMath>
        <m:r>
          <m:t>T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be</w:delText>
        </w:r>
      </w:del>
      <w:del w:id="576" w:author="PR Preview" w:date="2026-01-01T00:00:00Z">
        <w:r>
          <w:delText xml:space="preserve"> </w:delText>
        </w:r>
      </w:del>
      <w:hyperlink w:anchor="def-exponential">
        <w:del w:id="577" w:author="PR Preview" w:date="2026-01-01T00:00:00Z">
          <w:r>
            <w:rPr>
              <w:rStyle w:val="Hyperlink"/>
            </w:rPr>
            <w:delText xml:space="preserve">exponential</w:delText>
          </w:r>
        </w:del>
      </w:hyperlink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with rate</w:delText>
        </w:r>
      </w:del>
      <w:del w:id="58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2</m:t>
        </m:r>
      </m:oMath>
      <w:del w:id="581" w:author="PR Preview" w:date="2026-01-01T00:00:00Z">
        <w:r>
          <w:delText xml:space="preserve">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so</w:delText>
        </w:r>
      </w:del>
      <w:del w:id="584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for</w:delText>
        </w:r>
      </w:del>
      <w:del w:id="58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(</w:delText>
        </w:r>
      </w:del>
      <w:hyperlink w:anchor="exm-exp-survfn">
        <w:del w:id="590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591" w:author="PR Preview" w:date="2026-01-01T00:00:00Z">
        <w:r>
          <w:delText xml:space="preserve">).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Since</w:delText>
        </w:r>
      </w:del>
      <w:del w:id="594" w:author="PR Preview" w:date="2026-01-01T00:00:00Z">
        <w:r>
          <w:delText xml:space="preserve"> </w:delText>
        </w:r>
      </w:del>
      <m:oMath>
        <m:r>
          <m:t>T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continuous,</w:delText>
        </w:r>
      </w:del>
      <w:del w:id="59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for every</w:delText>
        </w:r>
      </w:del>
      <w:del w:id="600" w:author="PR Preview" w:date="2026-01-01T00:00:00Z">
        <w:r>
          <w:delText xml:space="preserve"> </w:delText>
        </w:r>
      </w:del>
      <m:oMath>
        <m:r>
          <m:t>s</m:t>
        </m:r>
      </m:oMath>
      <w:del w:id="601" w:author="PR Preview" w:date="2026-01-01T00:00:00Z">
        <w:r>
          <w:delText xml:space="preserve">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so</w:delText>
        </w:r>
      </w:del>
    </w:p>
    <w:p>
      <w:pPr>
        <w:pStyle w:val="BodyText"/>
      </w:pPr>
      <w:ins w:id="604" w:author="PR Preview" w:date="2026-01-01T00:00:00Z">
        <w:r>
          <w:rPr>
            <w:b/>
            <w:bCs/>
          </w:rPr>
          <w:t xml:space="preserve">Example 30 (A hazard greater than 1)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A hazard can exceed 1, just as a density can (</w:t>
        </w:r>
      </w:ins>
      <w:hyperlink w:anchor="exm-normal">
        <w:ins w:id="60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08" w:author="PR Preview" w:date="2026-01-01T00:00:00Z">
        <w:r>
          <w:t xml:space="preserve">).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Let</w:t>
        </w:r>
      </w:ins>
      <w:ins w:id="611" w:author="PR Preview" w:date="2026-01-01T00:00:00Z">
        <w:r>
          <w:t xml:space="preserve"> </w:t>
        </w:r>
      </w:ins>
      <m:oMath>
        <m:r>
          <m:t>T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be</w:t>
        </w:r>
      </w:ins>
      <w:ins w:id="614" w:author="PR Preview" w:date="2026-01-01T00:00:00Z">
        <w:r>
          <w:t xml:space="preserve"> </w:t>
        </w:r>
      </w:ins>
      <w:hyperlink w:anchor="def-exponential">
        <w:ins w:id="615" w:author="PR Preview" w:date="2026-01-01T00:00:00Z">
          <w:r>
            <w:rPr>
              <w:rStyle w:val="Hyperlink"/>
            </w:rPr>
            <w:t xml:space="preserve">exponential</w:t>
          </w:r>
        </w:ins>
      </w:hyperlink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with rate</w:t>
        </w:r>
      </w:ins>
      <w:ins w:id="61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2</m:t>
        </m:r>
      </m:oMath>
      <w:ins w:id="619" w:author="PR Preview" w:date="2026-01-01T00:00:00Z">
        <w:r>
          <w:t xml:space="preserve">,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so</w:t>
        </w:r>
      </w:ins>
      <w:ins w:id="622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for</w:t>
        </w:r>
      </w:ins>
      <w:ins w:id="62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(</w:t>
        </w:r>
      </w:ins>
      <w:hyperlink w:anchor="exm-exp-survfn">
        <w:ins w:id="628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629" w:author="PR Preview" w:date="2026-01-01T00:00:00Z">
        <w:r>
          <w:t xml:space="preserve">).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Since</w:t>
        </w:r>
      </w:ins>
      <w:ins w:id="632" w:author="PR Preview" w:date="2026-01-01T00:00:00Z">
        <w:r>
          <w:t xml:space="preserve"> </w:t>
        </w:r>
      </w:ins>
      <m:oMath>
        <m:r>
          <m:t>T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is continuous,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for every</w:t>
        </w:r>
      </w:ins>
      <w:ins w:id="638" w:author="PR Preview" w:date="2026-01-01T00:00:00Z">
        <w:r>
          <w:t xml:space="preserve"> </w:t>
        </w:r>
      </w:ins>
      <m:oMath>
        <m:r>
          <m:t>s</m:t>
        </m:r>
      </m:oMath>
      <w:ins w:id="639" w:author="PR Preview" w:date="2026-01-01T00:00:00Z">
        <w:r>
          <w:t xml:space="preserve">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del w:id="642" w:author="PR Preview" w:date="2026-01-01T00:00:00Z">
        <w:r>
          <w:rPr>
            <w:b/>
            <w:bCs/>
          </w:rPr>
          <w:delText xml:space="preserve">Definition 27 (Discrete-time hazard)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The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rPr>
            <w:b/>
            <w:bCs/>
          </w:rPr>
          <w:delText xml:space="preserve">discrete-time hazard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of a</w:delText>
        </w:r>
      </w:del>
      <w:del w:id="649" w:author="PR Preview" w:date="2026-01-01T00:00:00Z">
        <w:r>
          <w:delText xml:space="preserve"> </w:delText>
        </w:r>
      </w:del>
      <w:hyperlink w:anchor="def-discrete-rv">
        <w:del w:id="650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random variable</w:delText>
        </w:r>
      </w:del>
      <w:del w:id="653" w:author="PR Preview" w:date="2026-01-01T00:00:00Z">
        <w:r>
          <w:delText xml:space="preserve"> </w:delText>
        </w:r>
      </w:del>
      <m:oMath>
        <m:r>
          <m:t>T</m:t>
        </m:r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at a value</w:delText>
        </w:r>
      </w:del>
      <w:del w:id="656" w:author="PR Preview" w:date="2026-01-01T00:00:00Z">
        <w:r>
          <w:delText xml:space="preserve"> </w:delText>
        </w:r>
      </w:del>
      <m:oMath>
        <m:r>
          <m:t>t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with</w:delText>
        </w:r>
      </w:del>
      <w:del w:id="65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is the</w:delText>
        </w:r>
      </w:del>
      <w:del w:id="662" w:author="PR Preview" w:date="2026-01-01T00:00:00Z">
        <w:r>
          <w:delText xml:space="preserve"> </w:delText>
        </w:r>
      </w:del>
      <w:hyperlink r:id="rId113">
        <w:del w:id="663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that</w:delText>
        </w:r>
      </w:del>
      <w:del w:id="666" w:author="PR Preview" w:date="2026-01-01T00:00:00Z">
        <w:r>
          <w:delText xml:space="preserve"> </w:delText>
        </w:r>
      </w:del>
      <m:oMath>
        <m:r>
          <m:t>T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equals</w:delText>
        </w:r>
      </w:del>
      <w:del w:id="669" w:author="PR Preview" w:date="2026-01-01T00:00:00Z">
        <w:r>
          <w:delText xml:space="preserve"> </w:delText>
        </w:r>
      </w:del>
      <m:oMath>
        <m:r>
          <m:t>t</m:t>
        </m:r>
      </m:oMath>
      <w:del w:id="670" w:author="PR Preview" w:date="2026-01-01T00:00:00Z">
        <w:r>
          <w:delText xml:space="preserve">, given</w:delText>
        </w:r>
      </w:del>
      <w:del w:id="67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67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673" w:author="PR Preview" w:date="2026-01-01T00:00:00Z">
        <w:r>
          <w:rPr>
            <w:b/>
            <w:bCs/>
          </w:rPr>
          <w:delText xml:space="preserve">Example 32 (Rolling until the first six)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Roll a fair die repeatedly,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and let</w:delText>
        </w:r>
      </w:del>
      <w:del w:id="678" w:author="PR Preview" w:date="2026-01-01T00:00:00Z">
        <w:r>
          <w:delText xml:space="preserve"> </w:delText>
        </w:r>
      </w:del>
      <m:oMath>
        <m:r>
          <m:t>T</m:t>
        </m:r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be the number of the roll that first shows a six.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Then</w:delText>
        </w:r>
      </w:del>
      <w:del w:id="68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exactly when the first</w:delText>
        </w:r>
      </w:del>
      <w:del w:id="68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−</m:t>
        </m:r>
        <m:r>
          <m:t>1</m:t>
        </m:r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rolls are not sixes,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which has probability</w:delText>
        </w:r>
      </w:del>
      <w:del w:id="6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692" w:author="PR Preview" w:date="2026-01-01T00:00:00Z">
        <w:r>
          <w:delText xml:space="preserve">,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</w:delText>
        </w:r>
      </w:del>
      <w:del w:id="69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t</m:t>
        </m:r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when, in addition, roll</w:delText>
        </w:r>
      </w:del>
      <w:del w:id="698" w:author="PR Preview" w:date="2026-01-01T00:00:00Z">
        <w:r>
          <w:delText xml:space="preserve"> </w:delText>
        </w:r>
      </w:del>
      <m:oMath>
        <m:r>
          <m:t>t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is a six.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So, for each</w:delText>
        </w:r>
      </w:del>
      <w:del w:id="70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04" w:author="PR Preview" w:date="2026-01-01T00:00:00Z">
        <w:r>
          <w:delText xml:space="preserve">:</w:delText>
        </w:r>
      </w:del>
    </w:p>
    <w:p>
      <w:pPr>
        <w:pStyle w:val="BodyText"/>
      </w:pPr>
      <w:ins w:id="705" w:author="PR Preview" w:date="2026-01-01T00:00:00Z">
        <w:r>
          <w:rPr>
            <w:b/>
            <w:bCs/>
          </w:rPr>
          <w:t xml:space="preserve">Definition 24 (Discrete-time hazard)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The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rPr>
            <w:b/>
            <w:bCs/>
          </w:rPr>
          <w:t xml:space="preserve">discrete-time hazard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of a</w:t>
        </w:r>
      </w:ins>
      <w:ins w:id="712" w:author="PR Preview" w:date="2026-01-01T00:00:00Z">
        <w:r>
          <w:t xml:space="preserve"> </w:t>
        </w:r>
      </w:ins>
      <w:hyperlink w:anchor="def-discrete-rv">
        <w:ins w:id="713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random variable</w:t>
        </w:r>
      </w:ins>
      <w:ins w:id="716" w:author="PR Preview" w:date="2026-01-01T00:00:00Z">
        <w:r>
          <w:t xml:space="preserve"> </w:t>
        </w:r>
      </w:ins>
      <m:oMath>
        <m:r>
          <m:t>T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at a value</w:t>
        </w:r>
      </w:ins>
      <w:ins w:id="719" w:author="PR Preview" w:date="2026-01-01T00:00:00Z">
        <w:r>
          <w:t xml:space="preserve"> </w:t>
        </w:r>
      </w:ins>
      <m:oMath>
        <m:r>
          <m:t>t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with</w:t>
        </w:r>
      </w:ins>
      <w:ins w:id="72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is the</w:t>
        </w:r>
      </w:ins>
      <w:ins w:id="725" w:author="PR Preview" w:date="2026-01-01T00:00:00Z">
        <w:r>
          <w:t xml:space="preserve"> </w:t>
        </w:r>
      </w:ins>
      <w:hyperlink r:id="rId113">
        <w:ins w:id="726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that</w:t>
        </w:r>
      </w:ins>
      <w:ins w:id="729" w:author="PR Preview" w:date="2026-01-01T00:00:00Z">
        <w:r>
          <w:t xml:space="preserve"> </w:t>
        </w:r>
      </w:ins>
      <m:oMath>
        <m:r>
          <m:t>T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equals</w:t>
        </w:r>
      </w:ins>
      <w:ins w:id="732" w:author="PR Preview" w:date="2026-01-01T00:00:00Z">
        <w:r>
          <w:t xml:space="preserve"> </w:t>
        </w:r>
      </w:ins>
      <m:oMath>
        <m:r>
          <m:t>t</m:t>
        </m:r>
      </m:oMath>
      <w:ins w:id="733" w:author="PR Preview" w:date="2026-01-01T00:00:00Z">
        <w:r>
          <w:t xml:space="preserve">, given</w:t>
        </w:r>
      </w:ins>
      <w:ins w:id="73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73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ins w:id="736" w:author="PR Preview" w:date="2026-01-01T00:00:00Z">
        <w:r>
          <w:rPr>
            <w:b/>
            <w:bCs/>
          </w:rPr>
          <w:t xml:space="preserve">Example 31 (Rolling until the first six)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Roll a fair die repeatedly,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and let</w:t>
        </w:r>
      </w:ins>
      <w:ins w:id="741" w:author="PR Preview" w:date="2026-01-01T00:00:00Z">
        <w:r>
          <w:t xml:space="preserve"> </w:t>
        </w:r>
      </w:ins>
      <m:oMath>
        <m:r>
          <m:t>T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be the number of the roll that first shows a six.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Then</w:t>
        </w:r>
      </w:ins>
      <w:ins w:id="74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exactly when the first</w:t>
        </w:r>
      </w:ins>
      <w:ins w:id="74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−</m:t>
        </m:r>
        <m:r>
          <m:t>1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rolls are not sixes,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which has probability</w:t>
        </w:r>
      </w:ins>
      <w:ins w:id="7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55" w:author="PR Preview" w:date="2026-01-01T00:00:00Z">
        <w:r>
          <w:t xml:space="preserve">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and</w:t>
        </w:r>
      </w:ins>
      <w:ins w:id="75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t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when, in addition, roll</w:t>
        </w:r>
      </w:ins>
      <w:ins w:id="761" w:author="PR Preview" w:date="2026-01-01T00:00:00Z">
        <w:r>
          <w:t xml:space="preserve"> </w:t>
        </w:r>
      </w:ins>
      <m:oMath>
        <m:r>
          <m:t>t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is a six.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So, for each</w:t>
        </w:r>
      </w:ins>
      <w:ins w:id="76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del w:id="768" w:author="PR Preview" w:date="2026-01-01T00:00:00Z">
        <w:r>
          <w:rPr>
            <w:i/>
            <w:iCs/>
          </w:rPr>
          <w:delText xml:space="preserve">Remark</w:delText>
        </w:r>
      </w:del>
      <w:del w:id="769" w:author="PR Preview" w:date="2026-01-01T00:00:00Z">
        <w:r>
          <w:delText xml:space="preserve">. </w:delText>
        </w:r>
      </w:del>
      <w:del w:id="770" w:author="PR Preview" w:date="2026-01-01T00:00:00Z">
        <w:r>
          <w:delText xml:space="preserve">Unlike the continuous-time</w:delText>
        </w:r>
      </w:del>
      <w:del w:id="771" w:author="PR Preview" w:date="2026-01-01T00:00:00Z">
        <w:r>
          <w:delText xml:space="preserve"> </w:delText>
        </w:r>
      </w:del>
      <w:hyperlink w:anchor="def-hazard">
        <w:del w:id="772" w:author="PR Preview" w:date="2026-01-01T00:00:00Z">
          <w:r>
            <w:rPr>
              <w:rStyle w:val="Hyperlink"/>
            </w:rPr>
            <w:delText xml:space="preserve">hazard function</w:delText>
          </w:r>
        </w:del>
      </w:hyperlink>
      <w:del w:id="773" w:author="PR Preview" w:date="2026-01-01T00:00:00Z">
        <w:r>
          <w:delText xml:space="preserve">,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which is a rate and can exceed 1 (</w:delText>
        </w:r>
      </w:del>
      <w:hyperlink w:anchor="exm-hazard-exceeds-one">
        <w:del w:id="776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777" w:author="PR Preview" w:date="2026-01-01T00:00:00Z">
        <w:r>
          <w:delText xml:space="preserve">),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the discrete-time hazard is a probability.</w:delText>
        </w:r>
      </w:del>
    </w:p>
    <w:p>
      <w:pPr>
        <w:pStyle w:val="BodyText"/>
      </w:pPr>
      <w:del w:id="780" w:author="PR Preview" w:date="2026-01-01T00:00:00Z">
        <w:r>
          <w:rPr>
            <w:b/>
            <w:bCs/>
          </w:rPr>
          <w:delText xml:space="preserve">Theorem 20 (Hazard equals density over survival)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If</w:delText>
        </w:r>
      </w:del>
      <w:del w:id="783" w:author="PR Preview" w:date="2026-01-01T00:00:00Z">
        <w:r>
          <w:delText xml:space="preserve"> </w:delText>
        </w:r>
      </w:del>
      <m:oMath>
        <m:r>
          <m:t>T</m:t>
        </m:r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is a continuous random variable with</w:delText>
        </w:r>
      </w:del>
      <w:del w:id="786" w:author="PR Preview" w:date="2026-01-01T00:00:00Z">
        <w:r>
          <w:delText xml:space="preserve"> </w:delText>
        </w:r>
      </w:del>
      <w:hyperlink w:anchor="def-pdf">
        <w:del w:id="787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7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and</w:delText>
        </w:r>
      </w:del>
      <w:del w:id="791" w:author="PR Preview" w:date="2026-01-01T00:00:00Z">
        <w:r>
          <w:delText xml:space="preserve"> </w:delText>
        </w:r>
      </w:del>
      <w:hyperlink w:anchor="def-surv-fn">
        <w:del w:id="792" w:author="PR Preview" w:date="2026-01-01T00:00:00Z">
          <w:r>
            <w:rPr>
              <w:rStyle w:val="Hyperlink"/>
            </w:rPr>
            <w:delText xml:space="preserve">survival function</w:delText>
          </w:r>
        </w:del>
      </w:hyperlink>
      <w:del w:id="793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794" w:author="PR Preview" w:date="2026-01-01T00:00:00Z">
        <w:r>
          <w:delText xml:space="preserve">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then for every</w:delText>
        </w:r>
      </w:del>
      <w:del w:id="797" w:author="PR Preview" w:date="2026-01-01T00:00:00Z">
        <w:r>
          <w:delText xml:space="preserve"> </w:delText>
        </w:r>
      </w:del>
      <m:oMath>
        <m:r>
          <m:t>t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with</w:delText>
        </w:r>
      </w:del>
      <w:del w:id="800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at which</w:delText>
        </w:r>
      </w:del>
      <w:del w:id="803" w:author="PR Preview" w:date="2026-01-01T00:00:00Z">
        <w:r>
          <w:delText xml:space="preserve"> </w:delText>
        </w:r>
      </w:del>
      <m:oMath>
        <m:r>
          <m:t>f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is continuous:</w:delText>
        </w:r>
      </w:del>
    </w:p>
    <w:p>
      <w:pPr>
        <w:pStyle w:val="BodyText"/>
      </w:pPr>
      <w:ins w:id="806" w:author="PR Preview" w:date="2026-01-01T00:00:00Z">
        <w:r>
          <w:rPr>
            <w:i/>
            <w:iCs/>
          </w:rPr>
          <w:t xml:space="preserve">Remark</w:t>
        </w:r>
      </w:ins>
      <w:ins w:id="807" w:author="PR Preview" w:date="2026-01-01T00:00:00Z">
        <w:r>
          <w:t xml:space="preserve">. </w:t>
        </w:r>
      </w:ins>
      <w:ins w:id="808" w:author="PR Preview" w:date="2026-01-01T00:00:00Z">
        <w:r>
          <w:t xml:space="preserve">Unlike the continuous-time</w:t>
        </w:r>
      </w:ins>
      <w:ins w:id="809" w:author="PR Preview" w:date="2026-01-01T00:00:00Z">
        <w:r>
          <w:t xml:space="preserve"> </w:t>
        </w:r>
      </w:ins>
      <w:hyperlink w:anchor="def-hazard">
        <w:ins w:id="810" w:author="PR Preview" w:date="2026-01-01T00:00:00Z">
          <w:r>
            <w:rPr>
              <w:rStyle w:val="Hyperlink"/>
            </w:rPr>
            <w:t xml:space="preserve">hazard function</w:t>
          </w:r>
        </w:ins>
      </w:hyperlink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which is a rate and can exceed 1 (</w:t>
        </w:r>
      </w:ins>
      <w:hyperlink w:anchor="exm-hazard-exceeds-one">
        <w:ins w:id="814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815" w:author="PR Preview" w:date="2026-01-01T00:00:00Z">
        <w:r>
          <w:t xml:space="preserve">),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the discrete-time hazard is a probability.</w:t>
        </w:r>
      </w:ins>
    </w:p>
    <w:bookmarkStart w:id="120" w:name="thm-hazard-dens-surv"/>
    <w:p>
      <w:pPr>
        <w:pStyle w:val="BodyText"/>
      </w:pPr>
      <w:ins w:id="818" w:author="PR Preview" w:date="2026-01-01T00:00:00Z">
        <w:r>
          <w:rPr>
            <w:b/>
            <w:bCs/>
          </w:rPr>
          <w:t xml:space="preserve">Theorem 18 (Hazard equals density over survival)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If</w:t>
        </w:r>
      </w:ins>
      <w:ins w:id="821" w:author="PR Preview" w:date="2026-01-01T00:00:00Z">
        <w:r>
          <w:t xml:space="preserve"> </w:t>
        </w:r>
      </w:ins>
      <m:oMath>
        <m:r>
          <m:t>T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is a continuous random variable with</w:t>
        </w:r>
      </w:ins>
      <w:ins w:id="824" w:author="PR Preview" w:date="2026-01-01T00:00:00Z">
        <w:r>
          <w:t xml:space="preserve"> </w:t>
        </w:r>
      </w:ins>
      <w:hyperlink w:anchor="def-pdf">
        <w:ins w:id="825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8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w:hyperlink w:anchor="def-surv-fn">
        <w:ins w:id="830" w:author="PR Preview" w:date="2026-01-01T00:00:00Z">
          <w:r>
            <w:rPr>
              <w:rStyle w:val="Hyperlink"/>
            </w:rPr>
            <w:t xml:space="preserve">survival function</w:t>
          </w:r>
        </w:ins>
      </w:hyperlink>
      <w:ins w:id="831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32" w:author="PR Preview" w:date="2026-01-01T00:00:00Z">
        <w:r>
          <w:t xml:space="preserve">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then for every</w:t>
        </w:r>
      </w:ins>
      <w:ins w:id="835" w:author="PR Preview" w:date="2026-01-01T00:00:00Z">
        <w:r>
          <w:t xml:space="preserve"> </w:t>
        </w:r>
      </w:ins>
      <m:oMath>
        <m:r>
          <m:t>t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with</w:t>
        </w:r>
      </w:ins>
      <w:ins w:id="838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at which</w:t>
        </w:r>
      </w:ins>
      <w:ins w:id="841" w:author="PR Preview" w:date="2026-01-01T00:00:00Z">
        <w:r>
          <w:t xml:space="preserve"> </w:t>
        </w:r>
      </w:ins>
      <m:oMath>
        <m:r>
          <m:t>f</m:t>
        </m:r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is continuous: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del w:id="844" w:author="PR Preview" w:date="2026-01-01T00:00:00Z">
        <w:r>
          <w:rPr>
            <w:b/>
            <w:bCs/>
          </w:rPr>
          <w:delText xml:space="preserve">Example 33 (Hazard function of an exponential distribution)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Continuing</w:delText>
        </w:r>
      </w:del>
      <w:del w:id="847" w:author="PR Preview" w:date="2026-01-01T00:00:00Z">
        <w:r>
          <w:delText xml:space="preserve"> </w:delText>
        </w:r>
      </w:del>
      <w:hyperlink w:anchor="exm-exp-survfn">
        <w:del w:id="848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849" w:author="PR Preview" w:date="2026-01-01T00:00:00Z">
        <w:r>
          <w:delText xml:space="preserve">,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for</w:delText>
        </w:r>
      </w:del>
      <w:del w:id="85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853" w:author="PR Preview" w:date="2026-01-01T00:00:00Z">
        <w:r>
          <w:delText xml:space="preserve">, where</w:delText>
        </w:r>
      </w:del>
      <w:del w:id="854" w:author="PR Preview" w:date="2026-01-01T00:00:00Z">
        <w:r>
          <w:delText xml:space="preserve"> </w:delText>
        </w:r>
      </w:del>
      <m:oMath>
        <m:r>
          <m:t>f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is continuous: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857" w:author="PR Preview" w:date="2026-01-01T00:00:00Z">
        <w:r>
          <w:delText xml:space="preserve">At</w:delText>
        </w:r>
      </w:del>
      <w:del w:id="85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</m:oMath>
      <w:del w:id="859" w:author="PR Preview" w:date="2026-01-01T00:00:00Z">
        <w:r>
          <w:delText xml:space="preserve">, where</w:delText>
        </w:r>
      </w:del>
      <w:del w:id="860" w:author="PR Preview" w:date="2026-01-01T00:00:00Z">
        <w:r>
          <w:delText xml:space="preserve"> </w:delText>
        </w:r>
      </w:del>
      <m:oMath>
        <m:r>
          <m:t>f</m:t>
        </m:r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jumps from</w:delText>
        </w:r>
      </w:del>
      <w:del w:id="863" w:author="PR Preview" w:date="2026-01-01T00:00:00Z">
        <w:r>
          <w:delText xml:space="preserve"> </w:delText>
        </w:r>
      </w:del>
      <m:oMath>
        <m:r>
          <m:t>0</m:t>
        </m:r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to</w:delText>
        </w:r>
      </w:del>
      <w:del w:id="866" w:author="PR Preview" w:date="2026-01-01T00:00:00Z">
        <w:r>
          <w:delText xml:space="preserve"> </w:delText>
        </w:r>
      </w:del>
      <m:oMath>
        <m:r>
          <m:t>λ</m:t>
        </m:r>
      </m:oMath>
      <w:del w:id="867" w:author="PR Preview" w:date="2026-01-01T00:00:00Z">
        <w:r>
          <w:delText xml:space="preserve">,</w:delText>
        </w:r>
      </w:del>
      <w:del w:id="868" w:author="PR Preview" w:date="2026-01-01T00:00:00Z">
        <w:r>
          <w:delText xml:space="preserve"> </w:delText>
        </w:r>
      </w:del>
      <w:hyperlink w:anchor="def-hazard">
        <w:del w:id="869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gives the same value directly:</w:delText>
        </w:r>
      </w:del>
      <w:del w:id="87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as</w:delText>
        </w:r>
      </w:del>
      <w:del w:id="875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del w:id="876" w:author="PR Preview" w:date="2026-01-01T00:00:00Z">
        <w:r>
          <w:delText xml:space="preserve">.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So the exponential distribution has a constant hazard for</w:delText>
        </w:r>
      </w:del>
      <w:del w:id="87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880" w:author="PR Preview" w:date="2026-01-01T00:00:00Z">
        <w:r>
          <w:delText xml:space="preserve">,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equal to its rate parameter;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for</w:delText>
        </w:r>
      </w:del>
      <w:del w:id="88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0</m:t>
        </m:r>
      </m:oMath>
      <w:del w:id="886" w:author="PR Preview" w:date="2026-01-01T00:00:00Z">
        <w:r>
          <w:delText xml:space="preserve">,</w:delText>
        </w:r>
      </w:del>
      <w:del w:id="8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88" w:author="PR Preview" w:date="2026-01-01T00:00:00Z">
        <w:r>
          <w:delText xml:space="preserve">, so</w:delText>
        </w:r>
      </w:del>
      <w:del w:id="88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90" w:author="PR Preview" w:date="2026-01-01T00:00:00Z">
        <w:r>
          <w:delText xml:space="preserve">.</w:delText>
        </w:r>
      </w:del>
    </w:p>
    <w:p>
      <w:pPr>
        <w:pStyle w:val="BodyText"/>
      </w:pPr>
      <w:del w:id="891" w:author="PR Preview" w:date="2026-01-01T00:00:00Z">
        <w:r>
          <w:rPr>
            <w:b/>
            <w:bCs/>
          </w:rPr>
          <w:delText xml:space="preserve">Definition 28 (Cumulative hazard function)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The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rPr>
            <w:b/>
            <w:bCs/>
          </w:rPr>
          <w:delText xml:space="preserve">cumulative hazard function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of a continuous random variable</w:delText>
        </w:r>
      </w:del>
      <w:del w:id="898" w:author="PR Preview" w:date="2026-01-01T00:00:00Z">
        <w:r>
          <w:delText xml:space="preserve"> </w:delText>
        </w:r>
      </w:del>
      <m:oMath>
        <m:r>
          <m:t>T</m:t>
        </m:r>
      </m:oMath>
      <w:del w:id="899" w:author="PR Preview" w:date="2026-01-01T00:00:00Z">
        <w:r>
          <w:delText xml:space="preserve">,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often denoted</w:delText>
        </w:r>
      </w:del>
      <w:del w:id="902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or</w:delText>
        </w:r>
      </w:del>
      <w:del w:id="905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06" w:author="PR Preview" w:date="2026-01-01T00:00:00Z">
        <w:r>
          <w:delText xml:space="preserve">,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is the integral of its</w:delText>
        </w:r>
      </w:del>
      <w:del w:id="909" w:author="PR Preview" w:date="2026-01-01T00:00:00Z">
        <w:r>
          <w:delText xml:space="preserve"> </w:delText>
        </w:r>
      </w:del>
      <w:hyperlink w:anchor="def-hazard">
        <w:del w:id="910" w:author="PR Preview" w:date="2026-01-01T00:00:00Z">
          <w:r>
            <w:rPr>
              <w:rStyle w:val="Hyperlink"/>
            </w:rPr>
            <w:delText xml:space="preserve">hazard function</w:delText>
          </w:r>
        </w:del>
      </w:hyperlink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up to</w:delText>
        </w:r>
      </w:del>
      <w:del w:id="913" w:author="PR Preview" w:date="2026-01-01T00:00:00Z">
        <w:r>
          <w:delText xml:space="preserve"> </w:delText>
        </w:r>
      </w:del>
      <m:oMath>
        <m:r>
          <m:t>t</m:t>
        </m:r>
      </m:oMath>
      <w:del w:id="91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p>
      <w:pPr>
        <w:pStyle w:val="FirstParagraph"/>
      </w:pPr>
      <w:del w:id="915" w:author="PR Preview" w:date="2026-01-01T00:00:00Z">
        <w:r>
          <w:rPr>
            <w:b/>
            <w:bCs/>
          </w:rPr>
          <w:delText xml:space="preserve">Example 34 (Cumulative hazard function of an exponential distribution)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Continuing</w:delText>
        </w:r>
      </w:del>
      <w:del w:id="918" w:author="PR Preview" w:date="2026-01-01T00:00:00Z">
        <w:r>
          <w:delText xml:space="preserve"> </w:delText>
        </w:r>
      </w:del>
      <w:hyperlink w:anchor="exm-exp-haz">
        <w:del w:id="919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920" w:author="PR Preview" w:date="2026-01-01T00:00:00Z">
        <w:r>
          <w:delText xml:space="preserve">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the hazard is</w:delText>
        </w:r>
      </w:del>
      <w:del w:id="92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for</w:delText>
        </w:r>
      </w:del>
      <w:del w:id="92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≥</m:t>
        </m:r>
        <m:r>
          <m:t>0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and</w:delText>
        </w:r>
      </w:del>
      <w:del w:id="929" w:author="PR Preview" w:date="2026-01-01T00:00:00Z">
        <w:r>
          <w:delText xml:space="preserve"> </w:delText>
        </w:r>
      </w:del>
      <m:oMath>
        <m:r>
          <m:t>0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for</w:delText>
        </w:r>
      </w:del>
      <w:del w:id="932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&lt;</m:t>
        </m:r>
        <m:r>
          <m:t>0</m:t>
        </m:r>
      </m:oMath>
      <w:del w:id="933" w:author="PR Preview" w:date="2026-01-01T00:00:00Z">
        <w:r>
          <w:delText xml:space="preserve">,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so for</w:delText>
        </w:r>
      </w:del>
      <w:del w:id="93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937" w:author="PR Preview" w:date="2026-01-01T00:00:00Z">
        <w:r>
          <w:delText xml:space="preserve">:</w:delText>
        </w:r>
      </w:del>
    </w:p>
    <w:p>
      <w:pPr>
        <w:pStyle w:val="FirstParagraph"/>
      </w:pPr>
      <w:ins w:id="938" w:author="PR Preview" w:date="2026-01-01T00:00:00Z">
        <w:r>
          <w:rPr>
            <w:b/>
            <w:bCs/>
          </w:rPr>
          <w:t xml:space="preserve">Example 32 (Hazard function of an exponential distribution)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Continuing</w:t>
        </w:r>
      </w:ins>
      <w:ins w:id="941" w:author="PR Preview" w:date="2026-01-01T00:00:00Z">
        <w:r>
          <w:t xml:space="preserve"> </w:t>
        </w:r>
      </w:ins>
      <w:hyperlink w:anchor="exm-exp-survfn">
        <w:ins w:id="942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943" w:author="PR Preview" w:date="2026-01-01T00:00:00Z">
        <w:r>
          <w:t xml:space="preserve">,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for</w:t>
        </w:r>
      </w:ins>
      <w:ins w:id="94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947" w:author="PR Preview" w:date="2026-01-01T00:00:00Z">
        <w:r>
          <w:t xml:space="preserve">, where</w:t>
        </w:r>
      </w:ins>
      <w:ins w:id="948" w:author="PR Preview" w:date="2026-01-01T00:00:00Z">
        <w:r>
          <w:t xml:space="preserve"> </w:t>
        </w:r>
      </w:ins>
      <m:oMath>
        <m:r>
          <m:t>f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is continuous: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51" w:author="PR Preview" w:date="2026-01-01T00:00:00Z">
        <w:r>
          <w:t xml:space="preserve">At</w:t>
        </w:r>
      </w:ins>
      <w:ins w:id="95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953" w:author="PR Preview" w:date="2026-01-01T00:00:00Z">
        <w:r>
          <w:t xml:space="preserve">, where</w:t>
        </w:r>
      </w:ins>
      <w:ins w:id="954" w:author="PR Preview" w:date="2026-01-01T00:00:00Z">
        <w:r>
          <w:t xml:space="preserve"> </w:t>
        </w:r>
      </w:ins>
      <m:oMath>
        <m:r>
          <m:t>f</m:t>
        </m:r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jumps from</w:t>
        </w:r>
      </w:ins>
      <w:ins w:id="957" w:author="PR Preview" w:date="2026-01-01T00:00:00Z">
        <w:r>
          <w:t xml:space="preserve"> </w:t>
        </w:r>
      </w:ins>
      <m:oMath>
        <m:r>
          <m:t>0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to</w:t>
        </w:r>
      </w:ins>
      <w:ins w:id="960" w:author="PR Preview" w:date="2026-01-01T00:00:00Z">
        <w:r>
          <w:t xml:space="preserve"> </w:t>
        </w:r>
      </w:ins>
      <m:oMath>
        <m:r>
          <m:t>λ</m:t>
        </m:r>
      </m:oMath>
      <w:ins w:id="961" w:author="PR Preview" w:date="2026-01-01T00:00:00Z">
        <w:r>
          <w:t xml:space="preserve">,</w:t>
        </w:r>
      </w:ins>
      <w:ins w:id="962" w:author="PR Preview" w:date="2026-01-01T00:00:00Z">
        <w:r>
          <w:t xml:space="preserve"> </w:t>
        </w:r>
      </w:ins>
      <w:hyperlink w:anchor="def-hazard">
        <w:ins w:id="963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gives the same value directly:</w:t>
        </w:r>
      </w:ins>
      <w:ins w:id="96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as</w:t>
        </w:r>
      </w:ins>
      <w:ins w:id="969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ins w:id="970" w:author="PR Preview" w:date="2026-01-01T00:00:00Z">
        <w:r>
          <w:t xml:space="preserve">.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So the exponential distribution has a constant hazard for</w:t>
        </w:r>
      </w:ins>
      <w:ins w:id="97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974" w:author="PR Preview" w:date="2026-01-01T00:00:00Z">
        <w:r>
          <w:t xml:space="preserve">,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equal to its rate parameter;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for</w:t>
        </w:r>
      </w:ins>
      <w:ins w:id="97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0</m:t>
        </m:r>
      </m:oMath>
      <w:ins w:id="980" w:author="PR Preview" w:date="2026-01-01T00:00:00Z">
        <w:r>
          <w:t xml:space="preserve">,</w:t>
        </w:r>
      </w:ins>
      <w:ins w:id="9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82" w:author="PR Preview" w:date="2026-01-01T00:00:00Z">
        <w:r>
          <w:t xml:space="preserve">, so</w:t>
        </w:r>
      </w:ins>
      <w:ins w:id="98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84" w:author="PR Preview" w:date="2026-01-01T00:00:00Z">
        <w:r>
          <w:t xml:space="preserve">.</w:t>
        </w:r>
      </w:ins>
    </w:p>
    <w:bookmarkEnd w:id="121"/>
    <w:bookmarkStart w:id="122" w:name="def-cuhaz"/>
    <w:p>
      <w:pPr>
        <w:pStyle w:val="BodyText"/>
      </w:pPr>
      <w:ins w:id="985" w:author="PR Preview" w:date="2026-01-01T00:00:00Z">
        <w:r>
          <w:rPr>
            <w:b/>
            <w:bCs/>
          </w:rPr>
          <w:t xml:space="preserve">Definition 25 (Cumulative hazard function)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The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rPr>
            <w:b/>
            <w:bCs/>
          </w:rPr>
          <w:t xml:space="preserve">cumulative hazard function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of a continuous random variable</w:t>
        </w:r>
      </w:ins>
      <w:ins w:id="992" w:author="PR Preview" w:date="2026-01-01T00:00:00Z">
        <w:r>
          <w:t xml:space="preserve"> </w:t>
        </w:r>
      </w:ins>
      <m:oMath>
        <m:r>
          <m:t>T</m:t>
        </m:r>
      </m:oMath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often denoted</w:t>
        </w:r>
      </w:ins>
      <w:ins w:id="996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or</w:t>
        </w:r>
      </w:ins>
      <w:ins w:id="999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is the integral of its</w:t>
        </w:r>
      </w:ins>
      <w:ins w:id="1003" w:author="PR Preview" w:date="2026-01-01T00:00:00Z">
        <w:r>
          <w:t xml:space="preserve"> </w:t>
        </w:r>
      </w:ins>
      <w:hyperlink w:anchor="def-hazard">
        <w:ins w:id="1004" w:author="PR Preview" w:date="2026-01-01T00:00:00Z">
          <w:r>
            <w:rPr>
              <w:rStyle w:val="Hyperlink"/>
            </w:rPr>
            <w:t xml:space="preserve">hazard function</w:t>
          </w:r>
        </w:ins>
      </w:hyperlink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up to</w:t>
        </w:r>
      </w:ins>
      <w:ins w:id="1007" w:author="PR Preview" w:date="2026-01-01T00:00:00Z">
        <w:r>
          <w:t xml:space="preserve"> </w:t>
        </w:r>
      </w:ins>
      <m:oMath>
        <m:r>
          <m:t>t</m:t>
        </m:r>
      </m:oMath>
      <w:ins w:id="10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ins w:id="1009" w:author="PR Preview" w:date="2026-01-01T00:00:00Z">
        <w:r>
          <w:rPr>
            <w:b/>
            <w:bCs/>
          </w:rPr>
          <w:t xml:space="preserve">Example 33 (Cumulative hazard function of an exponential distribution)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Continuing</w:t>
        </w:r>
      </w:ins>
      <w:ins w:id="1012" w:author="PR Preview" w:date="2026-01-01T00:00:00Z">
        <w:r>
          <w:t xml:space="preserve"> </w:t>
        </w:r>
      </w:ins>
      <w:hyperlink w:anchor="exm-exp-haz">
        <w:ins w:id="1013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1014" w:author="PR Preview" w:date="2026-01-01T00:00:00Z">
        <w:r>
          <w:t xml:space="preserve">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the hazard is</w:t>
        </w:r>
      </w:ins>
      <w:ins w:id="101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for</w:t>
        </w:r>
      </w:ins>
      <w:ins w:id="1020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≥</m:t>
        </m:r>
        <m:r>
          <m:t>0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and</w:t>
        </w:r>
      </w:ins>
      <w:ins w:id="1023" w:author="PR Preview" w:date="2026-01-01T00:00:00Z">
        <w:r>
          <w:t xml:space="preserve"> </w:t>
        </w:r>
      </w:ins>
      <m:oMath>
        <m:r>
          <m:t>0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for</w:t>
        </w:r>
      </w:ins>
      <w:ins w:id="1026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&lt;</m:t>
        </m:r>
        <m:r>
          <m:t>0</m:t>
        </m:r>
      </m:oMath>
      <w:ins w:id="1027" w:author="PR Preview" w:date="2026-01-01T00:00:00Z">
        <w:r>
          <w:t xml:space="preserve">,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so for</w:t>
        </w:r>
      </w:ins>
      <w:ins w:id="103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103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del w:id="1032" w:author="PR Preview" w:date="2026-01-01T00:00:00Z">
        <w:r>
          <w:rPr>
            <w:i/>
            <w:iCs/>
          </w:rPr>
          <w:delText xml:space="preserve">Proof</w:delText>
        </w:r>
      </w:del>
      <w:del w:id="1033" w:author="PR Preview" w:date="2026-01-01T00:00:00Z">
        <w:r>
          <w:delText xml:space="preserve">. </w:delText>
        </w:r>
      </w:del>
      <w:del w:id="1034" w:author="PR Preview" w:date="2026-01-01T00:00:00Z">
        <w:r>
          <w:delText xml:space="preserve">Since</w:delText>
        </w:r>
      </w:del>
      <w:del w:id="1035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(</w:delText>
        </w:r>
      </w:del>
      <w:hyperlink w:anchor="thm-survival-expressions-1">
        <w:del w:id="1038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1039" w:author="PR Preview" w:date="2026-01-01T00:00:00Z">
        <w:r>
          <w:delText xml:space="preserve">)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and</w:delText>
        </w:r>
      </w:del>
      <w:del w:id="1042" w:author="PR Preview" w:date="2026-01-01T00:00:00Z">
        <w:r>
          <w:delText xml:space="preserve"> </w:delText>
        </w:r>
      </w:del>
      <m:oMath>
        <m:r>
          <m:t>F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has derivative</w:delText>
        </w:r>
      </w:del>
      <w:del w:id="1045" w:author="PR Preview" w:date="2026-01-01T00:00:00Z">
        <w:r>
          <w:delText xml:space="preserve"> </w:delText>
        </w:r>
      </w:del>
      <m:oMath>
        <m:r>
          <m:t>f</m:t>
        </m:r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wherever</w:delText>
        </w:r>
      </w:del>
      <w:del w:id="1048" w:author="PR Preview" w:date="2026-01-01T00:00:00Z">
        <w:r>
          <w:delText xml:space="preserve"> </w:delText>
        </w:r>
      </w:del>
      <m:oMath>
        <m:r>
          <m:t>f</m:t>
        </m:r>
      </m:oMath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is continuous (</w:delText>
        </w:r>
      </w:del>
      <w:hyperlink w:anchor="thm-cdf-derivative-is-density">
        <w:del w:id="105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052" w:author="PR Preview" w:date="2026-01-01T00:00:00Z">
        <w:r>
          <w:delText xml:space="preserve">),</w:delText>
        </w:r>
      </w:del>
      <w:del w:id="1053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</m:oMath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has derivative</w:delText>
        </w:r>
      </w:del>
      <w:del w:id="105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at those points.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At each such</w:delText>
        </w:r>
      </w:del>
      <w:del w:id="1061" w:author="PR Preview" w:date="2026-01-01T00:00:00Z">
        <w:r>
          <w:delText xml:space="preserve"> </w:delText>
        </w:r>
      </w:del>
      <m:oMath>
        <m:r>
          <m:t>u</m:t>
        </m:r>
      </m:oMath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with</w:delText>
        </w:r>
      </w:del>
      <w:del w:id="1064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065" w:author="PR Preview" w:date="2026-01-01T00:00:00Z">
        <w:r>
          <w:delText xml:space="preserve">:</w:delText>
        </w:r>
      </w:del>
    </w:p>
    <w:p>
      <w:pPr>
        <w:pStyle w:val="FirstParagraph"/>
      </w:pPr>
      <w:ins w:id="1066" w:author="PR Preview" w:date="2026-01-01T00:00:00Z">
        <w:r>
          <w:rPr>
            <w:i/>
            <w:iCs/>
          </w:rPr>
          <w:t xml:space="preserve">Proof</w:t>
        </w:r>
      </w:ins>
      <w:ins w:id="1067" w:author="PR Preview" w:date="2026-01-01T00:00:00Z">
        <w:r>
          <w:t xml:space="preserve">. </w:t>
        </w:r>
      </w:ins>
      <w:ins w:id="1068" w:author="PR Preview" w:date="2026-01-01T00:00:00Z">
        <w:r>
          <w:t xml:space="preserve">Since</w:t>
        </w:r>
      </w:ins>
      <w:ins w:id="1069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(</w:t>
        </w:r>
      </w:ins>
      <w:hyperlink w:anchor="thm-survival-expressions-1">
        <w:ins w:id="1072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073" w:author="PR Preview" w:date="2026-01-01T00:00:00Z">
        <w:r>
          <w:t xml:space="preserve">)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and</w:t>
        </w:r>
      </w:ins>
      <w:ins w:id="1076" w:author="PR Preview" w:date="2026-01-01T00:00:00Z">
        <w:r>
          <w:t xml:space="preserve"> </w:t>
        </w:r>
      </w:ins>
      <m:oMath>
        <m:r>
          <m:t>F</m:t>
        </m:r>
      </m:oMath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has derivative</w:t>
        </w:r>
      </w:ins>
      <w:ins w:id="1079" w:author="PR Preview" w:date="2026-01-01T00:00:00Z">
        <w:r>
          <w:t xml:space="preserve"> </w:t>
        </w:r>
      </w:ins>
      <m:oMath>
        <m:r>
          <m:t>f</m:t>
        </m:r>
      </m:oMath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wherever</w:t>
        </w:r>
      </w:ins>
      <w:ins w:id="1082" w:author="PR Preview" w:date="2026-01-01T00:00:00Z">
        <w:r>
          <w:t xml:space="preserve"> </w:t>
        </w:r>
      </w:ins>
      <m:oMath>
        <m:r>
          <m:t>f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continuous (</w:t>
        </w:r>
      </w:ins>
      <w:hyperlink w:anchor="thm-cdf-derivative-is-density">
        <w:ins w:id="108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086" w:author="PR Preview" w:date="2026-01-01T00:00:00Z">
        <w:r>
          <w:t xml:space="preserve">),</w:t>
        </w:r>
      </w:ins>
      <w:ins w:id="1087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has derivative</w:t>
        </w:r>
      </w:ins>
      <w:ins w:id="109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at those points.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At each such</w:t>
        </w:r>
      </w:ins>
      <w:ins w:id="1095" w:author="PR Preview" w:date="2026-01-01T00:00:00Z">
        <w:r>
          <w:t xml:space="preserve"> </w:t>
        </w:r>
      </w:ins>
      <m:oMath>
        <m:r>
          <m:t>u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with</w:t>
        </w:r>
      </w:ins>
      <w:ins w:id="1098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0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del w:id="1100" w:author="PR Preview" w:date="2026-01-01T00:00:00Z">
        <w:r>
          <w:rPr>
            <w:b/>
            <w:bCs/>
          </w:rPr>
          <w:delText xml:space="preserve">Example 35 (Recovering the exponential survival function from its cumulative hazard)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Continuing</w:delText>
        </w:r>
      </w:del>
      <w:del w:id="1103" w:author="PR Preview" w:date="2026-01-01T00:00:00Z">
        <w:r>
          <w:delText xml:space="preserve"> </w:delText>
        </w:r>
      </w:del>
      <w:hyperlink w:anchor="exm-exp-cumhaz">
        <w:del w:id="1104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1105" w:author="PR Preview" w:date="2026-01-01T00:00:00Z">
        <w:r>
          <w:delText xml:space="preserve">, for</w:delText>
        </w:r>
      </w:del>
      <w:del w:id="110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110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08" w:author="PR Preview" w:date="2026-01-01T00:00:00Z">
        <w:r>
          <w:delText xml:space="preserve">which matches the survival function computed directly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in</w:delText>
        </w:r>
      </w:del>
      <w:del w:id="1111" w:author="PR Preview" w:date="2026-01-01T00:00:00Z">
        <w:r>
          <w:delText xml:space="preserve"> </w:delText>
        </w:r>
      </w:del>
      <w:hyperlink w:anchor="exm-exp-survfn">
        <w:del w:id="1112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1113" w:author="PR Preview" w:date="2026-01-01T00:00:00Z">
        <w:r>
          <w:delText xml:space="preserve">.</w:delText>
        </w:r>
      </w:del>
    </w:p>
    <w:p>
      <w:pPr>
        <w:pStyle w:val="BodyText"/>
      </w:pPr>
      <w:ins w:id="1114" w:author="PR Preview" w:date="2026-01-01T00:00:00Z">
        <w:r>
          <w:rPr>
            <w:b/>
            <w:bCs/>
          </w:rPr>
          <w:t xml:space="preserve">Example 34 (Recovering the exponential survival function from its cumulative hazard)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Continuing</w:t>
        </w:r>
      </w:ins>
      <w:ins w:id="1117" w:author="PR Preview" w:date="2026-01-01T00:00:00Z">
        <w:r>
          <w:t xml:space="preserve"> </w:t>
        </w:r>
      </w:ins>
      <w:hyperlink w:anchor="exm-exp-cumhaz">
        <w:ins w:id="1118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1119" w:author="PR Preview" w:date="2026-01-01T00:00:00Z">
        <w:r>
          <w:t xml:space="preserve">, for</w:t>
        </w:r>
      </w:ins>
      <w:ins w:id="112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11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22" w:author="PR Preview" w:date="2026-01-01T00:00:00Z">
        <w:r>
          <w:t xml:space="preserve">which matches the survival function computed directly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in</w:t>
        </w:r>
      </w:ins>
      <w:ins w:id="1125" w:author="PR Preview" w:date="2026-01-01T00:00:00Z">
        <w:r>
          <w:t xml:space="preserve"> </w:t>
        </w:r>
      </w:ins>
      <w:hyperlink w:anchor="exm-exp-survfn">
        <w:ins w:id="1126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1127" w:author="PR Preview" w:date="2026-01-01T00:00:00Z">
        <w:r>
          <w:t xml:space="preserve">.</w:t>
        </w:r>
      </w:ins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del w:id="1128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</w:p>
    <w:p>
      <w:pPr>
        <w:pStyle w:val="Compact"/>
        <w:numPr>
          <w:ilvl w:val="0"/>
          <w:numId w:val="1003"/>
        </w:numPr>
      </w:pPr>
      <w:hyperlink w:anchor="thm-hazard-dens-surv">
        <w:del w:id="1129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</w:p>
    <w:p>
      <w:pPr>
        <w:pStyle w:val="Compact"/>
        <w:numPr>
          <w:ilvl w:val="0"/>
          <w:numId w:val="1003"/>
        </w:numPr>
      </w:pPr>
      <w:hyperlink w:anchor="thm-survival-expressions-1">
        <w:ins w:id="1130" w:author="PR Preview" w:date="2026-01-01T00:00:00Z">
          <w:r>
            <w:rPr>
              <w:rStyle w:val="Hyperlink"/>
            </w:rPr>
            <w:t xml:space="preserve">Theorem 17</w:t>
          </w:r>
        </w:ins>
      </w:hyperlink>
    </w:p>
    <w:p>
      <w:pPr>
        <w:pStyle w:val="Compact"/>
        <w:numPr>
          <w:ilvl w:val="0"/>
          <w:numId w:val="1003"/>
        </w:numPr>
      </w:pPr>
      <w:hyperlink w:anchor="thm-hazard-dens-surv">
        <w:ins w:id="1131" w:author="PR Preview" w:date="2026-01-01T00:00:00Z">
          <w:r>
            <w:rPr>
              <w:rStyle w:val="Hyperlink"/>
            </w:rPr>
            <w:t xml:space="preserve">Theorem 18</w:t>
          </w:r>
        </w:ins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2026-10-29T21:33:12Z</dcterms:created>
  <dcterms:modified xsi:type="dcterms:W3CDTF">2026-10-29T21:33:12Z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