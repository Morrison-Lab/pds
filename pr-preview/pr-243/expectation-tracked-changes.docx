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2026-10-22 21:23:33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23:15:24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Solution 1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Pull the constant</w:delText>
        </w:r>
      </w:del>
      <w:del w:id="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out and split the sum, both by</w:delText>
        </w:r>
      </w:del>
      <w:del w:id="9" w:author="PR Preview" w:date="2026-01-01T00:00:00Z">
        <w:r>
          <w:delText xml:space="preserve"> </w:delText>
        </w:r>
      </w:del>
      <w:hyperlink w:anchor="thm-linearity-expectation">
        <w:del w:id="10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1" w:author="PR Preview" w:date="2026-01-01T00:00:00Z">
        <w:r>
          <w:delText xml:space="preserve">:</w:delText>
        </w:r>
      </w:del>
    </w:p>
    <w:p>
      <w:pPr>
        <w:pStyle w:val="BodyText"/>
      </w:pPr>
      <w:ins w:id="12" w:author="PR Preview" w:date="2026-01-01T00:00:00Z">
        <w:r>
          <w:rPr>
            <w:i/>
            <w:iCs/>
          </w:rPr>
          <w:t xml:space="preserve">Solution 1</w:t>
        </w:r>
      </w:ins>
      <w:ins w:id="13" w:author="PR Preview" w:date="2026-01-01T00:00:00Z">
        <w:r>
          <w:t xml:space="preserve">. </w:t>
        </w:r>
      </w:ins>
      <w:ins w:id="14" w:author="PR Preview" w:date="2026-01-01T00:00:00Z">
        <w:r>
          <w:t xml:space="preserve">Pull the constant</w:t>
        </w:r>
      </w:ins>
      <w:ins w:id="1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out and distribute the sum over the terms, both by</w:t>
        </w:r>
      </w:ins>
      <w:ins w:id="18" w:author="PR Preview" w:date="2026-01-01T00:00:00Z">
        <w:r>
          <w:t xml:space="preserve"> </w:t>
        </w:r>
      </w:ins>
      <w:hyperlink w:anchor="thm-linearity-expectation">
        <w:ins w:id="19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4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2"/>
    <w:bookmarkStart w:id="133" w:name="exm-squared-error-risk"/>
    <w:p>
      <w:pPr>
        <w:pStyle w:val="BodyText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5"/>
    <w:bookmarkStart w:id="136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7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7"/>
    <w:bookmarkStart w:id="138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9"/>
    <w:bookmarkStart w:id="140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1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1"/>
    <w:bookmarkStart w:id="142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2"/>
    <w:bookmarkStart w:id="143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43"/>
    <w:bookmarkStart w:id="144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5"/>
    <w:bookmarkStart w:id="146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6"/>
    <w:bookmarkStart w:id="147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1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1"/>
    <w:bookmarkStart w:id="152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3"/>
    <w:bookmarkEnd w:id="154"/>
    <w:bookmarkStart w:id="166" w:name="sec-entropy"/>
    <w:p>
      <w:pPr>
        <w:pStyle w:val="Heading2"/>
      </w:pPr>
      <w:r>
        <w:t xml:space="preserve">4 Entropy and cross-entropy</w:t>
      </w:r>
    </w:p>
    <w:bookmarkStart w:id="155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5"/>
    <w:bookmarkStart w:id="156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6"/>
    <w:bookmarkStart w:id="157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7"/>
    <w:bookmarkStart w:id="158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8"/>
    <w:bookmarkStart w:id="159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9"/>
    <w:bookmarkStart w:id="160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0"/>
    <w:bookmarkStart w:id="161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2"/>
    <w:bookmarkStart w:id="163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3"/>
    <w:bookmarkStart w:id="164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4"/>
    <w:bookmarkStart w:id="165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5"/>
    <w:bookmarkEnd w:id="166"/>
    <w:bookmarkStart w:id="198" w:name="references"/>
    <w:p>
      <w:pPr>
        <w:pStyle w:val="Heading2"/>
      </w:pPr>
      <w:r>
        <w:t xml:space="preserve">References</w:t>
      </w:r>
    </w:p>
    <w:bookmarkStart w:id="197" w:name="refs"/>
    <w:bookmarkStart w:id="16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https://en.wikipedia.org/wiki/Expected_value</w:t>
        </w:r>
      </w:hyperlink>
    </w:p>
    <w:bookmarkEnd w:id="168"/>
    <w:bookmarkStart w:id="1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9"/>
    <w:bookmarkStart w:id="17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1"/>
    <w:bookmarkStart w:id="17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5"/>
    <w:bookmarkStart w:id="17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8"/>
    <w:bookmarkStart w:id="18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0"/>
    <w:bookmarkStart w:id="18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https://en.wikipedia.org/wiki/Conditional_expectation</w:t>
        </w:r>
      </w:hyperlink>
    </w:p>
    <w:bookmarkEnd w:id="182"/>
    <w:bookmarkStart w:id="18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3">
        <w:r>
          <w:rPr>
            <w:rStyle w:val="Hyperlink"/>
          </w:rPr>
          <w:t xml:space="preserve">https://bookdown.org/kevin_davisross/probsim-book/</w:t>
        </w:r>
      </w:hyperlink>
    </w:p>
    <w:bookmarkEnd w:id="184"/>
    <w:bookmarkStart w:id="18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5"/>
    <w:bookmarkStart w:id="18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https://en.wikipedia.org/wiki/Loss_function</w:t>
        </w:r>
      </w:hyperlink>
    </w:p>
    <w:bookmarkEnd w:id="187"/>
    <w:bookmarkStart w:id="18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9"/>
    <w:bookmarkStart w:id="19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https://en.wikipedia.org/wiki/Risk_function</w:t>
        </w:r>
      </w:hyperlink>
    </w:p>
    <w:bookmarkEnd w:id="191"/>
    <w:bookmarkStart w:id="193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https://en.wikipedia.org/wiki/Entropy_(information_theory)</w:t>
        </w:r>
      </w:hyperlink>
    </w:p>
    <w:bookmarkEnd w:id="193"/>
    <w:bookmarkStart w:id="194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4"/>
    <w:bookmarkStart w:id="196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https://en.wikipedia.org/wiki/Cross-entropy</w:t>
        </w:r>
      </w:hyperlink>
    </w:p>
    <w:bookmarkEnd w:id="196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3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8" Type="http://schemas.openxmlformats.org/officeDocument/2006/relationships/hyperlink" Target="https://doi.org/10.1007/978-0-387-84858-7" TargetMode="External"/><Relationship Id="rId174" Type="http://schemas.openxmlformats.org/officeDocument/2006/relationships/hyperlink" Target="https://doi.org/10.1007/978-1-4614-4708-5" TargetMode="External"/><Relationship Id="rId179" Type="http://schemas.openxmlformats.org/officeDocument/2006/relationships/hyperlink" Target="https://doi.org/10.1201/9781315182780" TargetMode="External"/><Relationship Id="rId170" Type="http://schemas.openxmlformats.org/officeDocument/2006/relationships/hyperlink" Target="https://doi.org/10.5281/zenodo.4305949" TargetMode="External"/><Relationship Id="rId181" Type="http://schemas.openxmlformats.org/officeDocument/2006/relationships/hyperlink" Target="https://en.wikipedia.org/wiki/Conditional_expectation" TargetMode="External"/><Relationship Id="rId195" Type="http://schemas.openxmlformats.org/officeDocument/2006/relationships/hyperlink" Target="https://en.wikipedia.org/wiki/Cross-entropy" TargetMode="External"/><Relationship Id="rId192" Type="http://schemas.openxmlformats.org/officeDocument/2006/relationships/hyperlink" Target="https://en.wikipedia.org/wiki/Entropy_(information_theory)" TargetMode="External"/><Relationship Id="rId167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86" Type="http://schemas.openxmlformats.org/officeDocument/2006/relationships/hyperlink" Target="https://en.wikipedia.org/wiki/Loss_function" TargetMode="External"/><Relationship Id="rId190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49" Type="http://schemas.openxmlformats.org/officeDocument/2006/relationships/hyperlink" Target="https://morrison-lab.github.io/mds/algebra-basics.html#def-argmin" TargetMode="External"/><Relationship Id="rId148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6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3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8" Type="http://schemas.openxmlformats.org/officeDocument/2006/relationships/hyperlink" Target="https://doi.org/10.1007/978-0-387-84858-7" TargetMode="External"/><Relationship Id="rId174" Type="http://schemas.openxmlformats.org/officeDocument/2006/relationships/hyperlink" Target="https://doi.org/10.1007/978-1-4614-4708-5" TargetMode="External"/><Relationship Id="rId179" Type="http://schemas.openxmlformats.org/officeDocument/2006/relationships/hyperlink" Target="https://doi.org/10.1201/9781315182780" TargetMode="External"/><Relationship Id="rId170" Type="http://schemas.openxmlformats.org/officeDocument/2006/relationships/hyperlink" Target="https://doi.org/10.5281/zenodo.4305949" TargetMode="External"/><Relationship Id="rId181" Type="http://schemas.openxmlformats.org/officeDocument/2006/relationships/hyperlink" Target="https://en.wikipedia.org/wiki/Conditional_expectation" TargetMode="External"/><Relationship Id="rId195" Type="http://schemas.openxmlformats.org/officeDocument/2006/relationships/hyperlink" Target="https://en.wikipedia.org/wiki/Cross-entropy" TargetMode="External"/><Relationship Id="rId192" Type="http://schemas.openxmlformats.org/officeDocument/2006/relationships/hyperlink" Target="https://en.wikipedia.org/wiki/Entropy_(information_theory)" TargetMode="External"/><Relationship Id="rId167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86" Type="http://schemas.openxmlformats.org/officeDocument/2006/relationships/hyperlink" Target="https://en.wikipedia.org/wiki/Loss_function" TargetMode="External"/><Relationship Id="rId190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49" Type="http://schemas.openxmlformats.org/officeDocument/2006/relationships/hyperlink" Target="https://morrison-lab.github.io/mds/algebra-basics.html#def-argmin" TargetMode="External"/><Relationship Id="rId148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6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2026-10-23T06:24:54Z</dcterms:created>
  <dcterms:modified xsi:type="dcterms:W3CDTF">2026-10-23T06:24:54Z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