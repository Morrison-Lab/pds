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The inequality carries Markov’s name by convention.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Chebyshev’s inequality, which follows from it,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older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(Bienaymé 1853; Tchébychef 1867)</w:t>
        </w:r>
      </w:ins>
      <w:ins w:id="12" w:author="PR Preview" w:date="2026-01-01T00:00:00Z">
        <w:r>
          <w:t xml:space="preserve">;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see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(Seneta 2013)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the history of the attribution.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 modern treatment is in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(Blitzstein and Hwang 2019)</w:t>
        </w:r>
      </w:ins>
      <w:ins w:id="23" w:author="PR Preview" w:date="2026-01-01T00:00:00Z">
        <w:r>
          <w:t xml:space="preserve">.</w:t>
        </w:r>
      </w:ins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ins w:id="24" w:author="PR Preview" w:date="2026-01-01T00:00:00Z">
        <w:r>
          <w:rPr>
            <w:i/>
            <w:iCs/>
          </w:rPr>
          <w:t xml:space="preserve">Remark</w:t>
        </w:r>
      </w:ins>
      <w:ins w:id="25" w:author="PR Preview" w:date="2026-01-01T00:00:00Z">
        <w:r>
          <w:t xml:space="preserve">. </w:t>
        </w:r>
      </w:ins>
      <w:ins w:id="26" w:author="PR Preview" w:date="2026-01-01T00:00:00Z">
        <w:r>
          <w:t xml:space="preserve">Bienaymé derived this bound in 1853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(Bienaymé 1853)</w:t>
        </w:r>
      </w:ins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Chebyshev proved a more general form in 1867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(Tchébychef 1867)</w:t>
        </w:r>
      </w:ins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 modern treatment is in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(Blitzstein and Hwang 2019)</w:t>
        </w:r>
      </w:ins>
      <w:ins w:id="39" w:author="PR Preview" w:date="2026-01-01T00:00:00Z">
        <w:r>
          <w:t xml:space="preserve">.</w:t>
        </w:r>
      </w:ins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ins w:id="40" w:author="PR Preview" w:date="2026-01-01T00:00:00Z">
        <w:r>
          <w:t xml:space="preserve">Bienaymé, Irénée-Jules. 1853.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“Considérations à l’appui de La Découverte de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Laplace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Sur La Loi de Probabilité Dans La Méthode Des Moindres Carrés.”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i/>
            <w:iCs/>
          </w:rPr>
          <w:t xml:space="preserve">Comptes Rendus de l’Académie Des Sciences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37: 309–24.</w:t>
        </w:r>
      </w:ins>
      <w:ins w:id="51" w:author="PR Preview" w:date="2026-01-01T00:00:00Z">
        <w:r>
          <w:t xml:space="preserve"> </w:t>
        </w:r>
      </w:ins>
      <w:hyperlink r:id="rId46">
        <w:ins w:id="52" w:author="PR Preview" w:date="2026-01-01T00:00:00Z">
          <w:r>
            <w:rPr>
              <w:rStyle w:val="Hyperlink"/>
            </w:rPr>
            <w:t xml:space="preserve">https://www.numdam.org/item/JMPA_1867_2_12__158_0/</w:t>
          </w:r>
        </w:ins>
      </w:hyperlink>
      <w:ins w:id="53" w:author="PR Preview" w:date="2026-01-01T00:00:00Z">
        <w:r>
          <w:t xml:space="preserve">.</w:t>
        </w:r>
      </w:ins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ins w:id="54" w:author="PR Preview" w:date="2026-01-01T00:00:00Z">
        <w:r>
          <w:t xml:space="preserve">Blitzstein, Joseph K, and Jessica Hwang. 2019.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i/>
            <w:iCs/>
          </w:rPr>
          <w:t xml:space="preserve">Introduction to Probability</w:t>
        </w:r>
      </w:ins>
      <w:ins w:id="57" w:author="PR Preview" w:date="2026-01-01T00:00:00Z">
        <w:r>
          <w:t xml:space="preserve">. 2nd ed. Chapman; Hall/CRC.</w:t>
        </w:r>
      </w:ins>
      <w:ins w:id="58" w:author="PR Preview" w:date="2026-01-01T00:00:00Z">
        <w:r>
          <w:t xml:space="preserve"> </w:t>
        </w:r>
      </w:ins>
      <w:hyperlink r:id="rId49">
        <w:ins w:id="59" w:author="PR Preview" w:date="2026-01-01T00:00:00Z">
          <w:r>
            <w:rPr>
              <w:rStyle w:val="Hyperlink"/>
            </w:rPr>
            <w:t xml:space="preserve">https://doi.org/10.1201/9780429428357</w:t>
          </w:r>
        </w:ins>
      </w:hyperlink>
      <w:ins w:id="60" w:author="PR Preview" w:date="2026-01-01T00:00:00Z">
        <w:r>
          <w:t xml:space="preserve">.</w:t>
        </w:r>
      </w:ins>
    </w:p>
    <w:bookmarkEnd w:id="50"/>
    <w:bookmarkStart w:id="52" w:name="ref-seneta2013"/>
    <w:p>
      <w:pPr>
        <w:pStyle w:val="Bibliography"/>
      </w:pPr>
      <w:ins w:id="61" w:author="PR Preview" w:date="2026-01-01T00:00:00Z">
        <w:r>
          <w:t xml:space="preserve">Seneta, Eugene. 2013.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“A Tricentenary History of the Law of Large Numbers.”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i/>
            <w:iCs/>
          </w:rPr>
          <w:t xml:space="preserve">Bernoulli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19 (4): 1088–121.</w:t>
        </w:r>
      </w:ins>
      <w:ins w:id="68" w:author="PR Preview" w:date="2026-01-01T00:00:00Z">
        <w:r>
          <w:t xml:space="preserve"> </w:t>
        </w:r>
      </w:ins>
      <w:hyperlink r:id="rId51">
        <w:ins w:id="69" w:author="PR Preview" w:date="2026-01-01T00:00:00Z">
          <w:r>
            <w:rPr>
              <w:rStyle w:val="Hyperlink"/>
            </w:rPr>
            <w:t xml:space="preserve">https://doi.org/10.3150/12-BEJSP12</w:t>
          </w:r>
        </w:ins>
      </w:hyperlink>
      <w:ins w:id="70" w:author="PR Preview" w:date="2026-01-01T00:00:00Z">
        <w:r>
          <w:t xml:space="preserve">.</w:t>
        </w:r>
      </w:ins>
    </w:p>
    <w:bookmarkEnd w:id="52"/>
    <w:bookmarkStart w:id="54" w:name="ref-tchebichef1867"/>
    <w:p>
      <w:pPr>
        <w:pStyle w:val="Bibliography"/>
      </w:pPr>
      <w:ins w:id="71" w:author="PR Preview" w:date="2026-01-01T00:00:00Z">
        <w:r>
          <w:t xml:space="preserve">Tchébychef, P. L. 1867.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“Des Valeurs Moyennes.”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i/>
            <w:iCs/>
          </w:rPr>
          <w:t xml:space="preserve">Journal de Mathématiques Pures Et Appliquées</w:t>
        </w:r>
      </w:ins>
      <w:ins w:id="76" w:author="PR Preview" w:date="2026-01-01T00:00:00Z">
        <w:r>
          <w:t xml:space="preserve">, 2nd series, vol. 12: 177–84.</w:t>
        </w:r>
      </w:ins>
      <w:ins w:id="77" w:author="PR Preview" w:date="2026-01-01T00:00:00Z">
        <w:r>
          <w:t xml:space="preserve"> </w:t>
        </w:r>
      </w:ins>
      <w:hyperlink r:id="rId53">
        <w:ins w:id="78" w:author="PR Preview" w:date="2026-01-01T00:00:00Z">
          <w:r>
            <w:rPr>
              <w:rStyle w:val="Hyperlink"/>
            </w:rPr>
            <w:t xml:space="preserve">https://www.numdam.org/item/JMPA_1867_2_12__177_0/</w:t>
          </w:r>
        </w:ins>
      </w:hyperlink>
      <w:ins w:id="79" w:author="PR Preview" w:date="2026-01-01T00:00:00Z">
        <w:r>
          <w:t xml:space="preserve">.</w:t>
        </w:r>
      </w:ins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2026-10-13T22:24:46Z</dcterms:created>
  <dcterms:modified xsi:type="dcterms:W3CDTF">2026-10-13T22:24:46Z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