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14:57:02 (PDT)</w:t>
        </w:r>
      </w:ins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(Expected squared prediction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where</w:delText>
        </w:r>
      </w:del>
      <w:del w:id="10" w:author="PR Preview" w:date="2026-01-01T00:00:00Z">
        <w:r>
          <w:delText xml:space="preserve"> </w:delText>
        </w:r>
      </w:del>
      <m:oMath>
        <m:r>
          <m:t>f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fixed function,</w:delText>
        </w:r>
      </w:del>
      <w:del w:id="13" w:author="PR Preview" w:date="2026-01-01T00:00:00Z">
        <w:r>
          <w:delText xml:space="preserve"> </w:delText>
        </w:r>
      </w:del>
      <m:oMath>
        <m:r>
          <m:t>ε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has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r>
          <m:t>ε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independent of the prediction</w:delText>
        </w:r>
      </w:del>
      <w:del w:id="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which has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34" w:author="PR Preview" w:date="2026-01-01T00:00:00Z">
        <w:r>
          <w:rPr>
            <w:i/>
            <w:iCs/>
          </w:rPr>
          <w:delText xml:space="preserve">Proof</w:delText>
        </w:r>
      </w:del>
      <w:del w:id="35" w:author="PR Preview" w:date="2026-01-01T00:00:00Z">
        <w:r>
          <w:delText xml:space="preserve">. </w:delText>
        </w:r>
      </w:del>
      <w:del w:id="36" w:author="PR Preview" w:date="2026-01-01T00:00:00Z">
        <w:r>
          <w:delText xml:space="preserve">Write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del w:id="38" w:author="PR Preview" w:date="2026-01-01T00:00:00Z">
        <w:r>
          <w:delText xml:space="preserve">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where</w:delText>
        </w:r>
      </w:del>
      <w:del w:id="41" w:author="PR Preview" w:date="2026-01-01T00:00:00Z">
        <w:r>
          <w:delText xml:space="preserve"> </w:delText>
        </w:r>
      </w:del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42" w:author="PR Preview" w:date="2026-01-01T00:00:00Z">
        <w:r>
          <w:delText xml:space="preserve">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Expanding the square and using linearity of expectation,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45" w:author="PR Preview" w:date="2026-01-01T00:00:00Z">
        <w:r>
          <w:delText xml:space="preserve">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by</w:delText>
        </w:r>
      </w:del>
      <w:del w:id="48" w:author="PR Preview" w:date="2026-01-01T00:00:00Z">
        <w:r>
          <w:delText xml:space="preserve"> </w:delText>
        </w:r>
      </w:del>
      <w:hyperlink w:anchor="sol-noise-second-moment">
        <w:del w:id="49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50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51" w:author="PR Preview" w:date="2026-01-01T00:00:00Z">
        <w:r>
          <w:delText xml:space="preserve">because</w:delText>
        </w:r>
      </w:del>
      <w:del w:id="52" w:author="PR Preview" w:date="2026-01-01T00:00:00Z">
        <w:r>
          <w:delText xml:space="preserve"> </w:delText>
        </w:r>
      </w:del>
      <m:oMath>
        <m:r>
          <m:t>ε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is independent of</w:delText>
        </w:r>
      </w:del>
      <w:del w:id="5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56" w:author="PR Preview" w:date="2026-01-01T00:00:00Z">
        <w:r>
          <w:delText xml:space="preserve">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hence of</w:delText>
        </w:r>
      </w:del>
      <w:del w:id="59" w:author="PR Preview" w:date="2026-01-01T00:00:00Z">
        <w:r>
          <w:delText xml:space="preserve"> </w:delText>
        </w:r>
      </w:del>
      <m:oMath>
        <m:r>
          <m:t>D</m:t>
        </m:r>
      </m:oMath>
      <w:del w:id="60" w:author="PR Preview" w:date="2026-01-01T00:00:00Z">
        <w:r>
          <w:delText xml:space="preserve">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and</w:delText>
        </w:r>
      </w:del>
      <w:del w:id="6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4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del w:id="65" w:author="PR Preview" w:date="2026-01-01T00:00:00Z">
        <w:r>
          <w:delText xml:space="preserve">By</w:delText>
        </w:r>
      </w:del>
      <w:del w:id="66" w:author="PR Preview" w:date="2026-01-01T00:00:00Z">
        <w:r>
          <w:delText xml:space="preserve"> </w:delText>
        </w:r>
      </w:del>
      <w:hyperlink w:anchor="thm-variance">
        <w:del w:id="67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70" w:author="PR Preview" w:date="2026-01-01T00:00:00Z">
        <w:r>
          <w:delText xml:space="preserve">.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Here</w:delText>
        </w:r>
      </w:del>
      <w:del w:id="7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74" w:author="PR Preview" w:date="2026-01-01T00:00:00Z">
        <w:r>
          <w:delText xml:space="preserve">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because</w:delText>
        </w:r>
      </w:del>
      <w:del w:id="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a constant,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82" w:author="PR Preview" w:date="2026-01-01T00:00:00Z">
        <w:r>
          <w:delText xml:space="preserve">so</w:delText>
        </w:r>
      </w:del>
      <w:del w:id="83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84" w:author="PR Preview" w:date="2026-01-01T00:00:00Z">
        <w:r>
          <w:delText xml:space="preserve">.</w:delText>
        </w:r>
      </w:del>
    </w:p>
    <w:p>
      <w:pPr>
        <w:pStyle w:val="FirstParagraph"/>
      </w:pPr>
      <w:del w:id="85" w:author="PR Preview" w:date="2026-01-01T00:00:00Z">
        <w:r>
          <w:delText xml:space="preserve">Adding the three terms gives the claim.</w:delText>
        </w:r>
      </w:del>
    </w:p>
    <w:p>
      <w:pPr>
        <w:pStyle w:val="BodyText"/>
      </w:pPr>
      <w:del w:id="86" w:author="PR Preview" w:date="2026-01-01T00:00:00Z">
        <w:r>
          <w:rPr>
            <w:b/>
            <w:bCs/>
          </w:rPr>
          <w:delText xml:space="preserve">Definition 10 (Irreducible error)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In</w:delText>
        </w:r>
      </w:del>
      <w:del w:id="89" w:author="PR Preview" w:date="2026-01-01T00:00:00Z">
        <w:r>
          <w:delText xml:space="preserve"> </w:delText>
        </w:r>
      </w:del>
      <w:hyperlink w:anchor="thm-prediction-error">
        <w:del w:id="9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 term</w:delText>
        </w:r>
      </w:del>
      <w:del w:id="9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is the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rPr>
            <w:b/>
            <w:bCs/>
          </w:rPr>
          <w:delText xml:space="preserve">irreducible error</w:delText>
        </w:r>
      </w:del>
      <w:del w:id="99" w:author="PR Preview" w:date="2026-01-01T00:00:00Z">
        <w:r>
          <w:delText xml:space="preserve">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It does not depend on the prediction</w:delText>
        </w:r>
      </w:del>
      <w:del w:id="10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f</m:t>
            </m:r>
          </m:e>
        </m:acc>
      </m:oMath>
      <w:del w:id="103" w:author="PR Preview" w:date="2026-01-01T00:00:00Z">
        <w:r>
          <w:delText xml:space="preserve">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so no choice of prediction can remove it.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For example, in</w:delText>
        </w:r>
      </w:del>
      <w:del w:id="108" w:author="PR Preview" w:date="2026-01-01T00:00:00Z">
        <w:r>
          <w:delText xml:space="preserve"> </w:delText>
        </w:r>
      </w:del>
      <w:hyperlink w:anchor="exr-prediction-error">
        <w:del w:id="109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so every prediction there has expected squared error at least</w:delText>
        </w:r>
      </w:del>
      <w:del w:id="115" w:author="PR Preview" w:date="2026-01-01T00:00:00Z">
        <w:r>
          <w:delText xml:space="preserve"> </w:delText>
        </w:r>
      </w:del>
      <m:oMath>
        <m:r>
          <m:t>3</m:t>
        </m:r>
      </m:oMath>
      <w:del w:id="116" w:author="PR Preview" w:date="2026-01-01T00:00:00Z">
        <w:r>
          <w:delText xml:space="preserve">.</w:delText>
        </w:r>
      </w:del>
    </w:p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Theorem 4 (Expected squared prediction error)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Let</w:t>
        </w:r>
      </w:ins>
      <w:ins w:id="12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where</w:t>
        </w:r>
      </w:ins>
      <w:ins w:id="124" w:author="PR Preview" w:date="2026-01-01T00:00:00Z">
        <w:r>
          <w:t xml:space="preserve"> </w:t>
        </w:r>
      </w:ins>
      <m:oMath>
        <m:r>
          <m:t>f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a fixed function,</w:t>
        </w:r>
      </w:ins>
      <w:ins w:id="127" w:author="PR Preview" w:date="2026-01-01T00:00:00Z">
        <w:r>
          <w:t xml:space="preserve"> </w:t>
        </w:r>
      </w:ins>
      <m:oMath>
        <m:r>
          <m:t>ε</m:t>
        </m:r>
      </m:oMath>
      <w:ins w:id="128" w:author="PR Preview" w:date="2026-01-01T00:00:00Z">
        <w:r>
          <w:t xml:space="preserve">, the noise in the output at</w:t>
        </w:r>
      </w:ins>
      <w:ins w:id="1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130" w:author="PR Preview" w:date="2026-01-01T00:00:00Z">
        <w:r>
          <w:t xml:space="preserve">, has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t>ε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independent of the prediction</w:t>
        </w:r>
      </w:ins>
      <w:ins w:id="1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which has</w:t>
        </w:r>
      </w:ins>
      <w:ins w:id="145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ins w:id="149" w:author="PR Preview" w:date="2026-01-01T00:00:00Z">
        <w:r>
          <w:rPr>
            <w:i/>
            <w:iCs/>
          </w:rPr>
          <w:t xml:space="preserve">Proof</w:t>
        </w:r>
      </w:ins>
      <w:ins w:id="150" w:author="PR Preview" w:date="2026-01-01T00:00:00Z">
        <w:r>
          <w:t xml:space="preserve">. </w:t>
        </w:r>
      </w:ins>
      <w:ins w:id="151" w:author="PR Preview" w:date="2026-01-01T00:00:00Z">
        <w:r>
          <w:t xml:space="preserve">Write</w:t>
        </w:r>
      </w:ins>
      <w:ins w:id="152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53" w:author="PR Preview" w:date="2026-01-01T00:00:00Z">
        <w:r>
          <w:t xml:space="preserve">.</w:t>
        </w:r>
      </w:ins>
    </w:p>
    <w:p>
      <w:pPr>
        <w:pStyle w:val="BodyText"/>
      </w:pPr>
      <w:ins w:id="154" w:author="PR Preview" w:date="2026-01-01T00:00:00Z">
        <w:r>
          <w:t xml:space="preserve">First, the prediction error in terms of</w:t>
        </w:r>
      </w:ins>
      <w:ins w:id="155" w:author="PR Preview" w:date="2026-01-01T00:00:00Z">
        <w:r>
          <w:t xml:space="preserve"> </w:t>
        </w:r>
      </w:ins>
      <m:oMath>
        <m:r>
          <m:t>ε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60" w:author="PR Preview" w:date="2026-01-01T00:00:00Z">
        <w:r>
          <w:t xml:space="preserve">Next, expand the square and split the expectation.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last two steps use</w:t>
        </w:r>
      </w:ins>
      <w:ins w:id="163" w:author="PR Preview" w:date="2026-01-01T00:00:00Z">
        <w:r>
          <w:t xml:space="preserve"> </w:t>
        </w:r>
      </w:ins>
      <w:hyperlink r:id="rId30">
        <w:ins w:id="164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165" w:author="PR Preview" w:date="2026-01-01T00:00:00Z">
        <w:r>
          <w:t xml:space="preserve">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first for the expectation of a sum and then for a constant factor: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ins w:id="168" w:author="PR Preview" w:date="2026-01-01T00:00:00Z">
        <w:r>
          <w:t xml:space="preserve">Each of the three terms is evaluated in turn.</w:t>
        </w:r>
      </w:ins>
    </w:p>
    <w:p>
      <w:pPr>
        <w:numPr>
          <w:ilvl w:val="0"/>
          <w:numId w:val="1004"/>
        </w:numPr>
      </w:pPr>
      <w:ins w:id="169" w:author="PR Preview" w:date="2026-01-01T00:00:00Z">
        <w:r>
          <w:t xml:space="preserve">The noise term is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71" w:author="PR Preview" w:date="2026-01-01T00:00:00Z">
        <w:r>
          <w:t xml:space="preserve">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by</w:t>
        </w:r>
      </w:ins>
      <w:ins w:id="174" w:author="PR Preview" w:date="2026-01-01T00:00:00Z">
        <w:r>
          <w:t xml:space="preserve"> </w:t>
        </w:r>
      </w:ins>
      <w:hyperlink w:anchor="sol-noise-second-moment">
        <w:ins w:id="175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76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ins w:id="177" w:author="PR Preview" w:date="2026-01-01T00:00:00Z">
        <w:r>
          <w:t xml:space="preserve">For the cross term,</w:t>
        </w:r>
      </w:ins>
      <w:ins w:id="178" w:author="PR Preview" w:date="2026-01-01T00:00:00Z">
        <w:r>
          <w:t xml:space="preserve"> </w:t>
        </w:r>
      </w:ins>
      <m:oMath>
        <m:r>
          <m:t>ε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is independent of</w:t>
        </w:r>
      </w:ins>
      <w:ins w:id="18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82" w:author="PR Preview" w:date="2026-01-01T00:00:00Z">
        <w:r>
          <w:t xml:space="preserve">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hence of</w:t>
        </w:r>
      </w:ins>
      <w:ins w:id="18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because</w:t>
        </w:r>
      </w:ins>
      <w:ins w:id="189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is a constant.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So the expectation of the product is the product of the expectations: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4"/>
        </w:numPr>
      </w:pPr>
      <w:ins w:id="194" w:author="PR Preview" w:date="2026-01-01T00:00:00Z">
        <w:r>
          <w:t xml:space="preserve">For the last term,</w:t>
        </w:r>
      </w:ins>
      <w:ins w:id="195" w:author="PR Preview" w:date="2026-01-01T00:00:00Z">
        <w:r>
          <w:t xml:space="preserve"> </w:t>
        </w:r>
      </w:ins>
      <w:hyperlink w:anchor="thm-variance">
        <w:ins w:id="19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gives</w:t>
        </w:r>
      </w:ins>
      <w:ins w:id="19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mean of</w:t>
        </w:r>
      </w:ins>
      <w:ins w:id="20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ins w:id="206" w:author="PR Preview" w:date="2026-01-01T00:00:00Z">
        <w:r>
          <w:t xml:space="preserve">so</w:t>
        </w:r>
      </w:ins>
      <w:ins w:id="207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because</w:t>
        </w:r>
      </w:ins>
      <w:ins w:id="211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212" w:author="PR Preview" w:date="2026-01-01T00:00:00Z">
        <w:r>
          <w:t xml:space="preserve">.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 variance of</w:t>
        </w:r>
      </w:ins>
      <w:ins w:id="215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e</m:t>
                                      </m:r>
                                    </m:e>
                                    <m:sub>
                                      <m:r>
                                        <m:t>f</m:t>
                                      </m:r>
                                    </m:sub>
                                  </m:sSub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f</m:t>
                                      </m:r>
                                    </m:e>
                                  </m:acc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acc>
                                        <m:accPr>
                                          <m:chr m:val="̂"/>
                                        </m:accPr>
                                        <m:e>
                                          <m:r>
                                            <m:t>f</m:t>
                                          </m:r>
                                        </m:e>
                                      </m:acc>
                                      <m:r>
                                        <m:t>​</m:t>
                                      </m:r>
                                      <m:d>
                                        <m:dPr>
                                          <m:begChr m:val="("/>
                                          <m:sepChr m:val=""/>
                                          <m:endChr m:val=")"/>
                                          <m:grow/>
                                        </m:dPr>
                                        <m:e>
                                          <m:sSub>
                                            <m:e>
                                              <m: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m:t>0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m:t>​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; the constant 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f</m:t>
                                  </m:r>
                                </m:e>
                              </m:acc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f</m:t>
                                      </m:r>
                                    </m:e>
                                  </m:acc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0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ins w:id="218" w:author="PR Preview" w:date="2026-01-01T00:00:00Z">
        <w:r>
          <w:t xml:space="preserve">Substituting the three terms into the expansion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f</m:t>
                                  </m:r>
                                </m:e>
                              </m:acc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f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57" w:name="def-irreducible-error"/>
    <w:p>
      <w:pPr>
        <w:pStyle w:val="FirstParagraph"/>
      </w:pPr>
      <w:ins w:id="219" w:author="PR Preview" w:date="2026-01-01T00:00:00Z">
        <w:r>
          <w:rPr>
            <w:b/>
            <w:bCs/>
          </w:rPr>
          <w:t xml:space="preserve">Definition 10 (Irreducible error)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In</w:t>
        </w:r>
      </w:ins>
      <w:ins w:id="222" w:author="PR Preview" w:date="2026-01-01T00:00:00Z">
        <w:r>
          <w:t xml:space="preserve"> </w:t>
        </w:r>
      </w:ins>
      <w:hyperlink w:anchor="thm-prediction-error">
        <w:ins w:id="22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term</w:t>
        </w:r>
      </w:ins>
      <w:ins w:id="22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irreducible error</w:t>
        </w:r>
      </w:ins>
      <w:ins w:id="232" w:author="PR Preview" w:date="2026-01-01T00:00:00Z">
        <w:r>
          <w:t xml:space="preserve">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It does not depend on the prediction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f</m:t>
            </m:r>
          </m:e>
        </m:acc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so no choice of prediction can remove it.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theorem concerns the single point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0</m:t>
            </m:r>
          </m:sub>
        </m:sSub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so</w:t>
        </w:r>
      </w:ins>
      <w:ins w:id="2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may differ from one point to another: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it does not assume constant noise variance across points.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For example, in</w:t>
        </w:r>
      </w:ins>
      <w:ins w:id="252" w:author="PR Preview" w:date="2026-01-01T00:00:00Z">
        <w:r>
          <w:t xml:space="preserve"> </w:t>
        </w:r>
      </w:ins>
      <w:hyperlink w:anchor="exr-prediction-error">
        <w:ins w:id="253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so every prediction there has expected squared error at least</w:t>
        </w:r>
      </w:ins>
      <w:ins w:id="259" w:author="PR Preview" w:date="2026-01-01T00:00:00Z">
        <w:r>
          <w:t xml:space="preserve"> </w:t>
        </w:r>
      </w:ins>
      <m:oMath>
        <m:r>
          <m:t>3</m:t>
        </m:r>
      </m:oMath>
      <w:ins w:id="260" w:author="PR Preview" w:date="2026-01-01T00:00:00Z">
        <w:r>
          <w:t xml:space="preserve">.</w:t>
        </w:r>
      </w:ins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data/auto.csv" TargetMode="External"/><Relationship Id="rId64" Type="http://schemas.openxmlformats.org/officeDocument/2006/relationships/hyperlink" Target="expectation.qmd#cor-fubini-joint" TargetMode="External"/><Relationship Id="rId33" Type="http://schemas.openxmlformats.org/officeDocument/2006/relationships/hyperlink" Target="expectation.qmd#def-cond-expectation-function" TargetMode="External"/><Relationship Id="rId43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0" Type="http://schemas.openxmlformats.org/officeDocument/2006/relationships/hyperlink" Target="expectation.qmd#def-expectation-matrix" TargetMode="External"/><Relationship Id="rId53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1" Type="http://schemas.openxmlformats.org/officeDocument/2006/relationships/hyperlink" Target="expectation.qmd#exm-lotus" TargetMode="External"/><Relationship Id="rId35" Type="http://schemas.openxmlformats.org/officeDocument/2006/relationships/hyperlink" Target="expectation.qmd#exr-fubini-joint-disc" TargetMode="External"/><Relationship Id="rId45" Type="http://schemas.openxmlformats.org/officeDocument/2006/relationships/hyperlink" Target="expectation.qmd#thm-cond-linearity" TargetMode="External"/><Relationship Id="rId44" Type="http://schemas.openxmlformats.org/officeDocument/2006/relationships/hyperlink" Target="expectation.qmd#thm-cond-pull-out" TargetMode="External"/><Relationship Id="rId42" Type="http://schemas.openxmlformats.org/officeDocument/2006/relationships/hyperlink" Target="expectation.qmd#thm-lie" TargetMode="External"/><Relationship Id="rId30" Type="http://schemas.openxmlformats.org/officeDocument/2006/relationships/hyperlink" Target="expectation.qmd#thm-linearity-expectation" TargetMode="External"/><Relationship Id="rId97" Type="http://schemas.openxmlformats.org/officeDocument/2006/relationships/hyperlink" Target="https://cran.r-project.org/package=ISLR2" TargetMode="External"/><Relationship Id="rId112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6" Type="http://schemas.openxmlformats.org/officeDocument/2006/relationships/hyperlink" Target="https://islp.readthedocs.io/" TargetMode="External"/><Relationship Id="rId93" Type="http://schemas.openxmlformats.org/officeDocument/2006/relationships/hyperlink" Target="https://morrison-lab.github.io/mds/linear-algebra-special-matrices.html#def-diagonal-matrix" TargetMode="External"/><Relationship Id="rId89" Type="http://schemas.openxmlformats.org/officeDocument/2006/relationships/hyperlink" Target="https://morrison-lab.github.io/mds/linear-algebra-special-matrices.html#def-positive-definite" TargetMode="External"/><Relationship Id="rId86" Type="http://schemas.openxmlformats.org/officeDocument/2006/relationships/hyperlink" Target="https://morrison-lab.github.io/mds/linear-algebra-special-matrices.html#def-positive-semidefinite" TargetMode="External"/><Relationship Id="rId85" Type="http://schemas.openxmlformats.org/officeDocument/2006/relationships/hyperlink" Target="https://morrison-lab.github.io/mds/linear-algebra-special-matrices.html#def-symmetric-matrix" TargetMode="External"/><Relationship Id="rId90" Type="http://schemas.openxmlformats.org/officeDocument/2006/relationships/hyperlink" Target="https://morrison-lab.github.io/mds/linear-algebra-special-matrices.html#exm-positive-semidefinite" TargetMode="External"/><Relationship Id="rId65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1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5CT1DXPp2HY" TargetMode="External"/><Relationship Id="rId105" Type="http://schemas.openxmlformats.org/officeDocument/2006/relationships/hyperlink" Target="https://www.youtube.com/watch?v=hiim8HlI81Y" TargetMode="External"/><Relationship Id="rId62" Type="http://schemas.openxmlformats.org/officeDocument/2006/relationships/hyperlink" Target="independence.qmd#def-indpt" TargetMode="External"/><Relationship Id="rId66" Type="http://schemas.openxmlformats.org/officeDocument/2006/relationships/hyperlink" Target="independence.qmd#exm-indpt" TargetMode="External"/><Relationship Id="rId91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2026-10-14T22:03:42Z</dcterms:created>
  <dcterms:modified xsi:type="dcterms:W3CDTF">2026-10-14T22:03:42Z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