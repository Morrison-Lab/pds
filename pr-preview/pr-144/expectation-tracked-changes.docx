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13:50:24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5 (The expectation of a sample average)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random variables, with</w:t>
        </w:r>
      </w:ins>
      <w:ins w:id="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0" w:author="PR Preview" w:date="2026-01-01T00:00:00Z">
        <w:r>
          <w:t xml:space="preserve">, that each have finite mean</w:t>
        </w:r>
      </w:ins>
      <w:ins w:id="11" w:author="PR Preview" w:date="2026-01-01T00:00:00Z">
        <w:r>
          <w:t xml:space="preserve"> </w:t>
        </w:r>
      </w:ins>
      <m:oMath>
        <m:r>
          <m:t>μ</m:t>
        </m:r>
      </m:oMath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let</w:t>
        </w:r>
      </w:ins>
      <w:ins w:id="1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</w:t>
        </w:r>
      </w:ins>
      <w:ins w:id="1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need not be independent.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ins w:id="24" w:author="PR Preview" w:date="2026-01-01T00:00:00Z">
        <w:r>
          <w:rPr>
            <w:i/>
            <w:iCs/>
          </w:rPr>
          <w:t xml:space="preserve">Proof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This is the solution to</w:t>
        </w:r>
      </w:ins>
      <w:ins w:id="27" w:author="PR Preview" w:date="2026-01-01T00:00:00Z">
        <w:r>
          <w:t xml:space="preserve"> </w:t>
        </w:r>
      </w:ins>
      <w:hyperlink w:anchor="exr-linearity-use">
        <w:ins w:id="2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9" w:author="PR Preview" w:date="2026-01-01T00:00:00Z">
        <w:r>
          <w:t xml:space="preserve">, worked in</w:t>
        </w:r>
      </w:ins>
      <w:ins w:id="30" w:author="PR Preview" w:date="2026-01-01T00:00:00Z">
        <w:r>
          <w:t xml:space="preserve"> </w:t>
        </w:r>
      </w:ins>
      <w:hyperlink w:anchor="sol-linearity-use">
        <w:ins w:id="31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It follows from</w:t>
        </w:r>
      </w:ins>
      <w:ins w:id="35" w:author="PR Preview" w:date="2026-01-01T00:00:00Z">
        <w:r>
          <w:t xml:space="preserve"> </w:t>
        </w:r>
      </w:ins>
      <w:hyperlink w:anchor="thm-linearity-expectation">
        <w:ins w:id="3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7" w:author="PR Preview" w:date="2026-01-01T00:00:00Z">
        <w:r>
          <w:t xml:space="preserve">, which needs no independence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 applies because each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 finite.</w:t>
        </w:r>
      </w:ins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Theorem 5 (Conditional LOTUS, discrete case)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Let</w:delText>
        </w:r>
      </w:del>
      <w:del w:id="46" w:author="PR Preview" w:date="2026-01-01T00:00:00Z">
        <w:r>
          <w:delText xml:space="preserve"> </w:delText>
        </w:r>
      </w:del>
      <m:oMath>
        <m:r>
          <m:t>X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</w:delText>
        </w:r>
      </w:del>
      <w:del w:id="49" w:author="PR Preview" w:date="2026-01-01T00:00:00Z">
        <w:r>
          <w:delText xml:space="preserve"> </w:delText>
        </w:r>
      </w:del>
      <m:oMath>
        <m:r>
          <m:t>Y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be jointly distributed discrete random variables,</w:delText>
        </w:r>
      </w:del>
      <w:del w:id="52" w:author="PR Preview" w:date="2026-01-01T00:00:00Z">
        <w:r>
          <w:delText xml:space="preserve"> </w:delText>
        </w:r>
      </w:del>
      <m:oMath>
        <m:r>
          <m:t>h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 function of two arguments,</w:delText>
        </w:r>
      </w:del>
      <w:del w:id="55" w:author="PR Preview" w:date="2026-01-01T00:00:00Z">
        <w:r>
          <w:delText xml:space="preserve"> </w:delText>
        </w:r>
      </w:del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</w:delText>
        </w:r>
      </w:del>
      <w:del w:id="59" w:author="PR Preview" w:date="2026-01-01T00:00:00Z">
        <w:r>
          <w:delText xml:space="preserve"> </w:delText>
        </w:r>
      </w:del>
      <m:oMath>
        <m:r>
          <m:t>x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 value with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63" w:author="PR Preview" w:date="2026-01-01T00:00:00Z">
        <w:r>
          <w:delText xml:space="preserve">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Then</w:delText>
        </w:r>
      </w:del>
      <w:del w:id="66" w:author="PR Preview" w:date="2026-01-01T00:00:00Z">
        <w:r>
          <w:delText xml:space="preserve"> </w:delText>
        </w:r>
      </w:del>
      <m:oMath>
        <m:r>
          <m:t>W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discrete,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and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from</w:delText>
        </w:r>
      </w:del>
      <w:del w:id="74" w:author="PR Preview" w:date="2026-01-01T00:00:00Z">
        <w:r>
          <w:delText xml:space="preserve"> </w:delText>
        </w:r>
      </w:del>
      <w:hyperlink w:anchor="def-cond-expectation-general">
        <w:del w:id="7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equals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from</w:delText>
        </w:r>
      </w:del>
      <w:del w:id="81" w:author="PR Preview" w:date="2026-01-01T00:00:00Z">
        <w:r>
          <w:delText xml:space="preserve"> </w:delText>
        </w:r>
      </w:del>
      <w:hyperlink w:anchor="def-cond-expectation">
        <w:del w:id="8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with one sum converging absolutely exactly when the other does.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Theorem 6 (Conditional LOTUS, discrete case)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Let</w:t>
        </w:r>
      </w:ins>
      <w:ins w:id="89" w:author="PR Preview" w:date="2026-01-01T00:00:00Z">
        <w:r>
          <w:t xml:space="preserve"> </w:t>
        </w:r>
      </w:ins>
      <m:oMath>
        <m:r>
          <m:t>X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</w:t>
        </w:r>
      </w:ins>
      <w:ins w:id="92" w:author="PR Preview" w:date="2026-01-01T00:00:00Z">
        <w:r>
          <w:t xml:space="preserve"> </w:t>
        </w:r>
      </w:ins>
      <m:oMath>
        <m:r>
          <m:t>Y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be jointly distributed discrete random variables,</w:t>
        </w:r>
      </w:ins>
      <w:ins w:id="95" w:author="PR Preview" w:date="2026-01-01T00:00:00Z">
        <w:r>
          <w:t xml:space="preserve"> </w:t>
        </w:r>
      </w:ins>
      <m:oMath>
        <m:r>
          <m:t>h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 function of two arguments,</w:t>
        </w:r>
      </w:ins>
      <w:ins w:id="98" w:author="PR Preview" w:date="2026-01-01T00:00:00Z">
        <w:r>
          <w:t xml:space="preserve"> </w:t>
        </w:r>
      </w:ins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 value with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06" w:author="PR Preview" w:date="2026-01-01T00:00:00Z">
        <w:r>
          <w:t xml:space="preserve">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Then</w:t>
        </w:r>
      </w:ins>
      <w:ins w:id="109" w:author="PR Preview" w:date="2026-01-01T00:00:00Z">
        <w:r>
          <w:t xml:space="preserve"> </w:t>
        </w:r>
      </w:ins>
      <m:oMath>
        <m:r>
          <m:t>W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discrete,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from</w:t>
        </w:r>
      </w:ins>
      <w:ins w:id="117" w:author="PR Preview" w:date="2026-01-01T00:00:00Z">
        <w:r>
          <w:t xml:space="preserve"> </w:t>
        </w:r>
      </w:ins>
      <w:hyperlink w:anchor="def-cond-expectation-general">
        <w:ins w:id="11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equals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from</w:t>
        </w:r>
      </w:ins>
      <w:ins w:id="124" w:author="PR Preview" w:date="2026-01-01T00:00:00Z">
        <w:r>
          <w:t xml:space="preserve"> </w:t>
        </w:r>
      </w:ins>
      <w:hyperlink w:anchor="def-cond-expectation">
        <w:ins w:id="12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 one sum converging absolutely exactly when the other does.</w:t>
        </w:r>
      </w:ins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del w:id="129" w:author="PR Preview" w:date="2026-01-01T00:00:00Z">
        <w:r>
          <w:rPr>
            <w:i/>
            <w:iCs/>
          </w:rPr>
          <w:delText xml:space="preserve">Remark</w:delText>
        </w:r>
      </w:del>
      <w:del w:id="130" w:author="PR Preview" w:date="2026-01-01T00:00:00Z">
        <w:r>
          <w:delText xml:space="preserve">. </w:delText>
        </w:r>
      </w:del>
      <w:hyperlink w:anchor="def-cond-expectation-general">
        <w:del w:id="13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the conditional version of</w:delText>
        </w:r>
      </w:del>
      <w:del w:id="134" w:author="PR Preview" w:date="2026-01-01T00:00:00Z">
        <w:r>
          <w:delText xml:space="preserve"> </w:delText>
        </w:r>
      </w:del>
      <w:hyperlink w:anchor="thm-lotus">
        <w:del w:id="135" w:author="PR Preview" w:date="2026-01-01T00:00:00Z">
          <w:r>
            <w:rPr>
              <w:rStyle w:val="Hyperlink"/>
            </w:rPr>
            <w:delText xml:space="preserve">LOTUS</w:delText>
          </w:r>
        </w:del>
      </w:hyperlink>
      <w:del w:id="136" w:author="PR Preview" w:date="2026-01-01T00:00:00Z">
        <w:r>
          <w:delText xml:space="preserve">: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for discrete</w:delText>
        </w:r>
      </w:del>
      <w:del w:id="139" w:author="PR Preview" w:date="2026-01-01T00:00:00Z">
        <w:r>
          <w:delText xml:space="preserve"> </w:delText>
        </w:r>
      </w:del>
      <m:oMath>
        <m:r>
          <m:t>X</m:t>
        </m:r>
      </m:oMath>
      <w:del w:id="140" w:author="PR Preview" w:date="2026-01-01T00:00:00Z">
        <w:r>
          <w:delText xml:space="preserve">, it is LOTUS applied under the probability measure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42" w:author="PR Preview" w:date="2026-01-01T00:00:00Z">
        <w:r>
          <w:delText xml:space="preserve">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and by</w:delText>
        </w:r>
      </w:del>
      <w:del w:id="145" w:author="PR Preview" w:date="2026-01-01T00:00:00Z">
        <w:r>
          <w:delText xml:space="preserve"> </w:delText>
        </w:r>
      </w:del>
      <w:hyperlink w:anchor="thm-cond-lotus">
        <w:del w:id="14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47" w:author="PR Preview" w:date="2026-01-01T00:00:00Z">
        <w:r>
          <w:delText xml:space="preserve">, results about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apply to it.</w:delText>
        </w:r>
      </w:del>
      <w:del w:id="151" w:author="PR Preview" w:date="2026-01-01T00:00:00Z">
        <w:r>
          <w:delText xml:space="preserve"> </w:delText>
        </w:r>
      </w:del>
      <m:oMath>
        <m:r>
          <m:t>Y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can also be a pair</w:delText>
        </w:r>
      </w:del>
      <w:del w:id="1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del w:id="155" w:author="PR Preview" w:date="2026-01-01T00:00:00Z">
        <w:r>
          <w:delText xml:space="preserve">, with the sum or integral taken over both.</w:delText>
        </w:r>
      </w:del>
    </w:p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Theorem 6 (Linearity of conditional expectation)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For jointly distributed</w:delText>
        </w:r>
      </w:del>
      <w:del w:id="159" w:author="PR Preview" w:date="2026-01-01T00:00:00Z">
        <w:r>
          <w:delText xml:space="preserve"> </w:delText>
        </w:r>
      </w:del>
      <m:oMath>
        <m:r>
          <m:t>X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m:oMath>
        <m:r>
          <m:t>Y</m:t>
        </m:r>
      </m:oMath>
      <w:del w:id="163" w:author="PR Preview" w:date="2026-01-01T00:00:00Z">
        <w:r>
          <w:delText xml:space="preserve">,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functions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and</w:delText>
        </w:r>
      </w:del>
      <w:del w:id="16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2</m:t>
            </m:r>
          </m:sub>
        </m:sSub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whose conditional expectations given</w:delText>
        </w:r>
      </w:del>
      <w:del w:id="17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are defined,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and constants</w:delText>
        </w:r>
      </w:del>
      <w:del w:id="177" w:author="PR Preview" w:date="2026-01-01T00:00:00Z">
        <w:r>
          <w:delText xml:space="preserve"> </w:delText>
        </w:r>
      </w:del>
      <m:oMath>
        <m:r>
          <m:t>a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and</w:delText>
        </w:r>
      </w:del>
      <w:del w:id="180" w:author="PR Preview" w:date="2026-01-01T00:00:00Z">
        <w:r>
          <w:delText xml:space="preserve"> </w:delText>
        </w:r>
      </w:del>
      <m:oMath>
        <m:r>
          <m:t>b</m:t>
        </m:r>
      </m:oMath>
      <w:del w:id="181" w:author="PR Preview" w:date="2026-01-01T00:00:00Z">
        <w:r>
          <w:delText xml:space="preserve">:</w:delText>
        </w:r>
      </w:del>
    </w:p>
    <w:p>
      <w:pPr>
        <w:pStyle w:val="BodyText"/>
      </w:pPr>
      <w:ins w:id="182" w:author="PR Preview" w:date="2026-01-01T00:00:00Z">
        <w:r>
          <w:rPr>
            <w:i/>
            <w:iCs/>
          </w:rPr>
          <w:t xml:space="preserve">Remark</w:t>
        </w:r>
      </w:ins>
      <w:ins w:id="183" w:author="PR Preview" w:date="2026-01-01T00:00:00Z">
        <w:r>
          <w:t xml:space="preserve">. </w:t>
        </w:r>
      </w:ins>
      <w:hyperlink w:anchor="def-cond-expectation-general">
        <w:ins w:id="18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the conditional version of</w:t>
        </w:r>
      </w:ins>
      <w:ins w:id="187" w:author="PR Preview" w:date="2026-01-01T00:00:00Z">
        <w:r>
          <w:t xml:space="preserve"> </w:t>
        </w:r>
      </w:ins>
      <w:hyperlink w:anchor="thm-lotus">
        <w:ins w:id="188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189" w:author="PR Preview" w:date="2026-01-01T00:00:00Z">
        <w:r>
          <w:t xml:space="preserve">: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 discrete</w:t>
        </w:r>
      </w:ins>
      <w:ins w:id="192" w:author="PR Preview" w:date="2026-01-01T00:00:00Z">
        <w:r>
          <w:t xml:space="preserve"> </w:t>
        </w:r>
      </w:ins>
      <m:oMath>
        <m:r>
          <m:t>X</m:t>
        </m:r>
      </m:oMath>
      <w:ins w:id="193" w:author="PR Preview" w:date="2026-01-01T00:00:00Z">
        <w:r>
          <w:t xml:space="preserve">, it is LOTUS applied under the probability measure</w:t>
        </w:r>
      </w:ins>
      <w:ins w:id="19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and by</w:t>
        </w:r>
      </w:ins>
      <w:ins w:id="198" w:author="PR Preview" w:date="2026-01-01T00:00:00Z">
        <w:r>
          <w:t xml:space="preserve"> </w:t>
        </w:r>
      </w:ins>
      <w:hyperlink w:anchor="thm-cond-lotus">
        <w:ins w:id="19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00" w:author="PR Preview" w:date="2026-01-01T00:00:00Z">
        <w:r>
          <w:t xml:space="preserve">, results about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apply to it.</w:t>
        </w:r>
      </w:ins>
      <w:ins w:id="204" w:author="PR Preview" w:date="2026-01-01T00:00:00Z">
        <w:r>
          <w:t xml:space="preserve"> </w:t>
        </w:r>
      </w:ins>
      <m:oMath>
        <m:r>
          <m:t>Y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can also be a pair</w:t>
        </w:r>
      </w:ins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ins w:id="208" w:author="PR Preview" w:date="2026-01-01T00:00:00Z">
        <w:r>
          <w:t xml:space="preserve">, with the sum or integral taken over both.</w:t>
        </w:r>
      </w:ins>
    </w:p>
    <w:bookmarkStart w:id="63" w:name="thm-cond-linearity"/>
    <w:p>
      <w:pPr>
        <w:pStyle w:val="BodyText"/>
      </w:pPr>
      <w:ins w:id="209" w:author="PR Preview" w:date="2026-01-01T00:00:00Z">
        <w:r>
          <w:rPr>
            <w:b/>
            <w:bCs/>
          </w:rPr>
          <w:t xml:space="preserve">Theorem 7 (Linearity of conditional expectation)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jointly distributed</w:t>
        </w:r>
      </w:ins>
      <w:ins w:id="212" w:author="PR Preview" w:date="2026-01-01T00:00:00Z">
        <w:r>
          <w:t xml:space="preserve"> </w:t>
        </w:r>
      </w:ins>
      <m:oMath>
        <m:r>
          <m:t>X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</w:t>
        </w:r>
      </w:ins>
      <w:ins w:id="215" w:author="PR Preview" w:date="2026-01-01T00:00:00Z">
        <w:r>
          <w:t xml:space="preserve"> </w:t>
        </w:r>
      </w:ins>
      <m:oMath>
        <m:r>
          <m:t>Y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functions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whose conditional expectations given</w:t>
        </w:r>
      </w:ins>
      <w:ins w:id="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are defined,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constants</w:t>
        </w:r>
      </w:ins>
      <w:ins w:id="230" w:author="PR Preview" w:date="2026-01-01T00:00:00Z">
        <w:r>
          <w:t xml:space="preserve"> </w:t>
        </w:r>
      </w:ins>
      <m:oMath>
        <m:r>
          <m:t>a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t>b</m:t>
        </m:r>
      </m:oMath>
      <w:ins w:id="2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5" w:author="PR Preview" w:date="2026-01-01T00:00:00Z">
        <w:r>
          <w:delText xml:space="preserve">By</w:delText>
        </w:r>
      </w:del>
      <w:del w:id="236" w:author="PR Preview" w:date="2026-01-01T00:00:00Z">
        <w:r>
          <w:delText xml:space="preserve"> </w:delText>
        </w:r>
      </w:del>
      <w:hyperlink w:anchor="thm-cond-linearity">
        <w:del w:id="237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with</w:delText>
        </w:r>
      </w:del>
    </w:p>
    <w:p>
      <w:pPr>
        <w:pStyle w:val="FirstParagraph"/>
      </w:pPr>
      <w:ins w:id="240" w:author="PR Preview" w:date="2026-01-01T00:00:00Z">
        <w:r>
          <w:t xml:space="preserve">By</w:t>
        </w:r>
      </w:ins>
      <w:ins w:id="241" w:author="PR Preview" w:date="2026-01-01T00:00:00Z">
        <w:r>
          <w:t xml:space="preserve"> </w:t>
        </w:r>
      </w:ins>
      <w:hyperlink w:anchor="thm-cond-linearity">
        <w:ins w:id="24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del w:id="245" w:author="PR Preview" w:date="2026-01-01T00:00:00Z">
        <w:r>
          <w:rPr>
            <w:b/>
            <w:bCs/>
          </w:rPr>
          <w:delText xml:space="preserve">Theorem 7 (A function of</w:delText>
        </w:r>
      </w:del>
      <w:del w:id="24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47" w:author="PR Preview" w:date="2026-01-01T00:00:00Z">
        <w:r>
          <w:rPr>
            <w:b/>
            <w:bCs/>
          </w:rPr>
          <w:delText xml:space="preserve"> </w:delText>
        </w:r>
      </w:del>
      <w:del w:id="248" w:author="PR Preview" w:date="2026-01-01T00:00:00Z">
        <w:r>
          <w:rPr>
            <w:b/>
            <w:bCs/>
          </w:rPr>
          <w:delText xml:space="preserve">factors out of a conditional expectation given</w:delText>
        </w:r>
      </w:del>
      <w:del w:id="24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50" w:author="PR Preview" w:date="2026-01-01T00:00:00Z">
        <w:r>
          <w:rPr>
            <w:b/>
            <w:bCs/>
          </w:rPr>
          <w:delText xml:space="preserve">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For jointly distributed</w:delText>
        </w:r>
      </w:del>
      <w:del w:id="253" w:author="PR Preview" w:date="2026-01-01T00:00:00Z">
        <w:r>
          <w:delText xml:space="preserve"> </w:delText>
        </w:r>
      </w:del>
      <m:oMath>
        <m:r>
          <m:t>X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and</w:delText>
        </w:r>
      </w:del>
      <w:del w:id="256" w:author="PR Preview" w:date="2026-01-01T00:00:00Z">
        <w:r>
          <w:delText xml:space="preserve"> </w:delText>
        </w:r>
      </w:del>
      <m:oMath>
        <m:r>
          <m:t>Y</m:t>
        </m:r>
      </m:oMath>
      <w:del w:id="257" w:author="PR Preview" w:date="2026-01-01T00:00:00Z">
        <w:r>
          <w:delText xml:space="preserve">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 function</w:delText>
        </w:r>
      </w:del>
      <w:del w:id="260" w:author="PR Preview" w:date="2026-01-01T00:00:00Z">
        <w:r>
          <w:delText xml:space="preserve"> </w:delText>
        </w:r>
      </w:del>
      <m:oMath>
        <m:r>
          <m:t>g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of one argument,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and a function</w:delText>
        </w:r>
      </w:del>
      <w:del w:id="265" w:author="PR Preview" w:date="2026-01-01T00:00:00Z">
        <w:r>
          <w:delText xml:space="preserve"> </w:delText>
        </w:r>
      </w:del>
      <m:oMath>
        <m:r>
          <m:t>h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of two arguments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whose conditional expectation given</w:delText>
        </w:r>
      </w:del>
      <w:del w:id="2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defined:</w:delText>
        </w:r>
      </w:del>
    </w:p>
    <w:p>
      <w:pPr>
        <w:pStyle w:val="FirstParagraph"/>
      </w:pPr>
      <w:ins w:id="273" w:author="PR Preview" w:date="2026-01-01T00:00:00Z">
        <w:r>
          <w:rPr>
            <w:b/>
            <w:bCs/>
          </w:rPr>
          <w:t xml:space="preserve">Theorem 8 (A function of</w:t>
        </w:r>
      </w:ins>
      <w:ins w:id="27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75" w:author="PR Preview" w:date="2026-01-01T00:00:00Z">
        <w:r>
          <w:rPr>
            <w:b/>
            <w:bCs/>
          </w:rP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factors out of a conditional expectation given</w:t>
        </w:r>
      </w:ins>
      <w:ins w:id="27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78" w:author="PR Preview" w:date="2026-01-01T00:00:00Z">
        <w:r>
          <w:rPr>
            <w:b/>
            <w:bCs/>
          </w:rPr>
          <w:t xml:space="preserve">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For jointly distributed</w:t>
        </w:r>
      </w:ins>
      <w:ins w:id="281" w:author="PR Preview" w:date="2026-01-01T00:00:00Z">
        <w:r>
          <w:t xml:space="preserve"> </w:t>
        </w:r>
      </w:ins>
      <m:oMath>
        <m:r>
          <m:t>X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</w:t>
        </w:r>
      </w:ins>
      <w:ins w:id="284" w:author="PR Preview" w:date="2026-01-01T00:00:00Z">
        <w:r>
          <w:t xml:space="preserve"> </w:t>
        </w:r>
      </w:ins>
      <m:oMath>
        <m:r>
          <m:t>Y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 function</w:t>
        </w:r>
      </w:ins>
      <w:ins w:id="288" w:author="PR Preview" w:date="2026-01-01T00:00:00Z">
        <w:r>
          <w:t xml:space="preserve"> </w:t>
        </w:r>
      </w:ins>
      <m:oMath>
        <m:r>
          <m:t>g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of one argument,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a function</w:t>
        </w:r>
      </w:ins>
      <w:ins w:id="293" w:author="PR Preview" w:date="2026-01-01T00:00:00Z">
        <w:r>
          <w:t xml:space="preserve"> </w:t>
        </w:r>
      </w:ins>
      <m:oMath>
        <m:r>
          <m:t>h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of two arguments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whose conditional expectation given</w:t>
        </w:r>
      </w:ins>
      <w:ins w:id="2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defined: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del w:id="301" w:author="PR Preview" w:date="2026-01-01T00:00:00Z">
        <w:r>
          <w:rPr>
            <w:b/>
            <w:bCs/>
          </w:rPr>
          <w:delText xml:space="preserve">Theorem 8 (Fubini–Tonelli theorem, measure-theoretic form)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Let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and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be</w:delText>
        </w:r>
      </w:del>
      <w:del w:id="310" w:author="PR Preview" w:date="2026-01-01T00:00:00Z">
        <w:r>
          <w:delText xml:space="preserve"> </w:delText>
        </w:r>
      </w:del>
      <m:oMath>
        <m:r>
          <m:t>σ</m:t>
        </m:r>
      </m:oMath>
      <w:del w:id="311" w:author="PR Preview" w:date="2026-01-01T00:00:00Z">
        <w:r>
          <w:delText xml:space="preserve">-finite</w:delText>
        </w:r>
      </w:del>
      <w:del w:id="312" w:author="PR Preview" w:date="2026-01-01T00:00:00Z">
        <w:r>
          <w:delText xml:space="preserve"> </w:delText>
        </w:r>
      </w:del>
      <w:hyperlink r:id="rId70">
        <w:del w:id="313" w:author="PR Preview" w:date="2026-01-01T00:00:00Z">
          <w:r>
            <w:rPr>
              <w:rStyle w:val="Hyperlink"/>
            </w:rPr>
            <w:delText xml:space="preserve">measures</w:delText>
          </w:r>
        </w:del>
      </w:hyperlink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on</w:delText>
        </w:r>
      </w:del>
      <w:del w:id="316" w:author="PR Preview" w:date="2026-01-01T00:00:00Z">
        <w:r>
          <w:delText xml:space="preserve"> </w:delText>
        </w:r>
      </w:del>
      <m:oMath>
        <m:r>
          <m:t>σ</m:t>
        </m:r>
      </m:oMath>
      <w:del w:id="317" w:author="PR Preview" w:date="2026-01-01T00:00:00Z">
        <w:r>
          <w:delText xml:space="preserve">-algebras of subsets of sets</w:delText>
        </w:r>
      </w:del>
      <w:del w:id="31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2</m:t>
            </m:r>
          </m:sub>
        </m:sSub>
      </m:oMath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and let</w:delText>
        </w:r>
      </w:del>
      <w:del w:id="325" w:author="PR Preview" w:date="2026-01-01T00:00:00Z">
        <w:r>
          <w:delText xml:space="preserve"> </w:delText>
        </w:r>
      </w:del>
      <m:oMath>
        <m:r>
          <m:t>f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be a measurable function on</w:delText>
        </w:r>
      </w:del>
      <w:del w:id="32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del w:id="329" w:author="PR Preview" w:date="2026-01-01T00:00:00Z">
        <w:r>
          <w:delText xml:space="preserve">.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If either</w:delText>
        </w:r>
      </w:del>
    </w:p>
    <w:p>
      <w:pPr>
        <w:pStyle w:val="FirstParagraph"/>
      </w:pPr>
      <w:ins w:id="332" w:author="PR Preview" w:date="2026-01-01T00:00:00Z">
        <w:r>
          <w:rPr>
            <w:b/>
            <w:bCs/>
          </w:rPr>
          <w:t xml:space="preserve">Theorem 9 (Fubini–Tonelli theorem, measure-theoretic form)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Let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be</w:t>
        </w:r>
      </w:ins>
      <w:ins w:id="341" w:author="PR Preview" w:date="2026-01-01T00:00:00Z">
        <w:r>
          <w:t xml:space="preserve"> </w:t>
        </w:r>
      </w:ins>
      <m:oMath>
        <m:r>
          <m:t>σ</m:t>
        </m:r>
      </m:oMath>
      <w:ins w:id="342" w:author="PR Preview" w:date="2026-01-01T00:00:00Z">
        <w:r>
          <w:t xml:space="preserve">-finite</w:t>
        </w:r>
      </w:ins>
      <w:ins w:id="343" w:author="PR Preview" w:date="2026-01-01T00:00:00Z">
        <w:r>
          <w:t xml:space="preserve"> </w:t>
        </w:r>
      </w:ins>
      <w:hyperlink r:id="rId70">
        <w:ins w:id="344" w:author="PR Preview" w:date="2026-01-01T00:00:00Z">
          <w:r>
            <w:rPr>
              <w:rStyle w:val="Hyperlink"/>
            </w:rPr>
            <w:t xml:space="preserve">measures</w:t>
          </w:r>
        </w:ins>
      </w:hyperlink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on</w:t>
        </w:r>
      </w:ins>
      <w:ins w:id="347" w:author="PR Preview" w:date="2026-01-01T00:00:00Z">
        <w:r>
          <w:t xml:space="preserve"> </w:t>
        </w:r>
      </w:ins>
      <m:oMath>
        <m:r>
          <m:t>σ</m:t>
        </m:r>
      </m:oMath>
      <w:ins w:id="348" w:author="PR Preview" w:date="2026-01-01T00:00:00Z">
        <w:r>
          <w:t xml:space="preserve">-algebras of subsets of sets</w:t>
        </w:r>
      </w:ins>
      <w:ins w:id="34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and</w:t>
        </w:r>
      </w:ins>
      <w:ins w:id="35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2</m:t>
            </m:r>
          </m:sub>
        </m:sSub>
      </m:oMath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let</w:t>
        </w:r>
      </w:ins>
      <w:ins w:id="356" w:author="PR Preview" w:date="2026-01-01T00:00:00Z">
        <w:r>
          <w:t xml:space="preserve"> </w:t>
        </w:r>
      </w:ins>
      <m:oMath>
        <m:r>
          <m:t>f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be a measurable function on</w:t>
        </w:r>
      </w:ins>
      <w:ins w:id="35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ins w:id="360" w:author="PR Preview" w:date="2026-01-01T00:00:00Z">
        <w:r>
          <w:t xml:space="preserve">.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If either</w:t>
        </w:r>
      </w:ins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del w:id="363" w:author="PR Preview" w:date="2026-01-01T00:00:00Z">
        <w:r>
          <w:rPr>
            <w:i/>
            <w:iCs/>
          </w:rPr>
          <w:delText xml:space="preserve">Proof</w:delText>
        </w:r>
      </w:del>
      <w:del w:id="364" w:author="PR Preview" w:date="2026-01-01T00:00:00Z">
        <w:r>
          <w:delText xml:space="preserve">. </w:delText>
        </w:r>
      </w:del>
      <w:del w:id="365" w:author="PR Preview" w:date="2026-01-01T00:00:00Z">
        <w:r>
          <w:delText xml:space="preserve">Apply</w:delText>
        </w:r>
      </w:del>
      <w:del w:id="366" w:author="PR Preview" w:date="2026-01-01T00:00:00Z">
        <w:r>
          <w:delText xml:space="preserve"> </w:delText>
        </w:r>
      </w:del>
      <w:hyperlink w:anchor="thm-fubini-tonelli-measure">
        <w:del w:id="36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with</w:delText>
        </w:r>
      </w:del>
      <w:del w:id="37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</w:delText>
        </w:r>
      </w:del>
      <w:del w:id="37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to the integrand</w:delText>
        </w:r>
      </w:del>
      <w:del w:id="37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on</w:delText>
        </w:r>
      </w:del>
      <w:del w:id="3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380" w:author="PR Preview" w:date="2026-01-01T00:00:00Z">
        <w:r>
          <w:delText xml:space="preserve">.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Lebesgue measure and counting measure on a countable set are each</w:delText>
        </w:r>
      </w:del>
      <w:del w:id="383" w:author="PR Preview" w:date="2026-01-01T00:00:00Z">
        <w:r>
          <w:delText xml:space="preserve"> </w:delText>
        </w:r>
      </w:del>
      <m:oMath>
        <m:r>
          <m:t>σ</m:t>
        </m:r>
      </m:oMath>
      <w:del w:id="384" w:author="PR Preview" w:date="2026-01-01T00:00:00Z">
        <w:r>
          <w:delText xml:space="preserve">-finite, so</w:delText>
        </w:r>
      </w:del>
      <w:del w:id="38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is</w:delText>
        </w:r>
      </w:del>
      <w:del w:id="388" w:author="PR Preview" w:date="2026-01-01T00:00:00Z">
        <w:r>
          <w:delText xml:space="preserve"> </w:delText>
        </w:r>
      </w:del>
      <m:oMath>
        <m:r>
          <m:t>σ</m:t>
        </m:r>
      </m:oMath>
      <w:del w:id="389" w:author="PR Preview" w:date="2026-01-01T00:00:00Z">
        <w:r>
          <w:delText xml:space="preserve">-finite in all three cases.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The relevant condition is (a) when</w:delText>
        </w:r>
      </w:del>
      <w:del w:id="39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≥</m:t>
        </m:r>
        <m:r>
          <m:t>0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and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(b) when</w:delText>
        </w:r>
      </w:del>
      <w:del w:id="39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98" w:author="PR Preview" w:date="2026-01-01T00:00:00Z">
        <w:r>
          <w:delText xml:space="preserve">.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Independence is not required.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When</w:delText>
        </w:r>
      </w:del>
      <w:del w:id="403" w:author="PR Preview" w:date="2026-01-01T00:00:00Z">
        <w:r>
          <w:delText xml:space="preserve"> </w:delText>
        </w:r>
      </w:del>
      <m:oMath>
        <m:r>
          <m:t>X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and</w:delText>
        </w:r>
      </w:del>
      <w:del w:id="406" w:author="PR Preview" w:date="2026-01-01T00:00:00Z">
        <w:r>
          <w:delText xml:space="preserve"> </w:delText>
        </w:r>
      </w:del>
      <m:oMath>
        <m:r>
          <m:t>Y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are independent,</w:delText>
        </w:r>
      </w:del>
      <w:del w:id="40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(or</w:delText>
        </w:r>
      </w:del>
      <w:del w:id="41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in the discrete case),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 the iterated integrals factor into separate integrals over the marginals.</w:delText>
        </w:r>
      </w:del>
    </w:p>
    <w:p>
      <w:pPr>
        <w:pStyle w:val="FirstParagraph"/>
      </w:pPr>
      <w:ins w:id="417" w:author="PR Preview" w:date="2026-01-01T00:00:00Z">
        <w:r>
          <w:rPr>
            <w:i/>
            <w:iCs/>
          </w:rPr>
          <w:t xml:space="preserve">Proof</w:t>
        </w:r>
      </w:ins>
      <w:ins w:id="418" w:author="PR Preview" w:date="2026-01-01T00:00:00Z">
        <w:r>
          <w:t xml:space="preserve">. </w:t>
        </w:r>
      </w:ins>
      <w:ins w:id="419" w:author="PR Preview" w:date="2026-01-01T00:00:00Z">
        <w:r>
          <w:t xml:space="preserve">Apply</w:t>
        </w:r>
      </w:ins>
      <w:ins w:id="420" w:author="PR Preview" w:date="2026-01-01T00:00:00Z">
        <w:r>
          <w:t xml:space="preserve"> </w:t>
        </w:r>
      </w:ins>
      <w:hyperlink w:anchor="thm-fubini-tonelli-measure">
        <w:ins w:id="42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with</w:t>
        </w:r>
      </w:ins>
      <w:ins w:id="42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</w:t>
        </w:r>
      </w:ins>
      <w:ins w:id="42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to the integrand</w:t>
        </w:r>
      </w:ins>
      <w:ins w:id="43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on</w:t>
        </w:r>
      </w:ins>
      <w:ins w:id="4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434" w:author="PR Preview" w:date="2026-01-01T00:00:00Z">
        <w:r>
          <w:t xml:space="preserve">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Lebesgue measure and counting measure on a countable set are each</w:t>
        </w:r>
      </w:ins>
      <w:ins w:id="437" w:author="PR Preview" w:date="2026-01-01T00:00:00Z">
        <w:r>
          <w:t xml:space="preserve"> </w:t>
        </w:r>
      </w:ins>
      <m:oMath>
        <m:r>
          <m:t>σ</m:t>
        </m:r>
      </m:oMath>
      <w:ins w:id="438" w:author="PR Preview" w:date="2026-01-01T00:00:00Z">
        <w:r>
          <w:t xml:space="preserve">-finite, so</w:t>
        </w:r>
      </w:ins>
      <w:ins w:id="43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</w:t>
        </w:r>
      </w:ins>
      <w:ins w:id="442" w:author="PR Preview" w:date="2026-01-01T00:00:00Z">
        <w:r>
          <w:t xml:space="preserve"> </w:t>
        </w:r>
      </w:ins>
      <m:oMath>
        <m:r>
          <m:t>σ</m:t>
        </m:r>
      </m:oMath>
      <w:ins w:id="443" w:author="PR Preview" w:date="2026-01-01T00:00:00Z">
        <w:r>
          <w:t xml:space="preserve">-finite in all three cases.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The relevant condition is (a) when</w:t>
        </w:r>
      </w:ins>
      <w:ins w:id="44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≥</m:t>
        </m:r>
        <m:r>
          <m:t>0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(b) when</w:t>
        </w:r>
      </w:ins>
      <w:ins w:id="45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52" w:author="PR Preview" w:date="2026-01-01T00:00:00Z">
        <w:r>
          <w:t xml:space="preserve">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Independence is not required.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When</w:t>
        </w:r>
      </w:ins>
      <w:ins w:id="457" w:author="PR Preview" w:date="2026-01-01T00:00:00Z">
        <w:r>
          <w:t xml:space="preserve"> </w:t>
        </w:r>
      </w:ins>
      <m:oMath>
        <m:r>
          <m:t>X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and</w:t>
        </w:r>
      </w:ins>
      <w:ins w:id="460" w:author="PR Preview" w:date="2026-01-01T00:00:00Z">
        <w:r>
          <w:t xml:space="preserve"> </w:t>
        </w:r>
      </w:ins>
      <m:oMath>
        <m:r>
          <m:t>Y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are independent,</w:t>
        </w:r>
      </w:ins>
      <w:ins w:id="46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(or</w:t>
        </w:r>
      </w:ins>
      <w:ins w:id="46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in the discrete case),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and the iterated integrals factor into separate integrals over the marginals.</w:t>
        </w:r>
      </w:ins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del w:id="471" w:author="PR Preview" w:date="2026-01-01T00:00:00Z">
        <w:r>
          <w:rPr>
            <w:b/>
            <w:bCs/>
          </w:rPr>
          <w:delText xml:space="preserve">Theorem 9 (Law of iterated expectations)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For any two random variables</w:delText>
        </w:r>
      </w:del>
      <w:del w:id="474" w:author="PR Preview" w:date="2026-01-01T00:00:00Z">
        <w:r>
          <w:delText xml:space="preserve"> </w:delText>
        </w:r>
      </w:del>
      <m:oMath>
        <m:r>
          <m:t>X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and</w:delText>
        </w:r>
      </w:del>
      <w:del w:id="477" w:author="PR Preview" w:date="2026-01-01T00:00:00Z">
        <w:r>
          <w:delText xml:space="preserve"> </w:delText>
        </w:r>
      </w:del>
      <m:oMath>
        <m:r>
          <m:t>Y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with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81" w:author="PR Preview" w:date="2026-01-01T00:00:00Z">
        <w:r>
          <w:delText xml:space="preserve">:</w:delText>
        </w:r>
      </w:del>
    </w:p>
    <w:p>
      <w:pPr>
        <w:pStyle w:val="BodyText"/>
      </w:pPr>
      <w:ins w:id="482" w:author="PR Preview" w:date="2026-01-01T00:00:00Z">
        <w:r>
          <w:rPr>
            <w:b/>
            <w:bCs/>
          </w:rPr>
          <w:t xml:space="preserve">Theorem 10 (Law of iterated expectations)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For any two random variables</w:t>
        </w:r>
      </w:ins>
      <w:ins w:id="485" w:author="PR Preview" w:date="2026-01-01T00:00:00Z">
        <w:r>
          <w:t xml:space="preserve"> </w:t>
        </w:r>
      </w:ins>
      <m:oMath>
        <m:r>
          <m:t>X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m:oMath>
        <m:r>
          <m:t>Y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with</w:t>
        </w:r>
      </w:ins>
      <w:ins w:id="49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493" w:author="PR Preview" w:date="2026-01-01T00:00:00Z">
        <w:r>
          <w:delText xml:space="preserve">Choose one car at random, each with the same probability,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and let</w:delText>
        </w:r>
      </w:del>
      <w:del w:id="496" w:author="PR Preview" w:date="2026-01-01T00:00:00Z">
        <w:r>
          <w:delText xml:space="preserve"> </w:delText>
        </w:r>
      </w:del>
      <m:oMath>
        <m:r>
          <m:t>X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be its number of cylinders and</w:delText>
        </w:r>
      </w:del>
      <w:del w:id="499" w:author="PR Preview" w:date="2026-01-01T00:00:00Z">
        <w:r>
          <w:delText xml:space="preserve"> </w:delText>
        </w:r>
      </w:del>
      <m:oMath>
        <m:r>
          <m:t>Y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its miles per gallon.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Then</w:delText>
        </w:r>
      </w:del>
      <w:del w:id="50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is the fraction of cars with</w:delText>
        </w:r>
      </w:del>
      <w:del w:id="507" w:author="PR Preview" w:date="2026-01-01T00:00:00Z">
        <w:r>
          <w:delText xml:space="preserve"> </w:delText>
        </w:r>
      </w:del>
      <m:oMath>
        <m:r>
          <m:t>x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cylinders,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and</w:delText>
        </w:r>
      </w:del>
      <w:del w:id="5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from</w:delText>
        </w:r>
      </w:del>
      <w:del w:id="515" w:author="PR Preview" w:date="2026-01-01T00:00:00Z">
        <w:r>
          <w:delText xml:space="preserve"> </w:delText>
        </w:r>
      </w:del>
      <w:hyperlink w:anchor="def-cond-expectation">
        <w:del w:id="51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 the average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miles per gallon among those cars.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The code below computes both for every</w:delText>
        </w:r>
      </w:del>
      <w:del w:id="523" w:author="PR Preview" w:date="2026-01-01T00:00:00Z">
        <w:r>
          <w:delText xml:space="preserve"> </w:delText>
        </w:r>
      </w:del>
      <m:oMath>
        <m:r>
          <m:t>x</m:t>
        </m:r>
      </m:oMath>
      <w:del w:id="524" w:author="PR Preview" w:date="2026-01-01T00:00:00Z">
        <w:r>
          <w:delText xml:space="preserve">,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then checks</w:delText>
        </w:r>
      </w:del>
      <w:del w:id="527" w:author="PR Preview" w:date="2026-01-01T00:00:00Z">
        <w:r>
          <w:delText xml:space="preserve"> </w:delText>
        </w:r>
      </w:del>
      <w:hyperlink w:anchor="thm-lie">
        <w:del w:id="52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by averaging the conditional means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with weights</w:delText>
        </w:r>
      </w:del>
      <w:del w:id="53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ins w:id="535" w:author="PR Preview" w:date="2026-01-01T00:00:00Z">
        <w:r>
          <w:t xml:space="preserve">Choose one car at random, each with the same probability,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 let</w:t>
        </w:r>
      </w:ins>
      <w:ins w:id="538" w:author="PR Preview" w:date="2026-01-01T00:00:00Z">
        <w:r>
          <w:t xml:space="preserve"> </w:t>
        </w:r>
      </w:ins>
      <m:oMath>
        <m:r>
          <m:t>X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be its number of cylinders and</w:t>
        </w:r>
      </w:ins>
      <w:ins w:id="541" w:author="PR Preview" w:date="2026-01-01T00:00:00Z">
        <w:r>
          <w:t xml:space="preserve"> </w:t>
        </w:r>
      </w:ins>
      <m:oMath>
        <m:r>
          <m:t>Y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its miles per gallon.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Then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is the fraction of cars with</w:t>
        </w:r>
      </w:ins>
      <w:ins w:id="549" w:author="PR Preview" w:date="2026-01-01T00:00:00Z">
        <w:r>
          <w:t xml:space="preserve"> </w:t>
        </w:r>
      </w:ins>
      <m:oMath>
        <m:r>
          <m:t>x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cylinders,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and</w:t>
        </w:r>
      </w:ins>
      <w:ins w:id="55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from</w:t>
        </w:r>
      </w:ins>
      <w:ins w:id="557" w:author="PR Preview" w:date="2026-01-01T00:00:00Z">
        <w:r>
          <w:t xml:space="preserve"> </w:t>
        </w:r>
      </w:ins>
      <w:hyperlink w:anchor="def-cond-expectation">
        <w:ins w:id="55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the average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miles per gallon among those cars.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The code below computes both for every</w:t>
        </w:r>
      </w:ins>
      <w:ins w:id="565" w:author="PR Preview" w:date="2026-01-01T00:00:00Z">
        <w:r>
          <w:t xml:space="preserve"> </w:t>
        </w:r>
      </w:ins>
      <m:oMath>
        <m:r>
          <m:t>x</m:t>
        </m:r>
      </m:oMath>
      <w:ins w:id="566" w:author="PR Preview" w:date="2026-01-01T00:00:00Z">
        <w:r>
          <w:t xml:space="preserve">,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then checks</w:t>
        </w:r>
      </w:ins>
      <w:ins w:id="569" w:author="PR Preview" w:date="2026-01-01T00:00:00Z">
        <w:r>
          <w:t xml:space="preserve"> </w:t>
        </w:r>
      </w:ins>
      <w:hyperlink w:anchor="thm-lie">
        <w:ins w:id="570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by averaging the conditional means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with weights</w:t>
        </w:r>
      </w:ins>
      <w:ins w:id="57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576" w:author="PR Preview" w:date="2026-01-01T00:00:00Z">
        <w:r>
          <w:t xml:space="preserve">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del w:id="577" w:author="PR Preview" w:date="2026-01-01T00:00:00Z">
        <w:r>
          <w:delText xml:space="preserve">The conditional mean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is the function</w:delText>
        </w:r>
      </w:del>
      <w:del w:id="58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of</w:delText>
        </w:r>
      </w:del>
      <w:del w:id="584" w:author="PR Preview" w:date="2026-01-01T00:00:00Z">
        <w:r>
          <w:delText xml:space="preserve"> </w:delText>
        </w:r>
      </w:del>
      <w:hyperlink w:anchor="def-cond-expectation-function">
        <w:del w:id="58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86" w:author="PR Preview" w:date="2026-01-01T00:00:00Z">
        <w:r>
          <w:delText xml:space="preserve">.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Four-cylinder cars average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29.3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miles per gallon, and eight-cylinder cars average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15.0.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Weighting the 5 conditional means by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gives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23.446,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which equals the overall average miles per gallon,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23.446,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as</w:delText>
        </w:r>
      </w:del>
      <w:del w:id="608" w:author="PR Preview" w:date="2026-01-01T00:00:00Z">
        <w:r>
          <w:delText xml:space="preserve"> </w:delText>
        </w:r>
      </w:del>
      <w:hyperlink w:anchor="thm-lie">
        <w:del w:id="60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states:</w:delText>
        </w:r>
      </w:del>
      <w:del w:id="6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del w:id="613" w:author="PR Preview" w:date="2026-01-01T00:00:00Z">
        <w:r>
          <w:delText xml:space="preserve">.</w:delText>
        </w:r>
      </w:del>
    </w:p>
    <w:p>
      <w:pPr>
        <w:pStyle w:val="BodyText"/>
      </w:pPr>
      <w:del w:id="614" w:author="PR Preview" w:date="2026-01-01T00:00:00Z">
        <w:r>
          <w:rPr>
            <w:b/>
            <w:bCs/>
          </w:rPr>
          <w:delText xml:space="preserve">Theorem 10 (Conditional law of iterated expectations)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For random variables</w:delText>
        </w:r>
      </w:del>
      <w:del w:id="617" w:author="PR Preview" w:date="2026-01-01T00:00:00Z">
        <w:r>
          <w:delText xml:space="preserve"> </w:delText>
        </w:r>
      </w:del>
      <m:oMath>
        <m:r>
          <m:t>X</m:t>
        </m:r>
      </m:oMath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m:oMath>
        <m:r>
          <m:t>Y</m:t>
        </m:r>
      </m:oMath>
      <w:del w:id="620" w:author="PR Preview" w:date="2026-01-01T00:00:00Z">
        <w:r>
          <w:delText xml:space="preserve">, and</w:delText>
        </w:r>
      </w:del>
      <w:del w:id="621" w:author="PR Preview" w:date="2026-01-01T00:00:00Z">
        <w:r>
          <w:delText xml:space="preserve"> </w:delText>
        </w:r>
      </w:del>
      <m:oMath>
        <m:r>
          <m:t>Z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with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2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p>
      <w:pPr>
        <w:pStyle w:val="FirstParagraph"/>
      </w:pPr>
      <w:del w:id="626" w:author="PR Preview" w:date="2026-01-01T00:00:00Z">
        <w:r>
          <w:rPr>
            <w:i/>
            <w:iCs/>
          </w:rPr>
          <w:delText xml:space="preserve">Proof</w:delText>
        </w:r>
      </w:del>
      <w:del w:id="627" w:author="PR Preview" w:date="2026-01-01T00:00:00Z">
        <w:r>
          <w:delText xml:space="preserve">. </w:delText>
        </w:r>
      </w:del>
      <w:del w:id="628" w:author="PR Preview" w:date="2026-01-01T00:00:00Z">
        <w:r>
          <w:delText xml:space="preserve">Fix a value</w:delText>
        </w:r>
      </w:del>
      <w:del w:id="629" w:author="PR Preview" w:date="2026-01-01T00:00:00Z">
        <w:r>
          <w:delText xml:space="preserve"> </w:delText>
        </w:r>
      </w:del>
      <m:oMath>
        <m:r>
          <m:t>z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with positive probability (discrete case) or positive density (continuous case).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Conditioning every probability on</w:delText>
        </w:r>
      </w:del>
      <w:del w:id="63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z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gives a probability measure,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 the proof of</w:delText>
        </w:r>
      </w:del>
      <w:del w:id="639" w:author="PR Preview" w:date="2026-01-01T00:00:00Z">
        <w:r>
          <w:delText xml:space="preserve"> </w:delText>
        </w:r>
      </w:del>
      <w:hyperlink w:anchor="thm-lie">
        <w:del w:id="64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goes through under it, line by line.</w:delText>
        </w:r>
      </w:del>
    </w:p>
    <w:p>
      <w:pPr>
        <w:pStyle w:val="FirstParagraph"/>
      </w:pPr>
      <w:ins w:id="643" w:author="PR Preview" w:date="2026-01-01T00:00:00Z">
        <w:r>
          <w:t xml:space="preserve">The conditional mean</w:t>
        </w:r>
      </w:ins>
      <w:ins w:id="64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is the function</w:t>
        </w:r>
      </w:ins>
      <w:ins w:id="64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of</w:t>
        </w:r>
      </w:ins>
      <w:ins w:id="650" w:author="PR Preview" w:date="2026-01-01T00:00:00Z">
        <w:r>
          <w:t xml:space="preserve"> </w:t>
        </w:r>
      </w:ins>
      <w:hyperlink w:anchor="def-cond-expectation-function">
        <w:ins w:id="65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Four-cylinder cars average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29.3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miles per gallon, and eight-cylinder cars average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15.0.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Weighting the 5 conditional means by</w:t>
        </w:r>
      </w:ins>
      <w:ins w:id="66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gives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23.446,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which equals the overall average miles per gallon,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23.446,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as</w:t>
        </w:r>
      </w:ins>
      <w:ins w:id="674" w:author="PR Preview" w:date="2026-01-01T00:00:00Z">
        <w:r>
          <w:t xml:space="preserve"> </w:t>
        </w:r>
      </w:ins>
      <w:hyperlink w:anchor="thm-lie">
        <w:ins w:id="67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states:</w:t>
        </w:r>
      </w:ins>
      <w:ins w:id="67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679" w:author="PR Preview" w:date="2026-01-01T00:00:00Z">
        <w:r>
          <w:t xml:space="preserve">.</w:t>
        </w:r>
      </w:ins>
    </w:p>
    <w:bookmarkEnd w:id="84"/>
    <w:bookmarkStart w:id="85" w:name="thm-conditional-lie"/>
    <w:p>
      <w:pPr>
        <w:pStyle w:val="BodyText"/>
      </w:pPr>
      <w:ins w:id="680" w:author="PR Preview" w:date="2026-01-01T00:00:00Z">
        <w:r>
          <w:rPr>
            <w:b/>
            <w:bCs/>
          </w:rPr>
          <w:t xml:space="preserve">Theorem 11 (Conditional law of iterated expectations)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For random variables</w:t>
        </w:r>
      </w:ins>
      <w:ins w:id="683" w:author="PR Preview" w:date="2026-01-01T00:00:00Z">
        <w:r>
          <w:t xml:space="preserve"> </w:t>
        </w:r>
      </w:ins>
      <m:oMath>
        <m:r>
          <m:t>X</m:t>
        </m:r>
      </m:oMath>
      <w:ins w:id="684" w:author="PR Preview" w:date="2026-01-01T00:00:00Z">
        <w:r>
          <w:t xml:space="preserve">,</w:t>
        </w:r>
      </w:ins>
      <w:ins w:id="685" w:author="PR Preview" w:date="2026-01-01T00:00:00Z">
        <w:r>
          <w:t xml:space="preserve"> </w:t>
        </w:r>
      </w:ins>
      <m:oMath>
        <m:r>
          <m:t>Y</m:t>
        </m:r>
      </m:oMath>
      <w:ins w:id="686" w:author="PR Preview" w:date="2026-01-01T00:00:00Z">
        <w:r>
          <w:t xml:space="preserve">, and</w:t>
        </w:r>
      </w:ins>
      <w:ins w:id="687" w:author="PR Preview" w:date="2026-01-01T00:00:00Z">
        <w:r>
          <w:t xml:space="preserve"> </w:t>
        </w:r>
      </w:ins>
      <m:oMath>
        <m:r>
          <m:t>Z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with</w:t>
        </w:r>
      </w:ins>
      <w:ins w:id="69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6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ins w:id="692" w:author="PR Preview" w:date="2026-01-01T00:00:00Z">
        <w:r>
          <w:rPr>
            <w:i/>
            <w:iCs/>
          </w:rPr>
          <w:t xml:space="preserve">Proof</w:t>
        </w:r>
      </w:ins>
      <w:ins w:id="693" w:author="PR Preview" w:date="2026-01-01T00:00:00Z">
        <w:r>
          <w:t xml:space="preserve">. </w:t>
        </w:r>
      </w:ins>
      <w:ins w:id="694" w:author="PR Preview" w:date="2026-01-01T00:00:00Z">
        <w:r>
          <w:t xml:space="preserve">Fix a value</w:t>
        </w:r>
      </w:ins>
      <w:ins w:id="695" w:author="PR Preview" w:date="2026-01-01T00:00:00Z">
        <w:r>
          <w:t xml:space="preserve"> </w:t>
        </w:r>
      </w:ins>
      <m:oMath>
        <m:r>
          <m:t>z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with positive probability (discrete case) or positive density (continuous case).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Conditioning every probability on</w:t>
        </w:r>
      </w:ins>
      <w:ins w:id="70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z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gives a probability measure,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and the proof of</w:t>
        </w:r>
      </w:ins>
      <w:ins w:id="705" w:author="PR Preview" w:date="2026-01-01T00:00:00Z">
        <w:r>
          <w:t xml:space="preserve"> </w:t>
        </w:r>
      </w:ins>
      <w:hyperlink w:anchor="thm-lie">
        <w:ins w:id="706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goes through under it, line by line.</w:t>
        </w:r>
      </w:ins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del w:id="709" w:author="PR Preview" w:date="2026-01-01T00:00:00Z">
        <w:r>
          <w:delText xml:space="preserve">By the law of iterated expectations (</w:delText>
        </w:r>
      </w:del>
      <w:hyperlink w:anchor="thm-lie">
        <w:del w:id="71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711" w:author="PR Preview" w:date="2026-01-01T00:00:00Z">
        <w:r>
          <w:delText xml:space="preserve">):</w:delText>
        </w:r>
      </w:del>
    </w:p>
    <w:p>
      <w:pPr>
        <w:pStyle w:val="FirstParagraph"/>
      </w:pPr>
      <w:ins w:id="712" w:author="PR Preview" w:date="2026-01-01T00:00:00Z">
        <w:r>
          <w:t xml:space="preserve">By the law of iterated expectations (</w:t>
        </w:r>
      </w:ins>
      <w:hyperlink w:anchor="thm-lie">
        <w:ins w:id="71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1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715" w:author="PR Preview" w:date="2026-01-01T00:00:00Z">
        <w:r>
          <w:delText xml:space="preserve">As a check using the law of iterated expectations (</w:delText>
        </w:r>
      </w:del>
      <w:hyperlink w:anchor="thm-lie">
        <w:del w:id="71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717" w:author="PR Preview" w:date="2026-01-01T00:00:00Z">
        <w:r>
          <w:delText xml:space="preserve">):</w:delText>
        </w:r>
      </w:del>
      <w:del w:id="71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and</w:delText>
        </w:r>
      </w:del>
      <w:del w:id="72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722" w:author="PR Preview" w:date="2026-01-01T00:00:00Z">
        <w:r>
          <w:delText xml:space="preserve">, so</w:delText>
        </w:r>
      </w:del>
    </w:p>
    <w:p>
      <w:pPr>
        <w:pStyle w:val="FirstParagraph"/>
      </w:pPr>
      <w:ins w:id="723" w:author="PR Preview" w:date="2026-01-01T00:00:00Z">
        <w:r>
          <w:t xml:space="preserve">As a check using the law of iterated expectations (</w:t>
        </w:r>
      </w:ins>
      <w:hyperlink w:anchor="thm-lie">
        <w:ins w:id="72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25" w:author="PR Preview" w:date="2026-01-01T00:00:00Z">
        <w:r>
          <w:t xml:space="preserve">):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and</w:t>
        </w:r>
      </w:ins>
      <w:ins w:id="72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73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del w:id="731" w:author="PR Preview" w:date="2026-01-01T00:00:00Z">
        <w:r>
          <w:delText xml:space="preserve">As a check using the law of iterated expectations (</w:delText>
        </w:r>
      </w:del>
      <w:hyperlink w:anchor="thm-lie">
        <w:del w:id="73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733" w:author="PR Preview" w:date="2026-01-01T00:00:00Z">
        <w:r>
          <w:delText xml:space="preserve">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and the expectation of a linear function (</w:delText>
        </w:r>
      </w:del>
      <w:hyperlink w:anchor="cor-linearity-affine">
        <w:del w:id="736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737" w:author="PR Preview" w:date="2026-01-01T00:00:00Z">
        <w:r>
          <w:delText xml:space="preserve">):</w:delText>
        </w:r>
      </w:del>
      <w:del w:id="73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(the mean of</w:delText>
        </w:r>
      </w:del>
      <w:del w:id="741" w:author="PR Preview" w:date="2026-01-01T00:00:00Z">
        <w:r>
          <w:delText xml:space="preserve"> </w:delText>
        </w:r>
      </w:del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742" w:author="PR Preview" w:date="2026-01-01T00:00:00Z">
        <w:r>
          <w:delText xml:space="preserve">)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and</w:delText>
        </w:r>
      </w:del>
      <w:del w:id="74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(the mean of this Geometric distribution;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Casella and Berger (2002)</w:delText>
        </w:r>
      </w:del>
      <w:del w:id="750" w:author="PR Preview" w:date="2026-01-01T00:00:00Z">
        <w:r>
          <w:delText xml:space="preserve">), so:</w:delText>
        </w:r>
      </w:del>
    </w:p>
    <w:p>
      <w:pPr>
        <w:pStyle w:val="BodyText"/>
      </w:pPr>
      <w:ins w:id="751" w:author="PR Preview" w:date="2026-01-01T00:00:00Z">
        <w:r>
          <w:t xml:space="preserve">As a check using the law of iterated expectations (</w:t>
        </w:r>
      </w:ins>
      <w:hyperlink w:anchor="thm-lie">
        <w:ins w:id="75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53" w:author="PR Preview" w:date="2026-01-01T00:00:00Z">
        <w:r>
          <w:t xml:space="preserve">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 the expectation of a linear function (</w:t>
        </w:r>
      </w:ins>
      <w:hyperlink w:anchor="cor-linearity-affine">
        <w:ins w:id="75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757" w:author="PR Preview" w:date="2026-01-01T00:00:00Z">
        <w:r>
          <w:t xml:space="preserve">):</w:t>
        </w:r>
      </w:ins>
      <w:ins w:id="75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(the mean of</w:t>
        </w:r>
      </w:ins>
      <w:ins w:id="761" w:author="PR Preview" w:date="2026-01-01T00:00:00Z">
        <w:r>
          <w:t xml:space="preserve"> </w:t>
        </w:r>
      </w:ins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762" w:author="PR Preview" w:date="2026-01-01T00:00:00Z">
        <w:r>
          <w:t xml:space="preserve">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and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(the mean of this Geometric distribution;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Casella and Berger (2002)</w:t>
        </w:r>
      </w:ins>
      <w:ins w:id="770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09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771" w:author="PR Preview" w:date="2026-01-01T00:00:00Z">
        <w:r>
          <w:delText xml:space="preserve">Only</w:delText>
        </w:r>
      </w:del>
      <w:del w:id="77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has the smallest squared error risk.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Under squared error loss, the prediction function that minimizes risk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is the conditional mean</w:delText>
        </w:r>
      </w:del>
      <w:del w:id="77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780" w:author="PR Preview" w:date="2026-01-01T00:00:00Z">
        <w:r>
          <w:delText xml:space="preserve">, proved below (</w:delText>
        </w:r>
      </w:del>
      <w:hyperlink w:anchor="thm-best-predictor">
        <w:del w:id="78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782" w:author="PR Preview" w:date="2026-01-01T00:00:00Z">
        <w:r>
          <w:delText xml:space="preserve">).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Hastie et al. (2009, 20)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state that, for absolute error loss,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the best prediction function is the conditional median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instead of the conditional mean.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This statement is given here without proof.</w:delText>
        </w:r>
      </w:del>
    </w:p>
    <w:p>
      <w:pPr>
        <w:pStyle w:val="FirstParagraph"/>
      </w:pPr>
      <w:ins w:id="793" w:author="PR Preview" w:date="2026-01-01T00:00:00Z">
        <w:r>
          <w:t xml:space="preserve">Only</w:t>
        </w:r>
      </w:ins>
      <w:ins w:id="79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has the smallest squared error risk.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Under squared error loss, the prediction function that minimizes risk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is the conditional mean</w:t>
        </w:r>
      </w:ins>
      <w:ins w:id="80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802" w:author="PR Preview" w:date="2026-01-01T00:00:00Z">
        <w:r>
          <w:t xml:space="preserve">, proved below (</w:t>
        </w:r>
      </w:ins>
      <w:hyperlink w:anchor="thm-best-predictor">
        <w:ins w:id="80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804" w:author="PR Preview" w:date="2026-01-01T00:00:00Z">
        <w:r>
          <w:t xml:space="preserve">).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Hastie et al. (2009, 20)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state that, for absolute error loss,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the best prediction function is the conditional median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instead of the conditional mean.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This statement is given here without proof.</w:t>
        </w:r>
      </w:ins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del w:id="815" w:author="PR Preview" w:date="2026-01-01T00:00:00Z">
        <w:r>
          <w:delText xml:space="preserve">By the law of iterated expectations (</w:delText>
        </w:r>
      </w:del>
      <w:hyperlink w:anchor="thm-lie">
        <w:del w:id="81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17" w:author="PR Preview" w:date="2026-01-01T00:00:00Z">
        <w:r>
          <w:delText xml:space="preserve">), the marginal mean is:</w:delText>
        </w:r>
      </w:del>
    </w:p>
    <w:p>
      <w:pPr>
        <w:numPr>
          <w:ilvl w:val="0"/>
          <w:numId w:val="1000"/>
        </w:numPr>
      </w:pPr>
      <w:ins w:id="818" w:author="PR Preview" w:date="2026-01-01T00:00:00Z">
        <w:r>
          <w:t xml:space="preserve">By the law of iterated expectations (</w:t>
        </w:r>
      </w:ins>
      <w:hyperlink w:anchor="thm-lie">
        <w:ins w:id="81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20" w:author="PR Preview" w:date="2026-01-01T00:00:00Z">
        <w:r>
          <w:t xml:space="preserve">), the marginal mean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del w:id="821" w:author="PR Preview" w:date="2026-01-01T00:00:00Z">
        <w:r>
          <w:delText xml:space="preserve">By the law of iterated expectations (</w:delText>
        </w:r>
      </w:del>
      <w:hyperlink w:anchor="thm-lie">
        <w:del w:id="82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23" w:author="PR Preview" w:date="2026-01-01T00:00:00Z">
        <w:r>
          <w:delText xml:space="preserve">):</w:delText>
        </w:r>
      </w:del>
    </w:p>
    <w:p>
      <w:pPr>
        <w:numPr>
          <w:ilvl w:val="0"/>
          <w:numId w:val="1000"/>
        </w:numPr>
      </w:pPr>
      <w:ins w:id="824" w:author="PR Preview" w:date="2026-01-01T00:00:00Z">
        <w:r>
          <w:t xml:space="preserve">By the law of iterated expectations (</w:t>
        </w:r>
      </w:ins>
      <w:hyperlink w:anchor="thm-lie">
        <w:ins w:id="82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2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del w:id="827" w:author="PR Preview" w:date="2026-01-01T00:00:00Z">
        <w:r>
          <w:delText xml:space="preserve">By</w:delText>
        </w:r>
      </w:del>
      <w:del w:id="828" w:author="PR Preview" w:date="2026-01-01T00:00:00Z">
        <w:r>
          <w:delText xml:space="preserve"> </w:delText>
        </w:r>
      </w:del>
      <w:hyperlink w:anchor="thm-lie">
        <w:del w:id="82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30" w:author="PR Preview" w:date="2026-01-01T00:00:00Z">
        <w:r>
          <w:delText xml:space="preserve">:</w:delText>
        </w:r>
      </w:del>
    </w:p>
    <w:p>
      <w:pPr>
        <w:numPr>
          <w:ilvl w:val="0"/>
          <w:numId w:val="1000"/>
        </w:numPr>
      </w:pPr>
      <w:ins w:id="831" w:author="PR Preview" w:date="2026-01-01T00:00:00Z">
        <w:r>
          <w:t xml:space="preserve">By</w:t>
        </w:r>
      </w:ins>
      <w:ins w:id="832" w:author="PR Preview" w:date="2026-01-01T00:00:00Z">
        <w:r>
          <w:t xml:space="preserve"> </w:t>
        </w:r>
      </w:ins>
      <w:hyperlink w:anchor="thm-lie">
        <w:ins w:id="83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del w:id="835" w:author="PR Preview" w:date="2026-01-01T00:00:00Z">
        <w:r>
          <w:delText xml:space="preserve">By</w:delText>
        </w:r>
      </w:del>
      <w:del w:id="836" w:author="PR Preview" w:date="2026-01-01T00:00:00Z">
        <w:r>
          <w:delText xml:space="preserve"> </w:delText>
        </w:r>
      </w:del>
      <w:hyperlink w:anchor="thm-lie">
        <w:del w:id="83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38" w:author="PR Preview" w:date="2026-01-01T00:00:00Z">
        <w:r>
          <w:delText xml:space="preserve">:</w:delText>
        </w:r>
      </w:del>
    </w:p>
    <w:p>
      <w:pPr>
        <w:numPr>
          <w:ilvl w:val="0"/>
          <w:numId w:val="1000"/>
        </w:numPr>
      </w:pPr>
      <w:ins w:id="839" w:author="PR Preview" w:date="2026-01-01T00:00:00Z">
        <w:r>
          <w:t xml:space="preserve">By</w:t>
        </w:r>
      </w:ins>
      <w:ins w:id="840" w:author="PR Preview" w:date="2026-01-01T00:00:00Z">
        <w:r>
          <w:t xml:space="preserve"> </w:t>
        </w:r>
      </w:ins>
      <w:hyperlink w:anchor="thm-lie">
        <w:ins w:id="84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del w:id="843" w:author="PR Preview" w:date="2026-01-01T00:00:00Z">
        <w:r>
          <w:rPr>
            <w:b/>
            <w:bCs/>
          </w:rPr>
          <w:delText xml:space="preserve">Theorem 11 (Conditional mean minimizes squared-error risk)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Let</w:delText>
        </w:r>
      </w:del>
      <w:del w:id="846" w:author="PR Preview" w:date="2026-01-01T00:00:00Z">
        <w:r>
          <w:delText xml:space="preserve"> </w:delText>
        </w:r>
      </w:del>
      <m:oMath>
        <m:r>
          <m:t>X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and</w:delText>
        </w:r>
      </w:del>
      <w:del w:id="849" w:author="PR Preview" w:date="2026-01-01T00:00:00Z">
        <w:r>
          <w:delText xml:space="preserve"> </w:delText>
        </w:r>
      </w:del>
      <m:oMath>
        <m:r>
          <m:t>Y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be jointly distributed random variables with</w:delText>
        </w:r>
      </w:del>
      <w:del w:id="85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853" w:author="PR Preview" w:date="2026-01-01T00:00:00Z">
        <w:r>
          <w:delText xml:space="preserve">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Let</w:delText>
        </w:r>
      </w:del>
      <w:del w:id="85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857" w:author="PR Preview" w:date="2026-01-01T00:00:00Z">
        <w:r>
          <w:delText xml:space="preserve">.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Then for any prediction function</w:delText>
        </w:r>
      </w:del>
      <w:del w:id="86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with</w:delText>
        </w:r>
      </w:del>
      <w:del w:id="86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864" w:author="PR Preview" w:date="2026-01-01T00:00:00Z">
        <w:r>
          <w:delText xml:space="preserve">:</w:delText>
        </w:r>
      </w:del>
    </w:p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Theorem 12 (Conditional mean minimizes squared-error risk)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Let</w:t>
        </w:r>
      </w:ins>
      <w:ins w:id="868" w:author="PR Preview" w:date="2026-01-01T00:00:00Z">
        <w:r>
          <w:t xml:space="preserve"> </w:t>
        </w:r>
      </w:ins>
      <m:oMath>
        <m:r>
          <m:t>X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m:oMath>
        <m:r>
          <m:t>Y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be jointly distributed random variables with</w:t>
        </w:r>
      </w:ins>
      <w:ins w:id="87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875" w:author="PR Preview" w:date="2026-01-01T00:00:00Z">
        <w:r>
          <w:t xml:space="preserve">.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Let</w:t>
        </w:r>
      </w:ins>
      <w:ins w:id="87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879" w:author="PR Preview" w:date="2026-01-01T00:00:00Z">
        <w:r>
          <w:t xml:space="preserve">.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Then for any prediction function</w:t>
        </w:r>
      </w:ins>
      <w:ins w:id="88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with</w:t>
        </w:r>
      </w:ins>
      <w:ins w:id="88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8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del w:id="887" w:author="PR Preview" w:date="2026-01-01T00:00:00Z">
        <w:r>
          <w:delText xml:space="preserve">We compute the expectation of the cross-product term by conditioning on</w:delText>
        </w:r>
      </w:del>
      <w:del w:id="888" w:author="PR Preview" w:date="2026-01-01T00:00:00Z">
        <w:r>
          <w:delText xml:space="preserve"> </w:delText>
        </w:r>
      </w:del>
      <m:oMath>
        <m:r>
          <m:t>X</m:t>
        </m:r>
      </m:oMath>
      <w:del w:id="889" w:author="PR Preview" w:date="2026-01-01T00:00:00Z">
        <w:r>
          <w:delText xml:space="preserve">.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Because</w:delText>
        </w:r>
      </w:del>
      <w:del w:id="89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is a function of</w:delText>
        </w:r>
      </w:del>
      <w:del w:id="895" w:author="PR Preview" w:date="2026-01-01T00:00:00Z">
        <w:r>
          <w:delText xml:space="preserve"> </w:delText>
        </w:r>
      </w:del>
      <m:oMath>
        <m:r>
          <m:t>X</m:t>
        </m:r>
      </m:oMath>
      <w:del w:id="896" w:author="PR Preview" w:date="2026-01-01T00:00:00Z">
        <w:r>
          <w:delText xml:space="preserve">,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by</w:delText>
        </w:r>
      </w:del>
      <w:del w:id="899" w:author="PR Preview" w:date="2026-01-01T00:00:00Z">
        <w:r>
          <w:delText xml:space="preserve"> </w:delText>
        </w:r>
      </w:del>
      <w:hyperlink w:anchor="thm-cond-pull-out">
        <w:del w:id="90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it factors out of the conditional expectation: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del w:id="903" w:author="PR Preview" w:date="2026-01-01T00:00:00Z">
        <w:r>
          <w:delText xml:space="preserve">By the law of iterated expectations (</w:delText>
        </w:r>
      </w:del>
      <w:hyperlink w:anchor="thm-lie">
        <w:del w:id="9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05" w:author="PR Preview" w:date="2026-01-01T00:00:00Z">
        <w:r>
          <w:delText xml:space="preserve">),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the unconditional expectation of the cross-product is:</w:delText>
        </w:r>
      </w:del>
    </w:p>
    <w:p>
      <w:pPr>
        <w:pStyle w:val="FirstParagraph"/>
      </w:pPr>
      <w:ins w:id="908" w:author="PR Preview" w:date="2026-01-01T00:00:00Z">
        <w:r>
          <w:t xml:space="preserve">We compute the expectation of the cross-product term by conditioning on</w:t>
        </w:r>
      </w:ins>
      <w:ins w:id="909" w:author="PR Preview" w:date="2026-01-01T00:00:00Z">
        <w:r>
          <w:t xml:space="preserve"> </w:t>
        </w:r>
      </w:ins>
      <m:oMath>
        <m:r>
          <m:t>X</m:t>
        </m:r>
      </m:oMath>
      <w:ins w:id="910" w:author="PR Preview" w:date="2026-01-01T00:00:00Z">
        <w:r>
          <w:t xml:space="preserve">.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Because</w:t>
        </w:r>
      </w:ins>
      <w:ins w:id="91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is a function of</w:t>
        </w:r>
      </w:ins>
      <w:ins w:id="916" w:author="PR Preview" w:date="2026-01-01T00:00:00Z">
        <w:r>
          <w:t xml:space="preserve"> </w:t>
        </w:r>
      </w:ins>
      <m:oMath>
        <m:r>
          <m:t>X</m:t>
        </m:r>
      </m:oMath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by</w:t>
        </w:r>
      </w:ins>
      <w:ins w:id="920" w:author="PR Preview" w:date="2026-01-01T00:00:00Z">
        <w:r>
          <w:t xml:space="preserve"> </w:t>
        </w:r>
      </w:ins>
      <w:hyperlink w:anchor="thm-cond-pull-out">
        <w:ins w:id="92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it factors out of the conditional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ins w:id="924" w:author="PR Preview" w:date="2026-01-01T00:00:00Z">
        <w:r>
          <w:t xml:space="preserve">By the law of iterated expectations (</w:t>
        </w:r>
      </w:ins>
      <w:hyperlink w:anchor="thm-lie">
        <w:ins w:id="92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26" w:author="PR Preview" w:date="2026-01-01T00:00:00Z">
        <w:r>
          <w:t xml:space="preserve">),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the unconditional expectation of the cross-product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del w:id="929" w:author="PR Preview" w:date="2026-01-01T00:00:00Z">
        <w:r>
          <w:rPr>
            <w:b/>
            <w:bCs/>
          </w:rPr>
          <w:delText xml:space="preserve">Definition 12 (Irreducible risk)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In the squared-error risk decomposition of</w:delText>
        </w:r>
      </w:del>
      <w:del w:id="932" w:author="PR Preview" w:date="2026-01-01T00:00:00Z">
        <w:r>
          <w:delText xml:space="preserve"> </w:delText>
        </w:r>
      </w:del>
      <w:hyperlink w:anchor="thm-best-predictor">
        <w:del w:id="93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34" w:author="PR Preview" w:date="2026-01-01T00:00:00Z">
        <w:r>
          <w:delText xml:space="preserve">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the minimum risk</w:delText>
        </w:r>
      </w:del>
    </w:p>
    <w:p>
      <w:pPr>
        <w:pStyle w:val="BodyText"/>
      </w:pPr>
      <w:ins w:id="937" w:author="PR Preview" w:date="2026-01-01T00:00:00Z">
        <w:r>
          <w:rPr>
            <w:b/>
            <w:bCs/>
          </w:rPr>
          <w:t xml:space="preserve">Definition 12 (Irreducible risk)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In the squared-error risk decomposition of</w:t>
        </w:r>
      </w:ins>
      <w:ins w:id="940" w:author="PR Preview" w:date="2026-01-01T00:00:00Z">
        <w:r>
          <w:t xml:space="preserve"> </w:t>
        </w:r>
      </w:ins>
      <w:hyperlink w:anchor="thm-best-predictor">
        <w:ins w:id="94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 minimum risk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del w:id="945" w:author="PR Preview" w:date="2026-01-01T00:00:00Z">
        <w:r>
          <w:rPr>
            <w:b/>
            <w:bCs/>
          </w:rPr>
          <w:delText xml:space="preserve">Definition 13 (Reducible risk)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In the squared-error risk decomposition of</w:delText>
        </w:r>
      </w:del>
      <w:del w:id="948" w:author="PR Preview" w:date="2026-01-01T00:00:00Z">
        <w:r>
          <w:delText xml:space="preserve"> </w:delText>
        </w:r>
      </w:del>
      <w:hyperlink w:anchor="thm-best-predictor">
        <w:del w:id="94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50" w:author="PR Preview" w:date="2026-01-01T00:00:00Z">
        <w:r>
          <w:delText xml:space="preserve">,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the excess risk from choosing the prediction function</w:delText>
        </w:r>
      </w:del>
      <w:del w:id="953" w:author="PR Preview" w:date="2026-01-01T00:00:00Z">
        <w:r>
          <w:delText xml:space="preserve"> </w:delText>
        </w:r>
      </w:del>
      <m:oMath>
        <m:r>
          <m:t>g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instead of the conditional mean,</w:delText>
        </w:r>
      </w:del>
    </w:p>
    <w:p>
      <w:pPr>
        <w:pStyle w:val="BodyText"/>
      </w:pPr>
      <w:ins w:id="956" w:author="PR Preview" w:date="2026-01-01T00:00:00Z">
        <w:r>
          <w:rPr>
            <w:b/>
            <w:bCs/>
          </w:rPr>
          <w:t xml:space="preserve">Definition 13 (Reducible risk)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In the squared-error risk decomposition of</w:t>
        </w:r>
      </w:ins>
      <w:ins w:id="959" w:author="PR Preview" w:date="2026-01-01T00:00:00Z">
        <w:r>
          <w:t xml:space="preserve"> </w:t>
        </w:r>
      </w:ins>
      <w:hyperlink w:anchor="thm-best-predictor">
        <w:ins w:id="96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961" w:author="PR Preview" w:date="2026-01-01T00:00:00Z">
        <w:r>
          <w:t xml:space="preserve">,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 excess risk from choosing the prediction function</w:t>
        </w:r>
      </w:ins>
      <w:ins w:id="964" w:author="PR Preview" w:date="2026-01-01T00:00:00Z">
        <w:r>
          <w:t xml:space="preserve"> </w:t>
        </w:r>
      </w:ins>
      <m:oMath>
        <m:r>
          <m:t>g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instead of the conditional mean,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del w:id="967" w:author="PR Preview" w:date="2026-01-01T00:00:00Z">
        <w:r>
          <w:rPr>
            <w:i/>
            <w:iCs/>
          </w:rPr>
          <w:delText xml:space="preserve">Remark</w:delText>
        </w:r>
      </w:del>
      <w:del w:id="968" w:author="PR Preview" w:date="2026-01-01T00:00:00Z">
        <w:r>
          <w:delText xml:space="preserve">. </w:delText>
        </w:r>
      </w:del>
      <w:del w:id="969" w:author="PR Preview" w:date="2026-01-01T00:00:00Z">
        <w:r>
          <w:delText xml:space="preserve">This characterization of the best predictor under squared error loss follows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Hastie et al. (2009, sec. 2.4, eq. 2.11)</w:delText>
        </w:r>
      </w:del>
      <w:del w:id="972" w:author="PR Preview" w:date="2026-01-01T00:00:00Z">
        <w:r>
          <w:delText xml:space="preserve">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The risk identity in</w:delText>
        </w:r>
      </w:del>
      <w:del w:id="975" w:author="PR Preview" w:date="2026-01-01T00:00:00Z">
        <w:r>
          <w:delText xml:space="preserve"> </w:delText>
        </w:r>
      </w:del>
      <w:hyperlink w:anchor="thm-best-predictor">
        <w:del w:id="97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</w:p>
    <w:p>
      <w:pPr>
        <w:pStyle w:val="BodyText"/>
      </w:pPr>
      <w:ins w:id="977" w:author="PR Preview" w:date="2026-01-01T00:00:00Z">
        <w:r>
          <w:rPr>
            <w:i/>
            <w:iCs/>
          </w:rPr>
          <w:t xml:space="preserve">Remark</w:t>
        </w:r>
      </w:ins>
      <w:ins w:id="978" w:author="PR Preview" w:date="2026-01-01T00:00:00Z">
        <w:r>
          <w:t xml:space="preserve">. </w:t>
        </w:r>
      </w:ins>
      <w:ins w:id="979" w:author="PR Preview" w:date="2026-01-01T00:00:00Z">
        <w:r>
          <w:t xml:space="preserve">This characterization of the best predictor under squared error loss follows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Hastie et al. (2009, sec. 2.4, eq. 2.11)</w:t>
        </w:r>
      </w:ins>
      <w:ins w:id="982" w:author="PR Preview" w:date="2026-01-01T00:00:00Z">
        <w:r>
          <w:t xml:space="preserve">.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The risk identity in</w:t>
        </w:r>
      </w:ins>
      <w:ins w:id="985" w:author="PR Preview" w:date="2026-01-01T00:00:00Z">
        <w:r>
          <w:t xml:space="preserve"> </w:t>
        </w:r>
      </w:ins>
      <w:hyperlink w:anchor="thm-best-predictor">
        <w:ins w:id="986" w:author="PR Preview" w:date="2026-01-01T00:00:00Z">
          <w:r>
            <w:rPr>
              <w:rStyle w:val="Hyperlink"/>
            </w:rPr>
            <w:t xml:space="preserve">Theorem 12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9"/>
    <w:bookmarkStart w:id="121" w:name="sec-entropy"/>
    <w:p>
      <w:pPr>
        <w:pStyle w:val="Heading2"/>
      </w:pPr>
      <w:r>
        <w:t xml:space="preserve">4 Entropy and cross-entropy</w:t>
      </w:r>
    </w:p>
    <w:bookmarkStart w:id="110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0"/>
    <w:bookmarkStart w:id="111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1"/>
    <w:bookmarkStart w:id="112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2"/>
    <w:bookmarkStart w:id="113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3"/>
    <w:bookmarkStart w:id="114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4"/>
    <w:bookmarkStart w:id="115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7"/>
    <w:bookmarkStart w:id="118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8"/>
    <w:bookmarkStart w:id="119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9"/>
    <w:bookmarkStart w:id="120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End w:id="121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2"/>
    <w:bookmarkStart w:id="12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4"/>
    <w:bookmarkStart w:id="12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6"/>
    <w:bookmarkStart w:id="12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8"/>
    <w:bookmarkStart w:id="1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0"/>
    <w:bookmarkStart w:id="13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1"/>
    <w:bookmarkStart w:id="13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3"/>
    <w:bookmarkStart w:id="1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4"/>
    <w:bookmarkStart w:id="13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6"/>
    <w:bookmarkStart w:id="13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2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29" Type="http://schemas.openxmlformats.org/officeDocument/2006/relationships/hyperlink" Target="https://doi.org/10.1007/978-0-387-84858-7" TargetMode="External"/><Relationship Id="rId127" Type="http://schemas.openxmlformats.org/officeDocument/2006/relationships/hyperlink" Target="https://doi.org/10.1007/978-1-4614-4708-5" TargetMode="External"/><Relationship Id="rId125" Type="http://schemas.openxmlformats.org/officeDocument/2006/relationships/hyperlink" Target="https://doi.org/10.1201/9781315182780" TargetMode="External"/><Relationship Id="rId13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7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2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29" Type="http://schemas.openxmlformats.org/officeDocument/2006/relationships/hyperlink" Target="https://doi.org/10.1007/978-0-387-84858-7" TargetMode="External"/><Relationship Id="rId127" Type="http://schemas.openxmlformats.org/officeDocument/2006/relationships/hyperlink" Target="https://doi.org/10.1007/978-1-4614-4708-5" TargetMode="External"/><Relationship Id="rId125" Type="http://schemas.openxmlformats.org/officeDocument/2006/relationships/hyperlink" Target="https://doi.org/10.1201/9781315182780" TargetMode="External"/><Relationship Id="rId13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7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2026-10-14T20:53:56Z</dcterms:created>
  <dcterms:modified xsi:type="dcterms:W3CDTF">2026-10-14T20:53:56Z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