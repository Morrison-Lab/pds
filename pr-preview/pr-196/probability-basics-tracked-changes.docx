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23:57:41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(Random experiment)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random experiment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procedure that produces exactly one outcome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out of several possible outcomes,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where which outcome it will produce is not determined in advance.</w:delText>
        </w:r>
      </w:del>
    </w:p>
    <w:p>
      <w:pPr>
        <w:pStyle w:val="BodyText"/>
      </w:pPr>
      <w:ins w:id="14" w:author="PR Preview" w:date="2026-01-01T00:00:00Z">
        <w:r>
          <w:rPr>
            <w:b/>
            <w:bCs/>
          </w:rPr>
          <w:t xml:space="preserve">Definition 1 (Step)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step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is the carrying out of one instruction.</w:t>
        </w:r>
      </w:ins>
    </w:p>
    <w:bookmarkEnd w:id="10"/>
    <w:bookmarkStart w:id="11" w:name="exm-step"/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Example 1 (Steps of a die roll)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Carrying out the instruction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“roll a six-sided die once”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one step.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Carrying out the instruction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“read the number facing up”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another step.</w:t>
        </w:r>
      </w:ins>
    </w:p>
    <w:bookmarkEnd w:id="11"/>
    <w:bookmarkStart w:id="12" w:name="def-procedure"/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Definition 2 (Procedure)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procedure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 list of instructions that can be followed, one</w:t>
        </w:r>
      </w:ins>
      <w:ins w:id="41" w:author="PR Preview" w:date="2026-01-01T00:00:00Z">
        <w:r>
          <w:t xml:space="preserve"> </w:t>
        </w:r>
      </w:ins>
      <w:hyperlink w:anchor="def-step">
        <w:ins w:id="42" w:author="PR Preview" w:date="2026-01-01T00:00:00Z">
          <w:r>
            <w:rPr>
              <w:rStyle w:val="Hyperlink"/>
            </w:rPr>
            <w:t xml:space="preserve">step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at a time, until they are finished.</w:t>
        </w:r>
      </w:ins>
    </w:p>
    <w:bookmarkEnd w:id="12"/>
    <w:bookmarkStart w:id="13" w:name="exm-procedure"/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Example 2 (Rolling a die once)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instructions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“roll a six-sided die once, then read the number facing up”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comprise a procedure.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Following the procedure takes the two</w:t>
        </w:r>
      </w:ins>
      <w:ins w:id="54" w:author="PR Preview" w:date="2026-01-01T00:00:00Z">
        <w:r>
          <w:t xml:space="preserve"> </w:t>
        </w:r>
      </w:ins>
      <w:hyperlink w:anchor="def-step">
        <w:ins w:id="55" w:author="PR Preview" w:date="2026-01-01T00:00:00Z">
          <w:r>
            <w:rPr>
              <w:rStyle w:val="Hyperlink"/>
            </w:rPr>
            <w:t xml:space="preserve">steps</w:t>
          </w:r>
        </w:ins>
      </w:hyperlink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in</w:t>
        </w:r>
      </w:ins>
      <w:ins w:id="58" w:author="PR Preview" w:date="2026-01-01T00:00:00Z">
        <w:r>
          <w:t xml:space="preserve"> </w:t>
        </w:r>
      </w:ins>
      <w:hyperlink w:anchor="exm-step">
        <w:ins w:id="5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0" w:author="PR Preview" w:date="2026-01-01T00:00:00Z">
        <w:r>
          <w:t xml:space="preserve">, and then it is finished.</w:t>
        </w:r>
      </w:ins>
    </w:p>
    <w:bookmarkEnd w:id="13"/>
    <w:bookmarkStart w:id="14" w:name="def-experiment-outcome"/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Definition 3 (Outcome)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outcome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a single, fully specified way that a</w:t>
        </w:r>
      </w:ins>
      <w:ins w:id="68" w:author="PR Preview" w:date="2026-01-01T00:00:00Z">
        <w:r>
          <w:t xml:space="preserve"> </w:t>
        </w:r>
      </w:ins>
      <w:hyperlink w:anchor="def-procedure">
        <w:ins w:id="69" w:author="PR Preview" w:date="2026-01-01T00:00:00Z">
          <w:r>
            <w:rPr>
              <w:rStyle w:val="Hyperlink"/>
            </w:rPr>
            <w:t xml:space="preserve">procedure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can end,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recorded as one value.</w:t>
        </w:r>
      </w:ins>
    </w:p>
    <w:bookmarkEnd w:id="14"/>
    <w:bookmarkStart w:id="15" w:name="exm-experiment-outcome"/>
    <w:p>
      <w:pPr>
        <w:pStyle w:val="BodyText"/>
      </w:pPr>
      <w:ins w:id="74" w:author="PR Preview" w:date="2026-01-01T00:00:00Z">
        <w:r>
          <w:rPr>
            <w:b/>
            <w:bCs/>
          </w:rPr>
          <w:t xml:space="preserve">Example 3 (Outcomes of a die roll)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</w:t>
        </w:r>
      </w:ins>
      <w:ins w:id="77" w:author="PR Preview" w:date="2026-01-01T00:00:00Z">
        <w:r>
          <w:t xml:space="preserve"> </w:t>
        </w:r>
      </w:ins>
      <w:hyperlink w:anchor="def-procedure">
        <w:ins w:id="78" w:author="PR Preview" w:date="2026-01-01T00:00:00Z">
          <w:r>
            <w:rPr>
              <w:rStyle w:val="Hyperlink"/>
            </w:rPr>
            <w:t xml:space="preserve">procedure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in</w:t>
        </w:r>
      </w:ins>
      <w:ins w:id="81" w:author="PR Preview" w:date="2026-01-01T00:00:00Z">
        <w:r>
          <w:t xml:space="preserve"> </w:t>
        </w:r>
      </w:ins>
      <w:hyperlink w:anchor="exm-procedure">
        <w:ins w:id="82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ends with one number facing up.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Each of the numbers 1, 2, 3, 4, 5 and 6 is an outcome,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one roll ends in exactly one of them.</w:t>
        </w:r>
      </w:ins>
    </w:p>
    <w:bookmarkEnd w:id="15"/>
    <w:bookmarkStart w:id="16" w:name="def-random-experiment"/>
    <w:p>
      <w:pPr>
        <w:pStyle w:val="BodyText"/>
      </w:pPr>
      <w:ins w:id="89" w:author="PR Preview" w:date="2026-01-01T00:00:00Z">
        <w:r>
          <w:rPr>
            <w:b/>
            <w:bCs/>
          </w:rPr>
          <w:t xml:space="preserve">Definition 4 (Random experiment)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random experiment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a</w:t>
        </w:r>
      </w:ins>
      <w:ins w:id="96" w:author="PR Preview" w:date="2026-01-01T00:00:00Z">
        <w:r>
          <w:t xml:space="preserve"> </w:t>
        </w:r>
      </w:ins>
      <w:hyperlink w:anchor="def-procedure">
        <w:ins w:id="97" w:author="PR Preview" w:date="2026-01-01T00:00:00Z">
          <w:r>
            <w:rPr>
              <w:rStyle w:val="Hyperlink"/>
            </w:rPr>
            <w:t xml:space="preserve">procedure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that ends in exactly one</w:t>
        </w:r>
      </w:ins>
      <w:ins w:id="100" w:author="PR Preview" w:date="2026-01-01T00:00:00Z">
        <w:r>
          <w:t xml:space="preserve"> </w:t>
        </w:r>
      </w:ins>
      <w:hyperlink w:anchor="def-experiment-outcome">
        <w:ins w:id="101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that we have not determined in advance.</w:t>
        </w:r>
      </w:ins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del w:id="104" w:author="PR Preview" w:date="2026-01-01T00:00:00Z">
        <w:r>
          <w:rPr>
            <w:b/>
            <w:bCs/>
          </w:rPr>
          <w:delText xml:space="preserve">Example 1 (Picking a car model from the Auto data)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The Auto data record the number of engine cylinders and the fuel economy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(miles per gallon) of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392 car models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sold between 1970 and 1982.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They come from the StatLib library at Carnegie Mellon University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 ship with the book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and the R package</w:delText>
        </w:r>
      </w:del>
      <w:del w:id="121" w:author="PR Preview" w:date="2026-01-01T00:00:00Z">
        <w:r>
          <w:delText xml:space="preserve"> </w:delText>
        </w:r>
      </w:del>
      <w:hyperlink r:id="rId18">
        <w:del w:id="122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(</w:delText>
        </w:r>
      </w:del>
      <w:del w:id="125" w:author="PR Preview" w:date="2026-01-01T00:00:00Z">
        <w:r>
          <w:rPr>
            <w:rStyle w:val="VerbatimChar"/>
          </w:rPr>
          <w:delText xml:space="preserve">ISLR2::Auto</w:delText>
        </w:r>
      </w:del>
      <w:del w:id="126" w:author="PR Preview" w:date="2026-01-01T00:00:00Z">
        <w:r>
          <w:delText xml:space="preserve">).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This site has a copy at</w:delText>
        </w:r>
      </w:del>
      <w:del w:id="129" w:author="PR Preview" w:date="2026-01-01T00:00:00Z">
        <w:r>
          <w:delText xml:space="preserve"> </w:delText>
        </w:r>
      </w:del>
      <w:hyperlink r:id="rId19">
        <w:del w:id="130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131" w:author="PR Preview" w:date="2026-01-01T00:00:00Z">
        <w:r>
          <w:delText xml:space="preserve">.</w:delText>
        </w:r>
      </w:del>
    </w:p>
    <w:p>
      <w:pPr>
        <w:pStyle w:val="BodyText"/>
      </w:pPr>
      <w:ins w:id="132" w:author="PR Preview" w:date="2026-01-01T00:00:00Z">
        <w:r>
          <w:rPr>
            <w:b/>
            <w:bCs/>
          </w:rPr>
          <w:t xml:space="preserve">Example 4 (Rolling a die as a random experiment)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</w:t>
        </w:r>
      </w:ins>
      <w:ins w:id="135" w:author="PR Preview" w:date="2026-01-01T00:00:00Z">
        <w:r>
          <w:t xml:space="preserve"> </w:t>
        </w:r>
      </w:ins>
      <w:hyperlink w:anchor="def-procedure">
        <w:ins w:id="136" w:author="PR Preview" w:date="2026-01-01T00:00:00Z">
          <w:r>
            <w:rPr>
              <w:rStyle w:val="Hyperlink"/>
            </w:rPr>
            <w:t xml:space="preserve">procedure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in</w:t>
        </w:r>
      </w:ins>
      <w:ins w:id="139" w:author="PR Preview" w:date="2026-01-01T00:00:00Z">
        <w:r>
          <w:t xml:space="preserve"> </w:t>
        </w:r>
      </w:ins>
      <w:hyperlink w:anchor="exm-procedure">
        <w:ins w:id="14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a random experiment: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it ends in exactly one of the</w:t>
        </w:r>
      </w:ins>
      <w:ins w:id="145" w:author="PR Preview" w:date="2026-01-01T00:00:00Z">
        <w:r>
          <w:t xml:space="preserve"> </w:t>
        </w:r>
      </w:ins>
      <w:hyperlink w:anchor="def-experiment-outcome">
        <w:ins w:id="146" w:author="PR Preview" w:date="2026-01-01T00:00:00Z">
          <w:r>
            <w:rPr>
              <w:rStyle w:val="Hyperlink"/>
            </w:rPr>
            <w:t xml:space="preserve">outcomes</w:t>
          </w:r>
        </w:ins>
      </w:hyperlink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1, 2, 3, 4, 5 or 6 (</w:t>
        </w:r>
      </w:ins>
      <w:hyperlink w:anchor="exm-experiment-outcome">
        <w:ins w:id="14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50" w:author="PR Preview" w:date="2026-01-01T00:00:00Z">
        <w:r>
          <w:t xml:space="preserve">),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and we do not determine in advance which outcome the procedure will produce.</w:t>
        </w:r>
      </w:ins>
    </w:p>
    <w:bookmarkEnd w:id="17"/>
    <w:bookmarkStart w:id="20" w:name="exm-random-experiment"/>
    <w:p>
      <w:pPr>
        <w:pStyle w:val="BodyText"/>
      </w:pPr>
      <w:ins w:id="153" w:author="PR Preview" w:date="2026-01-01T00:00:00Z">
        <w:r>
          <w:rPr>
            <w:b/>
            <w:bCs/>
          </w:rPr>
          <w:t xml:space="preserve">Example 5 (Picking a car model from the Auto data)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 Auto data record the number of engine cylinders and the fuel economy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(miles per gallon) of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392 car models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sold between 1970 and 1982.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They come from the StatLib library at Carnegie Mellon University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 ship with the book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i/>
            <w:iCs/>
          </w:rPr>
          <w:t xml:space="preserve">An Introduction to Statistical Learning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and the R package</w:t>
        </w:r>
      </w:ins>
      <w:ins w:id="170" w:author="PR Preview" w:date="2026-01-01T00:00:00Z">
        <w:r>
          <w:t xml:space="preserve"> </w:t>
        </w:r>
      </w:ins>
      <w:hyperlink r:id="rId18">
        <w:ins w:id="171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(</w:t>
        </w:r>
      </w:ins>
      <w:ins w:id="174" w:author="PR Preview" w:date="2026-01-01T00:00:00Z">
        <w:r>
          <w:rPr>
            <w:rStyle w:val="VerbatimChar"/>
          </w:rPr>
          <w:t xml:space="preserve">ISLR2::Auto</w:t>
        </w:r>
      </w:ins>
      <w:ins w:id="175" w:author="PR Preview" w:date="2026-01-01T00:00:00Z">
        <w:r>
          <w:t xml:space="preserve">).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This site has a copy at</w:t>
        </w:r>
      </w:ins>
      <w:ins w:id="178" w:author="PR Preview" w:date="2026-01-01T00:00:00Z">
        <w:r>
          <w:t xml:space="preserve"> </w:t>
        </w:r>
      </w:ins>
      <w:hyperlink r:id="rId19">
        <w:ins w:id="179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180" w:author="PR Preview" w:date="2026-01-01T00:00:00Z">
        <w:r>
          <w:t xml:space="preserve">.</w:t>
        </w:r>
      </w:ins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del w:id="181" w:author="PR Preview" w:date="2026-01-01T00:00:00Z">
        <w:r>
          <w:rPr>
            <w:b/>
            <w:bCs/>
          </w:rPr>
          <w:delText xml:space="preserve">Definition 2 (Sample space)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The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rPr>
            <w:b/>
            <w:bCs/>
          </w:rPr>
          <w:delText xml:space="preserve">sample space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of a</w:delText>
        </w:r>
      </w:del>
      <w:del w:id="188" w:author="PR Preview" w:date="2026-01-01T00:00:00Z">
        <w:r>
          <w:delText xml:space="preserve"> </w:delText>
        </w:r>
      </w:del>
      <w:hyperlink w:anchor="def-random-experiment">
        <w:del w:id="189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190" w:author="PR Preview" w:date="2026-01-01T00:00:00Z">
        <w:r>
          <w:delText xml:space="preserve">, denoted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is the</w:delText>
        </w:r>
      </w:del>
      <w:del w:id="195" w:author="PR Preview" w:date="2026-01-01T00:00:00Z">
        <w:r>
          <w:delText xml:space="preserve"> </w:delText>
        </w:r>
      </w:del>
      <w:hyperlink r:id="rId21">
        <w:del w:id="196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of all of its possible outcomes.</w:delText>
        </w:r>
      </w:del>
    </w:p>
    <w:p>
      <w:pPr>
        <w:pStyle w:val="BodyText"/>
      </w:pPr>
      <w:del w:id="199" w:author="PR Preview" w:date="2026-01-01T00:00:00Z">
        <w:r>
          <w:rPr>
            <w:b/>
            <w:bCs/>
          </w:rPr>
          <w:delText xml:space="preserve">Example 2 (Sample space of a die roll)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Rolling a six-sided die once has sample space</w:delText>
        </w:r>
      </w:del>
      <w:del w:id="20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03" w:author="PR Preview" w:date="2026-01-01T00:00:00Z">
        <w:r>
          <w:delText xml:space="preserve">.</w:delText>
        </w:r>
      </w:del>
    </w:p>
    <w:p>
      <w:pPr>
        <w:pStyle w:val="BodyText"/>
      </w:pPr>
      <w:del w:id="204" w:author="PR Preview" w:date="2026-01-01T00:00:00Z">
        <w:r>
          <w:rPr>
            <w:b/>
            <w:bCs/>
          </w:rPr>
          <w:delText xml:space="preserve">Definition 3 (Event)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An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rPr>
            <w:b/>
            <w:bCs/>
          </w:rPr>
          <w:delText xml:space="preserve">event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is a subset of the</w:delText>
        </w:r>
      </w:del>
      <w:del w:id="211" w:author="PR Preview" w:date="2026-01-01T00:00:00Z">
        <w:r>
          <w:delText xml:space="preserve"> </w:delText>
        </w:r>
      </w:del>
      <w:hyperlink w:anchor="def-sample-space">
        <w:del w:id="212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213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14" w:author="PR Preview" w:date="2026-01-01T00:00:00Z">
        <w:r>
          <w:delText xml:space="preserve">: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a set of outcomes.</w:delText>
        </w:r>
      </w:del>
    </w:p>
    <w:p>
      <w:pPr>
        <w:pStyle w:val="FirstParagraph"/>
      </w:pPr>
      <w:ins w:id="217" w:author="PR Preview" w:date="2026-01-01T00:00:00Z">
        <w:r>
          <w:rPr>
            <w:b/>
            <w:bCs/>
          </w:rPr>
          <w:t xml:space="preserve">Definition 5 (Sample space)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The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sample space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of a</w:t>
        </w:r>
      </w:ins>
      <w:ins w:id="224" w:author="PR Preview" w:date="2026-01-01T00:00:00Z">
        <w:r>
          <w:t xml:space="preserve"> </w:t>
        </w:r>
      </w:ins>
      <w:hyperlink w:anchor="def-random-experiment">
        <w:ins w:id="225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226" w:author="PR Preview" w:date="2026-01-01T00:00:00Z">
        <w:r>
          <w:t xml:space="preserve">, denoted</w:t>
        </w:r>
      </w:ins>
      <w:ins w:id="22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is the</w:t>
        </w:r>
      </w:ins>
      <w:ins w:id="231" w:author="PR Preview" w:date="2026-01-01T00:00:00Z">
        <w:r>
          <w:t xml:space="preserve"> </w:t>
        </w:r>
      </w:ins>
      <w:hyperlink r:id="rId21">
        <w:ins w:id="232" w:author="PR Preview" w:date="2026-01-01T00:00:00Z">
          <w:r>
            <w:rPr>
              <w:rStyle w:val="Hyperlink"/>
            </w:rPr>
            <w:t xml:space="preserve">set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 all of its possible outcomes.</w:t>
        </w:r>
      </w:ins>
    </w:p>
    <w:bookmarkEnd w:id="22"/>
    <w:bookmarkStart w:id="23" w:name="exm-sample-space"/>
    <w:p>
      <w:pPr>
        <w:pStyle w:val="BodyText"/>
      </w:pPr>
      <w:ins w:id="235" w:author="PR Preview" w:date="2026-01-01T00:00:00Z">
        <w:r>
          <w:rPr>
            <w:b/>
            <w:bCs/>
          </w:rPr>
          <w:t xml:space="preserve">Example 6 (Sample space of a die roll)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Rolling a six-sided die once has sample space</w:t>
        </w:r>
      </w:ins>
      <w:ins w:id="238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39" w:author="PR Preview" w:date="2026-01-01T00:00:00Z">
        <w:r>
          <w:t xml:space="preserve">.</w:t>
        </w:r>
      </w:ins>
    </w:p>
    <w:bookmarkEnd w:id="23"/>
    <w:bookmarkStart w:id="24" w:name="def-event"/>
    <w:p>
      <w:pPr>
        <w:pStyle w:val="BodyText"/>
      </w:pPr>
      <w:ins w:id="240" w:author="PR Preview" w:date="2026-01-01T00:00:00Z">
        <w:r>
          <w:rPr>
            <w:b/>
            <w:bCs/>
          </w:rPr>
          <w:t xml:space="preserve">Definition 6 (Event)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An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rPr>
            <w:b/>
            <w:bCs/>
          </w:rPr>
          <w:t xml:space="preserve">event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a subset of the</w:t>
        </w:r>
      </w:ins>
      <w:ins w:id="247" w:author="PR Preview" w:date="2026-01-01T00:00:00Z">
        <w:r>
          <w:t xml:space="preserve"> </w:t>
        </w:r>
      </w:ins>
      <w:hyperlink w:anchor="def-sample-space">
        <w:ins w:id="248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50" w:author="PR Preview" w:date="2026-01-01T00:00:00Z">
        <w:r>
          <w:t xml:space="preserve">: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 set of outcomes.</w:t>
        </w:r>
      </w:ins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del w:id="253" w:author="PR Preview" w:date="2026-01-01T00:00:00Z">
        <w:r>
          <w:rPr>
            <w:b/>
            <w:bCs/>
          </w:rPr>
          <w:delText xml:space="preserve">Example 3 (Rolling an even number)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In</w:delText>
        </w:r>
      </w:del>
      <w:del w:id="256" w:author="PR Preview" w:date="2026-01-01T00:00:00Z">
        <w:r>
          <w:delText xml:space="preserve"> </w:delText>
        </w:r>
      </w:del>
      <w:hyperlink w:anchor="exm-sample-space">
        <w:del w:id="25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58" w:author="PR Preview" w:date="2026-01-01T00:00:00Z">
        <w:r>
          <w:delText xml:space="preserve">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the event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“the roll is even”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</w:delText>
        </w:r>
      </w:del>
      <w:del w:id="26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66" w:author="PR Preview" w:date="2026-01-01T00:00:00Z">
        <w:r>
          <w:delText xml:space="preserve">.</w:delText>
        </w:r>
      </w:del>
    </w:p>
    <w:p>
      <w:pPr>
        <w:pStyle w:val="BodyText"/>
      </w:pPr>
      <w:del w:id="267" w:author="PR Preview" w:date="2026-01-01T00:00:00Z">
        <w:r>
          <w:rPr>
            <w:b/>
            <w:bCs/>
          </w:rPr>
          <w:delText xml:space="preserve">Definition 4 (Occurrence of an event)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An</w:delText>
        </w:r>
      </w:del>
      <w:del w:id="270" w:author="PR Preview" w:date="2026-01-01T00:00:00Z">
        <w:r>
          <w:delText xml:space="preserve"> </w:delText>
        </w:r>
      </w:del>
      <w:hyperlink w:anchor="def-event">
        <w:del w:id="271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272" w:author="PR Preview" w:date="2026-01-01T00:00:00Z">
        <w:r>
          <w:delText xml:space="preserve"> </w:delText>
        </w:r>
      </w:del>
      <m:oMath>
        <m:r>
          <m:t>A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rPr>
            <w:b/>
            <w:bCs/>
          </w:rPr>
          <w:delText xml:space="preserve">occurs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when the outcome of the experiment is in</w:delText>
        </w:r>
      </w:del>
      <w:del w:id="277" w:author="PR Preview" w:date="2026-01-01T00:00:00Z">
        <w:r>
          <w:delText xml:space="preserve"> </w:delText>
        </w:r>
      </w:del>
      <m:oMath>
        <m:r>
          <m:t>A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and does not occur when the outcome is not in</w:delText>
        </w:r>
      </w:del>
      <w:del w:id="281" w:author="PR Preview" w:date="2026-01-01T00:00:00Z">
        <w:r>
          <w:delText xml:space="preserve"> </w:delText>
        </w:r>
      </w:del>
      <m:oMath>
        <m:r>
          <m:t>A</m:t>
        </m:r>
      </m:oMath>
      <w:del w:id="282" w:author="PR Preview" w:date="2026-01-01T00:00:00Z">
        <w:r>
          <w:delText xml:space="preserve">.</w:delText>
        </w:r>
      </w:del>
    </w:p>
    <w:p>
      <w:pPr>
        <w:pStyle w:val="BodyText"/>
      </w:pPr>
      <w:del w:id="283" w:author="PR Preview" w:date="2026-01-01T00:00:00Z">
        <w:r>
          <w:rPr>
            <w:b/>
            <w:bCs/>
          </w:rPr>
          <w:delText xml:space="preserve">Example 4 (Rolling a 4)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In</w:delText>
        </w:r>
      </w:del>
      <w:del w:id="286" w:author="PR Preview" w:date="2026-01-01T00:00:00Z">
        <w:r>
          <w:delText xml:space="preserve"> </w:delText>
        </w:r>
      </w:del>
      <w:hyperlink w:anchor="exm-event">
        <w:del w:id="28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88" w:author="PR Preview" w:date="2026-01-01T00:00:00Z">
        <w:r>
          <w:delText xml:space="preserve">, if the die shows 4,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the event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“the roll is even”</w:delText>
        </w:r>
      </w:del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95" w:author="PR Preview" w:date="2026-01-01T00:00:00Z">
        <w:r>
          <w:delText xml:space="preserve">, occurs,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because</w:delText>
        </w:r>
      </w:del>
      <w:del w:id="298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299" w:author="PR Preview" w:date="2026-01-01T00:00:00Z">
        <w:r>
          <w:delText xml:space="preserve">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and the event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“the roll is at most 2”</w:delText>
        </w:r>
      </w:del>
      <w:del w:id="304" w:author="PR Preview" w:date="2026-01-01T00:00:00Z">
        <w:r>
          <w:delText xml:space="preserve">,</w:delText>
        </w:r>
      </w:del>
      <w:del w:id="3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06" w:author="PR Preview" w:date="2026-01-01T00:00:00Z">
        <w:r>
          <w:delText xml:space="preserve">, does not occur.</w:delText>
        </w:r>
      </w:del>
    </w:p>
    <w:p>
      <w:pPr>
        <w:pStyle w:val="BodyText"/>
      </w:pPr>
      <w:del w:id="307" w:author="PR Preview" w:date="2026-01-01T00:00:00Z">
        <w:r>
          <w:rPr>
            <w:b/>
            <w:bCs/>
          </w:rPr>
          <w:delText xml:space="preserve">Definition 5 (Complement of an event)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The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rPr>
            <w:b/>
            <w:bCs/>
          </w:rPr>
          <w:delText xml:space="preserve">complement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of an</w:delText>
        </w:r>
      </w:del>
      <w:del w:id="314" w:author="PR Preview" w:date="2026-01-01T00:00:00Z">
        <w:r>
          <w:delText xml:space="preserve"> </w:delText>
        </w:r>
      </w:del>
      <w:hyperlink w:anchor="def-event">
        <w:del w:id="315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316" w:author="PR Preview" w:date="2026-01-01T00:00:00Z">
        <w:r>
          <w:delText xml:space="preserve"> </w:delText>
        </w:r>
      </w:del>
      <m:oMath>
        <m:r>
          <m:t>A</m:t>
        </m:r>
      </m:oMath>
      <w:del w:id="317" w:author="PR Preview" w:date="2026-01-01T00:00:00Z">
        <w:r>
          <w:delText xml:space="preserve">, denoted</w:delText>
        </w:r>
      </w:del>
      <w:del w:id="318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A</m:t>
        </m:r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is the event that</w:delText>
        </w:r>
      </w:del>
      <w:del w:id="322" w:author="PR Preview" w:date="2026-01-01T00:00:00Z">
        <w:r>
          <w:delText xml:space="preserve"> </w:delText>
        </w:r>
      </w:del>
      <m:oMath>
        <m:r>
          <m:t>A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does not</w:delText>
        </w:r>
      </w:del>
      <w:del w:id="325" w:author="PR Preview" w:date="2026-01-01T00:00:00Z">
        <w:r>
          <w:delText xml:space="preserve"> </w:delText>
        </w:r>
      </w:del>
      <w:hyperlink w:anchor="def-occurs">
        <w:del w:id="326" w:author="PR Preview" w:date="2026-01-01T00:00:00Z">
          <w:r>
            <w:rPr>
              <w:rStyle w:val="Hyperlink"/>
            </w:rPr>
            <w:delText xml:space="preserve">occur</w:delText>
          </w:r>
        </w:del>
      </w:hyperlink>
      <w:del w:id="327" w:author="PR Preview" w:date="2026-01-01T00:00:00Z">
        <w:r>
          <w:delText xml:space="preserve">: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the set of outcomes in the sample space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that are not in</w:delText>
        </w:r>
      </w:del>
      <w:del w:id="333" w:author="PR Preview" w:date="2026-01-01T00:00:00Z">
        <w:r>
          <w:delText xml:space="preserve"> </w:delText>
        </w:r>
      </w:del>
      <m:oMath>
        <m:r>
          <m:t>A</m:t>
        </m:r>
      </m:oMath>
      <w:del w:id="334" w:author="PR Preview" w:date="2026-01-01T00:00:00Z">
        <w:r>
          <w:delText xml:space="preserve">.</w:delText>
        </w:r>
      </w:del>
    </w:p>
    <w:p>
      <w:pPr>
        <w:pStyle w:val="BodyText"/>
      </w:pPr>
      <w:ins w:id="335" w:author="PR Preview" w:date="2026-01-01T00:00:00Z">
        <w:r>
          <w:rPr>
            <w:b/>
            <w:bCs/>
          </w:rPr>
          <w:t xml:space="preserve">Example 7 (Rolling an even number)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In</w:t>
        </w:r>
      </w:ins>
      <w:ins w:id="338" w:author="PR Preview" w:date="2026-01-01T00:00:00Z">
        <w:r>
          <w:t xml:space="preserve"> </w:t>
        </w:r>
      </w:ins>
      <w:hyperlink w:anchor="exm-sample-space">
        <w:ins w:id="33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40" w:author="PR Preview" w:date="2026-01-01T00:00:00Z">
        <w:r>
          <w:t xml:space="preserve">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event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“the roll is even”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is</w:t>
        </w:r>
      </w:ins>
      <w:ins w:id="3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48" w:author="PR Preview" w:date="2026-01-01T00:00:00Z">
        <w:r>
          <w:t xml:space="preserve">.</w:t>
        </w:r>
      </w:ins>
    </w:p>
    <w:bookmarkEnd w:id="29"/>
    <w:bookmarkStart w:id="30" w:name="def-occurs"/>
    <w:p>
      <w:pPr>
        <w:pStyle w:val="BodyText"/>
      </w:pPr>
      <w:ins w:id="349" w:author="PR Preview" w:date="2026-01-01T00:00:00Z">
        <w:r>
          <w:rPr>
            <w:b/>
            <w:bCs/>
          </w:rPr>
          <w:t xml:space="preserve">Definition 7 (Occurrence of an event)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An</w:t>
        </w:r>
      </w:ins>
      <w:ins w:id="352" w:author="PR Preview" w:date="2026-01-01T00:00:00Z">
        <w:r>
          <w:t xml:space="preserve"> </w:t>
        </w:r>
      </w:ins>
      <w:hyperlink w:anchor="def-event">
        <w:ins w:id="353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354" w:author="PR Preview" w:date="2026-01-01T00:00:00Z">
        <w:r>
          <w:t xml:space="preserve"> </w:t>
        </w:r>
      </w:ins>
      <m:oMath>
        <m:r>
          <m:t>A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rPr>
            <w:b/>
            <w:bCs/>
          </w:rPr>
          <w:t xml:space="preserve">occurs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when the outcome of the experiment is in</w:t>
        </w:r>
      </w:ins>
      <w:ins w:id="359" w:author="PR Preview" w:date="2026-01-01T00:00:00Z">
        <w:r>
          <w:t xml:space="preserve"> </w:t>
        </w:r>
      </w:ins>
      <m:oMath>
        <m:r>
          <m:t>A</m:t>
        </m:r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and does not occur when the outcome is not in</w:t>
        </w:r>
      </w:ins>
      <w:ins w:id="363" w:author="PR Preview" w:date="2026-01-01T00:00:00Z">
        <w:r>
          <w:t xml:space="preserve"> </w:t>
        </w:r>
      </w:ins>
      <m:oMath>
        <m:r>
          <m:t>A</m:t>
        </m:r>
      </m:oMath>
      <w:ins w:id="364" w:author="PR Preview" w:date="2026-01-01T00:00:00Z">
        <w:r>
          <w:t xml:space="preserve">.</w:t>
        </w:r>
      </w:ins>
    </w:p>
    <w:bookmarkEnd w:id="30"/>
    <w:bookmarkStart w:id="31" w:name="exm-occurs"/>
    <w:p>
      <w:pPr>
        <w:pStyle w:val="BodyText"/>
      </w:pPr>
      <w:ins w:id="365" w:author="PR Preview" w:date="2026-01-01T00:00:00Z">
        <w:r>
          <w:rPr>
            <w:b/>
            <w:bCs/>
          </w:rPr>
          <w:t xml:space="preserve">Example 8 (Rolling a 4)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In</w:t>
        </w:r>
      </w:ins>
      <w:ins w:id="368" w:author="PR Preview" w:date="2026-01-01T00:00:00Z">
        <w:r>
          <w:t xml:space="preserve"> </w:t>
        </w:r>
      </w:ins>
      <w:hyperlink w:anchor="exm-event">
        <w:ins w:id="36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370" w:author="PR Preview" w:date="2026-01-01T00:00:00Z">
        <w:r>
          <w:t xml:space="preserve">, if the die shows 4,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the event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“the roll is even”</w:t>
        </w:r>
      </w:ins>
      <w:ins w:id="375" w:author="PR Preview" w:date="2026-01-01T00:00:00Z">
        <w:r>
          <w:t xml:space="preserve">,</w:t>
        </w:r>
      </w:ins>
      <w:ins w:id="37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77" w:author="PR Preview" w:date="2026-01-01T00:00:00Z">
        <w:r>
          <w:t xml:space="preserve">, occurs,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because</w:t>
        </w:r>
      </w:ins>
      <w:ins w:id="380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 the event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“the roll is at most 2”</w:t>
        </w:r>
      </w:ins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88" w:author="PR Preview" w:date="2026-01-01T00:00:00Z">
        <w:r>
          <w:t xml:space="preserve">, does not occur.</w:t>
        </w:r>
      </w:ins>
    </w:p>
    <w:bookmarkEnd w:id="31"/>
    <w:bookmarkStart w:id="32" w:name="def-complement"/>
    <w:p>
      <w:pPr>
        <w:pStyle w:val="BodyText"/>
      </w:pPr>
      <w:ins w:id="389" w:author="PR Preview" w:date="2026-01-01T00:00:00Z">
        <w:r>
          <w:rPr>
            <w:b/>
            <w:bCs/>
          </w:rPr>
          <w:t xml:space="preserve">Definition 8 (Complement of an event)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b/>
            <w:bCs/>
          </w:rPr>
          <w:t xml:space="preserve">complement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of an</w:t>
        </w:r>
      </w:ins>
      <w:ins w:id="396" w:author="PR Preview" w:date="2026-01-01T00:00:00Z">
        <w:r>
          <w:t xml:space="preserve"> </w:t>
        </w:r>
      </w:ins>
      <w:hyperlink w:anchor="def-event">
        <w:ins w:id="397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398" w:author="PR Preview" w:date="2026-01-01T00:00:00Z">
        <w:r>
          <w:t xml:space="preserve"> </w:t>
        </w:r>
      </w:ins>
      <m:oMath>
        <m:r>
          <m:t>A</m:t>
        </m:r>
      </m:oMath>
      <w:ins w:id="399" w:author="PR Preview" w:date="2026-01-01T00:00:00Z">
        <w:r>
          <w:t xml:space="preserve">, denoted</w:t>
        </w:r>
      </w:ins>
      <w:ins w:id="40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 the event that</w:t>
        </w:r>
      </w:ins>
      <w:ins w:id="404" w:author="PR Preview" w:date="2026-01-01T00:00:00Z">
        <w:r>
          <w:t xml:space="preserve"> </w:t>
        </w:r>
      </w:ins>
      <m:oMath>
        <m:r>
          <m:t>A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does not</w:t>
        </w:r>
      </w:ins>
      <w:ins w:id="407" w:author="PR Preview" w:date="2026-01-01T00:00:00Z">
        <w:r>
          <w:t xml:space="preserve"> </w:t>
        </w:r>
      </w:ins>
      <w:hyperlink w:anchor="def-occurs">
        <w:ins w:id="408" w:author="PR Preview" w:date="2026-01-01T00:00:00Z">
          <w:r>
            <w:rPr>
              <w:rStyle w:val="Hyperlink"/>
            </w:rPr>
            <w:t xml:space="preserve">occur</w:t>
          </w:r>
        </w:ins>
      </w:hyperlink>
      <w:ins w:id="409" w:author="PR Preview" w:date="2026-01-01T00:00:00Z">
        <w:r>
          <w:t xml:space="preserve">: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set of outcomes in the sample space</w:t>
        </w:r>
      </w:ins>
      <w:ins w:id="41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that are not in</w:t>
        </w:r>
      </w:ins>
      <w:ins w:id="415" w:author="PR Preview" w:date="2026-01-01T00:00:00Z">
        <w:r>
          <w:t xml:space="preserve"> </w:t>
        </w:r>
      </w:ins>
      <m:oMath>
        <m:r>
          <m:t>A</m:t>
        </m:r>
      </m:oMath>
      <w:ins w:id="416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del w:id="417" w:author="PR Preview" w:date="2026-01-01T00:00:00Z">
        <w:r>
          <w:rPr>
            <w:b/>
            <w:bCs/>
          </w:rPr>
          <w:delText xml:space="preserve">Example 5 (Rolling an odd number)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In</w:delText>
        </w:r>
      </w:del>
      <w:del w:id="420" w:author="PR Preview" w:date="2026-01-01T00:00:00Z">
        <w:r>
          <w:delText xml:space="preserve"> </w:delText>
        </w:r>
      </w:del>
      <w:hyperlink w:anchor="exm-event">
        <w:del w:id="42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 complement of the event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“the roll is even”</w:delText>
        </w:r>
      </w:del>
      <w:del w:id="427" w:author="PR Preview" w:date="2026-01-01T00:00:00Z">
        <w:r>
          <w:delText xml:space="preserve">,</w:delText>
        </w:r>
      </w:del>
      <w:del w:id="4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is the event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“the roll is odd”</w:delText>
        </w:r>
      </w:del>
      <w:del w:id="434" w:author="PR Preview" w:date="2026-01-01T00:00:00Z">
        <w:r>
          <w:delText xml:space="preserve">,</w:delText>
        </w:r>
      </w:del>
      <w:del w:id="435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436" w:author="PR Preview" w:date="2026-01-01T00:00:00Z">
        <w:r>
          <w:delText xml:space="preserve">.</w:delText>
        </w:r>
      </w:del>
    </w:p>
    <w:p>
      <w:pPr>
        <w:pStyle w:val="BodyText"/>
      </w:pPr>
      <w:del w:id="437" w:author="PR Preview" w:date="2026-01-01T00:00:00Z">
        <w:r>
          <w:rPr>
            <w:b/>
            <w:bCs/>
          </w:rPr>
          <w:delText xml:space="preserve">Definition 6 (Mutually exclusive events (disjoint, pairwise disjoint, mutually disjoint))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Finitely or countably many sets</w:delText>
        </w:r>
      </w:del>
      <w:del w:id="4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41" w:author="PR Preview" w:date="2026-01-01T00:00:00Z">
        <w:r>
          <w:delText xml:space="preserve">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such as</w:delText>
        </w:r>
      </w:del>
      <w:del w:id="444" w:author="PR Preview" w:date="2026-01-01T00:00:00Z">
        <w:r>
          <w:delText xml:space="preserve"> </w:delText>
        </w:r>
      </w:del>
      <w:hyperlink w:anchor="def-event">
        <w:del w:id="445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446" w:author="PR Preview" w:date="2026-01-01T00:00:00Z">
        <w:r>
          <w:delText xml:space="preserve">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are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rPr>
            <w:b/>
            <w:bCs/>
          </w:rPr>
          <w:delText xml:space="preserve">mutually exclusive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(also called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rPr>
            <w:b/>
            <w:bCs/>
          </w:rPr>
          <w:delText xml:space="preserve">disjoint</w:delText>
        </w:r>
      </w:del>
      <w:del w:id="455" w:author="PR Preview" w:date="2026-01-01T00:00:00Z">
        <w:r>
          <w:delText xml:space="preserve">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rPr>
            <w:b/>
            <w:bCs/>
          </w:rPr>
          <w:delText xml:space="preserve">pairwise disjoint</w:delText>
        </w:r>
      </w:del>
      <w:del w:id="458" w:author="PR Preview" w:date="2026-01-01T00:00:00Z">
        <w:r>
          <w:delText xml:space="preserve">, or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rPr>
            <w:b/>
            <w:bCs/>
          </w:rPr>
          <w:delText xml:space="preserve">mutually disjoint</w:delText>
        </w:r>
      </w:del>
      <w:del w:id="461" w:author="PR Preview" w:date="2026-01-01T00:00:00Z">
        <w:r>
          <w:delText xml:space="preserve">)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when no two of them share an element:</w:delText>
        </w:r>
      </w:del>
    </w:p>
    <w:p>
      <w:pPr>
        <w:pStyle w:val="BodyText"/>
      </w:pPr>
      <w:ins w:id="464" w:author="PR Preview" w:date="2026-01-01T00:00:00Z">
        <w:r>
          <w:rPr>
            <w:b/>
            <w:bCs/>
          </w:rPr>
          <w:t xml:space="preserve">Example 9 (Rolling an odd number)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In</w:t>
        </w:r>
      </w:ins>
      <w:ins w:id="467" w:author="PR Preview" w:date="2026-01-01T00:00:00Z">
        <w:r>
          <w:t xml:space="preserve"> </w:t>
        </w:r>
      </w:ins>
      <w:hyperlink w:anchor="exm-event">
        <w:ins w:id="468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the complement of the event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“the roll is even”</w:t>
        </w:r>
      </w:ins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is the event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“the roll is odd”</w:t>
        </w:r>
      </w:ins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483" w:author="PR Preview" w:date="2026-01-01T00:00:00Z">
        <w:r>
          <w:t xml:space="preserve">.</w:t>
        </w:r>
      </w:ins>
    </w:p>
    <w:bookmarkEnd w:id="33"/>
    <w:bookmarkStart w:id="34" w:name="def-mutually-exclusive"/>
    <w:p>
      <w:pPr>
        <w:pStyle w:val="BodyText"/>
      </w:pPr>
      <w:ins w:id="484" w:author="PR Preview" w:date="2026-01-01T00:00:00Z">
        <w:r>
          <w:rPr>
            <w:b/>
            <w:bCs/>
          </w:rPr>
          <w:t xml:space="preserve">Definition 9 (Mutually exclusive events (disjoint, pairwise disjoint, mutually disjoint))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Finitely or countably many sets</w:t>
        </w:r>
      </w:ins>
      <w:ins w:id="48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such as</w:t>
        </w:r>
      </w:ins>
      <w:ins w:id="491" w:author="PR Preview" w:date="2026-01-01T00:00:00Z">
        <w:r>
          <w:t xml:space="preserve"> </w:t>
        </w:r>
      </w:ins>
      <w:hyperlink w:anchor="def-event">
        <w:ins w:id="492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493" w:author="PR Preview" w:date="2026-01-01T00:00:00Z">
        <w:r>
          <w:t xml:space="preserve">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are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rPr>
            <w:b/>
            <w:bCs/>
          </w:rPr>
          <w:t xml:space="preserve">mutually exclusive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(also called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rPr>
            <w:b/>
            <w:bCs/>
          </w:rPr>
          <w:t xml:space="preserve">disjoint</w:t>
        </w:r>
      </w:ins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b/>
            <w:bCs/>
          </w:rPr>
          <w:t xml:space="preserve">pairwise disjoint</w:t>
        </w:r>
      </w:ins>
      <w:ins w:id="505" w:author="PR Preview" w:date="2026-01-01T00:00:00Z">
        <w:r>
          <w:t xml:space="preserve">, or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rPr>
            <w:b/>
            <w:bCs/>
          </w:rPr>
          <w:t xml:space="preserve">mutually disjoint</w:t>
        </w:r>
      </w:ins>
      <w:ins w:id="508" w:author="PR Preview" w:date="2026-01-01T00:00:00Z">
        <w:r>
          <w:t xml:space="preserve">)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del w:id="511" w:author="PR Preview" w:date="2026-01-01T00:00:00Z">
        <w:r>
          <w:rPr>
            <w:b/>
            <w:bCs/>
          </w:rPr>
          <w:delText xml:space="preserve">Example 6 (Low and high rolls)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In</w:delText>
        </w:r>
      </w:del>
      <w:del w:id="514" w:author="PR Preview" w:date="2026-01-01T00:00:00Z">
        <w:r>
          <w:delText xml:space="preserve"> </w:delText>
        </w:r>
      </w:del>
      <w:hyperlink w:anchor="exm-sample-space">
        <w:del w:id="515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the events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“the roll is at most 2”</w:delText>
        </w:r>
      </w:del>
      <w:del w:id="521" w:author="PR Preview" w:date="2026-01-01T00:00:00Z">
        <w:r>
          <w:delText xml:space="preserve">,</w:delText>
        </w:r>
      </w:del>
      <w:del w:id="5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and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“the roll is at least 5”</w:delText>
        </w:r>
      </w:del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are mutually exclusive: no roll is in both.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 events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“the roll is even”</w:delText>
        </w:r>
      </w:del>
      <w:del w:id="537" w:author="PR Preview" w:date="2026-01-01T00:00:00Z">
        <w:r>
          <w:delText xml:space="preserve">,</w:delText>
        </w:r>
      </w:del>
      <w:del w:id="5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39" w:author="PR Preview" w:date="2026-01-01T00:00:00Z">
        <w:r>
          <w:delText xml:space="preserve">,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and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“the roll is at most 2”</w:delText>
        </w:r>
      </w:del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are not mutually exclusive: a roll of 2 is in both.</w:delText>
        </w:r>
      </w:del>
    </w:p>
    <w:p>
      <w:pPr>
        <w:pStyle w:val="BodyText"/>
      </w:pPr>
      <w:del w:id="549" w:author="PR Preview" w:date="2026-01-01T00:00:00Z">
        <w:r>
          <w:rPr>
            <w:b/>
            <w:bCs/>
          </w:rPr>
          <w:delText xml:space="preserve">Definition 7 (Partition of an event)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partition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of an</w:delText>
        </w:r>
      </w:del>
      <w:del w:id="556" w:author="PR Preview" w:date="2026-01-01T00:00:00Z">
        <w:r>
          <w:delText xml:space="preserve"> </w:delText>
        </w:r>
      </w:del>
      <w:hyperlink w:anchor="def-event">
        <w:del w:id="557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558" w:author="PR Preview" w:date="2026-01-01T00:00:00Z">
        <w:r>
          <w:delText xml:space="preserve"> </w:delText>
        </w:r>
      </w:del>
      <m:oMath>
        <m:r>
          <m:t>A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is a finite or countably infinite collection of events</w:delText>
        </w:r>
      </w:del>
      <w:del w:id="56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that satisfies:</w:delText>
        </w:r>
      </w:del>
    </w:p>
    <w:p>
      <w:pPr>
        <w:pStyle w:val="BodyText"/>
      </w:pPr>
      <w:ins w:id="564" w:author="PR Preview" w:date="2026-01-01T00:00:00Z">
        <w:r>
          <w:rPr>
            <w:b/>
            <w:bCs/>
          </w:rPr>
          <w:t xml:space="preserve">Example 10 (Low and high rolls)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In</w:t>
        </w:r>
      </w:ins>
      <w:ins w:id="567" w:author="PR Preview" w:date="2026-01-01T00:00:00Z">
        <w:r>
          <w:t xml:space="preserve"> </w:t>
        </w:r>
      </w:ins>
      <w:hyperlink w:anchor="exm-sample-space">
        <w:ins w:id="56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69" w:author="PR Preview" w:date="2026-01-01T00:00:00Z">
        <w:r>
          <w:t xml:space="preserve">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 events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“the roll is at most 2”</w:t>
        </w:r>
      </w:ins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and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“the roll is at least 5”</w:t>
        </w:r>
      </w:ins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are mutually exclusive: no roll is in both.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 events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“the roll is even”</w:t>
        </w:r>
      </w:ins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“the roll is at most 2”</w:t>
        </w:r>
      </w:ins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99" w:author="PR Preview" w:date="2026-01-01T00:00:00Z">
        <w:r>
          <w:t xml:space="preserve">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are not mutually exclusive: a roll of 2 is in both.</w:t>
        </w:r>
      </w:ins>
    </w:p>
    <w:bookmarkEnd w:id="36"/>
    <w:bookmarkStart w:id="37" w:name="def-partition"/>
    <w:p>
      <w:pPr>
        <w:pStyle w:val="BodyText"/>
      </w:pPr>
      <w:ins w:id="602" w:author="PR Preview" w:date="2026-01-01T00:00:00Z">
        <w:r>
          <w:rPr>
            <w:b/>
            <w:bCs/>
          </w:rPr>
          <w:t xml:space="preserve">Definition 10 (Partition of an event)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A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rPr>
            <w:b/>
            <w:bCs/>
          </w:rPr>
          <w:t xml:space="preserve">partition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of an</w:t>
        </w:r>
      </w:ins>
      <w:ins w:id="609" w:author="PR Preview" w:date="2026-01-01T00:00:00Z">
        <w:r>
          <w:t xml:space="preserve"> </w:t>
        </w:r>
      </w:ins>
      <w:hyperlink w:anchor="def-event">
        <w:ins w:id="610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611" w:author="PR Preview" w:date="2026-01-01T00:00:00Z">
        <w:r>
          <w:t xml:space="preserve"> </w:t>
        </w:r>
      </w:ins>
      <m:oMath>
        <m:r>
          <m:t>A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is a finite or countably infinite collection of events</w:t>
        </w:r>
      </w:ins>
      <w:ins w:id="61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del w:id="617" w:author="PR Preview" w:date="2026-01-01T00:00:00Z">
        <w:r>
          <w:rPr>
            <w:b/>
            <w:bCs/>
          </w:rPr>
          <w:delText xml:space="preserve">Example 7 (Partitioning the die roll)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In</w:delText>
        </w:r>
      </w:del>
      <w:del w:id="620" w:author="PR Preview" w:date="2026-01-01T00:00:00Z">
        <w:r>
          <w:delText xml:space="preserve"> </w:delText>
        </w:r>
      </w:del>
      <w:hyperlink w:anchor="exm-sample-space">
        <w:del w:id="62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the events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“the roll is even”</w:delText>
        </w:r>
      </w:del>
      <w:del w:id="627" w:author="PR Preview" w:date="2026-01-01T00:00:00Z">
        <w:r>
          <w:delText xml:space="preserve">,</w:delText>
        </w:r>
      </w:del>
      <w:del w:id="62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and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“the roll is odd”</w:delText>
        </w:r>
      </w:del>
      <w:del w:id="634" w:author="PR Preview" w:date="2026-01-01T00:00:00Z">
        <w:r>
          <w:delText xml:space="preserve">,</w:delText>
        </w:r>
      </w:del>
      <w:del w:id="6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636" w:author="PR Preview" w:date="2026-01-01T00:00:00Z">
        <w:r>
          <w:delText xml:space="preserve">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are mutually exclusive, and their union is</w:delText>
        </w:r>
      </w:del>
      <w:del w:id="63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40" w:author="PR Preview" w:date="2026-01-01T00:00:00Z">
        <w:r>
          <w:delText xml:space="preserve">,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so they partition the sample space.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So do the six single-outcome events</w:delText>
        </w:r>
      </w:del>
      <w:del w:id="6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646" w:author="PR Preview" w:date="2026-01-01T00:00:00Z">
        <w:r>
          <w:delText xml:space="preserve">.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The events</w:delText>
        </w:r>
      </w:del>
      <w:del w:id="6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</w:delText>
        </w:r>
      </w:del>
      <w:del w:id="6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from</w:delText>
        </w:r>
      </w:del>
      <w:del w:id="655" w:author="PR Preview" w:date="2026-01-01T00:00:00Z">
        <w:r>
          <w:delText xml:space="preserve"> </w:delText>
        </w:r>
      </w:del>
      <w:hyperlink w:anchor="exm-mutually-exclusive">
        <w:del w:id="65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do not partition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60" w:author="PR Preview" w:date="2026-01-01T00:00:00Z">
        <w:r>
          <w:delText xml:space="preserve">: their union leaves out 3 and 4.</w:delText>
        </w:r>
      </w:del>
    </w:p>
    <w:p>
      <w:pPr>
        <w:pStyle w:val="BodyText"/>
      </w:pPr>
      <w:del w:id="661" w:author="PR Preview" w:date="2026-01-01T00:00:00Z">
        <w:r>
          <w:rPr>
            <w:b/>
            <w:bCs/>
          </w:rPr>
          <w:delText xml:space="preserve">Definition 8 (Probability measure)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A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rPr>
            <w:b/>
            <w:bCs/>
          </w:rPr>
          <w:delText xml:space="preserve">probability measure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on a</w:delText>
        </w:r>
      </w:del>
      <w:del w:id="668" w:author="PR Preview" w:date="2026-01-01T00:00:00Z">
        <w:r>
          <w:delText xml:space="preserve"> </w:delText>
        </w:r>
      </w:del>
      <w:hyperlink w:anchor="def-sample-space">
        <w:del w:id="669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67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71" w:author="PR Preview" w:date="2026-01-01T00:00:00Z">
        <w:r>
          <w:delText xml:space="preserve">,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often denoted</w:delText>
        </w:r>
      </w:del>
      <w:del w:id="67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or</w:delText>
        </w:r>
      </w:del>
      <w:del w:id="67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678" w:author="PR Preview" w:date="2026-01-01T00:00:00Z">
        <w:r>
          <w:delText xml:space="preserve">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is a</w:delText>
        </w:r>
      </w:del>
      <w:del w:id="681" w:author="PR Preview" w:date="2026-01-01T00:00:00Z">
        <w:r>
          <w:delText xml:space="preserve"> </w:delText>
        </w:r>
      </w:del>
      <w:hyperlink r:id="rId40">
        <w:del w:id="682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on the</w:delText>
        </w:r>
      </w:del>
      <w:del w:id="685" w:author="PR Preview" w:date="2026-01-01T00:00:00Z">
        <w:r>
          <w:delText xml:space="preserve"> </w:delText>
        </w:r>
      </w:del>
      <w:hyperlink w:anchor="def-event">
        <w:del w:id="686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of</w:delText>
        </w:r>
      </w:del>
      <w:del w:id="68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that gives the whole sample space probability 1:</w:delText>
        </w:r>
      </w:del>
    </w:p>
    <w:p>
      <w:pPr>
        <w:pStyle w:val="BodyText"/>
      </w:pPr>
      <w:ins w:id="692" w:author="PR Preview" w:date="2026-01-01T00:00:00Z">
        <w:r>
          <w:rPr>
            <w:b/>
            <w:bCs/>
          </w:rPr>
          <w:t xml:space="preserve">Example 11 (Partitioning the die roll)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In</w:t>
        </w:r>
      </w:ins>
      <w:ins w:id="695" w:author="PR Preview" w:date="2026-01-01T00:00:00Z">
        <w:r>
          <w:t xml:space="preserve"> </w:t>
        </w:r>
      </w:ins>
      <w:hyperlink w:anchor="exm-sample-space">
        <w:ins w:id="696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97" w:author="PR Preview" w:date="2026-01-01T00:00:00Z">
        <w:r>
          <w:t xml:space="preserve">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the events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“the roll is even”</w:t>
        </w:r>
      </w:ins>
      <w:ins w:id="702" w:author="PR Preview" w:date="2026-01-01T00:00:00Z">
        <w:r>
          <w:t xml:space="preserve">,</w:t>
        </w:r>
      </w:ins>
      <w:ins w:id="70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and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“the roll is odd”</w:t>
        </w:r>
      </w:ins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are mutually exclusive, and their union is</w:t>
        </w:r>
      </w:ins>
      <w:ins w:id="71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15" w:author="PR Preview" w:date="2026-01-01T00:00:00Z">
        <w:r>
          <w:t xml:space="preserve">,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so they partition the sample space.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So do the six single-outcome events</w:t>
        </w:r>
      </w:ins>
      <w:ins w:id="7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721" w:author="PR Preview" w:date="2026-01-01T00:00:00Z">
        <w:r>
          <w:t xml:space="preserve">.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The events</w:t>
        </w:r>
      </w:ins>
      <w:ins w:id="72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and</w:t>
        </w:r>
      </w:ins>
      <w:ins w:id="7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from</w:t>
        </w:r>
      </w:ins>
      <w:ins w:id="730" w:author="PR Preview" w:date="2026-01-01T00:00:00Z">
        <w:r>
          <w:t xml:space="preserve"> </w:t>
        </w:r>
      </w:ins>
      <w:hyperlink w:anchor="exm-mutually-exclusive">
        <w:ins w:id="731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do not partition</w:t>
        </w:r>
      </w:ins>
      <w:ins w:id="73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35" w:author="PR Preview" w:date="2026-01-01T00:00:00Z">
        <w:r>
          <w:t xml:space="preserve">: their union leaves out 3 and 4.</w:t>
        </w:r>
      </w:ins>
    </w:p>
    <w:bookmarkEnd w:id="39"/>
    <w:bookmarkStart w:id="41" w:name="def-probability"/>
    <w:p>
      <w:pPr>
        <w:pStyle w:val="BodyText"/>
      </w:pPr>
      <w:ins w:id="736" w:author="PR Preview" w:date="2026-01-01T00:00:00Z">
        <w:r>
          <w:rPr>
            <w:b/>
            <w:bCs/>
          </w:rPr>
          <w:t xml:space="preserve">Definition 11 (Probability measure)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rPr>
            <w:b/>
            <w:bCs/>
          </w:rPr>
          <w:t xml:space="preserve">probability measure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on a</w:t>
        </w:r>
      </w:ins>
      <w:ins w:id="743" w:author="PR Preview" w:date="2026-01-01T00:00:00Z">
        <w:r>
          <w:t xml:space="preserve"> </w:t>
        </w:r>
      </w:ins>
      <w:hyperlink w:anchor="def-sample-space">
        <w:ins w:id="744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74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often denoted</w:t>
        </w:r>
      </w:ins>
      <w:ins w:id="74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or</w:t>
        </w:r>
      </w:ins>
      <w:ins w:id="75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is a</w:t>
        </w:r>
      </w:ins>
      <w:ins w:id="756" w:author="PR Preview" w:date="2026-01-01T00:00:00Z">
        <w:r>
          <w:t xml:space="preserve"> </w:t>
        </w:r>
      </w:ins>
      <w:hyperlink r:id="rId40">
        <w:ins w:id="75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on the</w:t>
        </w:r>
      </w:ins>
      <w:ins w:id="760" w:author="PR Preview" w:date="2026-01-01T00:00:00Z">
        <w:r>
          <w:t xml:space="preserve"> </w:t>
        </w:r>
      </w:ins>
      <w:hyperlink w:anchor="def-event">
        <w:ins w:id="761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of</w:t>
        </w:r>
      </w:ins>
      <w:ins w:id="764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that gives the whole sample space probability 1: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del w:id="767" w:author="PR Preview" w:date="2026-01-01T00:00:00Z">
        <w:r>
          <w:rPr>
            <w:b/>
            <w:bCs/>
          </w:rPr>
          <w:delText xml:space="preserve">Example 8 (Probability measure for a fair die)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For the die roll in</w:delText>
        </w:r>
      </w:del>
      <w:del w:id="770" w:author="PR Preview" w:date="2026-01-01T00:00:00Z">
        <w:r>
          <w:delText xml:space="preserve"> </w:delText>
        </w:r>
      </w:del>
      <w:hyperlink w:anchor="exm-sample-space">
        <w:del w:id="77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define</w:delText>
        </w:r>
      </w:del>
      <w:del w:id="77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776" w:author="PR Preview" w:date="2026-01-01T00:00:00Z">
        <w:r>
          <w:delText xml:space="preserve">,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where</w:delText>
        </w:r>
      </w:del>
      <w:del w:id="7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is the number of outcomes in</w:delText>
        </w:r>
      </w:del>
      <w:del w:id="782" w:author="PR Preview" w:date="2026-01-01T00:00:00Z">
        <w:r>
          <w:delText xml:space="preserve"> </w:delText>
        </w:r>
      </w:del>
      <m:oMath>
        <m:r>
          <m:t>A</m:t>
        </m:r>
      </m:oMath>
      <w:del w:id="783" w:author="PR Preview" w:date="2026-01-01T00:00:00Z">
        <w:r>
          <w:delText xml:space="preserve">.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This function is</w:delText>
        </w:r>
      </w:del>
      <w:del w:id="78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6</m:t>
        </m:r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times the counting measure</w:delText>
        </w:r>
      </w:del>
      <w:del w:id="78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on the die rolls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(</w:delText>
        </w:r>
      </w:del>
      <w:hyperlink r:id="rId42">
        <w:del w:id="794" w:author="PR Preview" w:date="2026-01-01T00:00:00Z">
          <w:r>
            <w:rPr>
              <w:rStyle w:val="Hyperlink"/>
            </w:rPr>
            <w:delText xml:space="preserve">counting elements is a measure</w:delText>
          </w:r>
        </w:del>
      </w:hyperlink>
      <w:del w:id="795" w:author="PR Preview" w:date="2026-01-01T00:00:00Z">
        <w:r>
          <w:delText xml:space="preserve">),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so it is a</w:delText>
        </w:r>
      </w:del>
      <w:del w:id="798" w:author="PR Preview" w:date="2026-01-01T00:00:00Z">
        <w:r>
          <w:delText xml:space="preserve"> </w:delText>
        </w:r>
      </w:del>
      <w:hyperlink r:id="rId40">
        <w:del w:id="799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on the events of</w:delText>
        </w:r>
      </w:del>
      <w:del w:id="80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803" w:author="PR Preview" w:date="2026-01-01T00:00:00Z">
        <w:r>
          <w:delText xml:space="preserve">,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and it gives</w:delText>
        </w:r>
      </w:del>
    </w:p>
    <w:p>
      <w:pPr>
        <w:pStyle w:val="BodyText"/>
      </w:pPr>
      <w:ins w:id="806" w:author="PR Preview" w:date="2026-01-01T00:00:00Z">
        <w:r>
          <w:rPr>
            <w:b/>
            <w:bCs/>
          </w:rPr>
          <w:t xml:space="preserve">Example 12 (Probability measure for a fair die)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For the die roll in</w:t>
        </w:r>
      </w:ins>
      <w:ins w:id="809" w:author="PR Preview" w:date="2026-01-01T00:00:00Z">
        <w:r>
          <w:t xml:space="preserve"> </w:t>
        </w:r>
      </w:ins>
      <w:hyperlink w:anchor="exm-sample-space">
        <w:ins w:id="81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define</w:t>
        </w:r>
      </w:ins>
      <w:ins w:id="81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815" w:author="PR Preview" w:date="2026-01-01T00:00:00Z">
        <w:r>
          <w:t xml:space="preserve">,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where</w:t>
        </w:r>
      </w:ins>
      <w:ins w:id="81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is the number of outcomes in</w:t>
        </w:r>
      </w:ins>
      <w:ins w:id="821" w:author="PR Preview" w:date="2026-01-01T00:00:00Z">
        <w:r>
          <w:t xml:space="preserve"> </w:t>
        </w:r>
      </w:ins>
      <m:oMath>
        <m:r>
          <m:t>A</m:t>
        </m:r>
      </m:oMath>
      <w:ins w:id="822" w:author="PR Preview" w:date="2026-01-01T00:00:00Z">
        <w:r>
          <w:t xml:space="preserve">.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This function is</w:t>
        </w:r>
      </w:ins>
      <w:ins w:id="82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6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times the counting measure</w:t>
        </w:r>
      </w:ins>
      <w:ins w:id="82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on the die rolls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(</w:t>
        </w:r>
      </w:ins>
      <w:hyperlink r:id="rId42">
        <w:ins w:id="833" w:author="PR Preview" w:date="2026-01-01T00:00:00Z">
          <w:r>
            <w:rPr>
              <w:rStyle w:val="Hyperlink"/>
            </w:rPr>
            <w:t xml:space="preserve">counting elements is a measure</w:t>
          </w:r>
        </w:ins>
      </w:hyperlink>
      <w:ins w:id="834" w:author="PR Preview" w:date="2026-01-01T00:00:00Z">
        <w:r>
          <w:t xml:space="preserve">),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so it is a</w:t>
        </w:r>
      </w:ins>
      <w:ins w:id="837" w:author="PR Preview" w:date="2026-01-01T00:00:00Z">
        <w:r>
          <w:t xml:space="preserve"> </w:t>
        </w:r>
      </w:ins>
      <w:hyperlink r:id="rId40">
        <w:ins w:id="83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on the events of</w:t>
        </w:r>
      </w:ins>
      <w:ins w:id="84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and it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45" w:author="PR Preview" w:date="2026-01-01T00:00:00Z">
        <w:r>
          <w:delText xml:space="preserve">The event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“the roll is even”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from</w:delText>
        </w:r>
      </w:del>
      <w:del w:id="850" w:author="PR Preview" w:date="2026-01-01T00:00:00Z">
        <w:r>
          <w:delText xml:space="preserve"> </w:delText>
        </w:r>
      </w:del>
      <w:hyperlink w:anchor="exm-event">
        <w:del w:id="85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has probability</w:delText>
        </w:r>
      </w:del>
    </w:p>
    <w:p>
      <w:pPr>
        <w:pStyle w:val="FirstParagraph"/>
      </w:pPr>
      <w:ins w:id="854" w:author="PR Preview" w:date="2026-01-01T00:00:00Z">
        <w:r>
          <w:t xml:space="preserve">The event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“the roll is even”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from</w:t>
        </w:r>
      </w:ins>
      <w:ins w:id="859" w:author="PR Preview" w:date="2026-01-01T00:00:00Z">
        <w:r>
          <w:t xml:space="preserve"> </w:t>
        </w:r>
      </w:ins>
      <w:hyperlink w:anchor="exm-event">
        <w:ins w:id="86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has probability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del w:id="863" w:author="PR Preview" w:date="2026-01-01T00:00:00Z">
        <w:r>
          <w:rPr>
            <w:i/>
            <w:iCs/>
          </w:rPr>
          <w:delText xml:space="preserve">Proof</w:delText>
        </w:r>
      </w:del>
      <w:del w:id="864" w:author="PR Preview" w:date="2026-01-01T00:00:00Z">
        <w:r>
          <w:delText xml:space="preserve">. </w:delText>
        </w:r>
      </w:del>
      <w:del w:id="865" w:author="PR Preview" w:date="2026-01-01T00:00:00Z">
        <w:r>
          <w:delText xml:space="preserve">A probability measure is a measure (</w:delText>
        </w:r>
      </w:del>
      <w:hyperlink w:anchor="def-probability">
        <w:del w:id="86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67" w:author="PR Preview" w:date="2026-01-01T00:00:00Z">
        <w:r>
          <w:delText xml:space="preserve">),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so</w:delText>
        </w:r>
      </w:del>
      <w:del w:id="870" w:author="PR Preview" w:date="2026-01-01T00:00:00Z">
        <w:r>
          <w:delText xml:space="preserve"> </w:delText>
        </w:r>
      </w:del>
      <w:hyperlink r:id="rId46">
        <w:del w:id="871" w:author="PR Preview" w:date="2026-01-01T00:00:00Z">
          <w:r>
            <w:rPr>
              <w:rStyle w:val="Hyperlink"/>
            </w:rPr>
            <w:delText xml:space="preserve">measures are finitely additive</w:delText>
          </w:r>
        </w:del>
      </w:hyperlink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applies to it.</w:delText>
        </w:r>
      </w:del>
    </w:p>
    <w:p>
      <w:pPr>
        <w:pStyle w:val="FirstParagraph"/>
      </w:pPr>
      <w:ins w:id="874" w:author="PR Preview" w:date="2026-01-01T00:00:00Z">
        <w:r>
          <w:rPr>
            <w:i/>
            <w:iCs/>
          </w:rPr>
          <w:t xml:space="preserve">Proof</w:t>
        </w:r>
      </w:ins>
      <w:ins w:id="875" w:author="PR Preview" w:date="2026-01-01T00:00:00Z">
        <w:r>
          <w:t xml:space="preserve">. </w:t>
        </w:r>
      </w:ins>
      <w:ins w:id="876" w:author="PR Preview" w:date="2026-01-01T00:00:00Z">
        <w:r>
          <w:t xml:space="preserve">A probability measure is a measure (</w:t>
        </w:r>
      </w:ins>
      <w:hyperlink w:anchor="def-probability">
        <w:ins w:id="87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78" w:author="PR Preview" w:date="2026-01-01T00:00:00Z">
        <w:r>
          <w:t xml:space="preserve">),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so</w:t>
        </w:r>
      </w:ins>
      <w:ins w:id="881" w:author="PR Preview" w:date="2026-01-01T00:00:00Z">
        <w:r>
          <w:t xml:space="preserve"> </w:t>
        </w:r>
      </w:ins>
      <w:hyperlink r:id="rId46">
        <w:ins w:id="882" w:author="PR Preview" w:date="2026-01-01T00:00:00Z">
          <w:r>
            <w:rPr>
              <w:rStyle w:val="Hyperlink"/>
            </w:rPr>
            <w:t xml:space="preserve">measures are finitely additive</w:t>
          </w:r>
        </w:ins>
      </w:hyperlink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applies to it.</w:t>
        </w:r>
      </w:ins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del w:id="885" w:author="PR Preview" w:date="2026-01-01T00:00:00Z">
        <w:r>
          <w:rPr>
            <w:i/>
            <w:iCs/>
          </w:rPr>
          <w:delText xml:space="preserve">Proof</w:delText>
        </w:r>
      </w:del>
      <w:del w:id="886" w:author="PR Preview" w:date="2026-01-01T00:00:00Z">
        <w:r>
          <w:delText xml:space="preserve">. </w:delText>
        </w:r>
      </w:del>
      <w:del w:id="887" w:author="PR Preview" w:date="2026-01-01T00:00:00Z">
        <w:r>
          <w:delText xml:space="preserve">Suppose</w:delText>
        </w:r>
      </w:del>
      <w:del w:id="88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 a probability measure.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It is a</w:delText>
        </w:r>
      </w:del>
      <w:del w:id="893" w:author="PR Preview" w:date="2026-01-01T00:00:00Z">
        <w:r>
          <w:delText xml:space="preserve"> </w:delText>
        </w:r>
      </w:del>
      <w:hyperlink r:id="rId40">
        <w:del w:id="89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895" w:author="PR Preview" w:date="2026-01-01T00:00:00Z">
        <w:r>
          <w:delText xml:space="preserve">, so its values lie in the</w:delText>
        </w:r>
      </w:del>
      <w:del w:id="896" w:author="PR Preview" w:date="2026-01-01T00:00:00Z">
        <w:r>
          <w:delText xml:space="preserve"> </w:delText>
        </w:r>
      </w:del>
      <w:hyperlink r:id="rId51">
        <w:del w:id="897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89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899" w:author="PR Preview" w:date="2026-01-01T00:00:00Z">
        <w:r>
          <w:delText xml:space="preserve">,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which gives axiom 1,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and it is countably additive, which is axiom 3.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Axiom 2 is the condition</w:delText>
        </w:r>
      </w:del>
      <w:del w:id="90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in</w:delText>
        </w:r>
      </w:del>
      <w:del w:id="909" w:author="PR Preview" w:date="2026-01-01T00:00:00Z">
        <w:r>
          <w:delText xml:space="preserve"> </w:delText>
        </w:r>
      </w:del>
      <w:hyperlink w:anchor="def-probability">
        <w:del w:id="91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11" w:author="PR Preview" w:date="2026-01-01T00:00:00Z">
        <w:r>
          <w:delText xml:space="preserve">.</w:delText>
        </w:r>
      </w:del>
    </w:p>
    <w:p>
      <w:pPr>
        <w:pStyle w:val="BodyText"/>
      </w:pPr>
      <w:del w:id="912" w:author="PR Preview" w:date="2026-01-01T00:00:00Z">
        <w:r>
          <w:delText xml:space="preserve">Conversely, suppose</w:delText>
        </w:r>
      </w:del>
      <w:del w:id="91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satisfies the three axioms.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By axiom 1,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takes values in</w:delText>
        </w:r>
      </w:del>
      <w:del w:id="92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922" w:author="PR Preview" w:date="2026-01-01T00:00:00Z">
        <w:r>
          <w:delText xml:space="preserve">,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so axiom 3 says</w:delText>
        </w:r>
      </w:del>
      <w:del w:id="92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is countably additive in the sense of the</w:delText>
        </w:r>
      </w:del>
      <w:del w:id="928" w:author="PR Preview" w:date="2026-01-01T00:00:00Z">
        <w:r>
          <w:delText xml:space="preserve"> </w:delText>
        </w:r>
      </w:del>
      <w:hyperlink r:id="rId49">
        <w:del w:id="929" w:author="PR Preview" w:date="2026-01-01T00:00:00Z">
          <w:r>
            <w:rPr>
              <w:rStyle w:val="Hyperlink"/>
            </w:rPr>
            <w:delText xml:space="preserve">definition of countable additivity</w:delText>
          </w:r>
        </w:del>
      </w:hyperlink>
      <w:del w:id="930" w:author="PR Preview" w:date="2026-01-01T00:00:00Z">
        <w:r>
          <w:delText xml:space="preserve">.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Then, by</w:delText>
        </w:r>
      </w:del>
      <w:del w:id="933" w:author="PR Preview" w:date="2026-01-01T00:00:00Z">
        <w:r>
          <w:delText xml:space="preserve"> </w:delText>
        </w:r>
      </w:del>
      <w:hyperlink r:id="rId52">
        <w:del w:id="934" w:author="PR Preview" w:date="2026-01-01T00:00:00Z">
          <w:r>
            <w:rPr>
              <w:rStyle w:val="Hyperlink"/>
            </w:rPr>
            <w:delText xml:space="preserve">countable additivity and the empty set</w:delText>
          </w:r>
        </w:del>
      </w:hyperlink>
      <w:del w:id="935" w:author="PR Preview" w:date="2026-01-01T00:00:00Z">
        <w:r>
          <w:delText xml:space="preserve">,</w:delText>
        </w:r>
      </w:del>
      <w:del w:id="93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is 0 or</w:delText>
        </w:r>
      </w:del>
      <w:del w:id="939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940" w:author="PR Preview" w:date="2026-01-01T00:00:00Z">
        <w:r>
          <w:delText xml:space="preserve">;</w:delText>
        </w:r>
      </w:del>
      <w:del w:id="94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is a real number, so</w:delText>
        </w:r>
      </w:del>
      <w:del w:id="94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45" w:author="PR Preview" w:date="2026-01-01T00:00:00Z">
        <w:r>
          <w:delText xml:space="preserve">.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So</w:delText>
        </w:r>
      </w:del>
      <w:del w:id="94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satisfies both conditions of the</w:delText>
        </w:r>
      </w:del>
      <w:del w:id="951" w:author="PR Preview" w:date="2026-01-01T00:00:00Z">
        <w:r>
          <w:delText xml:space="preserve"> </w:delText>
        </w:r>
      </w:del>
      <w:hyperlink r:id="rId40">
        <w:del w:id="952" w:author="PR Preview" w:date="2026-01-01T00:00:00Z">
          <w:r>
            <w:rPr>
              <w:rStyle w:val="Hyperlink"/>
            </w:rPr>
            <w:delText xml:space="preserve">definition of a measure</w:delText>
          </w:r>
        </w:del>
      </w:hyperlink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and countable additivity)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and is a measure on the events of</w:delText>
        </w:r>
      </w:del>
      <w:del w:id="95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960" w:author="PR Preview" w:date="2026-01-01T00:00:00Z">
        <w:r>
          <w:delText xml:space="preserve">.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With axiom 2,</w:delText>
        </w:r>
      </w:del>
      <w:del w:id="96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is a probability measure (</w:delText>
        </w:r>
      </w:del>
      <w:hyperlink w:anchor="def-probability">
        <w:del w:id="96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67" w:author="PR Preview" w:date="2026-01-01T00:00:00Z">
        <w:r>
          <w:delText xml:space="preserve">).</w:delText>
        </w:r>
      </w:del>
    </w:p>
    <w:p>
      <w:pPr>
        <w:pStyle w:val="FirstParagraph"/>
      </w:pPr>
      <w:ins w:id="968" w:author="PR Preview" w:date="2026-01-01T00:00:00Z">
        <w:r>
          <w:rPr>
            <w:i/>
            <w:iCs/>
          </w:rPr>
          <w:t xml:space="preserve">Proof</w:t>
        </w:r>
      </w:ins>
      <w:ins w:id="969" w:author="PR Preview" w:date="2026-01-01T00:00:00Z">
        <w:r>
          <w:t xml:space="preserve">. </w:t>
        </w:r>
      </w:ins>
      <w:ins w:id="970" w:author="PR Preview" w:date="2026-01-01T00:00:00Z">
        <w:r>
          <w:t xml:space="preserve">Suppose</w:t>
        </w:r>
      </w:ins>
      <w:ins w:id="97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 a probability measure.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It is a</w:t>
        </w:r>
      </w:ins>
      <w:ins w:id="976" w:author="PR Preview" w:date="2026-01-01T00:00:00Z">
        <w:r>
          <w:t xml:space="preserve"> </w:t>
        </w:r>
      </w:ins>
      <w:hyperlink r:id="rId40">
        <w:ins w:id="97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978" w:author="PR Preview" w:date="2026-01-01T00:00:00Z">
        <w:r>
          <w:t xml:space="preserve">, so its values lie in the</w:t>
        </w:r>
      </w:ins>
      <w:ins w:id="979" w:author="PR Preview" w:date="2026-01-01T00:00:00Z">
        <w:r>
          <w:t xml:space="preserve"> </w:t>
        </w:r>
      </w:ins>
      <w:hyperlink r:id="rId51">
        <w:ins w:id="980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9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which gives axiom 1,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and it is countably additive, which is axiom 3.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Axiom 2 is the condition</w:t>
        </w:r>
      </w:ins>
      <w:ins w:id="98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in</w:t>
        </w:r>
      </w:ins>
      <w:ins w:id="992" w:author="PR Preview" w:date="2026-01-01T00:00:00Z">
        <w:r>
          <w:t xml:space="preserve"> </w:t>
        </w:r>
      </w:ins>
      <w:hyperlink w:anchor="def-probability">
        <w:ins w:id="99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994" w:author="PR Preview" w:date="2026-01-01T00:00:00Z">
        <w:r>
          <w:t xml:space="preserve">.</w:t>
        </w:r>
      </w:ins>
    </w:p>
    <w:p>
      <w:pPr>
        <w:pStyle w:val="BodyText"/>
      </w:pPr>
      <w:ins w:id="995" w:author="PR Preview" w:date="2026-01-01T00:00:00Z">
        <w:r>
          <w:t xml:space="preserve">Conversely, suppose</w:t>
        </w:r>
      </w:ins>
      <w:ins w:id="99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satisfies the three axioms.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By axiom 1,</w:t>
        </w:r>
      </w:ins>
      <w:ins w:id="100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takes values in</w:t>
        </w:r>
      </w:ins>
      <w:ins w:id="10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005" w:author="PR Preview" w:date="2026-01-01T00:00:00Z">
        <w:r>
          <w:t xml:space="preserve">,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so axiom 3 says</w:t>
        </w:r>
      </w:ins>
      <w:ins w:id="100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is countably additive in the sense of the</w:t>
        </w:r>
      </w:ins>
      <w:ins w:id="1011" w:author="PR Preview" w:date="2026-01-01T00:00:00Z">
        <w:r>
          <w:t xml:space="preserve"> </w:t>
        </w:r>
      </w:ins>
      <w:hyperlink r:id="rId49">
        <w:ins w:id="1012" w:author="PR Preview" w:date="2026-01-01T00:00:00Z">
          <w:r>
            <w:rPr>
              <w:rStyle w:val="Hyperlink"/>
            </w:rPr>
            <w:t xml:space="preserve">definition of countable additivity</w:t>
          </w:r>
        </w:ins>
      </w:hyperlink>
      <w:ins w:id="1013" w:author="PR Preview" w:date="2026-01-01T00:00:00Z">
        <w:r>
          <w:t xml:space="preserve">.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Then, by</w:t>
        </w:r>
      </w:ins>
      <w:ins w:id="1016" w:author="PR Preview" w:date="2026-01-01T00:00:00Z">
        <w:r>
          <w:t xml:space="preserve"> </w:t>
        </w:r>
      </w:ins>
      <w:hyperlink r:id="rId52">
        <w:ins w:id="1017" w:author="PR Preview" w:date="2026-01-01T00:00:00Z">
          <w:r>
            <w:rPr>
              <w:rStyle w:val="Hyperlink"/>
            </w:rPr>
            <w:t xml:space="preserve">countable additivity and the empty set</w:t>
          </w:r>
        </w:ins>
      </w:hyperlink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 0 or</w:t>
        </w:r>
      </w:ins>
      <w:ins w:id="102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023" w:author="PR Preview" w:date="2026-01-01T00:00:00Z">
        <w:r>
          <w:t xml:space="preserve">;</w:t>
        </w:r>
      </w:ins>
      <w:ins w:id="102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is a real number, so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28" w:author="PR Preview" w:date="2026-01-01T00:00:00Z">
        <w:r>
          <w:t xml:space="preserve">.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So</w:t>
        </w:r>
      </w:ins>
      <w:ins w:id="103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satisfies both conditions of the</w:t>
        </w:r>
      </w:ins>
      <w:ins w:id="1034" w:author="PR Preview" w:date="2026-01-01T00:00:00Z">
        <w:r>
          <w:t xml:space="preserve"> </w:t>
        </w:r>
      </w:ins>
      <w:hyperlink r:id="rId40">
        <w:ins w:id="1035" w:author="PR Preview" w:date="2026-01-01T00:00:00Z">
          <w:r>
            <w:rPr>
              <w:rStyle w:val="Hyperlink"/>
            </w:rPr>
            <w:t xml:space="preserve">definition of a measure</w:t>
          </w:r>
        </w:ins>
      </w:hyperlink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 countable additivity)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and is a measure on the events of</w:t>
        </w:r>
      </w:ins>
      <w:ins w:id="104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043" w:author="PR Preview" w:date="2026-01-01T00:00:00Z">
        <w:r>
          <w:t xml:space="preserve">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With axiom 2,</w:t>
        </w:r>
      </w:ins>
      <w:ins w:id="104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is a probability measure (</w:t>
        </w:r>
      </w:ins>
      <w:hyperlink w:anchor="def-probability">
        <w:ins w:id="104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50" w:author="PR Preview" w:date="2026-01-01T00:00:00Z">
        <w:r>
          <w:t xml:space="preserve">).</w:t>
        </w:r>
      </w:ins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del w:id="1051" w:author="PR Preview" w:date="2026-01-01T00:00:00Z">
        <w:r>
          <w:rPr>
            <w:b/>
            <w:bCs/>
          </w:rPr>
          <w:delText xml:space="preserve">Example 9 (Probability of not rolling a six)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For a fair die, the event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“the roll is a six”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has probability</w:delText>
        </w:r>
      </w:del>
      <w:del w:id="105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del w:id="1059" w:author="PR Preview" w:date="2026-01-01T00:00:00Z">
        <w:r>
          <w:delText xml:space="preserve">,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so by</w:delText>
        </w:r>
      </w:del>
      <w:del w:id="1062" w:author="PR Preview" w:date="2026-01-01T00:00:00Z">
        <w:r>
          <w:delText xml:space="preserve"> </w:delText>
        </w:r>
      </w:del>
      <w:hyperlink w:anchor="cor-p-neg">
        <w:del w:id="1063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 probability of not rolling a six is</w:delText>
        </w:r>
      </w:del>
      <w:del w:id="106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del w:id="1067" w:author="PR Preview" w:date="2026-01-01T00:00:00Z">
        <w:r>
          <w:delText xml:space="preserve">.</w:delText>
        </w:r>
      </w:del>
    </w:p>
    <w:p>
      <w:pPr>
        <w:pStyle w:val="BodyText"/>
      </w:pPr>
      <w:del w:id="1068" w:author="PR Preview" w:date="2026-01-01T00:00:00Z">
        <w:r>
          <w:rPr>
            <w:b/>
            <w:bCs/>
          </w:rPr>
          <w:delText xml:space="preserve">Definition 9 (Choosing at random)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Let</w:delText>
        </w:r>
      </w:del>
      <w:del w:id="1071" w:author="PR Preview" w:date="2026-01-01T00:00:00Z">
        <w:r>
          <w:delText xml:space="preserve"> </w:delText>
        </w:r>
      </w:del>
      <m:oMath>
        <m:r>
          <m:t>S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be a set with a</w:delText>
        </w:r>
      </w:del>
      <w:del w:id="1074" w:author="PR Preview" w:date="2026-01-01T00:00:00Z">
        <w:r>
          <w:delText xml:space="preserve"> </w:delText>
        </w:r>
      </w:del>
      <w:hyperlink r:id="rId40">
        <w:del w:id="107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076" w:author="PR Preview" w:date="2026-01-01T00:00:00Z">
        <w:r>
          <w:delText xml:space="preserve"> </w:delText>
        </w:r>
      </w:del>
      <m:oMath>
        <m:r>
          <m:t>μ</m:t>
        </m:r>
      </m:oMath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such that</w:delText>
        </w:r>
      </w:del>
      <w:del w:id="107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080" w:author="PR Preview" w:date="2026-01-01T00:00:00Z">
        <w:r>
          <w:delText xml:space="preserve">.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To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rPr>
            <w:b/>
            <w:bCs/>
          </w:rPr>
          <w:delText xml:space="preserve">choose an element of</w:delText>
        </w:r>
      </w:del>
      <w:del w:id="1085" w:author="PR Preview" w:date="2026-01-01T00:00:00Z">
        <w:r>
          <w:rPr>
            <w:b/>
            <w:bCs/>
          </w:rPr>
          <w:delText xml:space="preserve"> </w:delText>
        </w:r>
      </w:del>
      <m:oMath>
        <m:r>
          <m:t>S</m:t>
        </m:r>
      </m:oMath>
      <w:del w:id="1086" w:author="PR Preview" w:date="2026-01-01T00:00:00Z">
        <w:r>
          <w:rPr>
            <w:b/>
            <w:bCs/>
          </w:rPr>
          <w:delText xml:space="preserve"> </w:delText>
        </w:r>
      </w:del>
      <w:del w:id="1087" w:author="PR Preview" w:date="2026-01-01T00:00:00Z">
        <w:r>
          <w:rPr>
            <w:b/>
            <w:bCs/>
          </w:rPr>
          <w:delText xml:space="preserve">at random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is to run a</w:delText>
        </w:r>
      </w:del>
      <w:del w:id="1090" w:author="PR Preview" w:date="2026-01-01T00:00:00Z">
        <w:r>
          <w:delText xml:space="preserve"> </w:delText>
        </w:r>
      </w:del>
      <w:hyperlink w:anchor="def-random-experiment">
        <w:del w:id="1091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whose</w:delText>
        </w:r>
      </w:del>
      <w:del w:id="1094" w:author="PR Preview" w:date="2026-01-01T00:00:00Z">
        <w:r>
          <w:delText xml:space="preserve"> </w:delText>
        </w:r>
      </w:del>
      <w:hyperlink w:anchor="def-sample-space">
        <w:del w:id="1095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is</w:delText>
        </w:r>
      </w:del>
      <w:del w:id="1098" w:author="PR Preview" w:date="2026-01-01T00:00:00Z">
        <w:r>
          <w:delText xml:space="preserve"> </w:delText>
        </w:r>
      </w:del>
      <m:oMath>
        <m:r>
          <m:t>S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and whose</w:delText>
        </w:r>
      </w:del>
      <w:del w:id="1101" w:author="PR Preview" w:date="2026-01-01T00:00:00Z">
        <w:r>
          <w:delText xml:space="preserve"> </w:delText>
        </w:r>
      </w:del>
      <w:hyperlink w:anchor="def-probability">
        <w:del w:id="1102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is the</w:delText>
        </w:r>
      </w:del>
      <w:del w:id="1105" w:author="PR Preview" w:date="2026-01-01T00:00:00Z">
        <w:r>
          <w:delText xml:space="preserve"> </w:delText>
        </w:r>
      </w:del>
      <w:hyperlink r:id="rId59">
        <w:del w:id="1106" w:author="PR Preview" w:date="2026-01-01T00:00:00Z">
          <w:r>
            <w:rPr>
              <w:rStyle w:val="Hyperlink"/>
            </w:rPr>
            <w:delText xml:space="preserve">uniform distribution</w:delText>
          </w:r>
        </w:del>
      </w:hyperlink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on</w:delText>
        </w:r>
      </w:del>
      <w:del w:id="1109" w:author="PR Preview" w:date="2026-01-01T00:00:00Z">
        <w:r>
          <w:delText xml:space="preserve"> </w:delText>
        </w:r>
      </w:del>
      <m:oMath>
        <m:r>
          <m:t>S</m:t>
        </m:r>
      </m:oMath>
      <w:del w:id="1110" w:author="PR Preview" w:date="2026-01-01T00:00:00Z">
        <w:r>
          <w:delText xml:space="preserve">.</w:delText>
        </w:r>
      </w:del>
    </w:p>
    <w:p>
      <w:pPr>
        <w:pStyle w:val="BodyText"/>
      </w:pPr>
      <w:del w:id="1111" w:author="PR Preview" w:date="2026-01-01T00:00:00Z">
        <w:r>
          <w:rPr>
            <w:b/>
            <w:bCs/>
          </w:rPr>
          <w:delText xml:space="preserve">Example 10 (Choosing at random from a finite set and from an interval)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For a finite set</w:delText>
        </w:r>
      </w:del>
      <w:del w:id="1114" w:author="PR Preview" w:date="2026-01-01T00:00:00Z">
        <w:r>
          <w:delText xml:space="preserve"> </w:delText>
        </w:r>
      </w:del>
      <m:oMath>
        <m:r>
          <m:t>S</m:t>
        </m:r>
      </m:oMath>
      <w:del w:id="1115" w:author="PR Preview" w:date="2026-01-01T00:00:00Z">
        <w:r>
          <w:delText xml:space="preserve">, let</w:delText>
        </w:r>
      </w:del>
      <w:del w:id="111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be the</w:delText>
        </w:r>
      </w:del>
      <w:del w:id="1119" w:author="PR Preview" w:date="2026-01-01T00:00:00Z">
        <w:r>
          <w:delText xml:space="preserve"> </w:delText>
        </w:r>
      </w:del>
      <w:hyperlink r:id="rId42">
        <w:del w:id="1120" w:author="PR Preview" w:date="2026-01-01T00:00:00Z">
          <w:r>
            <w:rPr>
              <w:rStyle w:val="Hyperlink"/>
            </w:rPr>
            <w:delText xml:space="preserve">counting measure</w:delText>
          </w:r>
        </w:del>
      </w:hyperlink>
      <w:del w:id="1121" w:author="PR Preview" w:date="2026-01-01T00:00:00Z">
        <w:r>
          <w:delText xml:space="preserve">.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Then</w:delText>
        </w:r>
      </w:del>
      <w:del w:id="112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1125" w:author="PR Preview" w:date="2026-01-01T00:00:00Z">
        <w:r>
          <w:delText xml:space="preserve">,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so every element of</w:delText>
        </w:r>
      </w:del>
      <w:del w:id="1128" w:author="PR Preview" w:date="2026-01-01T00:00:00Z">
        <w:r>
          <w:delText xml:space="preserve"> </w:delText>
        </w:r>
      </w:del>
      <m:oMath>
        <m:r>
          <m:t>S</m:t>
        </m:r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has the same probability</w:delText>
        </w:r>
      </w:del>
      <w:del w:id="113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1132" w:author="PR Preview" w:date="2026-01-01T00:00:00Z">
        <w:r>
          <w:delText xml:space="preserve">.</w:delText>
        </w:r>
      </w:del>
    </w:p>
    <w:p>
      <w:pPr>
        <w:pStyle w:val="FirstParagraph"/>
      </w:pPr>
      <w:ins w:id="1133" w:author="PR Preview" w:date="2026-01-01T00:00:00Z">
        <w:r>
          <w:rPr>
            <w:b/>
            <w:bCs/>
          </w:rPr>
          <w:t xml:space="preserve">Example 13 (Probability of not rolling a six)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For a fair die, the event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“the roll is a six”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has probability</w:t>
        </w:r>
      </w:ins>
      <w:ins w:id="114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ins w:id="1141" w:author="PR Preview" w:date="2026-01-01T00:00:00Z">
        <w:r>
          <w:t xml:space="preserve">,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so by</w:t>
        </w:r>
      </w:ins>
      <w:ins w:id="1144" w:author="PR Preview" w:date="2026-01-01T00:00:00Z">
        <w:r>
          <w:t xml:space="preserve"> </w:t>
        </w:r>
      </w:ins>
      <w:hyperlink w:anchor="cor-p-neg">
        <w:ins w:id="114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the probability of not rolling a six is</w:t>
        </w:r>
      </w:ins>
      <w:ins w:id="114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ins w:id="1149" w:author="PR Preview" w:date="2026-01-01T00:00:00Z">
        <w:r>
          <w:t xml:space="preserve">.</w:t>
        </w:r>
      </w:ins>
    </w:p>
    <w:bookmarkEnd w:id="58"/>
    <w:bookmarkStart w:id="60" w:name="def-random-choice"/>
    <w:p>
      <w:pPr>
        <w:pStyle w:val="BodyText"/>
      </w:pPr>
      <w:ins w:id="1150" w:author="PR Preview" w:date="2026-01-01T00:00:00Z">
        <w:r>
          <w:rPr>
            <w:b/>
            <w:bCs/>
          </w:rPr>
          <w:t xml:space="preserve">Definition 12 (Choosing at random)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Let</w:t>
        </w:r>
      </w:ins>
      <w:ins w:id="1153" w:author="PR Preview" w:date="2026-01-01T00:00:00Z">
        <w:r>
          <w:t xml:space="preserve"> </w:t>
        </w:r>
      </w:ins>
      <m:oMath>
        <m:r>
          <m:t>S</m:t>
        </m:r>
      </m:oMath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be a set with a</w:t>
        </w:r>
      </w:ins>
      <w:ins w:id="1156" w:author="PR Preview" w:date="2026-01-01T00:00:00Z">
        <w:r>
          <w:t xml:space="preserve"> </w:t>
        </w:r>
      </w:ins>
      <w:hyperlink r:id="rId40">
        <w:ins w:id="115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158" w:author="PR Preview" w:date="2026-01-01T00:00:00Z">
        <w:r>
          <w:t xml:space="preserve"> </w:t>
        </w:r>
      </w:ins>
      <m:oMath>
        <m:r>
          <m:t>μ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such that</w:t>
        </w:r>
      </w:ins>
      <w:ins w:id="116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162" w:author="PR Preview" w:date="2026-01-01T00:00:00Z">
        <w:r>
          <w:t xml:space="preserve">.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To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rPr>
            <w:b/>
            <w:bCs/>
          </w:rPr>
          <w:t xml:space="preserve">choose an element of</w:t>
        </w:r>
      </w:ins>
      <w:ins w:id="1167" w:author="PR Preview" w:date="2026-01-01T00:00:00Z">
        <w:r>
          <w:rPr>
            <w:b/>
            <w:bCs/>
          </w:rPr>
          <w:t xml:space="preserve"> </w:t>
        </w:r>
      </w:ins>
      <m:oMath>
        <m:r>
          <m:t>S</m:t>
        </m:r>
      </m:oMath>
      <w:ins w:id="1168" w:author="PR Preview" w:date="2026-01-01T00:00:00Z">
        <w:r>
          <w:rPr>
            <w:b/>
            <w:bCs/>
          </w:rPr>
          <w:t xml:space="preserve"> </w:t>
        </w:r>
      </w:ins>
      <w:ins w:id="1169" w:author="PR Preview" w:date="2026-01-01T00:00:00Z">
        <w:r>
          <w:rPr>
            <w:b/>
            <w:bCs/>
          </w:rPr>
          <w:t xml:space="preserve">at random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is to run a</w:t>
        </w:r>
      </w:ins>
      <w:ins w:id="1172" w:author="PR Preview" w:date="2026-01-01T00:00:00Z">
        <w:r>
          <w:t xml:space="preserve"> </w:t>
        </w:r>
      </w:ins>
      <w:hyperlink w:anchor="def-random-experiment">
        <w:ins w:id="1173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whose</w:t>
        </w:r>
      </w:ins>
      <w:ins w:id="1176" w:author="PR Preview" w:date="2026-01-01T00:00:00Z">
        <w:r>
          <w:t xml:space="preserve"> </w:t>
        </w:r>
      </w:ins>
      <w:hyperlink w:anchor="def-sample-space">
        <w:ins w:id="1177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is</w:t>
        </w:r>
      </w:ins>
      <w:ins w:id="1180" w:author="PR Preview" w:date="2026-01-01T00:00:00Z">
        <w:r>
          <w:t xml:space="preserve"> </w:t>
        </w:r>
      </w:ins>
      <m:oMath>
        <m:r>
          <m:t>S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and whose</w:t>
        </w:r>
      </w:ins>
      <w:ins w:id="1183" w:author="PR Preview" w:date="2026-01-01T00:00:00Z">
        <w:r>
          <w:t xml:space="preserve"> </w:t>
        </w:r>
      </w:ins>
      <w:hyperlink w:anchor="def-probability">
        <w:ins w:id="1184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is the</w:t>
        </w:r>
      </w:ins>
      <w:ins w:id="1187" w:author="PR Preview" w:date="2026-01-01T00:00:00Z">
        <w:r>
          <w:t xml:space="preserve"> </w:t>
        </w:r>
      </w:ins>
      <w:hyperlink r:id="rId59">
        <w:ins w:id="1188" w:author="PR Preview" w:date="2026-01-01T00:00:00Z">
          <w:r>
            <w:rPr>
              <w:rStyle w:val="Hyperlink"/>
            </w:rPr>
            <w:t xml:space="preserve">uniform distribution</w:t>
          </w:r>
        </w:ins>
      </w:hyperlink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on</w:t>
        </w:r>
      </w:ins>
      <w:ins w:id="1191" w:author="PR Preview" w:date="2026-01-01T00:00:00Z">
        <w:r>
          <w:t xml:space="preserve"> </w:t>
        </w:r>
      </w:ins>
      <m:oMath>
        <m:r>
          <m:t>S</m:t>
        </m:r>
      </m:oMath>
      <w:ins w:id="1192" w:author="PR Preview" w:date="2026-01-01T00:00:00Z">
        <w:r>
          <w:t xml:space="preserve">.</w:t>
        </w:r>
      </w:ins>
    </w:p>
    <w:bookmarkEnd w:id="60"/>
    <w:bookmarkStart w:id="62" w:name="exm-random-choice-sets"/>
    <w:p>
      <w:pPr>
        <w:pStyle w:val="BodyText"/>
      </w:pPr>
      <w:ins w:id="1193" w:author="PR Preview" w:date="2026-01-01T00:00:00Z">
        <w:r>
          <w:rPr>
            <w:b/>
            <w:bCs/>
          </w:rPr>
          <w:t xml:space="preserve">Example 14 (Choosing at random from a finite set and from an interval)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For a finite set</w:t>
        </w:r>
      </w:ins>
      <w:ins w:id="1196" w:author="PR Preview" w:date="2026-01-01T00:00:00Z">
        <w:r>
          <w:t xml:space="preserve"> </w:t>
        </w:r>
      </w:ins>
      <m:oMath>
        <m:r>
          <m:t>S</m:t>
        </m:r>
      </m:oMath>
      <w:ins w:id="1197" w:author="PR Preview" w:date="2026-01-01T00:00:00Z">
        <w:r>
          <w:t xml:space="preserve">, let</w:t>
        </w:r>
      </w:ins>
      <w:ins w:id="119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be the</w:t>
        </w:r>
      </w:ins>
      <w:ins w:id="1201" w:author="PR Preview" w:date="2026-01-01T00:00:00Z">
        <w:r>
          <w:t xml:space="preserve"> </w:t>
        </w:r>
      </w:ins>
      <w:hyperlink r:id="rId42">
        <w:ins w:id="1202" w:author="PR Preview" w:date="2026-01-01T00:00:00Z">
          <w:r>
            <w:rPr>
              <w:rStyle w:val="Hyperlink"/>
            </w:rPr>
            <w:t xml:space="preserve">counting measure</w:t>
          </w:r>
        </w:ins>
      </w:hyperlink>
      <w:ins w:id="1203" w:author="PR Preview" w:date="2026-01-01T00:00:00Z">
        <w:r>
          <w:t xml:space="preserve">.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Then</w:t>
        </w:r>
      </w:ins>
      <w:ins w:id="120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1207" w:author="PR Preview" w:date="2026-01-01T00:00:00Z">
        <w:r>
          <w:t xml:space="preserve">,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so every element of</w:t>
        </w:r>
      </w:ins>
      <w:ins w:id="1210" w:author="PR Preview" w:date="2026-01-01T00:00:00Z">
        <w:r>
          <w:t xml:space="preserve"> </w:t>
        </w:r>
      </w:ins>
      <m:oMath>
        <m:r>
          <m:t>S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has the same probability</w:t>
        </w:r>
      </w:ins>
      <w:ins w:id="12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1214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del w:id="1215" w:author="PR Preview" w:date="2026-01-01T00:00:00Z">
        <w:r>
          <w:rPr>
            <w:b/>
            <w:bCs/>
          </w:rPr>
          <w:delText xml:space="preserve">Example 11 (Choosing a car at random from the Auto data)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The Auto data of</w:delText>
        </w:r>
      </w:del>
      <w:del w:id="1218" w:author="PR Preview" w:date="2026-01-01T00:00:00Z">
        <w:r>
          <w:delText xml:space="preserve"> </w:delText>
        </w:r>
      </w:del>
      <w:hyperlink w:anchor="exm-random-experiment">
        <w:del w:id="121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have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392 car models.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Let</w:delText>
        </w:r>
      </w:del>
      <w:del w:id="1226" w:author="PR Preview" w:date="2026-01-01T00:00:00Z">
        <w:r>
          <w:delText xml:space="preserve"> </w:delText>
        </w:r>
      </w:del>
      <m:oMath>
        <m:r>
          <m:t>S</m:t>
        </m:r>
      </m:oMath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be the set of car models in the data.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Choosing a car at random from</w:delText>
        </w:r>
      </w:del>
      <w:del w:id="1231" w:author="PR Preview" w:date="2026-01-01T00:00:00Z">
        <w:r>
          <w:delText xml:space="preserve"> </w:delText>
        </w:r>
      </w:del>
      <m:oMath>
        <m:r>
          <m:t>S</m:t>
        </m:r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(</w:delText>
        </w:r>
      </w:del>
      <w:hyperlink w:anchor="def-random-choice">
        <w:del w:id="123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235" w:author="PR Preview" w:date="2026-01-01T00:00:00Z">
        <w:r>
          <w:delText xml:space="preserve">),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with the counting measure, gives each car</w:delText>
        </w:r>
      </w:del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probability</w:delText>
        </w:r>
      </w:del>
      <w:del w:id="124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del w:id="1241" w:author="PR Preview" w:date="2026-01-01T00:00:00Z">
        <w:r>
          <w:delText xml:space="preserve">,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so the probability that the car has four cylinders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is the fraction of cars with four cylinders:</w:delText>
        </w:r>
      </w:del>
    </w:p>
    <w:p>
      <w:pPr>
        <w:pStyle w:val="BodyText"/>
      </w:pPr>
      <w:ins w:id="1246" w:author="PR Preview" w:date="2026-01-01T00:00:00Z">
        <w:r>
          <w:rPr>
            <w:b/>
            <w:bCs/>
          </w:rPr>
          <w:t xml:space="preserve">Example 15 (Choosing a car at random from the Auto data)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The Auto data of</w:t>
        </w:r>
      </w:ins>
      <w:ins w:id="1249" w:author="PR Preview" w:date="2026-01-01T00:00:00Z">
        <w:r>
          <w:t xml:space="preserve"> </w:t>
        </w:r>
      </w:ins>
      <w:hyperlink w:anchor="exm-random-experiment">
        <w:ins w:id="125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have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392 car models.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Let</w:t>
        </w:r>
      </w:ins>
      <w:ins w:id="1257" w:author="PR Preview" w:date="2026-01-01T00:00:00Z">
        <w:r>
          <w:t xml:space="preserve"> </w:t>
        </w:r>
      </w:ins>
      <m:oMath>
        <m:r>
          <m:t>S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be the set of car models in the data.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Choosing a car at random from</w:t>
        </w:r>
      </w:ins>
      <w:ins w:id="1262" w:author="PR Preview" w:date="2026-01-01T00:00:00Z">
        <w:r>
          <w:t xml:space="preserve"> </w:t>
        </w:r>
      </w:ins>
      <m:oMath>
        <m:r>
          <m:t>S</m:t>
        </m:r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(</w:t>
        </w:r>
      </w:ins>
      <w:hyperlink w:anchor="def-random-choice">
        <w:ins w:id="126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66" w:author="PR Preview" w:date="2026-01-01T00:00:00Z">
        <w:r>
          <w:t xml:space="preserve">),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with the counting measure, gives each car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probability</w:t>
        </w:r>
      </w:ins>
      <w:ins w:id="12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ins w:id="1272" w:author="PR Preview" w:date="2026-01-01T00:00:00Z">
        <w:r>
          <w:t xml:space="preserve">,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so the probability that the car has four cylinders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is the fraction of cars with four cylinders:</w:t>
        </w:r>
      </w:ins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del w:id="1277" w:author="PR Preview" w:date="2026-01-01T00:00:00Z">
        <w:r>
          <w:rPr>
            <w:b/>
            <w:bCs/>
          </w:rPr>
          <w:delText xml:space="preserve">Definition 10 (Conditional probability)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For two events</w:delText>
        </w:r>
      </w:del>
      <w:del w:id="1280" w:author="PR Preview" w:date="2026-01-01T00:00:00Z">
        <w:r>
          <w:delText xml:space="preserve"> </w:delText>
        </w:r>
      </w:del>
      <m:oMath>
        <m:r>
          <m:t>A</m:t>
        </m:r>
      </m:oMath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and</w:delText>
        </w:r>
      </w:del>
      <w:del w:id="1283" w:author="PR Preview" w:date="2026-01-01T00:00:00Z">
        <w:r>
          <w:delText xml:space="preserve"> </w:delText>
        </w:r>
      </w:del>
      <m:oMath>
        <m:r>
          <m:t>B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with</w:delText>
        </w:r>
      </w:del>
      <w:del w:id="128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287" w:author="PR Preview" w:date="2026-01-01T00:00:00Z">
        <w:r>
          <w:delText xml:space="preserve">,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the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rPr>
            <w:b/>
            <w:bCs/>
          </w:rPr>
          <w:delText xml:space="preserve">conditional probability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of</w:delText>
        </w:r>
      </w:del>
      <w:del w:id="1294" w:author="PR Preview" w:date="2026-01-01T00:00:00Z">
        <w:r>
          <w:delText xml:space="preserve"> </w:delText>
        </w:r>
      </w:del>
      <m:oMath>
        <m:r>
          <m:t>A</m:t>
        </m:r>
      </m:oMath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given</w:delText>
        </w:r>
      </w:del>
      <w:del w:id="1297" w:author="PR Preview" w:date="2026-01-01T00:00:00Z">
        <w:r>
          <w:delText xml:space="preserve"> </w:delText>
        </w:r>
      </w:del>
      <m:oMath>
        <m:r>
          <m:t>B</m:t>
        </m:r>
      </m:oMath>
      <w:del w:id="1298" w:author="PR Preview" w:date="2026-01-01T00:00:00Z">
        <w:r>
          <w:delText xml:space="preserve">,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denoted</w:delText>
        </w:r>
      </w:del>
      <w:del w:id="130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1302" w:author="PR Preview" w:date="2026-01-01T00:00:00Z">
        <w:r>
          <w:delText xml:space="preserve">, is:</w:delText>
        </w:r>
      </w:del>
    </w:p>
    <w:p>
      <w:pPr>
        <w:pStyle w:val="FirstParagraph"/>
      </w:pPr>
      <w:ins w:id="1303" w:author="PR Preview" w:date="2026-01-01T00:00:00Z">
        <w:r>
          <w:rPr>
            <w:b/>
            <w:bCs/>
          </w:rPr>
          <w:t xml:space="preserve">Definition 13 (Conditional probability)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For two events</w:t>
        </w:r>
      </w:ins>
      <w:ins w:id="1306" w:author="PR Preview" w:date="2026-01-01T00:00:00Z">
        <w:r>
          <w:t xml:space="preserve"> </w:t>
        </w:r>
      </w:ins>
      <m:oMath>
        <m:r>
          <m:t>A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and</w:t>
        </w:r>
      </w:ins>
      <w:ins w:id="1309" w:author="PR Preview" w:date="2026-01-01T00:00:00Z">
        <w:r>
          <w:t xml:space="preserve"> </w:t>
        </w:r>
      </w:ins>
      <m:oMath>
        <m:r>
          <m:t>B</m:t>
        </m:r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with</w:t>
        </w:r>
      </w:ins>
      <w:ins w:id="131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313" w:author="PR Preview" w:date="2026-01-01T00:00:00Z">
        <w:r>
          <w:t xml:space="preserve">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the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rPr>
            <w:b/>
            <w:bCs/>
          </w:rPr>
          <w:t xml:space="preserve">conditional probability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of</w:t>
        </w:r>
      </w:ins>
      <w:ins w:id="1320" w:author="PR Preview" w:date="2026-01-01T00:00:00Z">
        <w:r>
          <w:t xml:space="preserve"> </w:t>
        </w:r>
      </w:ins>
      <m:oMath>
        <m:r>
          <m:t>A</m:t>
        </m:r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given</w:t>
        </w:r>
      </w:ins>
      <w:ins w:id="1323" w:author="PR Preview" w:date="2026-01-01T00:00:00Z">
        <w:r>
          <w:t xml:space="preserve"> </w:t>
        </w:r>
      </w:ins>
      <m:oMath>
        <m:r>
          <m:t>B</m:t>
        </m:r>
      </m:oMath>
      <w:ins w:id="1324" w:author="PR Preview" w:date="2026-01-01T00:00:00Z">
        <w:r>
          <w:t xml:space="preserve">,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denoted</w:t>
        </w:r>
      </w:ins>
      <w:ins w:id="132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1328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del w:id="1329" w:author="PR Preview" w:date="2026-01-01T00:00:00Z">
        <w:r>
          <w:rPr>
            <w:b/>
            <w:bCs/>
          </w:rPr>
          <w:delText xml:space="preserve">Example 12 (Rolling a six, given an even roll)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For a fair die (</w:delText>
        </w:r>
      </w:del>
      <w:hyperlink w:anchor="exm-probability">
        <w:del w:id="133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333" w:author="PR Preview" w:date="2026-01-01T00:00:00Z">
        <w:r>
          <w:delText xml:space="preserve">),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let</w:delText>
        </w:r>
      </w:del>
      <w:del w:id="13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and</w:delText>
        </w:r>
      </w:del>
      <w:del w:id="133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340" w:author="PR Preview" w:date="2026-01-01T00:00:00Z">
        <w:r>
          <w:delText xml:space="preserve">.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Then</w:delText>
        </w:r>
      </w:del>
      <w:del w:id="134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1344" w:author="PR Preview" w:date="2026-01-01T00:00:00Z">
        <w:r>
          <w:delText xml:space="preserve">, so:</w:delText>
        </w:r>
      </w:del>
    </w:p>
    <w:p>
      <w:pPr>
        <w:pStyle w:val="BodyText"/>
      </w:pPr>
      <w:ins w:id="1345" w:author="PR Preview" w:date="2026-01-01T00:00:00Z">
        <w:r>
          <w:rPr>
            <w:b/>
            <w:bCs/>
          </w:rPr>
          <w:t xml:space="preserve">Example 16 (Rolling a six, given an even roll)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For a fair die (</w:t>
        </w:r>
      </w:ins>
      <w:hyperlink w:anchor="exm-probability">
        <w:ins w:id="134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349" w:author="PR Preview" w:date="2026-01-01T00:00:00Z">
        <w:r>
          <w:t xml:space="preserve">),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let</w:t>
        </w:r>
      </w:ins>
      <w:ins w:id="13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and</w:t>
        </w:r>
      </w:ins>
      <w:ins w:id="135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356" w:author="PR Preview" w:date="2026-01-01T00:00:00Z">
        <w:r>
          <w:t xml:space="preserve">.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Then</w:t>
        </w:r>
      </w:ins>
      <w:ins w:id="13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1360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del w:id="1361" w:author="PR Preview" w:date="2026-01-01T00:00:00Z">
        <w:r>
          <w:rPr>
            <w:i/>
            <w:iCs/>
          </w:rPr>
          <w:delText xml:space="preserve">Proof</w:delText>
        </w:r>
      </w:del>
      <w:del w:id="1362" w:author="PR Preview" w:date="2026-01-01T00:00:00Z">
        <w:r>
          <w:delText xml:space="preserve">. </w:delText>
        </w:r>
      </w:del>
      <w:del w:id="1363" w:author="PR Preview" w:date="2026-01-01T00:00:00Z">
        <w:r>
          <w:delText xml:space="preserve">Rearranging</w:delText>
        </w:r>
      </w:del>
      <w:del w:id="1364" w:author="PR Preview" w:date="2026-01-01T00:00:00Z">
        <w:r>
          <w:delText xml:space="preserve"> </w:delText>
        </w:r>
      </w:del>
      <w:hyperlink w:anchor="def-conditional-prob">
        <w:del w:id="136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366" w:author="PR Preview" w:date="2026-01-01T00:00:00Z">
        <w:r>
          <w:delText xml:space="preserve">:</w:delText>
        </w:r>
      </w:del>
    </w:p>
    <w:p>
      <w:pPr>
        <w:pStyle w:val="FirstParagraph"/>
      </w:pPr>
      <w:ins w:id="1367" w:author="PR Preview" w:date="2026-01-01T00:00:00Z">
        <w:r>
          <w:rPr>
            <w:i/>
            <w:iCs/>
          </w:rPr>
          <w:t xml:space="preserve">Proof</w:t>
        </w:r>
      </w:ins>
      <w:ins w:id="1368" w:author="PR Preview" w:date="2026-01-01T00:00:00Z">
        <w:r>
          <w:t xml:space="preserve">. </w:t>
        </w:r>
      </w:ins>
      <w:ins w:id="1369" w:author="PR Preview" w:date="2026-01-01T00:00:00Z">
        <w:r>
          <w:t xml:space="preserve">Rearranging</w:t>
        </w:r>
      </w:ins>
      <w:ins w:id="1370" w:author="PR Preview" w:date="2026-01-01T00:00:00Z">
        <w:r>
          <w:t xml:space="preserve"> </w:t>
        </w:r>
      </w:ins>
      <w:hyperlink w:anchor="def-conditional-prob">
        <w:ins w:id="137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3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del w:id="1373" w:author="PR Preview" w:date="2026-01-01T00:00:00Z">
        <w:r>
          <w:rPr>
            <w:b/>
            <w:bCs/>
          </w:rPr>
          <w:delText xml:space="preserve">Example 13 (Applying the law of conditional probability)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Suppose 30% of adults exercise regularly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del w:id="1376" w:author="PR Preview" w:date="2026-01-01T00:00:00Z">
        <w:r>
          <w:delText xml:space="preserve">),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and among adults who exercise regularly,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60% have low blood pressure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del w:id="1381" w:author="PR Preview" w:date="2026-01-01T00:00:00Z">
        <w:r>
          <w:delText xml:space="preserve">).</w:delText>
        </w:r>
      </w:del>
    </w:p>
    <w:p>
      <w:pPr>
        <w:pStyle w:val="FirstParagraph"/>
      </w:pPr>
      <w:ins w:id="1382" w:author="PR Preview" w:date="2026-01-01T00:00:00Z">
        <w:r>
          <w:rPr>
            <w:b/>
            <w:bCs/>
          </w:rPr>
          <w:t xml:space="preserve">Example 17 (Applying the law of conditional probability)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Suppose 30% of adults exercise regularly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ins w:id="1385" w:author="PR Preview" w:date="2026-01-01T00:00:00Z">
        <w:r>
          <w:t xml:space="preserve">),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and among adults who exercise regularly,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60% have low blood pressure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ins w:id="1390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del w:id="1391" w:author="PR Preview" w:date="2026-01-01T00:00:00Z">
        <w:r>
          <w:rPr>
            <w:i/>
            <w:iCs/>
          </w:rPr>
          <w:delText xml:space="preserve">Proof</w:delText>
        </w:r>
      </w:del>
      <w:del w:id="1392" w:author="PR Preview" w:date="2026-01-01T00:00:00Z">
        <w:r>
          <w:delText xml:space="preserve">. </w:delText>
        </w:r>
      </w:del>
      <w:del w:id="1393" w:author="PR Preview" w:date="2026-01-01T00:00:00Z">
        <w:r>
          <w:delText xml:space="preserve">By</w:delText>
        </w:r>
      </w:del>
      <w:del w:id="1394" w:author="PR Preview" w:date="2026-01-01T00:00:00Z">
        <w:r>
          <w:delText xml:space="preserve"> </w:delText>
        </w:r>
      </w:del>
      <w:hyperlink w:anchor="def-conditional-prob">
        <w:del w:id="139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and</w:delText>
        </w:r>
      </w:del>
      <w:del w:id="1398" w:author="PR Preview" w:date="2026-01-01T00:00:00Z">
        <w:r>
          <w:delText xml:space="preserve"> </w:delText>
        </w:r>
      </w:del>
      <w:hyperlink w:anchor="thm-law-conditional-prob">
        <w:del w:id="139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400" w:author="PR Preview" w:date="2026-01-01T00:00:00Z">
        <w:r>
          <w:delText xml:space="preserve">:</w:delText>
        </w:r>
      </w:del>
    </w:p>
    <w:p>
      <w:pPr>
        <w:pStyle w:val="FirstParagraph"/>
      </w:pPr>
      <w:ins w:id="1401" w:author="PR Preview" w:date="2026-01-01T00:00:00Z">
        <w:r>
          <w:rPr>
            <w:i/>
            <w:iCs/>
          </w:rPr>
          <w:t xml:space="preserve">Proof</w:t>
        </w:r>
      </w:ins>
      <w:ins w:id="1402" w:author="PR Preview" w:date="2026-01-01T00:00:00Z">
        <w:r>
          <w:t xml:space="preserve">. </w:t>
        </w:r>
      </w:ins>
      <w:ins w:id="1403" w:author="PR Preview" w:date="2026-01-01T00:00:00Z">
        <w:r>
          <w:t xml:space="preserve">By</w:t>
        </w:r>
      </w:ins>
      <w:ins w:id="1404" w:author="PR Preview" w:date="2026-01-01T00:00:00Z">
        <w:r>
          <w:t xml:space="preserve"> </w:t>
        </w:r>
      </w:ins>
      <w:hyperlink w:anchor="def-conditional-prob">
        <w:ins w:id="140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and</w:t>
        </w:r>
      </w:ins>
      <w:ins w:id="1408" w:author="PR Preview" w:date="2026-01-01T00:00:00Z">
        <w:r>
          <w:t xml:space="preserve"> </w:t>
        </w:r>
      </w:ins>
      <w:hyperlink w:anchor="thm-law-conditional-prob">
        <w:ins w:id="140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4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del w:id="1411" w:author="PR Preview" w:date="2026-01-01T00:00:00Z">
        <w:r>
          <w:rPr>
            <w:b/>
            <w:bCs/>
          </w:rPr>
          <w:delText xml:space="preserve">Example 14 (Positive predictive value of a medical test)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Suppose a disease test has 99% sensitivity and 99% specificity,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and the prevalence of the disease in the population is 7%.</w:delText>
        </w:r>
      </w:del>
    </w:p>
    <w:p>
      <w:pPr>
        <w:pStyle w:val="FirstParagraph"/>
      </w:pPr>
      <w:ins w:id="1416" w:author="PR Preview" w:date="2026-01-01T00:00:00Z">
        <w:r>
          <w:rPr>
            <w:b/>
            <w:bCs/>
          </w:rPr>
          <w:t xml:space="preserve">Example 18 (Positive predictive value of a medical test)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Suppose a disease test has 99% sensitivity and 99% specificity,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and the prevalence of the disease in the population is 7%.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del w:id="1421" w:author="PR Preview" w:date="2026-01-01T00:00:00Z">
        <w:r>
          <w:rPr>
            <w:b/>
            <w:bCs/>
          </w:rPr>
          <w:delText xml:space="preserve">Exercise 1 (Turn a conditional around)</w:delText>
        </w:r>
      </w:del>
      <w:del w:id="1422" w:author="PR Preview" w:date="2026-01-01T00:00:00Z">
        <w:r>
          <w:delText xml:space="preserve"> </w:delText>
        </w:r>
      </w:del>
      <w:hyperlink w:anchor="def-conditional-prob">
        <w:del w:id="142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defines</w:delText>
        </w:r>
      </w:del>
      <w:del w:id="142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in terms of</w:delText>
        </w:r>
      </w:del>
      <w:del w:id="142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1430" w:author="PR Preview" w:date="2026-01-01T00:00:00Z">
        <w:r>
          <w:delText xml:space="preserve">.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Write the same definition with</w:delText>
        </w:r>
      </w:del>
      <w:del w:id="1433" w:author="PR Preview" w:date="2026-01-01T00:00:00Z">
        <w:r>
          <w:delText xml:space="preserve"> </w:delText>
        </w:r>
      </w:del>
      <m:oMath>
        <m:r>
          <m:t>A</m:t>
        </m:r>
      </m:oMath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and</w:delText>
        </w:r>
      </w:del>
      <w:del w:id="1436" w:author="PR Preview" w:date="2026-01-01T00:00:00Z">
        <w:r>
          <w:delText xml:space="preserve"> </w:delText>
        </w:r>
      </w:del>
      <m:oMath>
        <m:r>
          <m:t>B</m:t>
        </m:r>
      </m:oMath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swapped,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then eliminate</w:delText>
        </w:r>
      </w:del>
      <w:del w:id="144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between the two.</w:delText>
        </w:r>
      </w:del>
    </w:p>
    <w:p>
      <w:pPr>
        <w:pStyle w:val="BodyText"/>
      </w:pPr>
      <w:ins w:id="1444" w:author="PR Preview" w:date="2026-01-01T00:00:00Z">
        <w:r>
          <w:rPr>
            <w:b/>
            <w:bCs/>
          </w:rPr>
          <w:t xml:space="preserve">Exercise 1 (Turn a conditional around)</w:t>
        </w:r>
      </w:ins>
      <w:ins w:id="1445" w:author="PR Preview" w:date="2026-01-01T00:00:00Z">
        <w:r>
          <w:t xml:space="preserve"> </w:t>
        </w:r>
      </w:ins>
      <w:hyperlink w:anchor="def-conditional-prob">
        <w:ins w:id="1446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defines</w:t>
        </w:r>
      </w:ins>
      <w:ins w:id="144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in terms of</w:t>
        </w:r>
      </w:ins>
      <w:ins w:id="145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1453" w:author="PR Preview" w:date="2026-01-01T00:00:00Z">
        <w:r>
          <w:t xml:space="preserve">.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Write the same definition with</w:t>
        </w:r>
      </w:ins>
      <w:ins w:id="1456" w:author="PR Preview" w:date="2026-01-01T00:00:00Z">
        <w:r>
          <w:t xml:space="preserve"> </w:t>
        </w:r>
      </w:ins>
      <m:oMath>
        <m:r>
          <m:t>A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</w:t>
        </w:r>
      </w:ins>
      <w:ins w:id="1459" w:author="PR Preview" w:date="2026-01-01T00:00:00Z">
        <w:r>
          <w:t xml:space="preserve"> </w:t>
        </w:r>
      </w:ins>
      <m:oMath>
        <m:r>
          <m:t>B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swapped,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then eliminate</w:t>
        </w:r>
      </w:ins>
      <w:ins w:id="146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between the two.</w:t>
        </w:r>
      </w:ins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del w:id="1467" w:author="PR Preview" w:date="2026-01-01T00:00:00Z">
        <w:r>
          <w:rPr>
            <w:i/>
            <w:iCs/>
          </w:rPr>
          <w:delText xml:space="preserve">Solution 1</w:delText>
        </w:r>
      </w:del>
      <w:del w:id="1468" w:author="PR Preview" w:date="2026-01-01T00:00:00Z">
        <w:r>
          <w:delText xml:space="preserve">. </w:delText>
        </w:r>
      </w:del>
      <w:del w:id="1469" w:author="PR Preview" w:date="2026-01-01T00:00:00Z">
        <w:r>
          <w:delText xml:space="preserve">Multiplying</w:delText>
        </w:r>
      </w:del>
      <w:del w:id="1470" w:author="PR Preview" w:date="2026-01-01T00:00:00Z">
        <w:r>
          <w:delText xml:space="preserve"> </w:delText>
        </w:r>
      </w:del>
      <w:hyperlink w:anchor="def-conditional-prob">
        <w:del w:id="147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through by its denominator, in each direction,</w:delText>
        </w:r>
      </w:del>
    </w:p>
    <w:p>
      <w:pPr>
        <w:pStyle w:val="BodyText"/>
      </w:pPr>
      <w:ins w:id="1474" w:author="PR Preview" w:date="2026-01-01T00:00:00Z">
        <w:r>
          <w:rPr>
            <w:i/>
            <w:iCs/>
          </w:rPr>
          <w:t xml:space="preserve">Solution 1</w:t>
        </w:r>
      </w:ins>
      <w:ins w:id="1475" w:author="PR Preview" w:date="2026-01-01T00:00:00Z">
        <w:r>
          <w:t xml:space="preserve">. </w:t>
        </w:r>
      </w:ins>
      <w:ins w:id="1476" w:author="PR Preview" w:date="2026-01-01T00:00:00Z">
        <w:r>
          <w:t xml:space="preserve">Multiplying</w:t>
        </w:r>
      </w:ins>
      <w:ins w:id="1477" w:author="PR Preview" w:date="2026-01-01T00:00:00Z">
        <w:r>
          <w:t xml:space="preserve"> </w:t>
        </w:r>
      </w:ins>
      <w:hyperlink w:anchor="def-conditional-prob">
        <w:ins w:id="147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through by its denominator, in each direction,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2026-10-17T07:04:48Z</dcterms:created>
  <dcterms:modified xsi:type="dcterms:W3CDTF">2026-10-17T07:04:48Z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