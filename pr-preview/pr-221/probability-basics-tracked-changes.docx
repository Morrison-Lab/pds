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(Probability measure)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probability measure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on a</w:delText>
        </w:r>
      </w:del>
      <w:del w:id="10" w:author="PR Preview" w:date="2026-01-01T00:00:00Z">
        <w:r>
          <w:delText xml:space="preserve"> </w:delText>
        </w:r>
      </w:del>
      <w:hyperlink w:anchor="def-sample-space">
        <w:del w:id="11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often denoted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or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a</w:delText>
        </w:r>
      </w:del>
      <w:del w:id="23" w:author="PR Preview" w:date="2026-01-01T00:00:00Z">
        <w:r>
          <w:delText xml:space="preserve"> </w:delText>
        </w:r>
      </w:del>
      <w:hyperlink r:id="rId40">
        <w:del w:id="2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on the</w:delText>
        </w:r>
      </w:del>
      <w:del w:id="27" w:author="PR Preview" w:date="2026-01-01T00:00:00Z">
        <w:r>
          <w:delText xml:space="preserve"> </w:delText>
        </w:r>
      </w:del>
      <w:hyperlink w:anchor="def-event">
        <w:del w:id="28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that gives the whole sample space probability 1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[5]</w:delText>
        </w:r>
      </w:del>
      <w:del w:id="36" w:author="PR Preview" w:date="2026-01-01T00:00:00Z">
        <w:r>
          <w:delText xml:space="preserve">: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11 (Probability measure (probability function))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probability measure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(also called a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probability function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[4], Definition 1.2.4</w:t>
        </w:r>
      </w:ins>
      <w:ins w:id="48" w:author="PR Preview" w:date="2026-01-01T00:00:00Z">
        <w:r>
          <w:t xml:space="preserve">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on a</w:t>
        </w:r>
      </w:ins>
      <w:ins w:id="51" w:author="PR Preview" w:date="2026-01-01T00:00:00Z">
        <w:r>
          <w:t xml:space="preserve"> </w:t>
        </w:r>
      </w:ins>
      <w:hyperlink w:anchor="def-sample-space">
        <w:ins w:id="52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5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often denoted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a</w:t>
        </w:r>
      </w:ins>
      <w:ins w:id="64" w:author="PR Preview" w:date="2026-01-01T00:00:00Z">
        <w:r>
          <w:t xml:space="preserve"> </w:t>
        </w:r>
      </w:ins>
      <w:hyperlink r:id="rId40">
        <w:ins w:id="65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on the</w:t>
        </w:r>
      </w:ins>
      <w:ins w:id="68" w:author="PR Preview" w:date="2026-01-01T00:00:00Z">
        <w:r>
          <w:t xml:space="preserve"> </w:t>
        </w:r>
      </w:ins>
      <w:hyperlink w:anchor="def-event">
        <w:ins w:id="69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gives the whole sample space probability 1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[5]</w:t>
        </w:r>
      </w:ins>
      <w:ins w:id="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del w:id="78" w:author="PR Preview" w:date="2026-01-01T00:00:00Z">
        <w:r>
          <w:rPr>
            <w:i/>
            <w:iCs/>
          </w:rPr>
          <w:delText xml:space="preserve">Remark</w:delText>
        </w:r>
      </w:del>
      <w:del w:id="79" w:author="PR Preview" w:date="2026-01-01T00:00:00Z">
        <w:r>
          <w:delText xml:space="preserve">. </w:delText>
        </w:r>
      </w:del>
      <w:del w:id="80" w:author="PR Preview" w:date="2026-01-01T00:00:00Z">
        <w:r>
          <w:delText xml:space="preserve">Other sources call a probability measure a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probability function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[4], Def. 1.2.4</w:delText>
        </w:r>
      </w:del>
      <w:del w:id="85" w:author="PR Preview" w:date="2026-01-01T00:00:00Z">
        <w:r>
          <w:delText xml:space="preserve">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 two names mean the same thing.</w:delText>
        </w:r>
      </w:del>
    </w:p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2026-10-19T09:14:22Z</dcterms:created>
  <dcterms:modified xsi:type="dcterms:W3CDTF">2026-10-19T09:14:22Z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