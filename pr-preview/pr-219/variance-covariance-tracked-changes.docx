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Variance and covariance</w:t>
      </w:r>
    </w:p>
    <w:p>
      <w:pPr>
        <w:pStyle w:val="Date"/>
      </w:pPr>
      <w:del w:id="1" w:author="PR Preview" w:date="2026-01-01T00:00:00Z">
        <w:r>
          <w:delText xml:space="preserve">Last modified: 2026-10-19 00:13:33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2026-10-19 01:45:32 (PDT)</w:t>
        </w:r>
      </w:ins>
    </w:p>
    <w:bookmarkStart w:id="27" w:name="sec-deviation"/>
    <w:p>
      <w:pPr>
        <w:pStyle w:val="Heading2"/>
      </w:pPr>
      <w:r>
        <w:t xml:space="preserve">1 Deviation, error, and noise</w:t>
      </w:r>
    </w:p>
    <w:p>
      <w:pPr>
        <w:pStyle w:val="FirstParagraph"/>
      </w:pPr>
      <w:bookmarkStart w:id="9" w:name="sec-variance-covariance"/>
      <w:bookmarkEnd w:id="9"/>
    </w:p>
    <w:bookmarkStart w:id="10" w:name="def-deviation"/>
    <w:p>
      <w:pPr>
        <w:pStyle w:val="BodyText"/>
      </w:pPr>
      <w:r>
        <w:rPr>
          <w:b/>
          <w:bCs/>
        </w:rPr>
        <w:t xml:space="preserve">Definition 1 (Deviation)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deviation</w:t>
      </w:r>
      <w:r>
        <w:t xml:space="preserve"> </w:t>
      </w:r>
      <w:r>
        <w:t xml:space="preserve">is the difference between a value and a reference value.</w:t>
      </w:r>
      <w:r>
        <w:t xml:space="preserve"> </w:t>
      </w:r>
      <w:r>
        <w:t xml:space="preserve">For any quantity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and reference value</w:t>
      </w:r>
      <w:r>
        <w:t xml:space="preserve"> </w:t>
      </w:r>
      <m:oMath>
        <m:r>
          <m:t>r</m:t>
        </m:r>
      </m:oMath>
      <w:r>
        <w:t xml:space="preserve">, the deviation of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r>
            <m:rPr>
              <m:sty m:val="p"/>
            </m:rPr>
            <m:t>−</m:t>
          </m:r>
          <m:r>
            <m:t>r</m:t>
          </m:r>
        </m:oMath>
      </m:oMathPara>
    </w:p>
    <w:bookmarkEnd w:id="10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In probability and statistics,</w:t>
      </w:r>
      <w:r>
        <w:t xml:space="preserve"> </w:t>
      </w:r>
      <w:r>
        <w:t xml:space="preserve">“deviation”</w:t>
      </w:r>
      <w:r>
        <w:t xml:space="preserve"> </w:t>
      </w:r>
      <w:r>
        <w:t xml:space="preserve">usually means deviation from a</w:t>
      </w:r>
      <w:r>
        <w:t xml:space="preserve"> </w:t>
      </w:r>
      <w:hyperlink r:id="rId11">
        <w:r>
          <w:rPr>
            <w:rStyle w:val="Hyperlink"/>
          </w:rPr>
          <w:t xml:space="preserve">population mean</w:t>
        </w:r>
      </w:hyperlink>
      <w:r>
        <w:t xml:space="preserve">.</w:t>
      </w:r>
    </w:p>
    <w:p>
      <w:pPr>
        <w:pStyle w:val="BodyText"/>
      </w:pPr>
      <w:r>
        <w:t xml:space="preserve">See:</w:t>
      </w:r>
      <w:r>
        <w:t xml:space="preserve"> </w:t>
      </w:r>
      <w:hyperlink r:id="rId12">
        <w:r>
          <w:rPr>
            <w:rStyle w:val="Hyperlink"/>
          </w:rPr>
          <w:t xml:space="preserve">Wikipedia: Deviation (statistics)</w:t>
        </w:r>
      </w:hyperlink>
    </w:p>
    <w:bookmarkStart w:id="13" w:name="exm-deviation"/>
    <w:p>
      <w:pPr>
        <w:pStyle w:val="BodyText"/>
      </w:pPr>
      <w:r>
        <w:rPr>
          <w:b/>
          <w:bCs/>
        </w:rPr>
        <w:t xml:space="preserve">Example 1 (Deviation from a reference weight)</w:t>
      </w:r>
      <w:r>
        <w:t xml:space="preserve"> </w:t>
      </w:r>
      <w:r>
        <w:t xml:space="preserve">A newborn weighing 3,200 g deviates from a reference weight of 3,500 g</w:t>
      </w:r>
      <w:r>
        <w:t xml:space="preserve"> </w:t>
      </w:r>
      <w:r>
        <w:t xml:space="preserve">by</w:t>
      </w:r>
      <w:r>
        <w:t xml:space="preserve"> </w:t>
      </w:r>
      <m:oMath>
        <m:r>
          <m:t>3200</m:t>
        </m:r>
        <m:r>
          <m:rPr>
            <m:sty m:val="p"/>
          </m:rPr>
          <m:t>−</m:t>
        </m:r>
        <m:r>
          <m:t>3500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300</m:t>
        </m:r>
      </m:oMath>
      <w:r>
        <w:t xml:space="preserve"> </w:t>
      </w:r>
      <w:r>
        <w:t xml:space="preserve">g.</w:t>
      </w:r>
    </w:p>
    <w:bookmarkEnd w:id="13"/>
    <w:bookmarkStart w:id="14" w:name="def-deviation-pop-mean"/>
    <w:p>
      <w:pPr>
        <w:pStyle w:val="BodyText"/>
      </w:pPr>
      <w:r>
        <w:rPr>
          <w:b/>
          <w:bCs/>
        </w:rPr>
        <w:t xml:space="preserve">Definition 2 (Deviation from a population or subpopulation mean)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deviation from the mean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its</w:t>
      </w:r>
      <w:r>
        <w:t xml:space="preserve"> </w:t>
      </w:r>
      <w:hyperlink w:anchor="def-deviation">
        <w:r>
          <w:rPr>
            <w:rStyle w:val="Hyperlink"/>
          </w:rPr>
          <w:t xml:space="preserve">deviation</w:t>
        </w:r>
      </w:hyperlink>
      <w:r>
        <w:t xml:space="preserve"> </w:t>
      </w:r>
      <w:r>
        <w:t xml:space="preserve">from its</w:t>
      </w:r>
      <w:r>
        <w:t xml:space="preserve"> </w:t>
      </w:r>
      <w:hyperlink r:id="rId11">
        <w:r>
          <w:rPr>
            <w:rStyle w:val="Hyperlink"/>
          </w:rPr>
          <w:t xml:space="preserve">expectation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δ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Y</m:t>
          </m:r>
          <m:r>
            <m:rPr>
              <m:sty m:val="p"/>
            </m:rPr>
            <m:t>−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For a realized observation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δ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y</m:t>
          </m:r>
          <m:r>
            <m:rPr>
              <m:sty m:val="p"/>
            </m:rPr>
            <m:t>−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</m:oMath>
      </m:oMathPara>
    </w:p>
    <w:bookmarkEnd w:id="14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Other sources often call this quantity an</w:t>
      </w:r>
      <w:r>
        <w:t xml:space="preserve"> </w:t>
      </w:r>
      <w:r>
        <w:rPr>
          <w:b/>
          <w:bCs/>
        </w:rPr>
        <w:t xml:space="preserve">error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noise term</w:t>
      </w:r>
      <w:r>
        <w:t xml:space="preserve"> </w:t>
      </w:r>
      <w:r>
        <w:t xml:space="preserve">[1]</w:t>
      </w:r>
      <w:r>
        <w:t xml:space="preserve">.</w:t>
      </w:r>
      <w:r>
        <w:t xml:space="preserve"> </w:t>
      </w:r>
      <w:r>
        <w:t xml:space="preserve">In regression settings,</w:t>
      </w:r>
      <w:r>
        <w:t xml:space="preserve"> </w:t>
      </w:r>
      <w:r>
        <w:t xml:space="preserve">the reference mean is often conditional on covariates:</w:t>
      </w:r>
      <w:r>
        <w:t xml:space="preserve"> </w:t>
      </w:r>
      <m:oMath>
        <m:r>
          <m:t>δ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∣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=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These notes prefer</w:t>
      </w:r>
      <w:r>
        <w:t xml:space="preserve"> </w:t>
      </w:r>
      <w:r>
        <w:t xml:space="preserve">“deviation”</w:t>
      </w:r>
      <w:r>
        <w:t xml:space="preserve"> </w:t>
      </w:r>
      <w:r>
        <w:t xml:space="preserve">for this mean-deviation quantity;</w:t>
      </w:r>
      <w:r>
        <w:t xml:space="preserve"> </w:t>
      </w:r>
      <w:r>
        <w:t xml:space="preserve">“error”</w:t>
      </w:r>
      <w:r>
        <w:t xml:space="preserve"> </w:t>
      </w:r>
      <w:r>
        <w:t xml:space="preserve">and</w:t>
      </w:r>
      <w:r>
        <w:t xml:space="preserve"> </w:t>
      </w:r>
      <w:r>
        <w:t xml:space="preserve">“noise”</w:t>
      </w:r>
      <w:r>
        <w:t xml:space="preserve"> </w:t>
      </w:r>
      <w:r>
        <w:t xml:space="preserve">are common aliases.</w:t>
      </w:r>
      <w:r>
        <w:t xml:space="preserve"> </w:t>
      </w:r>
      <w:r>
        <w:t xml:space="preserve">The Morrison Lab’s regression notes use</w:t>
      </w:r>
      <w:r>
        <w:t xml:space="preserve"> </w:t>
      </w:r>
      <w:r>
        <w:t xml:space="preserve">“residual”</w:t>
      </w:r>
      <w:r>
        <w:t xml:space="preserve"> </w:t>
      </w:r>
      <w:r>
        <w:t xml:space="preserve">(defined in their</w:t>
      </w:r>
      <w:r>
        <w:t xml:space="preserve"> </w:t>
      </w:r>
      <w:hyperlink r:id="rId15">
        <w:r>
          <w:rPr>
            <w:rStyle w:val="Hyperlink"/>
          </w:rPr>
          <w:t xml:space="preserve">Linear regression chapter</w:t>
        </w:r>
      </w:hyperlink>
      <w:r>
        <w:t xml:space="preserve">)</w:t>
      </w:r>
      <w:r>
        <w:t xml:space="preserve"> </w:t>
      </w:r>
      <w:r>
        <w:t xml:space="preserve">for deviations from fitted values,</w:t>
      </w:r>
      <w:r>
        <w:t xml:space="preserve"> </w:t>
      </w:r>
      <w:r>
        <w:t xml:space="preserve">write</w:t>
      </w:r>
      <w:r>
        <w:t xml:space="preserve"> </w:t>
      </w:r>
      <m:oMath>
        <m:r>
          <m:t>δ</m:t>
        </m:r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)</m:t>
        </m:r>
      </m:oMath>
      <w:r>
        <w:t xml:space="preserve"> </w:t>
      </w:r>
      <w:r>
        <w:t xml:space="preserve">for these model/data deviations,</w:t>
      </w:r>
      <w:r>
        <w:t xml:space="preserve"> </w:t>
      </w:r>
      <w:r>
        <w:t xml:space="preserve">and reserve</w:t>
      </w:r>
      <w:r>
        <w:t xml:space="preserve"> </w:t>
      </w:r>
      <m:oMath>
        <m:r>
          <m:t>ε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for estimator-to-estimand deviations</w:t>
      </w:r>
      <w:r>
        <w:t xml:space="preserve"> </w:t>
      </w:r>
      <w:r>
        <w:t xml:space="preserve">(see</w:t>
      </w:r>
      <w:r>
        <w:t xml:space="preserve"> </w:t>
      </w:r>
      <w:hyperlink r:id="rId16">
        <w:r>
          <w:rPr>
            <w:rStyle w:val="Hyperlink"/>
          </w:rPr>
          <w:t xml:space="preserve">Estimation</w:t>
        </w:r>
      </w:hyperlink>
      <w:r>
        <w:t xml:space="preserve">).</w:t>
      </w:r>
    </w:p>
    <w:p>
      <w:pPr>
        <w:pStyle w:val="BodyText"/>
      </w:pPr>
      <w:r>
        <w:t xml:space="preserve">See:</w:t>
      </w:r>
    </w:p>
    <w:p>
      <w:pPr>
        <w:pStyle w:val="Compact"/>
        <w:numPr>
          <w:ilvl w:val="0"/>
          <w:numId w:val="1001"/>
        </w:numPr>
      </w:pPr>
      <w:hyperlink r:id="rId17">
        <w:r>
          <w:rPr>
            <w:rStyle w:val="Hyperlink"/>
          </w:rPr>
          <w:t xml:space="preserve">Wikipedia: Errors and residuals</w:t>
        </w:r>
      </w:hyperlink>
    </w:p>
    <w:p>
      <w:pPr>
        <w:pStyle w:val="Compact"/>
        <w:numPr>
          <w:ilvl w:val="0"/>
          <w:numId w:val="1001"/>
        </w:numPr>
      </w:pPr>
      <w:hyperlink r:id="rId12">
        <w:r>
          <w:rPr>
            <w:rStyle w:val="Hyperlink"/>
          </w:rPr>
          <w:t xml:space="preserve">Wikipedia: Deviation (statistics)</w:t>
        </w:r>
      </w:hyperlink>
    </w:p>
    <w:p>
      <w:pPr>
        <w:pStyle w:val="Compact"/>
        <w:numPr>
          <w:ilvl w:val="0"/>
          <w:numId w:val="1001"/>
        </w:numPr>
      </w:pPr>
      <w:hyperlink r:id="rId18">
        <w:r>
          <w:rPr>
            <w:rStyle w:val="Hyperlink"/>
          </w:rPr>
          <w:t xml:space="preserve">Wikipedia: Linear regression — Notation and terminology</w:t>
        </w:r>
      </w:hyperlink>
    </w:p>
    <w:bookmarkStart w:id="20" w:name="exm-deviation-pop-mean"/>
    <w:p>
      <w:pPr>
        <w:pStyle w:val="FirstParagraph"/>
      </w:pPr>
      <w:r>
        <w:rPr>
          <w:b/>
          <w:bCs/>
        </w:rPr>
        <w:t xml:space="preserve">Example 2 (Deviation of a die roll from its mean)</w:t>
      </w:r>
      <w:r>
        <w:t xml:space="preserve"> </w:t>
      </w:r>
      <w:r>
        <w:t xml:space="preserve">A fair die roll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3.5</m:t>
        </m:r>
      </m:oMath>
      <w:r>
        <w:t xml:space="preserve"> </w:t>
      </w:r>
      <w:r>
        <w:t xml:space="preserve">(computed on the</w:t>
      </w:r>
      <w:r>
        <w:t xml:space="preserve"> </w:t>
      </w:r>
      <w:hyperlink r:id="rId19">
        <w:r>
          <w:rPr>
            <w:rStyle w:val="Hyperlink"/>
          </w:rPr>
          <w:t xml:space="preserve">expectation page</w:t>
        </w:r>
      </w:hyperlink>
      <w:r>
        <w:t xml:space="preserve">),</w:t>
      </w:r>
      <w:r>
        <w:t xml:space="preserve"> </w:t>
      </w:r>
      <w:r>
        <w:t xml:space="preserve">so a roll 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has deviation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δ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3.5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1.5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a roll 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has deviation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δ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3.5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1.5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0"/>
    <w:bookmarkStart w:id="26" w:name="sec-noise-model"/>
    <w:p>
      <w:pPr>
        <w:pStyle w:val="Heading3"/>
      </w:pPr>
      <w:r>
        <w:t xml:space="preserve">1.1 Mean-zero noise model</w:t>
      </w:r>
    </w:p>
    <w:p>
      <w:pPr>
        <w:pStyle w:val="FirstParagraph"/>
      </w:pPr>
      <w:r>
        <w:t xml:space="preserve">Measurement noise is almost always modeled as a random variable</w:t>
      </w:r>
      <w:r>
        <w:t xml:space="preserve"> </w:t>
      </w:r>
      <m:oMath>
        <m:r>
          <m:t>ν</m:t>
        </m:r>
      </m:oMath>
      <w:r>
        <w:t xml:space="preserve"> </w:t>
      </w:r>
      <w:r>
        <w:t xml:space="preserve">with</w:t>
      </w:r>
      <w:r>
        <w:t xml:space="preserve"> </w:t>
      </w:r>
      <w:r>
        <w:rPr>
          <w:b/>
          <w:bCs/>
        </w:rPr>
        <w:t xml:space="preserve">mean zero</w:t>
      </w:r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bookmarkStart w:id="21" w:name="rem-mean-zero-parametrization"/>
    <w:p>
      <w:pPr>
        <w:pStyle w:val="BodyText"/>
      </w:pPr>
      <w:r>
        <w:rPr>
          <w:i/>
          <w:iCs/>
        </w:rPr>
        <w:t xml:space="preserve">Remark 1</w:t>
      </w:r>
      <w:r>
        <w:t xml:space="preserve"> (Mean zero is a parametrization choice). </w:t>
      </w:r>
      <w:r>
        <w:t xml:space="preserve">Mean zero is a parametrization choice, not a substantive assumption.</w:t>
      </w:r>
      <w:r>
        <w:t xml:space="preserve"> </w:t>
      </w:r>
      <w:r>
        <w:t xml:space="preserve">In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ν</m:t>
        </m:r>
      </m:oMath>
      <w:r>
        <w:t xml:space="preserve">, moving a constant from</w:t>
      </w:r>
      <w:r>
        <w:t xml:space="preserve"> </w:t>
      </w:r>
      <m:oMath>
        <m:r>
          <m:t>ν</m:t>
        </m:r>
      </m:oMath>
      <w:r>
        <w:t xml:space="preserve"> </w:t>
      </w:r>
      <w:r>
        <w:t xml:space="preserve">into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changes the split but not the distribution of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so the data identify only the sum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ν</m:t>
            </m:r>
          </m:e>
        </m:d>
        <m:r>
          <m:t>​</m:t>
        </m:r>
      </m:oMath>
      <w:r>
        <w:t xml:space="preserve">, 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Requiring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ν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picks the one split in which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that mean.</w:t>
      </w:r>
      <w:r>
        <w:t xml:space="preserve"> </w:t>
      </w:r>
      <w:r>
        <w:t xml:space="preserve">This loses no generality when the model for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can absorb a constant,</w:t>
      </w:r>
      <w:r>
        <w:t xml:space="preserve"> </w:t>
      </w:r>
      <w:r>
        <w:t xml:space="preserve">as any model with an intercept can.</w:t>
      </w:r>
      <w:r>
        <w:t xml:space="preserve"> </w:t>
      </w:r>
      <w:r>
        <w:t xml:space="preserve">It restricts the model only 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cannot absorb one,</w:t>
      </w:r>
      <w:r>
        <w:t xml:space="preserve"> </w:t>
      </w:r>
      <w:r>
        <w:t xml:space="preserve">as in a regression through the origin.</w:t>
      </w:r>
    </w:p>
    <w:bookmarkEnd w:id="21"/>
    <w:p>
      <w:pPr>
        <w:pStyle w:val="BodyText"/>
      </w:pPr>
      <w:r>
        <w:t xml:space="preserve">Mean zero gives one identity, used repeatedly across statistical modeling</w:t>
      </w:r>
      <w:r>
        <w:t xml:space="preserve"> </w:t>
      </w:r>
      <w:r>
        <w:t xml:space="preserve">and machine learning.</w:t>
      </w:r>
    </w:p>
    <w:bookmarkStart w:id="22" w:name="exr-noise-second-moment"/>
    <w:p>
      <w:pPr>
        <w:pStyle w:val="BodyText"/>
      </w:pPr>
      <w:r>
        <w:rPr>
          <w:b/>
          <w:bCs/>
        </w:rPr>
        <w:t xml:space="preserve">Exercise 1 (The average squared error of pure noise)</w:t>
      </w:r>
      <w:r>
        <w:t xml:space="preserve"> </w:t>
      </w:r>
      <w:r>
        <w:t xml:space="preserve">Let</w:t>
      </w:r>
      <w:r>
        <w:t xml:space="preserve"> </w:t>
      </w:r>
      <m:oMath>
        <m:r>
          <m:t>ν</m:t>
        </m:r>
      </m:oMath>
      <w:r>
        <w:t xml:space="preserve"> </w:t>
      </w:r>
      <w:r>
        <w:t xml:space="preserve">be a random variable with</w:t>
      </w:r>
      <w:r>
        <w:t xml:space="preserve"> </w:t>
      </w:r>
      <m:oMath>
        <m:r>
          <m:rPr>
            <m:sty m:val="p"/>
          </m:rPr>
          <m:t>E</m:t>
        </m:r>
        <m:r>
          <m:rPr>
            <m:sty m:val="p"/>
          </m:rPr>
          <m:t>[</m:t>
        </m:r>
        <m:r>
          <m:t>ν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ν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Find</w:t>
      </w:r>
      <w:r>
        <w:t xml:space="preserve"> </w:t>
      </w:r>
      <m:oMath>
        <m:r>
          <m:rPr>
            <m:sty m:val="p"/>
          </m:rPr>
          <m:t>E</m:t>
        </m:r>
        <m:r>
          <m:rPr>
            <m:sty m:val="p"/>
          </m:rPr>
          <m:t>[</m:t>
        </m:r>
        <m:sSup>
          <m:e>
            <m:r>
              <m:t>ν</m:t>
            </m:r>
          </m:e>
          <m:sup>
            <m:r>
              <m:t>2</m:t>
            </m:r>
          </m:sup>
        </m:sSup>
        <m:r>
          <m:rPr>
            <m:sty m:val="p"/>
          </m:rPr>
          <m:t>]</m:t>
        </m:r>
      </m:oMath>
      <w:r>
        <w:t xml:space="preserve"> </w:t>
      </w:r>
      <w:r>
        <w:t xml:space="preserve">in terms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say which earlier result you used.</w:t>
      </w:r>
    </w:p>
    <w:bookmarkEnd w:id="22"/>
    <w:bookmarkStart w:id="24" w:name="sol-noise-second-moment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hyperlink w:anchor="thm-variance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says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rPr>
            <m:sty m:val="p"/>
          </m:rPr>
          <m:t>[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]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any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Taking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ν</m:t>
        </m:r>
      </m:oMath>
      <w:r>
        <w:t xml:space="preserve"> </w:t>
      </w:r>
      <w:r>
        <w:t xml:space="preserve">and substituting</w:t>
      </w:r>
      <w:r>
        <w:t xml:space="preserve"> </w:t>
      </w:r>
      <m:oMath>
        <m:r>
          <m:rPr>
            <m:sty m:val="p"/>
          </m:rPr>
          <m:t>E</m:t>
        </m:r>
        <m:r>
          <m:rPr>
            <m:sty m:val="p"/>
          </m:rPr>
          <m:t>[</m:t>
        </m:r>
        <m:r>
          <m:t>ν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</w:p>
    <w:p>
      <w:pPr>
        <w:pStyle w:val="BodyText"/>
      </w:pPr>
      <w:bookmarkStart w:id="23" w:name="eq-noise-second-moment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[</m:t>
              </m:r>
              <m:sSup>
                <m:e>
                  <m:r>
                    <m:t>ν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ν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eqAr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23"/>
    </w:p>
    <w:p>
      <w:pPr>
        <w:pStyle w:val="FirstParagraph"/>
      </w:pPr>
      <w:r>
        <w:t xml:space="preserve">so for mean-zero noise the average squared value</w:t>
      </w:r>
      <w:r>
        <w:t xml:space="preserve"> </w:t>
      </w:r>
      <w:r>
        <w:rPr>
          <w:i/>
          <w:iCs/>
        </w:rPr>
        <w:t xml:space="preserve">is</w:t>
      </w:r>
      <w:r>
        <w:t xml:space="preserve"> </w:t>
      </w:r>
      <w:r>
        <w:t xml:space="preserve">the variance.</w:t>
      </w:r>
    </w:p>
    <w:p>
      <w:pPr>
        <w:pStyle w:val="BodyText"/>
      </w:pPr>
      <w:r>
        <w:t xml:space="preserve">The identity looks slight and does a lot of work.</w:t>
      </w:r>
      <w:r>
        <w:t xml:space="preserve"> </w:t>
      </w:r>
      <w:hyperlink w:anchor="eq-noise-second-moment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is the step that produces the irreducible error term</w:t>
      </w:r>
      <w:r>
        <w:t xml:space="preserve"> </w:t>
      </w:r>
      <w:r>
        <w:t xml:space="preserve">in regression and statistical modeling:</w:t>
      </w:r>
      <w:r>
        <w:t xml:space="preserve"> </w:t>
      </w:r>
      <w:r>
        <w:t xml:space="preserve">it converts a statement about the</w:t>
      </w:r>
      <w:r>
        <w:t xml:space="preserve"> </w:t>
      </w:r>
      <w:r>
        <w:rPr>
          <w:i/>
          <w:iCs/>
        </w:rPr>
        <w:t xml:space="preserve">spread</w:t>
      </w:r>
      <w:r>
        <w:t xml:space="preserve"> </w:t>
      </w:r>
      <w:r>
        <w:t xml:space="preserve">of the noise, which is what a</w:t>
      </w:r>
      <w:r>
        <w:t xml:space="preserve"> </w:t>
      </w:r>
      <w:r>
        <w:t xml:space="preserve">model of the world gives you, into a statement about</w:t>
      </w:r>
      <w:r>
        <w:t xml:space="preserve"> </w:t>
      </w:r>
      <w:r>
        <w:rPr>
          <w:i/>
          <w:iCs/>
        </w:rPr>
        <w:t xml:space="preserve">squared error</w:t>
      </w:r>
      <w:r>
        <w:t xml:space="preserve">, which</w:t>
      </w:r>
      <w:r>
        <w:t xml:space="preserve"> </w:t>
      </w:r>
      <w:r>
        <w:t xml:space="preserve">is what the fitting objective measures.</w:t>
      </w:r>
    </w:p>
    <w:bookmarkEnd w:id="24"/>
    <w:bookmarkStart w:id="25" w:name="thm-noise-second-moment"/>
    <w:p>
      <w:pPr>
        <w:pStyle w:val="BodyText"/>
      </w:pPr>
      <w:r>
        <w:rPr>
          <w:b/>
          <w:bCs/>
        </w:rPr>
        <w:t xml:space="preserve">Theorem 1 (The second moment of mean-zero noise)</w:t>
      </w:r>
      <w:r>
        <w:t xml:space="preserve"> </w:t>
      </w:r>
      <w:r>
        <w:t xml:space="preserve">Let</w:t>
      </w:r>
      <w:r>
        <w:t xml:space="preserve"> </w:t>
      </w:r>
      <m:oMath>
        <m:r>
          <m:t>ν</m:t>
        </m:r>
      </m:oMath>
      <w:r>
        <w:t xml:space="preserve"> </w:t>
      </w:r>
      <w:r>
        <w:t xml:space="preserve">be a random variable with</w:t>
      </w:r>
      <w:r>
        <w:t xml:space="preserve"> </w:t>
      </w:r>
      <m:oMath>
        <m:r>
          <m:rPr>
            <m:sty m:val="p"/>
          </m:rPr>
          <m:t>E</m:t>
        </m:r>
        <m:r>
          <m:rPr>
            <m:sty m:val="p"/>
          </m:rPr>
          <m:t>[</m:t>
        </m:r>
        <m:r>
          <m:t>ν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ν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rPr>
              <m:sty m:val="p"/>
            </m:rPr>
            <m:t>[</m:t>
          </m:r>
          <m:sSup>
            <m:e>
              <m:r>
                <m:t>ν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]</m:t>
          </m:r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</m:oMath>
      </m:oMathPara>
    </w:p>
    <w:bookmarkEnd w:id="2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noise-second-moment">
        <w:r>
          <w:rPr>
            <w:rStyle w:val="Hyperlink"/>
          </w:rPr>
          <w:t xml:space="preserve">Exercise 1</w:t>
        </w:r>
      </w:hyperlink>
      <w:r>
        <w:t xml:space="preserve">, worked in</w:t>
      </w:r>
      <w:r>
        <w:t xml:space="preserve"> </w:t>
      </w:r>
      <w:hyperlink w:anchor="sol-noise-second-moment">
        <w:r>
          <w:rPr>
            <w:rStyle w:val="Hyperlink"/>
          </w:rPr>
          <w:t xml:space="preserve">Solution 1</w:t>
        </w:r>
      </w:hyperlink>
      <w:r>
        <w:t xml:space="preserve">.</w:t>
      </w:r>
      <w:r>
        <w:t xml:space="preserve"> </w:t>
      </w:r>
      <w:r>
        <w:t xml:space="preserve">It rearranges</w:t>
      </w:r>
      <w:r>
        <w:t xml:space="preserve"> </w:t>
      </w:r>
      <w:hyperlink w:anchor="thm-variance">
        <w:r>
          <w:rPr>
            <w:rStyle w:val="Hyperlink"/>
          </w:rPr>
          <w:t xml:space="preserve">Theorem 3</w:t>
        </w:r>
      </w:hyperlink>
      <w:r>
        <w:t xml:space="preserve">, using</w:t>
      </w:r>
      <w:r>
        <w:t xml:space="preserve"> </w:t>
      </w:r>
      <m:oMath>
        <m:r>
          <m:rPr>
            <m:sty m:val="p"/>
          </m:rPr>
          <m:t>E</m:t>
        </m:r>
        <m:r>
          <m:rPr>
            <m:sty m:val="p"/>
          </m:rPr>
          <m:t>[</m:t>
        </m:r>
        <m:r>
          <m:t>ν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26"/>
    <w:bookmarkEnd w:id="27"/>
    <w:bookmarkStart w:id="51" w:name="variance-and-related-characteristics"/>
    <w:p>
      <w:pPr>
        <w:pStyle w:val="Heading2"/>
      </w:pPr>
      <w:r>
        <w:t xml:space="preserve">2 Variance and related characteristics</w:t>
      </w:r>
    </w:p>
    <w:bookmarkStart w:id="28" w:name="def-variance"/>
    <w:p>
      <w:pPr>
        <w:pStyle w:val="FirstParagraph"/>
      </w:pPr>
      <w:r>
        <w:rPr>
          <w:b/>
          <w:bCs/>
        </w:rPr>
        <w:t xml:space="preserve">Definition 3 (Variance)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variance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is the</w:t>
      </w:r>
      <w:r>
        <w:t xml:space="preserve"> </w:t>
      </w:r>
      <w:hyperlink r:id="rId11">
        <w:r>
          <w:rPr>
            <w:rStyle w:val="Hyperlink"/>
          </w:rPr>
          <w:t xml:space="preserve">expectation</w:t>
        </w:r>
      </w:hyperlink>
      <w:r>
        <w:t xml:space="preserve"> </w:t>
      </w:r>
      <w:r>
        <w:t xml:space="preserve">of the squared</w:t>
      </w:r>
      <w:r>
        <w:t xml:space="preserve"> </w:t>
      </w:r>
      <w:hyperlink w:anchor="def-deviation-pop-mean">
        <w:r>
          <w:rPr>
            <w:rStyle w:val="Hyperlink"/>
          </w:rPr>
          <w:t xml:space="preserve">deviation from the mean</w:t>
        </w:r>
      </w:hyperlink>
      <w:r>
        <w:t xml:space="preserve"> </w:t>
      </w:r>
      <w:r>
        <w:t xml:space="preserve">[2]</w:t>
      </w:r>
      <w:r>
        <w:t xml:space="preserve">; that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[</m:t>
              </m:r>
              <m:r>
                <m:t>δ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bookmarkEnd w:id="28"/>
    <w:bookmarkStart w:id="29" w:name="thm-variance-expanded"/>
    <w:p>
      <w:pPr>
        <w:pStyle w:val="FirstParagraph"/>
      </w:pPr>
      <w:r>
        <w:rPr>
          <w:b/>
          <w:bCs/>
        </w:rPr>
        <w:t xml:space="preserve">Theorem 2 (Variance as expected squared deviation from the mean)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bookmarkEnd w:id="2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Substituting the definition of</w:t>
      </w:r>
      <w:r>
        <w:t xml:space="preserve"> </w:t>
      </w:r>
      <m:oMath>
        <m:r>
          <m:t>δ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def-deviation-pop-mean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into</w:t>
      </w:r>
      <w:r>
        <w:t xml:space="preserve"> </w:t>
      </w:r>
      <w:hyperlink w:anchor="def-variance">
        <w:r>
          <w:rPr>
            <w:rStyle w:val="Hyperlink"/>
          </w:rPr>
          <w:t xml:space="preserve">Definition 3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[</m:t>
              </m:r>
              <m:r>
                <m:t>δ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This is the more commonly seen form of the variance definition, and</w:t>
      </w:r>
      <w:r>
        <w:t xml:space="preserve"> </w:t>
      </w:r>
      <w:r>
        <w:t xml:space="preserve">the canonical starting point in most treatments; it’s given here as a</w:t>
      </w:r>
      <w:r>
        <w:t xml:space="preserve"> </w:t>
      </w:r>
      <w:r>
        <w:t xml:space="preserve">theorem rather than the primary definition to keep</w:t>
      </w:r>
      <w:r>
        <w:t xml:space="preserve"> </w:t>
      </w:r>
      <m:oMath>
        <m:r>
          <m:t>δ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as the</w:t>
      </w:r>
      <w:r>
        <w:t xml:space="preserve"> </w:t>
      </w:r>
      <w:r>
        <w:t xml:space="preserve">definition’s single building block, matching the notation of</w:t>
      </w:r>
      <w:r>
        <w:t xml:space="preserve"> </w:t>
      </w:r>
      <w:hyperlink w:anchor="def-deviation-pop-mean">
        <w:r>
          <w:rPr>
            <w:rStyle w:val="Hyperlink"/>
          </w:rPr>
          <w:t xml:space="preserve">Definition 2</w:t>
        </w:r>
      </w:hyperlink>
      <w:r>
        <w:t xml:space="preserve">.</w:t>
      </w:r>
    </w:p>
    <w:bookmarkStart w:id="30" w:name="thm-variance"/>
    <w:p>
      <w:pPr>
        <w:pStyle w:val="BodyText"/>
      </w:pPr>
      <w:r>
        <w:rPr>
          <w:b/>
          <w:bCs/>
        </w:rPr>
        <w:t xml:space="preserve">Theorem 3 (Simplified expression for variance)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−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30"/>
    <w:p>
      <w:pPr>
        <w:pStyle w:val="FirstParagraph"/>
      </w:pPr>
      <w:del w:id="3" w:author="PR Preview" w:date="2026-01-01T00:00:00Z">
        <w:r>
          <w:rPr>
            <w:i/>
            <w:iCs/>
          </w:rPr>
          <w:delText xml:space="preserve">Proof</w:delText>
        </w:r>
      </w:del>
      <w:del w:id="4" w:author="PR Preview" w:date="2026-01-01T00:00:00Z">
        <w:r>
          <w:delText xml:space="preserve">. </w:delText>
        </w:r>
      </w:del>
      <w:del w:id="5" w:author="PR Preview" w:date="2026-01-01T00:00:00Z">
        <w:r>
          <w:delText xml:space="preserve">By</w:delText>
        </w:r>
      </w:del>
      <w:del w:id="6" w:author="PR Preview" w:date="2026-01-01T00:00:00Z">
        <w:r>
          <w:delText xml:space="preserve"> </w:delText>
        </w:r>
      </w:del>
      <w:hyperlink r:id="rId31">
        <w:del w:id="7" w:author="PR Preview" w:date="2026-01-01T00:00:00Z">
          <w:r>
            <w:rPr>
              <w:rStyle w:val="Hyperlink"/>
            </w:rPr>
            <w:delText xml:space="preserve">linearity of expectation</w:delText>
          </w:r>
        </w:del>
      </w:hyperlink>
      <w:del w:id="8" w:author="PR Preview" w:date="2026-01-01T00:00:00Z">
        <w:r>
          <w:delText xml:space="preserve">,</w:delText>
        </w:r>
      </w:del>
      <w:del w:id="9" w:author="PR Preview" w:date="2026-01-01T00:00:00Z">
        <w:r>
          <w:delText xml:space="preserve"> </w:delText>
        </w:r>
      </w:del>
      <w:del w:id="10" w:author="PR Preview" w:date="2026-01-01T00:00:00Z">
        <w:r>
          <w:delText xml:space="preserve">with</w:delText>
        </w:r>
      </w:del>
      <w:del w:id="11" w:author="PR Preview" w:date="2026-01-01T00:00:00Z">
        <w:r>
          <w:delText xml:space="preserve"> </w:delText>
        </w:r>
      </w:del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del w:id="12" w:author="PR Preview" w:date="2026-01-01T00:00:00Z">
        <w:r>
          <w:delText xml:space="preserve"> </w:delText>
        </w:r>
      </w:del>
      <w:del w:id="13" w:author="PR Preview" w:date="2026-01-01T00:00:00Z">
        <w:r>
          <w:delText xml:space="preserve">treated as a constant:</w:delText>
        </w:r>
      </w:del>
    </w:p>
    <w:p>
      <w:pPr>
        <w:pStyle w:val="FirstParagraph"/>
      </w:pPr>
      <w:ins w:id="14" w:author="PR Preview" w:date="2026-01-01T00:00:00Z">
        <w:r>
          <w:rPr>
            <w:i/>
            <w:iCs/>
          </w:rPr>
          <w:t xml:space="preserve">Proof</w:t>
        </w:r>
      </w:ins>
      <w:ins w:id="15" w:author="PR Preview" w:date="2026-01-01T00:00:00Z">
        <w:r>
          <w:t xml:space="preserve">. </w:t>
        </w:r>
      </w:ins>
      <w:ins w:id="16" w:author="PR Preview" w:date="2026-01-01T00:00:00Z">
        <w:r>
          <w:t xml:space="preserve">Let</w:t>
        </w:r>
      </w:ins>
      <w:ins w:id="17" w:author="PR Preview" w:date="2026-01-01T00:00:00Z">
        <w:r>
          <w:t xml:space="preserve"> </w:t>
        </w:r>
      </w:ins>
      <m:oMath>
        <m:r>
          <m:t>μ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ins w:id="18" w:author="PR Preview" w:date="2026-01-01T00:00:00Z">
        <w:r>
          <w:t xml:space="preserve"> </w:t>
        </w:r>
      </w:ins>
      <w:ins w:id="19" w:author="PR Preview" w:date="2026-01-01T00:00:00Z">
        <w:r>
          <w:t xml:space="preserve">be the</w:t>
        </w:r>
      </w:ins>
      <w:ins w:id="20" w:author="PR Preview" w:date="2026-01-01T00:00:00Z">
        <w:r>
          <w:t xml:space="preserve"> </w:t>
        </w:r>
      </w:ins>
      <w:hyperlink r:id="rId11">
        <w:ins w:id="21" w:author="PR Preview" w:date="2026-01-01T00:00:00Z">
          <w:r>
            <w:rPr>
              <w:rStyle w:val="Hyperlink"/>
            </w:rPr>
            <w:t xml:space="preserve">population mean</w:t>
          </w:r>
        </w:ins>
      </w:hyperlink>
      <w:ins w:id="22" w:author="PR Preview" w:date="2026-01-01T00:00:00Z">
        <w:r>
          <w:t xml:space="preserve"> </w:t>
        </w:r>
      </w:ins>
      <w:ins w:id="23" w:author="PR Preview" w:date="2026-01-01T00:00:00Z">
        <w:r>
          <w:t xml:space="preserve">of</w:t>
        </w:r>
      </w:ins>
      <w:ins w:id="24" w:author="PR Preview" w:date="2026-01-01T00:00:00Z">
        <w:r>
          <w:t xml:space="preserve"> </w:t>
        </w:r>
      </w:ins>
      <m:oMath>
        <m:r>
          <m:t>X</m:t>
        </m:r>
      </m:oMath>
      <w:ins w:id="25" w:author="PR Preview" w:date="2026-01-01T00:00:00Z">
        <w:r>
          <w:t xml:space="preserve">.</w:t>
        </w:r>
      </w:ins>
      <w:ins w:id="26" w:author="PR Preview" w:date="2026-01-01T00:00:00Z">
        <w:r>
          <w:t xml:space="preserve"> </w:t>
        </w:r>
      </w:ins>
      <w:ins w:id="27" w:author="PR Preview" w:date="2026-01-01T00:00:00Z">
        <w:r>
          <w:t xml:space="preserve">It is a constant, so</w:t>
        </w:r>
      </w:ins>
      <w:ins w:id="28" w:author="PR Preview" w:date="2026-01-01T00:00:00Z">
        <w:r>
          <w:t xml:space="preserve"> </w:t>
        </w:r>
      </w:ins>
      <w:hyperlink r:id="rId31">
        <w:ins w:id="29" w:author="PR Preview" w:date="2026-01-01T00:00:00Z">
          <w:r>
            <w:rPr>
              <w:rStyle w:val="Hyperlink"/>
            </w:rPr>
            <w:t xml:space="preserve">linearity of expectation</w:t>
          </w:r>
        </w:ins>
      </w:hyperlink>
      <w:ins w:id="30" w:author="PR Preview" w:date="2026-01-01T00:00:00Z">
        <w:r>
          <w:t xml:space="preserve"> </w:t>
        </w:r>
      </w:ins>
      <w:ins w:id="31" w:author="PR Preview" w:date="2026-01-01T00:00:00Z">
        <w:r>
          <w:t xml:space="preserve">applies with</w:t>
        </w:r>
      </w:ins>
      <w:ins w:id="32" w:author="PR Preview" w:date="2026-01-01T00:00:00Z">
        <w:r>
          <w:t xml:space="preserve"> </w:t>
        </w:r>
      </w:ins>
      <m:oMath>
        <m:r>
          <m:t>μ</m:t>
        </m:r>
      </m:oMath>
      <w:ins w:id="33" w:author="PR Preview" w:date="2026-01-01T00:00:00Z">
        <w:r>
          <w:t xml:space="preserve"> </w:t>
        </w:r>
      </w:ins>
      <w:ins w:id="34" w:author="PR Preview" w:date="2026-01-01T00:00:00Z">
        <w:r>
          <w:t xml:space="preserve">as a coefficient: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[</m:t>
                  </m:r>
                  <m:r>
                    <m:t>δ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sSup>
                    <m:e>
                      <m:r>
                        <m:rPr>
                          <m:sty m:val="p"/>
                        </m:rPr>
                        <m:t>]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deviation from the population mean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X</m:t>
                  </m:r>
                  <m:r>
                    <m:t>μ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μ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binomial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μ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expectation; </m:t>
              </m:r>
              <m:r>
                <m:t>μ</m:t>
              </m:r>
              <m:r>
                <m:rPr>
                  <m:nor/>
                  <m:sty m:val="p"/>
                </m:rPr>
                <m:t> is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33" w:name="exm-variance-bernoulli"/>
    <w:p>
      <w:pPr>
        <w:pStyle w:val="FirstParagraph"/>
      </w:pPr>
      <w:r>
        <w:rPr>
          <w:b/>
          <w:bCs/>
        </w:rPr>
        <w:t xml:space="preserve">Example 3 (Variance of a Bernoulli random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(both computed on the</w:t>
      </w:r>
      <w:r>
        <w:t xml:space="preserve"> </w:t>
      </w:r>
      <w:hyperlink r:id="rId32">
        <w:r>
          <w:rPr>
            <w:rStyle w:val="Hyperlink"/>
          </w:rPr>
          <w:t xml:space="preserve">expectation page</w:t>
        </w:r>
      </w:hyperlink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(simplified expression for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π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(factor)</m:t>
              </m:r>
            </m:e>
          </m:eqArr>
        </m:oMath>
      </m:oMathPara>
    </w:p>
    <w:p>
      <w:pPr>
        <w:pStyle w:val="FirstParagraph"/>
      </w:pPr>
      <w:r>
        <w:t xml:space="preserve">For a fair coin (</w:t>
      </w:r>
      <m:oMath>
        <m:r>
          <m:t>π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),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</w:p>
    <w:bookmarkEnd w:id="33"/>
    <w:bookmarkStart w:id="35" w:name="def-cond-variance"/>
    <w:p>
      <w:pPr>
        <w:pStyle w:val="BodyText"/>
      </w:pPr>
      <w:r>
        <w:rPr>
          <w:b/>
          <w:bCs/>
        </w:rPr>
        <w:t xml:space="preserve">Definition 4 (Conditional variance)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variance</w:t>
      </w:r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the variance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under its conditional distribution 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Evaluating this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gives the random variable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just as the</w:t>
      </w:r>
      <w:r>
        <w:t xml:space="preserve"> </w:t>
      </w:r>
      <w:hyperlink r:id="rId34">
        <w:r>
          <w:rPr>
            <w:rStyle w:val="Hyperlink"/>
          </w:rPr>
          <w:t xml:space="preserve">conditional expectation function</w:t>
        </w:r>
      </w:hyperlink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comes from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.</w:t>
      </w:r>
    </w:p>
    <w:bookmarkEnd w:id="35"/>
    <w:bookmarkStart w:id="37" w:name="exm-cond-variance"/>
    <w:p>
      <w:pPr>
        <w:pStyle w:val="BodyText"/>
      </w:pPr>
      <w:r>
        <w:rPr>
          <w:b/>
          <w:bCs/>
        </w:rPr>
        <w:t xml:space="preserve">Example 4 (Conditional variance of a binary outcome)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have the joint PMF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0.2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0.3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0.4</m:t>
        </m:r>
      </m:oMath>
      <w:r>
        <w:t xml:space="preserve"> </w:t>
      </w:r>
      <w:r>
        <w:t xml:space="preserve">(the table in the</w:t>
      </w:r>
      <w:r>
        <w:t xml:space="preserve"> </w:t>
      </w:r>
      <w:hyperlink r:id="rId36">
        <w:r>
          <w:rPr>
            <w:rStyle w:val="Hyperlink"/>
          </w:rPr>
          <w:t xml:space="preserve">expectation page’s exercise</w:t>
        </w:r>
      </w:hyperlink>
      <w:r>
        <w:t xml:space="preserve">).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binary 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0.3</m:t>
              </m:r>
              <m:r>
                <m:rPr>
                  <m:sty m:val="p"/>
                </m:rPr>
                <m:t>/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0.6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0.6</m:t>
        </m:r>
      </m:oMath>
      <w:r>
        <w:t xml:space="preserve">, and by</w:t>
      </w:r>
      <w:r>
        <w:t xml:space="preserve"> </w:t>
      </w:r>
      <w:hyperlink w:anchor="def-cond-variance">
        <w:r>
          <w:rPr>
            <w:rStyle w:val="Hyperlink"/>
          </w:rPr>
          <w:t xml:space="preserve">Definition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0.6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0.4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0.6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0.144</m:t>
              </m:r>
              <m:r>
                <m:rPr>
                  <m:sty m:val="p"/>
                </m:rPr>
                <m:t>+</m:t>
              </m:r>
              <m:r>
                <m:t>0.096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The same steps 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0.4</m:t>
              </m:r>
              <m:r>
                <m:rPr>
                  <m:sty m:val="p"/>
                </m:rPr>
                <m:t>/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</m:t>
              </m:r>
            </m:e>
          </m:eqArr>
        </m:oMath>
      </m:oMathPara>
    </w:p>
    <w:p>
      <w:pPr>
        <w:pStyle w:val="FirstParagraph"/>
      </w:pPr>
      <w:r>
        <w:t xml:space="preserve">give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0.2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0.8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0.8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7"/>
    <w:bookmarkStart w:id="38" w:name="def-homosked"/>
    <w:p>
      <w:pPr>
        <w:pStyle w:val="FirstParagraph"/>
      </w:pPr>
      <w:r>
        <w:rPr>
          <w:b/>
          <w:bCs/>
        </w:rPr>
        <w:t xml:space="preserve">Definition 5 (Homoskedasticity)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homoskedastic</w:t>
      </w:r>
      <w:r>
        <w:t xml:space="preserve"> </w:t>
      </w:r>
      <w:r>
        <w:t xml:space="preserve">with respect to a random variable (or vector)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if the</w:t>
      </w:r>
      <w:r>
        <w:t xml:space="preserve"> </w:t>
      </w:r>
      <w:hyperlink w:anchor="def-cond-variance">
        <w:r>
          <w:rPr>
            <w:rStyle w:val="Hyperlink"/>
          </w:rPr>
          <w:t xml:space="preserve">conditional variance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the same for every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t> </m:t>
          </m:r>
          <m:r>
            <m:rPr>
              <m:nor/>
              <m:sty m:val="p"/>
            </m:rPr>
            <m:t>for all </m:t>
          </m:r>
          <m:r>
            <m:t>x</m:t>
          </m:r>
        </m:oMath>
      </m:oMathPara>
    </w:p>
    <w:p>
      <w:pPr>
        <w:pStyle w:val="FirstParagraph"/>
      </w:pPr>
      <w:r>
        <w:t xml:space="preserve">for some constant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38"/>
    <w:bookmarkStart w:id="39" w:name="exm-homosked"/>
    <w:p>
      <w:pPr>
        <w:pStyle w:val="BodyText"/>
      </w:pPr>
      <w:r>
        <w:rPr>
          <w:b/>
          <w:bCs/>
        </w:rPr>
        <w:t xml:space="preserve">Example 5 (A homoskedastic total)</w:t>
      </w:r>
      <w:r>
        <w:t xml:space="preserve"> </w:t>
      </w:r>
      <w:r>
        <w:t xml:space="preserve">Flip two fair coins, 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indicate heads on the first,</w:t>
      </w:r>
      <w:r>
        <w:t xml:space="preserve"> </w:t>
      </w:r>
      <w:r>
        <w:t xml:space="preserve">and 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the total number of heads.</w:t>
      </w:r>
      <w:r>
        <w:t xml:space="preserve"> </w:t>
      </w:r>
      <w:r>
        <w:t xml:space="preserve">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each;</w:t>
      </w:r>
      <w:r>
        <w:t xml:space="preserve"> </w:t>
      </w:r>
      <w:r>
        <w:t xml:space="preserve">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each.</w:t>
      </w:r>
      <w:r>
        <w:t xml:space="preserve"> </w:t>
      </w:r>
      <w:r>
        <w:t xml:space="preserve">Either way,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away from its conditional mean with probability 1,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homoskedastic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 with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</w:p>
    <w:bookmarkEnd w:id="39"/>
    <w:bookmarkStart w:id="40" w:name="def-heterosked"/>
    <w:p>
      <w:pPr>
        <w:pStyle w:val="BodyText"/>
      </w:pPr>
      <w:r>
        <w:rPr>
          <w:b/>
          <w:bCs/>
        </w:rPr>
        <w:t xml:space="preserve">Definition 6 (Heteroskedasticity)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heteroskedastic</w:t>
      </w:r>
      <w:r>
        <w:t xml:space="preserve"> </w:t>
      </w:r>
      <w:r>
        <w:t xml:space="preserve">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if it is not</w:t>
      </w:r>
      <w:r>
        <w:t xml:space="preserve"> </w:t>
      </w:r>
      <w:hyperlink w:anchor="def-homosked">
        <w:r>
          <w:rPr>
            <w:rStyle w:val="Hyperlink"/>
          </w:rPr>
          <w:t xml:space="preserve">homoskedastic</w:t>
        </w:r>
      </w:hyperlink>
      <w:r>
        <w:t xml:space="preserve"> </w:t>
      </w:r>
      <w:r>
        <w:t xml:space="preserve">with respect to</w:t>
      </w:r>
      <w:r>
        <w:t xml:space="preserve"> </w:t>
      </w:r>
      <m:oMath>
        <m:r>
          <m:t>X</m:t>
        </m:r>
      </m:oMath>
      <w:r>
        <w:t xml:space="preserve">:</w:t>
      </w:r>
      <w:r>
        <w:t xml:space="preserve"> </w:t>
      </w:r>
      <w:r>
        <w:t xml:space="preserve">that is, if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differs between some values of</w:t>
      </w:r>
      <w:r>
        <w:t xml:space="preserve"> </w:t>
      </w:r>
      <m:oMath>
        <m:r>
          <m:t>x</m:t>
        </m:r>
      </m:oMath>
      <w:r>
        <w:t xml:space="preserve">.</w:t>
      </w:r>
    </w:p>
    <w:bookmarkEnd w:id="40"/>
    <w:bookmarkStart w:id="41" w:name="exm-heterosked"/>
    <w:p>
      <w:pPr>
        <w:pStyle w:val="BodyText"/>
      </w:pPr>
      <w:r>
        <w:rPr>
          <w:b/>
          <w:bCs/>
        </w:rPr>
        <w:t xml:space="preserve">Example 6 (A heteroskedastic binary outcome)</w:t>
      </w:r>
      <w:r>
        <w:t xml:space="preserve"> </w:t>
      </w:r>
      <w:r>
        <w:t xml:space="preserve">In</w:t>
      </w:r>
      <w:r>
        <w:t xml:space="preserve"> </w:t>
      </w:r>
      <w:hyperlink w:anchor="exm-cond-variance">
        <w:r>
          <w:rPr>
            <w:rStyle w:val="Hyperlink"/>
          </w:rPr>
          <w:t xml:space="preserve">Example 4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0.24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0.16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heteroskedastic with respect to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More generally, a binary outcome 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has conditional variance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 is homoskedastic only if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takes at most two values,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π</m:t>
        </m:r>
      </m:oMath>
      <w:r>
        <w:t xml:space="preserve">, for some</w:t>
      </w:r>
      <w:r>
        <w:t xml:space="preserve"> </w:t>
      </w:r>
      <m:oMath>
        <m:r>
          <m:t>π</m:t>
        </m:r>
      </m:oMath>
      <w:r>
        <w:t xml:space="preserve">.</w:t>
      </w:r>
    </w:p>
    <w:bookmarkEnd w:id="41"/>
    <w:bookmarkStart w:id="42" w:name="thm-total-variance"/>
    <w:p>
      <w:pPr>
        <w:pStyle w:val="BodyText"/>
      </w:pPr>
      <w:r>
        <w:rPr>
          <w:b/>
          <w:bCs/>
        </w:rPr>
        <w:t xml:space="preserve">Theorem 4 (Law of total variance)</w:t>
      </w:r>
      <w:r>
        <w:t xml:space="preserve"> </w:t>
      </w:r>
      <w:r>
        <w:t xml:space="preserve">For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bookmarkEnd w:id="4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r>
          <m:t>μ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m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Adding and subtracting</w:t>
      </w:r>
      <w:r>
        <w:t xml:space="preserve"> </w:t>
      </w:r>
      <m:oMath>
        <m:r>
          <m:t>m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inside the deviation and expanding the square: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e>
                      </m:d>
                      <m:r>
                        <m:t>​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square; linearity of expectation)</m:t>
              </m:r>
            </m:e>
          </m:eqArr>
        </m:oMath>
      </m:oMathPara>
    </w:p>
    <w:p>
      <w:pPr>
        <w:pStyle w:val="FirstParagraph"/>
      </w:pPr>
      <w:r>
        <w:t xml:space="preserve">The three terms are handled separately,</w:t>
      </w:r>
      <w:r>
        <w:t xml:space="preserve"> </w:t>
      </w:r>
      <w:r>
        <w:t xml:space="preserve">each using the</w:t>
      </w:r>
      <w:r>
        <w:t xml:space="preserve"> </w:t>
      </w:r>
      <w:hyperlink r:id="rId43">
        <w:r>
          <w:rPr>
            <w:rStyle w:val="Hyperlink"/>
          </w:rPr>
          <w:t xml:space="preserve">law of iterated expectations</w:t>
        </w:r>
      </w:hyperlink>
      <w:r>
        <w:t xml:space="preserve">,</w:t>
      </w:r>
      <w:r>
        <w:t xml:space="preserve"> </w:t>
      </w:r>
      <w:r>
        <w:t xml:space="preserve">applied to a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(</w:t>
      </w:r>
      <w:hyperlink r:id="rId44">
        <w:r>
          <w:rPr>
            <w:rStyle w:val="Hyperlink"/>
          </w:rPr>
          <w:t xml:space="preserve">conditional expectation of a function</w:t>
        </w:r>
      </w:hyperlink>
      <w:r>
        <w:t xml:space="preserve">).</w:t>
      </w:r>
      <w:r>
        <w:t xml:space="preserve"> </w:t>
      </w:r>
      <w:r>
        <w:t xml:space="preserve">The third term also uses two facts about conditional expectations:</w:t>
      </w:r>
      <w:r>
        <w:t xml:space="preserve"> </w:t>
      </w:r>
      <w:r>
        <w:t xml:space="preserve">a</w:t>
      </w:r>
      <w:r>
        <w:t xml:space="preserve"> </w:t>
      </w:r>
      <w:hyperlink r:id="rId45">
        <w:r>
          <w:rPr>
            <w:rStyle w:val="Hyperlink"/>
          </w:rPr>
          <w:t xml:space="preserve">function of</w:t>
        </w:r>
        <w:r>
          <w:rPr>
            <w:rStyle w:val="Hyperlink"/>
          </w:rPr>
          <w:t xml:space="preserve"> </w:t>
        </w:r>
        <m:oMath>
          <m:r>
            <m:t>X</m:t>
          </m:r>
        </m:oMath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factors out of a conditional expectation given</w:t>
        </w:r>
        <w:r>
          <w:rPr>
            <w:rStyle w:val="Hyperlink"/>
          </w:rPr>
          <w:t xml:space="preserve"> </w:t>
        </w:r>
        <m:oMath>
          <m:r>
            <m:t>X</m:t>
          </m:r>
        </m:oMath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46">
        <w:r>
          <w:rPr>
            <w:rStyle w:val="Hyperlink"/>
          </w:rPr>
          <w:t xml:space="preserve">conditional expectation is linear</w:t>
        </w:r>
      </w:hyperlink>
      <w:r>
        <w:t xml:space="preserve">.</w:t>
      </w:r>
    </w:p>
    <w:p>
      <w:pPr>
        <w:pStyle w:val="BodyText"/>
      </w:pPr>
      <w:r>
        <w:t xml:space="preserve">First term: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Y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m</m:t>
                              </m:r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iterated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variance)</m:t>
              </m:r>
            </m:e>
          </m:eqArr>
        </m:oMath>
      </m:oMathPara>
    </w:p>
    <w:p>
      <w:pPr>
        <w:pStyle w:val="FirstParagraph"/>
      </w:pPr>
      <w:r>
        <w:t xml:space="preserve">Second term: by the law of iterated expectations,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m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sty m:val="p"/>
                            </m:rPr>
                            <m:t>E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r>
                                <m:t>m</m:t>
                              </m:r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m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m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Third term: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iterated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function of </m:t>
              </m:r>
              <m:r>
                <m:t>X</m:t>
              </m:r>
              <m:r>
                <m:rPr>
                  <m:nor/>
                  <m:sty m:val="p"/>
                </m:rPr>
                <m:t> factors out, with 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⋅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⋅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with </m:t>
              </m:r>
              <m:r>
                <m:t>g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⋅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constant)</m:t>
              </m:r>
            </m:e>
          </m:eqArr>
        </m:oMath>
      </m:oMathPara>
    </w:p>
    <w:p>
      <w:pPr>
        <w:pStyle w:val="FirstParagraph"/>
      </w:pPr>
      <w:r>
        <w:t xml:space="preserve">Substituting the three terms: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three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Alternate names include: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variance formula</w:t>
      </w:r>
      <w:r>
        <w:t xml:space="preserve">,</w:t>
      </w:r>
      <w:r>
        <w:t xml:space="preserve"> </w:t>
      </w:r>
      <w:r>
        <w:rPr>
          <w:b/>
          <w:bCs/>
        </w:rPr>
        <w:t xml:space="preserve">Eve’s law</w:t>
      </w:r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variance decomposition formula</w:t>
      </w:r>
      <w:r>
        <w:t xml:space="preserve">.</w:t>
      </w:r>
    </w:p>
    <w:bookmarkStart w:id="47" w:name="exm-total-variance"/>
    <w:p>
      <w:pPr>
        <w:pStyle w:val="BodyText"/>
      </w:pPr>
      <w:r>
        <w:rPr>
          <w:b/>
          <w:bCs/>
        </w:rPr>
        <w:t xml:space="preserve">Example 7 (Decomposing the variance of a binary outcome)</w:t>
      </w:r>
      <w:r>
        <w:t xml:space="preserve"> </w:t>
      </w:r>
      <w:r>
        <w:t xml:space="preserve">Continuing</w:t>
      </w:r>
      <w:r>
        <w:t xml:space="preserve"> </w:t>
      </w:r>
      <w:hyperlink w:anchor="exm-cond-variance">
        <w:r>
          <w:rPr>
            <w:rStyle w:val="Hyperlink"/>
          </w:rPr>
          <w:t xml:space="preserve">Example 4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0.6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0.8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E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∣</m:t>
                </m:r>
                <m:r>
                  <m:t>X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0.7</m:t>
        </m:r>
      </m:oMath>
      <w:r>
        <w:t xml:space="preserve">, and by</w:t>
      </w:r>
      <w:r>
        <w:t xml:space="preserve"> </w:t>
      </w:r>
      <w:hyperlink w:anchor="thm-total-variance">
        <w:r>
          <w:rPr>
            <w:rStyle w:val="Hyperlink"/>
          </w:rPr>
          <w:t xml:space="preserve">Theorem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0.24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0.16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(average the conditional variances)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0.20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0.6</m:t>
              </m:r>
              <m:r>
                <m:rPr>
                  <m:sty m:val="p"/>
                </m:rPr>
                <m:t>−</m:t>
              </m:r>
              <m:r>
                <m:t>0.7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0.8</m:t>
              </m:r>
              <m:r>
                <m:rPr>
                  <m:sty m:val="p"/>
                </m:rPr>
                <m:t>−</m:t>
              </m:r>
              <m:r>
                <m:t>0.7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the conditional means)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0.20</m:t>
              </m:r>
              <m:r>
                <m:rPr>
                  <m:sty m:val="p"/>
                </m:rPr>
                <m:t>+</m:t>
              </m:r>
              <m:r>
                <m:t>0.01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0.21</m:t>
              </m:r>
            </m:e>
          </m:eqArr>
        </m:oMath>
      </m:oMathPara>
    </w:p>
    <w:p>
      <w:pPr>
        <w:pStyle w:val="FirstParagraph"/>
      </w:pPr>
      <w:r>
        <w:t xml:space="preserve">As a check,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Bernoulli 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0.3</m:t>
              </m:r>
              <m:r>
                <m:rPr>
                  <m:sty m:val="p"/>
                </m:rPr>
                <m:t>+</m:t>
              </m:r>
              <m:r>
                <m:t>0.4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0.7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by</w:t>
      </w:r>
      <w:r>
        <w:t xml:space="preserve"> </w:t>
      </w:r>
      <w:hyperlink w:anchor="exm-variance-bernoulli">
        <w:r>
          <w:rPr>
            <w:rStyle w:val="Hyperlink"/>
          </w:rPr>
          <w:t xml:space="preserve">Example 3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0.7</m:t>
              </m:r>
              <m:r>
                <m:rPr>
                  <m:sty m:val="p"/>
                </m:rPr>
                <m:t>⋅</m:t>
              </m:r>
              <m:r>
                <m:t>0.3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47"/>
    <w:bookmarkStart w:id="48" w:name="def-precision"/>
    <w:p>
      <w:pPr>
        <w:pStyle w:val="FirstParagraph"/>
      </w:pPr>
      <w:r>
        <w:rPr>
          <w:b/>
          <w:bCs/>
        </w:rPr>
        <w:t xml:space="preserve">Definition 7 (Precision)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precision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X</m:t>
        </m:r>
      </m:oMath>
      <w:r>
        <w:t xml:space="preserve">, often denoted</w:t>
      </w:r>
      <w:r>
        <w:t xml:space="preserve"> </w:t>
      </w:r>
      <m:oMath>
        <m:r>
          <m:t>τ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t>τ</m:t>
            </m:r>
          </m:e>
          <m:sub>
            <m:r>
              <m:t>X</m:t>
            </m:r>
          </m:sub>
        </m:sSub>
      </m:oMath>
      <w:r>
        <w:t xml:space="preserve">, or shorthanded as</w:t>
      </w:r>
      <w:r>
        <w:t xml:space="preserve"> </w:t>
      </w:r>
      <m:oMath>
        <m:r>
          <m:t>τ</m:t>
        </m:r>
      </m:oMath>
      <w:r>
        <w:t xml:space="preserve">, is</w:t>
      </w:r>
      <w:r>
        <w:t xml:space="preserve"> </w:t>
      </w:r>
      <w:r>
        <w:t xml:space="preserve">the inverse of that random variable’s</w:t>
      </w:r>
      <w:r>
        <w:t xml:space="preserve"> </w:t>
      </w:r>
      <w:hyperlink w:anchor="def-variance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(for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); that is:</w:t>
      </w:r>
    </w:p>
    <w:p>
      <w:pPr>
        <w:pStyle w:val="BodyText"/>
      </w:pPr>
      <m:oMathPara>
        <m:oMathParaPr>
          <m:jc m:val="center"/>
        </m:oMathParaPr>
        <m:oMath>
          <m:r>
            <m:t>τ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</m:oMath>
      </m:oMathPara>
    </w:p>
    <w:bookmarkEnd w:id="48"/>
    <w:bookmarkStart w:id="49" w:name="def-sd"/>
    <w:p>
      <w:pPr>
        <w:pStyle w:val="FirstParagraph"/>
      </w:pPr>
      <w:r>
        <w:rPr>
          <w:b/>
          <w:bCs/>
        </w:rPr>
        <w:t xml:space="preserve">Definition 8 (Standard deviation)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standard deviation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square root of the</w:t>
      </w:r>
      <w:r>
        <w:t xml:space="preserve"> </w:t>
      </w:r>
      <w:hyperlink w:anchor="def-variance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SD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e>
          </m:rad>
        </m:oMath>
      </m:oMathPara>
    </w:p>
    <w:bookmarkEnd w:id="49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standard deviation is on the same scale as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itself</w:t>
      </w:r>
      <w:r>
        <w:t xml:space="preserve"> </w:t>
      </w:r>
      <w:r>
        <w:t xml:space="preserve">(unlike the variance, which is on the scale of</w:t>
      </w:r>
      <w:r>
        <w:t xml:space="preserve"> </w:t>
      </w:r>
      <m:oMath>
        <m:r>
          <m:t>X</m:t>
        </m:r>
      </m:oMath>
      <w:r>
        <w:t xml:space="preserve">’s square),</w:t>
      </w:r>
      <w:r>
        <w:t xml:space="preserve"> </w:t>
      </w:r>
      <w:r>
        <w:t xml:space="preserve">which is why it is often the preferred measure of spread when reporting results.</w:t>
      </w:r>
    </w:p>
    <w:bookmarkStart w:id="50" w:name="exm-sd"/>
    <w:p>
      <w:pPr>
        <w:pStyle w:val="BodyText"/>
      </w:pPr>
      <w:r>
        <w:rPr>
          <w:b/>
          <w:bCs/>
        </w:rPr>
        <w:t xml:space="preserve">Example 8 (Precision and standard deviation of a fair coin flip)</w:t>
      </w:r>
      <w:r>
        <w:t xml:space="preserve"> </w:t>
      </w:r>
      <w:r>
        <w:t xml:space="preserve">In</w:t>
      </w:r>
      <w:r>
        <w:t xml:space="preserve"> </w:t>
      </w:r>
      <w:hyperlink w:anchor="exm-variance-bernoulli">
        <w:r>
          <w:rPr>
            <w:rStyle w:val="Hyperlink"/>
          </w:rPr>
          <w:t xml:space="preserve">Example 3</w:t>
        </w:r>
      </w:hyperlink>
      <w:r>
        <w:t xml:space="preserve">, a fair coin flip has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,</w:t>
      </w:r>
      <w:r>
        <w:t xml:space="preserve"> </w:t>
      </w:r>
      <w:r>
        <w:t xml:space="preserve">so its precision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τ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pStyle w:val="FirstParagraph"/>
      </w:pPr>
      <w:r>
        <w:t xml:space="preserve">and its standard deviation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4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50"/>
    <w:bookmarkEnd w:id="51"/>
    <w:bookmarkStart w:id="58" w:name="sec-best-constant-prediction"/>
    <w:p>
      <w:pPr>
        <w:pStyle w:val="Heading2"/>
      </w:pPr>
      <w:r>
        <w:t xml:space="preserve">3 The best constant prediction</w:t>
      </w:r>
    </w:p>
    <w:bookmarkStart w:id="53" w:name="thm-constant-prediction-decompose"/>
    <w:p>
      <w:pPr>
        <w:pStyle w:val="FirstParagraph"/>
      </w:pPr>
      <w:r>
        <w:rPr>
          <w:b/>
          <w:bCs/>
        </w:rPr>
        <w:t xml:space="preserve">Theorem 5 (Expected squared error of a constant prediction)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a random variable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finite variance.</w:t>
      </w:r>
      <w:r>
        <w:t xml:space="preserve"> </w:t>
      </w:r>
      <w:r>
        <w:t xml:space="preserve">Then for every number</w:t>
      </w:r>
      <w:r>
        <w:t xml:space="preserve"> </w:t>
      </w:r>
      <m:oMath>
        <m:r>
          <m:t>c</m:t>
        </m:r>
      </m:oMath>
      <w:r>
        <w:t xml:space="preserve">,</w:t>
      </w:r>
    </w:p>
    <w:p>
      <w:pPr>
        <w:pStyle w:val="BodyText"/>
      </w:pPr>
      <w:bookmarkStart w:id="52" w:name="eq-constant-prediction-decompose"/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c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+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−</m:t>
                  </m:r>
                  <m:r>
                    <m:t>c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52"/>
    </w:p>
    <w:bookmarkEnd w:id="5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Add and subtract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inside the square,</w:t>
      </w:r>
      <w:r>
        <w:t xml:space="preserve"> </w:t>
      </w:r>
      <w:r>
        <w:t xml:space="preserve">expand it,</w:t>
      </w:r>
      <w:r>
        <w:t xml:space="preserve"> </w:t>
      </w:r>
      <w:r>
        <w:t xml:space="preserve">and take the expectation term by term: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c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μ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c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μ</m:t>
                  </m:r>
                  <m:r>
                    <m:rPr>
                      <m:sty m:val="p"/>
                    </m:rPr>
                    <m:t>−</m:t>
                  </m:r>
                  <m:r>
                    <m:t>c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μ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c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c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expectation; </m:t>
              </m:r>
              <m:r>
                <m:t>μ</m:t>
              </m:r>
              <m:r>
                <m:rPr>
                  <m:nor/>
                  <m:sty m:val="p"/>
                </m:rPr>
                <m:t> and </m:t>
              </m:r>
              <m:r>
                <m:t>c</m:t>
              </m:r>
              <m:r>
                <m:rPr>
                  <m:nor/>
                  <m:sty m:val="p"/>
                </m:rPr>
                <m:t> are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c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as expected squared deviation)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c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c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(zero times a number)</m:t>
              </m:r>
            </m:e>
          </m:eqArr>
        </m:oMath>
      </m:oMathPara>
    </w:p>
    <w:bookmarkStart w:id="55" w:name="cor-best-constant"/>
    <w:p>
      <w:pPr>
        <w:pStyle w:val="FirstParagraph"/>
      </w:pPr>
      <w:r>
        <w:rPr>
          <w:b/>
          <w:bCs/>
        </w:rPr>
        <w:t xml:space="preserve">Corollary 1 (The mean is the best constant prediction under squared error)</w:t>
      </w:r>
      <w:r>
        <w:t xml:space="preserve"> </w:t>
      </w:r>
      <w:r>
        <w:t xml:space="preserve">Under the assumptions of</w:t>
      </w:r>
      <w:r>
        <w:t xml:space="preserve"> </w:t>
      </w:r>
      <w:hyperlink w:anchor="thm-constant-prediction-decompose">
        <w:r>
          <w:rPr>
            <w:rStyle w:val="Hyperlink"/>
          </w:rPr>
          <w:t xml:space="preserve">Theorem 5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c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</m:lim>
          </m:limLow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c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μ</m:t>
              </m:r>
            </m:e>
          </m:d>
          <m:r>
            <m:t>​</m:t>
          </m:r>
          <m:r>
            <m:t> </m:t>
          </m:r>
          <m:r>
            <m:rPr>
              <m:nor/>
              <m:sty m:val="p"/>
            </m:rPr>
            <m:t>and</m:t>
          </m:r>
          <m:r>
            <m:t> 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c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</m:lim>
          </m:limLow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c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arg</m:t>
        </m:r>
        <m:r>
          <m:rPr>
            <m:sty m:val="p"/>
          </m:rPr>
          <m:t>min</m:t>
        </m:r>
      </m:oMath>
      <w:r>
        <w:t xml:space="preserve"> </w:t>
      </w:r>
      <w:r>
        <w:t xml:space="preserve">is the</w:t>
      </w:r>
      <w:r>
        <w:t xml:space="preserve"> </w:t>
      </w:r>
      <w:hyperlink r:id="rId54">
        <w:r>
          <w:rPr>
            <w:rStyle w:val="Hyperlink"/>
          </w:rPr>
          <w:t xml:space="preserve">set of minimizers</w:t>
        </w:r>
      </w:hyperlink>
      <w:r>
        <w:t xml:space="preserve">.</w:t>
      </w:r>
    </w:p>
    <w:bookmarkEnd w:id="5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In</w:t>
      </w:r>
      <w:r>
        <w:t xml:space="preserve"> </w:t>
      </w:r>
      <w:hyperlink w:anchor="eq-constant-prediction-decompose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the first term,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</m:oMath>
      <w:r>
        <w:t xml:space="preserve">, does not depend on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 second term,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μ</m:t>
                </m:r>
                <m:r>
                  <m:rPr>
                    <m:sty m:val="p"/>
                  </m:rPr>
                  <m:t>−</m:t>
                </m:r>
                <m:r>
                  <m:t>c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, is a square, so it is never negative,</w:t>
      </w:r>
      <w:r>
        <w:t xml:space="preserve"> </w:t>
      </w:r>
      <w:r>
        <w:t xml:space="preserve">and it is zero exactly when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μ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minimizes the expected squared error and no other number does,</w:t>
      </w:r>
      <w:r>
        <w:t xml:space="preserve"> </w:t>
      </w:r>
      <w:r>
        <w:t xml:space="preserve">and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the expected squared error is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</m:oMath>
      <w:r>
        <w:t xml:space="preserve">.</w:t>
      </w:r>
    </w:p>
    <w:bookmarkStart w:id="57" w:name="exm-best-constant-auto"/>
    <w:p>
      <w:pPr>
        <w:pStyle w:val="BodyText"/>
      </w:pPr>
      <w:r>
        <w:rPr>
          <w:b/>
          <w:bCs/>
        </w:rPr>
        <w:t xml:space="preserve">Example 9 (The best constant prediction of fuel economy)</w:t>
      </w:r>
      <w:r>
        <w:t xml:space="preserve"> </w:t>
      </w:r>
      <w:r>
        <w:t xml:space="preserve">Take the 392 cars in the Auto data</w:t>
      </w:r>
      <w:r>
        <w:t xml:space="preserve"> </w:t>
      </w:r>
      <w:hyperlink r:id="rId56">
        <w:r>
          <w:rPr>
            <w:rStyle w:val="Hyperlink"/>
          </w:rPr>
          <w:t xml:space="preserve">described on the limit theorems page</w:t>
        </w:r>
      </w:hyperlink>
      <w:r>
        <w:t xml:space="preserve"> </w:t>
      </w:r>
      <w:r>
        <w:t xml:space="preserve">as the whole population,</w:t>
      </w:r>
      <w:r>
        <w:t xml:space="preserve"> </w:t>
      </w:r>
      <w:r>
        <w:t xml:space="preserve">and predict the fuel economy (</w:t>
      </w:r>
      <w:r>
        <w:rPr>
          <w:rStyle w:val="VerbatimChar"/>
        </w:rPr>
        <w:t xml:space="preserve">mpg</w:t>
      </w:r>
      <w:r>
        <w:t xml:space="preserve">) of a car drawn at random with one number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 code below computes the expected squared error of three constants,</w:t>
      </w:r>
      <w:r>
        <w:t xml:space="preserve"> </w:t>
      </w:r>
      <w:r>
        <w:t xml:space="preserve">and sets each beside the right side of</w:t>
      </w:r>
      <w:r>
        <w:t xml:space="preserve"> </w:t>
      </w:r>
      <w:hyperlink w:anchor="eq-constant-prediction-decompose">
        <w:r>
          <w:rPr>
            <w:rStyle w:val="Hyperlink"/>
          </w:rPr>
          <w:t xml:space="preserve">Equation 2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mpg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</w:t>
      </w:r>
      <w:r>
        <w:br/>
      </w:r>
      <w:r>
        <w:rPr>
          <w:rStyle w:val="NormalTok"/>
        </w:rPr>
        <w:t xml:space="preserve">mu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(mpg)</w:t>
      </w:r>
      <w:r>
        <w:br/>
      </w:r>
      <w:r>
        <w:rPr>
          <w:rStyle w:val="NormalTok"/>
        </w:rPr>
        <w:t xml:space="preserve">sigma2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((mpg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c_values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mu, </w:t>
      </w:r>
      <w:r>
        <w:rPr>
          <w:rStyle w:val="AttributeTok"/>
        </w:rPr>
        <w:t xml:space="preserve">median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median</w:t>
      </w:r>
      <w:r>
        <w:rPr>
          <w:rStyle w:val="NormalTok"/>
        </w:rPr>
        <w:t xml:space="preserve">(mpg), </w:t>
      </w:r>
      <w:r>
        <w:rPr>
          <w:rStyle w:val="AttributeTok"/>
        </w:rPr>
        <w:t xml:space="preserve">twenty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 =</w:t>
      </w:r>
      <w:r>
        <w:rPr>
          <w:rStyle w:val="NormalTok"/>
        </w:rPr>
        <w:t xml:space="preserve"> c_values,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expected_squared_error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(c_values,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(cc)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((mpg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cc)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decomposition =</w:t>
      </w:r>
      <w:r>
        <w:rPr>
          <w:rStyle w:val="NormalTok"/>
        </w:rPr>
        <w:t xml:space="preserve"> sigma2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(mu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c_values)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3</w:t>
      </w:r>
      <w:r>
        <w:br/>
      </w:r>
      <w:r>
        <w:rPr>
          <w:rStyle w:val="CommentTok"/>
        </w:rPr>
        <w:t xml:space="preserve">#&gt;       c expected_squared_error decomposition</w:t>
      </w:r>
      <w:r>
        <w:br/>
      </w:r>
      <w:r>
        <w:rPr>
          <w:rStyle w:val="CommentTok"/>
        </w:rPr>
        <w:t xml:space="preserve">#&gt;   &lt;dbl&gt;                  &lt;dbl&gt;         &lt;dbl&gt;</w:t>
      </w:r>
      <w:r>
        <w:br/>
      </w:r>
      <w:r>
        <w:rPr>
          <w:rStyle w:val="CommentTok"/>
        </w:rPr>
        <w:t xml:space="preserve">#&gt; 1  23.4                   60.8          60.8</w:t>
      </w:r>
      <w:r>
        <w:br/>
      </w:r>
      <w:r>
        <w:rPr>
          <w:rStyle w:val="CommentTok"/>
        </w:rPr>
        <w:t xml:space="preserve">#&gt; 2  22.8                   61.2          61.2</w:t>
      </w:r>
      <w:r>
        <w:br/>
      </w:r>
      <w:r>
        <w:rPr>
          <w:rStyle w:val="CommentTok"/>
        </w:rPr>
        <w:t xml:space="preserve">#&gt; 3  20                     72.6          72.6</w:t>
      </w:r>
    </w:p>
    <w:p>
      <w:pPr>
        <w:pStyle w:val="FirstParagraph"/>
      </w:pPr>
      <w:r>
        <w:t xml:space="preserve">The two columns agree, as</w:t>
      </w:r>
      <w:r>
        <w:t xml:space="preserve"> </w:t>
      </w:r>
      <w:hyperlink w:anchor="thm-constant-prediction-decompose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says.</w:t>
      </w:r>
      <w:r>
        <w:t xml:space="preserve"> </w:t>
      </w:r>
      <w:r>
        <w:t xml:space="preserve">The mean, 23.45, has the smallest expected squared error, 60.76,</w:t>
      </w:r>
      <w:r>
        <w:t xml:space="preserve"> </w:t>
      </w:r>
      <w:r>
        <w:t xml:space="preserve">which is the variance of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over these cars (divisor the number of cars, not one fewer), as</w:t>
      </w:r>
      <w:r>
        <w:t xml:space="preserve"> </w:t>
      </w:r>
      <w:hyperlink w:anchor="cor-best-constant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says;</w:t>
      </w:r>
      <w:r>
        <w:t xml:space="preserve"> </w:t>
      </w:r>
      <w:r>
        <w:t xml:space="preserve">the median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are each worse by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μ</m:t>
                </m:r>
                <m:r>
                  <m:rPr>
                    <m:sty m:val="p"/>
                  </m:rPr>
                  <m:t>−</m:t>
                </m:r>
                <m:r>
                  <m:t>c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57"/>
    <w:bookmarkEnd w:id="58"/>
    <w:bookmarkStart w:id="62" w:name="sec-bias-variance-prediction"/>
    <w:p>
      <w:pPr>
        <w:pStyle w:val="Heading2"/>
      </w:pPr>
      <w:r>
        <w:t xml:space="preserve">4 Independent noise plus a random variable</w:t>
      </w:r>
    </w:p>
    <w:bookmarkStart w:id="59" w:name="thm-second-moment-noise-sum"/>
    <w:p>
      <w:pPr>
        <w:pStyle w:val="FirstParagraph"/>
      </w:pPr>
      <w:r>
        <w:rPr>
          <w:b/>
          <w:bCs/>
        </w:rPr>
        <w:t xml:space="preserve">Theorem 6 (The second moment of independent noise plus a random variable)</w:t>
      </w:r>
      <w:r>
        <w:t xml:space="preserve"> </w:t>
      </w:r>
      <w:r>
        <w:t xml:space="preserve">Let</w:t>
      </w:r>
      <w:r>
        <w:t xml:space="preserve"> </w:t>
      </w:r>
      <m:oMath>
        <m:r>
          <m:t>ν</m:t>
        </m:r>
      </m:oMath>
      <w:r>
        <w:t xml:space="preserve"> </w:t>
      </w:r>
      <w:r>
        <w:t xml:space="preserve">be a random variable 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ν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ν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random variable 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that is independent of</w:t>
      </w:r>
      <w:r>
        <w:t xml:space="preserve"> </w:t>
      </w:r>
      <m:oMath>
        <m:r>
          <m:t>ν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ν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+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5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Expanding the square and using</w:t>
      </w:r>
      <w:r>
        <w:t xml:space="preserve"> </w:t>
      </w:r>
      <w:hyperlink r:id="rId31">
        <w:r>
          <w:rPr>
            <w:rStyle w:val="Hyperlink"/>
          </w:rPr>
          <w:t xml:space="preserve">linearity of expectation</w:t>
        </w:r>
      </w:hyperlink>
      <w:r>
        <w:t xml:space="preserve">,</w:t>
      </w:r>
      <w:r>
        <w:t xml:space="preserve"> </w:t>
      </w:r>
      <w:r>
        <w:t xml:space="preserve">first for the expectation of a sum and then for a constant factor,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ν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X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ν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ν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(expand: 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ν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t>ν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ν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ν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2)</m:t>
              </m:r>
            </m:e>
          </m:eqArr>
        </m:oMath>
      </m:oMathPara>
    </w:p>
    <w:p>
      <w:pPr>
        <w:pStyle w:val="FirstParagraph"/>
      </w:pPr>
      <w:r>
        <w:t xml:space="preserve">Each of the three terms is evaluated in turn.</w:t>
      </w:r>
    </w:p>
    <w:p>
      <w:pPr>
        <w:numPr>
          <w:ilvl w:val="0"/>
          <w:numId w:val="1002"/>
        </w:numPr>
      </w:pP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ν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by</w:t>
      </w:r>
      <w:r>
        <w:t xml:space="preserve"> </w:t>
      </w:r>
      <w:hyperlink w:anchor="thm-noise-second-moment">
        <w:r>
          <w:rPr>
            <w:rStyle w:val="Hyperlink"/>
          </w:rPr>
          <w:t xml:space="preserve">Theorem 1</w:t>
        </w:r>
      </w:hyperlink>
      <w:r>
        <w:t xml:space="preserve">.</w:t>
      </w:r>
    </w:p>
    <w:p>
      <w:pPr>
        <w:numPr>
          <w:ilvl w:val="0"/>
          <w:numId w:val="1002"/>
        </w:numPr>
      </w:pPr>
      <w:r>
        <w:t xml:space="preserve">Because</w:t>
      </w:r>
      <w:r>
        <w:t xml:space="preserve"> </w:t>
      </w:r>
      <m:oMath>
        <m:r>
          <m:t>ν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are independent,</w:t>
      </w:r>
      <w:r>
        <w:t xml:space="preserve"> </w:t>
      </w:r>
      <w:r>
        <w:t xml:space="preserve">the expectation of the product is the product of the expectations: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ν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ν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ν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(zero times a number)</m:t>
              </m:r>
            </m:e>
          </m:eqArr>
        </m:oMath>
      </m:oMathPara>
    </w:p>
    <w:p>
      <w:pPr>
        <w:numPr>
          <w:ilvl w:val="0"/>
          <w:numId w:val="1002"/>
        </w:numPr>
      </w:pP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+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X</m:t>
                    </m:r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, by</w:t>
      </w:r>
      <w:r>
        <w:t xml:space="preserve"> </w:t>
      </w:r>
      <w:hyperlink w:anchor="thm-variance">
        <w:r>
          <w:rPr>
            <w:rStyle w:val="Hyperlink"/>
          </w:rPr>
          <w:t xml:space="preserve">Theorem 3</w:t>
        </w:r>
      </w:hyperlink>
      <w:r>
        <w:t xml:space="preserve">.</w:t>
      </w:r>
    </w:p>
    <w:p>
      <w:pPr>
        <w:pStyle w:val="FirstParagraph"/>
      </w:pPr>
      <w:r>
        <w:t xml:space="preserve">Substituting the three terms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ν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X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three terms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 (Use in statistics and machine learning). </w:t>
      </w:r>
      <w:r>
        <w:t xml:space="preserve">Let</w:t>
      </w:r>
      <w:r>
        <w:t xml:space="preserve"> </w:t>
      </w:r>
      <m:oMath>
        <m:r>
          <m:t>ν</m:t>
        </m:r>
      </m:oMath>
      <w:r>
        <w:t xml:space="preserve"> </w:t>
      </w:r>
      <w:r>
        <w:t xml:space="preserve">be the noise in a new outcome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difference between the true mean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and a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μ</m:t>
          </m:r>
          <m:r>
            <m:rPr>
              <m:sty m:val="p"/>
            </m:rPr>
            <m:t>−</m:t>
          </m:r>
          <m:acc>
            <m:accPr>
              <m:chr m:val="̂"/>
            </m:accPr>
            <m:e>
              <m:r>
                <m:t>y</m:t>
              </m:r>
            </m:e>
          </m:acc>
        </m:oMath>
      </m:oMathPara>
    </w:p>
    <w:p>
      <w:pPr>
        <w:pStyle w:val="FirstParagraph"/>
      </w:pPr>
      <w:r>
        <w:t xml:space="preserve">The mean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minus the bias of the prediction: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difference; </m:t>
              </m:r>
              <m:r>
                <m:t>μ</m:t>
              </m:r>
              <m:r>
                <m:rPr>
                  <m:nor/>
                  <m:sty m:val="p"/>
                </m:rPr>
                <m:t> is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bias)</m:t>
              </m:r>
            </m:e>
          </m:eqArr>
        </m:oMath>
      </m:oMathPara>
    </w:p>
    <w:p>
      <w:pPr>
        <w:pStyle w:val="FirstParagraph"/>
      </w:pPr>
      <w:r>
        <w:t xml:space="preserve">The variance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variance of the prediction: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constant shifts a variable without changing its variance, and a sign flip does not change it either)</m:t>
              </m:r>
            </m:e>
          </m:eqArr>
        </m:oMath>
      </m:oMathPara>
    </w:p>
    <w:p>
      <w:pPr>
        <w:pStyle w:val="FirstParagraph"/>
      </w:pPr>
      <w:r>
        <w:t xml:space="preserve">Substituting these two results into the theorem,</w:t>
      </w:r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−</m:t>
                </m:r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y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y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gives the squared prediction error of the new outcome as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ν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+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irreducible error.</w:t>
      </w:r>
      <w:r>
        <w:t xml:space="preserve"> </w:t>
      </w:r>
      <w:r>
        <w:t xml:space="preserve">The statistics notes define the bias of a prediction and the training data it depends on,</w:t>
      </w:r>
      <w:r>
        <w:t xml:space="preserve"> </w:t>
      </w:r>
      <w:r>
        <w:t xml:space="preserve">and state this result for predictions as the</w:t>
      </w:r>
      <w:r>
        <w:t xml:space="preserve"> </w:t>
      </w:r>
      <w:hyperlink r:id="rId60">
        <w:r>
          <w:rPr>
            <w:rStyle w:val="Hyperlink"/>
          </w:rPr>
          <w:t xml:space="preserve">bias, variance and noise decomposition</w:t>
        </w:r>
      </w:hyperlink>
      <w:r>
        <w:t xml:space="preserve">,</w:t>
      </w:r>
      <w:r>
        <w:t xml:space="preserve"> </w:t>
      </w:r>
      <w:r>
        <w:t xml:space="preserve">with its exercise, worked example and</w:t>
      </w:r>
      <w:r>
        <w:t xml:space="preserve"> </w:t>
      </w:r>
      <w:hyperlink r:id="rId61">
        <w:r>
          <w:rPr>
            <w:rStyle w:val="Hyperlink"/>
          </w:rPr>
          <w:t xml:space="preserve">irreducible error</w:t>
        </w:r>
      </w:hyperlink>
      <w:r>
        <w:t xml:space="preserve">.</w:t>
      </w:r>
    </w:p>
    <w:bookmarkEnd w:id="62"/>
    <w:bookmarkStart w:id="110" w:name="covariance"/>
    <w:p>
      <w:pPr>
        <w:pStyle w:val="Heading2"/>
      </w:pPr>
      <w:r>
        <w:t xml:space="preserve">5 Covariance</w:t>
      </w:r>
    </w:p>
    <w:bookmarkStart w:id="63" w:name="def-cov"/>
    <w:p>
      <w:pPr>
        <w:pStyle w:val="FirstParagraph"/>
      </w:pPr>
      <w:r>
        <w:rPr>
          <w:b/>
          <w:bCs/>
        </w:rPr>
        <w:t xml:space="preserve">Definition 9 (Covariance)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covariance</w:t>
      </w:r>
      <w:r>
        <w:t xml:space="preserve"> </w:t>
      </w:r>
      <w:r>
        <w:t xml:space="preserve">of two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[3]</w:t>
      </w:r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bookmarkEnd w:id="63"/>
    <w:bookmarkStart w:id="64" w:name="thm-alt-cov"/>
    <w:p>
      <w:pPr>
        <w:pStyle w:val="FirstParagraph"/>
      </w:pPr>
      <w:r>
        <w:rPr>
          <w:b/>
          <w:bCs/>
        </w:rPr>
        <w:t xml:space="preserve">Theorem 7 (Alternative formula for covariance)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−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</m:oMath>
      </m:oMathPara>
    </w:p>
    <w:bookmarkEnd w:id="64"/>
    <w:p>
      <w:pPr>
        <w:pStyle w:val="FirstParagraph"/>
      </w:pPr>
      <w:del w:id="35" w:author="PR Preview" w:date="2026-01-01T00:00:00Z">
        <w:r>
          <w:rPr>
            <w:i/>
            <w:iCs/>
          </w:rPr>
          <w:delText xml:space="preserve">Proof</w:delText>
        </w:r>
      </w:del>
      <w:del w:id="36" w:author="PR Preview" w:date="2026-01-01T00:00:00Z">
        <w:r>
          <w:delText xml:space="preserve">. </w:delText>
        </w:r>
      </w:del>
      <w:del w:id="37" w:author="PR Preview" w:date="2026-01-01T00:00:00Z">
        <w:r>
          <w:delText xml:space="preserve">By</w:delText>
        </w:r>
      </w:del>
      <w:del w:id="38" w:author="PR Preview" w:date="2026-01-01T00:00:00Z">
        <w:r>
          <w:delText xml:space="preserve"> </w:delText>
        </w:r>
      </w:del>
      <w:hyperlink r:id="rId31">
        <w:del w:id="39" w:author="PR Preview" w:date="2026-01-01T00:00:00Z">
          <w:r>
            <w:rPr>
              <w:rStyle w:val="Hyperlink"/>
            </w:rPr>
            <w:delText xml:space="preserve">linearity of expectation</w:delText>
          </w:r>
        </w:del>
      </w:hyperlink>
      <w:del w:id="40" w:author="PR Preview" w:date="2026-01-01T00:00:00Z">
        <w:r>
          <w:delText xml:space="preserve">,</w:delText>
        </w:r>
      </w:del>
      <w:del w:id="41" w:author="PR Preview" w:date="2026-01-01T00:00:00Z">
        <w:r>
          <w:delText xml:space="preserve"> </w:delText>
        </w:r>
      </w:del>
      <w:del w:id="42" w:author="PR Preview" w:date="2026-01-01T00:00:00Z">
        <w:r>
          <w:delText xml:space="preserve">analogous to the proof of the</w:delText>
        </w:r>
      </w:del>
      <w:del w:id="43" w:author="PR Preview" w:date="2026-01-01T00:00:00Z">
        <w:r>
          <w:delText xml:space="preserve"> </w:delText>
        </w:r>
      </w:del>
      <w:hyperlink w:anchor="thm-variance">
        <w:del w:id="44" w:author="PR Preview" w:date="2026-01-01T00:00:00Z">
          <w:r>
            <w:rPr>
              <w:rStyle w:val="Hyperlink"/>
            </w:rPr>
            <w:delText xml:space="preserve">simplified expression for variance</w:delText>
          </w:r>
        </w:del>
      </w:hyperlink>
      <w:del w:id="45" w:author="PR Preview" w:date="2026-01-01T00:00:00Z">
        <w:r>
          <w:delText xml:space="preserve">:</w:delText>
        </w:r>
      </w:del>
    </w:p>
    <w:p>
      <w:pPr>
        <w:pStyle w:val="FirstParagraph"/>
      </w:pPr>
      <w:ins w:id="46" w:author="PR Preview" w:date="2026-01-01T00:00:00Z">
        <w:r>
          <w:rPr>
            <w:i/>
            <w:iCs/>
          </w:rPr>
          <w:t xml:space="preserve">Proof</w:t>
        </w:r>
      </w:ins>
      <w:ins w:id="47" w:author="PR Preview" w:date="2026-01-01T00:00:00Z">
        <w:r>
          <w:t xml:space="preserve">. </w:t>
        </w:r>
      </w:ins>
      <w:ins w:id="48" w:author="PR Preview" w:date="2026-01-01T00:00:00Z">
        <w:r>
          <w:t xml:space="preserve">Let</w:t>
        </w:r>
      </w:ins>
      <w:ins w:id="49" w:author="PR Preview" w:date="2026-01-01T00:00:00Z">
        <w:r>
          <w:t xml:space="preserve"> </w:t>
        </w:r>
      </w:ins>
      <m:oMath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ins w:id="50" w:author="PR Preview" w:date="2026-01-01T00:00:00Z">
        <w:r>
          <w:t xml:space="preserve"> </w:t>
        </w:r>
      </w:ins>
      <w:ins w:id="51" w:author="PR Preview" w:date="2026-01-01T00:00:00Z">
        <w:r>
          <w:t xml:space="preserve">and</w:t>
        </w:r>
      </w:ins>
      <w:ins w:id="52" w:author="PR Preview" w:date="2026-01-01T00:00:00Z">
        <w:r>
          <w:t xml:space="preserve"> </w:t>
        </w:r>
      </w:ins>
      <m:oMath>
        <m:sSub>
          <m:e>
            <m:r>
              <m:t>μ</m:t>
            </m:r>
          </m:e>
          <m:sub>
            <m:r>
              <m:t>Y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ins w:id="53" w:author="PR Preview" w:date="2026-01-01T00:00:00Z">
        <w:r>
          <w:t xml:space="preserve"> </w:t>
        </w:r>
      </w:ins>
      <w:ins w:id="54" w:author="PR Preview" w:date="2026-01-01T00:00:00Z">
        <w:r>
          <w:t xml:space="preserve">be the</w:t>
        </w:r>
      </w:ins>
      <w:ins w:id="55" w:author="PR Preview" w:date="2026-01-01T00:00:00Z">
        <w:r>
          <w:t xml:space="preserve"> </w:t>
        </w:r>
      </w:ins>
      <w:hyperlink r:id="rId11">
        <w:ins w:id="56" w:author="PR Preview" w:date="2026-01-01T00:00:00Z">
          <w:r>
            <w:rPr>
              <w:rStyle w:val="Hyperlink"/>
            </w:rPr>
            <w:t xml:space="preserve">population means</w:t>
          </w:r>
        </w:ins>
      </w:hyperlink>
      <w:ins w:id="57" w:author="PR Preview" w:date="2026-01-01T00:00:00Z">
        <w:r>
          <w:t xml:space="preserve"> </w:t>
        </w:r>
      </w:ins>
      <w:ins w:id="58" w:author="PR Preview" w:date="2026-01-01T00:00:00Z">
        <w:r>
          <w:t xml:space="preserve">of</w:t>
        </w:r>
      </w:ins>
      <w:ins w:id="59" w:author="PR Preview" w:date="2026-01-01T00:00:00Z">
        <w:r>
          <w:t xml:space="preserve"> </w:t>
        </w:r>
      </w:ins>
      <m:oMath>
        <m:r>
          <m:t>X</m:t>
        </m:r>
      </m:oMath>
      <w:ins w:id="60" w:author="PR Preview" w:date="2026-01-01T00:00:00Z">
        <w:r>
          <w:t xml:space="preserve"> </w:t>
        </w:r>
      </w:ins>
      <w:ins w:id="61" w:author="PR Preview" w:date="2026-01-01T00:00:00Z">
        <w:r>
          <w:t xml:space="preserve">and</w:t>
        </w:r>
      </w:ins>
      <w:ins w:id="62" w:author="PR Preview" w:date="2026-01-01T00:00:00Z">
        <w:r>
          <w:t xml:space="preserve"> </w:t>
        </w:r>
      </w:ins>
      <m:oMath>
        <m:r>
          <m:t>Y</m:t>
        </m:r>
      </m:oMath>
      <w:ins w:id="63" w:author="PR Preview" w:date="2026-01-01T00:00:00Z">
        <w:r>
          <w:t xml:space="preserve">.</w:t>
        </w:r>
      </w:ins>
      <w:ins w:id="64" w:author="PR Preview" w:date="2026-01-01T00:00:00Z">
        <w:r>
          <w:t xml:space="preserve"> </w:t>
        </w:r>
      </w:ins>
      <w:ins w:id="65" w:author="PR Preview" w:date="2026-01-01T00:00:00Z">
        <w:r>
          <w:t xml:space="preserve">They are constants, so</w:t>
        </w:r>
      </w:ins>
      <w:ins w:id="66" w:author="PR Preview" w:date="2026-01-01T00:00:00Z">
        <w:r>
          <w:t xml:space="preserve"> </w:t>
        </w:r>
      </w:ins>
      <w:hyperlink r:id="rId31">
        <w:ins w:id="67" w:author="PR Preview" w:date="2026-01-01T00:00:00Z">
          <w:r>
            <w:rPr>
              <w:rStyle w:val="Hyperlink"/>
            </w:rPr>
            <w:t xml:space="preserve">linearity of expectation</w:t>
          </w:r>
        </w:ins>
      </w:hyperlink>
      <w:ins w:id="68" w:author="PR Preview" w:date="2026-01-01T00:00:00Z">
        <w:r>
          <w:t xml:space="preserve"> </w:t>
        </w:r>
      </w:ins>
      <w:ins w:id="69" w:author="PR Preview" w:date="2026-01-01T00:00:00Z">
        <w:r>
          <w:t xml:space="preserve">applies with them as coefficients,</w:t>
        </w:r>
      </w:ins>
      <w:ins w:id="70" w:author="PR Preview" w:date="2026-01-01T00:00:00Z">
        <w:r>
          <w:t xml:space="preserve"> </w:t>
        </w:r>
      </w:ins>
      <w:ins w:id="71" w:author="PR Preview" w:date="2026-01-01T00:00:00Z">
        <w:r>
          <w:t xml:space="preserve">analogous to the proof of the</w:t>
        </w:r>
      </w:ins>
      <w:ins w:id="72" w:author="PR Preview" w:date="2026-01-01T00:00:00Z">
        <w:r>
          <w:t xml:space="preserve"> </w:t>
        </w:r>
      </w:ins>
      <w:hyperlink w:anchor="thm-variance">
        <w:ins w:id="73" w:author="PR Preview" w:date="2026-01-01T00:00:00Z">
          <w:r>
            <w:rPr>
              <w:rStyle w:val="Hyperlink"/>
            </w:rPr>
            <w:t xml:space="preserve">simplified expression for variance</w:t>
          </w:r>
        </w:ins>
      </w:hyperlink>
      <w:ins w:id="74" w:author="PR Preview" w:date="2026-01-01T00:00:00Z">
        <w:r>
          <w:t xml:space="preserve">: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covariance, with population means 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expectation; 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 are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65" w:name="exm-alt-cov"/>
    <w:p>
      <w:pPr>
        <w:pStyle w:val="FirstParagraph"/>
      </w:pPr>
      <w:r>
        <w:rPr>
          <w:b/>
          <w:bCs/>
        </w:rPr>
        <w:t xml:space="preserve">Example 10 (Covariance of a binary exposure and outcome)</w:t>
      </w:r>
      <w:r>
        <w:t xml:space="preserve"> </w:t>
      </w:r>
      <w:r>
        <w:t xml:space="preserve">For the joint PMF in</w:t>
      </w:r>
      <w:r>
        <w:t xml:space="preserve"> </w:t>
      </w:r>
      <w:hyperlink w:anchor="exm-cond-variance">
        <w:r>
          <w:rPr>
            <w:rStyle w:val="Hyperlink"/>
          </w:rPr>
          <w:t xml:space="preserve">Example 4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0.5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0.7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(alternative formula for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0.4</m:t>
              </m:r>
              <m:r>
                <m:rPr>
                  <m:sty m:val="p"/>
                </m:rPr>
                <m:t>−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0.7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(evaluate)</m:t>
              </m:r>
            </m:e>
          </m:eqArr>
        </m:oMath>
      </m:oMathPara>
    </w:p>
    <w:bookmarkEnd w:id="65"/>
    <w:bookmarkStart w:id="67" w:name="thm-indpt-uncorrelated"/>
    <w:p>
      <w:pPr>
        <w:pStyle w:val="FirstParagraph"/>
      </w:pPr>
      <w:r>
        <w:rPr>
          <w:b/>
          <w:bCs/>
        </w:rPr>
        <w:t xml:space="preserve">Theorem 8 (Independent random variables have zero covariance)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</w:t>
      </w:r>
      <w:r>
        <w:t xml:space="preserve"> </w:t>
      </w:r>
      <w:hyperlink r:id="rId66">
        <w:r>
          <w:rPr>
            <w:rStyle w:val="Hyperlink"/>
          </w:rPr>
          <w:t xml:space="preserve">independent</w:t>
        </w:r>
      </w:hyperlink>
      <w:r>
        <w:t xml:space="preserve">,</w:t>
      </w:r>
      <w:r>
        <w:t xml:space="preserve"> </w:t>
      </w:r>
      <w:r>
        <w:t xml:space="preserve">each discrete or continuous,</w:t>
      </w:r>
      <w:r>
        <w:t xml:space="preserve"> </w:t>
      </w:r>
      <w:r>
        <w:t xml:space="preserve">with defined expectations,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If also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 then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6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for the PMFs or densities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with reference measures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as in</w:t>
      </w:r>
      <w:r>
        <w:t xml:space="preserve"> </w:t>
      </w:r>
      <w:r>
        <w:t xml:space="preserve">the</w:t>
      </w:r>
      <w:r>
        <w:t xml:space="preserve"> </w:t>
      </w:r>
      <w:hyperlink r:id="rId68">
        <w:r>
          <w:rPr>
            <w:rStyle w:val="Hyperlink"/>
          </w:rPr>
          <w:t xml:space="preserve">joint-distribution form of Fubini–Tonelli</w:t>
        </w:r>
      </w:hyperlink>
      <w:r>
        <w:t xml:space="preserve"> </w:t>
      </w:r>
      <w:r>
        <w:t xml:space="preserve">(</w:t>
      </w:r>
      <w:hyperlink r:id="rId69">
        <w:r>
          <w:rPr>
            <w:rStyle w:val="Hyperlink"/>
          </w:rPr>
          <w:t xml:space="preserve">counting measure</w:t>
        </w:r>
      </w:hyperlink>
      <w:r>
        <w:t xml:space="preserve"> </w:t>
      </w:r>
      <w:r>
        <w:t xml:space="preserve">for a discrete variable,</w:t>
      </w:r>
      <w:r>
        <w:t xml:space="preserve"> </w:t>
      </w:r>
      <w:r>
        <w:t xml:space="preserve">Lebesgue measure for a continuous one).</w:t>
      </w:r>
      <w:r>
        <w:t xml:space="preserve"> </w:t>
      </w:r>
      <w:r>
        <w:t xml:space="preserve">Because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their joint PMF, density, or density-mass function</w:t>
      </w:r>
      <w:r>
        <w:t xml:space="preserve"> </w:t>
      </w:r>
      <w:r>
        <w:t xml:space="preserve">(the factorization in the notes to the</w:t>
      </w:r>
      <w:r>
        <w:t xml:space="preserve"> </w:t>
      </w:r>
      <w:hyperlink r:id="rId66">
        <w:r>
          <w:rPr>
            <w:rStyle w:val="Hyperlink"/>
          </w:rPr>
          <w:t xml:space="preserve">definition of independence</w:t>
        </w:r>
      </w:hyperlink>
      <w:r>
        <w:t xml:space="preserve">).</w:t>
      </w:r>
      <w:r>
        <w:t xml:space="preserve"> </w:t>
      </w:r>
      <w:r>
        <w:t xml:space="preserve">First, with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(condition (a)):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X</m:t>
                      </m:r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condition (a))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does not depend on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 for 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 for 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finite, because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have defined expectations.</w:t>
      </w:r>
      <w:r>
        <w:t xml:space="preserve"> </w:t>
      </w:r>
      <w:r>
        <w:t xml:space="preserve">So condition (b) holds for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t>y</m:t>
        </m:r>
      </m:oMath>
      <w:r>
        <w:t xml:space="preserve">,</w:t>
      </w:r>
      <w:r>
        <w:t xml:space="preserve"> </w:t>
      </w:r>
      <w:r>
        <w:t xml:space="preserve">and the same steps without the absolute values give: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x</m:t>
                      </m:r>
                    </m:e>
                  </m:nary>
                  <m:r>
                    <m:t>y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condition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does not depend on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</m:eqArr>
        </m:oMath>
      </m:oMathPara>
    </w:p>
    <w:p>
      <w:pPr>
        <w:pStyle w:val="FirstParagraph"/>
      </w:pPr>
      <w:r>
        <w:t xml:space="preserve">Finally, by the</w:t>
      </w:r>
      <w:r>
        <w:t xml:space="preserve"> </w:t>
      </w:r>
      <w:hyperlink w:anchor="thm-alt-cov">
        <w:r>
          <w:rPr>
            <w:rStyle w:val="Hyperlink"/>
          </w:rPr>
          <w:t xml:space="preserve">alternative formula for covariance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(alternative formula for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bookmarkStart w:id="71" w:name="exm-indpt-uncorrelated"/>
    <w:p>
      <w:pPr>
        <w:pStyle w:val="FirstParagraph"/>
      </w:pPr>
      <w:r>
        <w:rPr>
          <w:b/>
          <w:bCs/>
        </w:rPr>
        <w:t xml:space="preserve">Example 11 (Two independent coin flips)</w:t>
      </w:r>
      <w:r>
        <w:t xml:space="preserve"> </w:t>
      </w:r>
      <w:r>
        <w:t xml:space="preserve">For the independent coin flips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r:id="rId70">
        <w:r>
          <w:rPr>
            <w:rStyle w:val="Hyperlink"/>
          </w:rPr>
          <w:t xml:space="preserve">the independence page’s example</w:t>
        </w:r>
      </w:hyperlink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only when both flips are heads,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 is the indicator of two heads)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outcome has probability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flip is </m:t>
              </m:r>
              <m:r>
                <m:rPr>
                  <m:sty m:val="p"/>
                </m:rPr>
                <m:t>Ber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 as</w:t>
      </w:r>
      <w:r>
        <w:t xml:space="preserve"> </w:t>
      </w:r>
      <w:hyperlink w:anchor="thm-indpt-uncorrelated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requires.</w:t>
      </w:r>
    </w:p>
    <w:bookmarkEnd w:id="71"/>
    <w:bookmarkStart w:id="72" w:name="exm-uncorrelated-not-indpt"/>
    <w:p>
      <w:pPr>
        <w:pStyle w:val="BodyText"/>
      </w:pPr>
      <w:r>
        <w:rPr>
          <w:b/>
          <w:bCs/>
        </w:rPr>
        <w:t xml:space="preserve">Example 12 (Zero covariance without independence)</w:t>
      </w:r>
      <w:r>
        <w:t xml:space="preserve"> </w:t>
      </w:r>
      <w:r>
        <w:t xml:space="preserve">The converse of</w:t>
      </w:r>
      <w:r>
        <w:t xml:space="preserve"> </w:t>
      </w:r>
      <w:hyperlink w:anchor="thm-indpt-uncorrelated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is false.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 the values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m:oMath>
        <m:r>
          <m:t>0</m:t>
        </m:r>
      </m:oMath>
      <w:r>
        <w:t xml:space="preserve">, 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3</m:t>
        </m:r>
      </m:oMath>
      <w:r>
        <w:t xml:space="preserve"> </w:t>
      </w:r>
      <w:r>
        <w:t xml:space="preserve">each,</w:t>
      </w:r>
      <w:r>
        <w:t xml:space="preserve"> </w:t>
      </w:r>
      <w:r>
        <w:t xml:space="preserve">and 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(alternative formula for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 on 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But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not independent: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a function of</w:t>
      </w:r>
      <w:r>
        <w:t xml:space="preserve"> </w:t>
      </w:r>
      <m:oMath>
        <m:r>
          <m:t>X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while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9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bookmarkEnd w:id="72"/>
    <w:bookmarkStart w:id="73" w:name="def-correlation"/>
    <w:p>
      <w:pPr>
        <w:pStyle w:val="FirstParagraph"/>
      </w:pPr>
      <w:r>
        <w:rPr>
          <w:b/>
          <w:bCs/>
        </w:rPr>
        <w:t xml:space="preserve">Definition 10 (Correlation)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correlation</w:t>
      </w:r>
      <w:r>
        <w:t xml:space="preserve"> </w:t>
      </w:r>
      <w:r>
        <w:t xml:space="preserve">of two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finite, positive</w:t>
      </w:r>
      <w:r>
        <w:t xml:space="preserve"> </w:t>
      </w:r>
      <w:hyperlink w:anchor="def-variance">
        <w:r>
          <w:rPr>
            <w:rStyle w:val="Hyperlink"/>
          </w:rPr>
          <w:t xml:space="preserve">variances</w:t>
        </w:r>
      </w:hyperlink>
      <w:r>
        <w:t xml:space="preserve"> </w:t>
      </w:r>
      <w:r>
        <w:t xml:space="preserve">is their</w:t>
      </w:r>
      <w:r>
        <w:t xml:space="preserve"> </w:t>
      </w:r>
      <w:hyperlink w:anchor="def-cov">
        <w:r>
          <w:rPr>
            <w:rStyle w:val="Hyperlink"/>
          </w:rPr>
          <w:t xml:space="preserve">covariance</w:t>
        </w:r>
      </w:hyperlink>
      <w:r>
        <w:t xml:space="preserve"> </w:t>
      </w:r>
      <w:r>
        <w:t xml:space="preserve">divided by the product of their</w:t>
      </w:r>
      <w:r>
        <w:t xml:space="preserve"> </w:t>
      </w:r>
      <w:hyperlink w:anchor="def-sd">
        <w:r>
          <w:rPr>
            <w:rStyle w:val="Hyperlink"/>
          </w:rPr>
          <w:t xml:space="preserve">standard deviations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</m:den>
          </m:f>
        </m:oMath>
      </m:oMathPara>
    </w:p>
    <w:bookmarkEnd w:id="73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Dividing by the standard deviations removes the units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This population correlation is a property of a joint distribution;</w:t>
      </w:r>
      <w:r>
        <w:t xml:space="preserve"> </w:t>
      </w:r>
      <w:r>
        <w:t xml:space="preserve">the sample (Pearson) correlation coefficient computed from data estimates it.</w:t>
      </w:r>
    </w:p>
    <w:bookmarkStart w:id="74" w:name="exm-correlation"/>
    <w:p>
      <w:pPr>
        <w:pStyle w:val="BodyText"/>
      </w:pPr>
      <w:r>
        <w:rPr>
          <w:b/>
          <w:bCs/>
        </w:rPr>
        <w:t xml:space="preserve">Example 13 (Correlation of a binary exposure and outcome)</w:t>
      </w:r>
      <w:r>
        <w:t xml:space="preserve"> </w:t>
      </w:r>
      <w:r>
        <w:t xml:space="preserve">In</w:t>
      </w:r>
      <w:r>
        <w:t xml:space="preserve"> </w:t>
      </w:r>
      <w:hyperlink w:anchor="exm-alt-cov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)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0.25</m:t>
        </m:r>
      </m:oMath>
      <w:r>
        <w:t xml:space="preserve"> </w:t>
      </w:r>
      <w:r>
        <w:t xml:space="preserve">(</w:t>
      </w:r>
      <w:hyperlink w:anchor="exm-variance-bernoulli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0.21</m:t>
        </m:r>
      </m:oMath>
      <w:r>
        <w:t xml:space="preserve"> </w:t>
      </w:r>
      <w:r>
        <w:t xml:space="preserve">(</w:t>
      </w:r>
      <w:hyperlink w:anchor="exm-total-variance">
        <w:r>
          <w:rPr>
            <w:rStyle w:val="Hyperlink"/>
          </w:rPr>
          <w:t xml:space="preserve">Example 7</w:t>
        </w:r>
      </w:hyperlink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Cov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SD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t> </m:t>
                  </m:r>
                  <m:r>
                    <m:rPr>
                      <m:sty m:val="p"/>
                    </m:rPr>
                    <m:t>SD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correlation)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0.05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0.25</m:t>
                      </m:r>
                    </m:e>
                  </m:rad>
                  <m:r>
                    <m:rPr>
                      <m:sty m:val="p"/>
                    </m:rPr>
                    <m:t>⋅</m:t>
                  </m:r>
                  <m:rad>
                    <m:radPr>
                      <m:degHide m:val="on"/>
                    </m:radPr>
                    <m:deg/>
                    <m:e>
                      <m:r>
                        <m:t>0.21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(substitute; 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⋅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⋅</m:t>
                      </m:r>
                    </m:e>
                  </m:d>
                  <m:r>
                    <m:t>​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0.05</m:t>
                  </m:r>
                </m:num>
                <m:den>
                  <m:r>
                    <m:t>0.5</m:t>
                  </m:r>
                  <m:r>
                    <m:rPr>
                      <m:sty m:val="p"/>
                    </m:rPr>
                    <m:t>⋅</m:t>
                  </m:r>
                  <m:r>
                    <m:t>0.458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the square roots)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0.218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bookmarkEnd w:id="74"/>
    <w:bookmarkStart w:id="75" w:name="def-uncorrelated"/>
    <w:p>
      <w:pPr>
        <w:pStyle w:val="FirstParagraph"/>
      </w:pPr>
      <w:r>
        <w:rPr>
          <w:b/>
          <w:bCs/>
        </w:rPr>
        <w:t xml:space="preserve">Definition 11 (Uncorrelated random variables)</w:t>
      </w:r>
      <w:r>
        <w:t xml:space="preserve"> </w:t>
      </w:r>
      <w:r>
        <w:t xml:space="preserve">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uncorrelated</w:t>
      </w:r>
      <w:r>
        <w:t xml:space="preserve"> </w:t>
      </w:r>
      <w:r>
        <w:t xml:space="preserve">when their</w:t>
      </w:r>
      <w:r>
        <w:t xml:space="preserve"> </w:t>
      </w:r>
      <w:hyperlink w:anchor="def-cov">
        <w:r>
          <w:rPr>
            <w:rStyle w:val="Hyperlink"/>
          </w:rPr>
          <w:t xml:space="preserve">covariance</w:t>
        </w:r>
      </w:hyperlink>
      <w:r>
        <w:t xml:space="preserve"> </w:t>
      </w:r>
      <w:r>
        <w:t xml:space="preserve">is 0: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75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hyperlink w:anchor="thm-indpt-uncorrelated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says independent random variables are uncorrelated,</w:t>
      </w:r>
      <w:r>
        <w:t xml:space="preserve"> </w:t>
      </w:r>
      <w:r>
        <w:t xml:space="preserve">and</w:t>
      </w:r>
      <w:r>
        <w:t xml:space="preserve"> </w:t>
      </w:r>
      <w:hyperlink w:anchor="exm-uncorrelated-not-indpt">
        <w:r>
          <w:rPr>
            <w:rStyle w:val="Hyperlink"/>
          </w:rPr>
          <w:t xml:space="preserve">Example 12</w:t>
        </w:r>
      </w:hyperlink>
      <w:r>
        <w:t xml:space="preserve"> </w:t>
      </w:r>
      <w:r>
        <w:t xml:space="preserve">shows the converse fails.</w:t>
      </w:r>
    </w:p>
    <w:bookmarkStart w:id="76" w:name="exm-uncorrelated"/>
    <w:p>
      <w:pPr>
        <w:pStyle w:val="BodyText"/>
      </w:pPr>
      <w:r>
        <w:rPr>
          <w:b/>
          <w:bCs/>
        </w:rPr>
        <w:t xml:space="preserve">Example 14 (Correlated and uncorrelated pairs)</w:t>
      </w:r>
      <w:r>
        <w:t xml:space="preserve"> </w:t>
      </w:r>
      <w:r>
        <w:t xml:space="preserve">In</w:t>
      </w:r>
      <w:r>
        <w:t xml:space="preserve"> </w:t>
      </w:r>
      <w:hyperlink w:anchor="exm-uncorrelated-not-indpt">
        <w:r>
          <w:rPr>
            <w:rStyle w:val="Hyperlink"/>
          </w:rPr>
          <w:t xml:space="preserve">Example 12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uncorrelated.</w:t>
      </w:r>
      <w:r>
        <w:t xml:space="preserve"> </w:t>
      </w:r>
      <w:r>
        <w:t xml:space="preserve">In</w:t>
      </w:r>
      <w:r>
        <w:t xml:space="preserve"> </w:t>
      </w:r>
      <w:hyperlink w:anchor="exm-alt-cov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0.05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so the binary exposure and outcome are not uncorrelated.</w:t>
      </w:r>
    </w:p>
    <w:bookmarkEnd w:id="76"/>
    <w:bookmarkStart w:id="77" w:name="cor-uncorrelated-cor-zero"/>
    <w:p>
      <w:pPr>
        <w:pStyle w:val="BodyText"/>
      </w:pPr>
      <w:r>
        <w:rPr>
          <w:b/>
          <w:bCs/>
        </w:rPr>
        <w:t xml:space="preserve">Corollary 2 (Uncorrelated means zero correlation)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have finite, positive</w:t>
      </w:r>
      <w:r>
        <w:t xml:space="preserve"> </w:t>
      </w:r>
      <w:hyperlink w:anchor="def-variance">
        <w:r>
          <w:rPr>
            <w:rStyle w:val="Hyperlink"/>
          </w:rPr>
          <w:t xml:space="preserve">variances</w:t>
        </w:r>
      </w:hyperlink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</w:t>
      </w:r>
      <w:r>
        <w:t xml:space="preserve"> </w:t>
      </w:r>
      <w:hyperlink w:anchor="def-uncorrelated">
        <w:r>
          <w:rPr>
            <w:rStyle w:val="Hyperlink"/>
          </w:rPr>
          <w:t xml:space="preserve">uncorrelated</w:t>
        </w:r>
      </w:hyperlink>
      <w:r>
        <w:t xml:space="preserve"> </w:t>
      </w:r>
      <w:r>
        <w:t xml:space="preserve">if and only if</w:t>
      </w:r>
      <w:r>
        <w:t xml:space="preserve"> </w:t>
      </w:r>
      <m:oMath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7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correlation">
        <w:r>
          <w:rPr>
            <w:rStyle w:val="Hyperlink"/>
          </w:rPr>
          <w:t xml:space="preserve">Definition 10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SD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r>
              <m:t>​</m:t>
            </m:r>
            <m:r>
              <m:t> </m:t>
            </m:r>
            <m:r>
              <m:rPr>
                <m:sty m:val="p"/>
              </m:rPr>
              <m:t>SD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Y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t> </m:t>
        </m:r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because both variances are positive,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w:hyperlink w:anchor="def-uncorrelated">
        <w:r>
          <w:rPr>
            <w:rStyle w:val="Hyperlink"/>
          </w:rPr>
          <w:t xml:space="preserve">Definition 11</w:t>
        </w:r>
      </w:hyperlink>
      <w:r>
        <w:t xml:space="preserve">.</w:t>
      </w:r>
    </w:p>
    <w:bookmarkStart w:id="78" w:name="def-cond-cov"/>
    <w:p>
      <w:pPr>
        <w:pStyle w:val="BodyText"/>
      </w:pPr>
      <w:r>
        <w:rPr>
          <w:b/>
          <w:bCs/>
        </w:rPr>
        <w:t xml:space="preserve">Definition 12 (Conditional covariance)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covariance</w:t>
      </w:r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their covariance under their conditional distribution 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,</m:t>
              </m:r>
              <m:r>
                <m:t>Z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Z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Z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Evaluating this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gives the random variable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,</m:t>
            </m:r>
            <m:r>
              <m:t>Z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</w:p>
    <w:bookmarkEnd w:id="78"/>
    <w:bookmarkStart w:id="79" w:name="exm-cond-cov"/>
    <w:p>
      <w:pPr>
        <w:pStyle w:val="BodyText"/>
      </w:pPr>
      <w:r>
        <w:rPr>
          <w:b/>
          <w:bCs/>
        </w:rPr>
        <w:t xml:space="preserve">Example 15 (Conditional covariance of a variable with itself)</w:t>
      </w:r>
      <w:r>
        <w:t xml:space="preserve"> </w:t>
      </w:r>
      <w:r>
        <w:t xml:space="preserve">Taking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Y</m:t>
        </m:r>
      </m:oMath>
      <w:r>
        <w:t xml:space="preserve"> </w:t>
      </w:r>
      <w:r>
        <w:t xml:space="preserve">in</w:t>
      </w:r>
      <w:r>
        <w:t xml:space="preserve"> </w:t>
      </w:r>
      <w:hyperlink w:anchor="def-cond-cov">
        <w:r>
          <w:rPr>
            <w:rStyle w:val="Hyperlink"/>
          </w:rPr>
          <w:t xml:space="preserve">Definition 12</w:t>
        </w:r>
      </w:hyperlink>
      <w:r>
        <w:t xml:space="preserve"> </w:t>
      </w:r>
      <w:r>
        <w:t xml:space="preserve">gives the</w:t>
      </w:r>
      <w:r>
        <w:t xml:space="preserve"> </w:t>
      </w:r>
      <w:hyperlink w:anchor="def-cond-variance">
        <w:r>
          <w:rPr>
            <w:rStyle w:val="Hyperlink"/>
          </w:rPr>
          <w:t xml:space="preserve">conditional variance</w:t>
        </w:r>
      </w:hyperlink>
      <w:r>
        <w:t xml:space="preserve">: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exm-cond-variance">
        <w:r>
          <w:rPr>
            <w:rStyle w:val="Hyperlink"/>
          </w:rPr>
          <w:t xml:space="preserve">Example 4</w:t>
        </w:r>
      </w:hyperlink>
      <w:r>
        <w:t xml:space="preserve">, for example,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0.24</m:t>
        </m:r>
      </m:oMath>
      <w:r>
        <w:t xml:space="preserve">.</w:t>
      </w:r>
    </w:p>
    <w:bookmarkEnd w:id="79"/>
    <w:bookmarkStart w:id="80" w:name="thm-total-cov"/>
    <w:p>
      <w:pPr>
        <w:pStyle w:val="BodyText"/>
      </w:pPr>
      <w:r>
        <w:rPr>
          <w:b/>
          <w:bCs/>
        </w:rPr>
        <w:t xml:space="preserve">Theorem 9 (Law of total covariance)</w:t>
      </w:r>
      <w:r>
        <w:t xml:space="preserve"> </w:t>
      </w:r>
      <w:r>
        <w:t xml:space="preserve">For random variables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, and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Z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,</m:t>
              </m:r>
              <m:r>
                <m:t>Z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Z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bookmarkEnd w:id="8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proof follows the proof of the</w:t>
      </w:r>
      <w:r>
        <w:t xml:space="preserve"> </w:t>
      </w:r>
      <w:hyperlink w:anchor="thm-total-variance">
        <w:r>
          <w:rPr>
            <w:rStyle w:val="Hyperlink"/>
          </w:rPr>
          <w:t xml:space="preserve">law of total variance</w:t>
        </w:r>
      </w:hyperlink>
      <w:r>
        <w:t xml:space="preserve">,</w:t>
      </w:r>
      <w:r>
        <w:t xml:space="preserve"> </w:t>
      </w:r>
      <w:r>
        <w:t xml:space="preserve">which is the special case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Y</m:t>
        </m:r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m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sSub>
          <m:e>
            <m:r>
              <m:t>m</m:t>
            </m:r>
          </m:e>
          <m:sub>
            <m:r>
              <m:t>Z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Z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, and</w:t>
      </w:r>
      <w:r>
        <w:t xml:space="preserve"> </w:t>
      </w:r>
      <m:oMath>
        <m:sSub>
          <m:e>
            <m:r>
              <m:t>μ</m:t>
            </m:r>
          </m:e>
          <m:sub>
            <m:r>
              <m:t>Z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Z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Adding and subtracting</w:t>
      </w:r>
      <w:r>
        <w:t xml:space="preserve"> </w:t>
      </w:r>
      <m:oMath>
        <m:sSub>
          <m:e>
            <m:r>
              <m:t>m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m</m:t>
            </m:r>
          </m:e>
          <m:sub>
            <m:r>
              <m:t>Z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inside the deviations: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Z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Z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Z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Z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product; linearity of expectation)</m:t>
              </m:r>
            </m:e>
          </m:eqArr>
        </m:oMath>
      </m:oMathPara>
    </w:p>
    <w:p>
      <w:pPr>
        <w:pStyle w:val="FirstParagraph"/>
      </w:pPr>
      <w:r>
        <w:t xml:space="preserve">The two middle terms are 0,</w:t>
      </w:r>
      <w:r>
        <w:t xml:space="preserve"> </w:t>
      </w:r>
      <w:r>
        <w:t xml:space="preserve">by the same steps as the cross term in the proof of</w:t>
      </w:r>
      <w:r>
        <w:t xml:space="preserve"> </w:t>
      </w:r>
      <w:hyperlink w:anchor="thm-total-variance">
        <w:r>
          <w:rPr>
            <w:rStyle w:val="Hyperlink"/>
          </w:rPr>
          <w:t xml:space="preserve">Theorem 4</w:t>
        </w:r>
      </w:hyperlink>
      <w:r>
        <w:t xml:space="preserve">:</w:t>
      </w:r>
      <w:r>
        <w:t xml:space="preserve"> </w:t>
      </w:r>
      <w:r>
        <w:t xml:space="preserve">condition 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by the</w:t>
      </w:r>
      <w:r>
        <w:t xml:space="preserve"> </w:t>
      </w:r>
      <w:hyperlink r:id="rId43">
        <w:r>
          <w:rPr>
            <w:rStyle w:val="Hyperlink"/>
          </w:rPr>
          <w:t xml:space="preserve">law of iterated expectations</w:t>
        </w:r>
      </w:hyperlink>
      <w:r>
        <w:t xml:space="preserve">,</w:t>
      </w:r>
      <w:r>
        <w:t xml:space="preserve"> </w:t>
      </w:r>
      <w:r>
        <w:t xml:space="preserve">factor out the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(</w:t>
      </w:r>
      <w:hyperlink r:id="rId45">
        <w:r>
          <w:rPr>
            <w:rStyle w:val="Hyperlink"/>
          </w:rPr>
          <w:t xml:space="preserve">pull-out property</w:t>
        </w:r>
      </w:hyperlink>
      <w:r>
        <w:t xml:space="preserve">),</w:t>
      </w:r>
      <w:r>
        <w:t xml:space="preserve"> </w:t>
      </w:r>
      <w:r>
        <w:t xml:space="preserve">and use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sSub>
              <m:e>
                <m:r>
                  <m:t>m</m:t>
                </m:r>
              </m:e>
              <m:sub>
                <m:r>
                  <m:t>Y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(or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Z</m:t>
            </m:r>
            <m:r>
              <m:rPr>
                <m:sty m:val="p"/>
              </m:rPr>
              <m:t>−</m:t>
            </m:r>
            <m:sSub>
              <m:e>
                <m:r>
                  <m:t>m</m:t>
                </m:r>
              </m:e>
              <m:sub>
                <m:r>
                  <m:t>Z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which follows from</w:t>
      </w:r>
      <w:r>
        <w:t xml:space="preserve"> </w:t>
      </w:r>
      <w:hyperlink r:id="rId46">
        <w:r>
          <w:rPr>
            <w:rStyle w:val="Hyperlink"/>
          </w:rPr>
          <w:t xml:space="preserve">linearity of conditional expectation</w:t>
        </w:r>
      </w:hyperlink>
      <w:r>
        <w:t xml:space="preserve">.</w:t>
      </w:r>
      <w:r>
        <w:t xml:space="preserve"> </w:t>
      </w:r>
      <w:r>
        <w:t xml:space="preserve">For the first term: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Z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Z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iterated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Cov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covariance)</m:t>
              </m:r>
            </m:e>
          </m:eqArr>
        </m:oMath>
      </m:oMathPara>
    </w:p>
    <w:p>
      <w:pPr>
        <w:pStyle w:val="FirstParagraph"/>
      </w:pPr>
      <w:r>
        <w:t xml:space="preserve">For the last term, the law of iterated expectations gives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m</m:t>
                </m:r>
              </m:e>
              <m:sub>
                <m:r>
                  <m:t>Y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m</m:t>
                </m:r>
              </m:e>
              <m:sub>
                <m:r>
                  <m:t>Z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Z</m:t>
            </m:r>
          </m:sub>
        </m:sSub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Z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means)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m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m</m:t>
                      </m:r>
                    </m:e>
                    <m:sub>
                      <m:r>
                        <m:t>Z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Z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(definitions of </m:t>
              </m:r>
              <m:sSub>
                <m:e>
                  <m:r>
                    <m:t>m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m</m:t>
                  </m:r>
                </m:e>
                <m:sub>
                  <m:r>
                    <m:t>Z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Adding the four terms gives the result.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Alternate names include: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covariance decomposition formula</w:t>
      </w:r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conditional covariance formula</w:t>
      </w:r>
      <w:r>
        <w:t xml:space="preserve">.</w:t>
      </w:r>
    </w:p>
    <w:bookmarkStart w:id="81" w:name="lem-cov-xx"/>
    <w:p>
      <w:pPr>
        <w:pStyle w:val="BodyText"/>
      </w:pPr>
      <w:r>
        <w:rPr>
          <w:b/>
          <w:bCs/>
        </w:rPr>
        <w:t xml:space="preserve">Lemma 1 (The covariance of a variable with itself is its variance)</w:t>
      </w:r>
      <w:r>
        <w:t xml:space="preserve"> </w:t>
      </w:r>
      <w:r>
        <w:t xml:space="preserve">For any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</m:oMath>
      </m:oMathPara>
    </w:p>
    <w:bookmarkEnd w:id="8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 the</w:t>
      </w:r>
      <w:r>
        <w:t xml:space="preserve"> </w:t>
      </w:r>
      <w:hyperlink w:anchor="thm-alt-cov">
        <w:r>
          <w:rPr>
            <w:rStyle w:val="Hyperlink"/>
          </w:rPr>
          <w:t xml:space="preserve">alternative formula for covariance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(alternative formula for covariance, with 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t>X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(simplified expression for variance)</m:t>
              </m:r>
            </m:e>
          </m:eqArr>
        </m:oMath>
      </m:oMathPara>
    </w:p>
    <w:bookmarkStart w:id="82" w:name="def-cov-vec-x"/>
    <w:p>
      <w:pPr>
        <w:pStyle w:val="FirstParagraph"/>
      </w:pPr>
      <w:r>
        <w:rPr>
          <w:b/>
          <w:bCs/>
        </w:rPr>
        <w:t xml:space="preserve">Definition 13 (Variance/covariance of a</w:t>
      </w:r>
      <w:r>
        <w:rPr>
          <w:b/>
          <w:bCs/>
        </w:rP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random vector)</w:t>
      </w:r>
      <w:r>
        <w:t xml:space="preserve"> </w:t>
      </w:r>
      <w:r>
        <w:t xml:space="preserve">For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dimensional random vector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</w:p>
    <w:p>
      <w:pPr>
        <w:pStyle w:val="BodyText"/>
      </w:pPr>
      <w:r>
        <w:t xml:space="preserve">$$
    \begin{aligned}
    \operatorname{Var}\mathopen{}\left(\mathord{\smash[b]{\underset{\raise.3ex\hbox{$\scriptstyle\sim$}}{X}}\vphantom{X}}\right)\mathclose{}
    &amp;\stackrel{\text{def}}{=}\operatorname{Cov}\mathopen{}\left(\mathord{\smash[b]{\underset{\raise.3ex\hbox{$\scriptstyle\sim$}}{X}}\vphantom{X}}\right)\mathclose{}
    \\
    &amp;\stackrel{\text{def}}{=}\operatorname{E}\mathopen{}\left[\mathopen{}\left(\mathord{\smash[b]{\underset{\raise.3ex\hbox{$\scriptstyle\sim$}}{X}}\vphantom{X}}- \operatorname{E}\mathord{\smash[b]{\underset{\raise.3ex\hbox{$\scriptstyle\sim$}}{X}}\vphantom{X}}\right)\mathclose{} {\mathopen{}\left(\mathord{\smash[b]{\underset{\raise.3ex\hbox{$\scriptstyle\sim$}}{X}}\vphantom{X}}- \operatorname{E}\mathord{\smash[b]{\underset{\raise.3ex\hbox{$\scriptstyle\sim$}}{X}}\vphantom{X}}\right)\mathclose{}}^{\top}\right]\mathclose{}
    \end{aligned}
    $$</w:t>
      </w:r>
    </w:p>
    <w:bookmarkEnd w:id="82"/>
    <w:bookmarkStart w:id="83" w:name="thm-vcov-elements"/>
    <w:p>
      <w:pPr>
        <w:pStyle w:val="FirstParagraph"/>
      </w:pPr>
      <w:r>
        <w:rPr>
          <w:b/>
          <w:bCs/>
        </w:rPr>
        <w:t xml:space="preserve">Theorem 10 (Elements of the variance-covariance matrix are pairwise covariances)</w:t>
      </w:r>
      <w:r>
        <w:t xml:space="preserve"> </w:t>
      </w:r>
      <w:r>
        <w:t xml:space="preserve">For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random vector</w:t>
      </w:r>
      <w:r>
        <w:t xml:space="preserve"> </w:t>
      </w:r>
      <w:r>
        <w:t xml:space="preserve">$\mathord{\smash[b]{\underset{\raise.3ex\hbox{$\scriptstyle\sim$}}{X}}\vphantom{X}}= {(X_1, \ldots, X_p)}^{\top}$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element of</w:t>
      </w:r>
      <w:r>
        <w:t xml:space="preserve"> </w:t>
      </w:r>
      <w:r>
        <w:t xml:space="preserve">$\operatorname{Var}\mathopen{}\left(\mathord{\smash[b]{\underset{\raise.3ex\hbox{$\scriptstyle\sim$}}{X}}\vphantom{X}}\right)\mathclose{}$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:</w:t>
      </w:r>
    </w:p>
    <w:p>
      <w:pPr>
        <w:pStyle w:val="BodyText"/>
      </w:pPr>
      <w:r>
        <w:t xml:space="preserve">$$
    \operatorname{Var}\mathopen{}\left(\mathord{\smash[b]{\underset{\raise.3ex\hbox{$\scriptstyle\sim$}}{X}}\vphantom{X}}\right)\mathclose{}=
    \begin{pmatrix}
    \operatorname{Var}\mathopen{}\left(X_1\right)\mathclose{}      &amp; \operatorname{Cov}\mathopen{}\left(X_1, X_2\right)\mathclose{} &amp; \cdots &amp; \operatorname{Cov}\mathopen{}\left(X_1, X_p\right)\mathclose{} \\
    \operatorname{Cov}\mathopen{}\left(X_2, X_1\right)\mathclose{} &amp; \operatorname{Var}\mathopen{}\left(X_2\right)\mathclose{}      &amp; \cdots &amp; \operatorname{Cov}\mathopen{}\left(X_2, X_p\right)\mathclose{} \\
    \vdots          &amp; \vdots          &amp; \ddots &amp; \vdots           \\
    \operatorname{Cov}\mathopen{}\left(X_p, X_1\right)\mathclose{} &amp; \operatorname{Cov}\mathopen{}\left(X_p, X_2\right)\mathclose{} &amp; \cdots &amp; \operatorname{Var}\mathopen{}\left(X_p\right)\mathclose{}
    \end{pmatrix}
    $$</w:t>
      </w:r>
    </w:p>
    <w:bookmarkEnd w:id="8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$\operatorname{E}\mathord{\smash[b]{\underset{\raise.3ex\hbox{$\scriptstyle\sim$}}{X}}\vphantom{X}}= {(\mu_1, \ldots, \mu_p)}^{\top}$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def-cov-vec-x">
        <w:r>
          <w:rPr>
            <w:rStyle w:val="Hyperlink"/>
          </w:rPr>
          <w:t xml:space="preserve">Definition 13</w:t>
        </w:r>
      </w:hyperlink>
      <w:r>
        <w:t xml:space="preserve">:</w:t>
      </w:r>
    </w:p>
    <w:p>
      <w:pPr>
        <w:pStyle w:val="BodyText"/>
      </w:pPr>
      <w:r>
        <w:t xml:space="preserve">$$
    \begin{aligned}
    \operatorname{Var}\mathopen{}\left(\mathord{\smash[b]{\underset{\raise.3ex\hbox{$\scriptstyle\sim$}}{X}}\vphantom{X}}\right)\mathclose{}
    &amp;= \operatorname{E}\mathopen{}\left[
      \mathopen{}\left(\mathord{\smash[b]{\underset{\raise.3ex\hbox{$\scriptstyle\sim$}}{X}}\vphantom{X}}- \operatorname{E}\mathord{\smash[b]{\underset{\raise.3ex\hbox{$\scriptstyle\sim$}}{X}}\vphantom{X}}\right)\mathclose{}
      {\mathopen{}\left(\mathord{\smash[b]{\underset{\raise.3ex\hbox{$\scriptstyle\sim$}}{X}}\vphantom{X}}- \operatorname{E}\mathord{\smash[b]{\underset{\raise.3ex\hbox{$\scriptstyle\sim$}}{X}}\vphantom{X}}\right)\mathclose{}}^{\top}
    \right]\mathclose{}
    \\
    &amp;= \operatorname{E}\mathopen{}\left[
      \begin{pmatrix}X_1 - \mu_1 \\ \vdots \\ X_p - \mu_p\end{pmatrix}
      \begin{pmatrix}X_1 - \mu_1 &amp; \cdots &amp; X_p - \mu_p\end{pmatrix}
    \right]\mathclose{}
    \\
    &amp;= \operatorname{E}\mathopen{}\left[
      \begin{pmatrix}
        (X_1 - \mu_1)(X_1 - \mu_1) &amp; \cdots &amp; (X_1 - \mu_1)(X_p - \mu_p) \\
        \vdots                      &amp; \ddots &amp; \vdots                      \\
        (X_p - \mu_p)(X_1 - \mu_1) &amp; \cdots &amp; (X_p - \mu_p)(X_p - \mu_p)
      \end{pmatrix}
    \right]\mathclose{}
    \\
    &amp;=
      \begin{pmatrix}
        \operatorname{E}\mathopen{}\left[(X_1 - \mu_1)(X_1 - \mu_1)\right]\mathclose{} &amp; \cdots &amp; \operatorname{E}\mathopen{}\left[(X_1 - \mu_1)(X_p - \mu_p)\right]\mathclose{} \\
        \vdots                             &amp; \ddots &amp; \vdots                             \\
        \operatorname{E}\mathopen{}\left[(X_p - \mu_p)(X_1 - \mu_1)\right]\mathclose{} &amp; \cdots &amp; \operatorname{E}\mathopen{}\left[(X_p - \mu_p)(X_p - \mu_p)\right]\mathclose{}
      \end{pmatrix}
    \\
    &amp;=
      \begin{pmatrix}
        \operatorname{Cov}\mathopen{}\left(X_1, X_1\right)\mathclose{} &amp; \cdots &amp; \operatorname{Cov}\mathopen{}\left(X_1, X_p\right)\mathclose{} \\
        \vdots          &amp; \ddots &amp; \vdots           \\
        \operatorname{Cov}\mathopen{}\left(X_p, X_1\right)\mathclose{} &amp; \cdots &amp; \operatorname{Cov}\mathopen{}\left(X_p, X_p\right)\mathclose{}
      \end{pmatrix}
    \\
    &amp;=
      \begin{pmatrix}
        \operatorname{Var}\mathopen{}\left(X_1\right)\mathclose{}      &amp; \cdots &amp; \operatorname{Cov}\mathopen{}\left(X_1, X_p\right)\mathclose{} \\
        \vdots          &amp; \ddots &amp; \vdots           \\
        \operatorname{Cov}\mathopen{}\left(X_p, X_1\right)\mathclose{} &amp; \cdots &amp; \operatorname{Var}\mathopen{}\left(X_p\right)\mathclose{}
      \end{pmatrix}
    \end{aligned}
    $$</w:t>
      </w:r>
    </w:p>
    <w:p>
      <w:pPr>
        <w:pStyle w:val="FirstParagraph"/>
      </w:pPr>
      <w:r>
        <w:t xml:space="preserve">where:</w:t>
      </w:r>
    </w:p>
    <w:p>
      <w:pPr>
        <w:pStyle w:val="Compact"/>
        <w:numPr>
          <w:ilvl w:val="0"/>
          <w:numId w:val="1003"/>
        </w:numPr>
      </w:pPr>
      <w:r>
        <w:t xml:space="preserve">the step from the third to fourth line uses the</w:t>
      </w:r>
      <w:r>
        <w:t xml:space="preserve"> </w:t>
      </w:r>
      <w:hyperlink r:id="rId84">
        <w:r>
          <w:rPr>
            <w:rStyle w:val="Hyperlink"/>
          </w:rPr>
          <w:t xml:space="preserve">expectation of a random matrix</w:t>
        </w:r>
      </w:hyperlink>
      <w:r>
        <w:t xml:space="preserve">,</w:t>
      </w:r>
    </w:p>
    <w:p>
      <w:pPr>
        <w:pStyle w:val="Compact"/>
        <w:numPr>
          <w:ilvl w:val="0"/>
          <w:numId w:val="1003"/>
        </w:numPr>
      </w:pPr>
      <w:r>
        <w:t xml:space="preserve">the step from the fourth to fifth line uses</w:t>
      </w:r>
      <w:r>
        <w:t xml:space="preserve"> </w:t>
      </w:r>
      <w:hyperlink w:anchor="def-cov">
        <w:r>
          <w:rPr>
            <w:rStyle w:val="Hyperlink"/>
          </w:rPr>
          <w:t xml:space="preserve">Definition 9</w:t>
        </w:r>
      </w:hyperlink>
      <w:r>
        <w:t xml:space="preserve">, and</w:t>
      </w:r>
    </w:p>
    <w:p>
      <w:pPr>
        <w:pStyle w:val="Compact"/>
        <w:numPr>
          <w:ilvl w:val="0"/>
          <w:numId w:val="1003"/>
        </w:numPr>
      </w:pPr>
      <w:r>
        <w:t xml:space="preserve">the last step uses</w:t>
      </w:r>
      <w:r>
        <w:t xml:space="preserve"> </w:t>
      </w:r>
      <w:hyperlink w:anchor="lem-cov-xx">
        <w:r>
          <w:rPr>
            <w:rStyle w:val="Hyperlink"/>
          </w:rPr>
          <w:t xml:space="preserve">Lemma 1</w:t>
        </w:r>
      </w:hyperlink>
      <w:r>
        <w:t xml:space="preserve">.</w:t>
      </w:r>
    </w:p>
    <w:bookmarkStart w:id="85" w:name="thm-vcov-vec"/>
    <w:p>
      <w:pPr>
        <w:pStyle w:val="FirstParagraph"/>
      </w:pPr>
      <w:r>
        <w:rPr>
          <w:b/>
          <w:bCs/>
        </w:rPr>
        <w:t xml:space="preserve">Theorem 11 (Alternate expression for variance of a random vector)</w:t>
      </w:r>
    </w:p>
    <w:p>
      <w:pPr>
        <w:pStyle w:val="BodyText"/>
      </w:pPr>
      <w:r>
        <w:t xml:space="preserve">$$
    \begin{aligned}
    \operatorname{Var}\mathopen{}\left(\mathord{\smash[b]{\underset{\raise.3ex\hbox{$\scriptstyle\sim$}}{X}}\vphantom{X}}\right)\mathclose{}
    &amp;= \operatorname{E}\mathopen{}\left[\mathord{\smash[b]{\underset{\raise.3ex\hbox{$\scriptstyle\sim$}}{X}}\vphantom{X}}{\mathord{\smash[b]{\underset{\raise.3ex\hbox{$\scriptstyle\sim$}}{X}}\vphantom{X}}}^{\top}\right]\mathclose{} - \mathopen{}\left(\operatorname{E}\mathord{\smash[b]{\underset{\raise.3ex\hbox{$\scriptstyle\sim$}}{X}}\vphantom{X}}\right)\mathclose{} {\mathopen{}\left(\operatorname{E}\mathord{\smash[b]{\underset{\raise.3ex\hbox{$\scriptstyle\sim$}}{X}}\vphantom{X}}\right)\mathclose{}}^{\top}
    \end{aligned}
    $$</w:t>
      </w:r>
    </w:p>
    <w:bookmarkEnd w:id="8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w:r>
        <w:t xml:space="preserve">$$
    \begin{aligned}
    \operatorname{Var}\mathopen{}\left(\mathord{\smash[b]{\underset{\raise.3ex\hbox{$\scriptstyle\sim$}}{X}}\vphantom{X}}\right)\mathclose{}
    &amp;= \operatorname{E}\mathopen{}\left[
        \mathopen{}\left(\mathord{\smash[b]{\underset{\raise.3ex\hbox{$\scriptstyle\sim$}}{X}}\vphantom{X}}- \operatorname{E}\mathord{\smash[b]{\underset{\raise.3ex\hbox{$\scriptstyle\sim$}}{X}}\vphantom{X}}\right)\mathclose{}
        {\mathopen{}\left(\mathord{\smash[b]{\underset{\raise.3ex\hbox{$\scriptstyle\sim$}}{X}}\vphantom{X}}- \operatorname{E}\mathord{\smash[b]{\underset{\raise.3ex\hbox{$\scriptstyle\sim$}}{X}}\vphantom{X}}\right)\mathclose{}}^{\top}
      \right]\mathclose{}
    &amp;&amp; \text{(definition)}
    \\
    &amp;= \operatorname{E}\mathopen{}\left[
        \mathord{\smash[b]{\underset{\raise.3ex\hbox{$\scriptstyle\sim$}}{X}}\vphantom{X}}{\mathord{\smash[b]{\underset{\raise.3ex\hbox{$\scriptstyle\sim$}}{X}}\vphantom{X}}}^{\top}
        - \mathord{\smash[b]{\underset{\raise.3ex\hbox{$\scriptstyle\sim$}}{X}}\vphantom{X}}{\mathopen{}\left(\operatorname{E}\mathord{\smash[b]{\underset{\raise.3ex\hbox{$\scriptstyle\sim$}}{X}}\vphantom{X}}\right)\mathclose{}}^{\top}
        - \mathopen{}\left(\operatorname{E}\mathord{\smash[b]{\underset{\raise.3ex\hbox{$\scriptstyle\sim$}}{X}}\vphantom{X}}\right)\mathclose{} {\mathord{\smash[b]{\underset{\raise.3ex\hbox{$\scriptstyle\sim$}}{X}}\vphantom{X}}}^{\top}
        + \mathopen{}\left(\operatorname{E}\mathord{\smash[b]{\underset{\raise.3ex\hbox{$\scriptstyle\sim$}}{X}}\vphantom{X}}\right)\mathclose{} {\mathopen{}\left(\operatorname{E}\mathord{\smash[b]{\underset{\raise.3ex\hbox{$\scriptstyle\sim$}}{X}}\vphantom{X}}\right)\mathclose{}}^{\top}
      \right]\mathclose{}
    &amp;&amp; \text{(expand the product)}
    \\
    &amp;= \operatorname{E}\mathopen{}\left[\mathord{\smash[b]{\underset{\raise.3ex\hbox{$\scriptstyle\sim$}}{X}}\vphantom{X}}{\mathord{\smash[b]{\underset{\raise.3ex\hbox{$\scriptstyle\sim$}}{X}}\vphantom{X}}}^{\top}\right]\mathclose{}
      - \mathopen{}\left(\operatorname{E}\mathord{\smash[b]{\underset{\raise.3ex\hbox{$\scriptstyle\sim$}}{X}}\vphantom{X}}\right)\mathclose{} {\mathopen{}\left(\operatorname{E}\mathord{\smash[b]{\underset{\raise.3ex\hbox{$\scriptstyle\sim$}}{X}}\vphantom{X}}\right)\mathclose{}}^{\top}
      - \mathopen{}\left(\operatorname{E}\mathord{\smash[b]{\underset{\raise.3ex\hbox{$\scriptstyle\sim$}}{X}}\vphantom{X}}\right)\mathclose{} {\mathopen{}\left(\operatorname{E}\mathord{\smash[b]{\underset{\raise.3ex\hbox{$\scriptstyle\sim$}}{X}}\vphantom{X}}\right)\mathclose{}}^{\top}
      + \mathopen{}\left(\operatorname{E}\mathord{\smash[b]{\underset{\raise.3ex\hbox{$\scriptstyle\sim$}}{X}}\vphantom{X}}\right)\mathclose{} {\mathopen{}\left(\operatorname{E}\mathord{\smash[b]{\underset{\raise.3ex\hbox{$\scriptstyle\sim$}}{X}}\vphantom{X}}\right)\mathclose{}}^{\top}
    &amp;&amp; \text{(linearity, element-wise; } \operatorname{E}\mathord{\smash[b]{\underset{\raise.3ex\hbox{$\scriptstyle\sim$}}{X}}\vphantom{X}}\text{ is constant)}
    \\
    &amp;= \operatorname{E}\mathopen{}\left[\mathord{\smash[b]{\underset{\raise.3ex\hbox{$\scriptstyle\sim$}}{X}}\vphantom{X}}{\mathord{\smash[b]{\underset{\raise.3ex\hbox{$\scriptstyle\sim$}}{X}}\vphantom{X}}}^{\top}\right]\mathclose{}
      - \mathopen{}\left(\operatorname{E}\mathord{\smash[b]{\underset{\raise.3ex\hbox{$\scriptstyle\sim$}}{X}}\vphantom{X}}\right)\mathclose{} {\mathopen{}\left(\operatorname{E}\mathord{\smash[b]{\underset{\raise.3ex\hbox{$\scriptstyle\sim$}}{X}}\vphantom{X}}\right)\mathclose{}}^{\top}
    &amp;&amp; \text{(combine like terms)}
    \end{aligned}
    $$</w:t>
      </w:r>
    </w:p>
    <w:bookmarkStart w:id="86" w:name="thm-var-lincom"/>
    <w:p>
      <w:pPr>
        <w:pStyle w:val="FirstParagraph"/>
      </w:pPr>
      <w:r>
        <w:rPr>
          <w:b/>
          <w:bCs/>
        </w:rPr>
        <w:t xml:space="preserve">Theorem 12 (Variance of a linear combination)</w:t>
      </w:r>
      <w:r>
        <w:t xml:space="preserve"> </w:t>
      </w:r>
      <w:r>
        <w:t xml:space="preserve">For any vector of random variables</w:t>
      </w:r>
      <w:r>
        <w:t xml:space="preserve"> </w:t>
      </w:r>
      <w:r>
        <w:t xml:space="preserve">$\mathord{\smash[b]{\underset{\raise.3ex\hbox{$\scriptstyle\sim$}}{X}}\vphantom{X}}= (X_1, \ldots, X_n)$</w:t>
      </w:r>
      <w:r>
        <w:t xml:space="preserve"> </w:t>
      </w:r>
      <w:r>
        <w:t xml:space="preserve">and corresponding vector of constants</w:t>
      </w:r>
      <w:r>
        <w:t xml:space="preserve"> </w:t>
      </w:r>
      <w:r>
        <w:t xml:space="preserve">$\mathord{\smash[b]{\underset{\raise.3ex\hbox{$\scriptstyle\sim$}}{a}}\vphantom{a}}= (a_1, \ldots, a_n)$</w:t>
      </w:r>
      <w:r>
        <w:t xml:space="preserve">,</w:t>
      </w:r>
      <w:r>
        <w:t xml:space="preserve"> </w:t>
      </w:r>
      <w:r>
        <w:t xml:space="preserve">the variance of their linear combination is:</w:t>
      </w:r>
    </w:p>
    <w:p>
      <w:pPr>
        <w:pStyle w:val="BodyText"/>
      </w:pPr>
      <w:r>
        <w:t xml:space="preserve">$$
    \begin{aligned}
    \operatorname{Var}\mathopen{}\left(\mathord{\smash[b]{\underset{\raise.3ex\hbox{$\scriptstyle\sim$}}{a}}\vphantom{a}}\cdot \mathord{\smash[b]{\underset{\raise.3ex\hbox{$\scriptstyle\sim$}}{X}}\vphantom{X}}\right)\mathclose{}
    &amp;= \operatorname{Var}\mathopen{}\left(\sum_{i=1}^na_i X_i\right)\mathclose{}
    \\ &amp;= {\mathord{\smash[b]{\underset{\raise.3ex\hbox{$\scriptstyle\sim$}}{a}}\vphantom{a}}}^{\top} \operatorname{Var}\mathopen{}\left(\mathord{\smash[b]{\underset{\raise.3ex\hbox{$\scriptstyle\sim$}}{X}}\vphantom{X}}\right)\mathclose{} \mathord{\smash[b]{\underset{\raise.3ex\hbox{$\scriptstyle\sim$}}{a}}\vphantom{a}}
    \\ &amp;= \sum_{i=1}^n\sum_{j=1}^n a_i a_j \operatorname{Cov}\mathopen{}\left(X_i,X_j\right)\mathclose{}
    \end{aligned}
    $$</w:t>
      </w:r>
    </w:p>
    <w:bookmarkEnd w:id="8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Treat</w:t>
      </w:r>
      <w:r>
        <w:t xml:space="preserve"> </w:t>
      </w:r>
      <w:r>
        <w:t xml:space="preserve">$\mathord{\smash[b]{\underset{\raise.3ex\hbox{$\scriptstyle\sim$}}{a}}\vphantom{a}}$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vectors,</w:t>
      </w:r>
      <w:r>
        <w:t xml:space="preserve"> </w:t>
      </w:r>
      <w:r>
        <w:t xml:space="preserve">so</w:t>
      </w:r>
    </w:p>
    <w:p>
      <w:pPr>
        <w:pStyle w:val="BodyText"/>
      </w:pPr>
      <w:r>
        <w:t xml:space="preserve">$$
    \begin{aligned}
    \mathord{\smash[b]{\underset{\raise.3ex\hbox{$\scriptstyle\sim$}}{a}}\vphantom{a}}\cdot \mathord{\smash[b]{\underset{\raise.3ex\hbox{$\scriptstyle\sim$}}{X}}\vphantom{X}}&amp;= {\mathord{\smash[b]{\underset{\raise.3ex\hbox{$\scriptstyle\sim$}}{a}}\vphantom{a}}}^{\top}\mathord{\smash[b]{\underset{\raise.3ex\hbox{$\scriptstyle\sim$}}{X}}\vphantom{X}}\\
    &amp;= \sum_{i=1}^na_i X_i,
    \end{aligned}
    $$</w:t>
      </w:r>
    </w:p>
    <w:p>
      <w:pPr>
        <w:pStyle w:val="FirstParagraph"/>
      </w:pPr>
      <w:r>
        <w:t xml:space="preserve">a scalar.</w:t>
      </w:r>
      <w:r>
        <w:t xml:space="preserve"> </w:t>
      </w:r>
      <w:r>
        <w:t xml:space="preserve">By linearity of expectation,</w:t>
      </w:r>
      <w:r>
        <w:t xml:space="preserve"> </w:t>
      </w:r>
      <w:r>
        <w:t xml:space="preserve">$\operatorname{E}\mathopen{}\left[{\mathord{\smash[b]{\underset{\raise.3ex\hbox{$\scriptstyle\sim$}}{a}}\vphantom{a}}}^{\top}\mathord{\smash[b]{\underset{\raise.3ex\hbox{$\scriptstyle\sim$}}{X}}\vphantom{X}}\right]\mathclose{} = {\mathord{\smash[b]{\underset{\raise.3ex\hbox{$\scriptstyle\sim$}}{a}}\vphantom{a}}}^{\top}\,\operatorname{E}\mathord{\smash[b]{\underset{\raise.3ex\hbox{$\scriptstyle\sim$}}{X}}\vphantom{X}}$</w:t>
      </w:r>
      <w:r>
        <w:t xml:space="preserve">, so:</w:t>
      </w:r>
    </w:p>
    <w:p>
      <w:pPr>
        <w:pStyle w:val="BodyText"/>
      </w:pPr>
      <w:r>
        <w:t xml:space="preserve">$$
    \begin{aligned}
    \operatorname{Var}\mathopen{}\left({\mathord{\smash[b]{\underset{\raise.3ex\hbox{$\scriptstyle\sim$}}{a}}\vphantom{a}}}^{\top}\mathord{\smash[b]{\underset{\raise.3ex\hbox{$\scriptstyle\sim$}}{X}}\vphantom{X}}\right)\mathclose{}
    &amp;= \operatorname{E}\mathopen{}\left[\mathopen{}\left({\mathord{\smash[b]{\underset{\raise.3ex\hbox{$\scriptstyle\sim$}}{a}}\vphantom{a}}}^{\top}\mathord{\smash[b]{\underset{\raise.3ex\hbox{$\scriptstyle\sim$}}{X}}\vphantom{X}}- {\mathord{\smash[b]{\underset{\raise.3ex\hbox{$\scriptstyle\sim$}}{a}}\vphantom{a}}}^{\top}\operatorname{E}\mathord{\smash[b]{\underset{\raise.3ex\hbox{$\scriptstyle\sim$}}{X}}\vphantom{X}}\right)\mathclose{}^2\right]\mathclose{}
    &amp;&amp; \text{(definition of variance)} \\
    &amp;= \operatorname{E}\mathopen{}\left[\mathopen{}\left({\mathord{\smash[b]{\underset{\raise.3ex\hbox{$\scriptstyle\sim$}}{a}}\vphantom{a}}}^{\top}\mathopen{}\left(\mathord{\smash[b]{\underset{\raise.3ex\hbox{$\scriptstyle\sim$}}{X}}\vphantom{X}}- \operatorname{E}\mathord{\smash[b]{\underset{\raise.3ex\hbox{$\scriptstyle\sim$}}{X}}\vphantom{X}}\right)\mathclose{}\right)\mathclose{}^2\right]\mathclose{}
    &amp;&amp; \text{(factor out } {\mathord{\smash[b]{\underset{\raise.3ex\hbox{$\scriptstyle\sim$}}{a}}\vphantom{a}}}^{\top} \text{)} \\
    &amp;= \operatorname{E}\mathopen{}\left[{\mathord{\smash[b]{\underset{\raise.3ex\hbox{$\scriptstyle\sim$}}{a}}\vphantom{a}}}^{\top}\mathopen{}\left(\mathord{\smash[b]{\underset{\raise.3ex\hbox{$\scriptstyle\sim$}}{X}}\vphantom{X}}- \operatorname{E}\mathord{\smash[b]{\underset{\raise.3ex\hbox{$\scriptstyle\sim$}}{X}}\vphantom{X}}\right)\mathclose{}{\mathopen{}\left(\mathord{\smash[b]{\underset{\raise.3ex\hbox{$\scriptstyle\sim$}}{X}}\vphantom{X}}- \operatorname{E}\mathord{\smash[b]{\underset{\raise.3ex\hbox{$\scriptstyle\sim$}}{X}}\vphantom{X}}\right)\mathclose{}}^{\top}\mathord{\smash[b]{\underset{\raise.3ex\hbox{$\scriptstyle\sim$}}{a}}\vphantom{a}}\right]\mathclose{}
    &amp;&amp; \text{(a scalar equals its transpose, so } s^2 = s\,{s}^{\top} \text{)} \\
    &amp;= {\mathord{\smash[b]{\underset{\raise.3ex\hbox{$\scriptstyle\sim$}}{a}}\vphantom{a}}}^{\top}\,\operatorname{E}\mathopen{}\left[\mathopen{}\left(\mathord{\smash[b]{\underset{\raise.3ex\hbox{$\scriptstyle\sim$}}{X}}\vphantom{X}}- \operatorname{E}\mathord{\smash[b]{\underset{\raise.3ex\hbox{$\scriptstyle\sim$}}{X}}\vphantom{X}}\right)\mathclose{}{\mathopen{}\left(\mathord{\smash[b]{\underset{\raise.3ex\hbox{$\scriptstyle\sim$}}{X}}\vphantom{X}}- \operatorname{E}\mathord{\smash[b]{\underset{\raise.3ex\hbox{$\scriptstyle\sim$}}{X}}\vphantom{X}}\right)\mathclose{}}^{\top}\right]\mathclose{}\,\mathord{\smash[b]{\underset{\raise.3ex\hbox{$\scriptstyle\sim$}}{a}}\vphantom{a}}
    &amp;&amp; \text{(linearity of expectation, element-wise)} \\
    &amp;= {\mathord{\smash[b]{\underset{\raise.3ex\hbox{$\scriptstyle\sim$}}{a}}\vphantom{a}}}^{\top} \operatorname{Var}\mathopen{}\left(\mathord{\smash[b]{\underset{\raise.3ex\hbox{$\scriptstyle\sim$}}{X}}\vphantom{X}}\right)\mathclose{} \mathord{\smash[b]{\underset{\raise.3ex\hbox{$\scriptstyle\sim$}}{a}}\vphantom{a}}
    &amp;&amp; \text{(variance of a random vector)} \\
    &amp;= \sum_{i=1}^n\sum_{j=1}^n a_i a_j \operatorname{Cov}\mathopen{}\left(X_i,X_j\right)\mathclose{}
    &amp;&amp; \text{(expand the quadratic form, using the elements of } \operatorname{Var}\mathopen{}\left(\mathord{\smash[b]{\underset{\raise.3ex\hbox{$\scriptstyle\sim$}}{X}}\vphantom{X}}\right)\mathclose{} \text{)}
    \end{aligned}
    $$</w:t>
      </w:r>
    </w:p>
    <w:bookmarkStart w:id="87" w:name="cor-var-lincom2"/>
    <w:p>
      <w:pPr>
        <w:pStyle w:val="FirstParagraph"/>
      </w:pPr>
      <w:r>
        <w:rPr>
          <w:b/>
          <w:bCs/>
        </w:rPr>
        <w:t xml:space="preserve">Corollary 3 (Variance of a sum of two random variables)</w:t>
      </w:r>
      <w:r>
        <w:t xml:space="preserve"> </w:t>
      </w:r>
      <w:r>
        <w:t xml:space="preserve">For any two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scalars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+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t>2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⋅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t>​</m:t>
          </m:r>
        </m:oMath>
      </m:oMathPara>
    </w:p>
    <w:bookmarkEnd w:id="8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Apply</w:t>
      </w:r>
      <w:r>
        <w:t xml:space="preserve"> </w:t>
      </w:r>
      <w:hyperlink w:anchor="thm-var-lincom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 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Alternatively, by linearity of expectation: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a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a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b</m:t>
                          </m:r>
                          <m:r>
                            <m:t>Y</m:t>
                          </m:r>
                        </m:e>
                      </m:d>
                      <m:r>
                        <m:t>​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a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expectation, with population means 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X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⋅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X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⋅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⋅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(definitions of variance and covariance)</m:t>
              </m:r>
            </m:e>
          </m:eqArr>
        </m:oMath>
      </m:oMathPara>
    </w:p>
    <w:bookmarkStart w:id="88" w:name="cor-var-sum-indpt"/>
    <w:p>
      <w:pPr>
        <w:pStyle w:val="FirstParagraph"/>
      </w:pPr>
      <w:r>
        <w:rPr>
          <w:b/>
          <w:bCs/>
        </w:rPr>
        <w:t xml:space="preserve">Corollary 4 (Variance of a sum of independent random variables)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</w:t>
      </w:r>
      <w:r>
        <w:t xml:space="preserve"> </w:t>
      </w:r>
      <w:hyperlink r:id="rId66">
        <w:r>
          <w:rPr>
            <w:rStyle w:val="Hyperlink"/>
          </w:rPr>
          <w:t xml:space="preserve">independent</w:t>
        </w:r>
      </w:hyperlink>
      <w:r>
        <w:t xml:space="preserve">,</w:t>
      </w:r>
      <w:r>
        <w:t xml:space="preserve"> </w:t>
      </w:r>
      <w:r>
        <w:t xml:space="preserve">each discrete or continuous,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</m:e>
          </m:d>
          <m:r>
            <m:t>​</m:t>
          </m:r>
        </m:oMath>
      </m:oMathPara>
    </w:p>
    <w:bookmarkEnd w:id="8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indpt-uncorrelated">
        <w:r>
          <w:rPr>
            <w:rStyle w:val="Hyperlink"/>
          </w:rPr>
          <w:t xml:space="preserve">Theorem 8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Applying</w:t>
      </w:r>
      <w:r>
        <w:t xml:space="preserve"> </w:t>
      </w:r>
      <w:hyperlink w:anchor="cor-var-lincom2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sum of two random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hyperlink w:anchor="cor-var-lincom2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is why two variables’ covariance matters for combining them:</w:t>
      </w:r>
      <w:r>
        <w:t xml:space="preserve"> </w:t>
      </w:r>
      <w:r>
        <w:t xml:space="preserve">the covariance term is what separates the variance of their sum</w:t>
      </w:r>
      <w:r>
        <w:t xml:space="preserve"> </w:t>
      </w:r>
      <w:r>
        <w:t xml:space="preserve">from the sum of their variances,</w:t>
      </w:r>
      <w:r>
        <w:t xml:space="preserve"> </w:t>
      </w:r>
      <w:r>
        <w:t xml:space="preserve">and</w:t>
      </w:r>
      <w:r>
        <w:t xml:space="preserve"> </w:t>
      </w:r>
      <w:hyperlink w:anchor="cor-var-sum-indpt">
        <w:r>
          <w:rPr>
            <w:rStyle w:val="Hyperlink"/>
          </w:rPr>
          <w:t xml:space="preserve">Corollary 4</w:t>
        </w:r>
      </w:hyperlink>
      <w:r>
        <w:t xml:space="preserve"> </w:t>
      </w:r>
      <w:r>
        <w:t xml:space="preserve">is the case where that term is 0.</w:t>
      </w:r>
    </w:p>
    <w:bookmarkStart w:id="91" w:name="thm-vcov-psd"/>
    <w:p>
      <w:pPr>
        <w:pStyle w:val="BodyText"/>
      </w:pPr>
      <w:r>
        <w:rPr>
          <w:b/>
          <w:bCs/>
        </w:rPr>
        <w:t xml:space="preserve">Theorem 13 (A variance matrix is symmetric and positive semidefinite)</w:t>
      </w:r>
      <w:r>
        <w:t xml:space="preserve"> </w:t>
      </w:r>
      <w:r>
        <w:t xml:space="preserve">For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random vector</w:t>
      </w:r>
      <w:r>
        <w:t xml:space="preserve"> </w:t>
      </w:r>
      <w:r>
        <w:t xml:space="preserve">$\mathord{\smash[b]{\underset{\raise.3ex\hbox{$\scriptstyle\sim$}}{X}}\vphantom{X}}= {(X_1, \ldots, X_p)}^{\top}$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$\operatorname{Var}\mathopen{}\left(\mathord{\smash[b]{\underset{\raise.3ex\hbox{$\scriptstyle\sim$}}{X}}\vphantom{X}}\right)\mathclose{}$</w:t>
      </w:r>
      <w:r>
        <w:t xml:space="preserve"> </w:t>
      </w:r>
      <w:r>
        <w:t xml:space="preserve">is</w:t>
      </w:r>
      <w:r>
        <w:t xml:space="preserve"> </w:t>
      </w:r>
      <w:hyperlink r:id="rId89">
        <w:r>
          <w:rPr>
            <w:rStyle w:val="Hyperlink"/>
          </w:rPr>
          <w:t xml:space="preserve">symmetric</w:t>
        </w:r>
      </w:hyperlink>
      <w:r>
        <w:t xml:space="preserve"> </w:t>
      </w:r>
      <w:r>
        <w:t xml:space="preserve">and</w:t>
      </w:r>
      <w:r>
        <w:t xml:space="preserve"> </w:t>
      </w:r>
      <w:hyperlink r:id="rId90">
        <w:r>
          <w:rPr>
            <w:rStyle w:val="Hyperlink"/>
          </w:rPr>
          <w:t xml:space="preserve">positive semidefinite</w:t>
        </w:r>
      </w:hyperlink>
      <w:r>
        <w:t xml:space="preserve">:</w:t>
      </w:r>
      <w:r>
        <w:t xml:space="preserve"> </w:t>
      </w:r>
      <w:r>
        <w:t xml:space="preserve">for every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 of constants</w:t>
      </w:r>
      <w:r>
        <w:t xml:space="preserve"> </w:t>
      </w:r>
      <w:r>
        <w:t xml:space="preserve">$\mathord{\smash[b]{\underset{\raise.3ex\hbox{$\scriptstyle\sim$}}{a}}\vphantom{a}}$</w:t>
      </w:r>
      <w:r>
        <w:t xml:space="preserve">,</w:t>
      </w:r>
    </w:p>
    <w:p>
      <w:pPr>
        <w:pStyle w:val="BodyText"/>
      </w:pPr>
      <w:r>
        <w:t xml:space="preserve">$${\mathord{\smash[b]{\underset{\raise.3ex\hbox{$\scriptstyle\sim$}}{a}}\vphantom{a}}}^{\top} \operatorname{Var}\mathopen{}\left(\mathord{\smash[b]{\underset{\raise.3ex\hbox{$\scriptstyle\sim$}}{X}}\vphantom{X}}\right)\mathclose{} \mathord{\smash[b]{\underset{\raise.3ex\hbox{$\scriptstyle\sim$}}{a}}\vphantom{a}}\ge 0$$</w:t>
      </w:r>
    </w:p>
    <w:bookmarkEnd w:id="9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vcov-elements">
        <w:r>
          <w:rPr>
            <w:rStyle w:val="Hyperlink"/>
          </w:rPr>
          <w:t xml:space="preserve">Theorem 10</w:t>
        </w:r>
      </w:hyperlink>
      <w:r>
        <w:t xml:space="preserve">, 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element of</w:t>
      </w:r>
      <w:r>
        <w:t xml:space="preserve"> </w:t>
      </w:r>
      <w:r>
        <w:t xml:space="preserve">$\operatorname{Var}\mathopen{}\left(\mathord{\smash[b]{\underset{\raise.3ex\hbox{$\scriptstyle\sim$}}{X}}\vphantom{X}}\right)\mathclose{}$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by</w:t>
      </w:r>
      <w:r>
        <w:t xml:space="preserve"> </w:t>
      </w:r>
      <w:hyperlink w:anchor="def-cov">
        <w:r>
          <w:rPr>
            <w:rStyle w:val="Hyperlink"/>
          </w:rPr>
          <w:t xml:space="preserve">Definition 9</w:t>
        </w:r>
      </w:hyperlink>
      <w:r>
        <w:t xml:space="preserve">, with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of numbers is commutative)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covariance)</m:t>
              </m:r>
            </m:e>
          </m:eqArr>
        </m:oMath>
      </m:oMathPara>
    </w:p>
    <w:p>
      <w:pPr>
        <w:pStyle w:val="FirstParagraph"/>
      </w:pPr>
      <w:r>
        <w:t xml:space="preserve">so 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and</w:t>
      </w:r>
      <w:r>
        <w:t xml:space="preserve"> </w:t>
      </w:r>
      <m:oMath>
        <m:r>
          <m:rPr>
            <m:sty m:val="p"/>
          </m:rPr>
          <m:t>(</m:t>
        </m:r>
        <m:r>
          <m:t>j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)</m:t>
        </m:r>
      </m:oMath>
      <w:r>
        <w:t xml:space="preserve">-th elements are equal,</w:t>
      </w:r>
      <w:r>
        <w:t xml:space="preserve"> </w:t>
      </w:r>
      <w:r>
        <w:t xml:space="preserve">and</w:t>
      </w:r>
      <w:r>
        <w:t xml:space="preserve"> </w:t>
      </w:r>
      <w:r>
        <w:t xml:space="preserve">$\operatorname{Var}\mathopen{}\left(\mathord{\smash[b]{\underset{\raise.3ex\hbox{$\scriptstyle\sim$}}{X}}\vphantom{X}}\right)\mathclose{}$</w:t>
      </w:r>
      <w:r>
        <w:t xml:space="preserve"> </w:t>
      </w:r>
      <w:r>
        <w:t xml:space="preserve">is symmetric.</w:t>
      </w:r>
    </w:p>
    <w:p>
      <w:pPr>
        <w:pStyle w:val="BodyText"/>
      </w:pPr>
      <w:r>
        <w:t xml:space="preserve">For positive semidefiniteness, let</w:t>
      </w:r>
      <w:r>
        <w:t xml:space="preserve"> </w:t>
      </w:r>
      <w:r>
        <w:t xml:space="preserve">$Y = {\mathord{\smash[b]{\underset{\raise.3ex\hbox{$\scriptstyle\sim$}}{a}}\vphantom{a}}}^{\top}\mathord{\smash[b]{\underset{\raise.3ex\hbox{$\scriptstyle\sim$}}{X}}\vphantom{X}}$</w:t>
      </w:r>
      <w:r>
        <w:t xml:space="preserve">. Then:</w:t>
      </w:r>
    </w:p>
    <w:p>
      <w:pPr>
        <w:pStyle w:val="BodyText"/>
      </w:pPr>
      <w:r>
        <w:t xml:space="preserve">$$
    \begin{aligned}
    {\mathord{\smash[b]{\underset{\raise.3ex\hbox{$\scriptstyle\sim$}}{a}}\vphantom{a}}}^{\top} \operatorname{Var}\mathopen{}\left(\mathord{\smash[b]{\underset{\raise.3ex\hbox{$\scriptstyle\sim$}}{X}}\vphantom{X}}\right)\mathclose{} \mathord{\smash[b]{\underset{\raise.3ex\hbox{$\scriptstyle\sim$}}{a}}\vphantom{a}}
    &amp;= \operatorname{Var}\mathopen{}\left(Y\right)\mathclose{}
    &amp;&amp; \text{(variance of a linear combination)} \\
    &amp;= \operatorname{E}\mathopen{}\left[(Y - \operatorname{E}\mathopen{}\left[Y\right]\mathclose{})^2\right]\mathclose{}
    &amp;&amp; \text{(definition of variance)} \\
    &amp;\ge 0
    &amp;&amp; \text{(} (Y - \operatorname{E}\mathopen{}\left[Y\right]\mathclose{})^2 \ge 0 \text{)}
    \end{aligned}
    $$</w:t>
      </w:r>
    </w:p>
    <w:p>
      <w:pPr>
        <w:pStyle w:val="FirstParagraph"/>
      </w:pPr>
      <w:r>
        <w:t xml:space="preserve">The first step is</w:t>
      </w:r>
      <w:r>
        <w:t xml:space="preserve"> </w:t>
      </w:r>
      <w:hyperlink w:anchor="thm-var-lincom">
        <w:r>
          <w:rPr>
            <w:rStyle w:val="Hyperlink"/>
          </w:rPr>
          <w:t xml:space="preserve">Theorem 12</w:t>
        </w:r>
      </w:hyperlink>
      <w:r>
        <w:t xml:space="preserve">.</w:t>
      </w:r>
      <w:r>
        <w:t xml:space="preserve"> </w:t>
      </w:r>
      <w:r>
        <w:t xml:space="preserve">The last step holds because a random variable that is never negative</w:t>
      </w:r>
      <w:r>
        <w:t xml:space="preserve"> </w:t>
      </w:r>
      <w:r>
        <w:t xml:space="preserve">has a non-negative expectation:</w:t>
      </w:r>
      <w:r>
        <w:t xml:space="preserve"> </w:t>
      </w:r>
      <w:r>
        <w:t xml:space="preserve">in the discrete and continuous cases of the</w:t>
      </w:r>
      <w:r>
        <w:t xml:space="preserve"> </w:t>
      </w:r>
      <w:hyperlink r:id="rId11">
        <w:r>
          <w:rPr>
            <w:rStyle w:val="Hyperlink"/>
          </w:rPr>
          <w:t xml:space="preserve">definition of expectation</w:t>
        </w:r>
      </w:hyperlink>
      <w:r>
        <w:t xml:space="preserve">,</w:t>
      </w:r>
      <w:r>
        <w:t xml:space="preserve"> </w:t>
      </w:r>
      <w:r>
        <w:t xml:space="preserve">every term of the sum, or the integrand, is non-negative</w:t>
      </w:r>
      <w:r>
        <w:t xml:space="preserve"> </w:t>
      </w:r>
      <w:r>
        <w:t xml:space="preserve">(for the general case, see</w:t>
      </w:r>
      <w:r>
        <w:t xml:space="preserve"> </w:t>
      </w:r>
      <w:r>
        <w:t xml:space="preserve">Billingsley [4]</w:t>
      </w:r>
      <w:r>
        <w:t xml:space="preserve">).</w:t>
      </w:r>
    </w:p>
    <w:bookmarkStart w:id="92" w:name="exm-vcov-psd"/>
    <w:p>
      <w:pPr>
        <w:pStyle w:val="BodyText"/>
      </w:pPr>
      <w:r>
        <w:rPr>
          <w:b/>
          <w:bCs/>
        </w:rPr>
        <w:t xml:space="preserve">Example 16 (Two variance matrices that differ only in sign)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$\mathord{\smash[b]{\underset{\raise.3ex\hbox{$\scriptstyle\sim$}}{X}}\vphantom{X}}= {(X_1, X_2)}^{\top}$</w:t>
      </w:r>
      <w:r>
        <w:t xml:space="preserve"> </w:t>
      </w:r>
      <w:r>
        <w:t xml:space="preserve">be equally likely to be each of the four points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D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5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let</w:t>
      </w:r>
      <w:r>
        <w:t xml:space="preserve"> </w:t>
      </w:r>
      <w:r>
        <w:t xml:space="preserve">$\mathord{\smash[b]{\underset{\raise.3ex\hbox{$\scriptstyle\sim$}}{X}}\vphantom{X}}'$</w:t>
      </w:r>
      <w:r>
        <w:t xml:space="preserve"> </w:t>
      </w:r>
      <w:r>
        <w:t xml:space="preserve">be equally likely to be each of the four points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D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5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Both sets have first coordinates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5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 </w:t>
      </w:r>
      <w:r>
        <w:t xml:space="preserve">and second coordinates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25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25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12.5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likewise for</w:t>
      </w:r>
      <w:r>
        <w:t xml:space="preserve"> </w:t>
      </w:r>
      <w:r>
        <w:t xml:space="preserve">$\mathord{\smash[b]{\underset{\raise.3ex\hbox{$\scriptstyle\sim$}}{X}}\vphantom{X}}'$</w:t>
      </w:r>
      <w:r>
        <w:t xml:space="preserve">.</w:t>
      </w:r>
      <w:r>
        <w:t xml:space="preserve"> </w:t>
      </w:r>
      <w:r>
        <w:t xml:space="preserve">They differ in the products of the coordinates: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2.5</m:t>
              </m:r>
              <m:r>
                <m:rPr>
                  <m:sty m:val="p"/>
                </m:rPr>
                <m:t>,</m:t>
              </m:r>
            </m:e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2.5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Since the means are 0,</w:t>
      </w:r>
      <w:r>
        <w:t xml:space="preserve"> </w:t>
      </w:r>
      <w:hyperlink w:anchor="thm-vcov-elements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and</w:t>
      </w:r>
      <w:r>
        <w:t xml:space="preserve"> </w:t>
      </w:r>
      <w:hyperlink w:anchor="thm-alt-cov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give:</w:t>
      </w:r>
    </w:p>
    <w:p>
      <w:pPr>
        <w:pStyle w:val="BodyText"/>
      </w:pPr>
      <w:r>
        <w:t xml:space="preserve">$$
    \operatorname{Var}\mathopen{}\left(\mathord{\smash[b]{\underset{\raise.3ex\hbox{$\scriptstyle\sim$}}{X}}\vphantom{X}}\right)\mathclose{} = \begin{pmatrix}12.5 &amp; -2.5 \\ -2.5 &amp; 1\end{pmatrix},
    \qquad
    \operatorname{Var}\mathopen{}\left(\mathord{\smash[b]{\underset{\raise.3ex\hbox{$\scriptstyle\sim$}}{X}}\vphantom{X}}'\right)\mathclose{} = \begin{pmatrix}12.5 &amp; 2.5 \\ 2.5 &amp; 1\end{pmatrix}.
    $$</w:t>
      </w:r>
    </w:p>
    <w:p>
      <w:pPr>
        <w:pStyle w:val="FirstParagraph"/>
      </w:pPr>
      <w:r>
        <w:t xml:space="preserve">Both are symmetric.</w:t>
      </w:r>
      <w:r>
        <w:t xml:space="preserve"> </w:t>
      </w:r>
      <w:hyperlink w:anchor="thm-var-lincom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$\mathord{\smash[b]{\underset{\raise.3ex\hbox{$\scriptstyle\sim$}}{a}}\vphantom{a}}= {(1, 1)}^{\top}$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$\mathord{\smash[b]{\underset{\raise.3ex\hbox{$\scriptstyle\sim$}}{a}}\vphantom{a}}= {(1, -1)}^{\top}$</w:t>
      </w:r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2.5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8.5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18.5</m:t>
              </m:r>
              <m:r>
                <m:rPr>
                  <m:sty m:val="p"/>
                </m:rPr>
                <m:t>,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  <m:r>
                    <m:rPr>
                      <m:sty m:val="p"/>
                    </m:rPr>
                    <m:t>+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2.5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  <m:r>
                    <m:rPr>
                      <m:sty m:val="p"/>
                    </m:rPr>
                    <m:t>−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2.5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18.5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8.5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As a check,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takes the values</w:t>
      </w:r>
      <w:r>
        <w:t xml:space="preserve"> </w:t>
      </w:r>
      <m:oMath>
        <m:r>
          <m:rPr>
            <m:sty m:val="p"/>
          </m:rPr>
          <m:t>−</m:t>
        </m:r>
        <m:r>
          <m:t>4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4</m:t>
        </m:r>
      </m:oMath>
      <w:r>
        <w:t xml:space="preserve">,</w:t>
      </w:r>
      <w:r>
        <w:t xml:space="preserve"> </w:t>
      </w:r>
      <w:r>
        <w:t xml:space="preserve">each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,</w:t>
      </w:r>
      <w:r>
        <w:t xml:space="preserve"> </w:t>
      </w:r>
      <w:r>
        <w:t xml:space="preserve">so its mean is 0 and its variance is</w:t>
      </w:r>
      <w:r>
        <w:t xml:space="preserve"> </w:t>
      </w:r>
      <m:oMath>
        <m:r>
          <m:rPr>
            <m:sty m:val="p"/>
          </m:rPr>
          <m:t>(</m:t>
        </m:r>
        <m:r>
          <m:t>16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16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=</m:t>
        </m:r>
        <m:r>
          <m:t>8.5</m:t>
        </m:r>
      </m:oMath>
      <w:r>
        <w:t xml:space="preserve">.</w:t>
      </w:r>
    </w:p>
    <w:bookmarkEnd w:id="92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two sets of points have the same spread along each coordinate axis,</w:t>
      </w:r>
      <w:r>
        <w:t xml:space="preserve"> </w:t>
      </w:r>
      <w:r>
        <w:t xml:space="preserve">so the diagonals of their variance matrices agree.</w:t>
      </w:r>
      <w:r>
        <w:t xml:space="preserve"> </w:t>
      </w:r>
      <w:r>
        <w:t xml:space="preserve">The sign of the covariance says which diagonal direction,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or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has the larger spread.</w:t>
      </w:r>
    </w:p>
    <w:bookmarkStart w:id="96" w:name="exm-vcov-singular"/>
    <w:p>
      <w:pPr>
        <w:pStyle w:val="BodyText"/>
      </w:pPr>
      <w:r>
        <w:rPr>
          <w:b/>
          <w:bCs/>
        </w:rPr>
        <w:t xml:space="preserve">Example 17 (A variance matrix that is not positive definite)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have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and let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Every covariance in</w:t>
      </w:r>
      <w:r>
        <w:t xml:space="preserve"> </w:t>
      </w:r>
      <w:r>
        <w:t xml:space="preserve">$\mathord{\smash[b]{\underset{\raise.3ex\hbox{$\scriptstyle\sim$}}{X}}\vphantom{X}}= {(X_1, X_2)}^{\top}$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lem-cov-xx">
        <w:r>
          <w:rPr>
            <w:rStyle w:val="Hyperlink"/>
          </w:rPr>
          <w:t xml:space="preserve">Lemma 1</w:t>
        </w:r>
      </w:hyperlink>
      <w:r>
        <w:t xml:space="preserve">), so:</w:t>
      </w:r>
    </w:p>
    <w:p>
      <w:pPr>
        <w:pStyle w:val="BodyText"/>
      </w:pPr>
      <w:r>
        <w:t xml:space="preserve">$$
    \operatorname{Var}\mathopen{}\left(\mathord{\smash[b]{\underset{\raise.3ex\hbox{$\scriptstyle\sim$}}{X}}\vphantom{X}}\right)\mathclose{} = \sigma^2\begin{pmatrix}1 &amp; 1 \\ 1 &amp; 1\end{pmatrix}.
    $$</w:t>
      </w:r>
    </w:p>
    <w:p>
      <w:pPr>
        <w:pStyle w:val="FirstParagraph"/>
      </w:pPr>
      <w:r>
        <w:t xml:space="preserve">With</w:t>
      </w:r>
      <w:r>
        <w:t xml:space="preserve"> </w:t>
      </w:r>
      <w:r>
        <w:t xml:space="preserve">$\mathord{\smash[b]{\underset{\raise.3ex\hbox{$\scriptstyle\sim$}}{a}}\vphantom{a}}= {(1, -1)}^{\top}$</w:t>
      </w:r>
      <w:r>
        <w:t xml:space="preserve">,</w:t>
      </w:r>
    </w:p>
    <w:p>
      <w:pPr>
        <w:pStyle w:val="BodyText"/>
      </w:pPr>
      <w:r>
        <w:t xml:space="preserve">$$
    \begin{aligned}
    {\mathord{\smash[b]{\underset{\raise.3ex\hbox{$\scriptstyle\sim$}}{a}}\vphantom{a}}}^{\top}\operatorname{Var}\mathopen{}\left(\mathord{\smash[b]{\underset{\raise.3ex\hbox{$\scriptstyle\sim$}}{X}}\vphantom{X}}\right)\mathclose{}\mathord{\smash[b]{\underset{\raise.3ex\hbox{$\scriptstyle\sim$}}{a}}\vphantom{a}}&amp;= \operatorname{Var}\mathopen{}\left(X_1 - X_2\right)\mathclose{} \\
    &amp;= \operatorname{Var}\mathopen{}\left(0\right)\mathclose{} \\
    &amp;= 0,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$\operatorname{Var}\mathopen{}\left(\mathord{\smash[b]{\underset{\raise.3ex\hbox{$\scriptstyle\sim$}}{X}}\vphantom{X}}\right)\mathclose{}$</w:t>
      </w:r>
      <w:r>
        <w:t xml:space="preserve"> </w:t>
      </w:r>
      <w:r>
        <w:t xml:space="preserve">is positive semidefinite</w:t>
      </w:r>
      <w:r>
        <w:t xml:space="preserve"> </w:t>
      </w:r>
      <w:r>
        <w:t xml:space="preserve">but not</w:t>
      </w:r>
      <w:r>
        <w:t xml:space="preserve"> </w:t>
      </w:r>
      <w:hyperlink r:id="rId93">
        <w:r>
          <w:rPr>
            <w:rStyle w:val="Hyperlink"/>
          </w:rPr>
          <w:t xml:space="preserve">positive definite</w:t>
        </w:r>
      </w:hyperlink>
      <w:r>
        <w:t xml:space="preserve"> </w:t>
      </w:r>
      <w:r>
        <w:t xml:space="preserve">(compare</w:t>
      </w:r>
      <w:r>
        <w:t xml:space="preserve"> </w:t>
      </w:r>
      <w:hyperlink r:id="rId94">
        <w:r>
          <w:rPr>
            <w:rStyle w:val="Hyperlink"/>
          </w:rPr>
          <w:t xml:space="preserve">this example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continuous,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has no</w:t>
      </w:r>
      <w:r>
        <w:t xml:space="preserve"> </w:t>
      </w:r>
      <w:hyperlink r:id="rId95">
        <w:r>
          <w:rPr>
            <w:rStyle w:val="Hyperlink"/>
          </w:rPr>
          <w:t xml:space="preserve">joint density</w:t>
        </w:r>
      </w:hyperlink>
      <w:r>
        <w:t xml:space="preserve">.</w:t>
      </w:r>
    </w:p>
    <w:bookmarkEnd w:id="96"/>
    <w:bookmarkStart w:id="98" w:name="cor-vcov-indpt-diagonal"/>
    <w:p>
      <w:pPr>
        <w:pStyle w:val="BodyText"/>
      </w:pPr>
      <w:r>
        <w:rPr>
          <w:b/>
          <w:bCs/>
        </w:rPr>
        <w:t xml:space="preserve">Corollary 5 (Independent components give a diagonal variance matrix)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$\mathord{\smash[b]{\underset{\raise.3ex\hbox{$\scriptstyle\sim$}}{X}}\vphantom{X}}= {(X_1, \ldots, X_p)}^{\top}$</w:t>
      </w:r>
      <w:r>
        <w:t xml:space="preserve"> </w:t>
      </w:r>
      <w:r>
        <w:t xml:space="preserve">be a random vector</w:t>
      </w:r>
      <w:r>
        <w:t xml:space="preserve"> </w:t>
      </w:r>
      <w:r>
        <w:t xml:space="preserve">whose components are each discrete or continuous,</w:t>
      </w:r>
      <w:r>
        <w:t xml:space="preserve"> </w:t>
      </w:r>
      <w:r>
        <w:t xml:space="preserve">with: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</m:oMath>
      <w:r>
        <w:t xml:space="preserve">, and</w:t>
      </w:r>
    </w:p>
    <w:p>
      <w:pPr>
        <w:pStyle w:val="Compact"/>
        <w:numPr>
          <w:ilvl w:val="0"/>
          <w:numId w:val="1004"/>
        </w:numPr>
      </w:pP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hyperlink r:id="rId66">
        <w:r>
          <w:rPr>
            <w:rStyle w:val="Hyperlink"/>
          </w:rPr>
          <w:t xml:space="preserve">independent</w:t>
        </w:r>
      </w:hyperlink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.</w:t>
      </w:r>
    </w:p>
    <w:p>
      <w:pPr>
        <w:pStyle w:val="FirstParagraph"/>
      </w:pPr>
      <w:r>
        <w:t xml:space="preserve">Then</w:t>
      </w:r>
      <w:r>
        <w:t xml:space="preserve"> </w:t>
      </w:r>
      <w:r>
        <w:t xml:space="preserve">$\operatorname{Var}\mathopen{}\left(\mathord{\smash[b]{\underset{\raise.3ex\hbox{$\scriptstyle\sim$}}{X}}\vphantom{X}}\right)\mathclose{}$</w:t>
      </w:r>
      <w:r>
        <w:t xml:space="preserve"> </w:t>
      </w:r>
      <w:r>
        <w:t xml:space="preserve">is</w:t>
      </w:r>
      <w:r>
        <w:t xml:space="preserve"> </w:t>
      </w:r>
      <w:hyperlink r:id="rId97">
        <w:r>
          <w:rPr>
            <w:rStyle w:val="Hyperlink"/>
          </w:rPr>
          <w:t xml:space="preserve">diagonal</w:t>
        </w:r>
      </w:hyperlink>
      <w:r>
        <w:t xml:space="preserve">,</w:t>
      </w:r>
      <w:r>
        <w:t xml:space="preserve"> </w:t>
      </w:r>
      <w:r>
        <w:t xml:space="preserve">with diagonal elements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p</m:t>
                </m:r>
              </m:sub>
            </m:sSub>
          </m:e>
        </m:d>
        <m:r>
          <m:t>​</m:t>
        </m:r>
      </m:oMath>
      <w:r>
        <w:t xml:space="preserve">.</w:t>
      </w:r>
    </w:p>
    <w:bookmarkEnd w:id="9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vcov-elements">
        <w:r>
          <w:rPr>
            <w:rStyle w:val="Hyperlink"/>
          </w:rPr>
          <w:t xml:space="preserve">Theorem 10</w:t>
        </w:r>
      </w:hyperlink>
      <w:r>
        <w:t xml:space="preserve">, 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element of</w:t>
      </w:r>
      <w:r>
        <w:t xml:space="preserve"> </w:t>
      </w:r>
      <w:r>
        <w:t xml:space="preserve">$\operatorname{Var}\mathopen{}\left(\mathord{\smash[b]{\underset{\raise.3ex\hbox{$\scriptstyle\sim$}}{X}}\vphantom{X}}\right)\mathclose{}$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independent,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by</w:t>
      </w:r>
      <w:r>
        <w:t xml:space="preserve"> </w:t>
      </w:r>
      <w:hyperlink w:anchor="thm-indpt-uncorrelated">
        <w:r>
          <w:rPr>
            <w:rStyle w:val="Hyperlink"/>
          </w:rPr>
          <w:t xml:space="preserve">Theorem 8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)</m:t>
        </m:r>
      </m:oMath>
      <w:r>
        <w:t xml:space="preserve">-th element 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by</w:t>
      </w:r>
      <w:r>
        <w:t xml:space="preserve"> </w:t>
      </w:r>
      <w:hyperlink w:anchor="lem-cov-xx">
        <w:r>
          <w:rPr>
            <w:rStyle w:val="Hyperlink"/>
          </w:rPr>
          <w:t xml:space="preserve">Lemma 1</w:t>
        </w:r>
      </w:hyperlink>
      <w:r>
        <w:t xml:space="preserve">.</w:t>
      </w:r>
    </w:p>
    <w:bookmarkStart w:id="99" w:name="thm-cor-bounds"/>
    <w:p>
      <w:pPr>
        <w:pStyle w:val="BodyText"/>
      </w:pPr>
      <w:r>
        <w:rPr>
          <w:b/>
          <w:bCs/>
        </w:rPr>
        <w:t xml:space="preserve">Theorem 14 (Correlation lies between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have finite, positive</w:t>
      </w:r>
      <w:r>
        <w:t xml:space="preserve"> </w:t>
      </w:r>
      <w:hyperlink w:anchor="def-variance">
        <w:r>
          <w:rPr>
            <w:rStyle w:val="Hyperlink"/>
          </w:rPr>
          <w:t xml:space="preserve">variances</w:t>
        </w:r>
      </w:hyperlink>
      <w:r>
        <w:t xml:space="preserve">,</w:t>
      </w:r>
      <w:r>
        <w:t xml:space="preserve"> </w:t>
      </w:r>
      <w:r>
        <w:t xml:space="preserve">then their</w:t>
      </w:r>
      <w:r>
        <w:t xml:space="preserve"> </w:t>
      </w:r>
      <w:hyperlink w:anchor="def-correlation">
        <w:r>
          <w:rPr>
            <w:rStyle w:val="Hyperlink"/>
          </w:rPr>
          <w:t xml:space="preserve">correlation</w:t>
        </w:r>
      </w:hyperlink>
      <w:r>
        <w:t xml:space="preserve"> </w:t>
      </w:r>
      <w:r>
        <w:t xml:space="preserve">lies in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[5]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≤</m:t>
          </m:r>
          <m:r>
            <m:rPr>
              <m:sty m:val="p"/>
            </m:rPr>
            <m:t>Cor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≤</m:t>
          </m:r>
          <m:r>
            <m:t>1</m:t>
          </m:r>
        </m:oMath>
      </m:oMathPara>
    </w:p>
    <w:bookmarkEnd w:id="9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σ</m:t>
            </m:r>
          </m:e>
          <m:sub>
            <m:r>
              <m:t>X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σ</m:t>
            </m:r>
          </m:e>
          <m:sub>
            <m:r>
              <m:t>Y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 take either sign</w:t>
      </w:r>
      <w:r>
        <w:t xml:space="preserve"> </w:t>
      </w:r>
      <m:oMath>
        <m:r>
          <m:rPr>
            <m:sty m:val="p"/>
          </m:rPr>
          <m:t>±</m:t>
        </m:r>
      </m:oMath>
      <w:r>
        <w:t xml:space="preserve"> </w:t>
      </w:r>
      <w:r>
        <w:t xml:space="preserve">throughout.</w:t>
      </w:r>
      <w:r>
        <w:t xml:space="preserve"> </w:t>
      </w:r>
      <w:r>
        <w:t xml:space="preserve">A variance is the expectation of a squared deviation,</w:t>
      </w:r>
      <w:r>
        <w:t xml:space="preserve"> </w:t>
      </w:r>
      <w:r>
        <w:t xml:space="preserve">a non-negative random variable,</w:t>
      </w:r>
      <w:r>
        <w:t xml:space="preserve"> </w:t>
      </w:r>
      <w:r>
        <w:t xml:space="preserve">so it is non-negative.</w:t>
      </w:r>
      <w:r>
        <w:t xml:space="preserve"> </w:t>
      </w:r>
      <w:r>
        <w:t xml:space="preserve">Applying</w:t>
      </w:r>
      <w:r>
        <w:t xml:space="preserve"> </w:t>
      </w:r>
      <w:hyperlink w:anchor="cor-var-lincom2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sSub>
          <m:e>
            <m:r>
              <m:t>σ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±</m:t>
        </m:r>
        <m:r>
          <m:t>1</m:t>
        </m:r>
        <m:r>
          <m:rPr>
            <m:sty m:val="p"/>
          </m:rPr>
          <m:t>/</m:t>
        </m:r>
        <m:sSub>
          <m:e>
            <m:r>
              <m:t>σ</m:t>
            </m:r>
          </m:e>
          <m:sub>
            <m:r>
              <m:t>Y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±</m:t>
                  </m:r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variance is non-negative)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sSubSup>
                    <m:e>
                      <m:r>
                        <m:t>σ</m:t>
                      </m:r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num>
                <m:den>
                  <m:sSubSup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rPr>
                  <m:sty m:val="p"/>
                </m:rPr>
                <m:t>±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Cov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e>
                  </m:d>
                  <m:r>
                    <m:t>​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sum of two random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±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Cov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e>
                  </m:d>
                  <m:r>
                    <m:t>​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standard deviation: </m:t>
              </m:r>
              <m:sSubSup>
                <m:e>
                  <m:r>
                    <m:t>σ</m:t>
                  </m:r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, </m:t>
              </m:r>
              <m:sSubSup>
                <m:e>
                  <m:r>
                    <m:t>σ</m:t>
                  </m:r>
                </m:e>
                <m:sub>
                  <m:r>
                    <m:t>Y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±</m:t>
              </m:r>
              <m:r>
                <m:t>2</m:t>
              </m:r>
              <m:r>
                <m:rPr>
                  <m:sty m:val="p"/>
                </m:rPr>
                <m:t>Cor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correlation)</m:t>
              </m:r>
            </m:e>
          </m:eqArr>
        </m:oMath>
      </m:oMathPara>
    </w:p>
    <w:p>
      <w:pPr>
        <w:pStyle w:val="FirstParagraph"/>
      </w:pPr>
      <w:r>
        <w:t xml:space="preserve">With the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sign,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2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≥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With the</w:t>
      </w:r>
      <w:r>
        <w:t xml:space="preserve"> </w:t>
      </w:r>
      <m:oMath>
        <m:r>
          <m:rPr>
            <m:sty m:val="p"/>
          </m:rPr>
          <m:t>−</m:t>
        </m:r>
      </m:oMath>
      <w:r>
        <w:t xml:space="preserve"> </w:t>
      </w:r>
      <w:r>
        <w:t xml:space="preserve">sign,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2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</w:p>
    <w:bookmarkStart w:id="107" w:name="exm-cor-auto"/>
    <w:p>
      <w:pPr>
        <w:pStyle w:val="BodyText"/>
      </w:pPr>
      <w:r>
        <w:rPr>
          <w:b/>
          <w:bCs/>
        </w:rPr>
        <w:t xml:space="preserve">Example 18 (Correlation of horsepower and fuel economy)</w:t>
      </w:r>
      <w:r>
        <w:t xml:space="preserve"> </w:t>
      </w:r>
      <w:r>
        <w:t xml:space="preserve">The Auto data record the horsepower and fuel economy (miles per gallon)</w:t>
      </w:r>
      <w:r>
        <w:t xml:space="preserve"> </w:t>
      </w:r>
      <w:r>
        <w:t xml:space="preserve">of 392 car models</w:t>
      </w:r>
      <w:r>
        <w:t xml:space="preserve"> </w:t>
      </w:r>
      <w:r>
        <w:t xml:space="preserve">sold between 1970 and 1982.</w:t>
      </w:r>
      <w:r>
        <w:t xml:space="preserve"> </w:t>
      </w:r>
      <w:r>
        <w:t xml:space="preserve">They come from the StatLib library at Carnegie Mellon University</w:t>
      </w:r>
      <w:r>
        <w:t xml:space="preserve"> </w:t>
      </w:r>
      <w:r>
        <w:t xml:space="preserve">and ship with the book</w:t>
      </w:r>
      <w:r>
        <w:t xml:space="preserve"> </w:t>
      </w:r>
      <w:r>
        <w:rPr>
          <w:i/>
          <w:iCs/>
        </w:rPr>
        <w:t xml:space="preserve">An Introduction to Statistical Learning</w:t>
      </w:r>
      <w:r>
        <w:t xml:space="preserve">,</w:t>
      </w:r>
      <w:r>
        <w:t xml:space="preserve"> </w:t>
      </w:r>
      <w:r>
        <w:t xml:space="preserve">in the Python package</w:t>
      </w:r>
      <w:r>
        <w:t xml:space="preserve"> </w:t>
      </w:r>
      <w:hyperlink r:id="rId100">
        <w:r>
          <w:rPr>
            <w:rStyle w:val="VerbatimChar"/>
          </w:rPr>
          <w:t xml:space="preserve">ISLP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ISLP.load_data("Auto")</w:t>
      </w:r>
      <w:r>
        <w:t xml:space="preserve">)</w:t>
      </w:r>
      <w:r>
        <w:t xml:space="preserve"> </w:t>
      </w:r>
      <w:r>
        <w:t xml:space="preserve">and the R package</w:t>
      </w:r>
      <w:r>
        <w:t xml:space="preserve"> </w:t>
      </w:r>
      <w:hyperlink r:id="rId101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ISLR2::Auto</w:t>
      </w:r>
      <w:r>
        <w:t xml:space="preserve">).</w:t>
      </w:r>
      <w:r>
        <w:t xml:space="preserve"> </w:t>
      </w:r>
      <w:r>
        <w:t xml:space="preserve">This site has a copy at</w:t>
      </w:r>
      <w:r>
        <w:t xml:space="preserve"> </w:t>
      </w:r>
      <w:hyperlink r:id="rId102">
        <w:r>
          <w:rPr>
            <w:rStyle w:val="VerbatimChar"/>
          </w:rPr>
          <w:t xml:space="preserve">data/auto.csv</w:t>
        </w:r>
      </w:hyperlink>
      <w:r>
        <w:t xml:space="preserve">,</w:t>
      </w:r>
      <w:r>
        <w:t xml:space="preserve"> </w:t>
      </w:r>
      <w:r>
        <w:t xml:space="preserve">and both code tabs below read that file.</w:t>
      </w:r>
    </w:p>
    <w:p>
      <w:pPr>
        <w:pStyle w:val="BodyText"/>
      </w:pPr>
      <w:r>
        <w:t xml:space="preserve">Choose one car at random, each with the same probability,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its horsepower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its miles per gallon.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are the averages over the cars</w:t>
      </w:r>
      <w:r>
        <w:t xml:space="preserve"> </w:t>
      </w:r>
      <w:r>
        <w:t xml:space="preserve">in the data, and</w:t>
      </w:r>
      <w:r>
        <w:t xml:space="preserve"> </w:t>
      </w:r>
      <w:hyperlink w:anchor="def-correlation">
        <w:r>
          <w:rPr>
            <w:rStyle w:val="Hyperlink"/>
          </w:rPr>
          <w:t xml:space="preserve">Definition 10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code below computes each part of the definition directly.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auto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auto[</w:t>
      </w:r>
      <w:r>
        <w:rPr>
          <w:rStyle w:val="StringTok"/>
        </w:rPr>
        <w:t xml:space="preserve">"horsepower"</w:t>
      </w:r>
      <w:r>
        <w:rPr>
          <w:rStyle w:val="NormalTok"/>
        </w:rPr>
        <w:t xml:space="preserve">].to_numpy(dtype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auto[</w:t>
      </w:r>
      <w:r>
        <w:rPr>
          <w:rStyle w:val="StringTok"/>
        </w:rPr>
        <w:t xml:space="preserve">"mpg"</w:t>
      </w:r>
      <w:r>
        <w:rPr>
          <w:rStyle w:val="NormalTok"/>
        </w:rPr>
        <w:t xml:space="preserve">].to_numpy(dtype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cov_xy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np.mean((x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x.mean())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(y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y.mean()))</w:t>
      </w:r>
      <w:r>
        <w:br/>
      </w:r>
      <w:r>
        <w:rPr>
          <w:rStyle w:val="NormalTok"/>
        </w:rPr>
        <w:t xml:space="preserve">sd_x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np.sqrt(np.mean((x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x.mean())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sd_y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np.sqrt(np.mean((y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y.mean())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pd.Series({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"Cov(X, Y)"</w:t>
      </w:r>
      <w:r>
        <w:rPr>
          <w:rStyle w:val="NormalTok"/>
        </w:rPr>
        <w:t xml:space="preserve">: cov_xy,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"SD(X)"</w:t>
      </w:r>
      <w:r>
        <w:rPr>
          <w:rStyle w:val="NormalTok"/>
        </w:rPr>
        <w:t xml:space="preserve">: sd_x,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"SD(Y)"</w:t>
      </w:r>
      <w:r>
        <w:rPr>
          <w:rStyle w:val="NormalTok"/>
        </w:rPr>
        <w:t xml:space="preserve">: sd_y,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"Cor(X, Y)"</w:t>
      </w:r>
      <w:r>
        <w:rPr>
          <w:rStyle w:val="NormalTok"/>
        </w:rPr>
        <w:t xml:space="preserve">: cov_xy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(sd_x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sd_y),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CommentTok"/>
        </w:rPr>
        <w:t xml:space="preserve">#&gt; Cov(X, Y)   -233.261349</w:t>
      </w:r>
      <w:r>
        <w:br/>
      </w:r>
      <w:r>
        <w:rPr>
          <w:rStyle w:val="CommentTok"/>
        </w:rPr>
        <w:t xml:space="preserve">#&gt; SD(X)         38.442033</w:t>
      </w:r>
      <w:r>
        <w:br/>
      </w:r>
      <w:r>
        <w:rPr>
          <w:rStyle w:val="CommentTok"/>
        </w:rPr>
        <w:t xml:space="preserve">#&gt; SD(Y)          7.795046</w:t>
      </w:r>
      <w:r>
        <w:br/>
      </w:r>
      <w:r>
        <w:rPr>
          <w:rStyle w:val="CommentTok"/>
        </w:rPr>
        <w:t xml:space="preserve">#&gt; Cor(X, Y)     -0.778427</w:t>
      </w:r>
      <w:r>
        <w:br/>
      </w:r>
      <w:r>
        <w:rPr>
          <w:rStyle w:val="CommentTok"/>
        </w:rPr>
        <w:t xml:space="preserve">#&gt; dtype: float64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auto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horsepower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</w:t>
      </w:r>
      <w:r>
        <w:br/>
      </w:r>
      <w:r>
        <w:br/>
      </w:r>
      <w:r>
        <w:rPr>
          <w:rStyle w:val="NormalTok"/>
        </w:rPr>
        <w:t xml:space="preserve">cov_xy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(y)))</w:t>
      </w:r>
      <w:r>
        <w:br/>
      </w:r>
      <w:r>
        <w:rPr>
          <w:rStyle w:val="NormalTok"/>
        </w:rPr>
        <w:t xml:space="preserve">sd_x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sd_y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"Cov(X, Y)"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cov_xy,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"SD(X)"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sd_x,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"SD(Y)"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sd_y,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"Cor(X, Y)"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cov_xy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(sd_x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sd_y)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Cov(X, Y)        SD(X)        SD(Y)    Cor(X, Y) </w:t>
      </w:r>
      <w:r>
        <w:br/>
      </w:r>
      <w:r>
        <w:rPr>
          <w:rStyle w:val="CommentTok"/>
        </w:rPr>
        <w:t xml:space="preserve">#&gt; -233.2613494   38.4420327    7.7950458   -0.7784268</w:t>
      </w:r>
    </w:p>
    <w:p>
      <w:pPr>
        <w:pStyle w:val="FirstParagraph"/>
      </w:pPr>
      <w:hyperlink w:anchor="fig-cor-auto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plots each car’s miles per gallon against its horsepower.</w:t>
      </w:r>
    </w:p>
    <w:p>
      <w:pPr>
        <w:pStyle w:val="SourceCode"/>
      </w:pP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(x, y)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0.4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"horsepower"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"miles per gallon"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6" w:name="fig-cor-auto"/>
          <w:p>
            <w:pPr>
              <w:pStyle w:val="Compact"/>
              <w:jc w:val="center"/>
            </w:pPr>
            <w:r>
              <w:drawing>
                <wp:inline>
                  <wp:extent cx="4620126" cy="3234088"/>
                  <wp:effectExtent b="0" l="0" r="0" t="0"/>
                  <wp:docPr descr="" title="" id="104" name="Picture"/>
                  <a:graphic>
                    <a:graphicData uri="http://schemas.openxmlformats.org/drawingml/2006/picture">
                      <pic:pic>
                        <pic:nvPicPr>
                          <pic:cNvPr descr="variance-covariance_files/figure-docx/fig-cor-auto-1.png" id="10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23408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Miles per gallon against horsepower for the cars in the Auto data. Cars with more horsepower tend to have lower fuel economy.</w:t>
            </w:r>
          </w:p>
          <w:bookmarkEnd w:id="106"/>
        </w:tc>
      </w:tr>
    </w:tbl>
    <w:p>
      <w:pPr>
        <w:pStyle w:val="BodyText"/>
      </w:pPr>
      <w:r>
        <w:t xml:space="preserve">The covariance is</w:t>
      </w:r>
      <w:r>
        <w:t xml:space="preserve"> </w:t>
      </w:r>
      <w:r>
        <w:t xml:space="preserve">-233.3,</w:t>
      </w:r>
      <w:r>
        <w:t xml:space="preserve"> </w:t>
      </w:r>
      <w:r>
        <w:t xml:space="preserve">in units of horsepower times miles per gallon.</w:t>
      </w:r>
      <w:r>
        <w:t xml:space="preserve"> </w:t>
      </w:r>
      <w:r>
        <w:t xml:space="preserve">It is negative, so cars with more horsepower than average tend to have</w:t>
      </w:r>
      <w:r>
        <w:t xml:space="preserve"> </w:t>
      </w:r>
      <w:r>
        <w:t xml:space="preserve">lower fuel economy than average.</w:t>
      </w:r>
      <w:r>
        <w:t xml:space="preserve"> </w:t>
      </w:r>
      <w:r>
        <w:t xml:space="preserve">Dividing by the two standard deviations,</w:t>
      </w:r>
      <w:r>
        <w:t xml:space="preserve"> </w:t>
      </w:r>
      <w:r>
        <w:t xml:space="preserve">38.4 horsepower and 7.8 miles per gallon,</w:t>
      </w:r>
      <w:r>
        <w:t xml:space="preserve"> </w:t>
      </w:r>
      <w:r>
        <w:t xml:space="preserve">removes the units and gives a correlation of</w:t>
      </w:r>
      <w:r>
        <w:t xml:space="preserve"> </w:t>
      </w:r>
      <w:r>
        <w:t xml:space="preserve">-0.78,</w:t>
      </w:r>
      <w:r>
        <w:t xml:space="preserve"> </w:t>
      </w:r>
      <w:r>
        <w:t xml:space="preserve">which lies between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as</w:t>
      </w:r>
      <w:r>
        <w:t xml:space="preserve"> </w:t>
      </w:r>
      <w:hyperlink w:anchor="thm-cor-bounds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requires.</w:t>
      </w:r>
      <w:r>
        <w:t xml:space="preserve"> </w:t>
      </w:r>
      <w:r>
        <w:t xml:space="preserve">The same value comes from R’s built-in</w:t>
      </w:r>
      <w:r>
        <w:t xml:space="preserve"> </w:t>
      </w:r>
      <w:r>
        <w:rPr>
          <w:rStyle w:val="VerbatimChar"/>
        </w:rPr>
        <w:t xml:space="preserve">cor(x, y)</w:t>
      </w:r>
      <w:r>
        <w:t xml:space="preserve">,</w:t>
      </w:r>
      <w:r>
        <w:t xml:space="preserve"> </w:t>
      </w:r>
      <w:r>
        <w:t xml:space="preserve">because the correlation computed from the data divides the covariance and both standard</w:t>
      </w:r>
      <w:r>
        <w:t xml:space="preserve"> </w:t>
      </w:r>
      <w:r>
        <w:t xml:space="preserve">deviations by the same count, which cancels.</w:t>
      </w:r>
    </w:p>
    <w:bookmarkEnd w:id="107"/>
    <w:p>
      <w:pPr>
        <w:pStyle w:val="BodyText"/>
      </w:pPr>
      <w:r>
        <w:t xml:space="preserve">5MinuteAI explains</w:t>
      </w:r>
      <w:r>
        <w:t xml:space="preserve"> </w:t>
      </w:r>
      <w:hyperlink r:id="rId108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and</w:t>
      </w:r>
      <w:r>
        <w:t xml:space="preserve"> </w:t>
      </w:r>
      <w:hyperlink r:id="rId109">
        <w:r>
          <w:rPr>
            <w:rStyle w:val="Hyperlink"/>
          </w:rPr>
          <w:t xml:space="preserve">covariance and correlation</w:t>
        </w:r>
      </w:hyperlink>
      <w:r>
        <w:t xml:space="preserve"> </w:t>
      </w:r>
      <w:r>
        <w:t xml:space="preserve">in five minutes each,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[6]</w:t>
      </w:r>
      <w:r>
        <w:t xml:space="preserve">.</w:t>
      </w:r>
    </w:p>
    <w:bookmarkEnd w:id="110"/>
    <w:bookmarkStart w:id="122" w:name="references"/>
    <w:p>
      <w:pPr>
        <w:pStyle w:val="Heading2"/>
      </w:pPr>
      <w:r>
        <w:t xml:space="preserve">References</w:t>
      </w:r>
    </w:p>
    <w:bookmarkStart w:id="121" w:name="refs"/>
    <w:bookmarkStart w:id="111" w:name="ref-wikipedia_errors_and_residuals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“Errors and residuals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">
        <w:r>
          <w:rPr>
            <w:rStyle w:val="Hyperlink"/>
          </w:rPr>
          <w:t xml:space="preserve">https://en.wikipedia.org/wiki/Errors_and_residuals</w:t>
        </w:r>
      </w:hyperlink>
    </w:p>
    <w:bookmarkEnd w:id="111"/>
    <w:bookmarkStart w:id="113" w:name="ref-wikipedia_variance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“Variance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2">
        <w:r>
          <w:rPr>
            <w:rStyle w:val="Hyperlink"/>
          </w:rPr>
          <w:t xml:space="preserve">https://en.wikipedia.org/wiki/Variance</w:t>
        </w:r>
      </w:hyperlink>
    </w:p>
    <w:bookmarkEnd w:id="113"/>
    <w:bookmarkStart w:id="115" w:name="ref-wikipedia_covariance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“Covariance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4">
        <w:r>
          <w:rPr>
            <w:rStyle w:val="Hyperlink"/>
          </w:rPr>
          <w:t xml:space="preserve">https://en.wikipedia.org/wiki/Covariance</w:t>
        </w:r>
      </w:hyperlink>
    </w:p>
    <w:bookmarkEnd w:id="115"/>
    <w:bookmarkStart w:id="116" w:name="ref-billingsley1995probability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P. Billingsley,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, 3rd ed. in Wiley series in probability and mathematical statistics. New York: Wiley, 1995.</w:t>
      </w:r>
    </w:p>
    <w:bookmarkEnd w:id="116"/>
    <w:bookmarkStart w:id="118" w:name="ref-CaseBerg01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117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118"/>
    <w:bookmarkStart w:id="120" w:name="ref-fiveminuteai_probstat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5MinuteAI,</w:t>
      </w:r>
      <w:r>
        <w:t xml:space="preserve"> </w:t>
      </w:r>
      <w:r>
        <w:t xml:space="preserve">“Probability &amp; statistics.”</w:t>
      </w:r>
      <w:r>
        <w:t xml:space="preserve"> </w:t>
      </w:r>
      <w:r>
        <w:t xml:space="preserve">Video playlist on YouTube. Accessed: Oct. 12, 2026. [Online]. Available:</w:t>
      </w:r>
      <w:r>
        <w:t xml:space="preserve"> </w:t>
      </w:r>
      <w:hyperlink r:id="rId119">
        <w:r>
          <w:rPr>
            <w:rStyle w:val="Hyperlink"/>
          </w:rPr>
          <w:t xml:space="preserve">https://www.youtube.com/playlist?list=PLeB45KifGiuHesi4PALNZSYZFhViVGQJK</w:t>
        </w:r>
      </w:hyperlink>
    </w:p>
    <w:bookmarkEnd w:id="120"/>
    <w:bookmarkEnd w:id="121"/>
    <w:bookmarkEnd w:id="12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03" Type="http://schemas.openxmlformats.org/officeDocument/2006/relationships/image" Target="media/rId103.png"/><Relationship Id="rId102" Type="http://schemas.openxmlformats.org/officeDocument/2006/relationships/hyperlink" Target="data/auto.csv" TargetMode="External"/><Relationship Id="rId68" Type="http://schemas.openxmlformats.org/officeDocument/2006/relationships/hyperlink" Target="expectation.qmd#cor-fubini-joint" TargetMode="External"/><Relationship Id="rId34" Type="http://schemas.openxmlformats.org/officeDocument/2006/relationships/hyperlink" Target="expectation.qmd#def-cond-expectation-function" TargetMode="External"/><Relationship Id="rId44" Type="http://schemas.openxmlformats.org/officeDocument/2006/relationships/hyperlink" Target="expectation.qmd#def-cond-expectation-general" TargetMode="External"/><Relationship Id="rId11" Type="http://schemas.openxmlformats.org/officeDocument/2006/relationships/hyperlink" Target="expectation.qmd#def-expectation" TargetMode="External"/><Relationship Id="rId84" Type="http://schemas.openxmlformats.org/officeDocument/2006/relationships/hyperlink" Target="expectation.qmd#def-expectation-matrix" TargetMode="External"/><Relationship Id="rId19" Type="http://schemas.openxmlformats.org/officeDocument/2006/relationships/hyperlink" Target="expectation.qmd#exm-linearity-expectation" TargetMode="External"/><Relationship Id="rId32" Type="http://schemas.openxmlformats.org/officeDocument/2006/relationships/hyperlink" Target="expectation.qmd#exm-lotus" TargetMode="External"/><Relationship Id="rId36" Type="http://schemas.openxmlformats.org/officeDocument/2006/relationships/hyperlink" Target="expectation.qmd#exr-fubini-joint-disc" TargetMode="External"/><Relationship Id="rId46" Type="http://schemas.openxmlformats.org/officeDocument/2006/relationships/hyperlink" Target="expectation.qmd#thm-cond-linearity" TargetMode="External"/><Relationship Id="rId45" Type="http://schemas.openxmlformats.org/officeDocument/2006/relationships/hyperlink" Target="expectation.qmd#thm-cond-pull-out" TargetMode="External"/><Relationship Id="rId43" Type="http://schemas.openxmlformats.org/officeDocument/2006/relationships/hyperlink" Target="expectation.qmd#thm-lie" TargetMode="External"/><Relationship Id="rId31" Type="http://schemas.openxmlformats.org/officeDocument/2006/relationships/hyperlink" Target="expectation.qmd#thm-linearity-expectation" TargetMode="External"/><Relationship Id="rId101" Type="http://schemas.openxmlformats.org/officeDocument/2006/relationships/hyperlink" Target="https://cran.r-project.org/package=ISLR2" TargetMode="External"/><Relationship Id="rId114" Type="http://schemas.openxmlformats.org/officeDocument/2006/relationships/hyperlink" Target="https://en.wikipedia.org/wiki/Covariance" TargetMode="External"/><Relationship Id="rId12" Type="http://schemas.openxmlformats.org/officeDocument/2006/relationships/hyperlink" Target="https://en.wikipedia.org/wiki/Deviation_(statistics)" TargetMode="External"/><Relationship Id="rId17" Type="http://schemas.openxmlformats.org/officeDocument/2006/relationships/hyperlink" Target="https://en.wikipedia.org/wiki/Errors_and_residuals" TargetMode="External"/><Relationship Id="rId18" Type="http://schemas.openxmlformats.org/officeDocument/2006/relationships/hyperlink" Target="https://en.wikipedia.org/wiki/Linear_regression#Notation_and_terminology" TargetMode="External"/><Relationship Id="rId112" Type="http://schemas.openxmlformats.org/officeDocument/2006/relationships/hyperlink" Target="https://en.wikipedia.org/wiki/Variance" TargetMode="External"/><Relationship Id="rId100" Type="http://schemas.openxmlformats.org/officeDocument/2006/relationships/hyperlink" Target="https://islp.readthedocs.io/" TargetMode="External"/><Relationship Id="rId54" Type="http://schemas.openxmlformats.org/officeDocument/2006/relationships/hyperlink" Target="https://morrison-lab.github.io/mds/algebra-basics.html#def-argmin" TargetMode="External"/><Relationship Id="rId97" Type="http://schemas.openxmlformats.org/officeDocument/2006/relationships/hyperlink" Target="https://morrison-lab.github.io/mds/linear-algebra-special-matrices.html#def-diagonal-matrix" TargetMode="External"/><Relationship Id="rId93" Type="http://schemas.openxmlformats.org/officeDocument/2006/relationships/hyperlink" Target="https://morrison-lab.github.io/mds/linear-algebra-special-matrices.html#def-positive-definite" TargetMode="External"/><Relationship Id="rId90" Type="http://schemas.openxmlformats.org/officeDocument/2006/relationships/hyperlink" Target="https://morrison-lab.github.io/mds/linear-algebra-special-matrices.html#def-positive-semidefinite" TargetMode="External"/><Relationship Id="rId89" Type="http://schemas.openxmlformats.org/officeDocument/2006/relationships/hyperlink" Target="https://morrison-lab.github.io/mds/linear-algebra-special-matrices.html#def-symmetric-matrix" TargetMode="External"/><Relationship Id="rId94" Type="http://schemas.openxmlformats.org/officeDocument/2006/relationships/hyperlink" Target="https://morrison-lab.github.io/mds/linear-algebra-special-matrices.html#exm-positive-semidefinite" TargetMode="External"/><Relationship Id="rId69" Type="http://schemas.openxmlformats.org/officeDocument/2006/relationships/hyperlink" Target="https://morrison-lab.github.io/mds/measures.html#def-counting-measure" TargetMode="External"/><Relationship Id="rId15" Type="http://schemas.openxmlformats.org/officeDocument/2006/relationships/hyperlink" Target="https://morrison-lab.github.io/rme/chapters/Linear-models-overview.html#def-resid-fitted" TargetMode="External"/><Relationship Id="rId16" Type="http://schemas.openxmlformats.org/officeDocument/2006/relationships/hyperlink" Target="https://morrison-lab.github.io/sds/estimation.html#def-estimation-error" TargetMode="External"/><Relationship Id="rId61" Type="http://schemas.openxmlformats.org/officeDocument/2006/relationships/hyperlink" Target="https://morrison-lab.github.io/sds/model-validation.html#def-irreducible-error" TargetMode="External"/><Relationship Id="rId60" Type="http://schemas.openxmlformats.org/officeDocument/2006/relationships/hyperlink" Target="https://morrison-lab.github.io/sds/model-validation.html#thm-epe-decomposition" TargetMode="External"/><Relationship Id="rId117" Type="http://schemas.openxmlformats.org/officeDocument/2006/relationships/hyperlink" Target="https://www.cengage.com/c/statistical-inference-2e-casella-berger/9780534243128/" TargetMode="External"/><Relationship Id="rId119" Type="http://schemas.openxmlformats.org/officeDocument/2006/relationships/hyperlink" Target="https://www.youtube.com/playlist?list=PLeB45KifGiuHesi4PALNZSYZFhViVGQJK" TargetMode="External"/><Relationship Id="rId108" Type="http://schemas.openxmlformats.org/officeDocument/2006/relationships/hyperlink" Target="https://www.youtube.com/watch?v=5CT1DXPp2HY" TargetMode="External"/><Relationship Id="rId109" Type="http://schemas.openxmlformats.org/officeDocument/2006/relationships/hyperlink" Target="https://www.youtube.com/watch?v=hiim8HlI81Y" TargetMode="External"/><Relationship Id="rId66" Type="http://schemas.openxmlformats.org/officeDocument/2006/relationships/hyperlink" Target="independence.qmd#def-indpt" TargetMode="External"/><Relationship Id="rId70" Type="http://schemas.openxmlformats.org/officeDocument/2006/relationships/hyperlink" Target="independence.qmd#exm-indpt" TargetMode="External"/><Relationship Id="rId56" Type="http://schemas.openxmlformats.org/officeDocument/2006/relationships/hyperlink" Target="limit-theorems.qmd#exm-clt-auto" TargetMode="External"/><Relationship Id="rId95" Type="http://schemas.openxmlformats.org/officeDocument/2006/relationships/hyperlink" Target="random-variables.qmd#thm-no-joint-density-diagonal" TargetMode="External"/></Relationships>
</file>

<file path=word/_rels/footnotes.xml.rels><?xml version='1.0' encoding='UTF-8' standalone='yes'?>
<Relationships xmlns="http://schemas.openxmlformats.org/package/2006/relationships"><Relationship Id="rId102" Type="http://schemas.openxmlformats.org/officeDocument/2006/relationships/hyperlink" Target="data/auto.csv" TargetMode="External"/><Relationship Id="rId68" Type="http://schemas.openxmlformats.org/officeDocument/2006/relationships/hyperlink" Target="expectation.qmd#cor-fubini-joint" TargetMode="External"/><Relationship Id="rId34" Type="http://schemas.openxmlformats.org/officeDocument/2006/relationships/hyperlink" Target="expectation.qmd#def-cond-expectation-function" TargetMode="External"/><Relationship Id="rId44" Type="http://schemas.openxmlformats.org/officeDocument/2006/relationships/hyperlink" Target="expectation.qmd#def-cond-expectation-general" TargetMode="External"/><Relationship Id="rId11" Type="http://schemas.openxmlformats.org/officeDocument/2006/relationships/hyperlink" Target="expectation.qmd#def-expectation" TargetMode="External"/><Relationship Id="rId84" Type="http://schemas.openxmlformats.org/officeDocument/2006/relationships/hyperlink" Target="expectation.qmd#def-expectation-matrix" TargetMode="External"/><Relationship Id="rId19" Type="http://schemas.openxmlformats.org/officeDocument/2006/relationships/hyperlink" Target="expectation.qmd#exm-linearity-expectation" TargetMode="External"/><Relationship Id="rId32" Type="http://schemas.openxmlformats.org/officeDocument/2006/relationships/hyperlink" Target="expectation.qmd#exm-lotus" TargetMode="External"/><Relationship Id="rId36" Type="http://schemas.openxmlformats.org/officeDocument/2006/relationships/hyperlink" Target="expectation.qmd#exr-fubini-joint-disc" TargetMode="External"/><Relationship Id="rId46" Type="http://schemas.openxmlformats.org/officeDocument/2006/relationships/hyperlink" Target="expectation.qmd#thm-cond-linearity" TargetMode="External"/><Relationship Id="rId45" Type="http://schemas.openxmlformats.org/officeDocument/2006/relationships/hyperlink" Target="expectation.qmd#thm-cond-pull-out" TargetMode="External"/><Relationship Id="rId43" Type="http://schemas.openxmlformats.org/officeDocument/2006/relationships/hyperlink" Target="expectation.qmd#thm-lie" TargetMode="External"/><Relationship Id="rId31" Type="http://schemas.openxmlformats.org/officeDocument/2006/relationships/hyperlink" Target="expectation.qmd#thm-linearity-expectation" TargetMode="External"/><Relationship Id="rId101" Type="http://schemas.openxmlformats.org/officeDocument/2006/relationships/hyperlink" Target="https://cran.r-project.org/package=ISLR2" TargetMode="External"/><Relationship Id="rId114" Type="http://schemas.openxmlformats.org/officeDocument/2006/relationships/hyperlink" Target="https://en.wikipedia.org/wiki/Covariance" TargetMode="External"/><Relationship Id="rId12" Type="http://schemas.openxmlformats.org/officeDocument/2006/relationships/hyperlink" Target="https://en.wikipedia.org/wiki/Deviation_(statistics)" TargetMode="External"/><Relationship Id="rId17" Type="http://schemas.openxmlformats.org/officeDocument/2006/relationships/hyperlink" Target="https://en.wikipedia.org/wiki/Errors_and_residuals" TargetMode="External"/><Relationship Id="rId18" Type="http://schemas.openxmlformats.org/officeDocument/2006/relationships/hyperlink" Target="https://en.wikipedia.org/wiki/Linear_regression#Notation_and_terminology" TargetMode="External"/><Relationship Id="rId112" Type="http://schemas.openxmlformats.org/officeDocument/2006/relationships/hyperlink" Target="https://en.wikipedia.org/wiki/Variance" TargetMode="External"/><Relationship Id="rId100" Type="http://schemas.openxmlformats.org/officeDocument/2006/relationships/hyperlink" Target="https://islp.readthedocs.io/" TargetMode="External"/><Relationship Id="rId54" Type="http://schemas.openxmlformats.org/officeDocument/2006/relationships/hyperlink" Target="https://morrison-lab.github.io/mds/algebra-basics.html#def-argmin" TargetMode="External"/><Relationship Id="rId97" Type="http://schemas.openxmlformats.org/officeDocument/2006/relationships/hyperlink" Target="https://morrison-lab.github.io/mds/linear-algebra-special-matrices.html#def-diagonal-matrix" TargetMode="External"/><Relationship Id="rId93" Type="http://schemas.openxmlformats.org/officeDocument/2006/relationships/hyperlink" Target="https://morrison-lab.github.io/mds/linear-algebra-special-matrices.html#def-positive-definite" TargetMode="External"/><Relationship Id="rId90" Type="http://schemas.openxmlformats.org/officeDocument/2006/relationships/hyperlink" Target="https://morrison-lab.github.io/mds/linear-algebra-special-matrices.html#def-positive-semidefinite" TargetMode="External"/><Relationship Id="rId89" Type="http://schemas.openxmlformats.org/officeDocument/2006/relationships/hyperlink" Target="https://morrison-lab.github.io/mds/linear-algebra-special-matrices.html#def-symmetric-matrix" TargetMode="External"/><Relationship Id="rId94" Type="http://schemas.openxmlformats.org/officeDocument/2006/relationships/hyperlink" Target="https://morrison-lab.github.io/mds/linear-algebra-special-matrices.html#exm-positive-semidefinite" TargetMode="External"/><Relationship Id="rId69" Type="http://schemas.openxmlformats.org/officeDocument/2006/relationships/hyperlink" Target="https://morrison-lab.github.io/mds/measures.html#def-counting-measure" TargetMode="External"/><Relationship Id="rId15" Type="http://schemas.openxmlformats.org/officeDocument/2006/relationships/hyperlink" Target="https://morrison-lab.github.io/rme/chapters/Linear-models-overview.html#def-resid-fitted" TargetMode="External"/><Relationship Id="rId16" Type="http://schemas.openxmlformats.org/officeDocument/2006/relationships/hyperlink" Target="https://morrison-lab.github.io/sds/estimation.html#def-estimation-error" TargetMode="External"/><Relationship Id="rId61" Type="http://schemas.openxmlformats.org/officeDocument/2006/relationships/hyperlink" Target="https://morrison-lab.github.io/sds/model-validation.html#def-irreducible-error" TargetMode="External"/><Relationship Id="rId60" Type="http://schemas.openxmlformats.org/officeDocument/2006/relationships/hyperlink" Target="https://morrison-lab.github.io/sds/model-validation.html#thm-epe-decomposition" TargetMode="External"/><Relationship Id="rId117" Type="http://schemas.openxmlformats.org/officeDocument/2006/relationships/hyperlink" Target="https://www.cengage.com/c/statistical-inference-2e-casella-berger/9780534243128/" TargetMode="External"/><Relationship Id="rId119" Type="http://schemas.openxmlformats.org/officeDocument/2006/relationships/hyperlink" Target="https://www.youtube.com/playlist?list=PLeB45KifGiuHesi4PALNZSYZFhViVGQJK" TargetMode="External"/><Relationship Id="rId108" Type="http://schemas.openxmlformats.org/officeDocument/2006/relationships/hyperlink" Target="https://www.youtube.com/watch?v=5CT1DXPp2HY" TargetMode="External"/><Relationship Id="rId109" Type="http://schemas.openxmlformats.org/officeDocument/2006/relationships/hyperlink" Target="https://www.youtube.com/watch?v=hiim8HlI81Y" TargetMode="External"/><Relationship Id="rId66" Type="http://schemas.openxmlformats.org/officeDocument/2006/relationships/hyperlink" Target="independence.qmd#def-indpt" TargetMode="External"/><Relationship Id="rId70" Type="http://schemas.openxmlformats.org/officeDocument/2006/relationships/hyperlink" Target="independence.qmd#exm-indpt" TargetMode="External"/><Relationship Id="rId56" Type="http://schemas.openxmlformats.org/officeDocument/2006/relationships/hyperlink" Target="limit-theorems.qmd#exm-clt-auto" TargetMode="External"/><Relationship Id="rId95" Type="http://schemas.openxmlformats.org/officeDocument/2006/relationships/hyperlink" Target="random-variables.qmd#thm-no-joint-density-diagona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Variance and covariance</dc:title>
  <dc:creator/>
  <cp:keywords/>
  <dcterms:created xsi:type="dcterms:W3CDTF">2026-10-19T08:53:21Z</dcterms:created>
  <dcterms:modified xsi:type="dcterms:W3CDTF">2026-10-19T08:53:21Z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01:45:32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