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2026-10-16 02:15:38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02:44:56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22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(Hastie et al. 2009, 18)</w:t>
      </w:r>
      <w:r>
        <w:t xml:space="preserve">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3" w:author="PR Preview" w:date="2026-01-01T00:00:00Z">
        <w:r>
          <w:delText xml:space="preserve">Only</w:delText>
        </w:r>
      </w:del>
      <w:del w:id="4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2</m:t>
        </m:r>
      </m:oMath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has the smallest squared error risk.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Under squared error loss, the prediction function that minimizes risk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is the conditional mean</w:delText>
        </w:r>
      </w:del>
      <w:del w:id="11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del w:id="12" w:author="PR Preview" w:date="2026-01-01T00:00:00Z">
        <w:r>
          <w:delText xml:space="preserve">, proved below (</w:delText>
        </w:r>
      </w:del>
      <w:hyperlink w:anchor="thm-best-predictor">
        <w:del w:id="13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14" w:author="PR Preview" w:date="2026-01-01T00:00:00Z">
        <w:r>
          <w:delText xml:space="preserve">).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Hastie et al. (2009, 20)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state that, for absolute error loss,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the best prediction function is the conditional median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instead of the conditional mean.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This statement is given here without proof.</w:delText>
        </w:r>
      </w:del>
    </w:p>
    <w:p>
      <w:pPr>
        <w:pStyle w:val="FirstParagraph"/>
      </w:pPr>
      <w:ins w:id="25" w:author="PR Preview" w:date="2026-01-01T00:00:00Z">
        <w:r>
          <w:t xml:space="preserve">Only</w:t>
        </w:r>
      </w:ins>
      <w:ins w:id="26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2</m:t>
        </m:r>
      </m:oMath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has the smallest squared error risk.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Under squared error loss, the prediction function that minimizes risk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is the conditional mean</w:t>
        </w:r>
      </w:ins>
      <w:ins w:id="33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ins w:id="34" w:author="PR Preview" w:date="2026-01-01T00:00:00Z">
        <w:r>
          <w:t xml:space="preserve">, proved below (</w:t>
        </w:r>
      </w:ins>
      <w:hyperlink w:anchor="thm-best-predictor">
        <w:ins w:id="35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36" w:author="PR Preview" w:date="2026-01-01T00:00:00Z">
        <w:r>
          <w:t xml:space="preserve">).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Hastie et al. (2009, 20)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state that, for absolute error loss,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the best prediction function is the conditional median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instead of the conditional mean.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This statement is given here without proof.</w:t>
        </w:r>
      </w:ins>
    </w:p>
    <w:bookmarkStart w:id="100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0"/>
    <w:bookmarkStart w:id="101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1"/>
    <w:bookmarkStart w:id="102" w:name="def-prediction-error"/>
    <w:p>
      <w:pPr>
        <w:pStyle w:val="FirstParagraph"/>
      </w:pPr>
      <w:del w:id="47" w:author="PR Preview" w:date="2026-01-01T00:00:00Z">
        <w:r>
          <w:rPr>
            <w:b/>
            <w:bCs/>
          </w:rPr>
          <w:delText xml:space="preserve">Theorem 12 (Conditional mean minimizes squared-error risk)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Let</w:delText>
        </w:r>
      </w:del>
      <w:del w:id="50" w:author="PR Preview" w:date="2026-01-01T00:00:00Z">
        <w:r>
          <w:delText xml:space="preserve"> </w:delText>
        </w:r>
      </w:del>
      <m:oMath>
        <m:r>
          <m:t>X</m:t>
        </m:r>
      </m:oMath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and</w:delText>
        </w:r>
      </w:del>
      <w:del w:id="53" w:author="PR Preview" w:date="2026-01-01T00:00:00Z">
        <w:r>
          <w:delText xml:space="preserve"> </w:delText>
        </w:r>
      </w:del>
      <m:oMath>
        <m:r>
          <m:t>Y</m:t>
        </m:r>
      </m:oMath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be jointly distributed random variables with</w:delText>
        </w:r>
      </w:del>
      <w:del w:id="56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57" w:author="PR Preview" w:date="2026-01-01T00:00:00Z">
        <w:r>
          <w:delText xml:space="preserve">.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Let</w:delText>
        </w:r>
      </w:del>
      <w:del w:id="60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del w:id="61" w:author="PR Preview" w:date="2026-01-01T00:00:00Z">
        <w:r>
          <w:delText xml:space="preserve">.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Then for any prediction function</w:delText>
        </w:r>
      </w:del>
      <w:del w:id="64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with</w:delText>
        </w:r>
      </w:del>
      <w:del w:id="67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68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del w:id="69" w:author="PR Preview" w:date="2026-01-01T00:00:00Z">
        <w:r>
          <w:delText xml:space="preserve">with equality if and only if</w:delText>
        </w:r>
      </w:del>
      <w:del w:id="70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71" w:author="PR Preview" w:date="2026-01-01T00:00:00Z">
        <w:r>
          <w:delText xml:space="preserve">.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That is, the conditional expectation function</w:delText>
        </w:r>
      </w:del>
      <w:del w:id="74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minimizes the squared-error risk among all prediction functions of</w:delText>
        </w:r>
      </w:del>
      <w:del w:id="77" w:author="PR Preview" w:date="2026-01-01T00:00:00Z">
        <w:r>
          <w:delText xml:space="preserve"> </w:delText>
        </w:r>
      </w:del>
      <m:oMath>
        <m:r>
          <m:t>X</m:t>
        </m:r>
      </m:oMath>
      <w:del w:id="78" w:author="PR Preview" w:date="2026-01-01T00:00:00Z">
        <w:r>
          <w:delText xml:space="preserve">.</w:delText>
        </w:r>
      </w:del>
    </w:p>
    <w:p>
      <w:pPr>
        <w:pStyle w:val="BodyText"/>
      </w:pPr>
      <w:del w:id="79" w:author="PR Preview" w:date="2026-01-01T00:00:00Z">
        <w:r>
          <w:rPr>
            <w:i/>
            <w:iCs/>
          </w:rPr>
          <w:delText xml:space="preserve">Proof</w:delText>
        </w:r>
      </w:del>
      <w:del w:id="80" w:author="PR Preview" w:date="2026-01-01T00:00:00Z">
        <w:r>
          <w:delText xml:space="preserve">. </w:delText>
        </w:r>
      </w:del>
      <w:del w:id="81" w:author="PR Preview" w:date="2026-01-01T00:00:00Z">
        <w:r>
          <w:delText xml:space="preserve">Write</w:delText>
        </w:r>
      </w:del>
      <w:del w:id="82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83" w:author="PR Preview" w:date="2026-01-01T00:00:00Z">
        <w:r>
          <w:delText xml:space="preserve">.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Squaring both sides gives: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del w:id="86" w:author="PR Preview" w:date="2026-01-01T00:00:00Z">
        <w:r>
          <w:delText xml:space="preserve">We compute the expectation of the cross-product term by conditioning on</w:delText>
        </w:r>
      </w:del>
      <w:del w:id="87" w:author="PR Preview" w:date="2026-01-01T00:00:00Z">
        <w:r>
          <w:delText xml:space="preserve"> </w:delText>
        </w:r>
      </w:del>
      <m:oMath>
        <m:r>
          <m:t>X</m:t>
        </m:r>
      </m:oMath>
      <w:del w:id="88" w:author="PR Preview" w:date="2026-01-01T00:00:00Z">
        <w:r>
          <w:delText xml:space="preserve">.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Because</w:delText>
        </w:r>
      </w:del>
      <w:del w:id="91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is a function of</w:delText>
        </w:r>
      </w:del>
      <w:del w:id="94" w:author="PR Preview" w:date="2026-01-01T00:00:00Z">
        <w:r>
          <w:delText xml:space="preserve"> </w:delText>
        </w:r>
      </w:del>
      <m:oMath>
        <m:r>
          <m:t>X</m:t>
        </m:r>
      </m:oMath>
      <w:del w:id="95" w:author="PR Preview" w:date="2026-01-01T00:00:00Z">
        <w:r>
          <w:delText xml:space="preserve">,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by</w:delText>
        </w:r>
      </w:del>
      <w:del w:id="98" w:author="PR Preview" w:date="2026-01-01T00:00:00Z">
        <w:r>
          <w:delText xml:space="preserve"> </w:delText>
        </w:r>
      </w:del>
      <w:hyperlink w:anchor="thm-cond-pull-out">
        <w:del w:id="99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it factors out of the conditional expectation: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del w:id="102" w:author="PR Preview" w:date="2026-01-01T00:00:00Z">
        <w:r>
          <w:delText xml:space="preserve">By the law of iterated expectations (</w:delText>
        </w:r>
      </w:del>
      <w:hyperlink w:anchor="thm-lie">
        <w:del w:id="103" w:author="PR Preview" w:date="2026-01-01T00:00:00Z">
          <w:r>
            <w:rPr>
              <w:rStyle w:val="Hyperlink"/>
            </w:rPr>
            <w:delText xml:space="preserve">Theorem 10</w:delText>
          </w:r>
        </w:del>
      </w:hyperlink>
      <w:del w:id="104" w:author="PR Preview" w:date="2026-01-01T00:00:00Z">
        <w:r>
          <w:delText xml:space="preserve">),</w:delText>
        </w:r>
      </w:del>
      <w:del w:id="105" w:author="PR Preview" w:date="2026-01-01T00:00:00Z">
        <w:r>
          <w:delText xml:space="preserve"> </w:delText>
        </w:r>
      </w:del>
      <w:del w:id="106" w:author="PR Preview" w:date="2026-01-01T00:00:00Z">
        <w:r>
          <w:delText xml:space="preserve">the unconditional expectation of the cross-product is: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del w:id="107" w:author="PR Preview" w:date="2026-01-01T00:00:00Z">
        <w:r>
          <w:delText xml:space="preserve">Taking expectations on both sides of the squared expansion,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by linearity of expectation (</w:delText>
        </w:r>
      </w:del>
      <w:hyperlink w:anchor="thm-linearity-expectation">
        <w:del w:id="110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111" w:author="PR Preview" w:date="2026-01-01T00:00:00Z">
        <w:r>
          <w:delText xml:space="preserve">):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del w:id="112" w:author="PR Preview" w:date="2026-01-01T00:00:00Z">
        <w:r>
          <w:delText xml:space="preserve">Since</w:delText>
        </w:r>
      </w:del>
      <w:del w:id="113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del w:id="114" w:author="PR Preview" w:date="2026-01-01T00:00:00Z">
        <w:r>
          <w:delText xml:space="preserve">, its expectation is non-negative: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del w:id="115" w:author="PR Preview" w:date="2026-01-01T00:00:00Z">
        <w:r>
          <w:delText xml:space="preserve">with equality if and only if</w:delText>
        </w:r>
      </w:del>
      <w:del w:id="116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with probability</w:delText>
        </w:r>
      </w:del>
      <w:del w:id="119" w:author="PR Preview" w:date="2026-01-01T00:00:00Z">
        <w:r>
          <w:delText xml:space="preserve"> </w:delText>
        </w:r>
      </w:del>
      <m:oMath>
        <m:r>
          <m:t>1</m:t>
        </m:r>
      </m:oMath>
      <w:del w:id="120" w:author="PR Preview" w:date="2026-01-01T00:00:00Z">
        <w:r>
          <w:delText xml:space="preserve">,</w:delText>
        </w:r>
      </w:del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meaning</w:delText>
        </w:r>
      </w:del>
      <w:del w:id="123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124" w:author="PR Preview" w:date="2026-01-01T00:00:00Z">
        <w:r>
          <w:delText xml:space="preserve">.</w:delText>
        </w:r>
      </w:del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Therefore: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del w:id="127" w:author="PR Preview" w:date="2026-01-01T00:00:00Z">
        <w:r>
          <w:delText xml:space="preserve">with equality if and only if</w:delText>
        </w:r>
      </w:del>
      <w:del w:id="128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129" w:author="PR Preview" w:date="2026-01-01T00:00:00Z">
        <w:r>
          <w:delText xml:space="preserve">.</w:delText>
        </w:r>
      </w:del>
    </w:p>
    <w:p>
      <w:pPr>
        <w:pStyle w:val="BodyText"/>
      </w:pPr>
      <w:del w:id="130" w:author="PR Preview" w:date="2026-01-01T00:00:00Z">
        <w:r>
          <w:rPr>
            <w:b/>
            <w:bCs/>
          </w:rPr>
          <w:delText xml:space="preserve">Definition 12 (Irreducible risk)</w:delText>
        </w:r>
      </w:del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In the squared-error risk decomposition of</w:delText>
        </w:r>
      </w:del>
      <w:del w:id="133" w:author="PR Preview" w:date="2026-01-01T00:00:00Z">
        <w:r>
          <w:delText xml:space="preserve"> </w:delText>
        </w:r>
      </w:del>
      <w:hyperlink w:anchor="thm-best-predictor">
        <w:del w:id="134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135" w:author="PR Preview" w:date="2026-01-01T00:00:00Z">
        <w:r>
          <w:delText xml:space="preserve">,</w:delText>
        </w:r>
      </w:del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the minimum risk</w:delText>
        </w:r>
      </w:del>
    </w:p>
    <w:p>
      <w:pPr>
        <w:pStyle w:val="FirstParagraph"/>
      </w:pPr>
      <w:ins w:id="138" w:author="PR Preview" w:date="2026-01-01T00:00:00Z">
        <w:r>
          <w:rPr>
            <w:b/>
            <w:bCs/>
          </w:rPr>
          <w:t xml:space="preserve">Definition 12 (Prediction error)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A</w:t>
        </w:r>
      </w:ins>
      <w:ins w:id="141" w:author="PR Preview" w:date="2026-01-01T00:00:00Z">
        <w:r>
          <w:t xml:space="preserve"> </w:t>
        </w:r>
      </w:ins>
      <w:hyperlink w:anchor="def-prediction">
        <w:ins w:id="142" w:author="PR Preview" w:date="2026-01-01T00:00:00Z">
          <w:r>
            <w:rPr>
              <w:rStyle w:val="Hyperlink"/>
            </w:rPr>
            <w:t xml:space="preserve">prediction function</w:t>
          </w:r>
        </w:ins>
      </w:hyperlink>
      <w:ins w:id="143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has as its estimand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the observed outcome</w:t>
        </w:r>
      </w:ins>
      <w:ins w:id="148" w:author="PR Preview" w:date="2026-01-01T00:00:00Z">
        <w:r>
          <w:t xml:space="preserve"> </w:t>
        </w:r>
      </w:ins>
      <m:oMath>
        <m:r>
          <m:t>Y</m:t>
        </m:r>
      </m:oMath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of a new data point with input</w:t>
        </w:r>
      </w:ins>
      <w:ins w:id="151" w:author="PR Preview" w:date="2026-01-01T00:00:00Z">
        <w:r>
          <w:t xml:space="preserve"> </w:t>
        </w:r>
      </w:ins>
      <m:oMath>
        <m:r>
          <m:t>X</m:t>
        </m:r>
      </m:oMath>
      <w:ins w:id="152" w:author="PR Preview" w:date="2026-01-01T00:00:00Z">
        <w:r>
          <w:t xml:space="preserve">,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not the</w:t>
        </w:r>
      </w:ins>
      <w:ins w:id="155" w:author="PR Preview" w:date="2026-01-01T00:00:00Z">
        <w:r>
          <w:t xml:space="preserve"> </w:t>
        </w:r>
      </w:ins>
      <w:hyperlink w:anchor="def-cond-expectation-function">
        <w:ins w:id="156" w:author="PR Preview" w:date="2026-01-01T00:00:00Z">
          <w:r>
            <w:rPr>
              <w:rStyle w:val="Hyperlink"/>
            </w:rPr>
            <w:t xml:space="preserve">conditional mean</w:t>
          </w:r>
        </w:ins>
      </w:hyperlink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of that outcome.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The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rPr>
            <w:b/>
            <w:bCs/>
          </w:rPr>
          <w:t xml:space="preserve">prediction error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of</w:t>
        </w:r>
      </w:ins>
      <w:ins w:id="165" w:author="PR Preview" w:date="2026-01-01T00:00:00Z">
        <w:r>
          <w:t xml:space="preserve"> </w:t>
        </w:r>
      </w:ins>
      <m:oMath>
        <m:r>
          <m:t>g</m:t>
        </m:r>
      </m:oMath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is the prediction minus that outcome: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02"/>
    <w:bookmarkStart w:id="103" w:name="exm-prediction-error"/>
    <w:p>
      <w:pPr>
        <w:pStyle w:val="FirstParagraph"/>
      </w:pPr>
      <w:ins w:id="168" w:author="PR Preview" w:date="2026-01-01T00:00:00Z">
        <w:r>
          <w:rPr>
            <w:b/>
            <w:bCs/>
          </w:rPr>
          <w:t xml:space="preserve">Example 21 (Prediction error in the best-predictor exercise)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In</w:t>
        </w:r>
      </w:ins>
      <w:ins w:id="171" w:author="PR Preview" w:date="2026-01-01T00:00:00Z">
        <w:r>
          <w:t xml:space="preserve"> </w:t>
        </w:r>
      </w:ins>
      <w:hyperlink w:anchor="exr-best-predictor">
        <w:ins w:id="172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173" w:author="PR Preview" w:date="2026-01-01T00:00:00Z">
        <w:r>
          <w:t xml:space="preserve">,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the constant</w:t>
        </w:r>
      </w:ins>
      <w:ins w:id="176" w:author="PR Preview" w:date="2026-01-01T00:00:00Z">
        <w:r>
          <w:t xml:space="preserve"> </w:t>
        </w:r>
      </w:ins>
      <w:hyperlink w:anchor="def-prediction">
        <w:ins w:id="177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178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has</w:t>
        </w:r>
      </w:ins>
      <w:ins w:id="181" w:author="PR Preview" w:date="2026-01-01T00:00:00Z">
        <w:r>
          <w:t xml:space="preserve"> </w:t>
        </w:r>
      </w:ins>
      <w:hyperlink w:anchor="def-prediction-error">
        <w:ins w:id="182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183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ins w:id="184" w:author="PR Preview" w:date="2026-01-01T00:00:00Z">
        <w:r>
          <w:t xml:space="preserve">,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which is</w:t>
        </w:r>
      </w:ins>
      <w:ins w:id="187" w:author="PR Preview" w:date="2026-01-01T00:00:00Z">
        <w:r>
          <w:t xml:space="preserve"> </w:t>
        </w:r>
      </w:ins>
      <m:oMath>
        <m:r>
          <m:t>3</m:t>
        </m:r>
      </m:oMath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when</w:t>
        </w:r>
      </w:ins>
      <w:ins w:id="190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0</m:t>
        </m:r>
      </m:oMath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and</w:t>
        </w:r>
      </w:ins>
      <w:ins w:id="19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3</m:t>
        </m:r>
      </m:oMath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when</w:t>
        </w:r>
      </w:ins>
      <w:ins w:id="196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6</m:t>
        </m:r>
      </m:oMath>
      <w:ins w:id="197" w:author="PR Preview" w:date="2026-01-01T00:00:00Z">
        <w:r>
          <w:t xml:space="preserve">.</w:t>
        </w:r>
      </w:ins>
    </w:p>
    <w:bookmarkEnd w:id="103"/>
    <w:bookmarkStart w:id="104" w:name="def-squared-error-risk"/>
    <w:p>
      <w:pPr>
        <w:pStyle w:val="BodyText"/>
      </w:pPr>
      <w:ins w:id="198" w:author="PR Preview" w:date="2026-01-01T00:00:00Z">
        <w:r>
          <w:rPr>
            <w:b/>
            <w:bCs/>
          </w:rPr>
          <w:t xml:space="preserve">Definition 13 (Squared-error risk)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The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rPr>
            <w:b/>
            <w:bCs/>
          </w:rPr>
          <w:t xml:space="preserve">squared-error risk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of a prediction function</w:t>
        </w:r>
      </w:ins>
      <w:ins w:id="205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is the</w:t>
        </w:r>
      </w:ins>
      <w:ins w:id="208" w:author="PR Preview" w:date="2026-01-01T00:00:00Z">
        <w:r>
          <w:t xml:space="preserve"> </w:t>
        </w:r>
      </w:ins>
      <w:hyperlink w:anchor="def-risk">
        <w:ins w:id="209" w:author="PR Preview" w:date="2026-01-01T00:00:00Z">
          <w:r>
            <w:rPr>
              <w:rStyle w:val="Hyperlink"/>
            </w:rPr>
            <w:t xml:space="preserve">risk</w:t>
          </w:r>
        </w:ins>
      </w:hyperlink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under squared error loss,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the expected square of its</w:t>
        </w:r>
      </w:ins>
      <w:ins w:id="214" w:author="PR Preview" w:date="2026-01-01T00:00:00Z">
        <w:r>
          <w:t xml:space="preserve"> </w:t>
        </w:r>
      </w:ins>
      <w:hyperlink w:anchor="def-prediction-error">
        <w:ins w:id="215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216" w:author="PR Preview" w:date="2026-01-01T00:00:00Z">
        <w:r>
          <w:t xml:space="preserve">,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which compares</w:t>
        </w:r>
      </w:ins>
      <w:ins w:id="219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with the observed outcome</w:t>
        </w:r>
      </w:ins>
      <w:ins w:id="222" w:author="PR Preview" w:date="2026-01-01T00:00:00Z">
        <w:r>
          <w:t xml:space="preserve"> </w:t>
        </w:r>
      </w:ins>
      <m:oMath>
        <m:r>
          <m:t>Y</m:t>
        </m:r>
      </m:oMath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of a new data point,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the estimand of the prediction:</w:t>
        </w:r>
      </w:ins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04"/>
    <w:bookmarkStart w:id="105" w:name="exm-squared-error-risk"/>
    <w:p>
      <w:pPr>
        <w:pStyle w:val="FirstParagraph"/>
      </w:pPr>
      <w:ins w:id="227" w:author="PR Preview" w:date="2026-01-01T00:00:00Z">
        <w:r>
          <w:rPr>
            <w:b/>
            <w:bCs/>
          </w:rPr>
          <w:t xml:space="preserve">Example 22 (Squared-error risk in the best-predictor exercise)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In</w:t>
        </w:r>
      </w:ins>
      <w:ins w:id="230" w:author="PR Preview" w:date="2026-01-01T00:00:00Z">
        <w:r>
          <w:t xml:space="preserve"> </w:t>
        </w:r>
      </w:ins>
      <w:hyperlink w:anchor="exr-best-predictor">
        <w:ins w:id="231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232" w:author="PR Preview" w:date="2026-01-01T00:00:00Z">
        <w:r>
          <w:t xml:space="preserve">,</w:t>
        </w:r>
      </w:ins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the constant</w:t>
        </w:r>
      </w:ins>
      <w:ins w:id="235" w:author="PR Preview" w:date="2026-01-01T00:00:00Z">
        <w:r>
          <w:t xml:space="preserve"> </w:t>
        </w:r>
      </w:ins>
      <w:hyperlink w:anchor="def-prediction">
        <w:ins w:id="236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237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has</w:t>
        </w:r>
      </w:ins>
      <w:ins w:id="240" w:author="PR Preview" w:date="2026-01-01T00:00:00Z">
        <w:r>
          <w:t xml:space="preserve"> </w:t>
        </w:r>
      </w:ins>
      <w:hyperlink w:anchor="def-squared-error-risk">
        <w:ins w:id="241" w:author="PR Preview" w:date="2026-01-01T00:00:00Z">
          <w:r>
            <w:rPr>
              <w:rStyle w:val="Hyperlink"/>
            </w:rPr>
            <w:t xml:space="preserve">squared-error risk</w:t>
          </w:r>
        </w:ins>
      </w:hyperlink>
      <w:ins w:id="242" w:author="PR Preview" w:date="2026-01-01T00:00:00Z">
        <w:r>
          <w:t xml:space="preserve"> </w:t>
        </w:r>
      </w:ins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ins w:id="243" w:author="PR Preview" w:date="2026-01-01T00:00:00Z">
        <w:r>
          <w:t xml:space="preserve">.</w:t>
        </w:r>
      </w:ins>
    </w:p>
    <w:bookmarkEnd w:id="105"/>
    <w:bookmarkStart w:id="106" w:name="lem-prediction-error-split"/>
    <w:p>
      <w:pPr>
        <w:pStyle w:val="BodyText"/>
      </w:pPr>
      <w:ins w:id="244" w:author="PR Preview" w:date="2026-01-01T00:00:00Z">
        <w:r>
          <w:rPr>
            <w:b/>
            <w:bCs/>
          </w:rPr>
          <w:t xml:space="preserve">Lemma 1 (Prediction error splits at the conditional mean)</w:t>
        </w:r>
      </w:ins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Let</w:t>
        </w:r>
      </w:ins>
      <w:ins w:id="247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be the</w:t>
        </w:r>
      </w:ins>
      <w:ins w:id="250" w:author="PR Preview" w:date="2026-01-01T00:00:00Z">
        <w:r>
          <w:t xml:space="preserve"> </w:t>
        </w:r>
      </w:ins>
      <w:hyperlink w:anchor="def-cond-expectation-function">
        <w:ins w:id="251" w:author="PR Preview" w:date="2026-01-01T00:00:00Z">
          <w:r>
            <w:rPr>
              <w:rStyle w:val="Hyperlink"/>
            </w:rPr>
            <w:t xml:space="preserve">conditional expectation function</w:t>
          </w:r>
        </w:ins>
      </w:hyperlink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of</w:t>
        </w:r>
      </w:ins>
      <w:ins w:id="254" w:author="PR Preview" w:date="2026-01-01T00:00:00Z">
        <w:r>
          <w:t xml:space="preserve"> </w:t>
        </w:r>
      </w:ins>
      <m:oMath>
        <m:r>
          <m:t>Y</m:t>
        </m:r>
      </m:oMath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given</w:t>
        </w:r>
      </w:ins>
      <w:ins w:id="257" w:author="PR Preview" w:date="2026-01-01T00:00:00Z">
        <w:r>
          <w:t xml:space="preserve"> </w:t>
        </w:r>
      </w:ins>
      <m:oMath>
        <m:r>
          <m:t>X</m:t>
        </m:r>
      </m:oMath>
      <w:ins w:id="258" w:author="PR Preview" w:date="2026-01-01T00:00:00Z">
        <w:r>
          <w:t xml:space="preserve">.</w:t>
        </w:r>
      </w:ins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For any</w:t>
        </w:r>
      </w:ins>
      <w:ins w:id="261" w:author="PR Preview" w:date="2026-01-01T00:00:00Z">
        <w:r>
          <w:t xml:space="preserve"> </w:t>
        </w:r>
      </w:ins>
      <w:hyperlink w:anchor="def-prediction">
        <w:ins w:id="262" w:author="PR Preview" w:date="2026-01-01T00:00:00Z">
          <w:r>
            <w:rPr>
              <w:rStyle w:val="Hyperlink"/>
            </w:rPr>
            <w:t xml:space="preserve">prediction function</w:t>
          </w:r>
        </w:ins>
      </w:hyperlink>
      <w:ins w:id="263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64" w:author="PR Preview" w:date="2026-01-01T00:00:00Z">
        <w:r>
          <w:t xml:space="preserve">,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the</w:t>
        </w:r>
      </w:ins>
      <w:ins w:id="267" w:author="PR Preview" w:date="2026-01-01T00:00:00Z">
        <w:r>
          <w:t xml:space="preserve"> </w:t>
        </w:r>
      </w:ins>
      <w:hyperlink w:anchor="def-prediction-error">
        <w:ins w:id="268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splits as: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6"/>
    <w:p>
      <w:pPr>
        <w:pStyle w:val="FirstParagraph"/>
      </w:pPr>
      <w:ins w:id="271" w:author="PR Preview" w:date="2026-01-01T00:00:00Z">
        <w:r>
          <w:rPr>
            <w:i/>
            <w:iCs/>
          </w:rPr>
          <w:t xml:space="preserve">Proof</w:t>
        </w:r>
      </w:ins>
      <w:ins w:id="272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7" w:name="exm-prediction-error-split"/>
    <w:p>
      <w:pPr>
        <w:pStyle w:val="FirstParagraph"/>
      </w:pPr>
      <w:ins w:id="273" w:author="PR Preview" w:date="2026-01-01T00:00:00Z">
        <w:r>
          <w:rPr>
            <w:b/>
            <w:bCs/>
          </w:rPr>
          <w:t xml:space="preserve">Example 23 (The split in the best-predictor exercise)</w:t>
        </w:r>
      </w:ins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In</w:t>
        </w:r>
      </w:ins>
      <w:ins w:id="276" w:author="PR Preview" w:date="2026-01-01T00:00:00Z">
        <w:r>
          <w:t xml:space="preserve"> </w:t>
        </w:r>
      </w:ins>
      <w:hyperlink w:anchor="exr-best-predictor">
        <w:ins w:id="277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278" w:author="PR Preview" w:date="2026-01-01T00:00:00Z">
        <w:r>
          <w:t xml:space="preserve">,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when</w:t>
        </w:r>
      </w:ins>
      <w:ins w:id="28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and</w:t>
        </w:r>
      </w:ins>
      <w:ins w:id="284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0</m:t>
        </m:r>
      </m:oMath>
      <w:ins w:id="285" w:author="PR Preview" w:date="2026-01-01T00:00:00Z">
        <w:r>
          <w:t xml:space="preserve">,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the constant</w:t>
        </w:r>
      </w:ins>
      <w:ins w:id="288" w:author="PR Preview" w:date="2026-01-01T00:00:00Z">
        <w:r>
          <w:t xml:space="preserve"> </w:t>
        </w:r>
      </w:ins>
      <w:hyperlink w:anchor="def-prediction">
        <w:ins w:id="289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290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has</w:t>
        </w:r>
      </w:ins>
      <w:ins w:id="293" w:author="PR Preview" w:date="2026-01-01T00:00:00Z">
        <w:r>
          <w:t xml:space="preserve"> </w:t>
        </w:r>
      </w:ins>
      <w:hyperlink w:anchor="def-prediction-error">
        <w:ins w:id="294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295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ins w:id="296" w:author="PR Preview" w:date="2026-01-01T00:00:00Z">
        <w:r>
          <w:t xml:space="preserve">.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The conditional mean is</w:t>
        </w:r>
      </w:ins>
      <w:ins w:id="299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300" w:author="PR Preview" w:date="2026-01-01T00:00:00Z">
        <w:r>
          <w:t xml:space="preserve">,</w:t>
        </w:r>
      </w:ins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so</w:t>
        </w:r>
      </w:ins>
      <w:ins w:id="303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</m:oMath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and</w:t>
        </w:r>
      </w:ins>
      <w:ins w:id="306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ins w:id="307" w:author="PR Preview" w:date="2026-01-01T00:00:00Z">
        <w:r>
          <w:t xml:space="preserve">,</w:t>
        </w:r>
      </w:ins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and</w:t>
        </w:r>
      </w:ins>
      <w:ins w:id="310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ins w:id="311" w:author="PR Preview" w:date="2026-01-01T00:00:00Z">
        <w:r>
          <w:t xml:space="preserve">.</w:t>
        </w:r>
      </w:ins>
    </w:p>
    <w:bookmarkEnd w:id="107"/>
    <w:bookmarkStart w:id="108" w:name="lem-cross-term-zero"/>
    <w:p>
      <w:pPr>
        <w:pStyle w:val="BodyText"/>
      </w:pPr>
      <w:ins w:id="312" w:author="PR Preview" w:date="2026-01-01T00:00:00Z">
        <w:r>
          <w:rPr>
            <w:b/>
            <w:bCs/>
          </w:rPr>
          <w:t xml:space="preserve">Lemma 2 (The conditional mean’s error is uncorrelated with any function of the input)</w:t>
        </w:r>
      </w:ins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Let</w:t>
        </w:r>
      </w:ins>
      <w:ins w:id="315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be the</w:t>
        </w:r>
      </w:ins>
      <w:ins w:id="318" w:author="PR Preview" w:date="2026-01-01T00:00:00Z">
        <w:r>
          <w:t xml:space="preserve"> </w:t>
        </w:r>
      </w:ins>
      <w:hyperlink w:anchor="def-cond-expectation-function">
        <w:ins w:id="319" w:author="PR Preview" w:date="2026-01-01T00:00:00Z">
          <w:r>
            <w:rPr>
              <w:rStyle w:val="Hyperlink"/>
            </w:rPr>
            <w:t xml:space="preserve">conditional expectation function</w:t>
          </w:r>
        </w:ins>
      </w:hyperlink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of</w:t>
        </w:r>
      </w:ins>
      <w:ins w:id="322" w:author="PR Preview" w:date="2026-01-01T00:00:00Z">
        <w:r>
          <w:t xml:space="preserve"> </w:t>
        </w:r>
      </w:ins>
      <m:oMath>
        <m:r>
          <m:t>Y</m:t>
        </m:r>
      </m:oMath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given</w:t>
        </w:r>
      </w:ins>
      <w:ins w:id="325" w:author="PR Preview" w:date="2026-01-01T00:00:00Z">
        <w:r>
          <w:t xml:space="preserve"> </w:t>
        </w:r>
      </w:ins>
      <m:oMath>
        <m:r>
          <m:t>X</m:t>
        </m:r>
      </m:oMath>
      <w:ins w:id="326" w:author="PR Preview" w:date="2026-01-01T00:00:00Z">
        <w:r>
          <w:t xml:space="preserve">.</w:t>
        </w:r>
      </w:ins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For any</w:t>
        </w:r>
      </w:ins>
      <w:ins w:id="329" w:author="PR Preview" w:date="2026-01-01T00:00:00Z">
        <w:r>
          <w:t xml:space="preserve"> </w:t>
        </w:r>
      </w:ins>
      <w:hyperlink w:anchor="def-prediction">
        <w:ins w:id="330" w:author="PR Preview" w:date="2026-01-01T00:00:00Z">
          <w:r>
            <w:rPr>
              <w:rStyle w:val="Hyperlink"/>
            </w:rPr>
            <w:t xml:space="preserve">prediction function</w:t>
          </w:r>
        </w:ins>
      </w:hyperlink>
      <w:ins w:id="331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with</w:t>
        </w:r>
      </w:ins>
      <w:ins w:id="334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33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8"/>
    <w:p>
      <w:pPr>
        <w:pStyle w:val="FirstParagraph"/>
      </w:pPr>
      <w:ins w:id="336" w:author="PR Preview" w:date="2026-01-01T00:00:00Z">
        <w:r>
          <w:rPr>
            <w:i/>
            <w:iCs/>
          </w:rPr>
          <w:t xml:space="preserve">Proof</w:t>
        </w:r>
      </w:ins>
      <w:ins w:id="337" w:author="PR Preview" w:date="2026-01-01T00:00:00Z">
        <w:r>
          <w:t xml:space="preserve">. </w:t>
        </w:r>
      </w:ins>
      <w:ins w:id="338" w:author="PR Preview" w:date="2026-01-01T00:00:00Z">
        <w:r>
          <w:t xml:space="preserve">Because</w:t>
        </w:r>
      </w:ins>
      <w:ins w:id="339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is a function of</w:t>
        </w:r>
      </w:ins>
      <w:ins w:id="342" w:author="PR Preview" w:date="2026-01-01T00:00:00Z">
        <w:r>
          <w:t xml:space="preserve"> </w:t>
        </w:r>
      </w:ins>
      <m:oMath>
        <m:r>
          <m:t>X</m:t>
        </m:r>
      </m:oMath>
      <w:ins w:id="343" w:author="PR Preview" w:date="2026-01-01T00:00:00Z">
        <w:r>
          <w:t xml:space="preserve">,</w:t>
        </w:r>
      </w:ins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by</w:t>
        </w:r>
      </w:ins>
      <w:ins w:id="346" w:author="PR Preview" w:date="2026-01-01T00:00:00Z">
        <w:r>
          <w:t xml:space="preserve"> </w:t>
        </w:r>
      </w:ins>
      <w:hyperlink w:anchor="thm-cond-pull-out">
        <w:ins w:id="347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it factors out of the</w:t>
        </w:r>
      </w:ins>
      <w:ins w:id="350" w:author="PR Preview" w:date="2026-01-01T00:00:00Z">
        <w:r>
          <w:t xml:space="preserve"> </w:t>
        </w:r>
      </w:ins>
      <w:hyperlink w:anchor="def-cond-expectation">
        <w:ins w:id="351" w:author="PR Preview" w:date="2026-01-01T00:00:00Z">
          <w:r>
            <w:rPr>
              <w:rStyle w:val="Hyperlink"/>
            </w:rPr>
            <w:t xml:space="preserve">conditional expectation</w:t>
          </w:r>
        </w:ins>
      </w:hyperlink>
      <w:ins w:id="35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ins w:id="353" w:author="PR Preview" w:date="2026-01-01T00:00:00Z">
        <w:r>
          <w:t xml:space="preserve">By the law of iterated expectations (</w:t>
        </w:r>
      </w:ins>
      <w:hyperlink w:anchor="thm-lie">
        <w:ins w:id="354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355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09" w:name="exm-cross-term-zero"/>
    <w:p>
      <w:pPr>
        <w:pStyle w:val="FirstParagraph"/>
      </w:pPr>
      <w:ins w:id="356" w:author="PR Preview" w:date="2026-01-01T00:00:00Z">
        <w:r>
          <w:rPr>
            <w:b/>
            <w:bCs/>
          </w:rPr>
          <w:t xml:space="preserve">Example 24 (The vanishing cross term in the best-predictor exercise)</w:t>
        </w:r>
      </w:ins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In</w:t>
        </w:r>
      </w:ins>
      <w:ins w:id="359" w:author="PR Preview" w:date="2026-01-01T00:00:00Z">
        <w:r>
          <w:t xml:space="preserve"> </w:t>
        </w:r>
      </w:ins>
      <w:hyperlink w:anchor="exr-best-predictor">
        <w:ins w:id="360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361" w:author="PR Preview" w:date="2026-01-01T00:00:00Z">
        <w:r>
          <w:t xml:space="preserve">, take the constant</w:t>
        </w:r>
      </w:ins>
      <w:ins w:id="362" w:author="PR Preview" w:date="2026-01-01T00:00:00Z">
        <w:r>
          <w:t xml:space="preserve"> </w:t>
        </w:r>
      </w:ins>
      <w:hyperlink w:anchor="def-prediction">
        <w:ins w:id="363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364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365" w:author="PR Preview" w:date="2026-01-01T00:00:00Z">
        <w:r>
          <w:t xml:space="preserve">.</w:t>
        </w:r>
      </w:ins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When</w:t>
        </w:r>
      </w:ins>
      <w:ins w:id="36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369" w:author="PR Preview" w:date="2026-01-01T00:00:00Z">
        <w:r>
          <w:t xml:space="preserve">,</w:t>
        </w:r>
      </w:ins>
      <w:ins w:id="370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371" w:author="PR Preview" w:date="2026-01-01T00:00:00Z">
        <w:r>
          <w:t xml:space="preserve">, so</w:t>
        </w:r>
      </w:ins>
      <w:ins w:id="372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ins w:id="373" w:author="PR Preview" w:date="2026-01-01T00:00:00Z">
        <w:r>
          <w:t xml:space="preserve">,</w:t>
        </w:r>
      </w:ins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and</w:t>
        </w:r>
      </w:ins>
      <w:ins w:id="376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is</w:t>
        </w:r>
      </w:ins>
      <w:ins w:id="379" w:author="PR Preview" w:date="2026-01-01T00:00:00Z">
        <w:r>
          <w:t xml:space="preserve"> </w:t>
        </w:r>
      </w:ins>
      <m:oMath>
        <m:r>
          <m:t>1</m:t>
        </m:r>
      </m:oMath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or</w:t>
        </w:r>
      </w:ins>
      <w:ins w:id="38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with equal probability,</w:t>
        </w:r>
      </w:ins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so the product has conditional mean</w:t>
        </w:r>
      </w:ins>
      <w:ins w:id="387" w:author="PR Preview" w:date="2026-01-01T00:00:00Z">
        <w:r>
          <w:t xml:space="preserve"> </w:t>
        </w:r>
      </w:ins>
      <m:oMath>
        <m:r>
          <m:t>0</m:t>
        </m:r>
      </m:oMath>
      <w:ins w:id="388" w:author="PR Preview" w:date="2026-01-01T00:00:00Z">
        <w:r>
          <w:t xml:space="preserve">.</w:t>
        </w:r>
      </w:ins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The same cancellation happens when</w:t>
        </w:r>
      </w:ins>
      <w:ins w:id="39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392" w:author="PR Preview" w:date="2026-01-01T00:00:00Z">
        <w:r>
          <w:t xml:space="preserve">,</w:t>
        </w:r>
      </w:ins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so the expectation of the product is</w:t>
        </w:r>
      </w:ins>
      <w:ins w:id="395" w:author="PR Preview" w:date="2026-01-01T00:00:00Z">
        <w:r>
          <w:t xml:space="preserve"> </w:t>
        </w:r>
      </w:ins>
      <m:oMath>
        <m:r>
          <m:t>0</m:t>
        </m:r>
      </m:oMath>
      <w:ins w:id="396" w:author="PR Preview" w:date="2026-01-01T00:00:00Z">
        <w:r>
          <w:t xml:space="preserve">.</w:t>
        </w:r>
      </w:ins>
    </w:p>
    <w:bookmarkEnd w:id="109"/>
    <w:bookmarkStart w:id="110" w:name="thm-risk-decomposition"/>
    <w:p>
      <w:pPr>
        <w:pStyle w:val="BodyText"/>
      </w:pPr>
      <w:ins w:id="397" w:author="PR Preview" w:date="2026-01-01T00:00:00Z">
        <w:r>
          <w:rPr>
            <w:b/>
            <w:bCs/>
          </w:rPr>
          <w:t xml:space="preserve">Theorem 12 (Squared-error risk decomposition)</w:t>
        </w:r>
      </w:ins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Let</w:t>
        </w:r>
      </w:ins>
      <w:ins w:id="400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be the</w:t>
        </w:r>
      </w:ins>
      <w:ins w:id="403" w:author="PR Preview" w:date="2026-01-01T00:00:00Z">
        <w:r>
          <w:t xml:space="preserve"> </w:t>
        </w:r>
      </w:ins>
      <w:hyperlink w:anchor="def-cond-expectation-function">
        <w:ins w:id="404" w:author="PR Preview" w:date="2026-01-01T00:00:00Z">
          <w:r>
            <w:rPr>
              <w:rStyle w:val="Hyperlink"/>
            </w:rPr>
            <w:t xml:space="preserve">conditional expectation function</w:t>
          </w:r>
        </w:ins>
      </w:hyperlink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of</w:t>
        </w:r>
      </w:ins>
      <w:ins w:id="407" w:author="PR Preview" w:date="2026-01-01T00:00:00Z">
        <w:r>
          <w:t xml:space="preserve"> </w:t>
        </w:r>
      </w:ins>
      <m:oMath>
        <m:r>
          <m:t>Y</m:t>
        </m:r>
      </m:oMath>
      <w:ins w:id="408" w:author="PR Preview" w:date="2026-01-01T00:00:00Z">
        <w:r>
          <w:t xml:space="preserve"> </w:t>
        </w:r>
      </w:ins>
      <w:ins w:id="409" w:author="PR Preview" w:date="2026-01-01T00:00:00Z">
        <w:r>
          <w:t xml:space="preserve">given</w:t>
        </w:r>
      </w:ins>
      <w:ins w:id="410" w:author="PR Preview" w:date="2026-01-01T00:00:00Z">
        <w:r>
          <w:t xml:space="preserve"> </w:t>
        </w:r>
      </w:ins>
      <m:oMath>
        <m:r>
          <m:t>X</m:t>
        </m:r>
      </m:oMath>
      <w:ins w:id="411" w:author="PR Preview" w:date="2026-01-01T00:00:00Z">
        <w:r>
          <w:t xml:space="preserve">.</w:t>
        </w:r>
      </w:ins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For any</w:t>
        </w:r>
      </w:ins>
      <w:ins w:id="414" w:author="PR Preview" w:date="2026-01-01T00:00:00Z">
        <w:r>
          <w:t xml:space="preserve"> </w:t>
        </w:r>
      </w:ins>
      <w:hyperlink w:anchor="def-prediction">
        <w:ins w:id="415" w:author="PR Preview" w:date="2026-01-01T00:00:00Z">
          <w:r>
            <w:rPr>
              <w:rStyle w:val="Hyperlink"/>
            </w:rPr>
            <w:t xml:space="preserve">prediction function</w:t>
          </w:r>
        </w:ins>
      </w:hyperlink>
      <w:ins w:id="416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with</w:t>
        </w:r>
      </w:ins>
      <w:ins w:id="419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42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0"/>
    <w:p>
      <w:pPr>
        <w:pStyle w:val="FirstParagraph"/>
      </w:pPr>
      <w:ins w:id="421" w:author="PR Preview" w:date="2026-01-01T00:00:00Z">
        <w:r>
          <w:rPr>
            <w:i/>
            <w:iCs/>
          </w:rPr>
          <w:t xml:space="preserve">Proof</w:t>
        </w:r>
      </w:ins>
      <w:ins w:id="422" w:author="PR Preview" w:date="2026-01-01T00:00:00Z">
        <w:r>
          <w:t xml:space="preserve">. </w:t>
        </w:r>
      </w:ins>
      <w:ins w:id="423" w:author="PR Preview" w:date="2026-01-01T00:00:00Z">
        <w:r>
          <w:t xml:space="preserve">The steps use</w:t>
        </w:r>
      </w:ins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the</w:t>
        </w:r>
      </w:ins>
      <w:ins w:id="426" w:author="PR Preview" w:date="2026-01-01T00:00:00Z">
        <w:r>
          <w:t xml:space="preserve"> </w:t>
        </w:r>
      </w:ins>
      <w:hyperlink w:anchor="def-squared-error-risk">
        <w:ins w:id="427" w:author="PR Preview" w:date="2026-01-01T00:00:00Z">
          <w:r>
            <w:rPr>
              <w:rStyle w:val="Hyperlink"/>
            </w:rPr>
            <w:t xml:space="preserve">squared-error risk</w:t>
          </w:r>
        </w:ins>
      </w:hyperlink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definition,</w:t>
        </w:r>
      </w:ins>
      <w:ins w:id="430" w:author="PR Preview" w:date="2026-01-01T00:00:00Z">
        <w:r>
          <w:t xml:space="preserve"> </w:t>
        </w:r>
      </w:ins>
      <w:hyperlink w:anchor="lem-prediction-error-split">
        <w:ins w:id="431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432" w:author="PR Preview" w:date="2026-01-01T00:00:00Z">
        <w:r>
          <w:t xml:space="preserve">,</w:t>
        </w:r>
      </w:ins>
      <w:ins w:id="433" w:author="PR Preview" w:date="2026-01-01T00:00:00Z">
        <w:r>
          <w:t xml:space="preserve"> </w:t>
        </w:r>
      </w:ins>
      <w:hyperlink w:anchor="lem-cross-term-zero">
        <w:ins w:id="434" w:author="PR Preview" w:date="2026-01-01T00:00:00Z">
          <w:r>
            <w:rPr>
              <w:rStyle w:val="Hyperlink"/>
            </w:rPr>
            <w:t xml:space="preserve">Lemma 2</w:t>
          </w:r>
        </w:ins>
      </w:hyperlink>
      <w:ins w:id="435" w:author="PR Preview" w:date="2026-01-01T00:00:00Z">
        <w:r>
          <w:t xml:space="preserve">,</w:t>
        </w:r>
      </w:ins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and</w:t>
        </w:r>
      </w:ins>
      <w:ins w:id="438" w:author="PR Preview" w:date="2026-01-01T00:00:00Z">
        <w:r>
          <w:t xml:space="preserve"> </w:t>
        </w:r>
      </w:ins>
      <w:hyperlink w:anchor="thm-linearity-expectation">
        <w:ins w:id="439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44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1" w:name="exm-risk-decomposition"/>
    <w:p>
      <w:pPr>
        <w:pStyle w:val="FirstParagraph"/>
      </w:pPr>
      <w:ins w:id="441" w:author="PR Preview" w:date="2026-01-01T00:00:00Z">
        <w:r>
          <w:rPr>
            <w:b/>
            <w:bCs/>
          </w:rPr>
          <w:t xml:space="preserve">Example 25 (The risk decomposition in the best-predictor exercise)</w:t>
        </w:r>
      </w:ins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In</w:t>
        </w:r>
      </w:ins>
      <w:ins w:id="444" w:author="PR Preview" w:date="2026-01-01T00:00:00Z">
        <w:r>
          <w:t xml:space="preserve"> </w:t>
        </w:r>
      </w:ins>
      <w:hyperlink w:anchor="exr-best-predictor">
        <w:ins w:id="445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446" w:author="PR Preview" w:date="2026-01-01T00:00:00Z">
        <w:r>
          <w:t xml:space="preserve">,</w:t>
        </w:r>
      </w:ins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the constant</w:t>
        </w:r>
      </w:ins>
      <w:ins w:id="449" w:author="PR Preview" w:date="2026-01-01T00:00:00Z">
        <w:r>
          <w:t xml:space="preserve"> </w:t>
        </w:r>
      </w:ins>
      <w:hyperlink w:anchor="def-prediction">
        <w:ins w:id="450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451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has</w:t>
        </w:r>
      </w:ins>
      <w:ins w:id="454" w:author="PR Preview" w:date="2026-01-01T00:00:00Z">
        <w:r>
          <w:t xml:space="preserve"> </w:t>
        </w:r>
      </w:ins>
      <w:hyperlink w:anchor="def-squared-error-risk">
        <w:ins w:id="455" w:author="PR Preview" w:date="2026-01-01T00:00:00Z">
          <w:r>
            <w:rPr>
              <w:rStyle w:val="Hyperlink"/>
            </w:rPr>
            <w:t xml:space="preserve">squared-error risk</w:t>
          </w:r>
        </w:ins>
      </w:hyperlink>
      <w:ins w:id="456" w:author="PR Preview" w:date="2026-01-01T00:00:00Z">
        <w:r>
          <w:t xml:space="preserve"> </w:t>
        </w:r>
      </w:ins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ins w:id="457" w:author="PR Preview" w:date="2026-01-01T00:00:00Z">
        <w:r>
          <w:t xml:space="preserve">,</w:t>
        </w:r>
      </w:ins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which</w:t>
        </w:r>
      </w:ins>
      <w:ins w:id="460" w:author="PR Preview" w:date="2026-01-01T00:00:00Z">
        <w:r>
          <w:t xml:space="preserve"> </w:t>
        </w:r>
      </w:ins>
      <w:hyperlink w:anchor="thm-risk-decomposition">
        <w:ins w:id="461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462" w:author="PR Preview" w:date="2026-01-01T00:00:00Z">
        <w:r>
          <w:t xml:space="preserve"> </w:t>
        </w:r>
      </w:ins>
      <w:ins w:id="463" w:author="PR Preview" w:date="2026-01-01T00:00:00Z">
        <w:r>
          <w:t xml:space="preserve">splits as</w:t>
        </w:r>
      </w:ins>
      <w:ins w:id="464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ins w:id="465" w:author="PR Preview" w:date="2026-01-01T00:00:00Z">
        <w:r>
          <w:t xml:space="preserve">:</w:t>
        </w:r>
      </w:ins>
      <w:ins w:id="466" w:author="PR Preview" w:date="2026-01-01T00:00:00Z">
        <w:r>
          <w:t xml:space="preserve"> </w:t>
        </w:r>
      </w:ins>
      <w:ins w:id="467" w:author="PR Preview" w:date="2026-01-01T00:00:00Z">
        <w:r>
          <w:t xml:space="preserve">the risk</w:t>
        </w:r>
      </w:ins>
      <w:ins w:id="468" w:author="PR Preview" w:date="2026-01-01T00:00:00Z">
        <w:r>
          <w:t xml:space="preserve"> </w:t>
        </w:r>
      </w:ins>
      <m:oMath>
        <m:r>
          <m:t>1</m:t>
        </m:r>
      </m:oMath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of the</w:t>
        </w:r>
      </w:ins>
      <w:ins w:id="471" w:author="PR Preview" w:date="2026-01-01T00:00:00Z">
        <w:r>
          <w:t xml:space="preserve"> </w:t>
        </w:r>
      </w:ins>
      <w:hyperlink w:anchor="def-cond-expectation-function">
        <w:ins w:id="472" w:author="PR Preview" w:date="2026-01-01T00:00:00Z">
          <w:r>
            <w:rPr>
              <w:rStyle w:val="Hyperlink"/>
            </w:rPr>
            <w:t xml:space="preserve">conditional expectation function</w:t>
          </w:r>
        </w:ins>
      </w:hyperlink>
      <w:ins w:id="473" w:author="PR Preview" w:date="2026-01-01T00:00:00Z">
        <w:r>
          <w:t xml:space="preserve"> </w:t>
        </w:r>
      </w:ins>
      <w:ins w:id="474" w:author="PR Preview" w:date="2026-01-01T00:00:00Z">
        <w:r>
          <w:t xml:space="preserve">plus the excess</w:t>
        </w:r>
      </w:ins>
      <w:ins w:id="475" w:author="PR Preview" w:date="2026-01-01T00:00:00Z">
        <w:r>
          <w:t xml:space="preserve"> </w:t>
        </w:r>
      </w:ins>
      <m:oMath>
        <m:r>
          <m:t>4</m:t>
        </m:r>
      </m:oMath>
      <w:ins w:id="476" w:author="PR Preview" w:date="2026-01-01T00:00:00Z">
        <w:r>
          <w:t xml:space="preserve"> </w:t>
        </w:r>
      </w:ins>
      <w:ins w:id="477" w:author="PR Preview" w:date="2026-01-01T00:00:00Z">
        <w:r>
          <w:t xml:space="preserve">from using</w:t>
        </w:r>
      </w:ins>
      <w:ins w:id="478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479" w:author="PR Preview" w:date="2026-01-01T00:00:00Z">
        <w:r>
          <w:t xml:space="preserve">.</w:t>
        </w:r>
      </w:ins>
    </w:p>
    <w:bookmarkEnd w:id="111"/>
    <w:bookmarkStart w:id="112" w:name="thm-best-predictor"/>
    <w:p>
      <w:pPr>
        <w:pStyle w:val="BodyText"/>
      </w:pPr>
      <w:ins w:id="480" w:author="PR Preview" w:date="2026-01-01T00:00:00Z">
        <w:r>
          <w:rPr>
            <w:b/>
            <w:bCs/>
          </w:rPr>
          <w:t xml:space="preserve">Theorem 13 (Conditional mean minimizes squared-error risk)</w:t>
        </w:r>
      </w:ins>
      <w:ins w:id="481" w:author="PR Preview" w:date="2026-01-01T00:00:00Z">
        <w:r>
          <w:t xml:space="preserve"> </w:t>
        </w:r>
      </w:ins>
      <w:ins w:id="482" w:author="PR Preview" w:date="2026-01-01T00:00:00Z">
        <w:r>
          <w:t xml:space="preserve">Let</w:t>
        </w:r>
      </w:ins>
      <w:ins w:id="483" w:author="PR Preview" w:date="2026-01-01T00:00:00Z">
        <w:r>
          <w:t xml:space="preserve"> </w:t>
        </w:r>
      </w:ins>
      <m:oMath>
        <m:r>
          <m:t>X</m:t>
        </m:r>
      </m:oMath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and</w:t>
        </w:r>
      </w:ins>
      <w:ins w:id="486" w:author="PR Preview" w:date="2026-01-01T00:00:00Z">
        <w:r>
          <w:t xml:space="preserve"> </w:t>
        </w:r>
      </w:ins>
      <m:oMath>
        <m:r>
          <m:t>Y</m:t>
        </m:r>
      </m:oMath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be</w:t>
        </w:r>
      </w:ins>
      <w:ins w:id="489" w:author="PR Preview" w:date="2026-01-01T00:00:00Z">
        <w:r>
          <w:t xml:space="preserve"> </w:t>
        </w:r>
      </w:ins>
      <w:hyperlink r:id="rId37">
        <w:ins w:id="490" w:author="PR Preview" w:date="2026-01-01T00:00:00Z">
          <w:r>
            <w:rPr>
              <w:rStyle w:val="Hyperlink"/>
            </w:rPr>
            <w:t xml:space="preserve">jointly distributed</w:t>
          </w:r>
        </w:ins>
      </w:hyperlink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random variables with</w:t>
        </w:r>
      </w:ins>
      <w:ins w:id="493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494" w:author="PR Preview" w:date="2026-01-01T00:00:00Z">
        <w:r>
          <w:t xml:space="preserve">.</w:t>
        </w:r>
      </w:ins>
      <w:ins w:id="495" w:author="PR Preview" w:date="2026-01-01T00:00:00Z">
        <w:r>
          <w:t xml:space="preserve"> </w:t>
        </w:r>
      </w:ins>
      <w:ins w:id="496" w:author="PR Preview" w:date="2026-01-01T00:00:00Z">
        <w:r>
          <w:t xml:space="preserve">Let</w:t>
        </w:r>
      </w:ins>
      <w:ins w:id="497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be the</w:t>
        </w:r>
      </w:ins>
      <w:ins w:id="500" w:author="PR Preview" w:date="2026-01-01T00:00:00Z">
        <w:r>
          <w:t xml:space="preserve"> </w:t>
        </w:r>
      </w:ins>
      <w:hyperlink w:anchor="def-cond-expectation-function">
        <w:ins w:id="501" w:author="PR Preview" w:date="2026-01-01T00:00:00Z">
          <w:r>
            <w:rPr>
              <w:rStyle w:val="Hyperlink"/>
            </w:rPr>
            <w:t xml:space="preserve">conditional expectation function</w:t>
          </w:r>
        </w:ins>
      </w:hyperlink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of</w:t>
        </w:r>
      </w:ins>
      <w:ins w:id="504" w:author="PR Preview" w:date="2026-01-01T00:00:00Z">
        <w:r>
          <w:t xml:space="preserve"> </w:t>
        </w:r>
      </w:ins>
      <m:oMath>
        <m:r>
          <m:t>Y</m:t>
        </m:r>
      </m:oMath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given</w:t>
        </w:r>
      </w:ins>
      <w:ins w:id="507" w:author="PR Preview" w:date="2026-01-01T00:00:00Z">
        <w:r>
          <w:t xml:space="preserve"> </w:t>
        </w:r>
      </w:ins>
      <m:oMath>
        <m:r>
          <m:t>X</m:t>
        </m:r>
      </m:oMath>
      <w:ins w:id="508" w:author="PR Preview" w:date="2026-01-01T00:00:00Z">
        <w:r>
          <w:t xml:space="preserve">.</w:t>
        </w:r>
      </w:ins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Then for any</w:t>
        </w:r>
      </w:ins>
      <w:ins w:id="511" w:author="PR Preview" w:date="2026-01-01T00:00:00Z">
        <w:r>
          <w:t xml:space="preserve"> </w:t>
        </w:r>
      </w:ins>
      <w:hyperlink w:anchor="def-prediction">
        <w:ins w:id="512" w:author="PR Preview" w:date="2026-01-01T00:00:00Z">
          <w:r>
            <w:rPr>
              <w:rStyle w:val="Hyperlink"/>
            </w:rPr>
            <w:t xml:space="preserve">prediction function</w:t>
          </w:r>
        </w:ins>
      </w:hyperlink>
      <w:ins w:id="513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with</w:t>
        </w:r>
      </w:ins>
      <w:ins w:id="516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51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ins w:id="518" w:author="PR Preview" w:date="2026-01-01T00:00:00Z">
        <w:r>
          <w:t xml:space="preserve">with equality if and only if</w:t>
        </w:r>
      </w:ins>
      <w:ins w:id="519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520" w:author="PR Preview" w:date="2026-01-01T00:00:00Z">
        <w:r>
          <w:t xml:space="preserve">.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That is,</w:t>
        </w:r>
      </w:ins>
      <w:ins w:id="523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minimizes the</w:t>
        </w:r>
      </w:ins>
      <w:ins w:id="526" w:author="PR Preview" w:date="2026-01-01T00:00:00Z">
        <w:r>
          <w:t xml:space="preserve"> </w:t>
        </w:r>
      </w:ins>
      <w:hyperlink w:anchor="def-squared-error-risk">
        <w:ins w:id="527" w:author="PR Preview" w:date="2026-01-01T00:00:00Z">
          <w:r>
            <w:rPr>
              <w:rStyle w:val="Hyperlink"/>
            </w:rPr>
            <w:t xml:space="preserve">squared-error risk</w:t>
          </w:r>
        </w:ins>
      </w:hyperlink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among all prediction functions of</w:t>
        </w:r>
      </w:ins>
      <w:ins w:id="530" w:author="PR Preview" w:date="2026-01-01T00:00:00Z">
        <w:r>
          <w:t xml:space="preserve"> </w:t>
        </w:r>
      </w:ins>
      <m:oMath>
        <m:r>
          <m:t>X</m:t>
        </m:r>
      </m:oMath>
      <w:ins w:id="531" w:author="PR Preview" w:date="2026-01-01T00:00:00Z">
        <w:r>
          <w:t xml:space="preserve">.</w:t>
        </w:r>
      </w:ins>
    </w:p>
    <w:bookmarkEnd w:id="112"/>
    <w:p>
      <w:pPr>
        <w:pStyle w:val="BodyText"/>
      </w:pPr>
      <w:ins w:id="532" w:author="PR Preview" w:date="2026-01-01T00:00:00Z">
        <w:r>
          <w:rPr>
            <w:i/>
            <w:iCs/>
          </w:rPr>
          <w:t xml:space="preserve">Proof</w:t>
        </w:r>
      </w:ins>
      <w:ins w:id="533" w:author="PR Preview" w:date="2026-01-01T00:00:00Z">
        <w:r>
          <w:t xml:space="preserve">. </w:t>
        </w:r>
      </w:ins>
      <w:ins w:id="534" w:author="PR Preview" w:date="2026-01-01T00:00:00Z">
        <w:r>
          <w:t xml:space="preserve">By</w:t>
        </w:r>
      </w:ins>
      <w:ins w:id="535" w:author="PR Preview" w:date="2026-01-01T00:00:00Z">
        <w:r>
          <w:t xml:space="preserve"> </w:t>
        </w:r>
      </w:ins>
      <w:hyperlink w:anchor="thm-risk-decomposition">
        <w:ins w:id="536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53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ins w:id="538" w:author="PR Preview" w:date="2026-01-01T00:00:00Z">
        <w:r>
          <w:t xml:space="preserve">The expectation of the non-negative variable</w:t>
        </w:r>
      </w:ins>
      <w:ins w:id="539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is zero</w:t>
        </w:r>
      </w:ins>
      <w:ins w:id="542" w:author="PR Preview" w:date="2026-01-01T00:00:00Z">
        <w:r>
          <w:t xml:space="preserve"> </w:t>
        </w:r>
      </w:ins>
      <w:ins w:id="543" w:author="PR Preview" w:date="2026-01-01T00:00:00Z">
        <w:r>
          <w:t xml:space="preserve">if and only if the variable is</w:t>
        </w:r>
      </w:ins>
      <w:ins w:id="544" w:author="PR Preview" w:date="2026-01-01T00:00:00Z">
        <w:r>
          <w:t xml:space="preserve"> </w:t>
        </w:r>
      </w:ins>
      <m:oMath>
        <m:r>
          <m:t>0</m:t>
        </m:r>
      </m:oMath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with probability</w:t>
        </w:r>
      </w:ins>
      <w:ins w:id="547" w:author="PR Preview" w:date="2026-01-01T00:00:00Z">
        <w:r>
          <w:t xml:space="preserve"> </w:t>
        </w:r>
      </w:ins>
      <m:oMath>
        <m:r>
          <m:t>1</m:t>
        </m:r>
      </m:oMath>
      <w:ins w:id="548" w:author="PR Preview" w:date="2026-01-01T00:00:00Z">
        <w:r>
          <w:t xml:space="preserve">,</w:t>
        </w:r>
      </w:ins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meaning</w:t>
        </w:r>
      </w:ins>
      <w:ins w:id="551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552" w:author="PR Preview" w:date="2026-01-01T00:00:00Z">
        <w:r>
          <w:t xml:space="preserve">.</w:t>
        </w:r>
      </w:ins>
    </w:p>
    <w:bookmarkStart w:id="113" w:name="exm-best-predictor"/>
    <w:p>
      <w:pPr>
        <w:pStyle w:val="BodyText"/>
      </w:pPr>
      <w:ins w:id="553" w:author="PR Preview" w:date="2026-01-01T00:00:00Z">
        <w:r>
          <w:rPr>
            <w:b/>
            <w:bCs/>
          </w:rPr>
          <w:t xml:space="preserve">Example 26 (The best predictor in the best-predictor exercise)</w:t>
        </w:r>
      </w:ins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In</w:t>
        </w:r>
      </w:ins>
      <w:ins w:id="556" w:author="PR Preview" w:date="2026-01-01T00:00:00Z">
        <w:r>
          <w:t xml:space="preserve"> </w:t>
        </w:r>
      </w:ins>
      <w:hyperlink w:anchor="exr-best-predictor">
        <w:ins w:id="557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558" w:author="PR Preview" w:date="2026-01-01T00:00:00Z">
        <w:r>
          <w:t xml:space="preserve">,</w:t>
        </w:r>
      </w:ins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the constant</w:t>
        </w:r>
      </w:ins>
      <w:ins w:id="561" w:author="PR Preview" w:date="2026-01-01T00:00:00Z">
        <w:r>
          <w:t xml:space="preserve"> </w:t>
        </w:r>
      </w:ins>
      <w:hyperlink w:anchor="def-prediction">
        <w:ins w:id="562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563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564" w:author="PR Preview" w:date="2026-01-01T00:00:00Z">
        <w:r>
          <w:t xml:space="preserve"> </w:t>
        </w:r>
      </w:ins>
      <w:ins w:id="565" w:author="PR Preview" w:date="2026-01-01T00:00:00Z">
        <w:r>
          <w:t xml:space="preserve">has</w:t>
        </w:r>
      </w:ins>
      <w:ins w:id="566" w:author="PR Preview" w:date="2026-01-01T00:00:00Z">
        <w:r>
          <w:t xml:space="preserve"> </w:t>
        </w:r>
      </w:ins>
      <w:hyperlink w:anchor="def-squared-error-risk">
        <w:ins w:id="567" w:author="PR Preview" w:date="2026-01-01T00:00:00Z">
          <w:r>
            <w:rPr>
              <w:rStyle w:val="Hyperlink"/>
            </w:rPr>
            <w:t xml:space="preserve">squared-error risk</w:t>
          </w:r>
        </w:ins>
      </w:hyperlink>
      <w:ins w:id="568" w:author="PR Preview" w:date="2026-01-01T00:00:00Z">
        <w:r>
          <w:t xml:space="preserve"> </w:t>
        </w:r>
      </w:ins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ins w:id="569" w:author="PR Preview" w:date="2026-01-01T00:00:00Z">
        <w:r>
          <w:t xml:space="preserve">,</w:t>
        </w:r>
      </w:ins>
      <w:ins w:id="570" w:author="PR Preview" w:date="2026-01-01T00:00:00Z">
        <w:r>
          <w:t xml:space="preserve"> </w:t>
        </w:r>
      </w:ins>
      <w:ins w:id="571" w:author="PR Preview" w:date="2026-01-01T00:00:00Z">
        <w:r>
          <w:t xml:space="preserve">which is larger than the risk</w:t>
        </w:r>
      </w:ins>
      <w:ins w:id="572" w:author="PR Preview" w:date="2026-01-01T00:00:00Z">
        <w:r>
          <w:t xml:space="preserve"> </w:t>
        </w:r>
      </w:ins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573" w:author="PR Preview" w:date="2026-01-01T00:00:00Z">
        <w:r>
          <w:t xml:space="preserve"> </w:t>
        </w:r>
      </w:ins>
      <w:ins w:id="574" w:author="PR Preview" w:date="2026-01-01T00:00:00Z">
        <w:r>
          <w:t xml:space="preserve">of the conditional mean,</w:t>
        </w:r>
      </w:ins>
      <w:ins w:id="575" w:author="PR Preview" w:date="2026-01-01T00:00:00Z">
        <w:r>
          <w:t xml:space="preserve"> </w:t>
        </w:r>
      </w:ins>
      <w:ins w:id="576" w:author="PR Preview" w:date="2026-01-01T00:00:00Z">
        <w:r>
          <w:t xml:space="preserve">and strictly so because</w:t>
        </w:r>
      </w:ins>
      <w:ins w:id="577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578" w:author="PR Preview" w:date="2026-01-01T00:00:00Z">
        <w:r>
          <w:t xml:space="preserve">.</w:t>
        </w:r>
      </w:ins>
    </w:p>
    <w:bookmarkEnd w:id="113"/>
    <w:bookmarkStart w:id="114" w:name="def-irreducible-risk"/>
    <w:p>
      <w:pPr>
        <w:pStyle w:val="BodyText"/>
      </w:pPr>
      <w:ins w:id="579" w:author="PR Preview" w:date="2026-01-01T00:00:00Z">
        <w:r>
          <w:rPr>
            <w:b/>
            <w:bCs/>
          </w:rPr>
          <w:t xml:space="preserve">Definition 14 (Irreducible risk)</w:t>
        </w:r>
      </w:ins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In the squared-error risk decomposition of</w:t>
        </w:r>
      </w:ins>
      <w:ins w:id="582" w:author="PR Preview" w:date="2026-01-01T00:00:00Z">
        <w:r>
          <w:t xml:space="preserve"> </w:t>
        </w:r>
      </w:ins>
      <w:hyperlink w:anchor="thm-risk-decomposition">
        <w:ins w:id="583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584" w:author="PR Preview" w:date="2026-01-01T00:00:00Z">
        <w:r>
          <w:t xml:space="preserve">,</w:t>
        </w:r>
      </w:ins>
      <w:ins w:id="585" w:author="PR Preview" w:date="2026-01-01T00:00:00Z">
        <w:r>
          <w:t xml:space="preserve"> </w:t>
        </w:r>
      </w:ins>
      <w:ins w:id="586" w:author="PR Preview" w:date="2026-01-01T00:00:00Z">
        <w:r>
          <w:t xml:space="preserve">the minimum</w:t>
        </w:r>
      </w:ins>
      <w:ins w:id="587" w:author="PR Preview" w:date="2026-01-01T00:00:00Z">
        <w:r>
          <w:t xml:space="preserve"> </w:t>
        </w:r>
      </w:ins>
      <w:hyperlink w:anchor="def-squared-error-risk">
        <w:ins w:id="588" w:author="PR Preview" w:date="2026-01-01T00:00:00Z">
          <w:r>
            <w:rPr>
              <w:rStyle w:val="Hyperlink"/>
            </w:rPr>
            <w:t xml:space="preserve">squared-error risk</w:t>
          </w:r>
        </w:ins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14"/>
    <w:bookmarkStart w:id="115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15"/>
    <w:bookmarkStart w:id="116" w:name="exm-irreducible-risk"/>
    <w:p>
      <w:pPr>
        <w:pStyle w:val="BodyText"/>
      </w:pPr>
      <w:del w:id="589" w:author="PR Preview" w:date="2026-01-01T00:00:00Z">
        <w:r>
          <w:rPr>
            <w:b/>
            <w:bCs/>
          </w:rPr>
          <w:delText xml:space="preserve">Example 21 (Irreducible risk in the best-predictor exercise)</w:delText>
        </w:r>
      </w:del>
      <w:del w:id="590" w:author="PR Preview" w:date="2026-01-01T00:00:00Z">
        <w:r>
          <w:delText xml:space="preserve"> </w:delText>
        </w:r>
      </w:del>
      <w:del w:id="591" w:author="PR Preview" w:date="2026-01-01T00:00:00Z">
        <w:r>
          <w:delText xml:space="preserve">In</w:delText>
        </w:r>
      </w:del>
      <w:del w:id="592" w:author="PR Preview" w:date="2026-01-01T00:00:00Z">
        <w:r>
          <w:delText xml:space="preserve"> </w:delText>
        </w:r>
      </w:del>
      <w:hyperlink w:anchor="exr-best-predictor">
        <w:del w:id="593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594" w:author="PR Preview" w:date="2026-01-01T00:00:00Z">
        <w:r>
          <w:delText xml:space="preserve">,</w:delText>
        </w:r>
      </w:del>
      <w:del w:id="595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596" w:author="PR Preview" w:date="2026-01-01T00:00:00Z">
        <w:r>
          <w:delText xml:space="preserve"> </w:delText>
        </w:r>
      </w:del>
      <w:del w:id="597" w:author="PR Preview" w:date="2026-01-01T00:00:00Z">
        <w:r>
          <w:delText xml:space="preserve">and</w:delText>
        </w:r>
      </w:del>
      <w:del w:id="598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599" w:author="PR Preview" w:date="2026-01-01T00:00:00Z">
        <w:r>
          <w:delText xml:space="preserve">,</w:delText>
        </w:r>
      </w:del>
      <w:del w:id="600" w:author="PR Preview" w:date="2026-01-01T00:00:00Z">
        <w:r>
          <w:delText xml:space="preserve"> </w:delText>
        </w:r>
      </w:del>
      <w:del w:id="601" w:author="PR Preview" w:date="2026-01-01T00:00:00Z">
        <w:r>
          <w:delText xml:space="preserve">so the irreducible risk is</w:delText>
        </w:r>
      </w:del>
      <w:del w:id="602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603" w:author="PR Preview" w:date="2026-01-01T00:00:00Z">
        <w:r>
          <w:delText xml:space="preserve">.</w:delText>
        </w:r>
      </w:del>
    </w:p>
    <w:p>
      <w:pPr>
        <w:pStyle w:val="BodyText"/>
      </w:pPr>
      <w:del w:id="604" w:author="PR Preview" w:date="2026-01-01T00:00:00Z">
        <w:r>
          <w:rPr>
            <w:b/>
            <w:bCs/>
          </w:rPr>
          <w:delText xml:space="preserve">Definition 13 (Reducible risk)</w:delText>
        </w:r>
      </w:del>
      <w:del w:id="605" w:author="PR Preview" w:date="2026-01-01T00:00:00Z">
        <w:r>
          <w:delText xml:space="preserve"> </w:delText>
        </w:r>
      </w:del>
      <w:del w:id="606" w:author="PR Preview" w:date="2026-01-01T00:00:00Z">
        <w:r>
          <w:delText xml:space="preserve">In the squared-error risk decomposition of</w:delText>
        </w:r>
      </w:del>
      <w:del w:id="607" w:author="PR Preview" w:date="2026-01-01T00:00:00Z">
        <w:r>
          <w:delText xml:space="preserve"> </w:delText>
        </w:r>
      </w:del>
      <w:hyperlink w:anchor="thm-best-predictor">
        <w:del w:id="608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609" w:author="PR Preview" w:date="2026-01-01T00:00:00Z">
        <w:r>
          <w:delText xml:space="preserve">,</w:delText>
        </w:r>
      </w:del>
      <w:del w:id="610" w:author="PR Preview" w:date="2026-01-01T00:00:00Z">
        <w:r>
          <w:delText xml:space="preserve"> </w:delText>
        </w:r>
      </w:del>
      <w:del w:id="611" w:author="PR Preview" w:date="2026-01-01T00:00:00Z">
        <w:r>
          <w:delText xml:space="preserve">the excess risk from choosing the prediction function</w:delText>
        </w:r>
      </w:del>
      <w:del w:id="612" w:author="PR Preview" w:date="2026-01-01T00:00:00Z">
        <w:r>
          <w:delText xml:space="preserve"> </w:delText>
        </w:r>
      </w:del>
      <m:oMath>
        <m:r>
          <m:t>g</m:t>
        </m:r>
      </m:oMath>
      <w:del w:id="613" w:author="PR Preview" w:date="2026-01-01T00:00:00Z">
        <w:r>
          <w:delText xml:space="preserve"> </w:delText>
        </w:r>
      </w:del>
      <w:del w:id="614" w:author="PR Preview" w:date="2026-01-01T00:00:00Z">
        <w:r>
          <w:delText xml:space="preserve">instead of the conditional mean,</w:delText>
        </w:r>
      </w:del>
    </w:p>
    <w:p>
      <w:pPr>
        <w:pStyle w:val="BodyText"/>
      </w:pPr>
      <w:ins w:id="615" w:author="PR Preview" w:date="2026-01-01T00:00:00Z">
        <w:r>
          <w:rPr>
            <w:b/>
            <w:bCs/>
          </w:rPr>
          <w:t xml:space="preserve">Example 27 (Irreducible risk in the best-predictor exercise)</w:t>
        </w:r>
      </w:ins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In</w:t>
        </w:r>
      </w:ins>
      <w:ins w:id="618" w:author="PR Preview" w:date="2026-01-01T00:00:00Z">
        <w:r>
          <w:t xml:space="preserve"> </w:t>
        </w:r>
      </w:ins>
      <w:hyperlink w:anchor="exr-best-predictor">
        <w:ins w:id="619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620" w:author="PR Preview" w:date="2026-01-01T00:00:00Z">
        <w:r>
          <w:t xml:space="preserve">,</w:t>
        </w:r>
      </w:ins>
      <w:ins w:id="621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622" w:author="PR Preview" w:date="2026-01-01T00:00:00Z">
        <w:r>
          <w:t xml:space="preserve"> </w:t>
        </w:r>
      </w:ins>
      <w:ins w:id="623" w:author="PR Preview" w:date="2026-01-01T00:00:00Z">
        <w:r>
          <w:t xml:space="preserve">and</w:t>
        </w:r>
      </w:ins>
      <w:ins w:id="624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625" w:author="PR Preview" w:date="2026-01-01T00:00:00Z">
        <w:r>
          <w:t xml:space="preserve">,</w:t>
        </w:r>
      </w:ins>
      <w:ins w:id="626" w:author="PR Preview" w:date="2026-01-01T00:00:00Z">
        <w:r>
          <w:t xml:space="preserve"> </w:t>
        </w:r>
      </w:ins>
      <w:ins w:id="627" w:author="PR Preview" w:date="2026-01-01T00:00:00Z">
        <w:r>
          <w:t xml:space="preserve">so the irreducible risk is</w:t>
        </w:r>
      </w:ins>
      <w:ins w:id="628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629" w:author="PR Preview" w:date="2026-01-01T00:00:00Z">
        <w:r>
          <w:t xml:space="preserve">.</w:t>
        </w:r>
      </w:ins>
    </w:p>
    <w:bookmarkEnd w:id="116"/>
    <w:bookmarkStart w:id="117" w:name="def-reducible-risk"/>
    <w:p>
      <w:pPr>
        <w:pStyle w:val="BodyText"/>
      </w:pPr>
      <w:ins w:id="630" w:author="PR Preview" w:date="2026-01-01T00:00:00Z">
        <w:r>
          <w:rPr>
            <w:b/>
            <w:bCs/>
          </w:rPr>
          <w:t xml:space="preserve">Definition 15 (Reducible risk)</w:t>
        </w:r>
      </w:ins>
      <w:ins w:id="631" w:author="PR Preview" w:date="2026-01-01T00:00:00Z">
        <w:r>
          <w:t xml:space="preserve"> </w:t>
        </w:r>
      </w:ins>
      <w:ins w:id="632" w:author="PR Preview" w:date="2026-01-01T00:00:00Z">
        <w:r>
          <w:t xml:space="preserve">In the squared-error risk decomposition of</w:t>
        </w:r>
      </w:ins>
      <w:ins w:id="633" w:author="PR Preview" w:date="2026-01-01T00:00:00Z">
        <w:r>
          <w:t xml:space="preserve"> </w:t>
        </w:r>
      </w:ins>
      <w:hyperlink w:anchor="thm-risk-decomposition">
        <w:ins w:id="634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635" w:author="PR Preview" w:date="2026-01-01T00:00:00Z">
        <w:r>
          <w:t xml:space="preserve">,</w:t>
        </w:r>
      </w:ins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the excess risk from choosing the prediction function</w:t>
        </w:r>
      </w:ins>
      <w:ins w:id="638" w:author="PR Preview" w:date="2026-01-01T00:00:00Z">
        <w:r>
          <w:t xml:space="preserve"> </w:t>
        </w:r>
      </w:ins>
      <m:oMath>
        <m:r>
          <m:t>g</m:t>
        </m:r>
      </m:oMath>
      <w:ins w:id="639" w:author="PR Preview" w:date="2026-01-01T00:00:00Z">
        <w:r>
          <w:t xml:space="preserve"> </w:t>
        </w:r>
      </w:ins>
      <w:ins w:id="640" w:author="PR Preview" w:date="2026-01-01T00:00:00Z">
        <w:r>
          <w:t xml:space="preserve">instead of the conditional mean,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17"/>
    <w:bookmarkStart w:id="118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exm-reducible-risk"/>
    <w:p>
      <w:pPr>
        <w:pStyle w:val="BodyText"/>
      </w:pPr>
      <w:del w:id="641" w:author="PR Preview" w:date="2026-01-01T00:00:00Z">
        <w:r>
          <w:rPr>
            <w:b/>
            <w:bCs/>
          </w:rPr>
          <w:delText xml:space="preserve">Example 22 (Reducible risk in the best-predictor exercise)</w:delText>
        </w:r>
      </w:del>
      <w:del w:id="642" w:author="PR Preview" w:date="2026-01-01T00:00:00Z">
        <w:r>
          <w:delText xml:space="preserve"> </w:delText>
        </w:r>
      </w:del>
      <w:del w:id="643" w:author="PR Preview" w:date="2026-01-01T00:00:00Z">
        <w:r>
          <w:delText xml:space="preserve">In</w:delText>
        </w:r>
      </w:del>
      <w:del w:id="644" w:author="PR Preview" w:date="2026-01-01T00:00:00Z">
        <w:r>
          <w:delText xml:space="preserve"> </w:delText>
        </w:r>
      </w:del>
      <w:hyperlink w:anchor="exr-best-predictor">
        <w:del w:id="645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646" w:author="PR Preview" w:date="2026-01-01T00:00:00Z">
        <w:r>
          <w:delText xml:space="preserve">,</w:delText>
        </w:r>
      </w:del>
      <w:del w:id="647" w:author="PR Preview" w:date="2026-01-01T00:00:00Z">
        <w:r>
          <w:delText xml:space="preserve"> </w:delText>
        </w:r>
      </w:del>
      <w:del w:id="648" w:author="PR Preview" w:date="2026-01-01T00:00:00Z">
        <w:r>
          <w:delText xml:space="preserve">the constant prediction</w:delText>
        </w:r>
      </w:del>
      <w:del w:id="649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del w:id="650" w:author="PR Preview" w:date="2026-01-01T00:00:00Z">
        <w:r>
          <w:delText xml:space="preserve"> </w:delText>
        </w:r>
      </w:del>
      <w:del w:id="651" w:author="PR Preview" w:date="2026-01-01T00:00:00Z">
        <w:r>
          <w:delText xml:space="preserve">has reducible risk</w:delText>
        </w:r>
      </w:del>
      <w:del w:id="652" w:author="PR Preview" w:date="2026-01-01T00:00:00Z">
        <w:r>
          <w:delText xml:space="preserve"> </w:delText>
        </w:r>
      </w:del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del w:id="653" w:author="PR Preview" w:date="2026-01-01T00:00:00Z">
        <w:r>
          <w:delText xml:space="preserve">,</w:delText>
        </w:r>
      </w:del>
      <w:del w:id="654" w:author="PR Preview" w:date="2026-01-01T00:00:00Z">
        <w:r>
          <w:delText xml:space="preserve"> </w:delText>
        </w:r>
      </w:del>
      <w:del w:id="655" w:author="PR Preview" w:date="2026-01-01T00:00:00Z">
        <w:r>
          <w:delText xml:space="preserve">and the prediction</w:delText>
        </w:r>
      </w:del>
      <w:del w:id="656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del w:id="657" w:author="PR Preview" w:date="2026-01-01T00:00:00Z">
        <w:r>
          <w:delText xml:space="preserve"> </w:delText>
        </w:r>
      </w:del>
      <w:del w:id="658" w:author="PR Preview" w:date="2026-01-01T00:00:00Z">
        <w:r>
          <w:delText xml:space="preserve">has reducible risk</w:delText>
        </w:r>
      </w:del>
      <w:del w:id="659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del w:id="660" w:author="PR Preview" w:date="2026-01-01T00:00:00Z">
        <w:r>
          <w:delText xml:space="preserve">.</w:delText>
        </w:r>
      </w:del>
    </w:p>
    <w:p>
      <w:pPr>
        <w:pStyle w:val="BodyText"/>
      </w:pPr>
      <w:ins w:id="661" w:author="PR Preview" w:date="2026-01-01T00:00:00Z">
        <w:r>
          <w:rPr>
            <w:b/>
            <w:bCs/>
          </w:rPr>
          <w:t xml:space="preserve">Example 28 (Reducible risk in the best-predictor exercise)</w:t>
        </w:r>
      </w:ins>
      <w:ins w:id="662" w:author="PR Preview" w:date="2026-01-01T00:00:00Z">
        <w:r>
          <w:t xml:space="preserve"> </w:t>
        </w:r>
      </w:ins>
      <w:ins w:id="663" w:author="PR Preview" w:date="2026-01-01T00:00:00Z">
        <w:r>
          <w:t xml:space="preserve">In</w:t>
        </w:r>
      </w:ins>
      <w:ins w:id="664" w:author="PR Preview" w:date="2026-01-01T00:00:00Z">
        <w:r>
          <w:t xml:space="preserve"> </w:t>
        </w:r>
      </w:ins>
      <w:hyperlink w:anchor="exr-best-predictor">
        <w:ins w:id="665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666" w:author="PR Preview" w:date="2026-01-01T00:00:00Z">
        <w:r>
          <w:t xml:space="preserve">,</w:t>
        </w:r>
      </w:ins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the constant prediction</w:t>
        </w:r>
      </w:ins>
      <w:ins w:id="669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670" w:author="PR Preview" w:date="2026-01-01T00:00:00Z">
        <w:r>
          <w:t xml:space="preserve"> </w:t>
        </w:r>
      </w:ins>
      <w:ins w:id="671" w:author="PR Preview" w:date="2026-01-01T00:00:00Z">
        <w:r>
          <w:t xml:space="preserve">has reducible risk</w:t>
        </w:r>
      </w:ins>
      <w:ins w:id="672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ins w:id="673" w:author="PR Preview" w:date="2026-01-01T00:00:00Z">
        <w:r>
          <w:t xml:space="preserve">,</w:t>
        </w:r>
      </w:ins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and the prediction</w:t>
        </w:r>
      </w:ins>
      <w:ins w:id="676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ins w:id="677" w:author="PR Preview" w:date="2026-01-01T00:00:00Z">
        <w:r>
          <w:t xml:space="preserve"> </w:t>
        </w:r>
      </w:ins>
      <w:ins w:id="678" w:author="PR Preview" w:date="2026-01-01T00:00:00Z">
        <w:r>
          <w:t xml:space="preserve">has reducible risk</w:t>
        </w:r>
      </w:ins>
      <w:ins w:id="679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ins w:id="680" w:author="PR Preview" w:date="2026-01-01T00:00:00Z">
        <w:r>
          <w:t xml:space="preserve">.</w:t>
        </w:r>
      </w:ins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del w:id="681" w:author="PR Preview" w:date="2026-01-01T00:00:00Z">
        <w:r>
          <w:delText xml:space="preserve">shows that the total squared-error risk is the sum of the</w:delText>
        </w:r>
      </w:del>
      <w:del w:id="682" w:author="PR Preview" w:date="2026-01-01T00:00:00Z">
        <w:r>
          <w:delText xml:space="preserve"> </w:delText>
        </w:r>
      </w:del>
      <w:del w:id="683" w:author="PR Preview" w:date="2026-01-01T00:00:00Z">
        <w:r>
          <w:delText xml:space="preserve">irreducible risk (</w:delText>
        </w:r>
      </w:del>
      <w:hyperlink w:anchor="def-irreducible-risk">
        <w:del w:id="684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685" w:author="PR Preview" w:date="2026-01-01T00:00:00Z">
        <w:r>
          <w:delText xml:space="preserve">)</w:delText>
        </w:r>
      </w:del>
      <w:del w:id="686" w:author="PR Preview" w:date="2026-01-01T00:00:00Z">
        <w:r>
          <w:delText xml:space="preserve"> </w:delText>
        </w:r>
      </w:del>
      <w:del w:id="687" w:author="PR Preview" w:date="2026-01-01T00:00:00Z">
        <w:r>
          <w:delText xml:space="preserve">and the reducible risk (</w:delText>
        </w:r>
      </w:del>
      <w:hyperlink w:anchor="def-reducible-risk">
        <w:del w:id="688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689" w:author="PR Preview" w:date="2026-01-01T00:00:00Z">
        <w:r>
          <w:delText xml:space="preserve">).</w:delText>
        </w:r>
      </w:del>
    </w:p>
    <w:p>
      <w:pPr>
        <w:pStyle w:val="FirstParagraph"/>
      </w:pPr>
      <w:ins w:id="690" w:author="PR Preview" w:date="2026-01-01T00:00:00Z">
        <w:r>
          <w:t xml:space="preserve">shows that the total squared-error risk is the sum of the</w:t>
        </w:r>
      </w:ins>
      <w:ins w:id="691" w:author="PR Preview" w:date="2026-01-01T00:00:00Z">
        <w:r>
          <w:t xml:space="preserve"> </w:t>
        </w:r>
      </w:ins>
      <w:ins w:id="692" w:author="PR Preview" w:date="2026-01-01T00:00:00Z">
        <w:r>
          <w:t xml:space="preserve">irreducible risk (</w:t>
        </w:r>
      </w:ins>
      <w:hyperlink w:anchor="def-irreducible-risk">
        <w:ins w:id="693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694" w:author="PR Preview" w:date="2026-01-01T00:00:00Z">
        <w:r>
          <w:t xml:space="preserve">)</w:t>
        </w:r>
      </w:ins>
      <w:ins w:id="695" w:author="PR Preview" w:date="2026-01-01T00:00:00Z">
        <w:r>
          <w:t xml:space="preserve"> </w:t>
        </w:r>
      </w:ins>
      <w:ins w:id="696" w:author="PR Preview" w:date="2026-01-01T00:00:00Z">
        <w:r>
          <w:t xml:space="preserve">and the reducible risk (</w:t>
        </w:r>
      </w:ins>
      <w:hyperlink w:anchor="def-reducible-risk">
        <w:ins w:id="697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698" w:author="PR Preview" w:date="2026-01-01T00:00:00Z">
        <w:r>
          <w:t xml:space="preserve">).</w:t>
        </w:r>
      </w:ins>
    </w:p>
    <w:bookmarkStart w:id="121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20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21"/>
    <w:p>
      <w:pPr>
        <w:pStyle w:val="BodyText"/>
      </w:pPr>
      <w:del w:id="699" w:author="PR Preview" w:date="2026-01-01T00:00:00Z">
        <w:r>
          <w:rPr>
            <w:i/>
            <w:iCs/>
          </w:rPr>
          <w:delText xml:space="preserve">Proof</w:delText>
        </w:r>
      </w:del>
      <w:del w:id="700" w:author="PR Preview" w:date="2026-01-01T00:00:00Z">
        <w:r>
          <w:delText xml:space="preserve">. </w:delText>
        </w:r>
      </w:del>
      <w:del w:id="701" w:author="PR Preview" w:date="2026-01-01T00:00:00Z">
        <w:r>
          <w:delText xml:space="preserve">By</w:delText>
        </w:r>
      </w:del>
      <w:del w:id="702" w:author="PR Preview" w:date="2026-01-01T00:00:00Z">
        <w:r>
          <w:delText xml:space="preserve"> </w:delText>
        </w:r>
      </w:del>
      <w:hyperlink w:anchor="thm-best-predictor">
        <w:del w:id="703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704" w:author="PR Preview" w:date="2026-01-01T00:00:00Z">
        <w:r>
          <w:delText xml:space="preserve">,</w:delText>
        </w:r>
      </w:del>
      <w:del w:id="705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del w:id="706" w:author="PR Preview" w:date="2026-01-01T00:00:00Z">
        <w:r>
          <w:delText xml:space="preserve"> </w:delText>
        </w:r>
      </w:del>
      <w:del w:id="707" w:author="PR Preview" w:date="2026-01-01T00:00:00Z">
        <w:r>
          <w:delText xml:space="preserve">has risk no larger than that of any</w:delText>
        </w:r>
      </w:del>
      <w:del w:id="708" w:author="PR Preview" w:date="2026-01-01T00:00:00Z">
        <w:r>
          <w:delText xml:space="preserve"> </w:delText>
        </w:r>
      </w:del>
      <m:oMath>
        <m:r>
          <m:t>g</m:t>
        </m:r>
      </m:oMath>
      <w:del w:id="709" w:author="PR Preview" w:date="2026-01-01T00:00:00Z">
        <w:r>
          <w:delText xml:space="preserve">,</w:delText>
        </w:r>
      </w:del>
      <w:del w:id="710" w:author="PR Preview" w:date="2026-01-01T00:00:00Z">
        <w:r>
          <w:delText xml:space="preserve"> </w:delText>
        </w:r>
      </w:del>
      <w:del w:id="711" w:author="PR Preview" w:date="2026-01-01T00:00:00Z">
        <w:r>
          <w:delText xml:space="preserve">so it is a minimizer.</w:delText>
        </w:r>
      </w:del>
      <w:del w:id="712" w:author="PR Preview" w:date="2026-01-01T00:00:00Z">
        <w:r>
          <w:delText xml:space="preserve"> </w:delText>
        </w:r>
      </w:del>
      <w:del w:id="713" w:author="PR Preview" w:date="2026-01-01T00:00:00Z">
        <w:r>
          <w:delText xml:space="preserve">If</w:delText>
        </w:r>
      </w:del>
      <w:del w:id="714" w:author="PR Preview" w:date="2026-01-01T00:00:00Z">
        <w:r>
          <w:delText xml:space="preserve"> </w:delText>
        </w:r>
      </w:del>
      <m:oMath>
        <m:r>
          <m:t>g</m:t>
        </m:r>
      </m:oMath>
      <w:del w:id="715" w:author="PR Preview" w:date="2026-01-01T00:00:00Z">
        <w:r>
          <w:delText xml:space="preserve"> </w:delText>
        </w:r>
      </w:del>
      <w:del w:id="716" w:author="PR Preview" w:date="2026-01-01T00:00:00Z">
        <w:r>
          <w:delText xml:space="preserve">is also a minimizer, its risk equals that of</w:delText>
        </w:r>
      </w:del>
      <w:del w:id="717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del w:id="718" w:author="PR Preview" w:date="2026-01-01T00:00:00Z">
        <w:r>
          <w:delText xml:space="preserve">,</w:delText>
        </w:r>
      </w:del>
      <w:del w:id="719" w:author="PR Preview" w:date="2026-01-01T00:00:00Z">
        <w:r>
          <w:delText xml:space="preserve"> </w:delText>
        </w:r>
      </w:del>
      <w:del w:id="720" w:author="PR Preview" w:date="2026-01-01T00:00:00Z">
        <w:r>
          <w:delText xml:space="preserve">so the equality case of</w:delText>
        </w:r>
      </w:del>
      <w:del w:id="721" w:author="PR Preview" w:date="2026-01-01T00:00:00Z">
        <w:r>
          <w:delText xml:space="preserve"> </w:delText>
        </w:r>
      </w:del>
      <w:hyperlink w:anchor="thm-best-predictor">
        <w:del w:id="722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723" w:author="PR Preview" w:date="2026-01-01T00:00:00Z">
        <w:r>
          <w:delText xml:space="preserve"> </w:delText>
        </w:r>
      </w:del>
      <w:del w:id="724" w:author="PR Preview" w:date="2026-01-01T00:00:00Z">
        <w:r>
          <w:delText xml:space="preserve">gives</w:delText>
        </w:r>
      </w:del>
      <w:del w:id="725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726" w:author="PR Preview" w:date="2026-01-01T00:00:00Z">
        <w:r>
          <w:delText xml:space="preserve">.</w:delText>
        </w:r>
      </w:del>
    </w:p>
    <w:p>
      <w:pPr>
        <w:pStyle w:val="BodyText"/>
      </w:pPr>
      <w:ins w:id="727" w:author="PR Preview" w:date="2026-01-01T00:00:00Z">
        <w:r>
          <w:rPr>
            <w:i/>
            <w:iCs/>
          </w:rPr>
          <w:t xml:space="preserve">Proof</w:t>
        </w:r>
      </w:ins>
      <w:ins w:id="728" w:author="PR Preview" w:date="2026-01-01T00:00:00Z">
        <w:r>
          <w:t xml:space="preserve">. </w:t>
        </w:r>
      </w:ins>
      <w:ins w:id="729" w:author="PR Preview" w:date="2026-01-01T00:00:00Z">
        <w:r>
          <w:t xml:space="preserve">By</w:t>
        </w:r>
      </w:ins>
      <w:ins w:id="730" w:author="PR Preview" w:date="2026-01-01T00:00:00Z">
        <w:r>
          <w:t xml:space="preserve"> </w:t>
        </w:r>
      </w:ins>
      <w:hyperlink w:anchor="thm-best-predictor">
        <w:ins w:id="731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732" w:author="PR Preview" w:date="2026-01-01T00:00:00Z">
        <w:r>
          <w:t xml:space="preserve">,</w:t>
        </w:r>
      </w:ins>
      <w:ins w:id="733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ins w:id="734" w:author="PR Preview" w:date="2026-01-01T00:00:00Z">
        <w:r>
          <w:t xml:space="preserve"> </w:t>
        </w:r>
      </w:ins>
      <w:ins w:id="735" w:author="PR Preview" w:date="2026-01-01T00:00:00Z">
        <w:r>
          <w:t xml:space="preserve">has risk no larger than that of any</w:t>
        </w:r>
      </w:ins>
      <w:ins w:id="736" w:author="PR Preview" w:date="2026-01-01T00:00:00Z">
        <w:r>
          <w:t xml:space="preserve"> </w:t>
        </w:r>
      </w:ins>
      <m:oMath>
        <m:r>
          <m:t>g</m:t>
        </m:r>
      </m:oMath>
      <w:ins w:id="737" w:author="PR Preview" w:date="2026-01-01T00:00:00Z">
        <w:r>
          <w:t xml:space="preserve">,</w:t>
        </w:r>
      </w:ins>
      <w:ins w:id="738" w:author="PR Preview" w:date="2026-01-01T00:00:00Z">
        <w:r>
          <w:t xml:space="preserve"> </w:t>
        </w:r>
      </w:ins>
      <w:ins w:id="739" w:author="PR Preview" w:date="2026-01-01T00:00:00Z">
        <w:r>
          <w:t xml:space="preserve">so it is a minimizer.</w:t>
        </w:r>
      </w:ins>
      <w:ins w:id="740" w:author="PR Preview" w:date="2026-01-01T00:00:00Z">
        <w:r>
          <w:t xml:space="preserve"> </w:t>
        </w:r>
      </w:ins>
      <w:ins w:id="741" w:author="PR Preview" w:date="2026-01-01T00:00:00Z">
        <w:r>
          <w:t xml:space="preserve">If</w:t>
        </w:r>
      </w:ins>
      <w:ins w:id="742" w:author="PR Preview" w:date="2026-01-01T00:00:00Z">
        <w:r>
          <w:t xml:space="preserve"> </w:t>
        </w:r>
      </w:ins>
      <m:oMath>
        <m:r>
          <m:t>g</m:t>
        </m:r>
      </m:oMath>
      <w:ins w:id="743" w:author="PR Preview" w:date="2026-01-01T00:00:00Z">
        <w:r>
          <w:t xml:space="preserve"> </w:t>
        </w:r>
      </w:ins>
      <w:ins w:id="744" w:author="PR Preview" w:date="2026-01-01T00:00:00Z">
        <w:r>
          <w:t xml:space="preserve">is also a minimizer, its risk equals that of</w:t>
        </w:r>
      </w:ins>
      <w:ins w:id="745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ins w:id="746" w:author="PR Preview" w:date="2026-01-01T00:00:00Z">
        <w:r>
          <w:t xml:space="preserve">,</w:t>
        </w:r>
      </w:ins>
      <w:ins w:id="747" w:author="PR Preview" w:date="2026-01-01T00:00:00Z">
        <w:r>
          <w:t xml:space="preserve"> </w:t>
        </w:r>
      </w:ins>
      <w:ins w:id="748" w:author="PR Preview" w:date="2026-01-01T00:00:00Z">
        <w:r>
          <w:t xml:space="preserve">so the equality case of</w:t>
        </w:r>
      </w:ins>
      <w:ins w:id="749" w:author="PR Preview" w:date="2026-01-01T00:00:00Z">
        <w:r>
          <w:t xml:space="preserve"> </w:t>
        </w:r>
      </w:ins>
      <w:hyperlink w:anchor="thm-best-predictor">
        <w:ins w:id="750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751" w:author="PR Preview" w:date="2026-01-01T00:00:00Z">
        <w:r>
          <w:t xml:space="preserve"> </w:t>
        </w:r>
      </w:ins>
      <w:ins w:id="752" w:author="PR Preview" w:date="2026-01-01T00:00:00Z">
        <w:r>
          <w:t xml:space="preserve">gives</w:t>
        </w:r>
      </w:ins>
      <w:ins w:id="753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754" w:author="PR Preview" w:date="2026-01-01T00:00:00Z">
        <w:r>
          <w:t xml:space="preserve">.</w:t>
        </w:r>
      </w:ins>
    </w:p>
    <w:bookmarkEnd w:id="122"/>
    <w:bookmarkStart w:id="134" w:name="sec-entropy"/>
    <w:p>
      <w:pPr>
        <w:pStyle w:val="Heading2"/>
      </w:pPr>
      <w:r>
        <w:t xml:space="preserve">4 Entropy and cross-entropy</w:t>
      </w:r>
    </w:p>
    <w:bookmarkStart w:id="123" w:name="def-entropy"/>
    <w:p>
      <w:pPr>
        <w:pStyle w:val="FirstParagraph"/>
      </w:pPr>
      <w:del w:id="755" w:author="PR Preview" w:date="2026-01-01T00:00:00Z">
        <w:r>
          <w:rPr>
            <w:b/>
            <w:bCs/>
          </w:rPr>
          <w:delText xml:space="preserve">Definition 14 (Entropy)</w:delText>
        </w:r>
      </w:del>
      <w:del w:id="756" w:author="PR Preview" w:date="2026-01-01T00:00:00Z">
        <w:r>
          <w:delText xml:space="preserve"> </w:delText>
        </w:r>
      </w:del>
      <w:del w:id="757" w:author="PR Preview" w:date="2026-01-01T00:00:00Z">
        <w:r>
          <w:delText xml:space="preserve">The</w:delText>
        </w:r>
      </w:del>
      <w:del w:id="758" w:author="PR Preview" w:date="2026-01-01T00:00:00Z">
        <w:r>
          <w:delText xml:space="preserve"> </w:delText>
        </w:r>
      </w:del>
      <w:del w:id="759" w:author="PR Preview" w:date="2026-01-01T00:00:00Z">
        <w:r>
          <w:rPr>
            <w:b/>
            <w:bCs/>
          </w:rPr>
          <w:delText xml:space="preserve">entropy</w:delText>
        </w:r>
      </w:del>
      <w:del w:id="760" w:author="PR Preview" w:date="2026-01-01T00:00:00Z">
        <w:r>
          <w:delText xml:space="preserve"> </w:delText>
        </w:r>
      </w:del>
      <w:del w:id="761" w:author="PR Preview" w:date="2026-01-01T00:00:00Z">
        <w:r>
          <w:delText xml:space="preserve">of a</w:delText>
        </w:r>
      </w:del>
      <w:del w:id="762" w:author="PR Preview" w:date="2026-01-01T00:00:00Z">
        <w:r>
          <w:delText xml:space="preserve"> </w:delText>
        </w:r>
      </w:del>
      <w:del w:id="763" w:author="PR Preview" w:date="2026-01-01T00:00:00Z">
        <w:r>
          <w:rPr>
            <w:i/>
            <w:iCs/>
          </w:rPr>
          <w:delText xml:space="preserve">discrete</w:delText>
        </w:r>
      </w:del>
      <w:del w:id="764" w:author="PR Preview" w:date="2026-01-01T00:00:00Z">
        <w:r>
          <w:delText xml:space="preserve"> </w:delText>
        </w:r>
      </w:del>
      <w:del w:id="765" w:author="PR Preview" w:date="2026-01-01T00:00:00Z">
        <w:r>
          <w:delText xml:space="preserve">random variable</w:delText>
        </w:r>
      </w:del>
      <w:del w:id="766" w:author="PR Preview" w:date="2026-01-01T00:00:00Z">
        <w:r>
          <w:delText xml:space="preserve"> </w:delText>
        </w:r>
      </w:del>
      <m:oMath>
        <m:r>
          <m:t>X</m:t>
        </m:r>
      </m:oMath>
      <w:del w:id="767" w:author="PR Preview" w:date="2026-01-01T00:00:00Z">
        <w:r>
          <w:delText xml:space="preserve"> </w:delText>
        </w:r>
      </w:del>
      <w:del w:id="768" w:author="PR Preview" w:date="2026-01-01T00:00:00Z">
        <w:r>
          <w:delText xml:space="preserve">with</w:delText>
        </w:r>
      </w:del>
      <w:del w:id="769" w:author="PR Preview" w:date="2026-01-01T00:00:00Z">
        <w:r>
          <w:delText xml:space="preserve"> </w:delText>
        </w:r>
      </w:del>
      <w:hyperlink r:id="rId10">
        <w:del w:id="770" w:author="PR Preview" w:date="2026-01-01T00:00:00Z">
          <w:r>
            <w:rPr>
              <w:rStyle w:val="Hyperlink"/>
            </w:rPr>
            <w:delText xml:space="preserve">probability mass function</w:delText>
          </w:r>
        </w:del>
      </w:hyperlink>
      <w:del w:id="771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del w:id="772" w:author="PR Preview" w:date="2026-01-01T00:00:00Z">
        <w:r>
          <w:delText xml:space="preserve"> </w:delText>
        </w:r>
      </w:del>
      <w:del w:id="773" w:author="PR Preview" w:date="2026-01-01T00:00:00Z">
        <w:r>
          <w:delText xml:space="preserve">is the</w:delText>
        </w:r>
      </w:del>
      <w:del w:id="774" w:author="PR Preview" w:date="2026-01-01T00:00:00Z">
        <w:r>
          <w:delText xml:space="preserve"> </w:delText>
        </w:r>
      </w:del>
      <w:hyperlink w:anchor="def-expectation">
        <w:del w:id="775" w:author="PR Preview" w:date="2026-01-01T00:00:00Z">
          <w:r>
            <w:rPr>
              <w:rStyle w:val="Hyperlink"/>
            </w:rPr>
            <w:delText xml:space="preserve">expectation</w:delText>
          </w:r>
        </w:del>
      </w:hyperlink>
      <w:del w:id="776" w:author="PR Preview" w:date="2026-01-01T00:00:00Z">
        <w:r>
          <w:delText xml:space="preserve"> </w:delText>
        </w:r>
      </w:del>
      <w:del w:id="777" w:author="PR Preview" w:date="2026-01-01T00:00:00Z">
        <w:r>
          <w:delText xml:space="preserve">of</w:delText>
        </w:r>
      </w:del>
      <w:del w:id="778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779" w:author="PR Preview" w:date="2026-01-01T00:00:00Z">
        <w:r>
          <w:delText xml:space="preserve">:</w:delText>
        </w:r>
      </w:del>
    </w:p>
    <w:p>
      <w:pPr>
        <w:pStyle w:val="FirstParagraph"/>
      </w:pPr>
      <w:ins w:id="780" w:author="PR Preview" w:date="2026-01-01T00:00:00Z">
        <w:r>
          <w:rPr>
            <w:b/>
            <w:bCs/>
          </w:rPr>
          <w:t xml:space="preserve">Definition 16 (Entropy)</w:t>
        </w:r>
      </w:ins>
      <w:ins w:id="781" w:author="PR Preview" w:date="2026-01-01T00:00:00Z">
        <w:r>
          <w:t xml:space="preserve"> </w:t>
        </w:r>
      </w:ins>
      <w:ins w:id="782" w:author="PR Preview" w:date="2026-01-01T00:00:00Z">
        <w:r>
          <w:t xml:space="preserve">The</w:t>
        </w:r>
      </w:ins>
      <w:ins w:id="783" w:author="PR Preview" w:date="2026-01-01T00:00:00Z">
        <w:r>
          <w:t xml:space="preserve"> </w:t>
        </w:r>
      </w:ins>
      <w:ins w:id="784" w:author="PR Preview" w:date="2026-01-01T00:00:00Z">
        <w:r>
          <w:rPr>
            <w:b/>
            <w:bCs/>
          </w:rPr>
          <w:t xml:space="preserve">entropy</w:t>
        </w:r>
      </w:ins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of a</w:t>
        </w:r>
      </w:ins>
      <w:ins w:id="787" w:author="PR Preview" w:date="2026-01-01T00:00:00Z">
        <w:r>
          <w:t xml:space="preserve"> </w:t>
        </w:r>
      </w:ins>
      <w:ins w:id="788" w:author="PR Preview" w:date="2026-01-01T00:00:00Z">
        <w:r>
          <w:rPr>
            <w:i/>
            <w:iCs/>
          </w:rPr>
          <w:t xml:space="preserve">discrete</w:t>
        </w:r>
      </w:ins>
      <w:ins w:id="789" w:author="PR Preview" w:date="2026-01-01T00:00:00Z">
        <w:r>
          <w:t xml:space="preserve"> </w:t>
        </w:r>
      </w:ins>
      <w:ins w:id="790" w:author="PR Preview" w:date="2026-01-01T00:00:00Z">
        <w:r>
          <w:t xml:space="preserve">random variable</w:t>
        </w:r>
      </w:ins>
      <w:ins w:id="791" w:author="PR Preview" w:date="2026-01-01T00:00:00Z">
        <w:r>
          <w:t xml:space="preserve"> </w:t>
        </w:r>
      </w:ins>
      <m:oMath>
        <m:r>
          <m:t>X</m:t>
        </m:r>
      </m:oMath>
      <w:ins w:id="792" w:author="PR Preview" w:date="2026-01-01T00:00:00Z">
        <w:r>
          <w:t xml:space="preserve"> </w:t>
        </w:r>
      </w:ins>
      <w:ins w:id="793" w:author="PR Preview" w:date="2026-01-01T00:00:00Z">
        <w:r>
          <w:t xml:space="preserve">with</w:t>
        </w:r>
      </w:ins>
      <w:ins w:id="794" w:author="PR Preview" w:date="2026-01-01T00:00:00Z">
        <w:r>
          <w:t xml:space="preserve"> </w:t>
        </w:r>
      </w:ins>
      <w:hyperlink r:id="rId10">
        <w:ins w:id="795" w:author="PR Preview" w:date="2026-01-01T00:00:00Z">
          <w:r>
            <w:rPr>
              <w:rStyle w:val="Hyperlink"/>
            </w:rPr>
            <w:t xml:space="preserve">probability mass function</w:t>
          </w:r>
        </w:ins>
      </w:hyperlink>
      <w:ins w:id="796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ins w:id="797" w:author="PR Preview" w:date="2026-01-01T00:00:00Z">
        <w:r>
          <w:t xml:space="preserve"> </w:t>
        </w:r>
      </w:ins>
      <w:ins w:id="798" w:author="PR Preview" w:date="2026-01-01T00:00:00Z">
        <w:r>
          <w:t xml:space="preserve">is the</w:t>
        </w:r>
      </w:ins>
      <w:ins w:id="799" w:author="PR Preview" w:date="2026-01-01T00:00:00Z">
        <w:r>
          <w:t xml:space="preserve"> </w:t>
        </w:r>
      </w:ins>
      <w:hyperlink w:anchor="def-expectation">
        <w:ins w:id="800" w:author="PR Preview" w:date="2026-01-01T00:00:00Z">
          <w:r>
            <w:rPr>
              <w:rStyle w:val="Hyperlink"/>
            </w:rPr>
            <w:t xml:space="preserve">expectation</w:t>
          </w:r>
        </w:ins>
      </w:hyperlink>
      <w:ins w:id="801" w:author="PR Preview" w:date="2026-01-01T00:00:00Z">
        <w:r>
          <w:t xml:space="preserve"> </w:t>
        </w:r>
      </w:ins>
      <w:ins w:id="802" w:author="PR Preview" w:date="2026-01-01T00:00:00Z">
        <w:r>
          <w:t xml:space="preserve">of</w:t>
        </w:r>
      </w:ins>
      <w:ins w:id="80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80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23"/>
    <w:bookmarkStart w:id="124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24"/>
    <w:bookmarkStart w:id="125" w:name="exm-entropy-coin"/>
    <w:p>
      <w:pPr>
        <w:pStyle w:val="BodyText"/>
      </w:pPr>
      <w:del w:id="805" w:author="PR Preview" w:date="2026-01-01T00:00:00Z">
        <w:r>
          <w:rPr>
            <w:b/>
            <w:bCs/>
          </w:rPr>
          <w:delText xml:space="preserve">Example 23 (Entropy of a coin flip)</w:delText>
        </w:r>
      </w:del>
      <w:del w:id="806" w:author="PR Preview" w:date="2026-01-01T00:00:00Z">
        <w:r>
          <w:delText xml:space="preserve"> </w:delText>
        </w:r>
      </w:del>
      <w:del w:id="807" w:author="PR Preview" w:date="2026-01-01T00:00:00Z">
        <w:r>
          <w:delText xml:space="preserve">Let</w:delText>
        </w:r>
      </w:del>
      <w:del w:id="808" w:author="PR Preview" w:date="2026-01-01T00:00:00Z">
        <w:r>
          <w:delText xml:space="preserve"> </w:delText>
        </w:r>
      </w:del>
      <m:oMath>
        <m:r>
          <m:t>X</m:t>
        </m:r>
      </m:oMath>
      <w:del w:id="809" w:author="PR Preview" w:date="2026-01-01T00:00:00Z">
        <w:r>
          <w:delText xml:space="preserve"> </w:delText>
        </w:r>
      </w:del>
      <w:del w:id="810" w:author="PR Preview" w:date="2026-01-01T00:00:00Z">
        <w:r>
          <w:delText xml:space="preserve">be the result of one flip of a coin</w:delText>
        </w:r>
      </w:del>
      <w:del w:id="811" w:author="PR Preview" w:date="2026-01-01T00:00:00Z">
        <w:r>
          <w:delText xml:space="preserve"> </w:delText>
        </w:r>
      </w:del>
      <w:del w:id="812" w:author="PR Preview" w:date="2026-01-01T00:00:00Z">
        <w:r>
          <w:delText xml:space="preserve">with</w:delText>
        </w:r>
      </w:del>
      <w:del w:id="813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del w:id="814" w:author="PR Preview" w:date="2026-01-01T00:00:00Z">
        <w:r>
          <w:delText xml:space="preserve"> </w:delText>
        </w:r>
      </w:del>
      <w:del w:id="815" w:author="PR Preview" w:date="2026-01-01T00:00:00Z">
        <w:r>
          <w:delText xml:space="preserve">and</w:delText>
        </w:r>
      </w:del>
      <w:del w:id="816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del w:id="817" w:author="PR Preview" w:date="2026-01-01T00:00:00Z">
        <w:r>
          <w:delText xml:space="preserve"> </w:delText>
        </w:r>
      </w:del>
      <w:del w:id="818" w:author="PR Preview" w:date="2026-01-01T00:00:00Z">
        <w:r>
          <w:delText xml:space="preserve">(</w:delText>
        </w:r>
      </w:del>
      <w:hyperlink r:id="rId15">
        <w:del w:id="819" w:author="PR Preview" w:date="2026-01-01T00:00:00Z">
          <w:r>
            <w:rPr>
              <w:rStyle w:val="Hyperlink"/>
            </w:rPr>
            <w:delText xml:space="preserve">Bernoulli distribution</w:delText>
          </w:r>
        </w:del>
      </w:hyperlink>
      <w:del w:id="820" w:author="PR Preview" w:date="2026-01-01T00:00:00Z">
        <w:r>
          <w:delText xml:space="preserve">).</w:delText>
        </w:r>
      </w:del>
      <w:del w:id="821" w:author="PR Preview" w:date="2026-01-01T00:00:00Z">
        <w:r>
          <w:delText xml:space="preserve"> </w:delText>
        </w:r>
      </w:del>
      <w:del w:id="822" w:author="PR Preview" w:date="2026-01-01T00:00:00Z">
        <w:r>
          <w:delText xml:space="preserve">Using logarithms to base 2,</w:delText>
        </w:r>
      </w:del>
    </w:p>
    <w:p>
      <w:pPr>
        <w:pStyle w:val="BodyText"/>
      </w:pPr>
      <w:ins w:id="823" w:author="PR Preview" w:date="2026-01-01T00:00:00Z">
        <w:r>
          <w:rPr>
            <w:b/>
            <w:bCs/>
          </w:rPr>
          <w:t xml:space="preserve">Example 29 (Entropy of a coin flip)</w:t>
        </w:r>
      </w:ins>
      <w:ins w:id="824" w:author="PR Preview" w:date="2026-01-01T00:00:00Z">
        <w:r>
          <w:t xml:space="preserve"> </w:t>
        </w:r>
      </w:ins>
      <w:ins w:id="825" w:author="PR Preview" w:date="2026-01-01T00:00:00Z">
        <w:r>
          <w:t xml:space="preserve">Let</w:t>
        </w:r>
      </w:ins>
      <w:ins w:id="826" w:author="PR Preview" w:date="2026-01-01T00:00:00Z">
        <w:r>
          <w:t xml:space="preserve"> </w:t>
        </w:r>
      </w:ins>
      <m:oMath>
        <m:r>
          <m:t>X</m:t>
        </m:r>
      </m:oMath>
      <w:ins w:id="827" w:author="PR Preview" w:date="2026-01-01T00:00:00Z">
        <w:r>
          <w:t xml:space="preserve"> </w:t>
        </w:r>
      </w:ins>
      <w:ins w:id="828" w:author="PR Preview" w:date="2026-01-01T00:00:00Z">
        <w:r>
          <w:t xml:space="preserve">be the result of one flip of a coin</w:t>
        </w:r>
      </w:ins>
      <w:ins w:id="829" w:author="PR Preview" w:date="2026-01-01T00:00:00Z">
        <w:r>
          <w:t xml:space="preserve"> </w:t>
        </w:r>
      </w:ins>
      <w:ins w:id="830" w:author="PR Preview" w:date="2026-01-01T00:00:00Z">
        <w:r>
          <w:t xml:space="preserve">with</w:t>
        </w:r>
      </w:ins>
      <w:ins w:id="831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ins w:id="832" w:author="PR Preview" w:date="2026-01-01T00:00:00Z">
        <w:r>
          <w:t xml:space="preserve"> </w:t>
        </w:r>
      </w:ins>
      <w:ins w:id="833" w:author="PR Preview" w:date="2026-01-01T00:00:00Z">
        <w:r>
          <w:t xml:space="preserve">and</w:t>
        </w:r>
      </w:ins>
      <w:ins w:id="834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ins w:id="835" w:author="PR Preview" w:date="2026-01-01T00:00:00Z">
        <w:r>
          <w:t xml:space="preserve"> </w:t>
        </w:r>
      </w:ins>
      <w:ins w:id="836" w:author="PR Preview" w:date="2026-01-01T00:00:00Z">
        <w:r>
          <w:t xml:space="preserve">(</w:t>
        </w:r>
      </w:ins>
      <w:hyperlink r:id="rId15">
        <w:ins w:id="837" w:author="PR Preview" w:date="2026-01-01T00:00:00Z">
          <w:r>
            <w:rPr>
              <w:rStyle w:val="Hyperlink"/>
            </w:rPr>
            <w:t xml:space="preserve">Bernoulli distribution</w:t>
          </w:r>
        </w:ins>
      </w:hyperlink>
      <w:ins w:id="838" w:author="PR Preview" w:date="2026-01-01T00:00:00Z">
        <w:r>
          <w:t xml:space="preserve">).</w:t>
        </w:r>
      </w:ins>
      <w:ins w:id="839" w:author="PR Preview" w:date="2026-01-01T00:00:00Z">
        <w:r>
          <w:t xml:space="preserve"> </w:t>
        </w:r>
      </w:ins>
      <w:ins w:id="840" w:author="PR Preview" w:date="2026-01-01T00:00:00Z">
        <w:r>
          <w:t xml:space="preserve">Using logarithms to base 2,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25"/>
    <w:bookmarkStart w:id="126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26"/>
    <w:bookmarkStart w:id="127" w:name="def-cross-entropy"/>
    <w:p>
      <w:pPr>
        <w:pStyle w:val="BodyText"/>
      </w:pPr>
      <w:del w:id="841" w:author="PR Preview" w:date="2026-01-01T00:00:00Z">
        <w:r>
          <w:rPr>
            <w:b/>
            <w:bCs/>
          </w:rPr>
          <w:delText xml:space="preserve">Definition 15 (Cross-entropy)</w:delText>
        </w:r>
      </w:del>
      <w:del w:id="842" w:author="PR Preview" w:date="2026-01-01T00:00:00Z">
        <w:r>
          <w:delText xml:space="preserve"> </w:delText>
        </w:r>
      </w:del>
      <w:del w:id="843" w:author="PR Preview" w:date="2026-01-01T00:00:00Z">
        <w:r>
          <w:delText xml:space="preserve">Let</w:delText>
        </w:r>
      </w:del>
      <w:del w:id="844" w:author="PR Preview" w:date="2026-01-01T00:00:00Z">
        <w:r>
          <w:delText xml:space="preserve"> </w:delText>
        </w:r>
      </w:del>
      <m:oMath>
        <m:r>
          <m:t>p</m:t>
        </m:r>
      </m:oMath>
      <w:del w:id="845" w:author="PR Preview" w:date="2026-01-01T00:00:00Z">
        <w:r>
          <w:delText xml:space="preserve"> </w:delText>
        </w:r>
      </w:del>
      <w:del w:id="846" w:author="PR Preview" w:date="2026-01-01T00:00:00Z">
        <w:r>
          <w:delText xml:space="preserve">and</w:delText>
        </w:r>
      </w:del>
      <w:del w:id="847" w:author="PR Preview" w:date="2026-01-01T00:00:00Z">
        <w:r>
          <w:delText xml:space="preserve"> </w:delText>
        </w:r>
      </w:del>
      <m:oMath>
        <m:r>
          <m:t>q</m:t>
        </m:r>
      </m:oMath>
      <w:del w:id="848" w:author="PR Preview" w:date="2026-01-01T00:00:00Z">
        <w:r>
          <w:delText xml:space="preserve"> </w:delText>
        </w:r>
      </w:del>
      <w:del w:id="849" w:author="PR Preview" w:date="2026-01-01T00:00:00Z">
        <w:r>
          <w:delText xml:space="preserve">be</w:delText>
        </w:r>
      </w:del>
      <w:del w:id="850" w:author="PR Preview" w:date="2026-01-01T00:00:00Z">
        <w:r>
          <w:delText xml:space="preserve"> </w:delText>
        </w:r>
      </w:del>
      <w:hyperlink r:id="rId10">
        <w:del w:id="851" w:author="PR Preview" w:date="2026-01-01T00:00:00Z">
          <w:r>
            <w:rPr>
              <w:rStyle w:val="Hyperlink"/>
            </w:rPr>
            <w:delText xml:space="preserve">probability mass functions</w:delText>
          </w:r>
        </w:del>
      </w:hyperlink>
      <w:del w:id="852" w:author="PR Preview" w:date="2026-01-01T00:00:00Z">
        <w:r>
          <w:delText xml:space="preserve"> </w:delText>
        </w:r>
      </w:del>
      <w:del w:id="853" w:author="PR Preview" w:date="2026-01-01T00:00:00Z">
        <w:r>
          <w:delText xml:space="preserve">on the same finite set of outcomes</w:delText>
        </w:r>
      </w:del>
      <w:del w:id="85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del w:id="855" w:author="PR Preview" w:date="2026-01-01T00:00:00Z">
        <w:r>
          <w:delText xml:space="preserve">,</w:delText>
        </w:r>
      </w:del>
      <w:del w:id="856" w:author="PR Preview" w:date="2026-01-01T00:00:00Z">
        <w:r>
          <w:delText xml:space="preserve"> </w:delText>
        </w:r>
      </w:del>
      <w:del w:id="857" w:author="PR Preview" w:date="2026-01-01T00:00:00Z">
        <w:r>
          <w:delText xml:space="preserve">with</w:delText>
        </w:r>
      </w:del>
      <w:del w:id="858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k</m:t>
            </m:r>
          </m:sub>
        </m:sSub>
      </m:oMath>
      <w:del w:id="859" w:author="PR Preview" w:date="2026-01-01T00:00:00Z">
        <w:r>
          <w:delText xml:space="preserve"> </w:delText>
        </w:r>
      </w:del>
      <w:del w:id="860" w:author="PR Preview" w:date="2026-01-01T00:00:00Z">
        <w:r>
          <w:delText xml:space="preserve">and</w:delText>
        </w:r>
      </w:del>
      <w:del w:id="861" w:author="PR Preview" w:date="2026-01-01T00:00:00Z">
        <w:r>
          <w:delText xml:space="preserve"> </w:delText>
        </w:r>
      </w:del>
      <m:oMath>
        <m:sSub>
          <m:e>
            <m:r>
              <m:t>q</m:t>
            </m:r>
          </m:e>
          <m:sub>
            <m:r>
              <m:t>k</m:t>
            </m:r>
          </m:sub>
        </m:sSub>
      </m:oMath>
      <w:del w:id="862" w:author="PR Preview" w:date="2026-01-01T00:00:00Z">
        <w:r>
          <w:delText xml:space="preserve"> </w:delText>
        </w:r>
      </w:del>
      <w:del w:id="863" w:author="PR Preview" w:date="2026-01-01T00:00:00Z">
        <w:r>
          <w:delText xml:space="preserve">the probabilities of outcome</w:delText>
        </w:r>
      </w:del>
      <w:del w:id="864" w:author="PR Preview" w:date="2026-01-01T00:00:00Z">
        <w:r>
          <w:delText xml:space="preserve"> </w:delText>
        </w:r>
      </w:del>
      <m:oMath>
        <m:r>
          <m:t>k</m:t>
        </m:r>
      </m:oMath>
      <w:del w:id="865" w:author="PR Preview" w:date="2026-01-01T00:00:00Z">
        <w:r>
          <w:delText xml:space="preserve">.</w:delText>
        </w:r>
      </w:del>
      <w:del w:id="866" w:author="PR Preview" w:date="2026-01-01T00:00:00Z">
        <w:r>
          <w:delText xml:space="preserve"> </w:delText>
        </w:r>
      </w:del>
      <w:del w:id="867" w:author="PR Preview" w:date="2026-01-01T00:00:00Z">
        <w:r>
          <w:delText xml:space="preserve">The</w:delText>
        </w:r>
      </w:del>
      <w:del w:id="868" w:author="PR Preview" w:date="2026-01-01T00:00:00Z">
        <w:r>
          <w:delText xml:space="preserve"> </w:delText>
        </w:r>
      </w:del>
      <w:del w:id="869" w:author="PR Preview" w:date="2026-01-01T00:00:00Z">
        <w:r>
          <w:rPr>
            <w:b/>
            <w:bCs/>
          </w:rPr>
          <w:delText xml:space="preserve">cross-entropy</w:delText>
        </w:r>
      </w:del>
      <w:del w:id="870" w:author="PR Preview" w:date="2026-01-01T00:00:00Z">
        <w:r>
          <w:delText xml:space="preserve"> </w:delText>
        </w:r>
      </w:del>
      <w:del w:id="871" w:author="PR Preview" w:date="2026-01-01T00:00:00Z">
        <w:r>
          <w:delText xml:space="preserve">of</w:delText>
        </w:r>
      </w:del>
      <w:del w:id="872" w:author="PR Preview" w:date="2026-01-01T00:00:00Z">
        <w:r>
          <w:delText xml:space="preserve"> </w:delText>
        </w:r>
      </w:del>
      <m:oMath>
        <m:r>
          <m:t>q</m:t>
        </m:r>
      </m:oMath>
      <w:del w:id="873" w:author="PR Preview" w:date="2026-01-01T00:00:00Z">
        <w:r>
          <w:delText xml:space="preserve"> </w:delText>
        </w:r>
      </w:del>
      <w:del w:id="874" w:author="PR Preview" w:date="2026-01-01T00:00:00Z">
        <w:r>
          <w:delText xml:space="preserve">relative to</w:delText>
        </w:r>
      </w:del>
      <w:del w:id="875" w:author="PR Preview" w:date="2026-01-01T00:00:00Z">
        <w:r>
          <w:delText xml:space="preserve"> </w:delText>
        </w:r>
      </w:del>
      <m:oMath>
        <m:r>
          <m:t>p</m:t>
        </m:r>
      </m:oMath>
      <w:del w:id="876" w:author="PR Preview" w:date="2026-01-01T00:00:00Z">
        <w:r>
          <w:delText xml:space="preserve"> </w:delText>
        </w:r>
      </w:del>
      <w:del w:id="877" w:author="PR Preview" w:date="2026-01-01T00:00:00Z">
        <w:r>
          <w:delText xml:space="preserve">is</w:delText>
        </w:r>
      </w:del>
    </w:p>
    <w:p>
      <w:pPr>
        <w:pStyle w:val="BodyText"/>
      </w:pPr>
      <w:ins w:id="878" w:author="PR Preview" w:date="2026-01-01T00:00:00Z">
        <w:r>
          <w:rPr>
            <w:b/>
            <w:bCs/>
          </w:rPr>
          <w:t xml:space="preserve">Definition 17 (Cross-entropy)</w:t>
        </w:r>
      </w:ins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Let</w:t>
        </w:r>
      </w:ins>
      <w:ins w:id="881" w:author="PR Preview" w:date="2026-01-01T00:00:00Z">
        <w:r>
          <w:t xml:space="preserve"> </w:t>
        </w:r>
      </w:ins>
      <m:oMath>
        <m:r>
          <m:t>p</m:t>
        </m:r>
      </m:oMath>
      <w:ins w:id="882" w:author="PR Preview" w:date="2026-01-01T00:00:00Z">
        <w:r>
          <w:t xml:space="preserve"> </w:t>
        </w:r>
      </w:ins>
      <w:ins w:id="883" w:author="PR Preview" w:date="2026-01-01T00:00:00Z">
        <w:r>
          <w:t xml:space="preserve">and</w:t>
        </w:r>
      </w:ins>
      <w:ins w:id="884" w:author="PR Preview" w:date="2026-01-01T00:00:00Z">
        <w:r>
          <w:t xml:space="preserve"> </w:t>
        </w:r>
      </w:ins>
      <m:oMath>
        <m:r>
          <m:t>q</m:t>
        </m:r>
      </m:oMath>
      <w:ins w:id="885" w:author="PR Preview" w:date="2026-01-01T00:00:00Z">
        <w:r>
          <w:t xml:space="preserve"> </w:t>
        </w:r>
      </w:ins>
      <w:ins w:id="886" w:author="PR Preview" w:date="2026-01-01T00:00:00Z">
        <w:r>
          <w:t xml:space="preserve">be</w:t>
        </w:r>
      </w:ins>
      <w:ins w:id="887" w:author="PR Preview" w:date="2026-01-01T00:00:00Z">
        <w:r>
          <w:t xml:space="preserve"> </w:t>
        </w:r>
      </w:ins>
      <w:hyperlink r:id="rId10">
        <w:ins w:id="888" w:author="PR Preview" w:date="2026-01-01T00:00:00Z">
          <w:r>
            <w:rPr>
              <w:rStyle w:val="Hyperlink"/>
            </w:rPr>
            <w:t xml:space="preserve">probability mass functions</w:t>
          </w:r>
        </w:ins>
      </w:hyperlink>
      <w:ins w:id="889" w:author="PR Preview" w:date="2026-01-01T00:00:00Z">
        <w:r>
          <w:t xml:space="preserve"> </w:t>
        </w:r>
      </w:ins>
      <w:ins w:id="890" w:author="PR Preview" w:date="2026-01-01T00:00:00Z">
        <w:r>
          <w:t xml:space="preserve">on the same finite set of outcomes</w:t>
        </w:r>
      </w:ins>
      <w:ins w:id="891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ins w:id="892" w:author="PR Preview" w:date="2026-01-01T00:00:00Z">
        <w:r>
          <w:t xml:space="preserve">,</w:t>
        </w:r>
      </w:ins>
      <w:ins w:id="893" w:author="PR Preview" w:date="2026-01-01T00:00:00Z">
        <w:r>
          <w:t xml:space="preserve"> </w:t>
        </w:r>
      </w:ins>
      <w:ins w:id="894" w:author="PR Preview" w:date="2026-01-01T00:00:00Z">
        <w:r>
          <w:t xml:space="preserve">with</w:t>
        </w:r>
      </w:ins>
      <w:ins w:id="895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</m:oMath>
      <w:ins w:id="896" w:author="PR Preview" w:date="2026-01-01T00:00:00Z">
        <w:r>
          <w:t xml:space="preserve"> </w:t>
        </w:r>
      </w:ins>
      <w:ins w:id="897" w:author="PR Preview" w:date="2026-01-01T00:00:00Z">
        <w:r>
          <w:t xml:space="preserve">and</w:t>
        </w:r>
      </w:ins>
      <w:ins w:id="898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k</m:t>
            </m:r>
          </m:sub>
        </m:sSub>
      </m:oMath>
      <w:ins w:id="899" w:author="PR Preview" w:date="2026-01-01T00:00:00Z">
        <w:r>
          <w:t xml:space="preserve"> </w:t>
        </w:r>
      </w:ins>
      <w:ins w:id="900" w:author="PR Preview" w:date="2026-01-01T00:00:00Z">
        <w:r>
          <w:t xml:space="preserve">the probabilities of outcome</w:t>
        </w:r>
      </w:ins>
      <w:ins w:id="901" w:author="PR Preview" w:date="2026-01-01T00:00:00Z">
        <w:r>
          <w:t xml:space="preserve"> </w:t>
        </w:r>
      </w:ins>
      <m:oMath>
        <m:r>
          <m:t>k</m:t>
        </m:r>
      </m:oMath>
      <w:ins w:id="902" w:author="PR Preview" w:date="2026-01-01T00:00:00Z">
        <w:r>
          <w:t xml:space="preserve">.</w:t>
        </w:r>
      </w:ins>
      <w:ins w:id="903" w:author="PR Preview" w:date="2026-01-01T00:00:00Z">
        <w:r>
          <w:t xml:space="preserve"> </w:t>
        </w:r>
      </w:ins>
      <w:ins w:id="904" w:author="PR Preview" w:date="2026-01-01T00:00:00Z">
        <w:r>
          <w:t xml:space="preserve">The</w:t>
        </w:r>
      </w:ins>
      <w:ins w:id="905" w:author="PR Preview" w:date="2026-01-01T00:00:00Z">
        <w:r>
          <w:t xml:space="preserve"> </w:t>
        </w:r>
      </w:ins>
      <w:ins w:id="906" w:author="PR Preview" w:date="2026-01-01T00:00:00Z">
        <w:r>
          <w:rPr>
            <w:b/>
            <w:bCs/>
          </w:rPr>
          <w:t xml:space="preserve">cross-entropy</w:t>
        </w:r>
      </w:ins>
      <w:ins w:id="907" w:author="PR Preview" w:date="2026-01-01T00:00:00Z">
        <w:r>
          <w:t xml:space="preserve"> </w:t>
        </w:r>
      </w:ins>
      <w:ins w:id="908" w:author="PR Preview" w:date="2026-01-01T00:00:00Z">
        <w:r>
          <w:t xml:space="preserve">of</w:t>
        </w:r>
      </w:ins>
      <w:ins w:id="909" w:author="PR Preview" w:date="2026-01-01T00:00:00Z">
        <w:r>
          <w:t xml:space="preserve"> </w:t>
        </w:r>
      </w:ins>
      <m:oMath>
        <m:r>
          <m:t>q</m:t>
        </m:r>
      </m:oMath>
      <w:ins w:id="910" w:author="PR Preview" w:date="2026-01-01T00:00:00Z">
        <w:r>
          <w:t xml:space="preserve"> </w:t>
        </w:r>
      </w:ins>
      <w:ins w:id="911" w:author="PR Preview" w:date="2026-01-01T00:00:00Z">
        <w:r>
          <w:t xml:space="preserve">relative to</w:t>
        </w:r>
      </w:ins>
      <w:ins w:id="912" w:author="PR Preview" w:date="2026-01-01T00:00:00Z">
        <w:r>
          <w:t xml:space="preserve"> </w:t>
        </w:r>
      </w:ins>
      <m:oMath>
        <m:r>
          <m:t>p</m:t>
        </m:r>
      </m:oMath>
      <w:ins w:id="913" w:author="PR Preview" w:date="2026-01-01T00:00:00Z">
        <w:r>
          <w:t xml:space="preserve"> </w:t>
        </w:r>
      </w:ins>
      <w:ins w:id="914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27"/>
    <w:bookmarkStart w:id="128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28"/>
    <w:bookmarkStart w:id="129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29"/>
    <w:bookmarkStart w:id="130" w:name="def-kl-divergence"/>
    <w:p>
      <w:pPr>
        <w:pStyle w:val="BodyText"/>
      </w:pPr>
      <w:del w:id="915" w:author="PR Preview" w:date="2026-01-01T00:00:00Z">
        <w:r>
          <w:rPr>
            <w:b/>
            <w:bCs/>
          </w:rPr>
          <w:delText xml:space="preserve">Definition 16 (Kullback–Leibler divergence (KL divergence, relative entropy))</w:delText>
        </w:r>
      </w:del>
      <w:del w:id="916" w:author="PR Preview" w:date="2026-01-01T00:00:00Z">
        <w:r>
          <w:delText xml:space="preserve"> </w:delText>
        </w:r>
      </w:del>
      <w:del w:id="917" w:author="PR Preview" w:date="2026-01-01T00:00:00Z">
        <w:r>
          <w:delText xml:space="preserve">For</w:delText>
        </w:r>
      </w:del>
      <w:del w:id="918" w:author="PR Preview" w:date="2026-01-01T00:00:00Z">
        <w:r>
          <w:delText xml:space="preserve"> </w:delText>
        </w:r>
      </w:del>
      <m:oMath>
        <m:r>
          <m:t>p</m:t>
        </m:r>
      </m:oMath>
      <w:del w:id="919" w:author="PR Preview" w:date="2026-01-01T00:00:00Z">
        <w:r>
          <w:delText xml:space="preserve"> </w:delText>
        </w:r>
      </w:del>
      <w:del w:id="920" w:author="PR Preview" w:date="2026-01-01T00:00:00Z">
        <w:r>
          <w:delText xml:space="preserve">and</w:delText>
        </w:r>
      </w:del>
      <w:del w:id="921" w:author="PR Preview" w:date="2026-01-01T00:00:00Z">
        <w:r>
          <w:delText xml:space="preserve"> </w:delText>
        </w:r>
      </w:del>
      <m:oMath>
        <m:r>
          <m:t>q</m:t>
        </m:r>
      </m:oMath>
      <w:del w:id="922" w:author="PR Preview" w:date="2026-01-01T00:00:00Z">
        <w:r>
          <w:delText xml:space="preserve"> </w:delText>
        </w:r>
      </w:del>
      <w:del w:id="923" w:author="PR Preview" w:date="2026-01-01T00:00:00Z">
        <w:r>
          <w:delText xml:space="preserve">as in</w:delText>
        </w:r>
      </w:del>
      <w:del w:id="924" w:author="PR Preview" w:date="2026-01-01T00:00:00Z">
        <w:r>
          <w:delText xml:space="preserve"> </w:delText>
        </w:r>
      </w:del>
      <w:hyperlink w:anchor="def-cross-entropy">
        <w:del w:id="925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926" w:author="PR Preview" w:date="2026-01-01T00:00:00Z">
        <w:r>
          <w:delText xml:space="preserve">,</w:delText>
        </w:r>
      </w:del>
      <w:del w:id="927" w:author="PR Preview" w:date="2026-01-01T00:00:00Z">
        <w:r>
          <w:delText xml:space="preserve"> </w:delText>
        </w:r>
      </w:del>
      <w:del w:id="928" w:author="PR Preview" w:date="2026-01-01T00:00:00Z">
        <w:r>
          <w:delText xml:space="preserve">the</w:delText>
        </w:r>
      </w:del>
      <w:del w:id="929" w:author="PR Preview" w:date="2026-01-01T00:00:00Z">
        <w:r>
          <w:delText xml:space="preserve"> </w:delText>
        </w:r>
      </w:del>
      <w:del w:id="930" w:author="PR Preview" w:date="2026-01-01T00:00:00Z">
        <w:r>
          <w:rPr>
            <w:b/>
            <w:bCs/>
          </w:rPr>
          <w:delText xml:space="preserve">Kullback–Leibler divergence</w:delText>
        </w:r>
      </w:del>
      <w:del w:id="931" w:author="PR Preview" w:date="2026-01-01T00:00:00Z">
        <w:r>
          <w:delText xml:space="preserve"> </w:delText>
        </w:r>
      </w:del>
      <w:del w:id="932" w:author="PR Preview" w:date="2026-01-01T00:00:00Z">
        <w:r>
          <w:delText xml:space="preserve">(</w:delText>
        </w:r>
      </w:del>
      <w:del w:id="933" w:author="PR Preview" w:date="2026-01-01T00:00:00Z">
        <w:r>
          <w:rPr>
            <w:b/>
            <w:bCs/>
          </w:rPr>
          <w:delText xml:space="preserve">KL divergence</w:delText>
        </w:r>
      </w:del>
      <w:del w:id="934" w:author="PR Preview" w:date="2026-01-01T00:00:00Z">
        <w:r>
          <w:delText xml:space="preserve">, or</w:delText>
        </w:r>
      </w:del>
      <w:del w:id="935" w:author="PR Preview" w:date="2026-01-01T00:00:00Z">
        <w:r>
          <w:delText xml:space="preserve"> </w:delText>
        </w:r>
      </w:del>
      <w:del w:id="936" w:author="PR Preview" w:date="2026-01-01T00:00:00Z">
        <w:r>
          <w:rPr>
            <w:b/>
            <w:bCs/>
          </w:rPr>
          <w:delText xml:space="preserve">relative entropy</w:delText>
        </w:r>
      </w:del>
      <w:del w:id="937" w:author="PR Preview" w:date="2026-01-01T00:00:00Z">
        <w:r>
          <w:delText xml:space="preserve">)</w:delText>
        </w:r>
      </w:del>
      <w:del w:id="938" w:author="PR Preview" w:date="2026-01-01T00:00:00Z">
        <w:r>
          <w:delText xml:space="preserve"> </w:delText>
        </w:r>
      </w:del>
      <w:del w:id="939" w:author="PR Preview" w:date="2026-01-01T00:00:00Z">
        <w:r>
          <w:delText xml:space="preserve">of</w:delText>
        </w:r>
      </w:del>
      <w:del w:id="940" w:author="PR Preview" w:date="2026-01-01T00:00:00Z">
        <w:r>
          <w:delText xml:space="preserve"> </w:delText>
        </w:r>
      </w:del>
      <m:oMath>
        <m:r>
          <m:t>q</m:t>
        </m:r>
      </m:oMath>
      <w:del w:id="941" w:author="PR Preview" w:date="2026-01-01T00:00:00Z">
        <w:r>
          <w:delText xml:space="preserve"> </w:delText>
        </w:r>
      </w:del>
      <w:del w:id="942" w:author="PR Preview" w:date="2026-01-01T00:00:00Z">
        <w:r>
          <w:delText xml:space="preserve">from</w:delText>
        </w:r>
      </w:del>
      <w:del w:id="943" w:author="PR Preview" w:date="2026-01-01T00:00:00Z">
        <w:r>
          <w:delText xml:space="preserve"> </w:delText>
        </w:r>
      </w:del>
      <m:oMath>
        <m:r>
          <m:t>p</m:t>
        </m:r>
      </m:oMath>
      <w:del w:id="944" w:author="PR Preview" w:date="2026-01-01T00:00:00Z">
        <w:r>
          <w:delText xml:space="preserve"> </w:delText>
        </w:r>
      </w:del>
      <w:del w:id="945" w:author="PR Preview" w:date="2026-01-01T00:00:00Z">
        <w:r>
          <w:delText xml:space="preserve">is</w:delText>
        </w:r>
      </w:del>
    </w:p>
    <w:p>
      <w:pPr>
        <w:pStyle w:val="BodyText"/>
      </w:pPr>
      <w:ins w:id="946" w:author="PR Preview" w:date="2026-01-01T00:00:00Z">
        <w:r>
          <w:rPr>
            <w:b/>
            <w:bCs/>
          </w:rPr>
          <w:t xml:space="preserve">Definition 18 (Kullback–Leibler divergence (KL divergence, relative entropy))</w:t>
        </w:r>
      </w:ins>
      <w:ins w:id="947" w:author="PR Preview" w:date="2026-01-01T00:00:00Z">
        <w:r>
          <w:t xml:space="preserve"> </w:t>
        </w:r>
      </w:ins>
      <w:ins w:id="948" w:author="PR Preview" w:date="2026-01-01T00:00:00Z">
        <w:r>
          <w:t xml:space="preserve">For</w:t>
        </w:r>
      </w:ins>
      <w:ins w:id="949" w:author="PR Preview" w:date="2026-01-01T00:00:00Z">
        <w:r>
          <w:t xml:space="preserve"> </w:t>
        </w:r>
      </w:ins>
      <m:oMath>
        <m:r>
          <m:t>p</m:t>
        </m:r>
      </m:oMath>
      <w:ins w:id="950" w:author="PR Preview" w:date="2026-01-01T00:00:00Z">
        <w:r>
          <w:t xml:space="preserve"> </w:t>
        </w:r>
      </w:ins>
      <w:ins w:id="951" w:author="PR Preview" w:date="2026-01-01T00:00:00Z">
        <w:r>
          <w:t xml:space="preserve">and</w:t>
        </w:r>
      </w:ins>
      <w:ins w:id="952" w:author="PR Preview" w:date="2026-01-01T00:00:00Z">
        <w:r>
          <w:t xml:space="preserve"> </w:t>
        </w:r>
      </w:ins>
      <m:oMath>
        <m:r>
          <m:t>q</m:t>
        </m:r>
      </m:oMath>
      <w:ins w:id="953" w:author="PR Preview" w:date="2026-01-01T00:00:00Z">
        <w:r>
          <w:t xml:space="preserve"> </w:t>
        </w:r>
      </w:ins>
      <w:ins w:id="954" w:author="PR Preview" w:date="2026-01-01T00:00:00Z">
        <w:r>
          <w:t xml:space="preserve">as in</w:t>
        </w:r>
      </w:ins>
      <w:ins w:id="955" w:author="PR Preview" w:date="2026-01-01T00:00:00Z">
        <w:r>
          <w:t xml:space="preserve"> </w:t>
        </w:r>
      </w:ins>
      <w:hyperlink w:anchor="def-cross-entropy">
        <w:ins w:id="956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957" w:author="PR Preview" w:date="2026-01-01T00:00:00Z">
        <w:r>
          <w:t xml:space="preserve">,</w:t>
        </w:r>
      </w:ins>
      <w:ins w:id="958" w:author="PR Preview" w:date="2026-01-01T00:00:00Z">
        <w:r>
          <w:t xml:space="preserve"> </w:t>
        </w:r>
      </w:ins>
      <w:ins w:id="959" w:author="PR Preview" w:date="2026-01-01T00:00:00Z">
        <w:r>
          <w:t xml:space="preserve">the</w:t>
        </w:r>
      </w:ins>
      <w:ins w:id="960" w:author="PR Preview" w:date="2026-01-01T00:00:00Z">
        <w:r>
          <w:t xml:space="preserve"> </w:t>
        </w:r>
      </w:ins>
      <w:ins w:id="961" w:author="PR Preview" w:date="2026-01-01T00:00:00Z">
        <w:r>
          <w:rPr>
            <w:b/>
            <w:bCs/>
          </w:rPr>
          <w:t xml:space="preserve">Kullback–Leibler divergence</w:t>
        </w:r>
      </w:ins>
      <w:ins w:id="962" w:author="PR Preview" w:date="2026-01-01T00:00:00Z">
        <w:r>
          <w:t xml:space="preserve"> </w:t>
        </w:r>
      </w:ins>
      <w:ins w:id="963" w:author="PR Preview" w:date="2026-01-01T00:00:00Z">
        <w:r>
          <w:t xml:space="preserve">(</w:t>
        </w:r>
      </w:ins>
      <w:ins w:id="964" w:author="PR Preview" w:date="2026-01-01T00:00:00Z">
        <w:r>
          <w:rPr>
            <w:b/>
            <w:bCs/>
          </w:rPr>
          <w:t xml:space="preserve">KL divergence</w:t>
        </w:r>
      </w:ins>
      <w:ins w:id="965" w:author="PR Preview" w:date="2026-01-01T00:00:00Z">
        <w:r>
          <w:t xml:space="preserve">, or</w:t>
        </w:r>
      </w:ins>
      <w:ins w:id="966" w:author="PR Preview" w:date="2026-01-01T00:00:00Z">
        <w:r>
          <w:t xml:space="preserve"> </w:t>
        </w:r>
      </w:ins>
      <w:ins w:id="967" w:author="PR Preview" w:date="2026-01-01T00:00:00Z">
        <w:r>
          <w:rPr>
            <w:b/>
            <w:bCs/>
          </w:rPr>
          <w:t xml:space="preserve">relative entropy</w:t>
        </w:r>
      </w:ins>
      <w:ins w:id="968" w:author="PR Preview" w:date="2026-01-01T00:00:00Z">
        <w:r>
          <w:t xml:space="preserve">)</w:t>
        </w:r>
      </w:ins>
      <w:ins w:id="969" w:author="PR Preview" w:date="2026-01-01T00:00:00Z">
        <w:r>
          <w:t xml:space="preserve"> </w:t>
        </w:r>
      </w:ins>
      <w:ins w:id="970" w:author="PR Preview" w:date="2026-01-01T00:00:00Z">
        <w:r>
          <w:t xml:space="preserve">of</w:t>
        </w:r>
      </w:ins>
      <w:ins w:id="971" w:author="PR Preview" w:date="2026-01-01T00:00:00Z">
        <w:r>
          <w:t xml:space="preserve"> </w:t>
        </w:r>
      </w:ins>
      <m:oMath>
        <m:r>
          <m:t>q</m:t>
        </m:r>
      </m:oMath>
      <w:ins w:id="972" w:author="PR Preview" w:date="2026-01-01T00:00:00Z">
        <w:r>
          <w:t xml:space="preserve"> </w:t>
        </w:r>
      </w:ins>
      <w:ins w:id="973" w:author="PR Preview" w:date="2026-01-01T00:00:00Z">
        <w:r>
          <w:t xml:space="preserve">from</w:t>
        </w:r>
      </w:ins>
      <w:ins w:id="974" w:author="PR Preview" w:date="2026-01-01T00:00:00Z">
        <w:r>
          <w:t xml:space="preserve"> </w:t>
        </w:r>
      </w:ins>
      <m:oMath>
        <m:r>
          <m:t>p</m:t>
        </m:r>
      </m:oMath>
      <w:ins w:id="975" w:author="PR Preview" w:date="2026-01-01T00:00:00Z">
        <w:r>
          <w:t xml:space="preserve"> </w:t>
        </w:r>
      </w:ins>
      <w:ins w:id="976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0"/>
    <w:bookmarkStart w:id="131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31"/>
    <w:bookmarkStart w:id="132" w:name="exm-cross-entropy"/>
    <w:p>
      <w:pPr>
        <w:pStyle w:val="BodyText"/>
      </w:pPr>
      <w:del w:id="977" w:author="PR Preview" w:date="2026-01-01T00:00:00Z">
        <w:r>
          <w:rPr>
            <w:b/>
            <w:bCs/>
          </w:rPr>
          <w:delText xml:space="preserve">Example 24 (Cross-entropy and divergence for two coins)</w:delText>
        </w:r>
      </w:del>
      <w:del w:id="978" w:author="PR Preview" w:date="2026-01-01T00:00:00Z">
        <w:r>
          <w:delText xml:space="preserve"> </w:delText>
        </w:r>
      </w:del>
      <w:del w:id="979" w:author="PR Preview" w:date="2026-01-01T00:00:00Z">
        <w:r>
          <w:delText xml:space="preserve">Let</w:delText>
        </w:r>
      </w:del>
      <w:del w:id="98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del w:id="981" w:author="PR Preview" w:date="2026-01-01T00:00:00Z">
        <w:r>
          <w:delText xml:space="preserve"> </w:delText>
        </w:r>
      </w:del>
      <w:del w:id="982" w:author="PR Preview" w:date="2026-01-01T00:00:00Z">
        <w:r>
          <w:delText xml:space="preserve">be a fair coin</w:delText>
        </w:r>
      </w:del>
      <w:del w:id="983" w:author="PR Preview" w:date="2026-01-01T00:00:00Z">
        <w:r>
          <w:delText xml:space="preserve"> </w:delText>
        </w:r>
      </w:del>
      <w:del w:id="984" w:author="PR Preview" w:date="2026-01-01T00:00:00Z">
        <w:r>
          <w:delText xml:space="preserve">and</w:delText>
        </w:r>
      </w:del>
      <w:del w:id="985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del w:id="986" w:author="PR Preview" w:date="2026-01-01T00:00:00Z">
        <w:r>
          <w:delText xml:space="preserve"> </w:delText>
        </w:r>
      </w:del>
      <w:del w:id="987" w:author="PR Preview" w:date="2026-01-01T00:00:00Z">
        <w:r>
          <w:delText xml:space="preserve">a coin biased toward the second outcome.</w:delText>
        </w:r>
      </w:del>
      <w:del w:id="988" w:author="PR Preview" w:date="2026-01-01T00:00:00Z">
        <w:r>
          <w:delText xml:space="preserve"> </w:delText>
        </w:r>
      </w:del>
      <w:del w:id="989" w:author="PR Preview" w:date="2026-01-01T00:00:00Z">
        <w:r>
          <w:delText xml:space="preserve">Using logarithms to base 2,</w:delText>
        </w:r>
      </w:del>
      <w:del w:id="990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del w:id="991" w:author="PR Preview" w:date="2026-01-01T00:00:00Z">
        <w:r>
          <w:delText xml:space="preserve"> </w:delText>
        </w:r>
      </w:del>
      <w:del w:id="992" w:author="PR Preview" w:date="2026-01-01T00:00:00Z">
        <w:r>
          <w:delText xml:space="preserve">and</w:delText>
        </w:r>
      </w:del>
      <w:del w:id="993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del w:id="994" w:author="PR Preview" w:date="2026-01-01T00:00:00Z">
        <w:r>
          <w:delText xml:space="preserve">, so</w:delText>
        </w:r>
      </w:del>
    </w:p>
    <w:p>
      <w:pPr>
        <w:pStyle w:val="BodyText"/>
      </w:pPr>
      <w:ins w:id="995" w:author="PR Preview" w:date="2026-01-01T00:00:00Z">
        <w:r>
          <w:rPr>
            <w:b/>
            <w:bCs/>
          </w:rPr>
          <w:t xml:space="preserve">Example 30 (Cross-entropy and divergence for two coins)</w:t>
        </w:r>
      </w:ins>
      <w:ins w:id="996" w:author="PR Preview" w:date="2026-01-01T00:00:00Z">
        <w:r>
          <w:t xml:space="preserve"> </w:t>
        </w:r>
      </w:ins>
      <w:ins w:id="997" w:author="PR Preview" w:date="2026-01-01T00:00:00Z">
        <w:r>
          <w:t xml:space="preserve">Let</w:t>
        </w:r>
      </w:ins>
      <w:ins w:id="99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ins w:id="999" w:author="PR Preview" w:date="2026-01-01T00:00:00Z">
        <w:r>
          <w:t xml:space="preserve"> </w:t>
        </w:r>
      </w:ins>
      <w:ins w:id="1000" w:author="PR Preview" w:date="2026-01-01T00:00:00Z">
        <w:r>
          <w:t xml:space="preserve">be a fair coin</w:t>
        </w:r>
      </w:ins>
      <w:ins w:id="1001" w:author="PR Preview" w:date="2026-01-01T00:00:00Z">
        <w:r>
          <w:t xml:space="preserve"> </w:t>
        </w:r>
      </w:ins>
      <w:ins w:id="1002" w:author="PR Preview" w:date="2026-01-01T00:00:00Z">
        <w:r>
          <w:t xml:space="preserve">and</w:t>
        </w:r>
      </w:ins>
      <w:ins w:id="1003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ins w:id="1004" w:author="PR Preview" w:date="2026-01-01T00:00:00Z">
        <w:r>
          <w:t xml:space="preserve"> </w:t>
        </w:r>
      </w:ins>
      <w:ins w:id="1005" w:author="PR Preview" w:date="2026-01-01T00:00:00Z">
        <w:r>
          <w:t xml:space="preserve">a coin biased toward the second outcome.</w:t>
        </w:r>
      </w:ins>
      <w:ins w:id="1006" w:author="PR Preview" w:date="2026-01-01T00:00:00Z">
        <w:r>
          <w:t xml:space="preserve"> </w:t>
        </w:r>
      </w:ins>
      <w:ins w:id="1007" w:author="PR Preview" w:date="2026-01-01T00:00:00Z">
        <w:r>
          <w:t xml:space="preserve">Using logarithms to base 2,</w:t>
        </w:r>
      </w:ins>
      <w:ins w:id="1008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ins w:id="1009" w:author="PR Preview" w:date="2026-01-01T00:00:00Z">
        <w:r>
          <w:t xml:space="preserve"> </w:t>
        </w:r>
      </w:ins>
      <w:ins w:id="1010" w:author="PR Preview" w:date="2026-01-01T00:00:00Z">
        <w:r>
          <w:t xml:space="preserve">and</w:t>
        </w:r>
      </w:ins>
      <w:ins w:id="1011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ins w:id="1012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32"/>
    <w:bookmarkStart w:id="133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33"/>
    <w:bookmarkEnd w:id="134"/>
    <w:bookmarkStart w:id="153" w:name="references"/>
    <w:p>
      <w:pPr>
        <w:pStyle w:val="Heading2"/>
      </w:pPr>
      <w:r>
        <w:t xml:space="preserve">References</w:t>
      </w:r>
    </w:p>
    <w:bookmarkStart w:id="152" w:name="refs"/>
    <w:bookmarkStart w:id="13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5"/>
    <w:bookmarkStart w:id="13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7"/>
    <w:bookmarkStart w:id="139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8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9"/>
    <w:bookmarkStart w:id="14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1"/>
    <w:bookmarkStart w:id="143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43"/>
    <w:bookmarkStart w:id="144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44"/>
    <w:bookmarkStart w:id="146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45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46"/>
    <w:bookmarkStart w:id="14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7"/>
    <w:bookmarkStart w:id="149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48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49"/>
    <w:bookmarkStart w:id="151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51"/>
    <w:bookmarkEnd w:id="152"/>
    <w:bookmarkEnd w:id="1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3" Type="http://schemas.openxmlformats.org/officeDocument/2006/relationships/hyperlink" Target="data/auto.csv" TargetMode="External"/><Relationship Id="rId145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42" Type="http://schemas.openxmlformats.org/officeDocument/2006/relationships/hyperlink" Target="https://doi.org/10.1007/978-0-387-84858-7" TargetMode="External"/><Relationship Id="rId140" Type="http://schemas.openxmlformats.org/officeDocument/2006/relationships/hyperlink" Target="https://doi.org/10.1007/978-1-4614-4708-5" TargetMode="External"/><Relationship Id="rId138" Type="http://schemas.openxmlformats.org/officeDocument/2006/relationships/hyperlink" Target="https://doi.org/10.1201/9781315182780" TargetMode="External"/><Relationship Id="rId148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50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20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36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3" Type="http://schemas.openxmlformats.org/officeDocument/2006/relationships/hyperlink" Target="data/auto.csv" TargetMode="External"/><Relationship Id="rId145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42" Type="http://schemas.openxmlformats.org/officeDocument/2006/relationships/hyperlink" Target="https://doi.org/10.1007/978-0-387-84858-7" TargetMode="External"/><Relationship Id="rId140" Type="http://schemas.openxmlformats.org/officeDocument/2006/relationships/hyperlink" Target="https://doi.org/10.1007/978-1-4614-4708-5" TargetMode="External"/><Relationship Id="rId138" Type="http://schemas.openxmlformats.org/officeDocument/2006/relationships/hyperlink" Target="https://doi.org/10.1201/9781315182780" TargetMode="External"/><Relationship Id="rId148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50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20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36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2026-10-16T09:50:48Z</dcterms:created>
  <dcterms:modified xsi:type="dcterms:W3CDTF">2026-10-16T09:50:48Z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02:44:56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