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00:28:11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00:33:04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Remark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delText xml:space="preserve">The proof evaluates three integrals by calculus,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one of them the Gaussian integral;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it is omitted here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(Casella and Berger 2002)</w:delText>
        </w:r>
      </w:del>
      <w:del w:id="12" w:author="PR Preview" w:date="2026-01-01T00:00:00Z">
        <w:r>
          <w:delText xml:space="preserve">.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These facts are where the parameters’ names come from.</w:delText>
        </w:r>
      </w:del>
    </w:p>
    <w:p>
      <w:pPr>
        <w:pStyle w:val="BodyText"/>
      </w:pPr>
      <w:ins w:id="15" w:author="PR Preview" w:date="2026-01-01T00:00:00Z">
        <w:r>
          <w:rPr>
            <w:i/>
            <w:iCs/>
          </w:rPr>
          <w:t xml:space="preserve">Remark</w:t>
        </w:r>
      </w:ins>
      <w:ins w:id="16" w:author="PR Preview" w:date="2026-01-01T00:00:00Z">
        <w:r>
          <w:t xml:space="preserve">. </w:t>
        </w:r>
      </w:ins>
      <w:ins w:id="17" w:author="PR Preview" w:date="2026-01-01T00:00:00Z">
        <w:r>
          <w:t xml:space="preserve">The proofs of these two theorems evaluate three integrals by calculus: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 total of the density, the mean integral and the variance integral.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The total is the Gaussian integral.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This page omits the proofs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(Casella and Berger 2002)</w:t>
        </w:r>
      </w:ins>
      <w:ins w:id="26" w:author="PR Preview" w:date="2026-01-01T00:00:00Z">
        <w:r>
          <w:t xml:space="preserve">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These facts are where the parameters’ names come from.</w:t>
        </w:r>
      </w:ins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2026-10-14T07:42:58Z</dcterms:created>
  <dcterms:modified xsi:type="dcterms:W3CDTF">2026-10-14T07:42:58Z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00:33:04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