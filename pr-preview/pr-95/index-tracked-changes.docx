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ins w:id="3" w:author="PR Preview" w:date="2026-01-01T00:00:00Z">
        <w:r>
          <w:t xml:space="preserve">Video channels</w:t>
        </w:r>
      </w:ins>
    </w:p>
    <w:p>
      <w:pPr>
        <w:pStyle w:val="FirstParagraph"/>
      </w:pPr>
      <w:ins w:id="4" w:author="PR Preview" w:date="2026-01-01T00:00:00Z">
        <w:r>
          <w:t xml:space="preserve">The DATA 571 (Machine Learning) course notes keep a curated list of</w:t>
        </w:r>
      </w:ins>
      <w:ins w:id="5" w:author="PR Preview" w:date="2026-01-01T00:00:00Z">
        <w:r>
          <w:t xml:space="preserve"> </w:t>
        </w:r>
      </w:ins>
      <w:hyperlink r:id="rId31">
        <w:ins w:id="6" w:author="PR Preview" w:date="2026-01-01T00:00:00Z">
          <w:r>
            <w:rPr>
              <w:rStyle w:val="Hyperlink"/>
            </w:rPr>
            <w:t xml:space="preserve">online video channels</w:t>
          </w:r>
        </w:ins>
      </w:hyperlink>
      <w:ins w:id="7" w:author="PR Preview" w:date="2026-01-01T00:00:00Z">
        <w:r>
          <w:t xml:space="preserve">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with levels, for probability and statistics as well as machine learning, AI, computer science and mathematics.</w:t>
        </w:r>
      </w:ins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2026-10-10T00:15:20Z</dcterms:created>
  <dcterms:modified xsi:type="dcterms:W3CDTF">2026-10-10T00:15:20Z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