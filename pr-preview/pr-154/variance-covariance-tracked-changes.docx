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00:05:31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del w:id="3" w:author="PR Preview" w:date="2026-01-01T00:00:00Z">
        <w:r>
          <w:delText xml:space="preserve">3 Bias, variance, and prediction error</w:delText>
        </w:r>
      </w:del>
    </w:p>
    <w:p>
      <w:pPr>
        <w:pStyle w:val="Heading2"/>
      </w:pPr>
      <w:ins w:id="4" w:author="PR Preview" w:date="2026-01-01T00:00:00Z">
        <w:r>
          <w:t xml:space="preserve">3 The best constant prediction</w:t>
        </w:r>
      </w:ins>
    </w:p>
    <w:bookmarkStart w:id="53" w:name="thm-constant-prediction-decompose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Theorem 5 (Expected squared error of a constant prediction)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t>Y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 a random variable with mean</w:t>
        </w:r>
      </w:ins>
      <w:ins w:id="11" w:author="PR Preview" w:date="2026-01-01T00:00:00Z">
        <w:r>
          <w:t xml:space="preserve"> </w:t>
        </w:r>
      </w:ins>
      <m:oMath>
        <m:r>
          <m:t>μ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finite variance.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Then for every number</w:t>
        </w:r>
      </w:ins>
      <w:ins w:id="16" w:author="PR Preview" w:date="2026-01-01T00:00:00Z">
        <w:r>
          <w:t xml:space="preserve"> </w:t>
        </w:r>
      </w:ins>
      <m:oMath>
        <m:r>
          <m:t>c</m:t>
        </m:r>
      </m:oMath>
      <w:ins w:id="17" w:author="PR Preview" w:date="2026-01-01T00:00:00Z">
        <w:r>
          <w:t xml:space="preserve">,</w:t>
        </w:r>
      </w:ins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ins w:id="18" w:author="PR Preview" w:date="2026-01-01T00:00:00Z">
        <w:r>
          <w:rPr>
            <w:i/>
            <w:iCs/>
          </w:rPr>
          <w:t xml:space="preserve">Proof</w:t>
        </w:r>
      </w:ins>
      <w:ins w:id="19" w:author="PR Preview" w:date="2026-01-01T00:00:00Z">
        <w:r>
          <w:t xml:space="preserve">. </w:t>
        </w:r>
      </w:ins>
      <w:ins w:id="20" w:author="PR Preview" w:date="2026-01-01T00:00:00Z">
        <w:r>
          <w:t xml:space="preserve">Add and subtract</w:t>
        </w:r>
      </w:ins>
      <w:ins w:id="21" w:author="PR Preview" w:date="2026-01-01T00:00:00Z">
        <w:r>
          <w:t xml:space="preserve"> </w:t>
        </w:r>
      </w:ins>
      <m:oMath>
        <m:r>
          <m:t>μ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inside the square,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expand it,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and take the expectation term by term: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ins w:id="28" w:author="PR Preview" w:date="2026-01-01T00:00:00Z">
        <w:r>
          <w:rPr>
            <w:b/>
            <w:bCs/>
          </w:rPr>
          <w:t xml:space="preserve">Corollary 1 (The mean is the best constant prediction under squared error)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Under the assumptions of</w:t>
        </w:r>
      </w:ins>
      <w:ins w:id="31" w:author="PR Preview" w:date="2026-01-01T00:00:00Z">
        <w:r>
          <w:t xml:space="preserve"> </w:t>
        </w:r>
      </w:ins>
      <w:hyperlink w:anchor="thm-constant-prediction-decompose">
        <w:ins w:id="3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4" w:author="PR Preview" w:date="2026-01-01T00:00:00Z">
        <w:r>
          <w:t xml:space="preserve">where</w:t>
        </w:r>
      </w:ins>
      <w:ins w:id="35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 the</w:t>
        </w:r>
      </w:ins>
      <w:ins w:id="38" w:author="PR Preview" w:date="2026-01-01T00:00:00Z">
        <w:r>
          <w:t xml:space="preserve"> </w:t>
        </w:r>
      </w:ins>
      <w:hyperlink r:id="rId54">
        <w:ins w:id="39" w:author="PR Preview" w:date="2026-01-01T00:00:00Z">
          <w:r>
            <w:rPr>
              <w:rStyle w:val="Hyperlink"/>
            </w:rPr>
            <w:t xml:space="preserve">set of minimizers</w:t>
          </w:r>
        </w:ins>
      </w:hyperlink>
      <w:ins w:id="40" w:author="PR Preview" w:date="2026-01-01T00:00:00Z">
        <w:r>
          <w:t xml:space="preserve">.</w:t>
        </w:r>
      </w:ins>
    </w:p>
    <w:bookmarkEnd w:id="55"/>
    <w:p>
      <w:pPr>
        <w:pStyle w:val="BodyText"/>
      </w:pPr>
      <w:ins w:id="41" w:author="PR Preview" w:date="2026-01-01T00:00:00Z">
        <w:r>
          <w:rPr>
            <w:i/>
            <w:iCs/>
          </w:rPr>
          <w:t xml:space="preserve">Proof</w:t>
        </w:r>
      </w:ins>
      <w:ins w:id="42" w:author="PR Preview" w:date="2026-01-01T00:00:00Z">
        <w:r>
          <w:t xml:space="preserve">. </w:t>
        </w:r>
      </w:ins>
      <w:ins w:id="43" w:author="PR Preview" w:date="2026-01-01T00:00:00Z">
        <w:r>
          <w:t xml:space="preserve">In</w:t>
        </w:r>
      </w:ins>
      <w:ins w:id="44" w:author="PR Preview" w:date="2026-01-01T00:00:00Z">
        <w:r>
          <w:t xml:space="preserve"> </w:t>
        </w:r>
      </w:ins>
      <w:hyperlink w:anchor="eq-constant-prediction-decompose">
        <w:ins w:id="45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 first term,</w:t>
        </w:r>
      </w:ins>
      <w:ins w:id="48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ins w:id="49" w:author="PR Preview" w:date="2026-01-01T00:00:00Z">
        <w:r>
          <w:t xml:space="preserve">, does not depend on</w:t>
        </w:r>
      </w:ins>
      <w:ins w:id="50" w:author="PR Preview" w:date="2026-01-01T00:00:00Z">
        <w:r>
          <w:t xml:space="preserve"> </w:t>
        </w:r>
      </w:ins>
      <m:oMath>
        <m:r>
          <m:t>c</m:t>
        </m:r>
      </m:oMath>
      <w:ins w:id="51" w:author="PR Preview" w:date="2026-01-01T00:00:00Z">
        <w:r>
          <w:t xml:space="preserve">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 second term,</w:t>
        </w:r>
      </w:ins>
      <w:ins w:id="54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55" w:author="PR Preview" w:date="2026-01-01T00:00:00Z">
        <w:r>
          <w:t xml:space="preserve">, is a square, so it is never negative,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 it is zero exactly when</w:t>
        </w:r>
      </w:ins>
      <w:ins w:id="5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μ</m:t>
        </m:r>
      </m:oMath>
      <w:ins w:id="59" w:author="PR Preview" w:date="2026-01-01T00:00:00Z">
        <w:r>
          <w:t xml:space="preserve">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So</w:t>
        </w:r>
      </w:ins>
      <w:ins w:id="6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μ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minimizes the expected squared error and no other number does,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 at</w:t>
        </w:r>
      </w:ins>
      <w:ins w:id="6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μ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the expected squared error is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ins w:id="71" w:author="PR Preview" w:date="2026-01-01T00:00:00Z">
        <w:r>
          <w:t xml:space="preserve">.</w:t>
        </w:r>
      </w:ins>
    </w:p>
    <w:bookmarkStart w:id="57" w:name="exm-best-constant-auto"/>
    <w:p>
      <w:pPr>
        <w:pStyle w:val="BodyText"/>
      </w:pPr>
      <w:ins w:id="72" w:author="PR Preview" w:date="2026-01-01T00:00:00Z">
        <w:r>
          <w:rPr>
            <w:b/>
            <w:bCs/>
          </w:rPr>
          <w:t xml:space="preserve">Example 9 (The best constant prediction of fuel economy)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Take the 392 cars in the Auto data</w:t>
        </w:r>
      </w:ins>
      <w:ins w:id="75" w:author="PR Preview" w:date="2026-01-01T00:00:00Z">
        <w:r>
          <w:t xml:space="preserve"> </w:t>
        </w:r>
      </w:ins>
      <w:hyperlink r:id="rId56">
        <w:ins w:id="76" w:author="PR Preview" w:date="2026-01-01T00:00:00Z">
          <w:r>
            <w:rPr>
              <w:rStyle w:val="Hyperlink"/>
            </w:rPr>
            <w:t xml:space="preserve">described on the limit theorems page</w:t>
          </w:r>
        </w:ins>
      </w:hyperlink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as the whole population,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predict the fuel economy (</w:t>
        </w:r>
      </w:ins>
      <w:ins w:id="81" w:author="PR Preview" w:date="2026-01-01T00:00:00Z">
        <w:r>
          <w:rPr>
            <w:rStyle w:val="VerbatimChar"/>
          </w:rPr>
          <w:t xml:space="preserve">mpg</w:t>
        </w:r>
      </w:ins>
      <w:ins w:id="82" w:author="PR Preview" w:date="2026-01-01T00:00:00Z">
        <w:r>
          <w:t xml:space="preserve">) of a car drawn at random with one number</w:t>
        </w:r>
      </w:ins>
      <w:ins w:id="83" w:author="PR Preview" w:date="2026-01-01T00:00:00Z">
        <w:r>
          <w:t xml:space="preserve"> </w:t>
        </w:r>
      </w:ins>
      <m:oMath>
        <m:r>
          <m:t>c</m:t>
        </m:r>
      </m:oMath>
      <w:ins w:id="84" w:author="PR Preview" w:date="2026-01-01T00:00:00Z">
        <w:r>
          <w:t xml:space="preserve">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The code below computes the expected squared error of three constants,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 sets each beside the right side of</w:t>
        </w:r>
      </w:ins>
      <w:ins w:id="89" w:author="PR Preview" w:date="2026-01-01T00:00:00Z">
        <w:r>
          <w:t xml:space="preserve"> </w:t>
        </w:r>
      </w:ins>
      <w:hyperlink w:anchor="eq-constant-prediction-decompose">
        <w:ins w:id="90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91" w:author="PR Preview" w:date="2026-01-01T00:00:00Z">
        <w:r>
          <w:t xml:space="preserve">.</w:t>
        </w:r>
      </w:ins>
    </w:p>
    <w:p>
      <w:pPr>
        <w:pStyle w:val="SourceCode"/>
      </w:pPr>
      <w:ins w:id="92" w:author="PR Preview" w:date="2026-01-01T00:00:00Z">
        <w:r>
          <w:rPr>
            <w:rStyle w:val="NormalTok"/>
          </w:rPr>
          <w:t xml:space="preserve">mpg </w:t>
        </w:r>
      </w:ins>
      <w:ins w:id="93" w:author="PR Preview" w:date="2026-01-01T00:00:00Z">
        <w:r>
          <w:rPr>
            <w:rStyle w:val="OtherTok"/>
          </w:rPr>
          <w:t xml:space="preserve">&lt;-</w:t>
        </w:r>
      </w:ins>
      <w:ins w:id="94" w:author="PR Preview" w:date="2026-01-01T00:00:00Z">
        <w:r>
          <w:rPr>
            <w:rStyle w:val="NormalTok"/>
          </w:rPr>
          <w:t xml:space="preserve"> </w:t>
        </w:r>
      </w:ins>
      <w:ins w:id="95" w:author="PR Preview" w:date="2026-01-01T00:00:00Z">
        <w:r>
          <w:rPr>
            <w:rStyle w:val="FunctionTok"/>
          </w:rPr>
          <w:t xml:space="preserve">read.csv</w:t>
        </w:r>
      </w:ins>
      <w:ins w:id="96" w:author="PR Preview" w:date="2026-01-01T00:00:00Z">
        <w:r>
          <w:rPr>
            <w:rStyle w:val="NormalTok"/>
          </w:rPr>
          <w:t xml:space="preserve">(</w:t>
        </w:r>
      </w:ins>
      <w:ins w:id="97" w:author="PR Preview" w:date="2026-01-01T00:00:00Z">
        <w:r>
          <w:rPr>
            <w:rStyle w:val="StringTok"/>
          </w:rPr>
          <w:t xml:space="preserve">"data/auto.csv"</w:t>
        </w:r>
      </w:ins>
      <w:ins w:id="98" w:author="PR Preview" w:date="2026-01-01T00:00:00Z">
        <w:r>
          <w:rPr>
            <w:rStyle w:val="NormalTok"/>
          </w:rPr>
          <w:t xml:space="preserve">)</w:t>
        </w:r>
      </w:ins>
      <w:ins w:id="99" w:author="PR Preview" w:date="2026-01-01T00:00:00Z">
        <w:r>
          <w:rPr>
            <w:rStyle w:val="SpecialCharTok"/>
          </w:rPr>
          <w:t xml:space="preserve">$</w:t>
        </w:r>
      </w:ins>
      <w:ins w:id="100" w:author="PR Preview" w:date="2026-01-01T00:00:00Z">
        <w:r>
          <w:rPr>
            <w:rStyle w:val="NormalTok"/>
          </w:rPr>
          <w:t xml:space="preserve">mpg</w:t>
        </w:r>
      </w:ins>
      <w:ins w:id="101" w:author="PR Preview" w:date="2026-01-01T00:00:00Z">
        <w:r>
          <w:br/>
        </w:r>
      </w:ins>
      <w:ins w:id="102" w:author="PR Preview" w:date="2026-01-01T00:00:00Z">
        <w:r>
          <w:rPr>
            <w:rStyle w:val="NormalTok"/>
          </w:rPr>
          <w:t xml:space="preserve">mu </w:t>
        </w:r>
      </w:ins>
      <w:ins w:id="103" w:author="PR Preview" w:date="2026-01-01T00:00:00Z">
        <w:r>
          <w:rPr>
            <w:rStyle w:val="OtherTok"/>
          </w:rPr>
          <w:t xml:space="preserve">&lt;-</w:t>
        </w:r>
      </w:ins>
      <w:ins w:id="104" w:author="PR Preview" w:date="2026-01-01T00:00:00Z">
        <w:r>
          <w:rPr>
            <w:rStyle w:val="NormalTok"/>
          </w:rPr>
          <w:t xml:space="preserve"> </w:t>
        </w:r>
      </w:ins>
      <w:ins w:id="105" w:author="PR Preview" w:date="2026-01-01T00:00:00Z">
        <w:r>
          <w:rPr>
            <w:rStyle w:val="FunctionTok"/>
          </w:rPr>
          <w:t xml:space="preserve">mean</w:t>
        </w:r>
      </w:ins>
      <w:ins w:id="106" w:author="PR Preview" w:date="2026-01-01T00:00:00Z">
        <w:r>
          <w:rPr>
            <w:rStyle w:val="NormalTok"/>
          </w:rPr>
          <w:t xml:space="preserve">(mpg)</w:t>
        </w:r>
      </w:ins>
      <w:ins w:id="107" w:author="PR Preview" w:date="2026-01-01T00:00:00Z">
        <w:r>
          <w:br/>
        </w:r>
      </w:ins>
      <w:ins w:id="108" w:author="PR Preview" w:date="2026-01-01T00:00:00Z">
        <w:r>
          <w:rPr>
            <w:rStyle w:val="NormalTok"/>
          </w:rPr>
          <w:t xml:space="preserve">sigma2 </w:t>
        </w:r>
      </w:ins>
      <w:ins w:id="109" w:author="PR Preview" w:date="2026-01-01T00:00:00Z">
        <w:r>
          <w:rPr>
            <w:rStyle w:val="OtherTok"/>
          </w:rPr>
          <w:t xml:space="preserve">&lt;-</w:t>
        </w:r>
      </w:ins>
      <w:ins w:id="110" w:author="PR Preview" w:date="2026-01-01T00:00:00Z">
        <w:r>
          <w:rPr>
            <w:rStyle w:val="NormalTok"/>
          </w:rPr>
          <w:t xml:space="preserve"> </w:t>
        </w:r>
      </w:ins>
      <w:ins w:id="111" w:author="PR Preview" w:date="2026-01-01T00:00:00Z">
        <w:r>
          <w:rPr>
            <w:rStyle w:val="FunctionTok"/>
          </w:rPr>
          <w:t xml:space="preserve">mean</w:t>
        </w:r>
      </w:ins>
      <w:ins w:id="112" w:author="PR Preview" w:date="2026-01-01T00:00:00Z">
        <w:r>
          <w:rPr>
            <w:rStyle w:val="NormalTok"/>
          </w:rPr>
          <w:t xml:space="preserve">((mpg </w:t>
        </w:r>
      </w:ins>
      <w:ins w:id="113" w:author="PR Preview" w:date="2026-01-01T00:00:00Z">
        <w:r>
          <w:rPr>
            <w:rStyle w:val="SpecialCharTok"/>
          </w:rPr>
          <w:t xml:space="preserve">-</w:t>
        </w:r>
      </w:ins>
      <w:ins w:id="114" w:author="PR Preview" w:date="2026-01-01T00:00:00Z">
        <w:r>
          <w:rPr>
            <w:rStyle w:val="NormalTok"/>
          </w:rPr>
          <w:t xml:space="preserve"> mu)</w:t>
        </w:r>
      </w:ins>
      <w:ins w:id="115" w:author="PR Preview" w:date="2026-01-01T00:00:00Z">
        <w:r>
          <w:rPr>
            <w:rStyle w:val="SpecialCharTok"/>
          </w:rPr>
          <w:t xml:space="preserve">^</w:t>
        </w:r>
      </w:ins>
      <w:ins w:id="116" w:author="PR Preview" w:date="2026-01-01T00:00:00Z">
        <w:r>
          <w:rPr>
            <w:rStyle w:val="DecValTok"/>
          </w:rPr>
          <w:t xml:space="preserve">2</w:t>
        </w:r>
      </w:ins>
      <w:ins w:id="117" w:author="PR Preview" w:date="2026-01-01T00:00:00Z">
        <w:r>
          <w:rPr>
            <w:rStyle w:val="NormalTok"/>
          </w:rPr>
          <w:t xml:space="preserve">)</w:t>
        </w:r>
      </w:ins>
      <w:ins w:id="118" w:author="PR Preview" w:date="2026-01-01T00:00:00Z">
        <w:r>
          <w:br/>
        </w:r>
      </w:ins>
      <w:ins w:id="119" w:author="PR Preview" w:date="2026-01-01T00:00:00Z">
        <w:r>
          <w:br/>
        </w:r>
      </w:ins>
      <w:ins w:id="120" w:author="PR Preview" w:date="2026-01-01T00:00:00Z">
        <w:r>
          <w:rPr>
            <w:rStyle w:val="NormalTok"/>
          </w:rPr>
          <w:t xml:space="preserve">c_values </w:t>
        </w:r>
      </w:ins>
      <w:ins w:id="121" w:author="PR Preview" w:date="2026-01-01T00:00:00Z">
        <w:r>
          <w:rPr>
            <w:rStyle w:val="OtherTok"/>
          </w:rPr>
          <w:t xml:space="preserve">&lt;-</w:t>
        </w:r>
      </w:ins>
      <w:ins w:id="122" w:author="PR Preview" w:date="2026-01-01T00:00:00Z">
        <w:r>
          <w:rPr>
            <w:rStyle w:val="NormalTok"/>
          </w:rPr>
          <w:t xml:space="preserve"> </w:t>
        </w:r>
      </w:ins>
      <w:ins w:id="123" w:author="PR Preview" w:date="2026-01-01T00:00:00Z">
        <w:r>
          <w:rPr>
            <w:rStyle w:val="FunctionTok"/>
          </w:rPr>
          <w:t xml:space="preserve">c</w:t>
        </w:r>
      </w:ins>
      <w:ins w:id="124" w:author="PR Preview" w:date="2026-01-01T00:00:00Z">
        <w:r>
          <w:rPr>
            <w:rStyle w:val="NormalTok"/>
          </w:rPr>
          <w:t xml:space="preserve">(</w:t>
        </w:r>
      </w:ins>
      <w:ins w:id="125" w:author="PR Preview" w:date="2026-01-01T00:00:00Z">
        <w:r>
          <w:rPr>
            <w:rStyle w:val="AttributeTok"/>
          </w:rPr>
          <w:t xml:space="preserve">mean =</w:t>
        </w:r>
      </w:ins>
      <w:ins w:id="126" w:author="PR Preview" w:date="2026-01-01T00:00:00Z">
        <w:r>
          <w:rPr>
            <w:rStyle w:val="NormalTok"/>
          </w:rPr>
          <w:t xml:space="preserve"> mu, </w:t>
        </w:r>
      </w:ins>
      <w:ins w:id="127" w:author="PR Preview" w:date="2026-01-01T00:00:00Z">
        <w:r>
          <w:rPr>
            <w:rStyle w:val="AttributeTok"/>
          </w:rPr>
          <w:t xml:space="preserve">median =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FunctionTok"/>
          </w:rPr>
          <w:t xml:space="preserve">median</w:t>
        </w:r>
      </w:ins>
      <w:ins w:id="130" w:author="PR Preview" w:date="2026-01-01T00:00:00Z">
        <w:r>
          <w:rPr>
            <w:rStyle w:val="NormalTok"/>
          </w:rPr>
          <w:t xml:space="preserve">(mpg), </w:t>
        </w:r>
      </w:ins>
      <w:ins w:id="131" w:author="PR Preview" w:date="2026-01-01T00:00:00Z">
        <w:r>
          <w:rPr>
            <w:rStyle w:val="AttributeTok"/>
          </w:rPr>
          <w:t xml:space="preserve">twenty 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20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rPr>
            <w:rStyle w:val="FunctionTok"/>
          </w:rPr>
          <w:t xml:space="preserve">data.frame</w:t>
        </w:r>
      </w:ins>
      <w:ins w:id="137" w:author="PR Preview" w:date="2026-01-01T00:00:00Z">
        <w:r>
          <w:rPr>
            <w:rStyle w:val="NormalTok"/>
          </w:rPr>
          <w:t xml:space="preserve">(</w:t>
        </w:r>
      </w:ins>
      <w:ins w:id="138" w:author="PR Preview" w:date="2026-01-01T00:00:00Z">
        <w:r>
          <w:br/>
        </w:r>
      </w:ins>
      <w:ins w:id="139" w:author="PR Preview" w:date="2026-01-01T00:00:00Z">
        <w:r>
          <w:rPr>
            <w:rStyle w:val="NormalTok"/>
          </w:rPr>
          <w:t xml:space="preserve">  </w:t>
        </w:r>
      </w:ins>
      <w:ins w:id="140" w:author="PR Preview" w:date="2026-01-01T00:00:00Z">
        <w:r>
          <w:rPr>
            <w:rStyle w:val="AttributeTok"/>
          </w:rPr>
          <w:t xml:space="preserve">c =</w:t>
        </w:r>
      </w:ins>
      <w:ins w:id="141" w:author="PR Preview" w:date="2026-01-01T00:00:00Z">
        <w:r>
          <w:rPr>
            <w:rStyle w:val="NormalTok"/>
          </w:rPr>
          <w:t xml:space="preserve"> c_values,</w:t>
        </w:r>
      </w:ins>
      <w:ins w:id="142" w:author="PR Preview" w:date="2026-01-01T00:00:00Z">
        <w:r>
          <w:br/>
        </w:r>
      </w:ins>
      <w:ins w:id="143" w:author="PR Preview" w:date="2026-01-01T00:00:00Z">
        <w:r>
          <w:rPr>
            <w:rStyle w:val="NormalTok"/>
          </w:rPr>
          <w:t xml:space="preserve">  </w:t>
        </w:r>
      </w:ins>
      <w:ins w:id="144" w:author="PR Preview" w:date="2026-01-01T00:00:00Z">
        <w:r>
          <w:rPr>
            <w:rStyle w:val="AttributeTok"/>
          </w:rPr>
          <w:t xml:space="preserve">expected_squared_error =</w:t>
        </w:r>
      </w:ins>
      <w:ins w:id="145" w:author="PR Preview" w:date="2026-01-01T00:00:00Z">
        <w:r>
          <w:rPr>
            <w:rStyle w:val="NormalTok"/>
          </w:rPr>
          <w:t xml:space="preserve"> </w:t>
        </w:r>
      </w:ins>
      <w:ins w:id="146" w:author="PR Preview" w:date="2026-01-01T00:00:00Z">
        <w:r>
          <w:rPr>
            <w:rStyle w:val="FunctionTok"/>
          </w:rPr>
          <w:t xml:space="preserve">sapply</w:t>
        </w:r>
      </w:ins>
      <w:ins w:id="147" w:author="PR Preview" w:date="2026-01-01T00:00:00Z">
        <w:r>
          <w:rPr>
            <w:rStyle w:val="NormalTok"/>
          </w:rPr>
          <w:t xml:space="preserve">(c_values, </w:t>
        </w:r>
      </w:ins>
      <w:ins w:id="148" w:author="PR Preview" w:date="2026-01-01T00:00:00Z">
        <w:r>
          <w:rPr>
            <w:rStyle w:val="ControlFlowTok"/>
          </w:rPr>
          <w:t xml:space="preserve">function</w:t>
        </w:r>
      </w:ins>
      <w:ins w:id="149" w:author="PR Preview" w:date="2026-01-01T00:00:00Z">
        <w:r>
          <w:rPr>
            <w:rStyle w:val="NormalTok"/>
          </w:rPr>
          <w:t xml:space="preserve">(cc) </w:t>
        </w:r>
      </w:ins>
      <w:ins w:id="150" w:author="PR Preview" w:date="2026-01-01T00:00:00Z">
        <w:r>
          <w:rPr>
            <w:rStyle w:val="FunctionTok"/>
          </w:rPr>
          <w:t xml:space="preserve">mean</w:t>
        </w:r>
      </w:ins>
      <w:ins w:id="151" w:author="PR Preview" w:date="2026-01-01T00:00:00Z">
        <w:r>
          <w:rPr>
            <w:rStyle w:val="NormalTok"/>
          </w:rPr>
          <w:t xml:space="preserve">((mpg </w:t>
        </w:r>
      </w:ins>
      <w:ins w:id="152" w:author="PR Preview" w:date="2026-01-01T00:00:00Z">
        <w:r>
          <w:rPr>
            <w:rStyle w:val="SpecialCharTok"/>
          </w:rPr>
          <w:t xml:space="preserve">-</w:t>
        </w:r>
      </w:ins>
      <w:ins w:id="153" w:author="PR Preview" w:date="2026-01-01T00:00:00Z">
        <w:r>
          <w:rPr>
            <w:rStyle w:val="NormalTok"/>
          </w:rPr>
          <w:t xml:space="preserve"> cc)</w:t>
        </w:r>
      </w:ins>
      <w:ins w:id="154" w:author="PR Preview" w:date="2026-01-01T00:00:00Z">
        <w:r>
          <w:rPr>
            <w:rStyle w:val="SpecialCharTok"/>
          </w:rPr>
          <w:t xml:space="preserve">^</w:t>
        </w:r>
      </w:ins>
      <w:ins w:id="155" w:author="PR Preview" w:date="2026-01-01T00:00:00Z">
        <w:r>
          <w:rPr>
            <w:rStyle w:val="DecValTok"/>
          </w:rPr>
          <w:t xml:space="preserve">2</w:t>
        </w:r>
      </w:ins>
      <w:ins w:id="156" w:author="PR Preview" w:date="2026-01-01T00:00:00Z">
        <w:r>
          <w:rPr>
            <w:rStyle w:val="NormalTok"/>
          </w:rPr>
          <w:t xml:space="preserve">)),</w:t>
        </w:r>
      </w:ins>
      <w:ins w:id="157" w:author="PR Preview" w:date="2026-01-01T00:00:00Z">
        <w:r>
          <w:br/>
        </w:r>
      </w:ins>
      <w:ins w:id="158" w:author="PR Preview" w:date="2026-01-01T00:00:00Z">
        <w:r>
          <w:rPr>
            <w:rStyle w:val="NormalTok"/>
          </w:rPr>
          <w:t xml:space="preserve">  </w:t>
        </w:r>
      </w:ins>
      <w:ins w:id="159" w:author="PR Preview" w:date="2026-01-01T00:00:00Z">
        <w:r>
          <w:rPr>
            <w:rStyle w:val="AttributeTok"/>
          </w:rPr>
          <w:t xml:space="preserve">decomposition =</w:t>
        </w:r>
      </w:ins>
      <w:ins w:id="160" w:author="PR Preview" w:date="2026-01-01T00:00:00Z">
        <w:r>
          <w:rPr>
            <w:rStyle w:val="NormalTok"/>
          </w:rPr>
          <w:t xml:space="preserve"> sigma2 </w:t>
        </w:r>
      </w:ins>
      <w:ins w:id="161" w:author="PR Preview" w:date="2026-01-01T00:00:00Z">
        <w:r>
          <w:rPr>
            <w:rStyle w:val="SpecialCharTok"/>
          </w:rPr>
          <w:t xml:space="preserve">+</w:t>
        </w:r>
      </w:ins>
      <w:ins w:id="162" w:author="PR Preview" w:date="2026-01-01T00:00:00Z">
        <w:r>
          <w:rPr>
            <w:rStyle w:val="NormalTok"/>
          </w:rPr>
          <w:t xml:space="preserve"> (mu </w:t>
        </w:r>
      </w:ins>
      <w:ins w:id="163" w:author="PR Preview" w:date="2026-01-01T00:00:00Z">
        <w:r>
          <w:rPr>
            <w:rStyle w:val="SpecialCharTok"/>
          </w:rPr>
          <w:t xml:space="preserve">-</w:t>
        </w:r>
      </w:ins>
      <w:ins w:id="164" w:author="PR Preview" w:date="2026-01-01T00:00:00Z">
        <w:r>
          <w:rPr>
            <w:rStyle w:val="NormalTok"/>
          </w:rPr>
          <w:t xml:space="preserve"> c_values)</w:t>
        </w:r>
      </w:ins>
      <w:ins w:id="165" w:author="PR Preview" w:date="2026-01-01T00:00:00Z">
        <w:r>
          <w:rPr>
            <w:rStyle w:val="SpecialCharTok"/>
          </w:rPr>
          <w:t xml:space="preserve">^</w:t>
        </w:r>
      </w:ins>
      <w:ins w:id="166" w:author="PR Preview" w:date="2026-01-01T00:00:00Z">
        <w:r>
          <w:rPr>
            <w:rStyle w:val="DecValTok"/>
          </w:rPr>
          <w:t xml:space="preserve">2</w:t>
        </w:r>
      </w:ins>
      <w:ins w:id="167" w:author="PR Preview" w:date="2026-01-01T00:00:00Z">
        <w:r>
          <w:br/>
        </w:r>
      </w:ins>
      <w:ins w:id="168" w:author="PR Preview" w:date="2026-01-01T00:00:00Z">
        <w:r>
          <w:rPr>
            <w:rStyle w:val="NormalTok"/>
          </w:rPr>
          <w:t xml:space="preserve">)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CommentTok"/>
          </w:rPr>
          <w:t xml:space="preserve">#&gt; # A tibble: 3 × 3</w:t>
        </w:r>
      </w:ins>
      <w:ins w:id="171" w:author="PR Preview" w:date="2026-01-01T00:00:00Z">
        <w:r>
          <w:br/>
        </w:r>
      </w:ins>
      <w:ins w:id="172" w:author="PR Preview" w:date="2026-01-01T00:00:00Z">
        <w:r>
          <w:rPr>
            <w:rStyle w:val="CommentTok"/>
          </w:rPr>
          <w:t xml:space="preserve">#&gt;       c expected_squared_error decomposition</w:t>
        </w:r>
      </w:ins>
      <w:ins w:id="173" w:author="PR Preview" w:date="2026-01-01T00:00:00Z">
        <w:r>
          <w:br/>
        </w:r>
      </w:ins>
      <w:ins w:id="174" w:author="PR Preview" w:date="2026-01-01T00:00:00Z">
        <w:r>
          <w:rPr>
            <w:rStyle w:val="CommentTok"/>
          </w:rPr>
          <w:t xml:space="preserve">#&gt;   &lt;dbl&gt;                  &lt;dbl&gt;         &lt;dbl&gt;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CommentTok"/>
          </w:rPr>
          <w:t xml:space="preserve">#&gt; 1  23.4                   60.8          60.8</w:t>
        </w:r>
      </w:ins>
      <w:ins w:id="177" w:author="PR Preview" w:date="2026-01-01T00:00:00Z">
        <w:r>
          <w:br/>
        </w:r>
      </w:ins>
      <w:ins w:id="178" w:author="PR Preview" w:date="2026-01-01T00:00:00Z">
        <w:r>
          <w:rPr>
            <w:rStyle w:val="CommentTok"/>
          </w:rPr>
          <w:t xml:space="preserve">#&gt; 2  22.8                   61.2          61.2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CommentTok"/>
          </w:rPr>
          <w:t xml:space="preserve">#&gt; 3  20                     72.6          72.6</w:t>
        </w:r>
      </w:ins>
    </w:p>
    <w:p>
      <w:pPr>
        <w:pStyle w:val="FirstParagraph"/>
      </w:pPr>
      <w:ins w:id="181" w:author="PR Preview" w:date="2026-01-01T00:00:00Z">
        <w:r>
          <w:t xml:space="preserve">The two columns agree, as</w:t>
        </w:r>
      </w:ins>
      <w:ins w:id="182" w:author="PR Preview" w:date="2026-01-01T00:00:00Z">
        <w:r>
          <w:t xml:space="preserve"> </w:t>
        </w:r>
      </w:ins>
      <w:hyperlink w:anchor="thm-constant-prediction-decompose">
        <w:ins w:id="183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says.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The mean, 23.45, has the smallest expected squared error, 60.76,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which is the variance of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rPr>
            <w:rStyle w:val="VerbatimChar"/>
          </w:rPr>
          <w:t xml:space="preserve">mpg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over these cars (divisor the number of cars, not one fewer), as</w:t>
        </w:r>
      </w:ins>
      <w:ins w:id="194" w:author="PR Preview" w:date="2026-01-01T00:00:00Z">
        <w:r>
          <w:t xml:space="preserve"> </w:t>
        </w:r>
      </w:ins>
      <w:hyperlink w:anchor="cor-best-constant">
        <w:ins w:id="19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says;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the median and</w:t>
        </w:r>
      </w:ins>
      <w:ins w:id="20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20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are each worse by</w:t>
        </w:r>
      </w:ins>
      <w:ins w:id="203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204" w:author="PR Preview" w:date="2026-01-01T00:00:00Z">
        <w:r>
          <w:t xml:space="preserve">.</w:t>
        </w:r>
      </w:ins>
    </w:p>
    <w:bookmarkEnd w:id="57"/>
    <w:bookmarkEnd w:id="58"/>
    <w:bookmarkStart w:id="66" w:name="sec-bias-variance-prediction"/>
    <w:p>
      <w:pPr>
        <w:pStyle w:val="Heading2"/>
      </w:pPr>
      <w:ins w:id="205" w:author="PR Preview" w:date="2026-01-01T00:00:00Z">
        <w:r>
          <w:t xml:space="preserve">4 Bias, variance, and prediction error</w:t>
        </w:r>
      </w:ins>
    </w:p>
    <w:bookmarkStart w:id="59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9"/>
    <w:bookmarkStart w:id="60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60"/>
    <w:bookmarkStart w:id="62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3" w:name="exm-prediction-bias"/>
    <w:p>
      <w:pPr>
        <w:pStyle w:val="BodyText"/>
      </w:pPr>
      <w:del w:id="206" w:author="PR Preview" w:date="2026-01-01T00:00:00Z">
        <w:r>
          <w:rPr>
            <w:b/>
            <w:bCs/>
          </w:rPr>
          <w:delText xml:space="preserve">Example 9 (Computing the bias of a prediction)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Suppose</w:delText>
        </w:r>
      </w:del>
      <w:del w:id="2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del w:id="210" w:author="PR Preview" w:date="2026-01-01T00:00:00Z">
        <w:r>
          <w:delText xml:space="preserve">,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and the predictions</w:delText>
        </w:r>
      </w:del>
      <w:del w:id="21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14" w:author="PR Preview" w:date="2026-01-01T00:00:00Z">
        <w:r>
          <w:delText xml:space="preserve">,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over repeated training sets,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average</w:delText>
        </w:r>
      </w:del>
      <w:del w:id="219" w:author="PR Preview" w:date="2026-01-01T00:00:00Z">
        <w:r>
          <w:delText xml:space="preserve"> </w:delText>
        </w:r>
      </w:del>
      <m:oMath>
        <m:r>
          <m:t>11</m:t>
        </m:r>
      </m:oMath>
      <w:del w:id="220" w:author="PR Preview" w:date="2026-01-01T00:00:00Z">
        <w:r>
          <w:delText xml:space="preserve">.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Then</w:delText>
        </w:r>
      </w:del>
    </w:p>
    <w:p>
      <w:pPr>
        <w:pStyle w:val="BodyText"/>
      </w:pPr>
      <w:ins w:id="223" w:author="PR Preview" w:date="2026-01-01T00:00:00Z">
        <w:r>
          <w:rPr>
            <w:b/>
            <w:bCs/>
          </w:rPr>
          <w:t xml:space="preserve">Example 10 (Computing the bias of a prediction)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Suppose</w:t>
        </w:r>
      </w:ins>
      <w:ins w:id="2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ins w:id="227" w:author="PR Preview" w:date="2026-01-01T00:00:00Z">
        <w:r>
          <w:t xml:space="preserve">,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and the predictions</w:t>
        </w:r>
      </w:ins>
      <w:ins w:id="23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231" w:author="PR Preview" w:date="2026-01-01T00:00:00Z">
        <w:r>
          <w:t xml:space="preserve">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over repeated training sets,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average</w:t>
        </w:r>
      </w:ins>
      <w:ins w:id="236" w:author="PR Preview" w:date="2026-01-01T00:00:00Z">
        <w:r>
          <w:t xml:space="preserve"> </w:t>
        </w:r>
      </w:ins>
      <m:oMath>
        <m:r>
          <m:t>11</m:t>
        </m:r>
      </m:oMath>
      <w:ins w:id="237" w:author="PR Preview" w:date="2026-01-01T00:00:00Z">
        <w:r>
          <w:t xml:space="preserve">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63"/>
    <w:bookmarkStart w:id="64" w:name="thm-prediction-error"/>
    <w:p>
      <w:pPr>
        <w:pStyle w:val="BodyText"/>
      </w:pPr>
      <w:del w:id="240" w:author="PR Preview" w:date="2026-01-01T00:00:00Z">
        <w:r>
          <w:rPr>
            <w:b/>
            <w:bCs/>
          </w:rPr>
          <w:delText xml:space="preserve">Theorem 5 (Expected squared prediction error)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Let</w:delText>
        </w:r>
      </w:del>
      <w:del w:id="24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del w:id="244" w:author="PR Preview" w:date="2026-01-01T00:00:00Z">
        <w:r>
          <w:delText xml:space="preserve">,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where</w:delText>
        </w:r>
      </w:del>
      <w:del w:id="247" w:author="PR Preview" w:date="2026-01-01T00:00:00Z">
        <w:r>
          <w:delText xml:space="preserve"> </w:delText>
        </w:r>
      </w:del>
      <m:oMath>
        <m:r>
          <m:t>f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is a fixed function,</w:delText>
        </w:r>
      </w:del>
      <w:del w:id="250" w:author="PR Preview" w:date="2026-01-01T00:00:00Z">
        <w:r>
          <w:delText xml:space="preserve"> </w:delText>
        </w:r>
      </w:del>
      <m:oMath>
        <m:r>
          <m:t>ε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has</w:delText>
        </w:r>
      </w:del>
      <w:del w:id="25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and</w:delText>
        </w:r>
      </w:del>
      <w:del w:id="25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257" w:author="PR Preview" w:date="2026-01-01T00:00:00Z">
        <w:r>
          <w:delText xml:space="preserve">,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and</w:delText>
        </w:r>
      </w:del>
      <w:del w:id="260" w:author="PR Preview" w:date="2026-01-01T00:00:00Z">
        <w:r>
          <w:delText xml:space="preserve"> </w:delText>
        </w:r>
      </w:del>
      <m:oMath>
        <m:r>
          <m:t>ε</m:t>
        </m:r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is independent of the prediction</w:delText>
        </w:r>
      </w:del>
      <w:del w:id="26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64" w:author="PR Preview" w:date="2026-01-01T00:00:00Z">
        <w:r>
          <w:delText xml:space="preserve">,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which has</w:delText>
        </w:r>
      </w:del>
      <w:del w:id="26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68" w:author="PR Preview" w:date="2026-01-01T00:00:00Z">
        <w:r>
          <w:delText xml:space="preserve">.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Then</w:delText>
        </w:r>
      </w:del>
    </w:p>
    <w:p>
      <w:pPr>
        <w:pStyle w:val="BodyText"/>
      </w:pPr>
      <w:ins w:id="271" w:author="PR Preview" w:date="2026-01-01T00:00:00Z">
        <w:r>
          <w:rPr>
            <w:b/>
            <w:bCs/>
          </w:rPr>
          <w:t xml:space="preserve">Theorem 6 (Expected squared prediction error)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Let</w:t>
        </w:r>
      </w:ins>
      <w:ins w:id="27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where</w:t>
        </w:r>
      </w:ins>
      <w:ins w:id="278" w:author="PR Preview" w:date="2026-01-01T00:00:00Z">
        <w:r>
          <w:t xml:space="preserve"> </w:t>
        </w:r>
      </w:ins>
      <m:oMath>
        <m:r>
          <m:t>f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is a fixed function,</w:t>
        </w:r>
      </w:ins>
      <w:ins w:id="281" w:author="PR Preview" w:date="2026-01-01T00:00:00Z">
        <w:r>
          <w:t xml:space="preserve"> </w:t>
        </w:r>
      </w:ins>
      <m:oMath>
        <m:r>
          <m:t>ε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has</w:t>
        </w:r>
      </w:ins>
      <w:ins w:id="28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and</w:t>
        </w:r>
      </w:ins>
      <w:ins w:id="28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288" w:author="PR Preview" w:date="2026-01-01T00:00:00Z">
        <w:r>
          <w:t xml:space="preserve">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and</w:t>
        </w:r>
      </w:ins>
      <w:ins w:id="291" w:author="PR Preview" w:date="2026-01-01T00:00:00Z">
        <w:r>
          <w:t xml:space="preserve"> </w:t>
        </w:r>
      </w:ins>
      <m:oMath>
        <m:r>
          <m:t>ε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is independent of the prediction</w:t>
        </w:r>
      </w:ins>
      <w:ins w:id="2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295" w:author="PR Preview" w:date="2026-01-01T00:00:00Z">
        <w:r>
          <w:t xml:space="preserve">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which has</w:t>
        </w:r>
      </w:ins>
      <w:ins w:id="29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99" w:author="PR Preview" w:date="2026-01-01T00:00:00Z">
        <w:r>
          <w:t xml:space="preserve">.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65" w:name="def-irreducible-error"/>
    <w:p>
      <w:pPr>
        <w:pStyle w:val="BodyText"/>
      </w:pPr>
      <w:del w:id="302" w:author="PR Preview" w:date="2026-01-01T00:00:00Z">
        <w:r>
          <w:rPr>
            <w:b/>
            <w:bCs/>
          </w:rPr>
          <w:delText xml:space="preserve">Definition 10 (Irreducible error)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In</w:delText>
        </w:r>
      </w:del>
      <w:del w:id="305" w:author="PR Preview" w:date="2026-01-01T00:00:00Z">
        <w:r>
          <w:delText xml:space="preserve"> </w:delText>
        </w:r>
      </w:del>
      <w:hyperlink w:anchor="thm-prediction-error">
        <w:del w:id="30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07" w:author="PR Preview" w:date="2026-01-01T00:00:00Z">
        <w:r>
          <w:delText xml:space="preserve">,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the term</w:delText>
        </w:r>
      </w:del>
      <w:del w:id="31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is the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rPr>
            <w:b/>
            <w:bCs/>
          </w:rPr>
          <w:delText xml:space="preserve">irreducible error</w:delText>
        </w:r>
      </w:del>
      <w:del w:id="315" w:author="PR Preview" w:date="2026-01-01T00:00:00Z">
        <w:r>
          <w:delText xml:space="preserve">.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It does not depend on the prediction</w:delText>
        </w:r>
      </w:del>
      <w:del w:id="31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319" w:author="PR Preview" w:date="2026-01-01T00:00:00Z">
        <w:r>
          <w:delText xml:space="preserve">,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so no choice of prediction can remove it.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For example, in</w:delText>
        </w:r>
      </w:del>
      <w:del w:id="324" w:author="PR Preview" w:date="2026-01-01T00:00:00Z">
        <w:r>
          <w:delText xml:space="preserve"> </w:delText>
        </w:r>
      </w:del>
      <w:hyperlink w:anchor="exr-prediction-error">
        <w:del w:id="325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326" w:author="PR Preview" w:date="2026-01-01T00:00:00Z">
        <w:r>
          <w:delText xml:space="preserve">,</w:delText>
        </w:r>
      </w:del>
      <w:del w:id="32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328" w:author="PR Preview" w:date="2026-01-01T00:00:00Z">
        <w:r>
          <w:delText xml:space="preserve">,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so every prediction there has expected squared error at least</w:delText>
        </w:r>
      </w:del>
      <w:del w:id="331" w:author="PR Preview" w:date="2026-01-01T00:00:00Z">
        <w:r>
          <w:delText xml:space="preserve"> </w:delText>
        </w:r>
      </w:del>
      <m:oMath>
        <m:r>
          <m:t>3</m:t>
        </m:r>
      </m:oMath>
      <w:del w:id="332" w:author="PR Preview" w:date="2026-01-01T00:00:00Z">
        <w:r>
          <w:delText xml:space="preserve">.</w:delText>
        </w:r>
      </w:del>
    </w:p>
    <w:p>
      <w:pPr>
        <w:pStyle w:val="BodyText"/>
      </w:pPr>
      <w:ins w:id="333" w:author="PR Preview" w:date="2026-01-01T00:00:00Z">
        <w:r>
          <w:rPr>
            <w:b/>
            <w:bCs/>
          </w:rPr>
          <w:t xml:space="preserve">Definition 10 (Irreducible error)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In</w:t>
        </w:r>
      </w:ins>
      <w:ins w:id="336" w:author="PR Preview" w:date="2026-01-01T00:00:00Z">
        <w:r>
          <w:t xml:space="preserve"> </w:t>
        </w:r>
      </w:ins>
      <w:hyperlink w:anchor="thm-prediction-error">
        <w:ins w:id="337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38" w:author="PR Preview" w:date="2026-01-01T00:00:00Z">
        <w:r>
          <w:t xml:space="preserve">,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the term</w:t>
        </w:r>
      </w:ins>
      <w:ins w:id="34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is the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rPr>
            <w:b/>
            <w:bCs/>
          </w:rPr>
          <w:t xml:space="preserve">irreducible error</w:t>
        </w:r>
      </w:ins>
      <w:ins w:id="346" w:author="PR Preview" w:date="2026-01-01T00:00:00Z">
        <w:r>
          <w:t xml:space="preserve">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It does not depend on the prediction</w:t>
        </w:r>
      </w:ins>
      <w:ins w:id="34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350" w:author="PR Preview" w:date="2026-01-01T00:00:00Z">
        <w:r>
          <w:t xml:space="preserve">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so no choice of prediction can remove it.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For example, in</w:t>
        </w:r>
      </w:ins>
      <w:ins w:id="355" w:author="PR Preview" w:date="2026-01-01T00:00:00Z">
        <w:r>
          <w:t xml:space="preserve"> </w:t>
        </w:r>
      </w:ins>
      <w:hyperlink w:anchor="exr-prediction-error">
        <w:ins w:id="356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357" w:author="PR Preview" w:date="2026-01-01T00:00:00Z">
        <w:r>
          <w:t xml:space="preserve">,</w:t>
        </w:r>
      </w:ins>
      <w:ins w:id="35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359" w:author="PR Preview" w:date="2026-01-01T00:00:00Z">
        <w:r>
          <w:t xml:space="preserve">,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so every prediction there has expected squared error at least</w:t>
        </w:r>
      </w:ins>
      <w:ins w:id="362" w:author="PR Preview" w:date="2026-01-01T00:00:00Z">
        <w:r>
          <w:t xml:space="preserve"> </w:t>
        </w:r>
      </w:ins>
      <m:oMath>
        <m:r>
          <m:t>3</m:t>
        </m:r>
      </m:oMath>
      <w:ins w:id="363" w:author="PR Preview" w:date="2026-01-01T00:00:00Z">
        <w:r>
          <w:t xml:space="preserve">.</w:t>
        </w:r>
      </w:ins>
    </w:p>
    <w:bookmarkEnd w:id="6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66"/>
    <w:bookmarkStart w:id="114" w:name="covariance"/>
    <w:p>
      <w:pPr>
        <w:pStyle w:val="Heading2"/>
      </w:pPr>
      <w:del w:id="364" w:author="PR Preview" w:date="2026-01-01T00:00:00Z">
        <w:r>
          <w:delText xml:space="preserve">4 Covariance</w:delText>
        </w:r>
      </w:del>
    </w:p>
    <w:p>
      <w:pPr>
        <w:pStyle w:val="Heading2"/>
      </w:pPr>
      <w:ins w:id="365" w:author="PR Preview" w:date="2026-01-01T00:00:00Z">
        <w:r>
          <w:t xml:space="preserve">5 Covariance</w:t>
        </w:r>
      </w:ins>
    </w:p>
    <w:bookmarkStart w:id="67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7"/>
    <w:bookmarkStart w:id="68" w:name="thm-alt-cov"/>
    <w:p>
      <w:pPr>
        <w:pStyle w:val="FirstParagraph"/>
      </w:pPr>
      <w:del w:id="366" w:author="PR Preview" w:date="2026-01-01T00:00:00Z">
        <w:r>
          <w:rPr>
            <w:b/>
            <w:bCs/>
          </w:rPr>
          <w:delText xml:space="preserve">Theorem 6 (Alternative formula for covariance)</w:delText>
        </w:r>
      </w:del>
    </w:p>
    <w:p>
      <w:pPr>
        <w:pStyle w:val="FirstParagraph"/>
      </w:pPr>
      <w:ins w:id="367" w:author="PR Preview" w:date="2026-01-01T00:00:00Z">
        <w:r>
          <w:rPr>
            <w:b/>
            <w:bCs/>
          </w:rPr>
          <w:t xml:space="preserve">Theorem 7 (Alternative formula for covariance)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9" w:name="exm-alt-cov"/>
    <w:p>
      <w:pPr>
        <w:pStyle w:val="FirstParagraph"/>
      </w:pPr>
      <w:del w:id="368" w:author="PR Preview" w:date="2026-01-01T00:00:00Z">
        <w:r>
          <w:rPr>
            <w:b/>
            <w:bCs/>
          </w:rPr>
          <w:delText xml:space="preserve">Example 10 (Covariance of a binary exposure and outcome)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For the joint PMF in</w:delText>
        </w:r>
      </w:del>
      <w:del w:id="371" w:author="PR Preview" w:date="2026-01-01T00:00:00Z">
        <w:r>
          <w:delText xml:space="preserve"> </w:delText>
        </w:r>
      </w:del>
      <w:hyperlink w:anchor="exm-cond-variance">
        <w:del w:id="372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373" w:author="PR Preview" w:date="2026-01-01T00:00:00Z">
        <w:r>
          <w:delText xml:space="preserve">,</w:delText>
        </w:r>
      </w:del>
    </w:p>
    <w:p>
      <w:pPr>
        <w:pStyle w:val="FirstParagraph"/>
      </w:pPr>
      <w:ins w:id="374" w:author="PR Preview" w:date="2026-01-01T00:00:00Z">
        <w:r>
          <w:rPr>
            <w:b/>
            <w:bCs/>
          </w:rPr>
          <w:t xml:space="preserve">Example 11 (Covariance of a binary exposure and outcome)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For the joint PMF in</w:t>
        </w:r>
      </w:ins>
      <w:ins w:id="377" w:author="PR Preview" w:date="2026-01-01T00:00:00Z">
        <w:r>
          <w:t xml:space="preserve"> </w:t>
        </w:r>
      </w:ins>
      <w:hyperlink w:anchor="exm-cond-variance">
        <w:ins w:id="37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7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9"/>
    <w:bookmarkStart w:id="71" w:name="thm-indpt-uncorrelated"/>
    <w:p>
      <w:pPr>
        <w:pStyle w:val="FirstParagraph"/>
      </w:pPr>
      <w:del w:id="380" w:author="PR Preview" w:date="2026-01-01T00:00:00Z">
        <w:r>
          <w:rPr>
            <w:b/>
            <w:bCs/>
          </w:rPr>
          <w:delText xml:space="preserve">Theorem 7 (Independent random variables have zero covariance)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If</w:delText>
        </w:r>
      </w:del>
      <w:del w:id="383" w:author="PR Preview" w:date="2026-01-01T00:00:00Z">
        <w:r>
          <w:delText xml:space="preserve"> </w:delText>
        </w:r>
      </w:del>
      <m:oMath>
        <m:r>
          <m:t>X</m:t>
        </m:r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and</w:delText>
        </w:r>
      </w:del>
      <w:del w:id="386" w:author="PR Preview" w:date="2026-01-01T00:00:00Z">
        <w:r>
          <w:delText xml:space="preserve"> </w:delText>
        </w:r>
      </w:del>
      <m:oMath>
        <m:r>
          <m:t>Y</m:t>
        </m:r>
      </m:oMath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are</w:delText>
        </w:r>
      </w:del>
      <w:del w:id="389" w:author="PR Preview" w:date="2026-01-01T00:00:00Z">
        <w:r>
          <w:delText xml:space="preserve"> </w:delText>
        </w:r>
      </w:del>
      <w:hyperlink r:id="rId70">
        <w:del w:id="390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391" w:author="PR Preview" w:date="2026-01-01T00:00:00Z">
        <w:r>
          <w:delText xml:space="preserve">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each discrete or continuous,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with defined expectations,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then:</w:delText>
        </w:r>
      </w:del>
    </w:p>
    <w:p>
      <w:pPr>
        <w:pStyle w:val="FirstParagraph"/>
      </w:pPr>
      <w:ins w:id="398" w:author="PR Preview" w:date="2026-01-01T00:00:00Z">
        <w:r>
          <w:rPr>
            <w:b/>
            <w:bCs/>
          </w:rPr>
          <w:t xml:space="preserve">Theorem 8 (Independent random variables have zero covariance)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If</w:t>
        </w:r>
      </w:ins>
      <w:ins w:id="401" w:author="PR Preview" w:date="2026-01-01T00:00:00Z">
        <w:r>
          <w:t xml:space="preserve"> </w:t>
        </w:r>
      </w:ins>
      <m:oMath>
        <m:r>
          <m:t>X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and</w:t>
        </w:r>
      </w:ins>
      <w:ins w:id="404" w:author="PR Preview" w:date="2026-01-01T00:00:00Z">
        <w:r>
          <w:t xml:space="preserve"> </w:t>
        </w:r>
      </w:ins>
      <m:oMath>
        <m:r>
          <m:t>Y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are</w:t>
        </w:r>
      </w:ins>
      <w:ins w:id="407" w:author="PR Preview" w:date="2026-01-01T00:00:00Z">
        <w:r>
          <w:t xml:space="preserve"> </w:t>
        </w:r>
      </w:ins>
      <w:hyperlink r:id="rId70">
        <w:ins w:id="408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409" w:author="PR Preview" w:date="2026-01-01T00:00:00Z">
        <w:r>
          <w:t xml:space="preserve">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each discrete or continuous,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with defined expectations,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0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5" w:name="exm-indpt-uncorrelated"/>
    <w:p>
      <w:pPr>
        <w:pStyle w:val="FirstParagraph"/>
      </w:pPr>
      <w:del w:id="416" w:author="PR Preview" w:date="2026-01-01T00:00:00Z">
        <w:r>
          <w:rPr>
            <w:b/>
            <w:bCs/>
          </w:rPr>
          <w:delText xml:space="preserve">Example 11 (Two independent coin flips)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For the independent coin flips</w:delText>
        </w:r>
      </w:del>
      <w:del w:id="4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and</w:delText>
        </w:r>
      </w:del>
      <w:del w:id="42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of</w:delText>
        </w:r>
      </w:del>
      <w:del w:id="425" w:author="PR Preview" w:date="2026-01-01T00:00:00Z">
        <w:r>
          <w:delText xml:space="preserve"> </w:delText>
        </w:r>
      </w:del>
      <w:hyperlink r:id="rId74">
        <w:del w:id="426" w:author="PR Preview" w:date="2026-01-01T00:00:00Z">
          <w:r>
            <w:rPr>
              <w:rStyle w:val="Hyperlink"/>
            </w:rPr>
            <w:delText xml:space="preserve">the independence page’s example</w:delText>
          </w:r>
        </w:del>
      </w:hyperlink>
      <w:del w:id="427" w:author="PR Preview" w:date="2026-01-01T00:00:00Z">
        <w:r>
          <w:delText xml:space="preserve">,</w:delText>
        </w:r>
      </w:del>
      <w:del w:id="42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only when both flips are heads,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31" w:author="PR Preview" w:date="2026-01-01T00:00:00Z">
        <w:r>
          <w:delText xml:space="preserve">so</w:delText>
        </w:r>
      </w:del>
      <w:del w:id="432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33" w:author="PR Preview" w:date="2026-01-01T00:00:00Z">
        <w:r>
          <w:delText xml:space="preserve">, as</w:delText>
        </w:r>
      </w:del>
      <w:del w:id="434" w:author="PR Preview" w:date="2026-01-01T00:00:00Z">
        <w:r>
          <w:delText xml:space="preserve"> </w:delText>
        </w:r>
      </w:del>
      <w:hyperlink w:anchor="thm-indpt-uncorrelated">
        <w:del w:id="435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requires.</w:delText>
        </w:r>
      </w:del>
    </w:p>
    <w:p>
      <w:pPr>
        <w:pStyle w:val="BodyText"/>
      </w:pPr>
      <w:del w:id="438" w:author="PR Preview" w:date="2026-01-01T00:00:00Z">
        <w:r>
          <w:rPr>
            <w:b/>
            <w:bCs/>
          </w:rPr>
          <w:delText xml:space="preserve">Example 12 (Zero covariance without independence)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The converse of</w:delText>
        </w:r>
      </w:del>
      <w:del w:id="441" w:author="PR Preview" w:date="2026-01-01T00:00:00Z">
        <w:r>
          <w:delText xml:space="preserve"> </w:delText>
        </w:r>
      </w:del>
      <w:hyperlink w:anchor="thm-indpt-uncorrelated">
        <w:del w:id="442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is false.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Let</w:delText>
        </w:r>
      </w:del>
      <w:del w:id="447" w:author="PR Preview" w:date="2026-01-01T00:00:00Z">
        <w:r>
          <w:delText xml:space="preserve"> </w:delText>
        </w:r>
      </w:del>
      <m:oMath>
        <m:r>
          <m:t>X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take the values</w:delText>
        </w:r>
      </w:del>
      <w:del w:id="45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51" w:author="PR Preview" w:date="2026-01-01T00:00:00Z">
        <w:r>
          <w:delText xml:space="preserve">,</w:delText>
        </w:r>
      </w:del>
      <w:del w:id="452" w:author="PR Preview" w:date="2026-01-01T00:00:00Z">
        <w:r>
          <w:delText xml:space="preserve"> </w:delText>
        </w:r>
      </w:del>
      <m:oMath>
        <m:r>
          <m:t>0</m:t>
        </m:r>
      </m:oMath>
      <w:del w:id="453" w:author="PR Preview" w:date="2026-01-01T00:00:00Z">
        <w:r>
          <w:delText xml:space="preserve">, and</w:delText>
        </w:r>
      </w:del>
      <w:del w:id="454" w:author="PR Preview" w:date="2026-01-01T00:00:00Z">
        <w:r>
          <w:delText xml:space="preserve"> </w:delText>
        </w:r>
      </w:del>
      <m:oMath>
        <m:r>
          <m:t>1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with probability</w:delText>
        </w:r>
      </w:del>
      <w:del w:id="45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3</m:t>
        </m:r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each,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and let</w:delText>
        </w:r>
      </w:del>
      <w:del w:id="46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463" w:author="PR Preview" w:date="2026-01-01T00:00:00Z">
        <w:r>
          <w:delText xml:space="preserve">.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Then</w:delText>
        </w:r>
      </w:del>
    </w:p>
    <w:p>
      <w:pPr>
        <w:pStyle w:val="FirstParagraph"/>
      </w:pPr>
      <w:ins w:id="466" w:author="PR Preview" w:date="2026-01-01T00:00:00Z">
        <w:r>
          <w:rPr>
            <w:b/>
            <w:bCs/>
          </w:rPr>
          <w:t xml:space="preserve">Example 12 (Two independent coin flips)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For the independent coin flips</w:t>
        </w:r>
      </w:ins>
      <w:ins w:id="4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and</w:t>
        </w:r>
      </w:ins>
      <w:ins w:id="47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of</w:t>
        </w:r>
      </w:ins>
      <w:ins w:id="475" w:author="PR Preview" w:date="2026-01-01T00:00:00Z">
        <w:r>
          <w:t xml:space="preserve"> </w:t>
        </w:r>
      </w:ins>
      <w:hyperlink r:id="rId74">
        <w:ins w:id="476" w:author="PR Preview" w:date="2026-01-01T00:00:00Z">
          <w:r>
            <w:rPr>
              <w:rStyle w:val="Hyperlink"/>
            </w:rPr>
            <w:t xml:space="preserve">the independence page’s example</w:t>
          </w:r>
        </w:ins>
      </w:hyperlink>
      <w:ins w:id="477" w:author="PR Preview" w:date="2026-01-01T00:00:00Z">
        <w:r>
          <w:t xml:space="preserve">,</w:t>
        </w:r>
      </w:ins>
      <w:ins w:id="47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only when both flips are heads,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81" w:author="PR Preview" w:date="2026-01-01T00:00:00Z">
        <w:r>
          <w:t xml:space="preserve">so</w:t>
        </w:r>
      </w:ins>
      <w:ins w:id="482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483" w:author="PR Preview" w:date="2026-01-01T00:00:00Z">
        <w:r>
          <w:t xml:space="preserve">, as</w:t>
        </w:r>
      </w:ins>
      <w:ins w:id="484" w:author="PR Preview" w:date="2026-01-01T00:00:00Z">
        <w:r>
          <w:t xml:space="preserve"> </w:t>
        </w:r>
      </w:ins>
      <w:hyperlink w:anchor="thm-indpt-uncorrelated">
        <w:ins w:id="48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requires.</w:t>
        </w:r>
      </w:ins>
    </w:p>
    <w:bookmarkEnd w:id="75"/>
    <w:bookmarkStart w:id="76" w:name="exm-uncorrelated-not-indpt"/>
    <w:p>
      <w:pPr>
        <w:pStyle w:val="BodyText"/>
      </w:pPr>
      <w:ins w:id="488" w:author="PR Preview" w:date="2026-01-01T00:00:00Z">
        <w:r>
          <w:rPr>
            <w:b/>
            <w:bCs/>
          </w:rPr>
          <w:t xml:space="preserve">Example 13 (Zero covariance without independence)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The converse of</w:t>
        </w:r>
      </w:ins>
      <w:ins w:id="491" w:author="PR Preview" w:date="2026-01-01T00:00:00Z">
        <w:r>
          <w:t xml:space="preserve"> </w:t>
        </w:r>
      </w:ins>
      <w:hyperlink w:anchor="thm-indpt-uncorrelated">
        <w:ins w:id="49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is false.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Let</w:t>
        </w:r>
      </w:ins>
      <w:ins w:id="497" w:author="PR Preview" w:date="2026-01-01T00:00:00Z">
        <w:r>
          <w:t xml:space="preserve"> </w:t>
        </w:r>
      </w:ins>
      <m:oMath>
        <m:r>
          <m:t>X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take the values</w:t>
        </w:r>
      </w:ins>
      <w:ins w:id="50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m:oMath>
        <m:r>
          <m:t>0</m:t>
        </m:r>
      </m:oMath>
      <w:ins w:id="503" w:author="PR Preview" w:date="2026-01-01T00:00:00Z">
        <w:r>
          <w:t xml:space="preserve">, and</w:t>
        </w:r>
      </w:ins>
      <w:ins w:id="504" w:author="PR Preview" w:date="2026-01-01T00:00:00Z">
        <w:r>
          <w:t xml:space="preserve"> </w:t>
        </w:r>
      </w:ins>
      <m:oMath>
        <m:r>
          <m:t>1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with probability</w:t>
        </w:r>
      </w:ins>
      <w:ins w:id="50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3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each,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and let</w:t>
        </w:r>
      </w:ins>
      <w:ins w:id="51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513" w:author="PR Preview" w:date="2026-01-01T00:00:00Z">
        <w:r>
          <w:t xml:space="preserve">.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8" w:name="exm-correlation"/>
    <w:p>
      <w:pPr>
        <w:pStyle w:val="BodyText"/>
      </w:pPr>
      <w:del w:id="516" w:author="PR Preview" w:date="2026-01-01T00:00:00Z">
        <w:r>
          <w:rPr>
            <w:b/>
            <w:bCs/>
          </w:rPr>
          <w:delText xml:space="preserve">Example 13 (Correlation of a binary exposure and outcome)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In</w:delText>
        </w:r>
      </w:del>
      <w:del w:id="519" w:author="PR Preview" w:date="2026-01-01T00:00:00Z">
        <w:r>
          <w:delText xml:space="preserve"> </w:delText>
        </w:r>
      </w:del>
      <w:hyperlink w:anchor="exm-alt-cov">
        <w:del w:id="520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521" w:author="PR Preview" w:date="2026-01-01T00:00:00Z">
        <w:r>
          <w:delText xml:space="preserve">,</w:delText>
        </w:r>
      </w:del>
      <w:del w:id="522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del w:id="523" w:author="PR Preview" w:date="2026-01-01T00:00:00Z">
        <w:r>
          <w:delText xml:space="preserve">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where</w:delText>
        </w:r>
      </w:del>
      <w:del w:id="52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has</w:delText>
        </w:r>
      </w:del>
      <w:del w:id="529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(</w:delText>
        </w:r>
      </w:del>
      <w:hyperlink w:anchor="exm-variance-bernoulli">
        <w:del w:id="53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533" w:author="PR Preview" w:date="2026-01-01T00:00:00Z">
        <w:r>
          <w:delText xml:space="preserve">)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and</w:delText>
        </w:r>
      </w:del>
      <w:del w:id="536" w:author="PR Preview" w:date="2026-01-01T00:00:00Z">
        <w:r>
          <w:delText xml:space="preserve"> </w:delText>
        </w:r>
      </w:del>
      <m:oMath>
        <m:r>
          <m:t>Y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has</w:delText>
        </w:r>
      </w:del>
      <w:del w:id="539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(</w:delText>
        </w:r>
      </w:del>
      <w:hyperlink w:anchor="exm-total-variance">
        <w:del w:id="542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543" w:author="PR Preview" w:date="2026-01-01T00:00:00Z">
        <w:r>
          <w:delText xml:space="preserve">), so:</w:delText>
        </w:r>
      </w:del>
    </w:p>
    <w:p>
      <w:pPr>
        <w:pStyle w:val="BodyText"/>
      </w:pPr>
      <w:ins w:id="544" w:author="PR Preview" w:date="2026-01-01T00:00:00Z">
        <w:r>
          <w:rPr>
            <w:b/>
            <w:bCs/>
          </w:rPr>
          <w:t xml:space="preserve">Example 14 (Correlation of a binary exposure and outcome)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In</w:t>
        </w:r>
      </w:ins>
      <w:ins w:id="547" w:author="PR Preview" w:date="2026-01-01T00:00:00Z">
        <w:r>
          <w:t xml:space="preserve"> </w:t>
        </w:r>
      </w:ins>
      <w:hyperlink w:anchor="exm-alt-cov">
        <w:ins w:id="548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549" w:author="PR Preview" w:date="2026-01-01T00:00:00Z">
        <w:r>
          <w:t xml:space="preserve">,</w:t>
        </w:r>
      </w:ins>
      <w:ins w:id="550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ins w:id="551" w:author="PR Preview" w:date="2026-01-01T00:00:00Z">
        <w:r>
          <w:t xml:space="preserve">,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where</w:t>
        </w:r>
      </w:ins>
      <w:ins w:id="55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has</w:t>
        </w:r>
      </w:ins>
      <w:ins w:id="55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(</w:t>
        </w:r>
      </w:ins>
      <w:hyperlink w:anchor="exm-variance-bernoulli">
        <w:ins w:id="56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561" w:author="PR Preview" w:date="2026-01-01T00:00:00Z">
        <w:r>
          <w:t xml:space="preserve">)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and</w:t>
        </w:r>
      </w:ins>
      <w:ins w:id="564" w:author="PR Preview" w:date="2026-01-01T00:00:00Z">
        <w:r>
          <w:t xml:space="preserve"> </w:t>
        </w:r>
      </w:ins>
      <m:oMath>
        <m:r>
          <m:t>Y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has</w:t>
        </w:r>
      </w:ins>
      <w:ins w:id="56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(</w:t>
        </w:r>
      </w:ins>
      <w:hyperlink w:anchor="exm-total-variance">
        <w:ins w:id="570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571" w:author="PR Preview" w:date="2026-01-01T00:00:00Z">
        <w:r>
          <w:t xml:space="preserve">),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8"/>
    <w:bookmarkStart w:id="79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p>
      <w:pPr>
        <w:pStyle w:val="FirstParagraph"/>
      </w:pPr>
      <w:del w:id="572" w:author="PR Preview" w:date="2026-01-01T00:00:00Z">
        <w:r>
          <w:rPr>
            <w:i/>
            <w:iCs/>
          </w:rPr>
          <w:delText xml:space="preserve">Remark</w:delText>
        </w:r>
      </w:del>
      <w:del w:id="573" w:author="PR Preview" w:date="2026-01-01T00:00:00Z">
        <w:r>
          <w:delText xml:space="preserve">. </w:delText>
        </w:r>
      </w:del>
      <w:hyperlink w:anchor="thm-indpt-uncorrelated">
        <w:del w:id="574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says independent random variables are uncorrelated,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and</w:delText>
        </w:r>
      </w:del>
      <w:del w:id="579" w:author="PR Preview" w:date="2026-01-01T00:00:00Z">
        <w:r>
          <w:delText xml:space="preserve"> </w:delText>
        </w:r>
      </w:del>
      <w:hyperlink w:anchor="exm-uncorrelated-not-indpt">
        <w:del w:id="580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shows the converse fails.</w:delText>
        </w:r>
      </w:del>
    </w:p>
    <w:p>
      <w:pPr>
        <w:pStyle w:val="BodyText"/>
      </w:pPr>
      <w:del w:id="583" w:author="PR Preview" w:date="2026-01-01T00:00:00Z">
        <w:r>
          <w:rPr>
            <w:b/>
            <w:bCs/>
          </w:rPr>
          <w:delText xml:space="preserve">Example 14 (Correlated and uncorrelated pairs)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In</w:delText>
        </w:r>
      </w:del>
      <w:del w:id="586" w:author="PR Preview" w:date="2026-01-01T00:00:00Z">
        <w:r>
          <w:delText xml:space="preserve"> </w:delText>
        </w:r>
      </w:del>
      <w:hyperlink w:anchor="exm-uncorrelated-not-indpt">
        <w:del w:id="587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588" w:author="PR Preview" w:date="2026-01-01T00:00:00Z">
        <w:r>
          <w:delText xml:space="preserve">,</w:delText>
        </w:r>
      </w:del>
      <w:del w:id="589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590" w:author="PR Preview" w:date="2026-01-01T00:00:00Z">
        <w:r>
          <w:delText xml:space="preserve">,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so</w:delText>
        </w:r>
      </w:del>
      <w:del w:id="593" w:author="PR Preview" w:date="2026-01-01T00:00:00Z">
        <w:r>
          <w:delText xml:space="preserve"> </w:delText>
        </w:r>
      </w:del>
      <m:oMath>
        <m:r>
          <m:t>X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and</w:delText>
        </w:r>
      </w:del>
      <w:del w:id="59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are uncorrelated.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In</w:delText>
        </w:r>
      </w:del>
      <w:del w:id="601" w:author="PR Preview" w:date="2026-01-01T00:00:00Z">
        <w:r>
          <w:delText xml:space="preserve"> </w:delText>
        </w:r>
      </w:del>
      <w:hyperlink w:anchor="exm-alt-cov">
        <w:del w:id="602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603" w:author="PR Preview" w:date="2026-01-01T00:00:00Z">
        <w:r>
          <w:delText xml:space="preserve">,</w:delText>
        </w:r>
      </w:del>
      <w:del w:id="604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del w:id="605" w:author="PR Preview" w:date="2026-01-01T00:00:00Z">
        <w:r>
          <w:delText xml:space="preserve">,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so the binary exposure and outcome are not uncorrelated.</w:delText>
        </w:r>
      </w:del>
    </w:p>
    <w:p>
      <w:pPr>
        <w:pStyle w:val="BodyText"/>
      </w:pPr>
      <w:del w:id="608" w:author="PR Preview" w:date="2026-01-01T00:00:00Z">
        <w:r>
          <w:rPr>
            <w:b/>
            <w:bCs/>
          </w:rPr>
          <w:delText xml:space="preserve">Corollary 1 (Uncorrelated means zero correlation)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If</w:delText>
        </w:r>
      </w:del>
      <w:del w:id="611" w:author="PR Preview" w:date="2026-01-01T00:00:00Z">
        <w:r>
          <w:delText xml:space="preserve"> </w:delText>
        </w:r>
      </w:del>
      <m:oMath>
        <m:r>
          <m:t>X</m:t>
        </m:r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and</w:delText>
        </w:r>
      </w:del>
      <w:del w:id="614" w:author="PR Preview" w:date="2026-01-01T00:00:00Z">
        <w:r>
          <w:delText xml:space="preserve"> </w:delText>
        </w:r>
      </w:del>
      <m:oMath>
        <m:r>
          <m:t>Y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have finite, positive</w:delText>
        </w:r>
      </w:del>
      <w:del w:id="617" w:author="PR Preview" w:date="2026-01-01T00:00:00Z">
        <w:r>
          <w:delText xml:space="preserve"> </w:delText>
        </w:r>
      </w:del>
      <w:hyperlink w:anchor="def-variance">
        <w:del w:id="618" w:author="PR Preview" w:date="2026-01-01T00:00:00Z">
          <w:r>
            <w:rPr>
              <w:rStyle w:val="Hyperlink"/>
            </w:rPr>
            <w:delText xml:space="preserve">variances</w:delText>
          </w:r>
        </w:del>
      </w:hyperlink>
      <w:del w:id="619" w:author="PR Preview" w:date="2026-01-01T00:00:00Z">
        <w:r>
          <w:delText xml:space="preserve">,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then</w:delText>
        </w:r>
      </w:del>
      <w:del w:id="622" w:author="PR Preview" w:date="2026-01-01T00:00:00Z">
        <w:r>
          <w:delText xml:space="preserve"> </w:delText>
        </w:r>
      </w:del>
      <m:oMath>
        <m:r>
          <m:t>X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and</w:delText>
        </w:r>
      </w:del>
      <w:del w:id="625" w:author="PR Preview" w:date="2026-01-01T00:00:00Z">
        <w:r>
          <w:delText xml:space="preserve"> </w:delText>
        </w:r>
      </w:del>
      <m:oMath>
        <m:r>
          <m:t>Y</m:t>
        </m:r>
      </m:oMath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are</w:delText>
        </w:r>
      </w:del>
      <w:del w:id="628" w:author="PR Preview" w:date="2026-01-01T00:00:00Z">
        <w:r>
          <w:delText xml:space="preserve"> </w:delText>
        </w:r>
      </w:del>
      <w:hyperlink w:anchor="def-uncorrelated">
        <w:del w:id="629" w:author="PR Preview" w:date="2026-01-01T00:00:00Z">
          <w:r>
            <w:rPr>
              <w:rStyle w:val="Hyperlink"/>
            </w:rPr>
            <w:delText xml:space="preserve">uncorrelated</w:delText>
          </w:r>
        </w:del>
      </w:hyperlink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if and only if</w:delText>
        </w:r>
      </w:del>
      <w:del w:id="632" w:author="PR Preview" w:date="2026-01-01T00:00:00Z">
        <w:r>
          <w:delText xml:space="preserve"> </w:delText>
        </w:r>
      </w:del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633" w:author="PR Preview" w:date="2026-01-01T00:00:00Z">
        <w:r>
          <w:delText xml:space="preserve">.</w:delText>
        </w:r>
      </w:del>
    </w:p>
    <w:p>
      <w:pPr>
        <w:pStyle w:val="FirstParagraph"/>
      </w:pPr>
      <w:ins w:id="634" w:author="PR Preview" w:date="2026-01-01T00:00:00Z">
        <w:r>
          <w:rPr>
            <w:i/>
            <w:iCs/>
          </w:rPr>
          <w:t xml:space="preserve">Remark</w:t>
        </w:r>
      </w:ins>
      <w:ins w:id="635" w:author="PR Preview" w:date="2026-01-01T00:00:00Z">
        <w:r>
          <w:t xml:space="preserve">. </w:t>
        </w:r>
      </w:ins>
      <w:hyperlink w:anchor="thm-indpt-uncorrelated">
        <w:ins w:id="636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says independent random variables are uncorrelated,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and</w:t>
        </w:r>
      </w:ins>
      <w:ins w:id="641" w:author="PR Preview" w:date="2026-01-01T00:00:00Z">
        <w:r>
          <w:t xml:space="preserve"> </w:t>
        </w:r>
      </w:ins>
      <w:hyperlink w:anchor="exm-uncorrelated-not-indpt">
        <w:ins w:id="642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shows the converse fails.</w:t>
        </w:r>
      </w:ins>
    </w:p>
    <w:bookmarkStart w:id="80" w:name="exm-uncorrelated"/>
    <w:p>
      <w:pPr>
        <w:pStyle w:val="BodyText"/>
      </w:pPr>
      <w:ins w:id="645" w:author="PR Preview" w:date="2026-01-01T00:00:00Z">
        <w:r>
          <w:rPr>
            <w:b/>
            <w:bCs/>
          </w:rPr>
          <w:t xml:space="preserve">Example 15 (Correlated and uncorrelated pairs)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In</w:t>
        </w:r>
      </w:ins>
      <w:ins w:id="648" w:author="PR Preview" w:date="2026-01-01T00:00:00Z">
        <w:r>
          <w:t xml:space="preserve"> </w:t>
        </w:r>
      </w:ins>
      <w:hyperlink w:anchor="exm-uncorrelated-not-indpt">
        <w:ins w:id="649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650" w:author="PR Preview" w:date="2026-01-01T00:00:00Z">
        <w:r>
          <w:t xml:space="preserve">,</w:t>
        </w:r>
      </w:ins>
      <w:ins w:id="651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652" w:author="PR Preview" w:date="2026-01-01T00:00:00Z">
        <w:r>
          <w:t xml:space="preserve">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so</w:t>
        </w:r>
      </w:ins>
      <w:ins w:id="655" w:author="PR Preview" w:date="2026-01-01T00:00:00Z">
        <w:r>
          <w:t xml:space="preserve"> </w:t>
        </w:r>
      </w:ins>
      <m:oMath>
        <m:r>
          <m:t>X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and</w:t>
        </w:r>
      </w:ins>
      <w:ins w:id="65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are uncorrelated.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In</w:t>
        </w:r>
      </w:ins>
      <w:ins w:id="663" w:author="PR Preview" w:date="2026-01-01T00:00:00Z">
        <w:r>
          <w:t xml:space="preserve"> </w:t>
        </w:r>
      </w:ins>
      <w:hyperlink w:anchor="exm-alt-cov">
        <w:ins w:id="664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665" w:author="PR Preview" w:date="2026-01-01T00:00:00Z">
        <w:r>
          <w:t xml:space="preserve">,</w:t>
        </w:r>
      </w:ins>
      <w:ins w:id="666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ins w:id="667" w:author="PR Preview" w:date="2026-01-01T00:00:00Z">
        <w:r>
          <w:t xml:space="preserve">,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so the binary exposure and outcome are not uncorrelated.</w:t>
        </w:r>
      </w:ins>
    </w:p>
    <w:bookmarkEnd w:id="80"/>
    <w:bookmarkStart w:id="81" w:name="cor-uncorrelated-cor-zero"/>
    <w:p>
      <w:pPr>
        <w:pStyle w:val="BodyText"/>
      </w:pPr>
      <w:ins w:id="670" w:author="PR Preview" w:date="2026-01-01T00:00:00Z">
        <w:r>
          <w:rPr>
            <w:b/>
            <w:bCs/>
          </w:rPr>
          <w:t xml:space="preserve">Corollary 2 (Uncorrelated means zero correlation)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If</w:t>
        </w:r>
      </w:ins>
      <w:ins w:id="673" w:author="PR Preview" w:date="2026-01-01T00:00:00Z">
        <w:r>
          <w:t xml:space="preserve"> </w:t>
        </w:r>
      </w:ins>
      <m:oMath>
        <m:r>
          <m:t>X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and</w:t>
        </w:r>
      </w:ins>
      <w:ins w:id="676" w:author="PR Preview" w:date="2026-01-01T00:00:00Z">
        <w:r>
          <w:t xml:space="preserve"> </w:t>
        </w:r>
      </w:ins>
      <m:oMath>
        <m:r>
          <m:t>Y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have finite, positive</w:t>
        </w:r>
      </w:ins>
      <w:ins w:id="679" w:author="PR Preview" w:date="2026-01-01T00:00:00Z">
        <w:r>
          <w:t xml:space="preserve"> </w:t>
        </w:r>
      </w:ins>
      <w:hyperlink w:anchor="def-variance">
        <w:ins w:id="680" w:author="PR Preview" w:date="2026-01-01T00:00:00Z">
          <w:r>
            <w:rPr>
              <w:rStyle w:val="Hyperlink"/>
            </w:rPr>
            <w:t xml:space="preserve">variances</w:t>
          </w:r>
        </w:ins>
      </w:hyperlink>
      <w:ins w:id="681" w:author="PR Preview" w:date="2026-01-01T00:00:00Z">
        <w:r>
          <w:t xml:space="preserve">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then</w:t>
        </w:r>
      </w:ins>
      <w:ins w:id="684" w:author="PR Preview" w:date="2026-01-01T00:00:00Z">
        <w:r>
          <w:t xml:space="preserve"> </w:t>
        </w:r>
      </w:ins>
      <m:oMath>
        <m:r>
          <m:t>X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and</w:t>
        </w:r>
      </w:ins>
      <w:ins w:id="687" w:author="PR Preview" w:date="2026-01-01T00:00:00Z">
        <w:r>
          <w:t xml:space="preserve"> </w:t>
        </w:r>
      </w:ins>
      <m:oMath>
        <m:r>
          <m:t>Y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are</w:t>
        </w:r>
      </w:ins>
      <w:ins w:id="690" w:author="PR Preview" w:date="2026-01-01T00:00:00Z">
        <w:r>
          <w:t xml:space="preserve"> </w:t>
        </w:r>
      </w:ins>
      <w:hyperlink w:anchor="def-uncorrelated">
        <w:ins w:id="691" w:author="PR Preview" w:date="2026-01-01T00:00:00Z">
          <w:r>
            <w:rPr>
              <w:rStyle w:val="Hyperlink"/>
            </w:rPr>
            <w:t xml:space="preserve">uncorrelated</w:t>
          </w:r>
        </w:ins>
      </w:hyperlink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if and only if</w:t>
        </w:r>
      </w:ins>
      <w:ins w:id="694" w:author="PR Preview" w:date="2026-01-01T00:00:00Z">
        <w:r>
          <w:t xml:space="preserve"> </w:t>
        </w:r>
      </w:ins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695" w:author="PR Preview" w:date="2026-01-01T00:00:00Z">
        <w:r>
          <w:t xml:space="preserve">.</w:t>
        </w:r>
      </w:ins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82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2"/>
    <w:bookmarkStart w:id="83" w:name="exm-cond-cov"/>
    <w:p>
      <w:pPr>
        <w:pStyle w:val="BodyText"/>
      </w:pPr>
      <w:del w:id="696" w:author="PR Preview" w:date="2026-01-01T00:00:00Z">
        <w:r>
          <w:rPr>
            <w:b/>
            <w:bCs/>
          </w:rPr>
          <w:delText xml:space="preserve">Example 15 (Conditional covariance of a variable with itself)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Taking</w:delText>
        </w:r>
      </w:del>
      <w:del w:id="699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Y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in</w:delText>
        </w:r>
      </w:del>
      <w:del w:id="702" w:author="PR Preview" w:date="2026-01-01T00:00:00Z">
        <w:r>
          <w:delText xml:space="preserve"> </w:delText>
        </w:r>
      </w:del>
      <w:hyperlink w:anchor="def-cond-cov">
        <w:del w:id="70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gives the</w:delText>
        </w:r>
      </w:del>
      <w:del w:id="706" w:author="PR Preview" w:date="2026-01-01T00:00:00Z">
        <w:r>
          <w:delText xml:space="preserve"> </w:delText>
        </w:r>
      </w:del>
      <w:hyperlink w:anchor="def-cond-variance">
        <w:del w:id="707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708" w:author="PR Preview" w:date="2026-01-01T00:00:00Z">
        <w:r>
          <w:delText xml:space="preserve">:</w:delText>
        </w:r>
      </w:del>
      <w:del w:id="709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710" w:author="PR Preview" w:date="2026-01-01T00:00:00Z">
        <w:r>
          <w:delText xml:space="preserve">.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In</w:delText>
        </w:r>
      </w:del>
      <w:del w:id="713" w:author="PR Preview" w:date="2026-01-01T00:00:00Z">
        <w:r>
          <w:delText xml:space="preserve"> </w:delText>
        </w:r>
      </w:del>
      <w:hyperlink w:anchor="exm-cond-variance">
        <w:del w:id="714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715" w:author="PR Preview" w:date="2026-01-01T00:00:00Z">
        <w:r>
          <w:delText xml:space="preserve">, for example,</w:delText>
        </w:r>
      </w:del>
      <w:del w:id="716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del w:id="717" w:author="PR Preview" w:date="2026-01-01T00:00:00Z">
        <w:r>
          <w:delText xml:space="preserve">.</w:delText>
        </w:r>
      </w:del>
    </w:p>
    <w:p>
      <w:pPr>
        <w:pStyle w:val="BodyText"/>
      </w:pPr>
      <w:del w:id="718" w:author="PR Preview" w:date="2026-01-01T00:00:00Z">
        <w:r>
          <w:rPr>
            <w:b/>
            <w:bCs/>
          </w:rPr>
          <w:delText xml:space="preserve">Theorem 8 (Law of total covariance)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For random variables</w:delText>
        </w:r>
      </w:del>
      <w:del w:id="721" w:author="PR Preview" w:date="2026-01-01T00:00:00Z">
        <w:r>
          <w:delText xml:space="preserve"> </w:delText>
        </w:r>
      </w:del>
      <m:oMath>
        <m:r>
          <m:t>X</m:t>
        </m:r>
      </m:oMath>
      <w:del w:id="722" w:author="PR Preview" w:date="2026-01-01T00:00:00Z">
        <w:r>
          <w:delText xml:space="preserve">,</w:delText>
        </w:r>
      </w:del>
      <w:del w:id="723" w:author="PR Preview" w:date="2026-01-01T00:00:00Z">
        <w:r>
          <w:delText xml:space="preserve"> </w:delText>
        </w:r>
      </w:del>
      <m:oMath>
        <m:r>
          <m:t>Y</m:t>
        </m:r>
      </m:oMath>
      <w:del w:id="724" w:author="PR Preview" w:date="2026-01-01T00:00:00Z">
        <w:r>
          <w:delText xml:space="preserve">, and</w:delText>
        </w:r>
      </w:del>
      <w:del w:id="725" w:author="PR Preview" w:date="2026-01-01T00:00:00Z">
        <w:r>
          <w:delText xml:space="preserve"> </w:delText>
        </w:r>
      </w:del>
      <m:oMath>
        <m:r>
          <m:t>Z</m:t>
        </m:r>
      </m:oMath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with</w:delText>
        </w:r>
      </w:del>
      <w:del w:id="72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and</w:delText>
        </w:r>
      </w:del>
      <w:del w:id="73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732" w:author="PR Preview" w:date="2026-01-01T00:00:00Z">
        <w:r>
          <w:delText xml:space="preserve">:</w:delText>
        </w:r>
      </w:del>
    </w:p>
    <w:p>
      <w:pPr>
        <w:pStyle w:val="BodyText"/>
      </w:pPr>
      <w:ins w:id="733" w:author="PR Preview" w:date="2026-01-01T00:00:00Z">
        <w:r>
          <w:rPr>
            <w:b/>
            <w:bCs/>
          </w:rPr>
          <w:t xml:space="preserve">Example 16 (Conditional covariance of a variable with itself)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Taking</w:t>
        </w:r>
      </w:ins>
      <w:ins w:id="73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Y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in</w:t>
        </w:r>
      </w:ins>
      <w:ins w:id="739" w:author="PR Preview" w:date="2026-01-01T00:00:00Z">
        <w:r>
          <w:t xml:space="preserve"> </w:t>
        </w:r>
      </w:ins>
      <w:hyperlink w:anchor="def-cond-cov">
        <w:ins w:id="74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gives the</w:t>
        </w:r>
      </w:ins>
      <w:ins w:id="743" w:author="PR Preview" w:date="2026-01-01T00:00:00Z">
        <w:r>
          <w:t xml:space="preserve"> </w:t>
        </w:r>
      </w:ins>
      <w:hyperlink w:anchor="def-cond-variance">
        <w:ins w:id="744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745" w:author="PR Preview" w:date="2026-01-01T00:00:00Z">
        <w:r>
          <w:t xml:space="preserve">:</w:t>
        </w:r>
      </w:ins>
      <w:ins w:id="746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747" w:author="PR Preview" w:date="2026-01-01T00:00:00Z">
        <w:r>
          <w:t xml:space="preserve">.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In</w:t>
        </w:r>
      </w:ins>
      <w:ins w:id="750" w:author="PR Preview" w:date="2026-01-01T00:00:00Z">
        <w:r>
          <w:t xml:space="preserve"> </w:t>
        </w:r>
      </w:ins>
      <w:hyperlink w:anchor="exm-cond-variance">
        <w:ins w:id="751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752" w:author="PR Preview" w:date="2026-01-01T00:00:00Z">
        <w:r>
          <w:t xml:space="preserve">, for example,</w:t>
        </w:r>
      </w:ins>
      <w:ins w:id="753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ins w:id="754" w:author="PR Preview" w:date="2026-01-01T00:00:00Z">
        <w:r>
          <w:t xml:space="preserve">.</w:t>
        </w:r>
      </w:ins>
    </w:p>
    <w:bookmarkEnd w:id="83"/>
    <w:bookmarkStart w:id="84" w:name="thm-total-cov"/>
    <w:p>
      <w:pPr>
        <w:pStyle w:val="BodyText"/>
      </w:pPr>
      <w:ins w:id="755" w:author="PR Preview" w:date="2026-01-01T00:00:00Z">
        <w:r>
          <w:rPr>
            <w:b/>
            <w:bCs/>
          </w:rPr>
          <w:t xml:space="preserve">Theorem 9 (Law of total covariance)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For random variables</w:t>
        </w:r>
      </w:ins>
      <w:ins w:id="758" w:author="PR Preview" w:date="2026-01-01T00:00:00Z">
        <w:r>
          <w:t xml:space="preserve"> </w:t>
        </w:r>
      </w:ins>
      <m:oMath>
        <m:r>
          <m:t>X</m:t>
        </m:r>
      </m:oMath>
      <w:ins w:id="759" w:author="PR Preview" w:date="2026-01-01T00:00:00Z">
        <w:r>
          <w:t xml:space="preserve">,</w:t>
        </w:r>
      </w:ins>
      <w:ins w:id="760" w:author="PR Preview" w:date="2026-01-01T00:00:00Z">
        <w:r>
          <w:t xml:space="preserve"> </w:t>
        </w:r>
      </w:ins>
      <m:oMath>
        <m:r>
          <m:t>Y</m:t>
        </m:r>
      </m:oMath>
      <w:ins w:id="761" w:author="PR Preview" w:date="2026-01-01T00:00:00Z">
        <w:r>
          <w:t xml:space="preserve">, and</w:t>
        </w:r>
      </w:ins>
      <w:ins w:id="762" w:author="PR Preview" w:date="2026-01-01T00:00:00Z">
        <w:r>
          <w:t xml:space="preserve"> </w:t>
        </w:r>
      </w:ins>
      <m:oMath>
        <m:r>
          <m:t>Z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with</w:t>
        </w:r>
      </w:ins>
      <w:ins w:id="76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and</w:t>
        </w:r>
      </w:ins>
      <w:ins w:id="76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7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5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6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6"/>
    <w:bookmarkStart w:id="87" w:name="thm-vcov-elements"/>
    <w:p>
      <w:pPr>
        <w:pStyle w:val="FirstParagraph"/>
      </w:pPr>
      <w:del w:id="770" w:author="PR Preview" w:date="2026-01-01T00:00:00Z">
        <w:r>
          <w:rPr>
            <w:b/>
            <w:bCs/>
          </w:rPr>
          <w:delText xml:space="preserve">Theorem 9 (Elements of the variance-covariance matrix are pairwise covariances)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For a</w:delText>
        </w:r>
      </w:del>
      <w:del w:id="77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random vector</w:delText>
        </w:r>
      </w:del>
      <w:del w:id="77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77" w:author="PR Preview" w:date="2026-01-01T00:00:00Z">
        <w:r>
          <w:delText xml:space="preserve">,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the</w:delText>
        </w:r>
      </w:del>
      <w:del w:id="7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781" w:author="PR Preview" w:date="2026-01-01T00:00:00Z">
        <w:r>
          <w:delText xml:space="preserve">-th element of</w:delText>
        </w:r>
      </w:del>
      <w:del w:id="78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is</w:delText>
        </w:r>
      </w:del>
      <w:del w:id="785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786" w:author="PR Preview" w:date="2026-01-01T00:00:00Z">
        <w:r>
          <w:delText xml:space="preserve">:</w:delText>
        </w:r>
      </w:del>
    </w:p>
    <w:p>
      <w:pPr>
        <w:pStyle w:val="FirstParagraph"/>
      </w:pPr>
      <w:ins w:id="787" w:author="PR Preview" w:date="2026-01-01T00:00:00Z">
        <w:r>
          <w:rPr>
            <w:b/>
            <w:bCs/>
          </w:rPr>
          <w:t xml:space="preserve">Theorem 10 (Elements of the variance-covariance matrix are pairwise covariances)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For a</w:t>
        </w:r>
      </w:ins>
      <w:ins w:id="7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random vector</w:t>
        </w:r>
      </w:ins>
      <w:ins w:id="7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94" w:author="PR Preview" w:date="2026-01-01T00:00:00Z">
        <w:r>
          <w:t xml:space="preserve">,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the</w:t>
        </w:r>
      </w:ins>
      <w:ins w:id="7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798" w:author="PR Preview" w:date="2026-01-01T00:00:00Z">
        <w:r>
          <w:t xml:space="preserve">-th element of</w:t>
        </w:r>
      </w:ins>
      <w:ins w:id="799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is</w:t>
        </w:r>
      </w:ins>
      <w:ins w:id="802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80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8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9" w:name="thm-vcov-vec"/>
    <w:p>
      <w:pPr>
        <w:pStyle w:val="FirstParagraph"/>
      </w:pPr>
      <w:del w:id="804" w:author="PR Preview" w:date="2026-01-01T00:00:00Z">
        <w:r>
          <w:rPr>
            <w:b/>
            <w:bCs/>
          </w:rPr>
          <w:delText xml:space="preserve">Theorem 10 (Alternate expression for variance of a random vector)</w:delText>
        </w:r>
      </w:del>
    </w:p>
    <w:p>
      <w:pPr>
        <w:pStyle w:val="FirstParagraph"/>
      </w:pPr>
      <w:ins w:id="805" w:author="PR Preview" w:date="2026-01-01T00:00:00Z">
        <w:r>
          <w:rPr>
            <w:b/>
            <w:bCs/>
          </w:rPr>
          <w:t xml:space="preserve">Theorem 11 (Alternate expression for variance of a random vector)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90" w:name="thm-var-lincom"/>
    <w:p>
      <w:pPr>
        <w:pStyle w:val="FirstParagraph"/>
      </w:pPr>
      <w:del w:id="806" w:author="PR Preview" w:date="2026-01-01T00:00:00Z">
        <w:r>
          <w:rPr>
            <w:b/>
            <w:bCs/>
          </w:rPr>
          <w:delText xml:space="preserve">Theorem 11 (Variance of a linear combination)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For any vector of random variables</w:delText>
        </w:r>
      </w:del>
      <w:del w:id="8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and corresponding vector of constants</w:delText>
        </w:r>
      </w:del>
      <w:del w:id="8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813" w:author="PR Preview" w:date="2026-01-01T00:00:00Z">
        <w:r>
          <w:delText xml:space="preserve">,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the variance of their linear combination is:</w:delText>
        </w:r>
      </w:del>
    </w:p>
    <w:p>
      <w:pPr>
        <w:pStyle w:val="FirstParagraph"/>
      </w:pPr>
      <w:ins w:id="816" w:author="PR Preview" w:date="2026-01-01T00:00:00Z">
        <w:r>
          <w:rPr>
            <w:b/>
            <w:bCs/>
          </w:rPr>
          <w:t xml:space="preserve">Theorem 12 (Variance of a linear combination)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For any vector of random variables</w:t>
        </w:r>
      </w:ins>
      <w:ins w:id="8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and corresponding vector of constants</w:t>
        </w:r>
      </w:ins>
      <w:ins w:id="8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823" w:author="PR Preview" w:date="2026-01-01T00:00:00Z">
        <w:r>
          <w:t xml:space="preserve">,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the variance of their linear combination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cor-var-lincom2"/>
    <w:p>
      <w:pPr>
        <w:pStyle w:val="FirstParagraph"/>
      </w:pPr>
      <w:del w:id="826" w:author="PR Preview" w:date="2026-01-01T00:00:00Z">
        <w:r>
          <w:rPr>
            <w:b/>
            <w:bCs/>
          </w:rPr>
          <w:delText xml:space="preserve">Corollary 2 (Variance of a sum of two random variables)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For any two random variables</w:delText>
        </w:r>
      </w:del>
      <w:del w:id="829" w:author="PR Preview" w:date="2026-01-01T00:00:00Z">
        <w:r>
          <w:delText xml:space="preserve"> </w:delText>
        </w:r>
      </w:del>
      <m:oMath>
        <m:r>
          <m:t>X</m:t>
        </m:r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and</w:delText>
        </w:r>
      </w:del>
      <w:del w:id="832" w:author="PR Preview" w:date="2026-01-01T00:00:00Z">
        <w:r>
          <w:delText xml:space="preserve"> </w:delText>
        </w:r>
      </w:del>
      <m:oMath>
        <m:r>
          <m:t>Y</m:t>
        </m:r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and scalars</w:delText>
        </w:r>
      </w:del>
      <w:del w:id="835" w:author="PR Preview" w:date="2026-01-01T00:00:00Z">
        <w:r>
          <w:delText xml:space="preserve"> </w:delText>
        </w:r>
      </w:del>
      <m:oMath>
        <m:r>
          <m:t>a</m:t>
        </m:r>
      </m:oMath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and</w:delText>
        </w:r>
      </w:del>
      <w:del w:id="838" w:author="PR Preview" w:date="2026-01-01T00:00:00Z">
        <w:r>
          <w:delText xml:space="preserve"> </w:delText>
        </w:r>
      </w:del>
      <m:oMath>
        <m:r>
          <m:t>b</m:t>
        </m:r>
      </m:oMath>
      <w:del w:id="83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del w:id="840" w:author="PR Preview" w:date="2026-01-01T00:00:00Z">
        <w:r>
          <w:rPr>
            <w:i/>
            <w:iCs/>
          </w:rPr>
          <w:delText xml:space="preserve">Proof</w:delText>
        </w:r>
      </w:del>
      <w:del w:id="841" w:author="PR Preview" w:date="2026-01-01T00:00:00Z">
        <w:r>
          <w:delText xml:space="preserve">. </w:delText>
        </w:r>
      </w:del>
      <w:del w:id="842" w:author="PR Preview" w:date="2026-01-01T00:00:00Z">
        <w:r>
          <w:delText xml:space="preserve">Apply</w:delText>
        </w:r>
      </w:del>
      <w:del w:id="843" w:author="PR Preview" w:date="2026-01-01T00:00:00Z">
        <w:r>
          <w:delText xml:space="preserve"> </w:delText>
        </w:r>
      </w:del>
      <w:hyperlink w:anchor="thm-var-lincom">
        <w:del w:id="84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with</w:delText>
        </w:r>
      </w:del>
      <w:del w:id="84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</m:oMath>
      <w:del w:id="848" w:author="PR Preview" w:date="2026-01-01T00:00:00Z">
        <w:r>
          <w:delText xml:space="preserve">,</w:delText>
        </w:r>
      </w:del>
      <w:del w:id="84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del w:id="850" w:author="PR Preview" w:date="2026-01-01T00:00:00Z">
        <w:r>
          <w:delText xml:space="preserve">, and</w:delText>
        </w:r>
      </w:del>
      <w:del w:id="85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del w:id="852" w:author="PR Preview" w:date="2026-01-01T00:00:00Z">
        <w:r>
          <w:delText xml:space="preserve">:</w:delText>
        </w:r>
      </w:del>
    </w:p>
    <w:p>
      <w:pPr>
        <w:pStyle w:val="FirstParagraph"/>
      </w:pPr>
      <w:ins w:id="853" w:author="PR Preview" w:date="2026-01-01T00:00:00Z">
        <w:r>
          <w:rPr>
            <w:b/>
            <w:bCs/>
          </w:rPr>
          <w:t xml:space="preserve">Corollary 3 (Variance of a sum of two random variables)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For any two random variables</w:t>
        </w:r>
      </w:ins>
      <w:ins w:id="856" w:author="PR Preview" w:date="2026-01-01T00:00:00Z">
        <w:r>
          <w:t xml:space="preserve"> </w:t>
        </w:r>
      </w:ins>
      <m:oMath>
        <m:r>
          <m:t>X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and</w:t>
        </w:r>
      </w:ins>
      <w:ins w:id="859" w:author="PR Preview" w:date="2026-01-01T00:00:00Z">
        <w:r>
          <w:t xml:space="preserve"> </w:t>
        </w:r>
      </w:ins>
      <m:oMath>
        <m:r>
          <m:t>Y</m:t>
        </m:r>
      </m:oMath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and scalars</w:t>
        </w:r>
      </w:ins>
      <w:ins w:id="862" w:author="PR Preview" w:date="2026-01-01T00:00:00Z">
        <w:r>
          <w:t xml:space="preserve"> </w:t>
        </w:r>
      </w:ins>
      <m:oMath>
        <m:r>
          <m:t>a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and</w:t>
        </w:r>
      </w:ins>
      <w:ins w:id="865" w:author="PR Preview" w:date="2026-01-01T00:00:00Z">
        <w:r>
          <w:t xml:space="preserve"> </w:t>
        </w:r>
      </w:ins>
      <m:oMath>
        <m:r>
          <m:t>b</m:t>
        </m:r>
      </m:oMath>
      <w:ins w:id="8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ins w:id="867" w:author="PR Preview" w:date="2026-01-01T00:00:00Z">
        <w:r>
          <w:rPr>
            <w:i/>
            <w:iCs/>
          </w:rPr>
          <w:t xml:space="preserve">Proof</w:t>
        </w:r>
      </w:ins>
      <w:ins w:id="868" w:author="PR Preview" w:date="2026-01-01T00:00:00Z">
        <w:r>
          <w:t xml:space="preserve">. </w:t>
        </w:r>
      </w:ins>
      <w:ins w:id="869" w:author="PR Preview" w:date="2026-01-01T00:00:00Z">
        <w:r>
          <w:t xml:space="preserve">Apply</w:t>
        </w:r>
      </w:ins>
      <w:ins w:id="870" w:author="PR Preview" w:date="2026-01-01T00:00:00Z">
        <w:r>
          <w:t xml:space="preserve"> </w:t>
        </w:r>
      </w:ins>
      <w:hyperlink w:anchor="thm-var-lincom">
        <w:ins w:id="87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with</w:t>
        </w:r>
      </w:ins>
      <w:ins w:id="8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875" w:author="PR Preview" w:date="2026-01-01T00:00:00Z">
        <w:r>
          <w:t xml:space="preserve">,</w:t>
        </w:r>
      </w:ins>
      <w:ins w:id="87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ins w:id="877" w:author="PR Preview" w:date="2026-01-01T00:00:00Z">
        <w:r>
          <w:t xml:space="preserve">, and</w:t>
        </w:r>
      </w:ins>
      <w:ins w:id="87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ins w:id="8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2" w:name="cor-var-sum-indpt"/>
    <w:p>
      <w:pPr>
        <w:pStyle w:val="FirstParagraph"/>
      </w:pPr>
      <w:del w:id="880" w:author="PR Preview" w:date="2026-01-01T00:00:00Z">
        <w:r>
          <w:rPr>
            <w:b/>
            <w:bCs/>
          </w:rPr>
          <w:delText xml:space="preserve">Corollary 3 (Variance of a sum of independent random variables)</w:delText>
        </w:r>
      </w:del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If</w:delText>
        </w:r>
      </w:del>
      <w:del w:id="883" w:author="PR Preview" w:date="2026-01-01T00:00:00Z">
        <w:r>
          <w:delText xml:space="preserve"> </w:delText>
        </w:r>
      </w:del>
      <m:oMath>
        <m:r>
          <m:t>X</m:t>
        </m:r>
      </m:oMath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and</w:delText>
        </w:r>
      </w:del>
      <w:del w:id="886" w:author="PR Preview" w:date="2026-01-01T00:00:00Z">
        <w:r>
          <w:delText xml:space="preserve"> </w:delText>
        </w:r>
      </w:del>
      <m:oMath>
        <m:r>
          <m:t>Y</m:t>
        </m:r>
      </m:oMath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are</w:delText>
        </w:r>
      </w:del>
      <w:del w:id="889" w:author="PR Preview" w:date="2026-01-01T00:00:00Z">
        <w:r>
          <w:delText xml:space="preserve"> </w:delText>
        </w:r>
      </w:del>
      <w:hyperlink r:id="rId70">
        <w:del w:id="890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891" w:author="PR Preview" w:date="2026-01-01T00:00:00Z">
        <w:r>
          <w:delText xml:space="preserve">,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each discrete or continuous,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with</w:delText>
        </w:r>
      </w:del>
      <w:del w:id="89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and</w:delText>
        </w:r>
      </w:del>
      <w:del w:id="89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900" w:author="PR Preview" w:date="2026-01-01T00:00:00Z">
        <w:r>
          <w:delText xml:space="preserve">, then: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del w:id="901" w:author="PR Preview" w:date="2026-01-01T00:00:00Z">
        <w:r>
          <w:rPr>
            <w:i/>
            <w:iCs/>
          </w:rPr>
          <w:delText xml:space="preserve">Proof</w:delText>
        </w:r>
      </w:del>
      <w:del w:id="902" w:author="PR Preview" w:date="2026-01-01T00:00:00Z">
        <w:r>
          <w:delText xml:space="preserve">. </w:delText>
        </w:r>
      </w:del>
      <w:del w:id="903" w:author="PR Preview" w:date="2026-01-01T00:00:00Z">
        <w:r>
          <w:delText xml:space="preserve">By</w:delText>
        </w:r>
      </w:del>
      <w:del w:id="904" w:author="PR Preview" w:date="2026-01-01T00:00:00Z">
        <w:r>
          <w:delText xml:space="preserve"> </w:delText>
        </w:r>
      </w:del>
      <w:hyperlink w:anchor="thm-indpt-uncorrelated">
        <w:del w:id="905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906" w:author="PR Preview" w:date="2026-01-01T00:00:00Z">
        <w:r>
          <w:delText xml:space="preserve">,</w:delText>
        </w:r>
      </w:del>
      <w:del w:id="907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908" w:author="PR Preview" w:date="2026-01-01T00:00:00Z">
        <w:r>
          <w:delText xml:space="preserve">.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Applying</w:delText>
        </w:r>
      </w:del>
      <w:del w:id="911" w:author="PR Preview" w:date="2026-01-01T00:00:00Z">
        <w:r>
          <w:delText xml:space="preserve"> </w:delText>
        </w:r>
      </w:del>
      <w:hyperlink w:anchor="cor-var-lincom2">
        <w:del w:id="912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915" w:author="PR Preview" w:date="2026-01-01T00:00:00Z">
        <w:r>
          <w:rPr>
            <w:i/>
            <w:iCs/>
          </w:rPr>
          <w:delText xml:space="preserve">Remark</w:delText>
        </w:r>
      </w:del>
      <w:del w:id="916" w:author="PR Preview" w:date="2026-01-01T00:00:00Z">
        <w:r>
          <w:delText xml:space="preserve">. </w:delText>
        </w:r>
      </w:del>
      <w:hyperlink w:anchor="cor-var-lincom2">
        <w:del w:id="917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is why two variables’ covariance matters for combining them: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the covariance term is what separates the variance of their sum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from the sum of their variances,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and</w:delText>
        </w:r>
      </w:del>
      <w:del w:id="926" w:author="PR Preview" w:date="2026-01-01T00:00:00Z">
        <w:r>
          <w:delText xml:space="preserve"> </w:delText>
        </w:r>
      </w:del>
      <w:hyperlink w:anchor="cor-var-sum-indpt">
        <w:del w:id="927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is the case where that term is 0.</w:delText>
        </w:r>
      </w:del>
    </w:p>
    <w:p>
      <w:pPr>
        <w:pStyle w:val="BodyText"/>
      </w:pPr>
      <w:del w:id="930" w:author="PR Preview" w:date="2026-01-01T00:00:00Z">
        <w:r>
          <w:rPr>
            <w:b/>
            <w:bCs/>
          </w:rPr>
          <w:delText xml:space="preserve">Theorem 12 (A variance matrix is symmetric and positive semidefinite)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For a</w:delText>
        </w:r>
      </w:del>
      <w:del w:id="93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random vector</w:delText>
        </w:r>
      </w:del>
      <w:del w:id="9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with</w:delText>
        </w:r>
      </w:del>
      <w:del w:id="93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for every</w:delText>
        </w:r>
      </w:del>
      <w:del w:id="942" w:author="PR Preview" w:date="2026-01-01T00:00:00Z">
        <w:r>
          <w:delText xml:space="preserve"> </w:delText>
        </w:r>
      </w:del>
      <m:oMath>
        <m:r>
          <m:t>i</m:t>
        </m:r>
      </m:oMath>
      <w:del w:id="943" w:author="PR Preview" w:date="2026-01-01T00:00:00Z">
        <w:r>
          <w:delText xml:space="preserve">,</w:delText>
        </w:r>
      </w:del>
      <w:del w:id="94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is</w:delText>
        </w:r>
      </w:del>
      <w:del w:id="947" w:author="PR Preview" w:date="2026-01-01T00:00:00Z">
        <w:r>
          <w:delText xml:space="preserve"> </w:delText>
        </w:r>
      </w:del>
      <w:hyperlink r:id="rId93">
        <w:del w:id="948" w:author="PR Preview" w:date="2026-01-01T00:00:00Z">
          <w:r>
            <w:rPr>
              <w:rStyle w:val="Hyperlink"/>
            </w:rPr>
            <w:delText xml:space="preserve">symmetric</w:delText>
          </w:r>
        </w:del>
      </w:hyperlink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and</w:delText>
        </w:r>
      </w:del>
      <w:del w:id="951" w:author="PR Preview" w:date="2026-01-01T00:00:00Z">
        <w:r>
          <w:delText xml:space="preserve"> </w:delText>
        </w:r>
      </w:del>
      <w:hyperlink r:id="rId94">
        <w:del w:id="952" w:author="PR Preview" w:date="2026-01-01T00:00:00Z">
          <w:r>
            <w:rPr>
              <w:rStyle w:val="Hyperlink"/>
            </w:rPr>
            <w:delText xml:space="preserve">positive semidefinite</w:delText>
          </w:r>
        </w:del>
      </w:hyperlink>
      <w:del w:id="953" w:author="PR Preview" w:date="2026-01-01T00:00:00Z">
        <w:r>
          <w:delText xml:space="preserve">: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for every</w:delText>
        </w:r>
      </w:del>
      <w:del w:id="9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vector of constants</w:delText>
        </w:r>
      </w:del>
      <w:del w:id="95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</m:oMath>
      <w:del w:id="96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del w:id="961" w:author="PR Preview" w:date="2026-01-01T00:00:00Z">
        <w:r>
          <w:rPr>
            <w:i/>
            <w:iCs/>
          </w:rPr>
          <w:delText xml:space="preserve">Proof</w:delText>
        </w:r>
      </w:del>
      <w:del w:id="962" w:author="PR Preview" w:date="2026-01-01T00:00:00Z">
        <w:r>
          <w:delText xml:space="preserve">. </w:delText>
        </w:r>
      </w:del>
      <w:del w:id="963" w:author="PR Preview" w:date="2026-01-01T00:00:00Z">
        <w:r>
          <w:delText xml:space="preserve">By</w:delText>
        </w:r>
      </w:del>
      <w:del w:id="964" w:author="PR Preview" w:date="2026-01-01T00:00:00Z">
        <w:r>
          <w:delText xml:space="preserve"> </w:delText>
        </w:r>
      </w:del>
      <w:hyperlink w:anchor="thm-vcov-elements">
        <w:del w:id="965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966" w:author="PR Preview" w:date="2026-01-01T00:00:00Z">
        <w:r>
          <w:delText xml:space="preserve">, the</w:delText>
        </w:r>
      </w:del>
      <w:del w:id="96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968" w:author="PR Preview" w:date="2026-01-01T00:00:00Z">
        <w:r>
          <w:delText xml:space="preserve">-th element of</w:delText>
        </w:r>
      </w:del>
      <w:del w:id="969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is</w:delText>
        </w:r>
      </w:del>
      <w:del w:id="972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973" w:author="PR Preview" w:date="2026-01-01T00:00:00Z">
        <w:r>
          <w:delText xml:space="preserve">,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and by</w:delText>
        </w:r>
      </w:del>
      <w:del w:id="976" w:author="PR Preview" w:date="2026-01-01T00:00:00Z">
        <w:r>
          <w:delText xml:space="preserve"> </w:delText>
        </w:r>
      </w:del>
      <w:hyperlink w:anchor="def-cov">
        <w:del w:id="977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978" w:author="PR Preview" w:date="2026-01-01T00:00:00Z">
        <w:r>
          <w:delText xml:space="preserve">, with</w:delText>
        </w:r>
      </w:del>
      <w:del w:id="97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980" w:author="PR Preview" w:date="2026-01-01T00:00:00Z">
        <w:r>
          <w:delText xml:space="preserve">:</w:delText>
        </w:r>
      </w:del>
    </w:p>
    <w:p>
      <w:pPr>
        <w:pStyle w:val="FirstParagraph"/>
      </w:pPr>
      <w:ins w:id="981" w:author="PR Preview" w:date="2026-01-01T00:00:00Z">
        <w:r>
          <w:rPr>
            <w:b/>
            <w:bCs/>
          </w:rPr>
          <w:t xml:space="preserve">Corollary 4 (Variance of a sum of independent random variables)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If</w:t>
        </w:r>
      </w:ins>
      <w:ins w:id="984" w:author="PR Preview" w:date="2026-01-01T00:00:00Z">
        <w:r>
          <w:t xml:space="preserve"> </w:t>
        </w:r>
      </w:ins>
      <m:oMath>
        <m:r>
          <m:t>X</m:t>
        </m:r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and</w:t>
        </w:r>
      </w:ins>
      <w:ins w:id="987" w:author="PR Preview" w:date="2026-01-01T00:00:00Z">
        <w:r>
          <w:t xml:space="preserve"> </w:t>
        </w:r>
      </w:ins>
      <m:oMath>
        <m:r>
          <m:t>Y</m:t>
        </m:r>
      </m:oMath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are</w:t>
        </w:r>
      </w:ins>
      <w:ins w:id="990" w:author="PR Preview" w:date="2026-01-01T00:00:00Z">
        <w:r>
          <w:t xml:space="preserve"> </w:t>
        </w:r>
      </w:ins>
      <w:hyperlink r:id="rId70">
        <w:ins w:id="991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992" w:author="PR Preview" w:date="2026-01-01T00:00:00Z">
        <w:r>
          <w:t xml:space="preserve">,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each discrete or continuous,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with</w:t>
        </w:r>
      </w:ins>
      <w:ins w:id="99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and</w:t>
        </w:r>
      </w:ins>
      <w:ins w:id="100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001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ins w:id="1002" w:author="PR Preview" w:date="2026-01-01T00:00:00Z">
        <w:r>
          <w:rPr>
            <w:i/>
            <w:iCs/>
          </w:rPr>
          <w:t xml:space="preserve">Proof</w:t>
        </w:r>
      </w:ins>
      <w:ins w:id="1003" w:author="PR Preview" w:date="2026-01-01T00:00:00Z">
        <w:r>
          <w:t xml:space="preserve">. </w:t>
        </w:r>
      </w:ins>
      <w:ins w:id="1004" w:author="PR Preview" w:date="2026-01-01T00:00:00Z">
        <w:r>
          <w:t xml:space="preserve">By</w:t>
        </w:r>
      </w:ins>
      <w:ins w:id="1005" w:author="PR Preview" w:date="2026-01-01T00:00:00Z">
        <w:r>
          <w:t xml:space="preserve"> </w:t>
        </w:r>
      </w:ins>
      <w:hyperlink w:anchor="thm-indpt-uncorrelated">
        <w:ins w:id="1006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007" w:author="PR Preview" w:date="2026-01-01T00:00:00Z">
        <w:r>
          <w:t xml:space="preserve">,</w:t>
        </w:r>
      </w:ins>
      <w:ins w:id="1008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009" w:author="PR Preview" w:date="2026-01-01T00:00:00Z">
        <w:r>
          <w:t xml:space="preserve">.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Applying</w:t>
        </w:r>
      </w:ins>
      <w:ins w:id="1012" w:author="PR Preview" w:date="2026-01-01T00:00:00Z">
        <w:r>
          <w:t xml:space="preserve"> </w:t>
        </w:r>
      </w:ins>
      <w:hyperlink w:anchor="cor-var-lincom2">
        <w:ins w:id="1013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16" w:author="PR Preview" w:date="2026-01-01T00:00:00Z">
        <w:r>
          <w:rPr>
            <w:i/>
            <w:iCs/>
          </w:rPr>
          <w:t xml:space="preserve">Remark</w:t>
        </w:r>
      </w:ins>
      <w:ins w:id="1017" w:author="PR Preview" w:date="2026-01-01T00:00:00Z">
        <w:r>
          <w:t xml:space="preserve">. </w:t>
        </w:r>
      </w:ins>
      <w:hyperlink w:anchor="cor-var-lincom2">
        <w:ins w:id="1018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is why two variables’ covariance matters for combining them: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the covariance term is what separates the variance of their sum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from the sum of their variances,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and</w:t>
        </w:r>
      </w:ins>
      <w:ins w:id="1027" w:author="PR Preview" w:date="2026-01-01T00:00:00Z">
        <w:r>
          <w:t xml:space="preserve"> </w:t>
        </w:r>
      </w:ins>
      <w:hyperlink w:anchor="cor-var-sum-indpt">
        <w:ins w:id="1028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is the case where that term is 0.</w:t>
        </w:r>
      </w:ins>
    </w:p>
    <w:bookmarkStart w:id="95" w:name="thm-vcov-psd"/>
    <w:p>
      <w:pPr>
        <w:pStyle w:val="BodyText"/>
      </w:pPr>
      <w:ins w:id="1031" w:author="PR Preview" w:date="2026-01-01T00:00:00Z">
        <w:r>
          <w:rPr>
            <w:b/>
            <w:bCs/>
          </w:rPr>
          <w:t xml:space="preserve">Theorem 13 (A variance matrix is symmetric and positive semidefinite)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For a</w:t>
        </w:r>
      </w:ins>
      <w:ins w:id="103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random vector</w:t>
        </w:r>
      </w:ins>
      <w:ins w:id="10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with</w:t>
        </w:r>
      </w:ins>
      <w:ins w:id="104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for every</w:t>
        </w:r>
      </w:ins>
      <w:ins w:id="1043" w:author="PR Preview" w:date="2026-01-01T00:00:00Z">
        <w:r>
          <w:t xml:space="preserve"> </w:t>
        </w:r>
      </w:ins>
      <m:oMath>
        <m:r>
          <m:t>i</m:t>
        </m:r>
      </m:oMath>
      <w:ins w:id="1044" w:author="PR Preview" w:date="2026-01-01T00:00:00Z">
        <w:r>
          <w:t xml:space="preserve">,</w:t>
        </w:r>
      </w:ins>
      <w:ins w:id="104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is</w:t>
        </w:r>
      </w:ins>
      <w:ins w:id="1048" w:author="PR Preview" w:date="2026-01-01T00:00:00Z">
        <w:r>
          <w:t xml:space="preserve"> </w:t>
        </w:r>
      </w:ins>
      <w:hyperlink r:id="rId93">
        <w:ins w:id="1049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and</w:t>
        </w:r>
      </w:ins>
      <w:ins w:id="1052" w:author="PR Preview" w:date="2026-01-01T00:00:00Z">
        <w:r>
          <w:t xml:space="preserve"> </w:t>
        </w:r>
      </w:ins>
      <w:hyperlink r:id="rId94">
        <w:ins w:id="1053" w:author="PR Preview" w:date="2026-01-01T00:00:00Z">
          <w:r>
            <w:rPr>
              <w:rStyle w:val="Hyperlink"/>
            </w:rPr>
            <w:t xml:space="preserve">positive semidefinite</w:t>
          </w:r>
        </w:ins>
      </w:hyperlink>
      <w:ins w:id="1054" w:author="PR Preview" w:date="2026-01-01T00:00:00Z">
        <w:r>
          <w:t xml:space="preserve">: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for every</w:t>
        </w:r>
      </w:ins>
      <w:ins w:id="105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vector of constants</w:t>
        </w:r>
      </w:ins>
      <w:ins w:id="10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</m:oMath>
      <w:ins w:id="106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5"/>
    <w:p>
      <w:pPr>
        <w:pStyle w:val="FirstParagraph"/>
      </w:pPr>
      <w:ins w:id="1062" w:author="PR Preview" w:date="2026-01-01T00:00:00Z">
        <w:r>
          <w:rPr>
            <w:i/>
            <w:iCs/>
          </w:rPr>
          <w:t xml:space="preserve">Proof</w:t>
        </w:r>
      </w:ins>
      <w:ins w:id="1063" w:author="PR Preview" w:date="2026-01-01T00:00:00Z">
        <w:r>
          <w:t xml:space="preserve">. </w:t>
        </w:r>
      </w:ins>
      <w:ins w:id="1064" w:author="PR Preview" w:date="2026-01-01T00:00:00Z">
        <w:r>
          <w:t xml:space="preserve">By</w:t>
        </w:r>
      </w:ins>
      <w:ins w:id="1065" w:author="PR Preview" w:date="2026-01-01T00:00:00Z">
        <w:r>
          <w:t xml:space="preserve"> </w:t>
        </w:r>
      </w:ins>
      <w:hyperlink w:anchor="thm-vcov-elements">
        <w:ins w:id="1066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067" w:author="PR Preview" w:date="2026-01-01T00:00:00Z">
        <w:r>
          <w:t xml:space="preserve">, the</w:t>
        </w:r>
      </w:ins>
      <w:ins w:id="10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069" w:author="PR Preview" w:date="2026-01-01T00:00:00Z">
        <w:r>
          <w:t xml:space="preserve">-th element of</w:t>
        </w:r>
      </w:ins>
      <w:ins w:id="1070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is</w:t>
        </w:r>
      </w:ins>
      <w:ins w:id="1073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1074" w:author="PR Preview" w:date="2026-01-01T00:00:00Z">
        <w:r>
          <w:t xml:space="preserve">,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and by</w:t>
        </w:r>
      </w:ins>
      <w:ins w:id="1077" w:author="PR Preview" w:date="2026-01-01T00:00:00Z">
        <w:r>
          <w:t xml:space="preserve"> </w:t>
        </w:r>
      </w:ins>
      <w:hyperlink w:anchor="def-cov">
        <w:ins w:id="1078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079" w:author="PR Preview" w:date="2026-01-01T00:00:00Z">
        <w:r>
          <w:t xml:space="preserve">, with</w:t>
        </w:r>
      </w:ins>
      <w:ins w:id="1080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08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082" w:author="PR Preview" w:date="2026-01-01T00:00:00Z">
        <w:r>
          <w:delText xml:space="preserve">The first step is</w:delText>
        </w:r>
      </w:del>
      <w:del w:id="1083" w:author="PR Preview" w:date="2026-01-01T00:00:00Z">
        <w:r>
          <w:delText xml:space="preserve"> </w:delText>
        </w:r>
      </w:del>
      <w:hyperlink w:anchor="thm-var-lincom">
        <w:del w:id="108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085" w:author="PR Preview" w:date="2026-01-01T00:00:00Z">
        <w:r>
          <w:delText xml:space="preserve">.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The last step holds because a random variable that is never negative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has a non-negative expectation: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in the discrete and continuous cases of the</w:delText>
        </w:r>
      </w:del>
      <w:del w:id="1092" w:author="PR Preview" w:date="2026-01-01T00:00:00Z">
        <w:r>
          <w:delText xml:space="preserve"> </w:delText>
        </w:r>
      </w:del>
      <w:hyperlink r:id="rId11">
        <w:del w:id="1093" w:author="PR Preview" w:date="2026-01-01T00:00:00Z">
          <w:r>
            <w:rPr>
              <w:rStyle w:val="Hyperlink"/>
            </w:rPr>
            <w:delText xml:space="preserve">definition of expectation</w:delText>
          </w:r>
        </w:del>
      </w:hyperlink>
      <w:del w:id="1094" w:author="PR Preview" w:date="2026-01-01T00:00:00Z">
        <w:r>
          <w:delText xml:space="preserve">,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every term of the sum, or the integrand, is non-negative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(for the general case, see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Billingsley (1995)</w:delText>
        </w:r>
      </w:del>
      <w:del w:id="1101" w:author="PR Preview" w:date="2026-01-01T00:00:00Z">
        <w:r>
          <w:delText xml:space="preserve">).</w:delText>
        </w:r>
      </w:del>
    </w:p>
    <w:p>
      <w:pPr>
        <w:pStyle w:val="BodyText"/>
      </w:pPr>
      <w:del w:id="1102" w:author="PR Preview" w:date="2026-01-01T00:00:00Z">
        <w:r>
          <w:rPr>
            <w:b/>
            <w:bCs/>
          </w:rPr>
          <w:delText xml:space="preserve">Example 16 (Two variance matrices that differ only in sign)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Let</w:delText>
        </w:r>
      </w:del>
      <w:del w:id="110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be equally likely to be each of the four points</w:delText>
        </w:r>
      </w:del>
    </w:p>
    <w:p>
      <w:pPr>
        <w:pStyle w:val="FirstParagraph"/>
      </w:pPr>
      <w:ins w:id="1108" w:author="PR Preview" w:date="2026-01-01T00:00:00Z">
        <w:r>
          <w:t xml:space="preserve">The first step is</w:t>
        </w:r>
      </w:ins>
      <w:ins w:id="1109" w:author="PR Preview" w:date="2026-01-01T00:00:00Z">
        <w:r>
          <w:t xml:space="preserve"> </w:t>
        </w:r>
      </w:ins>
      <w:hyperlink w:anchor="thm-var-lincom">
        <w:ins w:id="111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111" w:author="PR Preview" w:date="2026-01-01T00:00:00Z">
        <w:r>
          <w:t xml:space="preserve">.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The last step holds because a random variable that is never negative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has a non-negative expectation: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in the discrete and continuous cases of the</w:t>
        </w:r>
      </w:ins>
      <w:ins w:id="1118" w:author="PR Preview" w:date="2026-01-01T00:00:00Z">
        <w:r>
          <w:t xml:space="preserve"> </w:t>
        </w:r>
      </w:ins>
      <w:hyperlink r:id="rId11">
        <w:ins w:id="1119" w:author="PR Preview" w:date="2026-01-01T00:00:00Z">
          <w:r>
            <w:rPr>
              <w:rStyle w:val="Hyperlink"/>
            </w:rPr>
            <w:t xml:space="preserve">definition of expectation</w:t>
          </w:r>
        </w:ins>
      </w:hyperlink>
      <w:ins w:id="1120" w:author="PR Preview" w:date="2026-01-01T00:00:00Z">
        <w:r>
          <w:t xml:space="preserve">,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every term of the sum, or the integrand, is non-negative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(for the general case, see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Billingsley (1995)</w:t>
        </w:r>
      </w:ins>
      <w:ins w:id="1127" w:author="PR Preview" w:date="2026-01-01T00:00:00Z">
        <w:r>
          <w:t xml:space="preserve">).</w:t>
        </w:r>
      </w:ins>
    </w:p>
    <w:bookmarkStart w:id="96" w:name="exm-vcov-psd"/>
    <w:p>
      <w:pPr>
        <w:pStyle w:val="BodyText"/>
      </w:pPr>
      <w:ins w:id="1128" w:author="PR Preview" w:date="2026-01-01T00:00:00Z">
        <w:r>
          <w:rPr>
            <w:b/>
            <w:bCs/>
          </w:rPr>
          <w:t xml:space="preserve">Example 17 (Two variance matrices that differ only in sign)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Let</w:t>
        </w:r>
      </w:ins>
      <w:ins w:id="11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be equally likely to be each of the four points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34" w:author="PR Preview" w:date="2026-01-01T00:00:00Z">
        <w:r>
          <w:delText xml:space="preserve">Since the means are 0,</w:delText>
        </w:r>
      </w:del>
      <w:del w:id="1135" w:author="PR Preview" w:date="2026-01-01T00:00:00Z">
        <w:r>
          <w:delText xml:space="preserve"> </w:delText>
        </w:r>
      </w:del>
      <w:hyperlink w:anchor="thm-vcov-elements">
        <w:del w:id="113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and</w:delText>
        </w:r>
      </w:del>
      <w:del w:id="1139" w:author="PR Preview" w:date="2026-01-01T00:00:00Z">
        <w:r>
          <w:delText xml:space="preserve"> </w:delText>
        </w:r>
      </w:del>
      <w:hyperlink w:anchor="thm-alt-cov">
        <w:del w:id="1140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give: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43" w:author="PR Preview" w:date="2026-01-01T00:00:00Z">
        <w:r>
          <w:delText xml:space="preserve">Both are symmetric.</w:delText>
        </w:r>
      </w:del>
      <w:del w:id="1144" w:author="PR Preview" w:date="2026-01-01T00:00:00Z">
        <w:r>
          <w:delText xml:space="preserve"> </w:delText>
        </w:r>
      </w:del>
      <w:hyperlink w:anchor="thm-var-lincom">
        <w:del w:id="1145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with</w:delText>
        </w:r>
      </w:del>
      <w:del w:id="11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and</w:delText>
        </w:r>
      </w:del>
      <w:del w:id="115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gives:</w:delText>
        </w:r>
      </w:del>
    </w:p>
    <w:p>
      <w:pPr>
        <w:pStyle w:val="FirstParagraph"/>
      </w:pPr>
      <w:ins w:id="1154" w:author="PR Preview" w:date="2026-01-01T00:00:00Z">
        <w:r>
          <w:t xml:space="preserve">Since the means are 0,</w:t>
        </w:r>
      </w:ins>
      <w:ins w:id="1155" w:author="PR Preview" w:date="2026-01-01T00:00:00Z">
        <w:r>
          <w:t xml:space="preserve"> </w:t>
        </w:r>
      </w:ins>
      <w:hyperlink w:anchor="thm-vcov-elements">
        <w:ins w:id="1156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and</w:t>
        </w:r>
      </w:ins>
      <w:ins w:id="1159" w:author="PR Preview" w:date="2026-01-01T00:00:00Z">
        <w:r>
          <w:t xml:space="preserve"> </w:t>
        </w:r>
      </w:ins>
      <w:hyperlink w:anchor="thm-alt-cov">
        <w:ins w:id="1160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give: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163" w:author="PR Preview" w:date="2026-01-01T00:00:00Z">
        <w:r>
          <w:t xml:space="preserve">Both are symmetric.</w:t>
        </w:r>
      </w:ins>
      <w:ins w:id="1164" w:author="PR Preview" w:date="2026-01-01T00:00:00Z">
        <w:r>
          <w:t xml:space="preserve"> </w:t>
        </w:r>
      </w:ins>
      <w:hyperlink w:anchor="thm-var-lincom">
        <w:ins w:id="116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with</w:t>
        </w:r>
      </w:ins>
      <w:ins w:id="11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and</w:t>
        </w:r>
      </w:ins>
      <w:ins w:id="11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0" w:name="exm-vcov-singular"/>
    <w:p>
      <w:pPr>
        <w:pStyle w:val="BodyText"/>
      </w:pPr>
      <w:del w:id="1174" w:author="PR Preview" w:date="2026-01-01T00:00:00Z">
        <w:r>
          <w:rPr>
            <w:b/>
            <w:bCs/>
          </w:rPr>
          <w:delText xml:space="preserve">Example 17 (A variance matrix that is not positive definite)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Let</w:delText>
        </w:r>
      </w:del>
      <w:del w:id="117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have variance</w:delText>
        </w:r>
      </w:del>
      <w:del w:id="118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181" w:author="PR Preview" w:date="2026-01-01T00:00:00Z">
        <w:r>
          <w:delText xml:space="preserve">, and let</w:delText>
        </w:r>
      </w:del>
      <w:del w:id="118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183" w:author="PR Preview" w:date="2026-01-01T00:00:00Z">
        <w:r>
          <w:delText xml:space="preserve">.</w:delText>
        </w:r>
      </w:del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Every covariance in</w:delText>
        </w:r>
      </w:del>
      <w:del w:id="118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is</w:delText>
        </w:r>
      </w:del>
      <w:del w:id="1189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(</w:delText>
        </w:r>
      </w:del>
      <w:hyperlink w:anchor="lem-cov-xx">
        <w:del w:id="1192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193" w:author="PR Preview" w:date="2026-01-01T00:00:00Z">
        <w:r>
          <w:delText xml:space="preserve">), so:</w:delText>
        </w:r>
      </w:del>
    </w:p>
    <w:p>
      <w:pPr>
        <w:pStyle w:val="BodyText"/>
      </w:pPr>
      <w:ins w:id="1194" w:author="PR Preview" w:date="2026-01-01T00:00:00Z">
        <w:r>
          <w:rPr>
            <w:b/>
            <w:bCs/>
          </w:rPr>
          <w:t xml:space="preserve">Example 18 (A variance matrix that is not positive definite)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Let</w:t>
        </w:r>
      </w:ins>
      <w:ins w:id="119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have variance</w:t>
        </w:r>
      </w:ins>
      <w:ins w:id="120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201" w:author="PR Preview" w:date="2026-01-01T00:00:00Z">
        <w:r>
          <w:t xml:space="preserve">, and let</w:t>
        </w:r>
      </w:ins>
      <w:ins w:id="120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203" w:author="PR Preview" w:date="2026-01-01T00:00:00Z">
        <w:r>
          <w:t xml:space="preserve">.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Every covariance in</w:t>
        </w:r>
      </w:ins>
      <w:ins w:id="12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is</w:t>
        </w:r>
      </w:ins>
      <w:ins w:id="1209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(</w:t>
        </w:r>
      </w:ins>
      <w:hyperlink w:anchor="lem-cov-xx">
        <w:ins w:id="1212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213" w:author="PR Preview" w:date="2026-01-01T00:00:00Z">
        <w:r>
          <w:t xml:space="preserve">), so: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7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8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9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0"/>
    <w:bookmarkStart w:id="102" w:name="cor-vcov-indpt-diagonal"/>
    <w:p>
      <w:pPr>
        <w:pStyle w:val="BodyText"/>
      </w:pPr>
      <w:del w:id="1214" w:author="PR Preview" w:date="2026-01-01T00:00:00Z">
        <w:r>
          <w:rPr>
            <w:b/>
            <w:bCs/>
          </w:rPr>
          <w:delText xml:space="preserve">Corollary 4 (Independent components give a diagonal variance matrix)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Let</w:delText>
        </w:r>
      </w:del>
      <w:del w:id="121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be a random vector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whose components are each discrete or continuous,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with:</w:delText>
        </w:r>
      </w:del>
    </w:p>
    <w:p>
      <w:pPr>
        <w:pStyle w:val="BodyText"/>
      </w:pPr>
      <w:ins w:id="1224" w:author="PR Preview" w:date="2026-01-01T00:00:00Z">
        <w:r>
          <w:rPr>
            <w:b/>
            <w:bCs/>
          </w:rPr>
          <w:t xml:space="preserve">Corollary 5 (Independent components give a diagonal variance matrix)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Let</w:t>
        </w:r>
      </w:ins>
      <w:ins w:id="12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be a random vector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whose components are each discrete or continuous,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with: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2"/>
    <w:p>
      <w:pPr>
        <w:pStyle w:val="BodyText"/>
      </w:pPr>
      <w:del w:id="1234" w:author="PR Preview" w:date="2026-01-01T00:00:00Z">
        <w:r>
          <w:rPr>
            <w:i/>
            <w:iCs/>
          </w:rPr>
          <w:delText xml:space="preserve">Proof</w:delText>
        </w:r>
      </w:del>
      <w:del w:id="1235" w:author="PR Preview" w:date="2026-01-01T00:00:00Z">
        <w:r>
          <w:delText xml:space="preserve">. </w:delText>
        </w:r>
      </w:del>
      <w:del w:id="1236" w:author="PR Preview" w:date="2026-01-01T00:00:00Z">
        <w:r>
          <w:delText xml:space="preserve">By</w:delText>
        </w:r>
      </w:del>
      <w:del w:id="1237" w:author="PR Preview" w:date="2026-01-01T00:00:00Z">
        <w:r>
          <w:delText xml:space="preserve"> </w:delText>
        </w:r>
      </w:del>
      <w:hyperlink w:anchor="thm-vcov-elements">
        <w:del w:id="123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239" w:author="PR Preview" w:date="2026-01-01T00:00:00Z">
        <w:r>
          <w:delText xml:space="preserve">, the</w:delText>
        </w:r>
      </w:del>
      <w:del w:id="12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241" w:author="PR Preview" w:date="2026-01-01T00:00:00Z">
        <w:r>
          <w:delText xml:space="preserve">-th element of</w:delText>
        </w:r>
      </w:del>
      <w:del w:id="124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is</w:delText>
        </w:r>
      </w:del>
      <w:del w:id="1245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1246" w:author="PR Preview" w:date="2026-01-01T00:00:00Z">
        <w:r>
          <w:delText xml:space="preserve">.</w:delText>
        </w:r>
      </w:del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For</w:delText>
        </w:r>
      </w:del>
      <w:del w:id="124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1250" w:author="PR Preview" w:date="2026-01-01T00:00:00Z">
        <w:r>
          <w:delText xml:space="preserve">,</w:delText>
        </w:r>
      </w:del>
      <w:del w:id="125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and</w:delText>
        </w:r>
      </w:del>
      <w:del w:id="125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are independent,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so</w:delText>
        </w:r>
      </w:del>
      <w:del w:id="1259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by</w:delText>
        </w:r>
      </w:del>
      <w:del w:id="1262" w:author="PR Preview" w:date="2026-01-01T00:00:00Z">
        <w:r>
          <w:delText xml:space="preserve"> </w:delText>
        </w:r>
      </w:del>
      <w:hyperlink w:anchor="thm-indpt-uncorrelated">
        <w:del w:id="1263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1264" w:author="PR Preview" w:date="2026-01-01T00:00:00Z">
        <w:r>
          <w:delText xml:space="preserve">.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The</w:delText>
        </w:r>
      </w:del>
      <w:del w:id="126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1268" w:author="PR Preview" w:date="2026-01-01T00:00:00Z">
        <w:r>
          <w:delText xml:space="preserve">-th element is</w:delText>
        </w:r>
      </w:del>
      <w:del w:id="1269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by</w:delText>
        </w:r>
      </w:del>
      <w:del w:id="1272" w:author="PR Preview" w:date="2026-01-01T00:00:00Z">
        <w:r>
          <w:delText xml:space="preserve"> </w:delText>
        </w:r>
      </w:del>
      <w:hyperlink w:anchor="lem-cov-xx">
        <w:del w:id="127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274" w:author="PR Preview" w:date="2026-01-01T00:00:00Z">
        <w:r>
          <w:delText xml:space="preserve">.</w:delText>
        </w:r>
      </w:del>
    </w:p>
    <w:p>
      <w:pPr>
        <w:pStyle w:val="BodyText"/>
      </w:pPr>
      <w:del w:id="1275" w:author="PR Preview" w:date="2026-01-01T00:00:00Z">
        <w:r>
          <w:rPr>
            <w:b/>
            <w:bCs/>
          </w:rPr>
          <w:delText xml:space="preserve">Theorem 13 (Correlation lies between</w:delText>
        </w:r>
      </w:del>
      <w:del w:id="127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277" w:author="PR Preview" w:date="2026-01-01T00:00:00Z">
        <w:r>
          <w:rPr>
            <w:b/>
            <w:bCs/>
          </w:rPr>
          <w:delText xml:space="preserve"> </w:delText>
        </w:r>
      </w:del>
      <w:del w:id="1278" w:author="PR Preview" w:date="2026-01-01T00:00:00Z">
        <w:r>
          <w:rPr>
            <w:b/>
            <w:bCs/>
          </w:rPr>
          <w:delText xml:space="preserve">and</w:delText>
        </w:r>
      </w:del>
      <w:del w:id="1279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</m:oMath>
      <w:del w:id="1280" w:author="PR Preview" w:date="2026-01-01T00:00:00Z">
        <w:r>
          <w:rPr>
            <w:b/>
            <w:bCs/>
          </w:rPr>
          <w:delText xml:space="preserve">)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If</w:delText>
        </w:r>
      </w:del>
      <w:del w:id="1283" w:author="PR Preview" w:date="2026-01-01T00:00:00Z">
        <w:r>
          <w:delText xml:space="preserve"> </w:delText>
        </w:r>
      </w:del>
      <m:oMath>
        <m:r>
          <m:t>X</m:t>
        </m:r>
      </m:oMath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and</w:delText>
        </w:r>
      </w:del>
      <w:del w:id="1286" w:author="PR Preview" w:date="2026-01-01T00:00:00Z">
        <w:r>
          <w:delText xml:space="preserve"> </w:delText>
        </w:r>
      </w:del>
      <m:oMath>
        <m:r>
          <m:t>Y</m:t>
        </m:r>
      </m:oMath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have finite, positive</w:delText>
        </w:r>
      </w:del>
      <w:del w:id="1289" w:author="PR Preview" w:date="2026-01-01T00:00:00Z">
        <w:r>
          <w:delText xml:space="preserve"> </w:delText>
        </w:r>
      </w:del>
      <w:hyperlink w:anchor="def-variance">
        <w:del w:id="1290" w:author="PR Preview" w:date="2026-01-01T00:00:00Z">
          <w:r>
            <w:rPr>
              <w:rStyle w:val="Hyperlink"/>
            </w:rPr>
            <w:delText xml:space="preserve">variances</w:delText>
          </w:r>
        </w:del>
      </w:hyperlink>
      <w:del w:id="1291" w:author="PR Preview" w:date="2026-01-01T00:00:00Z">
        <w:r>
          <w:delText xml:space="preserve">,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then their</w:delText>
        </w:r>
      </w:del>
      <w:del w:id="1294" w:author="PR Preview" w:date="2026-01-01T00:00:00Z">
        <w:r>
          <w:delText xml:space="preserve"> </w:delText>
        </w:r>
      </w:del>
      <w:hyperlink w:anchor="def-correlation">
        <w:del w:id="1295" w:author="PR Preview" w:date="2026-01-01T00:00:00Z">
          <w:r>
            <w:rPr>
              <w:rStyle w:val="Hyperlink"/>
            </w:rPr>
            <w:delText xml:space="preserve">correlation</w:delText>
          </w:r>
        </w:del>
      </w:hyperlink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lies in</w:delText>
        </w:r>
      </w:del>
      <w:del w:id="129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(Casella and Berger 2002)</w:delText>
        </w:r>
      </w:del>
      <w:del w:id="130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pStyle w:val="FirstParagraph"/>
      </w:pPr>
      <w:del w:id="1302" w:author="PR Preview" w:date="2026-01-01T00:00:00Z">
        <w:r>
          <w:rPr>
            <w:i/>
            <w:iCs/>
          </w:rPr>
          <w:delText xml:space="preserve">Proof</w:delText>
        </w:r>
      </w:del>
      <w:del w:id="1303" w:author="PR Preview" w:date="2026-01-01T00:00:00Z">
        <w:r>
          <w:delText xml:space="preserve">. </w:delText>
        </w:r>
      </w:del>
      <w:del w:id="1304" w:author="PR Preview" w:date="2026-01-01T00:00:00Z">
        <w:r>
          <w:delText xml:space="preserve">Write</w:delText>
        </w:r>
      </w:del>
      <w:del w:id="1305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and</w:delText>
        </w:r>
      </w:del>
      <w:del w:id="1308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1309" w:author="PR Preview" w:date="2026-01-01T00:00:00Z">
        <w:r>
          <w:delText xml:space="preserve">,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and take either sign</w:delText>
        </w:r>
      </w:del>
      <w:del w:id="1312" w:author="PR Preview" w:date="2026-01-01T00:00:00Z">
        <w:r>
          <w:delText xml:space="preserve"> </w:delText>
        </w:r>
      </w:del>
      <m:oMath>
        <m:r>
          <m:rPr>
            <m:sty m:val="p"/>
          </m:rPr>
          <m:t>±</m:t>
        </m:r>
      </m:oMath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throughout.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A variance is the expectation of a squared deviation,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a non-negative random variable,</w:delText>
        </w:r>
      </w:del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so it is non-negative.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Applying</w:delText>
        </w:r>
      </w:del>
      <w:del w:id="1323" w:author="PR Preview" w:date="2026-01-01T00:00:00Z">
        <w:r>
          <w:delText xml:space="preserve"> </w:delText>
        </w:r>
      </w:del>
      <w:hyperlink w:anchor="cor-var-lincom2">
        <w:del w:id="1324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with</w:delText>
        </w:r>
      </w:del>
      <w:del w:id="132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and</w:delText>
        </w:r>
      </w:del>
      <w:del w:id="133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del w:id="1331" w:author="PR Preview" w:date="2026-01-01T00:00:00Z">
        <w:r>
          <w:delText xml:space="preserve">:</w:delText>
        </w:r>
      </w:del>
    </w:p>
    <w:p>
      <w:pPr>
        <w:pStyle w:val="BodyText"/>
      </w:pPr>
      <w:ins w:id="1332" w:author="PR Preview" w:date="2026-01-01T00:00:00Z">
        <w:r>
          <w:rPr>
            <w:i/>
            <w:iCs/>
          </w:rPr>
          <w:t xml:space="preserve">Proof</w:t>
        </w:r>
      </w:ins>
      <w:ins w:id="1333" w:author="PR Preview" w:date="2026-01-01T00:00:00Z">
        <w:r>
          <w:t xml:space="preserve">. </w:t>
        </w:r>
      </w:ins>
      <w:ins w:id="1334" w:author="PR Preview" w:date="2026-01-01T00:00:00Z">
        <w:r>
          <w:t xml:space="preserve">By</w:t>
        </w:r>
      </w:ins>
      <w:ins w:id="1335" w:author="PR Preview" w:date="2026-01-01T00:00:00Z">
        <w:r>
          <w:t xml:space="preserve"> </w:t>
        </w:r>
      </w:ins>
      <w:hyperlink w:anchor="thm-vcov-elements">
        <w:ins w:id="1336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337" w:author="PR Preview" w:date="2026-01-01T00:00:00Z">
        <w:r>
          <w:t xml:space="preserve">, the</w:t>
        </w:r>
      </w:ins>
      <w:ins w:id="13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339" w:author="PR Preview" w:date="2026-01-01T00:00:00Z">
        <w:r>
          <w:t xml:space="preserve">-th element of</w:t>
        </w:r>
      </w:ins>
      <w:ins w:id="1340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is</w:t>
        </w:r>
      </w:ins>
      <w:ins w:id="1343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1344" w:author="PR Preview" w:date="2026-01-01T00:00:00Z">
        <w:r>
          <w:t xml:space="preserve">.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For</w:t>
        </w:r>
      </w:ins>
      <w:ins w:id="134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348" w:author="PR Preview" w:date="2026-01-01T00:00:00Z">
        <w:r>
          <w:t xml:space="preserve">,</w:t>
        </w:r>
      </w:ins>
      <w:ins w:id="13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and</w:t>
        </w:r>
      </w:ins>
      <w:ins w:id="135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are independent,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so</w:t>
        </w:r>
      </w:ins>
      <w:ins w:id="1357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by</w:t>
        </w:r>
      </w:ins>
      <w:ins w:id="1360" w:author="PR Preview" w:date="2026-01-01T00:00:00Z">
        <w:r>
          <w:t xml:space="preserve"> </w:t>
        </w:r>
      </w:ins>
      <w:hyperlink w:anchor="thm-indpt-uncorrelated">
        <w:ins w:id="1361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362" w:author="PR Preview" w:date="2026-01-01T00:00:00Z">
        <w:r>
          <w:t xml:space="preserve">.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The</w:t>
        </w:r>
      </w:ins>
      <w:ins w:id="13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1366" w:author="PR Preview" w:date="2026-01-01T00:00:00Z">
        <w:r>
          <w:t xml:space="preserve">-th element is</w:t>
        </w:r>
      </w:ins>
      <w:ins w:id="1367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by</w:t>
        </w:r>
      </w:ins>
      <w:ins w:id="1370" w:author="PR Preview" w:date="2026-01-01T00:00:00Z">
        <w:r>
          <w:t xml:space="preserve"> </w:t>
        </w:r>
      </w:ins>
      <w:hyperlink w:anchor="lem-cov-xx">
        <w:ins w:id="1371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372" w:author="PR Preview" w:date="2026-01-01T00:00:00Z">
        <w:r>
          <w:t xml:space="preserve">.</w:t>
        </w:r>
      </w:ins>
    </w:p>
    <w:bookmarkStart w:id="103" w:name="thm-cor-bounds"/>
    <w:p>
      <w:pPr>
        <w:pStyle w:val="BodyText"/>
      </w:pPr>
      <w:ins w:id="1373" w:author="PR Preview" w:date="2026-01-01T00:00:00Z">
        <w:r>
          <w:rPr>
            <w:b/>
            <w:bCs/>
          </w:rPr>
          <w:t xml:space="preserve">Theorem 14 (Correlation lies between</w:t>
        </w:r>
      </w:ins>
      <w:ins w:id="137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375" w:author="PR Preview" w:date="2026-01-01T00:00:00Z">
        <w:r>
          <w:rPr>
            <w:b/>
            <w:bCs/>
          </w:rPr>
          <w:t xml:space="preserve"> </w:t>
        </w:r>
      </w:ins>
      <w:ins w:id="1376" w:author="PR Preview" w:date="2026-01-01T00:00:00Z">
        <w:r>
          <w:rPr>
            <w:b/>
            <w:bCs/>
          </w:rPr>
          <w:t xml:space="preserve">and</w:t>
        </w:r>
      </w:ins>
      <w:ins w:id="1377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1378" w:author="PR Preview" w:date="2026-01-01T00:00:00Z">
        <w:r>
          <w:rPr>
            <w:b/>
            <w:bCs/>
          </w:rPr>
          <w:t xml:space="preserve">)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If</w:t>
        </w:r>
      </w:ins>
      <w:ins w:id="1381" w:author="PR Preview" w:date="2026-01-01T00:00:00Z">
        <w:r>
          <w:t xml:space="preserve"> </w:t>
        </w:r>
      </w:ins>
      <m:oMath>
        <m:r>
          <m:t>X</m:t>
        </m:r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and</w:t>
        </w:r>
      </w:ins>
      <w:ins w:id="1384" w:author="PR Preview" w:date="2026-01-01T00:00:00Z">
        <w:r>
          <w:t xml:space="preserve"> </w:t>
        </w:r>
      </w:ins>
      <m:oMath>
        <m:r>
          <m:t>Y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have finite, positive</w:t>
        </w:r>
      </w:ins>
      <w:ins w:id="1387" w:author="PR Preview" w:date="2026-01-01T00:00:00Z">
        <w:r>
          <w:t xml:space="preserve"> </w:t>
        </w:r>
      </w:ins>
      <w:hyperlink w:anchor="def-variance">
        <w:ins w:id="1388" w:author="PR Preview" w:date="2026-01-01T00:00:00Z">
          <w:r>
            <w:rPr>
              <w:rStyle w:val="Hyperlink"/>
            </w:rPr>
            <w:t xml:space="preserve">variances</w:t>
          </w:r>
        </w:ins>
      </w:hyperlink>
      <w:ins w:id="1389" w:author="PR Preview" w:date="2026-01-01T00:00:00Z">
        <w:r>
          <w:t xml:space="preserve">,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then their</w:t>
        </w:r>
      </w:ins>
      <w:ins w:id="1392" w:author="PR Preview" w:date="2026-01-01T00:00:00Z">
        <w:r>
          <w:t xml:space="preserve"> </w:t>
        </w:r>
      </w:ins>
      <w:hyperlink w:anchor="def-correlation">
        <w:ins w:id="1393" w:author="PR Preview" w:date="2026-01-01T00:00:00Z">
          <w:r>
            <w:rPr>
              <w:rStyle w:val="Hyperlink"/>
            </w:rPr>
            <w:t xml:space="preserve">correlation</w:t>
          </w:r>
        </w:ins>
      </w:hyperlink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lies in</w:t>
        </w:r>
      </w:ins>
      <w:ins w:id="13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(Casella and Berger 2002)</w:t>
        </w:r>
      </w:ins>
      <w:ins w:id="13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03"/>
    <w:p>
      <w:pPr>
        <w:pStyle w:val="FirstParagraph"/>
      </w:pPr>
      <w:ins w:id="1400" w:author="PR Preview" w:date="2026-01-01T00:00:00Z">
        <w:r>
          <w:rPr>
            <w:i/>
            <w:iCs/>
          </w:rPr>
          <w:t xml:space="preserve">Proof</w:t>
        </w:r>
      </w:ins>
      <w:ins w:id="1401" w:author="PR Preview" w:date="2026-01-01T00:00:00Z">
        <w:r>
          <w:t xml:space="preserve">. </w:t>
        </w:r>
      </w:ins>
      <w:ins w:id="1402" w:author="PR Preview" w:date="2026-01-01T00:00:00Z">
        <w:r>
          <w:t xml:space="preserve">Write</w:t>
        </w:r>
      </w:ins>
      <w:ins w:id="1403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and</w:t>
        </w:r>
      </w:ins>
      <w:ins w:id="1406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1407" w:author="PR Preview" w:date="2026-01-01T00:00:00Z">
        <w:r>
          <w:t xml:space="preserve">,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and take either sign</w:t>
        </w:r>
      </w:ins>
      <w:ins w:id="1410" w:author="PR Preview" w:date="2026-01-01T00:00:00Z">
        <w:r>
          <w:t xml:space="preserve"> </w:t>
        </w:r>
      </w:ins>
      <m:oMath>
        <m:r>
          <m:rPr>
            <m:sty m:val="p"/>
          </m:rPr>
          <m:t>±</m:t>
        </m:r>
      </m:oMath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throughout.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A variance is the expectation of a squared deviation,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a non-negative random variable,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so it is non-negative.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Applying</w:t>
        </w:r>
      </w:ins>
      <w:ins w:id="1421" w:author="PR Preview" w:date="2026-01-01T00:00:00Z">
        <w:r>
          <w:t xml:space="preserve"> </w:t>
        </w:r>
      </w:ins>
      <w:hyperlink w:anchor="cor-var-lincom2">
        <w:ins w:id="1422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with</w:t>
        </w:r>
      </w:ins>
      <w:ins w:id="14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and</w:t>
        </w:r>
      </w:ins>
      <w:ins w:id="142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ins w:id="14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1" w:name="exm-cor-auto"/>
    <w:p>
      <w:pPr>
        <w:pStyle w:val="BodyText"/>
      </w:pPr>
      <w:del w:id="1430" w:author="PR Preview" w:date="2026-01-01T00:00:00Z">
        <w:r>
          <w:rPr>
            <w:b/>
            <w:bCs/>
          </w:rPr>
          <w:delText xml:space="preserve">Example 18 (Correlation of horsepower and fuel economy)</w:delText>
        </w:r>
      </w:del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The Auto data record the horsepower and fuel economy (miles per gallon)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of 392 car models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sold between 1970 and 1982.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They come from the StatLib library at Carnegie Mellon University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and ship with the book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rPr>
            <w:i/>
            <w:iCs/>
          </w:rPr>
          <w:delText xml:space="preserve">An Introduction to Statistical Learning</w:delText>
        </w:r>
      </w:del>
      <w:del w:id="1443" w:author="PR Preview" w:date="2026-01-01T00:00:00Z">
        <w:r>
          <w:delText xml:space="preserve">,</w:delText>
        </w:r>
      </w:del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in the Python package</w:delText>
        </w:r>
      </w:del>
      <w:del w:id="1446" w:author="PR Preview" w:date="2026-01-01T00:00:00Z">
        <w:r>
          <w:delText xml:space="preserve"> </w:delText>
        </w:r>
      </w:del>
      <w:hyperlink r:id="rId104">
        <w:del w:id="1447" w:author="PR Preview" w:date="2026-01-01T00:00:00Z">
          <w:r>
            <w:rPr>
              <w:rStyle w:val="VerbatimChar"/>
            </w:rPr>
            <w:delText xml:space="preserve">ISLP</w:delText>
          </w:r>
        </w:del>
      </w:hyperlink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(</w:delText>
        </w:r>
      </w:del>
      <w:del w:id="1450" w:author="PR Preview" w:date="2026-01-01T00:00:00Z">
        <w:r>
          <w:rPr>
            <w:rStyle w:val="VerbatimChar"/>
          </w:rPr>
          <w:delText xml:space="preserve">ISLP.load_data("Auto")</w:delText>
        </w:r>
      </w:del>
      <w:del w:id="1451" w:author="PR Preview" w:date="2026-01-01T00:00:00Z">
        <w:r>
          <w:delText xml:space="preserve">)</w:delText>
        </w:r>
      </w:del>
      <w:del w:id="1452" w:author="PR Preview" w:date="2026-01-01T00:00:00Z">
        <w:r>
          <w:delText xml:space="preserve"> </w:delText>
        </w:r>
      </w:del>
      <w:del w:id="1453" w:author="PR Preview" w:date="2026-01-01T00:00:00Z">
        <w:r>
          <w:delText xml:space="preserve">and the R package</w:delText>
        </w:r>
      </w:del>
      <w:del w:id="1454" w:author="PR Preview" w:date="2026-01-01T00:00:00Z">
        <w:r>
          <w:delText xml:space="preserve"> </w:delText>
        </w:r>
      </w:del>
      <w:hyperlink r:id="rId105">
        <w:del w:id="1455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(</w:delText>
        </w:r>
      </w:del>
      <w:del w:id="1458" w:author="PR Preview" w:date="2026-01-01T00:00:00Z">
        <w:r>
          <w:rPr>
            <w:rStyle w:val="VerbatimChar"/>
          </w:rPr>
          <w:delText xml:space="preserve">ISLR2::Auto</w:delText>
        </w:r>
      </w:del>
      <w:del w:id="1459" w:author="PR Preview" w:date="2026-01-01T00:00:00Z">
        <w:r>
          <w:delText xml:space="preserve">).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This site has a copy at</w:delText>
        </w:r>
      </w:del>
      <w:del w:id="1462" w:author="PR Preview" w:date="2026-01-01T00:00:00Z">
        <w:r>
          <w:delText xml:space="preserve"> </w:delText>
        </w:r>
      </w:del>
      <w:hyperlink r:id="rId106">
        <w:del w:id="1463" w:author="PR Preview" w:date="2026-01-01T00:00:00Z">
          <w:r>
            <w:rPr>
              <w:rStyle w:val="VerbatimChar"/>
            </w:rPr>
            <w:delText xml:space="preserve">data/auto.csv</w:delText>
          </w:r>
        </w:del>
      </w:hyperlink>
      <w:del w:id="1464" w:author="PR Preview" w:date="2026-01-01T00:00:00Z">
        <w:r>
          <w:delText xml:space="preserve">,</w:delText>
        </w:r>
      </w:del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and both code tabs below read that file.</w:delText>
        </w:r>
      </w:del>
    </w:p>
    <w:p>
      <w:pPr>
        <w:pStyle w:val="BodyText"/>
      </w:pPr>
      <w:ins w:id="1467" w:author="PR Preview" w:date="2026-01-01T00:00:00Z">
        <w:r>
          <w:rPr>
            <w:b/>
            <w:bCs/>
          </w:rPr>
          <w:t xml:space="preserve">Example 19 (Correlation of horsepower and fuel economy)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The Auto data record the horsepower and fuel economy (miles per gallon)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of 392 car models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sold between 1970 and 1982.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They come from the StatLib library at Carnegie Mellon University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and ship with the book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rPr>
            <w:i/>
            <w:iCs/>
          </w:rPr>
          <w:t xml:space="preserve">An Introduction to Statistical Learning</w:t>
        </w:r>
      </w:ins>
      <w:ins w:id="1480" w:author="PR Preview" w:date="2026-01-01T00:00:00Z">
        <w:r>
          <w:t xml:space="preserve">,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in the Python package</w:t>
        </w:r>
      </w:ins>
      <w:ins w:id="1483" w:author="PR Preview" w:date="2026-01-01T00:00:00Z">
        <w:r>
          <w:t xml:space="preserve"> </w:t>
        </w:r>
      </w:ins>
      <w:hyperlink r:id="rId104">
        <w:ins w:id="1484" w:author="PR Preview" w:date="2026-01-01T00:00:00Z">
          <w:r>
            <w:rPr>
              <w:rStyle w:val="VerbatimChar"/>
            </w:rPr>
            <w:t xml:space="preserve">ISLP</w:t>
          </w:r>
        </w:ins>
      </w:hyperlink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(</w:t>
        </w:r>
      </w:ins>
      <w:ins w:id="1487" w:author="PR Preview" w:date="2026-01-01T00:00:00Z">
        <w:r>
          <w:rPr>
            <w:rStyle w:val="VerbatimChar"/>
          </w:rPr>
          <w:t xml:space="preserve">ISLP.load_data("Auto")</w:t>
        </w:r>
      </w:ins>
      <w:ins w:id="1488" w:author="PR Preview" w:date="2026-01-01T00:00:00Z">
        <w:r>
          <w:t xml:space="preserve">)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and the R package</w:t>
        </w:r>
      </w:ins>
      <w:ins w:id="1491" w:author="PR Preview" w:date="2026-01-01T00:00:00Z">
        <w:r>
          <w:t xml:space="preserve"> </w:t>
        </w:r>
      </w:ins>
      <w:hyperlink r:id="rId105">
        <w:ins w:id="1492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(</w:t>
        </w:r>
      </w:ins>
      <w:ins w:id="1495" w:author="PR Preview" w:date="2026-01-01T00:00:00Z">
        <w:r>
          <w:rPr>
            <w:rStyle w:val="VerbatimChar"/>
          </w:rPr>
          <w:t xml:space="preserve">ISLR2::Auto</w:t>
        </w:r>
      </w:ins>
      <w:ins w:id="1496" w:author="PR Preview" w:date="2026-01-01T00:00:00Z">
        <w:r>
          <w:t xml:space="preserve">).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This site has a copy at</w:t>
        </w:r>
      </w:ins>
      <w:ins w:id="1499" w:author="PR Preview" w:date="2026-01-01T00:00:00Z">
        <w:r>
          <w:t xml:space="preserve"> </w:t>
        </w:r>
      </w:ins>
      <w:hyperlink r:id="rId106">
        <w:ins w:id="1500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1501" w:author="PR Preview" w:date="2026-01-01T00:00:00Z">
        <w:r>
          <w:t xml:space="preserve">,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and both code tabs below read that file.</w:t>
        </w:r>
      </w:ins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10"/>
        </w:tc>
      </w:tr>
    </w:tbl>
    <w:p>
      <w:pPr>
        <w:pStyle w:val="BodyText"/>
      </w:pPr>
      <w:del w:id="1504" w:author="PR Preview" w:date="2026-01-01T00:00:00Z">
        <w:r>
          <w:delText xml:space="preserve">The covariance is</w:delText>
        </w:r>
      </w:del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-233.3,</w:delText>
        </w:r>
      </w:del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in units of horsepower times miles per gallon.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It is negative, so cars with more horsepower than average tend to have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lower fuel economy than average.</w:delText>
        </w:r>
      </w:del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Dividing by the two standard deviations,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38.4 horsepower and 7.8 miles per gallon,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removes the units and gives a correlation of</w:delText>
        </w:r>
      </w:del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-0.78,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which lies between</w:delText>
        </w:r>
      </w:del>
      <w:del w:id="152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and</w:delText>
        </w:r>
      </w:del>
      <w:del w:id="1526" w:author="PR Preview" w:date="2026-01-01T00:00:00Z">
        <w:r>
          <w:delText xml:space="preserve"> </w:delText>
        </w:r>
      </w:del>
      <m:oMath>
        <m:r>
          <m:t>1</m:t>
        </m:r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as</w:delText>
        </w:r>
      </w:del>
      <w:del w:id="1529" w:author="PR Preview" w:date="2026-01-01T00:00:00Z">
        <w:r>
          <w:delText xml:space="preserve"> </w:delText>
        </w:r>
      </w:del>
      <w:hyperlink w:anchor="thm-cor-bounds">
        <w:del w:id="1530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requires.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The same value comes from R’s built-in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rPr>
            <w:rStyle w:val="VerbatimChar"/>
          </w:rPr>
          <w:delText xml:space="preserve">cor(x, y)</w:delText>
        </w:r>
      </w:del>
      <w:del w:id="1537" w:author="PR Preview" w:date="2026-01-01T00:00:00Z">
        <w:r>
          <w:delText xml:space="preserve">,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because the correlation computed from the data divides the covariance and both standard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deviations by the same count, which cancels.</w:delText>
        </w:r>
      </w:del>
    </w:p>
    <w:p>
      <w:pPr>
        <w:pStyle w:val="BodyText"/>
      </w:pPr>
      <w:ins w:id="1542" w:author="PR Preview" w:date="2026-01-01T00:00:00Z">
        <w:r>
          <w:t xml:space="preserve">The covariance is</w:t>
        </w:r>
      </w:ins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-233.3,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in units of horsepower times miles per gallon.</w:t>
        </w:r>
      </w:ins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It is negative, so cars with more horsepower than average tend to have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lower fuel economy than average.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Dividing by the two standard deviations,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38.4 horsepower and 7.8 miles per gallon,</w:t>
        </w:r>
      </w:ins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removes the units and gives a correlation of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-0.78,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which lies between</w:t>
        </w:r>
      </w:ins>
      <w:ins w:id="156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and</w:t>
        </w:r>
      </w:ins>
      <w:ins w:id="1564" w:author="PR Preview" w:date="2026-01-01T00:00:00Z">
        <w:r>
          <w:t xml:space="preserve"> </w:t>
        </w:r>
      </w:ins>
      <m:oMath>
        <m:r>
          <m:t>1</m:t>
        </m:r>
      </m:oMath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as</w:t>
        </w:r>
      </w:ins>
      <w:ins w:id="1567" w:author="PR Preview" w:date="2026-01-01T00:00:00Z">
        <w:r>
          <w:t xml:space="preserve"> </w:t>
        </w:r>
      </w:ins>
      <w:hyperlink w:anchor="thm-cor-bounds">
        <w:ins w:id="156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requires.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The same value comes from R’s built-in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rPr>
            <w:rStyle w:val="VerbatimChar"/>
          </w:rPr>
          <w:t xml:space="preserve">cor(x, y)</w:t>
        </w:r>
      </w:ins>
      <w:ins w:id="1575" w:author="PR Preview" w:date="2026-01-01T00:00:00Z">
        <w:r>
          <w:t xml:space="preserve">,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because the correlation computed from the data divides the covariance and both standard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deviations by the same count, which cancels.</w:t>
        </w:r>
      </w:ins>
    </w:p>
    <w:bookmarkEnd w:id="111"/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4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6"/>
    <w:bookmarkStart w:id="11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7"/>
    <w:bookmarkStart w:id="1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9"/>
    <w:bookmarkStart w:id="12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106" Type="http://schemas.openxmlformats.org/officeDocument/2006/relationships/hyperlink" Target="data/auto.csv" TargetMode="External"/><Relationship Id="rId72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8" Type="http://schemas.openxmlformats.org/officeDocument/2006/relationships/hyperlink" Target="expectation.qmd#def-expectation-matrix" TargetMode="External"/><Relationship Id="rId61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4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101" Type="http://schemas.openxmlformats.org/officeDocument/2006/relationships/hyperlink" Target="https://morrison-lab.github.io/mds/linear-algebra-special-matrices.html#def-diagonal-matrix" TargetMode="External"/><Relationship Id="rId97" Type="http://schemas.openxmlformats.org/officeDocument/2006/relationships/hyperlink" Target="https://morrison-lab.github.io/mds/linear-algebra-special-matrices.html#def-positive-definite" TargetMode="External"/><Relationship Id="rId94" Type="http://schemas.openxmlformats.org/officeDocument/2006/relationships/hyperlink" Target="https://morrison-lab.github.io/mds/linear-algebra-special-matrices.html#def-positive-semidefinite" TargetMode="External"/><Relationship Id="rId93" Type="http://schemas.openxmlformats.org/officeDocument/2006/relationships/hyperlink" Target="https://morrison-lab.github.io/mds/linear-algebra-special-matrices.html#def-symmetric-matrix" TargetMode="External"/><Relationship Id="rId98" Type="http://schemas.openxmlformats.org/officeDocument/2006/relationships/hyperlink" Target="https://morrison-lab.github.io/mds/linear-algebra-special-matrices.html#exm-positive-semidefinite" TargetMode="External"/><Relationship Id="rId73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8" Type="http://schemas.openxmlformats.org/officeDocument/2006/relationships/hyperlink" Target="https://www.cengage.com/c/statistical-inference-2e-casella-berger/9780534243128/" TargetMode="External"/><Relationship Id="rId11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5CT1DXPp2HY" TargetMode="External"/><Relationship Id="rId113" Type="http://schemas.openxmlformats.org/officeDocument/2006/relationships/hyperlink" Target="https://www.youtube.com/watch?v=hiim8HlI81Y" TargetMode="External"/><Relationship Id="rId70" Type="http://schemas.openxmlformats.org/officeDocument/2006/relationships/hyperlink" Target="independence.qmd#def-indpt" TargetMode="External"/><Relationship Id="rId74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9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6" Type="http://schemas.openxmlformats.org/officeDocument/2006/relationships/hyperlink" Target="data/auto.csv" TargetMode="External"/><Relationship Id="rId72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8" Type="http://schemas.openxmlformats.org/officeDocument/2006/relationships/hyperlink" Target="expectation.qmd#def-expectation-matrix" TargetMode="External"/><Relationship Id="rId61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4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101" Type="http://schemas.openxmlformats.org/officeDocument/2006/relationships/hyperlink" Target="https://morrison-lab.github.io/mds/linear-algebra-special-matrices.html#def-diagonal-matrix" TargetMode="External"/><Relationship Id="rId97" Type="http://schemas.openxmlformats.org/officeDocument/2006/relationships/hyperlink" Target="https://morrison-lab.github.io/mds/linear-algebra-special-matrices.html#def-positive-definite" TargetMode="External"/><Relationship Id="rId94" Type="http://schemas.openxmlformats.org/officeDocument/2006/relationships/hyperlink" Target="https://morrison-lab.github.io/mds/linear-algebra-special-matrices.html#def-positive-semidefinite" TargetMode="External"/><Relationship Id="rId93" Type="http://schemas.openxmlformats.org/officeDocument/2006/relationships/hyperlink" Target="https://morrison-lab.github.io/mds/linear-algebra-special-matrices.html#def-symmetric-matrix" TargetMode="External"/><Relationship Id="rId98" Type="http://schemas.openxmlformats.org/officeDocument/2006/relationships/hyperlink" Target="https://morrison-lab.github.io/mds/linear-algebra-special-matrices.html#exm-positive-semidefinite" TargetMode="External"/><Relationship Id="rId73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8" Type="http://schemas.openxmlformats.org/officeDocument/2006/relationships/hyperlink" Target="https://www.cengage.com/c/statistical-inference-2e-casella-berger/9780534243128/" TargetMode="External"/><Relationship Id="rId11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5CT1DXPp2HY" TargetMode="External"/><Relationship Id="rId113" Type="http://schemas.openxmlformats.org/officeDocument/2006/relationships/hyperlink" Target="https://www.youtube.com/watch?v=hiim8HlI81Y" TargetMode="External"/><Relationship Id="rId70" Type="http://schemas.openxmlformats.org/officeDocument/2006/relationships/hyperlink" Target="independence.qmd#def-indpt" TargetMode="External"/><Relationship Id="rId74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9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2026-10-15T07:10:49Z</dcterms:created>
  <dcterms:modified xsi:type="dcterms:W3CDTF">2026-10-15T07:10:49Z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