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14 (Quantile function (population inverse CDF))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random variable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</w:delText>
        </w:r>
      </w:del>
      <w:del w:id="9" w:author="PR Preview" w:date="2026-01-01T00:00:00Z">
        <w:r>
          <w:delText xml:space="preserve"> </w:delText>
        </w:r>
      </w:del>
      <w:hyperlink w:anchor="def-cdf">
        <w:del w:id="10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its population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quantile function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(generalized inverse of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20" w:author="PR Preview" w:date="2026-01-01T00:00:00Z">
        <w:r>
          <w:delText xml:space="preserve">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is:</w:delText>
        </w:r>
      </w:del>
    </w:p>
    <w:p>
      <w:pPr>
        <w:pStyle w:val="BodyText"/>
      </w:pPr>
      <w:ins w:id="23" w:author="PR Preview" w:date="2026-01-01T00:00:00Z">
        <w:r>
          <w:rPr>
            <w:b/>
            <w:bCs/>
          </w:rPr>
          <w:t xml:space="preserve">Definition 14 (Quantile function (population inverse CDF))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a random variable</w:t>
        </w:r>
      </w:ins>
      <w:ins w:id="26" w:author="PR Preview" w:date="2026-01-01T00:00:00Z">
        <w:r>
          <w:t xml:space="preserve"> </w:t>
        </w:r>
      </w:ins>
      <m:oMath>
        <m:r>
          <m:t>X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with</w:t>
        </w:r>
      </w:ins>
      <w:ins w:id="29" w:author="PR Preview" w:date="2026-01-01T00:00:00Z">
        <w:r>
          <w:t xml:space="preserve"> </w:t>
        </w:r>
      </w:ins>
      <w:hyperlink w:anchor="def-cdf">
        <w:ins w:id="30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31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its population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quantile function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(generalized inverse of</w:t>
        </w:r>
      </w:ins>
      <w:ins w:id="39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40" w:author="PR Preview" w:date="2026-01-01T00:00:00Z">
        <w:r>
          <w:t xml:space="preserve">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[11]</w:t>
        </w:r>
      </w:ins>
      <w:ins w:id="4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del w:id="46" w:author="PR Preview" w:date="2026-01-01T00:00:00Z">
        <w:r>
          <w:delText xml:space="preserve">See also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Rothman et al. [11]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(Chapter 22, p. 535).</w:delText>
        </w:r>
      </w:del>
    </w:p>
    <w:p>
      <w:pPr>
        <w:pStyle w:val="BodyText"/>
      </w:pPr>
      <w:ins w:id="51" w:author="PR Preview" w:date="2026-01-01T00:00:00Z">
        <w:r>
          <w:t xml:space="preserve">See also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Rothman et al. [12]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(Chapter 22, p. 535).</w:t>
        </w:r>
      </w:ins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del w:id="56" w:author="PR Preview" w:date="2026-01-01T00:00:00Z">
        <w:r>
          <w:rPr>
            <w:b/>
            <w:bCs/>
          </w:rPr>
          <w:delText xml:space="preserve">Definition 16 (Joint distribution)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joint distribution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</w:delText>
        </w:r>
      </w:del>
      <w:del w:id="63" w:author="PR Preview" w:date="2026-01-01T00:00:00Z">
        <w:r>
          <w:delText xml:space="preserve"> </w:delText>
        </w:r>
      </w:del>
      <w:hyperlink w:anchor="def-jointly-distributed">
        <w:del w:id="64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random variables</w:delText>
        </w:r>
      </w:del>
      <w:del w:id="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the function that assigns to each set</w:delText>
        </w:r>
      </w:del>
      <w:del w:id="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 which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is an</w:delText>
        </w:r>
      </w:del>
      <w:del w:id="76" w:author="PR Preview" w:date="2026-01-01T00:00:00Z">
        <w:r>
          <w:delText xml:space="preserve"> </w:delText>
        </w:r>
      </w:del>
      <w:hyperlink r:id="rId75">
        <w:del w:id="7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 probability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[12]</w:delText>
        </w:r>
      </w:del>
      <w:del w:id="83" w:author="PR Preview" w:date="2026-01-01T00:00:00Z">
        <w:r>
          <w:delText xml:space="preserve">.</w:delText>
        </w:r>
      </w:del>
    </w:p>
    <w:p>
      <w:pPr>
        <w:pStyle w:val="FirstParagraph"/>
      </w:pPr>
      <w:ins w:id="84" w:author="PR Preview" w:date="2026-01-01T00:00:00Z">
        <w:r>
          <w:rPr>
            <w:b/>
            <w:bCs/>
          </w:rPr>
          <w:t xml:space="preserve">Definition 16 (Joint distribution)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joint distribution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of</w:t>
        </w:r>
      </w:ins>
      <w:ins w:id="91" w:author="PR Preview" w:date="2026-01-01T00:00:00Z">
        <w:r>
          <w:t xml:space="preserve"> </w:t>
        </w:r>
      </w:ins>
      <w:hyperlink w:anchor="def-jointly-distributed">
        <w:ins w:id="92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random variables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 function that assigns to each set</w:t>
        </w:r>
      </w:ins>
      <w:ins w:id="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which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an</w:t>
        </w:r>
      </w:ins>
      <w:ins w:id="104" w:author="PR Preview" w:date="2026-01-01T00:00:00Z">
        <w:r>
          <w:t xml:space="preserve"> </w:t>
        </w:r>
      </w:ins>
      <w:hyperlink r:id="rId75">
        <w:ins w:id="105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probability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[13]</w:t>
        </w:r>
      </w:ins>
      <w:ins w:id="111" w:author="PR Preview" w:date="2026-01-01T00:00:00Z">
        <w:r>
          <w:t xml:space="preserve">.</w:t>
        </w:r>
      </w:ins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Definition 18 (Marginal distribution)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When a random variable</w:delText>
        </w:r>
      </w:del>
      <w:del w:id="115" w:author="PR Preview" w:date="2026-01-01T00:00:00Z">
        <w:r>
          <w:delText xml:space="preserve"> </w:delText>
        </w:r>
      </w:del>
      <m:oMath>
        <m:r>
          <m:t>X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is one of several</w:delText>
        </w:r>
      </w:del>
      <w:del w:id="118" w:author="PR Preview" w:date="2026-01-01T00:00:00Z">
        <w:r>
          <w:delText xml:space="preserve"> </w:delText>
        </w:r>
      </w:del>
      <w:hyperlink w:anchor="def-jointly-distributed">
        <w:del w:id="119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random variables,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the distribution of</w:delText>
        </w:r>
      </w:del>
      <w:del w:id="124" w:author="PR Preview" w:date="2026-01-01T00:00:00Z">
        <w:r>
          <w:delText xml:space="preserve"> </w:delText>
        </w:r>
      </w:del>
      <m:oMath>
        <m:r>
          <m:t>X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by itself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(its CDF, and its PMF or density)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is called the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rPr>
            <w:b/>
            <w:bCs/>
          </w:rPr>
          <w:delText xml:space="preserve">marginal distribution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of</w:delText>
        </w:r>
      </w:del>
      <w:del w:id="135" w:author="PR Preview" w:date="2026-01-01T00:00:00Z">
        <w:r>
          <w:delText xml:space="preserve"> </w:delText>
        </w:r>
      </w:del>
      <m:oMath>
        <m:r>
          <m:t>X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[13]</w:delText>
        </w:r>
      </w:del>
      <w:del w:id="138" w:author="PR Preview" w:date="2026-01-01T00:00:00Z">
        <w:r>
          <w:delText xml:space="preserve">.</w:delText>
        </w:r>
      </w:del>
    </w:p>
    <w:p>
      <w:pPr>
        <w:pStyle w:val="BodyText"/>
      </w:pPr>
      <w:ins w:id="139" w:author="PR Preview" w:date="2026-01-01T00:00:00Z">
        <w:r>
          <w:rPr>
            <w:b/>
            <w:bCs/>
          </w:rPr>
          <w:t xml:space="preserve">Definition 18 (Marginal distribution)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When a random variable</w:t>
        </w:r>
      </w:ins>
      <w:ins w:id="142" w:author="PR Preview" w:date="2026-01-01T00:00:00Z">
        <w:r>
          <w:t xml:space="preserve"> </w:t>
        </w:r>
      </w:ins>
      <m:oMath>
        <m:r>
          <m:t>X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one of several</w:t>
        </w:r>
      </w:ins>
      <w:ins w:id="145" w:author="PR Preview" w:date="2026-01-01T00:00:00Z">
        <w:r>
          <w:t xml:space="preserve"> </w:t>
        </w:r>
      </w:ins>
      <w:hyperlink w:anchor="def-jointly-distributed">
        <w:ins w:id="146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random variables,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distribution of</w:t>
        </w:r>
      </w:ins>
      <w:ins w:id="151" w:author="PR Preview" w:date="2026-01-01T00:00:00Z">
        <w:r>
          <w:t xml:space="preserve"> </w:t>
        </w:r>
      </w:ins>
      <m:oMath>
        <m:r>
          <m:t>X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by itself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(its CDF, and its PMF or density)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called the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b/>
            <w:bCs/>
          </w:rPr>
          <w:t xml:space="preserve">marginal distribution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</w:t>
        </w:r>
      </w:ins>
      <w:ins w:id="162" w:author="PR Preview" w:date="2026-01-01T00:00:00Z">
        <w:r>
          <w:t xml:space="preserve"> </w:t>
        </w:r>
      </w:ins>
      <m:oMath>
        <m:r>
          <m:t>X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[14]</w:t>
        </w:r>
      </w:ins>
      <w:ins w:id="165" w:author="PR Preview" w:date="2026-01-01T00:00:00Z">
        <w:r>
          <w:t xml:space="preserve">.</w:t>
        </w:r>
      </w:ins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del w:id="166" w:author="PR Preview" w:date="2026-01-01T00:00:00Z">
        <w:r>
          <w:rPr>
            <w:b/>
            <w:bCs/>
          </w:rPr>
          <w:delText xml:space="preserve">Example 27 (Joint probabilities and marginalization)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Consider an example adapted from Brian Hutchinson’s notes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[14]</w:delText>
        </w:r>
      </w:del>
      <w:del w:id="171" w:author="PR Preview" w:date="2026-01-01T00:00:00Z">
        <w:r>
          <w:delText xml:space="preserve">.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Let</w:delText>
        </w:r>
      </w:del>
      <w:del w:id="17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indicate whether a meteorite hits your house on a given day (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177" w:author="PR Preview" w:date="2026-01-01T00:00:00Z">
        <w:r>
          <w:delText xml:space="preserve">),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and let</w:delText>
        </w:r>
      </w:del>
      <w:del w:id="18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indicate whether you have a good day (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83" w:author="PR Preview" w:date="2026-01-01T00:00:00Z">
        <w:r>
          <w:delText xml:space="preserve">).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In this distribution, 9 out of 10 days are good days (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del w:id="186" w:author="PR Preview" w:date="2026-01-01T00:00:00Z">
        <w:r>
          <w:delText xml:space="preserve">),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and the probability of a meteorite strike is 1 in a million (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del w:id="189" w:author="PR Preview" w:date="2026-01-01T00:00:00Z">
        <w:r>
          <w:delText xml:space="preserve">):</w:delText>
        </w:r>
      </w:del>
    </w:p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Example 27 (Joint probabilities and marginalization)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Consider an example adapted from Brian Hutchinson’s notes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[15]</w:t>
        </w:r>
      </w:ins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Let</w:t>
        </w:r>
      </w:ins>
      <w:ins w:id="1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indicate whether a meteorite hits your house on a given day (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201" w:author="PR Preview" w:date="2026-01-01T00:00:00Z">
        <w:r>
          <w:t xml:space="preserve">),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 let</w:t>
        </w:r>
      </w:ins>
      <w:ins w:id="20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indicate whether you have a good day (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07" w:author="PR Preview" w:date="2026-01-01T00:00:00Z">
        <w:r>
          <w:t xml:space="preserve">).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In this distribution, 9 out of 10 days are good days (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ins w:id="210" w:author="PR Preview" w:date="2026-01-01T00:00:00Z">
        <w:r>
          <w:t xml:space="preserve">),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 the probability of a meteorite strike is 1 in a million (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ins w:id="213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del w:id="214" w:author="PR Preview" w:date="2026-01-01T00:00:00Z">
        <w:r>
          <w:delText xml:space="preserve">Why?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As Brian Hutchinson notes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[14]</w:delText>
        </w:r>
      </w:del>
      <w:del w:id="219" w:author="PR Preview" w:date="2026-01-01T00:00:00Z">
        <w:r>
          <w:delText xml:space="preserve">, what is the probability that someone’s height is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rPr>
            <w:i/>
            <w:iCs/>
          </w:rPr>
          <w:delText xml:space="preserve">exactly</w:delText>
        </w:r>
      </w:del>
      <w:del w:id="222" w:author="PR Preview" w:date="2026-01-01T00:00:00Z">
        <w:r>
          <w:delText xml:space="preserve"> </w:delText>
        </w:r>
      </w:del>
      <m:oMath>
        <m:r>
          <m:t>6.0000000000</m:t>
        </m:r>
        <m:r>
          <m:rPr>
            <m:sty m:val="p"/>
          </m:rPr>
          <m:t>…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feet?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Zero.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 single real point has width zero, so the integral over a single point is zero.</w:delText>
        </w:r>
      </w:del>
    </w:p>
    <w:p>
      <w:pPr>
        <w:pStyle w:val="FirstParagraph"/>
      </w:pPr>
      <w:ins w:id="229" w:author="PR Preview" w:date="2026-01-01T00:00:00Z">
        <w:r>
          <w:t xml:space="preserve">Why?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As Brian Hutchinson notes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[15]</w:t>
        </w:r>
      </w:ins>
      <w:ins w:id="234" w:author="PR Preview" w:date="2026-01-01T00:00:00Z">
        <w:r>
          <w:t xml:space="preserve">, what is the probability that someone’s height is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i/>
            <w:iCs/>
          </w:rPr>
          <w:t xml:space="preserve">exactly</w:t>
        </w:r>
      </w:ins>
      <w:ins w:id="237" w:author="PR Preview" w:date="2026-01-01T00:00:00Z">
        <w:r>
          <w:t xml:space="preserve"> </w:t>
        </w:r>
      </w:ins>
      <m:oMath>
        <m:r>
          <m:t>6.0000000000</m:t>
        </m:r>
        <m:r>
          <m:rPr>
            <m:sty m:val="p"/>
          </m:rPr>
          <m:t>…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feet?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Zero.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 single real point has width zero, so the integral over a single point is zero.</w:t>
        </w:r>
      </w:ins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del w:id="244" w:author="PR Preview" w:date="2026-01-01T00:00:00Z">
        <w:r>
          <w:delText xml:space="preserve">5MinuteAI explains</w:delText>
        </w:r>
      </w:del>
      <w:del w:id="245" w:author="PR Preview" w:date="2026-01-01T00:00:00Z">
        <w:r>
          <w:delText xml:space="preserve"> </w:delText>
        </w:r>
      </w:del>
      <w:hyperlink r:id="rId104">
        <w:del w:id="246" w:author="PR Preview" w:date="2026-01-01T00:00:00Z">
          <w:r>
            <w:rPr>
              <w:rStyle w:val="Hyperlink"/>
            </w:rPr>
            <w:delText xml:space="preserve">discrete random variables</w:delText>
          </w:r>
        </w:del>
      </w:hyperlink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and</w:delText>
        </w:r>
      </w:del>
      <w:del w:id="249" w:author="PR Preview" w:date="2026-01-01T00:00:00Z">
        <w:r>
          <w:delText xml:space="preserve"> </w:delText>
        </w:r>
      </w:del>
      <w:hyperlink r:id="rId105">
        <w:del w:id="250" w:author="PR Preview" w:date="2026-01-01T00:00:00Z">
          <w:r>
            <w:rPr>
              <w:rStyle w:val="Hyperlink"/>
            </w:rPr>
            <w:delText xml:space="preserve">continuous random variables</w:delText>
          </w:r>
        </w:del>
      </w:hyperlink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in five minutes each,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following the University of Washington’s CSE 312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[16]</w:delText>
        </w:r>
      </w:del>
      <w:del w:id="257" w:author="PR Preview" w:date="2026-01-01T00:00:00Z">
        <w:r>
          <w:delText xml:space="preserve">.</w:delText>
        </w:r>
      </w:del>
    </w:p>
    <w:p>
      <w:pPr>
        <w:pStyle w:val="BodyText"/>
      </w:pPr>
      <w:ins w:id="258" w:author="PR Preview" w:date="2026-01-01T00:00:00Z">
        <w:r>
          <w:t xml:space="preserve">5MinuteAI explains</w:t>
        </w:r>
      </w:ins>
      <w:ins w:id="259" w:author="PR Preview" w:date="2026-01-01T00:00:00Z">
        <w:r>
          <w:t xml:space="preserve"> </w:t>
        </w:r>
      </w:ins>
      <w:hyperlink r:id="rId104">
        <w:ins w:id="260" w:author="PR Preview" w:date="2026-01-01T00:00:00Z">
          <w:r>
            <w:rPr>
              <w:rStyle w:val="Hyperlink"/>
            </w:rPr>
            <w:t xml:space="preserve">discrete random variables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and</w:t>
        </w:r>
      </w:ins>
      <w:ins w:id="263" w:author="PR Preview" w:date="2026-01-01T00:00:00Z">
        <w:r>
          <w:t xml:space="preserve"> </w:t>
        </w:r>
      </w:ins>
      <w:hyperlink r:id="rId105">
        <w:ins w:id="264" w:author="PR Preview" w:date="2026-01-01T00:00:00Z">
          <w:r>
            <w:rPr>
              <w:rStyle w:val="Hyperlink"/>
            </w:rPr>
            <w:t xml:space="preserve">continuous random variables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five minutes each,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following the University of Washington’s CSE 312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[17]</w:t>
        </w:r>
      </w:ins>
      <w:ins w:id="271" w:author="PR Preview" w:date="2026-01-01T00:00:00Z">
        <w:r>
          <w:t xml:space="preserve">.</w:t>
        </w:r>
      </w:ins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del w:id="272" w:author="PR Preview" w:date="2026-01-01T00:00:00Z">
        <w:r>
          <w:rPr>
            <w:b/>
            <w:bCs/>
          </w:rPr>
          <w:delText xml:space="preserve">Definition 21 (Survival function (survivor function))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The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b/>
            <w:bCs/>
          </w:rPr>
          <w:delText xml:space="preserve">survival function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(or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rPr>
            <w:b/>
            <w:bCs/>
          </w:rPr>
          <w:delText xml:space="preserve">survivor function</w:delText>
        </w:r>
      </w:del>
      <w:del w:id="281" w:author="PR Preview" w:date="2026-01-01T00:00:00Z">
        <w:r>
          <w:delText xml:space="preserve">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of a random variable</w:delText>
        </w:r>
      </w:del>
      <w:del w:id="284" w:author="PR Preview" w:date="2026-01-01T00:00:00Z">
        <w:r>
          <w:delText xml:space="preserve"> </w:delText>
        </w:r>
      </w:del>
      <m:oMath>
        <m:r>
          <m:t>T</m:t>
        </m:r>
      </m:oMath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denoted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is the probability that</w:delText>
        </w:r>
      </w:del>
      <w:del w:id="292" w:author="PR Preview" w:date="2026-01-01T00:00:00Z">
        <w:r>
          <w:delText xml:space="preserve"> </w:delText>
        </w:r>
      </w:del>
      <m:oMath>
        <m:r>
          <m:t>T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exceeds</w:delText>
        </w:r>
      </w:del>
      <w:del w:id="295" w:author="PR Preview" w:date="2026-01-01T00:00:00Z">
        <w:r>
          <w:delText xml:space="preserve"> </w:delText>
        </w:r>
      </w:del>
      <m:oMath>
        <m:r>
          <m:t>t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[17]</w:delText>
        </w:r>
      </w:del>
      <w:del w:id="298" w:author="PR Preview" w:date="2026-01-01T00:00:00Z">
        <w:r>
          <w:delText xml:space="preserve">:</w:delText>
        </w:r>
      </w:del>
    </w:p>
    <w:p>
      <w:pPr>
        <w:pStyle w:val="FirstParagraph"/>
      </w:pPr>
      <w:ins w:id="299" w:author="PR Preview" w:date="2026-01-01T00:00:00Z">
        <w:r>
          <w:rPr>
            <w:b/>
            <w:bCs/>
          </w:rPr>
          <w:t xml:space="preserve">Definition 21 (Survival function (survivor function))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survival function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(or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rPr>
            <w:b/>
            <w:bCs/>
          </w:rPr>
          <w:t xml:space="preserve">survivor function</w:t>
        </w:r>
      </w:ins>
      <w:ins w:id="308" w:author="PR Preview" w:date="2026-01-01T00:00:00Z">
        <w:r>
          <w:t xml:space="preserve">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of a random variable</w:t>
        </w:r>
      </w:ins>
      <w:ins w:id="311" w:author="PR Preview" w:date="2026-01-01T00:00:00Z">
        <w:r>
          <w:t xml:space="preserve"> </w:t>
        </w:r>
      </w:ins>
      <m:oMath>
        <m:r>
          <m:t>T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denoted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 probability that</w:t>
        </w:r>
      </w:ins>
      <w:ins w:id="319" w:author="PR Preview" w:date="2026-01-01T00:00:00Z">
        <w:r>
          <w:t xml:space="preserve"> </w:t>
        </w:r>
      </w:ins>
      <m:oMath>
        <m:r>
          <m:t>T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exceeds</w:t>
        </w:r>
      </w:ins>
      <w:ins w:id="322" w:author="PR Preview" w:date="2026-01-01T00:00:00Z">
        <w:r>
          <w:t xml:space="preserve"> </w:t>
        </w:r>
      </w:ins>
      <m:oMath>
        <m:r>
          <m:t>t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[18]</w:t>
        </w:r>
      </w:ins>
      <w:ins w:id="3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del w:id="326" w:author="PR Preview" w:date="2026-01-01T00:00:00Z">
        <w:r>
          <w:rPr>
            <w:b/>
            <w:bCs/>
          </w:rPr>
          <w:delText xml:space="preserve">Definition 22 (Hazard function (hazard rate, hazard rate function))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The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rPr>
            <w:b/>
            <w:bCs/>
          </w:rPr>
          <w:delText xml:space="preserve">hazard function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(also called the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b/>
            <w:bCs/>
          </w:rPr>
          <w:delText xml:space="preserve">hazard rate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hazard rate function</w:delText>
        </w:r>
      </w:del>
      <w:del w:id="339" w:author="PR Preview" w:date="2026-01-01T00:00:00Z">
        <w:r>
          <w:delText xml:space="preserve">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of a continuous random variable</w:delText>
        </w:r>
      </w:del>
      <w:del w:id="342" w:author="PR Preview" w:date="2026-01-01T00:00:00Z">
        <w:r>
          <w:delText xml:space="preserve"> </w:delText>
        </w:r>
      </w:del>
      <m:oMath>
        <m:r>
          <m:t>T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at a value</w:delText>
        </w:r>
      </w:del>
      <w:del w:id="345" w:author="PR Preview" w:date="2026-01-01T00:00:00Z">
        <w:r>
          <w:delText xml:space="preserve"> </w:delText>
        </w:r>
      </w:del>
      <m:oMath>
        <m:r>
          <m:t>t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with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typically denoted</w:delText>
        </w:r>
      </w:del>
      <w:del w:id="35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or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 the limit of the</w:delText>
        </w:r>
      </w:del>
      <w:del w:id="359" w:author="PR Preview" w:date="2026-01-01T00:00:00Z">
        <w:r>
          <w:delText xml:space="preserve"> </w:delText>
        </w:r>
      </w:del>
      <w:hyperlink r:id="rId111">
        <w:del w:id="360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that</w:delText>
        </w:r>
      </w:del>
      <w:del w:id="363" w:author="PR Preview" w:date="2026-01-01T00:00:00Z">
        <w:r>
          <w:delText xml:space="preserve"> </w:delText>
        </w:r>
      </w:del>
      <m:oMath>
        <m:r>
          <m:t>T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falls in an interval starting at</w:delText>
        </w:r>
      </w:del>
      <w:del w:id="366" w:author="PR Preview" w:date="2026-01-01T00:00:00Z">
        <w:r>
          <w:delText xml:space="preserve"> </w:delText>
        </w:r>
      </w:del>
      <m:oMath>
        <m:r>
          <m:t>t</m:t>
        </m:r>
      </m:oMath>
      <w:del w:id="367" w:author="PR Preview" w:date="2026-01-01T00:00:00Z">
        <w:r>
          <w:delText xml:space="preserve">, given</w:delText>
        </w:r>
      </w:del>
      <w:del w:id="36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divided by the width of that interval,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as that width shrinks to 0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[18]</w:delText>
        </w:r>
      </w:del>
      <w:del w:id="37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del w:id="377" w:author="PR Preview" w:date="2026-01-01T00:00:00Z">
        <w:r>
          <w:rPr>
            <w:i/>
            <w:iCs/>
          </w:rPr>
          <w:delText xml:space="preserve">Remark</w:delText>
        </w:r>
      </w:del>
      <w:del w:id="378" w:author="PR Preview" w:date="2026-01-01T00:00:00Z">
        <w:r>
          <w:delText xml:space="preserve">. </w:delText>
        </w:r>
      </w:del>
      <w:del w:id="379" w:author="PR Preview" w:date="2026-01-01T00:00:00Z">
        <w:r>
          <w:delText xml:space="preserve">Sources differ on the symbol: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appears in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Dobson and Barnett [19]</w:delText>
        </w:r>
      </w:del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Vittinghoff et al. [20]</w:delText>
        </w:r>
      </w:del>
      <w:del w:id="388" w:author="PR Preview" w:date="2026-01-01T00:00:00Z">
        <w:r>
          <w:delText xml:space="preserve">,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Klein and Moeschberger [21]</w:delText>
        </w:r>
      </w:del>
      <w:del w:id="391" w:author="PR Preview" w:date="2026-01-01T00:00:00Z">
        <w:r>
          <w:delText xml:space="preserve">, and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Kleinbaum and Klein [22]</w:delText>
        </w:r>
      </w:del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while</w:delText>
        </w:r>
      </w:del>
      <w:del w:id="39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appears in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Rothman et al. [11]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Kalbfleisch and Prentice [23]</w:delText>
        </w:r>
      </w:del>
      <w:del w:id="406" w:author="PR Preview" w:date="2026-01-01T00:00:00Z">
        <w:r>
          <w:delText xml:space="preserve">.</w:delText>
        </w:r>
      </w:del>
    </w:p>
    <w:p>
      <w:pPr>
        <w:pStyle w:val="BodyText"/>
      </w:pPr>
      <w:ins w:id="407" w:author="PR Preview" w:date="2026-01-01T00:00:00Z">
        <w:r>
          <w:rPr>
            <w:b/>
            <w:bCs/>
          </w:rPr>
          <w:t xml:space="preserve">Definition 22 (Hazard function (hazard rate, hazard rate function))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The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rPr>
            <w:b/>
            <w:bCs/>
          </w:rPr>
          <w:t xml:space="preserve">hazard function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(also called the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rPr>
            <w:b/>
            <w:bCs/>
          </w:rPr>
          <w:t xml:space="preserve">hazard rate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or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b/>
            <w:bCs/>
          </w:rPr>
          <w:t xml:space="preserve">hazard rate function</w:t>
        </w:r>
      </w:ins>
      <w:ins w:id="420" w:author="PR Preview" w:date="2026-01-01T00:00:00Z">
        <w:r>
          <w:t xml:space="preserve">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of a continuous random variable</w:t>
        </w:r>
      </w:ins>
      <w:ins w:id="423" w:author="PR Preview" w:date="2026-01-01T00:00:00Z">
        <w:r>
          <w:t xml:space="preserve"> </w:t>
        </w:r>
      </w:ins>
      <m:oMath>
        <m:r>
          <m:t>T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at a value</w:t>
        </w:r>
      </w:ins>
      <w:ins w:id="426" w:author="PR Preview" w:date="2026-01-01T00:00:00Z">
        <w:r>
          <w:t xml:space="preserve"> </w:t>
        </w:r>
      </w:ins>
      <m:oMath>
        <m:r>
          <m:t>t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with</w:t>
        </w:r>
      </w:ins>
      <w:ins w:id="42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typically denoted</w:t>
        </w:r>
      </w:ins>
      <w:ins w:id="43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or</w:t>
        </w:r>
      </w:ins>
      <w:ins w:id="436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is the limit of the</w:t>
        </w:r>
      </w:ins>
      <w:ins w:id="440" w:author="PR Preview" w:date="2026-01-01T00:00:00Z">
        <w:r>
          <w:t xml:space="preserve"> </w:t>
        </w:r>
      </w:ins>
      <w:hyperlink r:id="rId111">
        <w:ins w:id="441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that</w:t>
        </w:r>
      </w:ins>
      <w:ins w:id="444" w:author="PR Preview" w:date="2026-01-01T00:00:00Z">
        <w:r>
          <w:t xml:space="preserve"> </w:t>
        </w:r>
      </w:ins>
      <m:oMath>
        <m:r>
          <m:t>T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falls in an interval starting at</w:t>
        </w:r>
      </w:ins>
      <w:ins w:id="447" w:author="PR Preview" w:date="2026-01-01T00:00:00Z">
        <w:r>
          <w:t xml:space="preserve"> </w:t>
        </w:r>
      </w:ins>
      <m:oMath>
        <m:r>
          <m:t>t</m:t>
        </m:r>
      </m:oMath>
      <w:ins w:id="448" w:author="PR Preview" w:date="2026-01-01T00:00:00Z">
        <w:r>
          <w:t xml:space="preserve">, given</w:t>
        </w:r>
      </w:ins>
      <w:ins w:id="44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divided by the width of that interval,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as that width shrinks to 0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[19]</w:t>
        </w:r>
      </w:ins>
      <w:ins w:id="4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ins w:id="458" w:author="PR Preview" w:date="2026-01-01T00:00:00Z">
        <w:r>
          <w:rPr>
            <w:i/>
            <w:iCs/>
          </w:rPr>
          <w:t xml:space="preserve">Remark</w:t>
        </w:r>
      </w:ins>
      <w:ins w:id="459" w:author="PR Preview" w:date="2026-01-01T00:00:00Z">
        <w:r>
          <w:t xml:space="preserve">. </w:t>
        </w:r>
      </w:ins>
      <w:ins w:id="460" w:author="PR Preview" w:date="2026-01-01T00:00:00Z">
        <w:r>
          <w:t xml:space="preserve">Sources differ on the symbol:</w:t>
        </w:r>
      </w:ins>
      <w:ins w:id="461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appears in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Dobson and Barnett [20]</w:t>
        </w:r>
      </w:ins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Vittinghoff et al. [21]</w:t>
        </w:r>
      </w:ins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Klein and Moeschberger [22]</w:t>
        </w:r>
      </w:ins>
      <w:ins w:id="472" w:author="PR Preview" w:date="2026-01-01T00:00:00Z">
        <w:r>
          <w:t xml:space="preserve">, and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Kleinbaum and Klein [23]</w:t>
        </w:r>
      </w:ins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while</w:t>
        </w:r>
      </w:ins>
      <w:ins w:id="47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appears in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Rothman et al. [12]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and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Kalbfleisch and Prentice [24]</w:t>
        </w:r>
      </w:ins>
      <w:ins w:id="487" w:author="PR Preview" w:date="2026-01-01T00:00:00Z">
        <w:r>
          <w:t xml:space="preserve">.</w:t>
        </w:r>
      </w:ins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del w:id="488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4"/>
        </w:numPr>
      </w:pPr>
      <w:del w:id="489" w:author="PR Preview" w:date="2026-01-01T00:00:00Z">
        <w:r>
          <w:delText xml:space="preserve">Wikipedia contributors [1]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— random variables, with examples and measure-theoretic definition</w:delText>
        </w:r>
      </w:del>
    </w:p>
    <w:p>
      <w:pPr>
        <w:numPr>
          <w:ilvl w:val="0"/>
          <w:numId w:val="1004"/>
        </w:numPr>
      </w:pPr>
      <w:del w:id="492" w:author="PR Preview" w:date="2026-01-01T00:00:00Z">
        <w:r>
          <w:delText xml:space="preserve">Wikipedia contributors [2]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— the PMF and common examples</w:delText>
        </w:r>
      </w:del>
    </w:p>
    <w:p>
      <w:pPr>
        <w:numPr>
          <w:ilvl w:val="0"/>
          <w:numId w:val="1004"/>
        </w:numPr>
      </w:pPr>
      <w:del w:id="495" w:author="PR Preview" w:date="2026-01-01T00:00:00Z">
        <w:r>
          <w:delText xml:space="preserve">Wikipedia contributors [4]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— the PDF, its properties and its uses</w:delText>
        </w:r>
      </w:del>
    </w:p>
    <w:p>
      <w:pPr>
        <w:numPr>
          <w:ilvl w:val="0"/>
          <w:numId w:val="1004"/>
        </w:numPr>
      </w:pPr>
      <w:del w:id="498" w:author="PR Preview" w:date="2026-01-01T00:00:00Z">
        <w:r>
          <w:delText xml:space="preserve">Wikipedia contributors [9]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— the CDF, its properties and its relation to the density</w:delText>
        </w:r>
      </w:del>
    </w:p>
    <w:p>
      <w:pPr>
        <w:numPr>
          <w:ilvl w:val="0"/>
          <w:numId w:val="1004"/>
        </w:numPr>
      </w:pPr>
      <w:del w:id="501" w:author="PR Preview" w:date="2026-01-01T00:00:00Z">
        <w:r>
          <w:delText xml:space="preserve">Wikipedia contributors [24]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— the quantile function, the inverse of the CDF</w:delText>
        </w:r>
      </w:del>
    </w:p>
    <w:p>
      <w:pPr>
        <w:numPr>
          <w:ilvl w:val="0"/>
          <w:numId w:val="1004"/>
        </w:numPr>
      </w:pPr>
      <w:del w:id="504" w:author="PR Preview" w:date="2026-01-01T00:00:00Z">
        <w:r>
          <w:delText xml:space="preserve">Wikipedia contributors [12]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— joint, marginal and conditional distributions</w:delText>
        </w:r>
      </w:del>
    </w:p>
    <w:p>
      <w:pPr>
        <w:numPr>
          <w:ilvl w:val="0"/>
          <w:numId w:val="1004"/>
        </w:numPr>
      </w:pPr>
      <w:del w:id="507" w:author="PR Preview" w:date="2026-01-01T00:00:00Z">
        <w:r>
          <w:delText xml:space="preserve">Wikipedia contributors [17]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— the survival function and its relation to the hazard</w:delText>
        </w:r>
      </w:del>
    </w:p>
    <w:p>
      <w:pPr>
        <w:numPr>
          <w:ilvl w:val="0"/>
          <w:numId w:val="1004"/>
        </w:numPr>
      </w:pPr>
      <w:del w:id="510" w:author="PR Preview" w:date="2026-01-01T00:00:00Z">
        <w:r>
          <w:delText xml:space="preserve">Wikipedia contributors [18]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— the hazard rate, with examples</w:delText>
        </w:r>
      </w:del>
    </w:p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del w:id="513" w:author="PR Preview" w:date="2026-01-01T00:00:00Z">
        <w:r>
          <w:delText xml:space="preserve">[11]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	</w:delText>
        </w:r>
      </w:del>
      <w:del w:id="516" w:author="PR Preview" w:date="2026-01-01T00:00:00Z">
        <w:r>
          <w:delText xml:space="preserve">K. J. Rothman, T. L. Lash, T. J. VanderWeele, and S. Haneuse,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rPr>
            <w:i/>
            <w:iCs/>
          </w:rPr>
          <w:delText xml:space="preserve">Modern epidemiology</w:delText>
        </w:r>
      </w:del>
      <w:del w:id="519" w:author="PR Preview" w:date="2026-01-01T00:00:00Z">
        <w:r>
          <w:delText xml:space="preserve">, Fourth edition. Philadelphia: Wolters Kluwer, 2021.</w:delText>
        </w:r>
      </w:del>
    </w:p>
    <w:p>
      <w:pPr>
        <w:pStyle w:val="Bibliography"/>
      </w:pPr>
      <w:del w:id="520" w:author="PR Preview" w:date="2026-01-01T00:00:00Z">
        <w:r>
          <w:delText xml:space="preserve">[12]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	</w:delText>
        </w:r>
      </w:del>
      <w:del w:id="523" w:author="PR Preview" w:date="2026-01-01T00:00:00Z">
        <w:r>
          <w:delText xml:space="preserve">Wikipedia contributors,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“Joint probability distribution —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Wikipedia</w:delText>
        </w:r>
      </w:del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the free encyclopedia.”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2026. Available:</w:delText>
        </w:r>
      </w:del>
      <w:del w:id="533" w:author="PR Preview" w:date="2026-01-01T00:00:00Z">
        <w:r>
          <w:delText xml:space="preserve"> </w:delText>
        </w:r>
      </w:del>
      <w:hyperlink r:id="rId150">
        <w:del w:id="534" w:author="PR Preview" w:date="2026-01-01T00:00:00Z">
          <w:r>
            <w:rPr>
              <w:rStyle w:val="Hyperlink"/>
            </w:rPr>
            <w:delText xml:space="preserve">https://en.wikipedia.org/wiki/Joint_probability_distribution</w:delText>
          </w:r>
        </w:del>
      </w:hyperlink>
    </w:p>
    <w:p>
      <w:pPr>
        <w:pStyle w:val="Bibliography"/>
      </w:pPr>
      <w:del w:id="535" w:author="PR Preview" w:date="2026-01-01T00:00:00Z">
        <w:r>
          <w:delText xml:space="preserve">[13]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	</w:delText>
        </w:r>
      </w:del>
      <w:del w:id="538" w:author="PR Preview" w:date="2026-01-01T00:00:00Z">
        <w:r>
          <w:delText xml:space="preserve">Wikipedia contributors,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“Marginal distribution —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Wikipedia</w:delText>
        </w:r>
      </w:del>
      <w:del w:id="543" w:author="PR Preview" w:date="2026-01-01T00:00:00Z">
        <w:r>
          <w:delText xml:space="preserve">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the free encyclopedia.”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2026. Available:</w:delText>
        </w:r>
      </w:del>
      <w:del w:id="548" w:author="PR Preview" w:date="2026-01-01T00:00:00Z">
        <w:r>
          <w:delText xml:space="preserve"> </w:delText>
        </w:r>
      </w:del>
      <w:hyperlink r:id="rId152">
        <w:del w:id="549" w:author="PR Preview" w:date="2026-01-01T00:00:00Z">
          <w:r>
            <w:rPr>
              <w:rStyle w:val="Hyperlink"/>
            </w:rPr>
            <w:delText xml:space="preserve">https://en.wikipedia.org/wiki/Marginal_distribution</w:delText>
          </w:r>
        </w:del>
      </w:hyperlink>
    </w:p>
    <w:p>
      <w:pPr>
        <w:pStyle w:val="Bibliography"/>
      </w:pPr>
      <w:del w:id="550" w:author="PR Preview" w:date="2026-01-01T00:00:00Z">
        <w:r>
          <w:delText xml:space="preserve">[14]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	</w:delText>
        </w:r>
      </w:del>
      <w:del w:id="553" w:author="PR Preview" w:date="2026-01-01T00:00:00Z">
        <w:r>
          <w:delText xml:space="preserve">B. Hutchinson,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“</w:delText>
        </w:r>
      </w:del>
      <w:del w:id="556" w:author="PR Preview" w:date="2026-01-01T00:00:00Z">
        <w:r>
          <w:delText xml:space="preserve">DATA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471/571: Machine learning.”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Western Washington University, 2024.</w:delText>
        </w:r>
      </w:del>
    </w:p>
    <w:p>
      <w:pPr>
        <w:pStyle w:val="Bibliography"/>
      </w:pPr>
      <w:del w:id="561" w:author="PR Preview" w:date="2026-01-01T00:00:00Z">
        <w:r>
          <w:delText xml:space="preserve">[15]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	</w:delText>
        </w:r>
      </w:del>
      <w:del w:id="564" w:author="PR Preview" w:date="2026-01-01T00:00:00Z">
        <w:r>
          <w:delText xml:space="preserve">B. Hutchinson,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“</w:delText>
        </w:r>
      </w:del>
      <w:del w:id="567" w:author="PR Preview" w:date="2026-01-01T00:00:00Z">
        <w:r>
          <w:delText xml:space="preserve">DATA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471/571 (machine learning) and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CSCI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481/581 (deep learning) video lectures.”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Western Washington University. Accessed: Sep. 28, 2026. [Online]. Available:</w:delText>
        </w:r>
      </w:del>
      <w:del w:id="576" w:author="PR Preview" w:date="2026-01-01T00:00:00Z">
        <w:r>
          <w:delText xml:space="preserve"> </w:delText>
        </w:r>
      </w:del>
      <w:hyperlink r:id="rId155">
        <w:del w:id="577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</w:p>
    <w:p>
      <w:pPr>
        <w:pStyle w:val="Bibliography"/>
      </w:pPr>
      <w:del w:id="578" w:author="PR Preview" w:date="2026-01-01T00:00:00Z">
        <w:r>
          <w:delText xml:space="preserve">[16]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	</w:delText>
        </w:r>
      </w:del>
      <w:del w:id="581" w:author="PR Preview" w:date="2026-01-01T00:00:00Z">
        <w:r>
          <w:delText xml:space="preserve">5MinuteAI,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“Probability &amp; statistics.”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Video playlist on YouTube. Accessed: Oct. 12, 2026. [Online]. Available:</w:delText>
        </w:r>
      </w:del>
      <w:del w:id="586" w:author="PR Preview" w:date="2026-01-01T00:00:00Z">
        <w:r>
          <w:delText xml:space="preserve"> </w:delText>
        </w:r>
      </w:del>
      <w:hyperlink r:id="rId157">
        <w:del w:id="587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</w:p>
    <w:p>
      <w:pPr>
        <w:pStyle w:val="Bibliography"/>
      </w:pPr>
      <w:del w:id="588" w:author="PR Preview" w:date="2026-01-01T00:00:00Z">
        <w:r>
          <w:delText xml:space="preserve">[17]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	</w:delText>
        </w:r>
      </w:del>
      <w:del w:id="591" w:author="PR Preview" w:date="2026-01-01T00:00:00Z">
        <w:r>
          <w:delText xml:space="preserve">Wikipedia contributors,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“Survival function —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Wikipedia</w:delText>
        </w:r>
      </w:del>
      <w:del w:id="596" w:author="PR Preview" w:date="2026-01-01T00:00:00Z">
        <w:r>
          <w:delText xml:space="preserve">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free encyclopedia.”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2026. Available:</w:delText>
        </w:r>
      </w:del>
      <w:del w:id="601" w:author="PR Preview" w:date="2026-01-01T00:00:00Z">
        <w:r>
          <w:delText xml:space="preserve"> </w:delText>
        </w:r>
      </w:del>
      <w:hyperlink r:id="rId159">
        <w:del w:id="602" w:author="PR Preview" w:date="2026-01-01T00:00:00Z">
          <w:r>
            <w:rPr>
              <w:rStyle w:val="Hyperlink"/>
            </w:rPr>
            <w:delText xml:space="preserve">https://en.wikipedia.org/wiki/Survival_function</w:delText>
          </w:r>
        </w:del>
      </w:hyperlink>
    </w:p>
    <w:p>
      <w:pPr>
        <w:pStyle w:val="Bibliography"/>
      </w:pPr>
      <w:del w:id="603" w:author="PR Preview" w:date="2026-01-01T00:00:00Z">
        <w:r>
          <w:delText xml:space="preserve">[18]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	</w:delText>
        </w:r>
      </w:del>
      <w:del w:id="606" w:author="PR Preview" w:date="2026-01-01T00:00:00Z">
        <w:r>
          <w:delText xml:space="preserve">Wikipedia contributors,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“Failure rate —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Wikipedia</w:delText>
        </w:r>
      </w:del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the free encyclopedia.”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2026. Available:</w:delText>
        </w:r>
      </w:del>
      <w:del w:id="616" w:author="PR Preview" w:date="2026-01-01T00:00:00Z">
        <w:r>
          <w:delText xml:space="preserve"> </w:delText>
        </w:r>
      </w:del>
      <w:hyperlink r:id="rId161">
        <w:del w:id="617" w:author="PR Preview" w:date="2026-01-01T00:00:00Z">
          <w:r>
            <w:rPr>
              <w:rStyle w:val="Hyperlink"/>
            </w:rPr>
            <w:delText xml:space="preserve">https://en.wikipedia.org/wiki/Failure_rate</w:delText>
          </w:r>
        </w:del>
      </w:hyperlink>
    </w:p>
    <w:p>
      <w:pPr>
        <w:pStyle w:val="Bibliography"/>
      </w:pPr>
      <w:del w:id="618" w:author="PR Preview" w:date="2026-01-01T00:00:00Z">
        <w:r>
          <w:delText xml:space="preserve">[19]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	</w:delText>
        </w:r>
      </w:del>
      <w:del w:id="621" w:author="PR Preview" w:date="2026-01-01T00:00:00Z">
        <w:r>
          <w:delText xml:space="preserve">A. J. Dobson and A. G. Barnett,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624" w:author="PR Preview" w:date="2026-01-01T00:00:00Z">
        <w:r>
          <w:delText xml:space="preserve">, 4th ed. CRC press, 2018. doi:</w:delText>
        </w:r>
      </w:del>
      <w:del w:id="625" w:author="PR Preview" w:date="2026-01-01T00:00:00Z">
        <w:r>
          <w:delText xml:space="preserve"> </w:delText>
        </w:r>
      </w:del>
      <w:hyperlink r:id="rId163">
        <w:del w:id="626" w:author="PR Preview" w:date="2026-01-01T00:00:00Z">
          <w:r>
            <w:rPr>
              <w:rStyle w:val="Hyperlink"/>
            </w:rPr>
            <w:delText xml:space="preserve">10.1201/9781315182780</w:delText>
          </w:r>
        </w:del>
      </w:hyperlink>
      <w:del w:id="627" w:author="PR Preview" w:date="2026-01-01T00:00:00Z">
        <w:r>
          <w:delText xml:space="preserve">.</w:delText>
        </w:r>
      </w:del>
    </w:p>
    <w:p>
      <w:pPr>
        <w:pStyle w:val="Bibliography"/>
      </w:pPr>
      <w:del w:id="628" w:author="PR Preview" w:date="2026-01-01T00:00:00Z">
        <w:r>
          <w:delText xml:space="preserve">[20]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	</w:delText>
        </w:r>
      </w:del>
      <w:del w:id="631" w:author="PR Preview" w:date="2026-01-01T00:00:00Z">
        <w:r>
          <w:delText xml:space="preserve">E. Vittinghoff, D. V. Glidden, S. C. Shiboski, and C. E. McCulloch,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634" w:author="PR Preview" w:date="2026-01-01T00:00:00Z">
        <w:r>
          <w:delText xml:space="preserve">, 2nd ed. Springer, 2012. doi:</w:delText>
        </w:r>
      </w:del>
      <w:del w:id="635" w:author="PR Preview" w:date="2026-01-01T00:00:00Z">
        <w:r>
          <w:delText xml:space="preserve"> </w:delText>
        </w:r>
      </w:del>
      <w:hyperlink r:id="rId165">
        <w:del w:id="636" w:author="PR Preview" w:date="2026-01-01T00:00:00Z">
          <w:r>
            <w:rPr>
              <w:rStyle w:val="Hyperlink"/>
            </w:rPr>
            <w:delText xml:space="preserve">10.1007/978-1-4614-1353-0</w:delText>
          </w:r>
        </w:del>
      </w:hyperlink>
      <w:del w:id="637" w:author="PR Preview" w:date="2026-01-01T00:00:00Z">
        <w:r>
          <w:delText xml:space="preserve">.</w:delText>
        </w:r>
      </w:del>
    </w:p>
    <w:p>
      <w:pPr>
        <w:pStyle w:val="Bibliography"/>
      </w:pPr>
      <w:del w:id="638" w:author="PR Preview" w:date="2026-01-01T00:00:00Z">
        <w:r>
          <w:delText xml:space="preserve">[21]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	</w:delText>
        </w:r>
      </w:del>
      <w:del w:id="641" w:author="PR Preview" w:date="2026-01-01T00:00:00Z">
        <w:r>
          <w:delText xml:space="preserve">J. P. Klein and M. L. Moeschberger,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rPr>
            <w:i/>
            <w:iCs/>
          </w:rPr>
          <w:delText xml:space="preserve">Survival analysis: Techniques for censored and truncated data</w:delText>
        </w:r>
      </w:del>
      <w:del w:id="644" w:author="PR Preview" w:date="2026-01-01T00:00:00Z">
        <w:r>
          <w:delText xml:space="preserve">, 2nd ed. Springer, 2003. Available:</w:delText>
        </w:r>
      </w:del>
      <w:del w:id="645" w:author="PR Preview" w:date="2026-01-01T00:00:00Z">
        <w:r>
          <w:delText xml:space="preserve"> </w:delText>
        </w:r>
      </w:del>
      <w:hyperlink r:id="rId167">
        <w:del w:id="646" w:author="PR Preview" w:date="2026-01-01T00:00:00Z">
          <w:r>
            <w:rPr>
              <w:rStyle w:val="Hyperlink"/>
            </w:rPr>
            <w:delText xml:space="preserve">https://link.springer.com/book/10.1007/b97377</w:delText>
          </w:r>
        </w:del>
      </w:hyperlink>
    </w:p>
    <w:p>
      <w:pPr>
        <w:pStyle w:val="Bibliography"/>
      </w:pPr>
      <w:del w:id="647" w:author="PR Preview" w:date="2026-01-01T00:00:00Z">
        <w:r>
          <w:delText xml:space="preserve">[22]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	</w:delText>
        </w:r>
      </w:del>
      <w:del w:id="650" w:author="PR Preview" w:date="2026-01-01T00:00:00Z">
        <w:r>
          <w:delText xml:space="preserve">D. G. Kleinbaum and M. Klein,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653" w:author="PR Preview" w:date="2026-01-01T00:00:00Z">
        <w:r>
          <w:delText xml:space="preserve">, 3rd ed. Springer, 2012. Available:</w:delText>
        </w:r>
      </w:del>
      <w:del w:id="654" w:author="PR Preview" w:date="2026-01-01T00:00:00Z">
        <w:r>
          <w:delText xml:space="preserve"> </w:delText>
        </w:r>
      </w:del>
      <w:hyperlink r:id="rId169">
        <w:del w:id="655" w:author="PR Preview" w:date="2026-01-01T00:00:00Z">
          <w:r>
            <w:rPr>
              <w:rStyle w:val="Hyperlink"/>
            </w:rPr>
            <w:delText xml:space="preserve">https://link.springer.com/book/10.1007/978-1-4419-6646-9</w:delText>
          </w:r>
        </w:del>
      </w:hyperlink>
    </w:p>
    <w:p>
      <w:pPr>
        <w:pStyle w:val="Bibliography"/>
      </w:pPr>
      <w:del w:id="656" w:author="PR Preview" w:date="2026-01-01T00:00:00Z">
        <w:r>
          <w:delText xml:space="preserve">[23]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	</w:delText>
        </w:r>
      </w:del>
      <w:del w:id="659" w:author="PR Preview" w:date="2026-01-01T00:00:00Z">
        <w:r>
          <w:delText xml:space="preserve">J. D. Kalbfleisch and R. L. Prentice,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rPr>
            <w:i/>
            <w:iCs/>
          </w:rPr>
          <w:delText xml:space="preserve">The statistical analysis of failure time data</w:delText>
        </w:r>
      </w:del>
      <w:del w:id="662" w:author="PR Preview" w:date="2026-01-01T00:00:00Z">
        <w:r>
          <w:delText xml:space="preserve">. John Wiley &amp; Sons, 2011.</w:delText>
        </w:r>
      </w:del>
    </w:p>
    <w:p>
      <w:pPr>
        <w:pStyle w:val="Bibliography"/>
      </w:pPr>
      <w:del w:id="663" w:author="PR Preview" w:date="2026-01-01T00:00:00Z">
        <w:r>
          <w:delText xml:space="preserve">[24]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	</w:delText>
        </w:r>
      </w:del>
      <w:del w:id="666" w:author="PR Preview" w:date="2026-01-01T00:00:00Z">
        <w:r>
          <w:delText xml:space="preserve">Wikipedia contributors,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“Quantile function —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Wikipedia</w:delText>
        </w:r>
      </w:del>
      <w:del w:id="671" w:author="PR Preview" w:date="2026-01-01T00:00:00Z">
        <w:r>
          <w:delText xml:space="preserve">,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the free encyclopedia.”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2026. Available:</w:delText>
        </w:r>
      </w:del>
      <w:del w:id="676" w:author="PR Preview" w:date="2026-01-01T00:00:00Z">
        <w:r>
          <w:delText xml:space="preserve"> </w:delText>
        </w:r>
      </w:del>
      <w:hyperlink r:id="rId147">
        <w:del w:id="677" w:author="PR Preview" w:date="2026-01-01T00:00:00Z">
          <w:r>
            <w:rPr>
              <w:rStyle w:val="Hyperlink"/>
            </w:rPr>
            <w:delText xml:space="preserve">https://en.wikipedia.org/wiki/Quantile_function</w:delText>
          </w:r>
        </w:del>
      </w:hyperlink>
    </w:p>
    <w:p>
      <w:pPr>
        <w:pStyle w:val="Bibliography"/>
      </w:pPr>
      <w:ins w:id="678" w:author="PR Preview" w:date="2026-01-01T00:00:00Z">
        <w:r>
          <w:t xml:space="preserve">[11]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	</w:t>
        </w:r>
      </w:ins>
      <w:ins w:id="681" w:author="PR Preview" w:date="2026-01-01T00:00:00Z">
        <w:r>
          <w:t xml:space="preserve">Wikipedia contributors,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“Quantile function —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Wikipedia</w:t>
        </w:r>
      </w:ins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 free encyclopedia.”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2026. Available:</w:t>
        </w:r>
      </w:ins>
      <w:ins w:id="691" w:author="PR Preview" w:date="2026-01-01T00:00:00Z">
        <w:r>
          <w:t xml:space="preserve"> </w:t>
        </w:r>
      </w:ins>
      <w:hyperlink r:id="rId147">
        <w:ins w:id="692" w:author="PR Preview" w:date="2026-01-01T00:00:00Z">
          <w:r>
            <w:rPr>
              <w:rStyle w:val="Hyperlink"/>
            </w:rPr>
            <w:t xml:space="preserve">https://en.wikipedia.org/wiki/Quantile_function</w:t>
          </w:r>
        </w:ins>
      </w:hyperlink>
    </w:p>
    <w:bookmarkEnd w:id="148"/>
    <w:bookmarkStart w:id="149" w:name="ref-me4"/>
    <w:p>
      <w:pPr>
        <w:pStyle w:val="Bibliography"/>
      </w:pPr>
      <w:ins w:id="693" w:author="PR Preview" w:date="2026-01-01T00:00:00Z">
        <w:r>
          <w:t xml:space="preserve">[12]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	</w:t>
        </w:r>
      </w:ins>
      <w:ins w:id="696" w:author="PR Preview" w:date="2026-01-01T00:00:00Z">
        <w:r>
          <w:t xml:space="preserve">K. J. Rothman, T. L. Lash, T. J. VanderWeele, and S. Haneuse,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rPr>
            <w:i/>
            <w:iCs/>
          </w:rPr>
          <w:t xml:space="preserve">Modern epidemiology</w:t>
        </w:r>
      </w:ins>
      <w:ins w:id="699" w:author="PR Preview" w:date="2026-01-01T00:00:00Z">
        <w:r>
          <w:t xml:space="preserve">, Fourth edition. Philadelphia: Wolters Kluwer, 2021.</w:t>
        </w:r>
      </w:ins>
    </w:p>
    <w:bookmarkEnd w:id="149"/>
    <w:bookmarkStart w:id="151" w:name="Xaf27294aed242081dab0bdcf1e3d8373c0fed17"/>
    <w:p>
      <w:pPr>
        <w:pStyle w:val="Bibliography"/>
      </w:pPr>
      <w:ins w:id="700" w:author="PR Preview" w:date="2026-01-01T00:00:00Z">
        <w:r>
          <w:t xml:space="preserve">[13]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	</w:t>
        </w:r>
      </w:ins>
      <w:ins w:id="703" w:author="PR Preview" w:date="2026-01-01T00:00:00Z">
        <w:r>
          <w:t xml:space="preserve">Wikipedia contributors,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“Joint probability distribution —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Wikipedia</w:t>
        </w:r>
      </w:ins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the free encyclopedia.”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2026. Available:</w:t>
        </w:r>
      </w:ins>
      <w:ins w:id="713" w:author="PR Preview" w:date="2026-01-01T00:00:00Z">
        <w:r>
          <w:t xml:space="preserve"> </w:t>
        </w:r>
      </w:ins>
      <w:hyperlink r:id="rId150">
        <w:ins w:id="714" w:author="PR Preview" w:date="2026-01-01T00:00:00Z">
          <w:r>
            <w:rPr>
              <w:rStyle w:val="Hyperlink"/>
            </w:rPr>
            <w:t xml:space="preserve">https://en.wikipedia.org/wiki/Joint_probability_distribution</w:t>
          </w:r>
        </w:ins>
      </w:hyperlink>
    </w:p>
    <w:bookmarkEnd w:id="151"/>
    <w:bookmarkStart w:id="153" w:name="ref-wikipedia_marginal_distribution"/>
    <w:p>
      <w:pPr>
        <w:pStyle w:val="Bibliography"/>
      </w:pPr>
      <w:ins w:id="715" w:author="PR Preview" w:date="2026-01-01T00:00:00Z">
        <w:r>
          <w:t xml:space="preserve">[14]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	</w:t>
        </w:r>
      </w:ins>
      <w:ins w:id="718" w:author="PR Preview" w:date="2026-01-01T00:00:00Z">
        <w:r>
          <w:t xml:space="preserve">Wikipedia contributors,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“Marginal distribution —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Wikipedia</w:t>
        </w:r>
      </w:ins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the free encyclopedia.”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2026. Available:</w:t>
        </w:r>
      </w:ins>
      <w:ins w:id="728" w:author="PR Preview" w:date="2026-01-01T00:00:00Z">
        <w:r>
          <w:t xml:space="preserve"> </w:t>
        </w:r>
      </w:ins>
      <w:hyperlink r:id="rId152">
        <w:ins w:id="729" w:author="PR Preview" w:date="2026-01-01T00:00:00Z">
          <w:r>
            <w:rPr>
              <w:rStyle w:val="Hyperlink"/>
            </w:rPr>
            <w:t xml:space="preserve">https://en.wikipedia.org/wiki/Marginal_distribution</w:t>
          </w:r>
        </w:ins>
      </w:hyperlink>
    </w:p>
    <w:bookmarkEnd w:id="153"/>
    <w:bookmarkStart w:id="154" w:name="ref-hutchinson2024data471"/>
    <w:p>
      <w:pPr>
        <w:pStyle w:val="Bibliography"/>
      </w:pPr>
      <w:ins w:id="730" w:author="PR Preview" w:date="2026-01-01T00:00:00Z">
        <w:r>
          <w:t xml:space="preserve">[15]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	</w:t>
        </w:r>
      </w:ins>
      <w:ins w:id="733" w:author="PR Preview" w:date="2026-01-01T00:00:00Z">
        <w:r>
          <w:t xml:space="preserve">B. Hutchinson,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“</w:t>
        </w:r>
      </w:ins>
      <w:ins w:id="736" w:author="PR Preview" w:date="2026-01-01T00:00:00Z">
        <w:r>
          <w:t xml:space="preserve">DATA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471/571: Machine learning.”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Western Washington University, 2024.</w:t>
        </w:r>
      </w:ins>
    </w:p>
    <w:bookmarkEnd w:id="154"/>
    <w:bookmarkStart w:id="156" w:name="ref-hutchinson_wwu_ml_videos"/>
    <w:p>
      <w:pPr>
        <w:pStyle w:val="Bibliography"/>
      </w:pPr>
      <w:ins w:id="741" w:author="PR Preview" w:date="2026-01-01T00:00:00Z">
        <w:r>
          <w:t xml:space="preserve">[16]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	</w:t>
        </w:r>
      </w:ins>
      <w:ins w:id="744" w:author="PR Preview" w:date="2026-01-01T00:00:00Z">
        <w:r>
          <w:t xml:space="preserve">B. Hutchinson,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“</w:t>
        </w:r>
      </w:ins>
      <w:ins w:id="747" w:author="PR Preview" w:date="2026-01-01T00:00:00Z">
        <w:r>
          <w:t xml:space="preserve">DATA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471/571 (machine learning) and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CSCI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481/581 (deep learning) video lectures.”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Western Washington University. Accessed: Sep. 28, 2026. [Online]. Available:</w:t>
        </w:r>
      </w:ins>
      <w:ins w:id="756" w:author="PR Preview" w:date="2026-01-01T00:00:00Z">
        <w:r>
          <w:t xml:space="preserve"> </w:t>
        </w:r>
      </w:ins>
      <w:hyperlink r:id="rId155">
        <w:ins w:id="757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56"/>
    <w:bookmarkStart w:id="158" w:name="ref-fiveminuteai_probstat"/>
    <w:p>
      <w:pPr>
        <w:pStyle w:val="Bibliography"/>
      </w:pPr>
      <w:ins w:id="758" w:author="PR Preview" w:date="2026-01-01T00:00:00Z">
        <w:r>
          <w:t xml:space="preserve">[17]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	</w:t>
        </w:r>
      </w:ins>
      <w:ins w:id="761" w:author="PR Preview" w:date="2026-01-01T00:00:00Z">
        <w:r>
          <w:t xml:space="preserve">5MinuteAI,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“Probability &amp; statistics.”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Video playlist on YouTube. Accessed: Oct. 12, 2026. [Online]. Available:</w:t>
        </w:r>
      </w:ins>
      <w:ins w:id="766" w:author="PR Preview" w:date="2026-01-01T00:00:00Z">
        <w:r>
          <w:t xml:space="preserve"> </w:t>
        </w:r>
      </w:ins>
      <w:hyperlink r:id="rId157">
        <w:ins w:id="767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58"/>
    <w:bookmarkStart w:id="160" w:name="ref-wikipedia_survival_function"/>
    <w:p>
      <w:pPr>
        <w:pStyle w:val="Bibliography"/>
      </w:pPr>
      <w:ins w:id="768" w:author="PR Preview" w:date="2026-01-01T00:00:00Z">
        <w:r>
          <w:t xml:space="preserve">[18]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	</w:t>
        </w:r>
      </w:ins>
      <w:ins w:id="771" w:author="PR Preview" w:date="2026-01-01T00:00:00Z">
        <w:r>
          <w:t xml:space="preserve">Wikipedia contributors,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“Survival function —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Wikipedia</w:t>
        </w:r>
      </w:ins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the free encyclopedia.”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2026. Available:</w:t>
        </w:r>
      </w:ins>
      <w:ins w:id="781" w:author="PR Preview" w:date="2026-01-01T00:00:00Z">
        <w:r>
          <w:t xml:space="preserve"> </w:t>
        </w:r>
      </w:ins>
      <w:hyperlink r:id="rId159">
        <w:ins w:id="782" w:author="PR Preview" w:date="2026-01-01T00:00:00Z">
          <w:r>
            <w:rPr>
              <w:rStyle w:val="Hyperlink"/>
            </w:rPr>
            <w:t xml:space="preserve">https://en.wikipedia.org/wiki/Survival_function</w:t>
          </w:r>
        </w:ins>
      </w:hyperlink>
    </w:p>
    <w:bookmarkEnd w:id="160"/>
    <w:bookmarkStart w:id="162" w:name="ref-wikipedia_failure_rate"/>
    <w:p>
      <w:pPr>
        <w:pStyle w:val="Bibliography"/>
      </w:pPr>
      <w:ins w:id="783" w:author="PR Preview" w:date="2026-01-01T00:00:00Z">
        <w:r>
          <w:t xml:space="preserve">[19]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	</w:t>
        </w:r>
      </w:ins>
      <w:ins w:id="786" w:author="PR Preview" w:date="2026-01-01T00:00:00Z">
        <w:r>
          <w:t xml:space="preserve">Wikipedia contributors,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“Failure rate —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Wikipedia</w:t>
        </w:r>
      </w:ins>
      <w:ins w:id="791" w:author="PR Preview" w:date="2026-01-01T00:00:00Z">
        <w:r>
          <w:t xml:space="preserve">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the free encyclopedia.”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2026. Available:</w:t>
        </w:r>
      </w:ins>
      <w:ins w:id="796" w:author="PR Preview" w:date="2026-01-01T00:00:00Z">
        <w:r>
          <w:t xml:space="preserve"> </w:t>
        </w:r>
      </w:ins>
      <w:hyperlink r:id="rId161">
        <w:ins w:id="797" w:author="PR Preview" w:date="2026-01-01T00:00:00Z">
          <w:r>
            <w:rPr>
              <w:rStyle w:val="Hyperlink"/>
            </w:rPr>
            <w:t xml:space="preserve">https://en.wikipedia.org/wiki/Failure_rate</w:t>
          </w:r>
        </w:ins>
      </w:hyperlink>
    </w:p>
    <w:bookmarkEnd w:id="162"/>
    <w:bookmarkStart w:id="164" w:name="ref-dobson4e"/>
    <w:p>
      <w:pPr>
        <w:pStyle w:val="Bibliography"/>
      </w:pPr>
      <w:ins w:id="798" w:author="PR Preview" w:date="2026-01-01T00:00:00Z">
        <w:r>
          <w:t xml:space="preserve">[20]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	</w:t>
        </w:r>
      </w:ins>
      <w:ins w:id="801" w:author="PR Preview" w:date="2026-01-01T00:00:00Z">
        <w:r>
          <w:t xml:space="preserve">A. J. Dobson and A. G. Barnett,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804" w:author="PR Preview" w:date="2026-01-01T00:00:00Z">
        <w:r>
          <w:t xml:space="preserve">, 4th ed. CRC press, 2018. doi:</w:t>
        </w:r>
      </w:ins>
      <w:ins w:id="805" w:author="PR Preview" w:date="2026-01-01T00:00:00Z">
        <w:r>
          <w:t xml:space="preserve"> </w:t>
        </w:r>
      </w:ins>
      <w:hyperlink r:id="rId163">
        <w:ins w:id="806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807" w:author="PR Preview" w:date="2026-01-01T00:00:00Z">
        <w:r>
          <w:t xml:space="preserve">.</w:t>
        </w:r>
      </w:ins>
    </w:p>
    <w:bookmarkEnd w:id="164"/>
    <w:bookmarkStart w:id="166" w:name="ref-vittinghoff2e"/>
    <w:p>
      <w:pPr>
        <w:pStyle w:val="Bibliography"/>
      </w:pPr>
      <w:ins w:id="808" w:author="PR Preview" w:date="2026-01-01T00:00:00Z">
        <w:r>
          <w:t xml:space="preserve">[21]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	</w:t>
        </w:r>
      </w:ins>
      <w:ins w:id="811" w:author="PR Preview" w:date="2026-01-01T00:00:00Z">
        <w:r>
          <w:t xml:space="preserve">E. Vittinghoff, D. V. Glidden, S. C. Shiboski, and C. E. McCulloch,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814" w:author="PR Preview" w:date="2026-01-01T00:00:00Z">
        <w:r>
          <w:t xml:space="preserve">, 2nd ed. Springer, 2012. doi:</w:t>
        </w:r>
      </w:ins>
      <w:ins w:id="815" w:author="PR Preview" w:date="2026-01-01T00:00:00Z">
        <w:r>
          <w:t xml:space="preserve"> </w:t>
        </w:r>
      </w:ins>
      <w:hyperlink r:id="rId165">
        <w:ins w:id="816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817" w:author="PR Preview" w:date="2026-01-01T00:00:00Z">
        <w:r>
          <w:t xml:space="preserve">.</w:t>
        </w:r>
      </w:ins>
    </w:p>
    <w:bookmarkEnd w:id="166"/>
    <w:bookmarkStart w:id="168" w:name="ref-klein2003survival"/>
    <w:p>
      <w:pPr>
        <w:pStyle w:val="Bibliography"/>
      </w:pPr>
      <w:ins w:id="818" w:author="PR Preview" w:date="2026-01-01T00:00:00Z">
        <w:r>
          <w:t xml:space="preserve">[22]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	</w:t>
        </w:r>
      </w:ins>
      <w:ins w:id="821" w:author="PR Preview" w:date="2026-01-01T00:00:00Z">
        <w:r>
          <w:t xml:space="preserve">J. P. Klein and M. L. Moeschberger,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rPr>
            <w:i/>
            <w:iCs/>
          </w:rPr>
          <w:t xml:space="preserve">Survival analysis: Techniques for censored and truncated data</w:t>
        </w:r>
      </w:ins>
      <w:ins w:id="824" w:author="PR Preview" w:date="2026-01-01T00:00:00Z">
        <w:r>
          <w:t xml:space="preserve">, 2nd ed. Springer, 2003. Available:</w:t>
        </w:r>
      </w:ins>
      <w:ins w:id="825" w:author="PR Preview" w:date="2026-01-01T00:00:00Z">
        <w:r>
          <w:t xml:space="preserve"> </w:t>
        </w:r>
      </w:ins>
      <w:hyperlink r:id="rId167">
        <w:ins w:id="826" w:author="PR Preview" w:date="2026-01-01T00:00:00Z">
          <w:r>
            <w:rPr>
              <w:rStyle w:val="Hyperlink"/>
            </w:rPr>
            <w:t xml:space="preserve">https://link.springer.com/book/10.1007/b97377</w:t>
          </w:r>
        </w:ins>
      </w:hyperlink>
    </w:p>
    <w:bookmarkEnd w:id="168"/>
    <w:bookmarkStart w:id="170" w:name="ref-kleinbaum2012survival"/>
    <w:p>
      <w:pPr>
        <w:pStyle w:val="Bibliography"/>
      </w:pPr>
      <w:ins w:id="827" w:author="PR Preview" w:date="2026-01-01T00:00:00Z">
        <w:r>
          <w:t xml:space="preserve">[23]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	</w:t>
        </w:r>
      </w:ins>
      <w:ins w:id="830" w:author="PR Preview" w:date="2026-01-01T00:00:00Z">
        <w:r>
          <w:t xml:space="preserve">D. G. Kleinbaum and M. Klein,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rPr>
            <w:i/>
            <w:iCs/>
          </w:rPr>
          <w:t xml:space="preserve">Survival analysis: A self-learning text</w:t>
        </w:r>
      </w:ins>
      <w:ins w:id="833" w:author="PR Preview" w:date="2026-01-01T00:00:00Z">
        <w:r>
          <w:t xml:space="preserve">, 3rd ed. Springer, 2012. Available:</w:t>
        </w:r>
      </w:ins>
      <w:ins w:id="834" w:author="PR Preview" w:date="2026-01-01T00:00:00Z">
        <w:r>
          <w:t xml:space="preserve"> </w:t>
        </w:r>
      </w:ins>
      <w:hyperlink r:id="rId169">
        <w:ins w:id="835" w:author="PR Preview" w:date="2026-01-01T00:00:00Z">
          <w:r>
            <w:rPr>
              <w:rStyle w:val="Hyperlink"/>
            </w:rPr>
            <w:t xml:space="preserve">https://link.springer.com/book/10.1007/978-1-4419-6646-9</w:t>
          </w:r>
        </w:ins>
      </w:hyperlink>
    </w:p>
    <w:bookmarkEnd w:id="170"/>
    <w:bookmarkStart w:id="171" w:name="ref-kalbfleisch2011statistical"/>
    <w:p>
      <w:pPr>
        <w:pStyle w:val="Bibliography"/>
      </w:pPr>
      <w:ins w:id="836" w:author="PR Preview" w:date="2026-01-01T00:00:00Z">
        <w:r>
          <w:t xml:space="preserve">[24]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	</w:t>
        </w:r>
      </w:ins>
      <w:ins w:id="839" w:author="PR Preview" w:date="2026-01-01T00:00:00Z">
        <w:r>
          <w:t xml:space="preserve">J. D. Kalbfleisch and R. L. Prentice,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rPr>
            <w:i/>
            <w:iCs/>
          </w:rPr>
          <w:t xml:space="preserve">The statistical analysis of failure time data</w:t>
        </w:r>
      </w:ins>
      <w:ins w:id="842" w:author="PR Preview" w:date="2026-01-01T00:00:00Z">
        <w:r>
          <w:t xml:space="preserve">. John Wiley &amp; Sons, 2011.</w:t>
        </w:r>
      </w:ins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2026-10-18T18:55:33Z</dcterms:created>
  <dcterms:modified xsi:type="dcterms:W3CDTF">2026-10-18T18:55:33Z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