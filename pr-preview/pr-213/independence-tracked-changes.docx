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2026-10-18 11:42:28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11:43:08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del w:id="3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4"/>
        </w:numPr>
      </w:pPr>
      <w:del w:id="4" w:author="PR Preview" w:date="2026-01-01T00:00:00Z">
        <w:r>
          <w:delText xml:space="preserve">Wikipedia contributors [1]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— independent events and random variables</w:delText>
        </w:r>
      </w:del>
    </w:p>
    <w:p>
      <w:pPr>
        <w:numPr>
          <w:ilvl w:val="0"/>
          <w:numId w:val="1004"/>
        </w:numPr>
      </w:pPr>
      <w:del w:id="7" w:author="PR Preview" w:date="2026-01-01T00:00:00Z">
        <w:r>
          <w:delText xml:space="preserve">Wikipedia contributors [4]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— conditional independence, with examples</w:delText>
        </w:r>
      </w:del>
    </w:p>
    <w:p>
      <w:pPr>
        <w:numPr>
          <w:ilvl w:val="0"/>
          <w:numId w:val="1004"/>
        </w:numPr>
      </w:pPr>
      <w:del w:id="10" w:author="PR Preview" w:date="2026-01-01T00:00:00Z">
        <w:r>
          <w:delText xml:space="preserve">Wikipedia contributors [6]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— independent and identically distributed random variables</w:delText>
        </w:r>
      </w:del>
    </w:p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2026-10-18T18:53:43Z</dcterms:created>
  <dcterms:modified xsi:type="dcterms:W3CDTF">2026-10-18T18:53:43Z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11:43:08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