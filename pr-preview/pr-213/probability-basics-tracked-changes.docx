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del w:id="3" w:author="PR Preview" w:date="2026-01-01T00:00:00Z">
        <w:r>
          <w:delText xml:space="preserve">The reason is 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base rate</w:delText>
        </w:r>
      </w:del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Out of</w:delText>
        </w:r>
      </w:del>
      <w:del w:id="9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,</m:t>
        </m:r>
        <m:r>
          <m:t>000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people screened, about</w:delText>
        </w:r>
      </w:del>
      <w:del w:id="12" w:author="PR Preview" w:date="2026-01-01T00:00:00Z">
        <w:r>
          <w:delText xml:space="preserve"> </w:delText>
        </w:r>
      </w:del>
      <m:oMath>
        <m:r>
          <m:t>100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have the disease and</w:delText>
        </w:r>
      </w:del>
      <w:del w:id="15" w:author="PR Preview" w:date="2026-01-01T00:00:00Z">
        <w:r>
          <w:delText xml:space="preserve"> </w:delText>
        </w:r>
      </w:del>
      <m:oMath>
        <m:r>
          <m:t>99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them test positive, while</w:delText>
        </w:r>
      </w:del>
      <w:del w:id="20" w:author="PR Preview" w:date="2026-01-01T00:00:00Z">
        <w:r>
          <w:delText xml:space="preserve"> </w:delText>
        </w:r>
      </w:del>
      <m:oMath>
        <m:r>
          <m:t>99</m:t>
        </m:r>
        <m:r>
          <m:rPr>
            <m:sty m:val="p"/>
          </m:rPr>
          <m:t>,</m:t>
        </m:r>
        <m:r>
          <m:t>900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do not have it and about</w:delText>
        </w:r>
      </w:del>
      <w:del w:id="23" w:author="PR Preview" w:date="2026-01-01T00:00:00Z">
        <w:r>
          <w:delText xml:space="preserve"> </w:delText>
        </w:r>
      </w:del>
      <m:oMath>
        <m:r>
          <m:t>999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them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test positive anyway.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false positives outnumber the true positives ten to one,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because there are a thousand times more people available to produce them.</w:delText>
        </w:r>
      </w:del>
    </w:p>
    <w:p>
      <w:pPr>
        <w:pStyle w:val="BodyText"/>
      </w:pPr>
      <w:ins w:id="32" w:author="PR Preview" w:date="2026-01-01T00:00:00Z">
        <w:r>
          <w:t xml:space="preserve">The reason is the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b/>
            <w:bCs/>
          </w:rPr>
          <w:t xml:space="preserve">base rate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[12]</w:t>
        </w:r>
      </w:ins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Out of</w:t>
        </w:r>
      </w:ins>
      <w:ins w:id="40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,</m:t>
        </m:r>
        <m:r>
          <m:t>000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people screened, about</w:t>
        </w:r>
      </w:ins>
      <w:ins w:id="43" w:author="PR Preview" w:date="2026-01-01T00:00:00Z">
        <w:r>
          <w:t xml:space="preserve"> </w:t>
        </w:r>
      </w:ins>
      <m:oMath>
        <m:r>
          <m:t>100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have the disease and</w:t>
        </w:r>
      </w:ins>
      <w:ins w:id="46" w:author="PR Preview" w:date="2026-01-01T00:00:00Z">
        <w:r>
          <w:t xml:space="preserve"> </w:t>
        </w:r>
      </w:ins>
      <m:oMath>
        <m:r>
          <m:t>99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of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them test positive, while</w:t>
        </w:r>
      </w:ins>
      <w:ins w:id="51" w:author="PR Preview" w:date="2026-01-01T00:00:00Z">
        <w:r>
          <w:t xml:space="preserve"> </w:t>
        </w:r>
      </w:ins>
      <m:oMath>
        <m:r>
          <m:t>99</m:t>
        </m:r>
        <m:r>
          <m:rPr>
            <m:sty m:val="p"/>
          </m:rPr>
          <m:t>,</m:t>
        </m:r>
        <m:r>
          <m:t>900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do not have it and about</w:t>
        </w:r>
      </w:ins>
      <w:ins w:id="54" w:author="PR Preview" w:date="2026-01-01T00:00:00Z">
        <w:r>
          <w:t xml:space="preserve"> </w:t>
        </w:r>
      </w:ins>
      <m:oMath>
        <m:r>
          <m:t>999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 them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test positive anyway.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false positives outnumber the true positives ten to one,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because there are a thousand times more people available to produce them.</w:t>
        </w:r>
      </w:ins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del w:id="63" w:author="PR Preview" w:date="2026-01-01T00:00:00Z">
        <w:r>
          <w:delText xml:space="preserve">5MinuteAI’s five-minute videos follow the same course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[13]</w:delText>
        </w:r>
      </w:del>
      <w:del w:id="66" w:author="PR Preview" w:date="2026-01-01T00:00:00Z">
        <w:r>
          <w:delText xml:space="preserve">:</w:delText>
        </w:r>
      </w:del>
      <w:del w:id="67" w:author="PR Preview" w:date="2026-01-01T00:00:00Z">
        <w:r>
          <w:delText xml:space="preserve"> </w:delText>
        </w:r>
      </w:del>
      <w:hyperlink r:id="rId84">
        <w:del w:id="68" w:author="PR Preview" w:date="2026-01-01T00:00:00Z">
          <w:r>
            <w:rPr>
              <w:rStyle w:val="Hyperlink"/>
            </w:rPr>
            <w:delText xml:space="preserve">introduction to discrete probability</w:delText>
          </w:r>
        </w:del>
      </w:hyperlink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and</w:delText>
        </w:r>
      </w:del>
      <w:del w:id="71" w:author="PR Preview" w:date="2026-01-01T00:00:00Z">
        <w:r>
          <w:delText xml:space="preserve"> </w:delText>
        </w:r>
      </w:del>
      <w:hyperlink r:id="rId85">
        <w:del w:id="72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73" w:author="PR Preview" w:date="2026-01-01T00:00:00Z">
        <w:r>
          <w:delText xml:space="preserve">.</w:delText>
        </w:r>
      </w:del>
    </w:p>
    <w:p>
      <w:pPr>
        <w:pStyle w:val="Heading2"/>
      </w:pPr>
      <w:del w:id="74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5"/>
        </w:numPr>
      </w:pPr>
      <w:del w:id="75" w:author="PR Preview" w:date="2026-01-01T00:00:00Z">
        <w:r>
          <w:delText xml:space="preserve">Wikipedia contributors [2]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— sample spaces and events, with examples</w:delText>
        </w:r>
      </w:del>
    </w:p>
    <w:p>
      <w:pPr>
        <w:numPr>
          <w:ilvl w:val="0"/>
          <w:numId w:val="1005"/>
        </w:numPr>
      </w:pPr>
      <w:del w:id="78" w:author="PR Preview" w:date="2026-01-01T00:00:00Z">
        <w:r>
          <w:delText xml:space="preserve">Wikipedia contributors [5]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— the sample space, events and probability measure together</w:delText>
        </w:r>
      </w:del>
    </w:p>
    <w:p>
      <w:pPr>
        <w:numPr>
          <w:ilvl w:val="0"/>
          <w:numId w:val="1005"/>
        </w:numPr>
      </w:pPr>
      <w:del w:id="81" w:author="PR Preview" w:date="2026-01-01T00:00:00Z">
        <w:r>
          <w:delText xml:space="preserve">Wikipedia contributors [7]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— the definition, with common misreadings</w:delText>
        </w:r>
      </w:del>
    </w:p>
    <w:p>
      <w:pPr>
        <w:numPr>
          <w:ilvl w:val="0"/>
          <w:numId w:val="1005"/>
        </w:numPr>
      </w:pPr>
      <w:del w:id="84" w:author="PR Preview" w:date="2026-01-01T00:00:00Z">
        <w:r>
          <w:delText xml:space="preserve">Wikipedia contributors [9]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— the law, with examples</w:delText>
        </w:r>
      </w:del>
    </w:p>
    <w:p>
      <w:pPr>
        <w:numPr>
          <w:ilvl w:val="0"/>
          <w:numId w:val="1005"/>
        </w:numPr>
      </w:pPr>
      <w:del w:id="87" w:author="PR Preview" w:date="2026-01-01T00:00:00Z">
        <w:r>
          <w:delText xml:space="preserve">Wikipedia contributors [10]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— the theorem, its proof and its uses</w:delText>
        </w:r>
      </w:del>
    </w:p>
    <w:p>
      <w:pPr>
        <w:numPr>
          <w:ilvl w:val="0"/>
          <w:numId w:val="1005"/>
        </w:numPr>
      </w:pPr>
      <w:del w:id="90" w:author="PR Preview" w:date="2026-01-01T00:00:00Z">
        <w:r>
          <w:delText xml:space="preserve">Wikipedia contributors [14]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— why ignoring the base rate misleads</w:delText>
        </w:r>
      </w:del>
    </w:p>
    <w:p>
      <w:pPr>
        <w:pStyle w:val="BodyText"/>
      </w:pPr>
      <w:ins w:id="93" w:author="PR Preview" w:date="2026-01-01T00:00:00Z">
        <w:r>
          <w:t xml:space="preserve">5MinuteAI’s five-minute videos follow the same course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[14]</w:t>
        </w:r>
      </w:ins>
      <w:ins w:id="96" w:author="PR Preview" w:date="2026-01-01T00:00:00Z">
        <w:r>
          <w:t xml:space="preserve">:</w:t>
        </w:r>
      </w:ins>
      <w:ins w:id="97" w:author="PR Preview" w:date="2026-01-01T00:00:00Z">
        <w:r>
          <w:t xml:space="preserve"> </w:t>
        </w:r>
      </w:ins>
      <w:hyperlink r:id="rId84">
        <w:ins w:id="98" w:author="PR Preview" w:date="2026-01-01T00:00:00Z">
          <w:r>
            <w:rPr>
              <w:rStyle w:val="Hyperlink"/>
            </w:rPr>
            <w:t xml:space="preserve">introduction to discrete probability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w:hyperlink r:id="rId85">
        <w:ins w:id="102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103" w:author="PR Preview" w:date="2026-01-01T00:00:00Z">
        <w:r>
          <w:t xml:space="preserve">.</w:t>
        </w:r>
      </w:ins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del w:id="104" w:author="PR Preview" w:date="2026-01-01T00:00:00Z">
        <w:r>
          <w:delText xml:space="preserve">[12]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	</w:delText>
        </w:r>
      </w:del>
      <w:del w:id="107" w:author="PR Preview" w:date="2026-01-01T00:00:00Z">
        <w:r>
          <w:delText xml:space="preserve">B. Hutchinson,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“</w:delText>
        </w:r>
      </w:del>
      <w:del w:id="110" w:author="PR Preview" w:date="2026-01-01T00:00:00Z">
        <w:r>
          <w:delText xml:space="preserve">DATA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471/571 (machine learning) and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CSCI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481/581 (deep learning) video lectures.”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Western Washington University. Accessed: Sep. 28, 2026. [Online]. Available:</w:delText>
        </w:r>
      </w:del>
      <w:del w:id="119" w:author="PR Preview" w:date="2026-01-01T00:00:00Z">
        <w:r>
          <w:delText xml:space="preserve"> </w:delText>
        </w:r>
      </w:del>
      <w:hyperlink r:id="rId110">
        <w:del w:id="120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</w:p>
    <w:p>
      <w:pPr>
        <w:pStyle w:val="Bibliography"/>
      </w:pPr>
      <w:del w:id="121" w:author="PR Preview" w:date="2026-01-01T00:00:00Z">
        <w:r>
          <w:delText xml:space="preserve">[13]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	</w:delText>
        </w:r>
      </w:del>
      <w:del w:id="124" w:author="PR Preview" w:date="2026-01-01T00:00:00Z">
        <w:r>
          <w:delText xml:space="preserve">5MinuteAI,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“Probability &amp; statistics.”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Video playlist on YouTube. Accessed: Oct. 12, 2026. [Online]. Available:</w:delText>
        </w:r>
      </w:del>
      <w:del w:id="129" w:author="PR Preview" w:date="2026-01-01T00:00:00Z">
        <w:r>
          <w:delText xml:space="preserve"> </w:delText>
        </w:r>
      </w:del>
      <w:hyperlink r:id="rId112">
        <w:del w:id="130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</w:p>
    <w:p>
      <w:pPr>
        <w:pStyle w:val="Bibliography"/>
      </w:pPr>
      <w:del w:id="131" w:author="PR Preview" w:date="2026-01-01T00:00:00Z">
        <w:r>
          <w:delText xml:space="preserve">[14]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	</w:delText>
        </w:r>
      </w:del>
      <w:del w:id="134" w:author="PR Preview" w:date="2026-01-01T00:00:00Z">
        <w:r>
          <w:delText xml:space="preserve">Wikipedia contributors,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“Base rate fallacy —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Wikipedia</w:delText>
        </w:r>
      </w:del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 free encyclopedia.”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2026. Available:</w:delText>
        </w:r>
      </w:del>
      <w:del w:id="144" w:author="PR Preview" w:date="2026-01-01T00:00:00Z">
        <w:r>
          <w:delText xml:space="preserve"> </w:delText>
        </w:r>
      </w:del>
      <w:hyperlink r:id="rId108">
        <w:del w:id="145" w:author="PR Preview" w:date="2026-01-01T00:00:00Z">
          <w:r>
            <w:rPr>
              <w:rStyle w:val="Hyperlink"/>
            </w:rPr>
            <w:delText xml:space="preserve">https://en.wikipedia.org/wiki/Base_rate_fallacy</w:delText>
          </w:r>
        </w:del>
      </w:hyperlink>
    </w:p>
    <w:p>
      <w:pPr>
        <w:pStyle w:val="Bibliography"/>
      </w:pPr>
      <w:ins w:id="146" w:author="PR Preview" w:date="2026-01-01T00:00:00Z">
        <w:r>
          <w:t xml:space="preserve">[12]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	</w:t>
        </w:r>
      </w:ins>
      <w:ins w:id="149" w:author="PR Preview" w:date="2026-01-01T00:00:00Z">
        <w:r>
          <w:t xml:space="preserve">Wikipedia contributors,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“Base rate fallacy —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Wikipedia</w:t>
        </w:r>
      </w:ins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 free encyclopedia.”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2026. Available:</w:t>
        </w:r>
      </w:ins>
      <w:ins w:id="159" w:author="PR Preview" w:date="2026-01-01T00:00:00Z">
        <w:r>
          <w:t xml:space="preserve"> </w:t>
        </w:r>
      </w:ins>
      <w:hyperlink r:id="rId108">
        <w:ins w:id="160" w:author="PR Preview" w:date="2026-01-01T00:00:00Z">
          <w:r>
            <w:rPr>
              <w:rStyle w:val="Hyperlink"/>
            </w:rPr>
            <w:t xml:space="preserve">https://en.wikipedia.org/wiki/Base_rate_fallacy</w:t>
          </w:r>
        </w:ins>
      </w:hyperlink>
    </w:p>
    <w:bookmarkEnd w:id="109"/>
    <w:bookmarkStart w:id="111" w:name="ref-hutchinson_wwu_ml_videos"/>
    <w:p>
      <w:pPr>
        <w:pStyle w:val="Bibliography"/>
      </w:pPr>
      <w:ins w:id="161" w:author="PR Preview" w:date="2026-01-01T00:00:00Z">
        <w:r>
          <w:t xml:space="preserve">[13]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	</w:t>
        </w:r>
      </w:ins>
      <w:ins w:id="164" w:author="PR Preview" w:date="2026-01-01T00:00:00Z">
        <w:r>
          <w:t xml:space="preserve">B. Hutchinson,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“</w:t>
        </w:r>
      </w:ins>
      <w:ins w:id="167" w:author="PR Preview" w:date="2026-01-01T00:00:00Z">
        <w:r>
          <w:t xml:space="preserve">DATA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471/571 (machine learning) and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CSCI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481/581 (deep learning) video lectures.”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Western Washington University. Accessed: Sep. 28, 2026. [Online]. Available:</w:t>
        </w:r>
      </w:ins>
      <w:ins w:id="176" w:author="PR Preview" w:date="2026-01-01T00:00:00Z">
        <w:r>
          <w:t xml:space="preserve"> </w:t>
        </w:r>
      </w:ins>
      <w:hyperlink r:id="rId110">
        <w:ins w:id="177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11"/>
    <w:bookmarkStart w:id="113" w:name="ref-fiveminuteai_probstat"/>
    <w:p>
      <w:pPr>
        <w:pStyle w:val="Bibliography"/>
      </w:pPr>
      <w:ins w:id="178" w:author="PR Preview" w:date="2026-01-01T00:00:00Z">
        <w:r>
          <w:t xml:space="preserve">[14]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	</w:t>
        </w:r>
      </w:ins>
      <w:ins w:id="181" w:author="PR Preview" w:date="2026-01-01T00:00:00Z">
        <w:r>
          <w:t xml:space="preserve">5MinuteAI,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“Probability &amp; statistics.”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Video playlist on YouTube. Accessed: Oct. 12, 2026. [Online]. Available:</w:t>
        </w:r>
      </w:ins>
      <w:ins w:id="186" w:author="PR Preview" w:date="2026-01-01T00:00:00Z">
        <w:r>
          <w:t xml:space="preserve"> </w:t>
        </w:r>
      </w:ins>
      <w:hyperlink r:id="rId112">
        <w:ins w:id="187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2026-10-18T18:54:58Z</dcterms:created>
  <dcterms:modified xsi:type="dcterms:W3CDTF">2026-10-18T18:54:58Z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