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Other sources often call this quantity 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noise term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In regression settings,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reference mean is often conditional on covariates:</w:delText>
        </w:r>
      </w:del>
      <w:del w:id="1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8" w:author="PR Preview" w:date="2026-01-01T00:00:00Z">
        <w:r>
          <w:delText xml:space="preserve">.</w:delText>
        </w:r>
      </w:del>
    </w:p>
    <w:p>
      <w:pPr>
        <w:pStyle w:val="FirstParagraph"/>
      </w:pPr>
      <w:ins w:id="19" w:author="PR Preview" w:date="2026-01-01T00:00:00Z">
        <w:r>
          <w:rPr>
            <w:i/>
            <w:iCs/>
          </w:rPr>
          <w:t xml:space="preserve">Remark</w:t>
        </w:r>
      </w:ins>
      <w:ins w:id="20" w:author="PR Preview" w:date="2026-01-01T00:00:00Z">
        <w:r>
          <w:t xml:space="preserve">. </w:t>
        </w:r>
      </w:ins>
      <w:ins w:id="21" w:author="PR Preview" w:date="2026-01-01T00:00:00Z">
        <w:r>
          <w:t xml:space="preserve">Other sources often call this quantity an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error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or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noise term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[1]</w:t>
        </w:r>
      </w:ins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In regression settings,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 reference mean is often conditional on covariates:</w:t>
        </w:r>
      </w:ins>
      <w:ins w:id="3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6" w:author="PR Preview" w:date="2026-01-01T00:00:00Z">
        <w:r>
          <w:t xml:space="preserve">.</w:t>
        </w:r>
      </w:ins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del w:id="37" w:author="PR Preview" w:date="2026-01-01T00:00:00Z">
        <w:r>
          <w:rPr>
            <w:b/>
            <w:bCs/>
          </w:rPr>
          <w:delText xml:space="preserve">Definition 3 (Variance)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variance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of a random variable</w:delText>
        </w:r>
      </w:del>
      <w:del w:id="44" w:author="PR Preview" w:date="2026-01-01T00:00:00Z">
        <w:r>
          <w:delText xml:space="preserve"> </w:delText>
        </w:r>
      </w:del>
      <m:oMath>
        <m:r>
          <m:t>X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with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</w:delText>
        </w:r>
      </w:del>
      <w:del w:id="50" w:author="PR Preview" w:date="2026-01-01T00:00:00Z">
        <w:r>
          <w:delText xml:space="preserve"> </w:delText>
        </w:r>
      </w:del>
      <w:hyperlink r:id="rId11">
        <w:del w:id="51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of the squared</w:delText>
        </w:r>
      </w:del>
      <w:del w:id="54" w:author="PR Preview" w:date="2026-01-01T00:00:00Z">
        <w:r>
          <w:delText xml:space="preserve"> </w:delText>
        </w:r>
      </w:del>
      <w:hyperlink w:anchor="def-deviation-pop-mean">
        <w:del w:id="55" w:author="PR Preview" w:date="2026-01-01T00:00:00Z">
          <w:r>
            <w:rPr>
              <w:rStyle w:val="Hyperlink"/>
            </w:rPr>
            <w:delText xml:space="preserve">deviation from the mean</w:delText>
          </w:r>
        </w:del>
      </w:hyperlink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[1]</w:delText>
        </w:r>
      </w:del>
      <w:del w:id="58" w:author="PR Preview" w:date="2026-01-01T00:00:00Z">
        <w:r>
          <w:delText xml:space="preserve">; that is:</w:delText>
        </w:r>
      </w:del>
    </w:p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Definition 3 (Variance)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variance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a random variable</w:t>
        </w:r>
      </w:ins>
      <w:ins w:id="66" w:author="PR Preview" w:date="2026-01-01T00:00:00Z">
        <w:r>
          <w:t xml:space="preserve"> </w:t>
        </w:r>
      </w:ins>
      <m:oMath>
        <m:r>
          <m:t>X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with</w:t>
        </w:r>
      </w:ins>
      <w:ins w:id="6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the</w:t>
        </w:r>
      </w:ins>
      <w:ins w:id="72" w:author="PR Preview" w:date="2026-01-01T00:00:00Z">
        <w:r>
          <w:t xml:space="preserve"> </w:t>
        </w:r>
      </w:ins>
      <w:hyperlink r:id="rId11">
        <w:ins w:id="7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of the squared</w:t>
        </w:r>
      </w:ins>
      <w:ins w:id="76" w:author="PR Preview" w:date="2026-01-01T00:00:00Z">
        <w:r>
          <w:t xml:space="preserve"> </w:t>
        </w:r>
      </w:ins>
      <w:hyperlink w:anchor="def-deviation-pop-mean">
        <w:ins w:id="77" w:author="PR Preview" w:date="2026-01-01T00:00:00Z">
          <w:r>
            <w:rPr>
              <w:rStyle w:val="Hyperlink"/>
            </w:rPr>
            <w:t xml:space="preserve">deviation from the mean</w:t>
          </w:r>
        </w:ins>
      </w:hyperlink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[2]</w:t>
        </w:r>
      </w:ins>
      <w:ins w:id="80" w:author="PR Preview" w:date="2026-01-01T00:00:00Z">
        <w:r>
          <w:t xml:space="preserve">; that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del w:id="81" w:author="PR Preview" w:date="2026-01-01T00:00:00Z">
        <w:r>
          <w:rPr>
            <w:b/>
            <w:bCs/>
          </w:rPr>
          <w:delText xml:space="preserve">Definition 9 (Covariance)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The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covariance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of two random variables</w:delText>
        </w:r>
      </w:del>
      <w:del w:id="88" w:author="PR Preview" w:date="2026-01-01T00:00:00Z">
        <w:r>
          <w:delText xml:space="preserve"> </w:delText>
        </w:r>
      </w:del>
      <m:oMath>
        <m:r>
          <m:t>X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</w:delText>
        </w:r>
      </w:del>
      <w:del w:id="91" w:author="PR Preview" w:date="2026-01-01T00:00:00Z">
        <w:r>
          <w:delText xml:space="preserve"> </w:delText>
        </w:r>
      </w:del>
      <m:oMath>
        <m:r>
          <m:t>Y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with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[2]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is: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9 (Covariance)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covariance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 two random variables</w:t>
        </w:r>
      </w:ins>
      <w:ins w:id="109" w:author="PR Preview" w:date="2026-01-01T00:00:00Z">
        <w:r>
          <w:t xml:space="preserve"> </w:t>
        </w:r>
      </w:ins>
      <m:oMath>
        <m:r>
          <m:t>X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</w:t>
        </w:r>
      </w:ins>
      <w:ins w:id="112" w:author="PR Preview" w:date="2026-01-01T00:00:00Z">
        <w:r>
          <w:t xml:space="preserve"> </w:t>
        </w:r>
      </w:ins>
      <m:oMath>
        <m:r>
          <m:t>Y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with</w:t>
        </w:r>
      </w:ins>
      <w:ins w:id="11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[3]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del w:id="123" w:author="PR Preview" w:date="2026-01-01T00:00:00Z">
        <w:r>
          <w:delText xml:space="preserve">The first step is</w:delText>
        </w:r>
      </w:del>
      <w:del w:id="124" w:author="PR Preview" w:date="2026-01-01T00:00:00Z">
        <w:r>
          <w:delText xml:space="preserve"> </w:delText>
        </w:r>
      </w:del>
      <w:hyperlink w:anchor="thm-var-lincom">
        <w:del w:id="12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26" w:author="PR Preview" w:date="2026-01-01T00:00:00Z">
        <w:r>
          <w:delText xml:space="preserve">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The last step holds because a random variable that is never negative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has a non-negative expectation: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in the discrete and continuous cases of the</w:delText>
        </w:r>
      </w:del>
      <w:del w:id="133" w:author="PR Preview" w:date="2026-01-01T00:00:00Z">
        <w:r>
          <w:delText xml:space="preserve"> </w:delText>
        </w:r>
      </w:del>
      <w:hyperlink r:id="rId11">
        <w:del w:id="134" w:author="PR Preview" w:date="2026-01-01T00:00:00Z">
          <w:r>
            <w:rPr>
              <w:rStyle w:val="Hyperlink"/>
            </w:rPr>
            <w:delText xml:space="preserve">definition of expectation</w:delText>
          </w:r>
        </w:del>
      </w:hyperlink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every term of the sum, or the integrand, is non-negative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(for the general case, see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Billingsley [3]</w:delText>
        </w:r>
      </w:del>
      <w:del w:id="142" w:author="PR Preview" w:date="2026-01-01T00:00:00Z">
        <w:r>
          <w:delText xml:space="preserve">).</w:delText>
        </w:r>
      </w:del>
    </w:p>
    <w:p>
      <w:pPr>
        <w:pStyle w:val="FirstParagraph"/>
      </w:pPr>
      <w:ins w:id="143" w:author="PR Preview" w:date="2026-01-01T00:00:00Z">
        <w:r>
          <w:t xml:space="preserve">The first step is</w:t>
        </w:r>
      </w:ins>
      <w:ins w:id="144" w:author="PR Preview" w:date="2026-01-01T00:00:00Z">
        <w:r>
          <w:t xml:space="preserve"> </w:t>
        </w:r>
      </w:ins>
      <w:hyperlink w:anchor="thm-var-lincom">
        <w:ins w:id="14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 last step holds because a random variable that is never negative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has a non-negative expectation: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in the discrete and continuous cases of the</w:t>
        </w:r>
      </w:ins>
      <w:ins w:id="153" w:author="PR Preview" w:date="2026-01-01T00:00:00Z">
        <w:r>
          <w:t xml:space="preserve"> </w:t>
        </w:r>
      </w:ins>
      <w:hyperlink r:id="rId11">
        <w:ins w:id="154" w:author="PR Preview" w:date="2026-01-01T00:00:00Z">
          <w:r>
            <w:rPr>
              <w:rStyle w:val="Hyperlink"/>
            </w:rPr>
            <w:t xml:space="preserve">definition of expectation</w:t>
          </w:r>
        </w:ins>
      </w:hyperlink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every term of the sum, or the integrand, is non-negative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(for the general case, see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Billingsley [4]</w:t>
        </w:r>
      </w:ins>
      <w:ins w:id="162" w:author="PR Preview" w:date="2026-01-01T00:00:00Z">
        <w:r>
          <w:t xml:space="preserve">).</w:t>
        </w:r>
      </w:ins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del w:id="163" w:author="PR Preview" w:date="2026-01-01T00:00:00Z">
        <w:r>
          <w:rPr>
            <w:b/>
            <w:bCs/>
          </w:rPr>
          <w:delText xml:space="preserve">Theorem 14 (Correlation lies between</w:delText>
        </w:r>
      </w:del>
      <w:del w:id="16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5" w:author="PR Preview" w:date="2026-01-01T00:00:00Z">
        <w:r>
          <w:rPr>
            <w:b/>
            <w:bCs/>
          </w:rPr>
          <w:delText xml:space="preserve"> </w:delText>
        </w:r>
      </w:del>
      <w:del w:id="166" w:author="PR Preview" w:date="2026-01-01T00:00:00Z">
        <w:r>
          <w:rPr>
            <w:b/>
            <w:bCs/>
          </w:rPr>
          <w:delText xml:space="preserve">and</w:delText>
        </w:r>
      </w:del>
      <w:del w:id="167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168" w:author="PR Preview" w:date="2026-01-01T00:00:00Z">
        <w:r>
          <w:rPr>
            <w:b/>
            <w:bCs/>
          </w:rPr>
          <w:delText xml:space="preserve">)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If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and</w:delText>
        </w:r>
      </w:del>
      <w:del w:id="174" w:author="PR Preview" w:date="2026-01-01T00:00:00Z">
        <w:r>
          <w:delText xml:space="preserve"> </w:delText>
        </w:r>
      </w:del>
      <m:oMath>
        <m:r>
          <m:t>Y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have finite, positive</w:delText>
        </w:r>
      </w:del>
      <w:del w:id="177" w:author="PR Preview" w:date="2026-01-01T00:00:00Z">
        <w:r>
          <w:delText xml:space="preserve"> </w:delText>
        </w:r>
      </w:del>
      <w:hyperlink w:anchor="def-variance">
        <w:del w:id="178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then their</w:delText>
        </w:r>
      </w:del>
      <w:del w:id="182" w:author="PR Preview" w:date="2026-01-01T00:00:00Z">
        <w:r>
          <w:delText xml:space="preserve"> </w:delText>
        </w:r>
      </w:del>
      <w:hyperlink w:anchor="def-correlation">
        <w:del w:id="183" w:author="PR Preview" w:date="2026-01-01T00:00:00Z">
          <w:r>
            <w:rPr>
              <w:rStyle w:val="Hyperlink"/>
            </w:rPr>
            <w:delText xml:space="preserve">correlation</w:delText>
          </w:r>
        </w:del>
      </w:hyperlink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lies in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[4]</w:delText>
        </w:r>
      </w:del>
      <w:del w:id="189" w:author="PR Preview" w:date="2026-01-01T00:00:00Z">
        <w:r>
          <w:delText xml:space="preserve">:</w:delText>
        </w:r>
      </w:del>
    </w:p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Theorem 14 (Correlation lies between</w:t>
        </w:r>
      </w:ins>
      <w:ins w:id="19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92" w:author="PR Preview" w:date="2026-01-01T00:00:00Z">
        <w:r>
          <w:rPr>
            <w:b/>
            <w:bCs/>
          </w:rP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and</w:t>
        </w:r>
      </w:ins>
      <w:ins w:id="194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95" w:author="PR Preview" w:date="2026-01-01T00:00:00Z">
        <w:r>
          <w:rPr>
            <w:b/>
            <w:bCs/>
          </w:rPr>
          <w:t xml:space="preserve">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If</w:t>
        </w:r>
      </w:ins>
      <w:ins w:id="198" w:author="PR Preview" w:date="2026-01-01T00:00:00Z">
        <w:r>
          <w:t xml:space="preserve"> </w:t>
        </w:r>
      </w:ins>
      <m:oMath>
        <m:r>
          <m:t>X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Y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have finite, positive</w:t>
        </w:r>
      </w:ins>
      <w:ins w:id="204" w:author="PR Preview" w:date="2026-01-01T00:00:00Z">
        <w:r>
          <w:t xml:space="preserve"> </w:t>
        </w:r>
      </w:ins>
      <w:hyperlink w:anchor="def-variance">
        <w:ins w:id="205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then their</w:t>
        </w:r>
      </w:ins>
      <w:ins w:id="209" w:author="PR Preview" w:date="2026-01-01T00:00:00Z">
        <w:r>
          <w:t xml:space="preserve"> </w:t>
        </w:r>
      </w:ins>
      <w:hyperlink w:anchor="def-correlation">
        <w:ins w:id="210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lies in</w:t>
        </w:r>
      </w:ins>
      <w:ins w:id="2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[5]</w:t>
        </w:r>
      </w:ins>
      <w:ins w:id="2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del w:id="217" w:author="PR Preview" w:date="2026-01-01T00:00:00Z">
        <w:r>
          <w:delText xml:space="preserve">5MinuteAI explains</w:delText>
        </w:r>
      </w:del>
      <w:del w:id="218" w:author="PR Preview" w:date="2026-01-01T00:00:00Z">
        <w:r>
          <w:delText xml:space="preserve"> </w:delText>
        </w:r>
      </w:del>
      <w:hyperlink r:id="rId108">
        <w:del w:id="21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and</w:delText>
        </w:r>
      </w:del>
      <w:del w:id="222" w:author="PR Preview" w:date="2026-01-01T00:00:00Z">
        <w:r>
          <w:delText xml:space="preserve"> </w:delText>
        </w:r>
      </w:del>
      <w:hyperlink r:id="rId109">
        <w:del w:id="223" w:author="PR Preview" w:date="2026-01-01T00:00:00Z">
          <w:r>
            <w:rPr>
              <w:rStyle w:val="Hyperlink"/>
            </w:rPr>
            <w:delText xml:space="preserve">covariance and correlation</w:delText>
          </w:r>
        </w:del>
      </w:hyperlink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 five minutes each,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following the University of Washington’s CSE 312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[5]</w:delText>
        </w:r>
      </w:del>
      <w:del w:id="230" w:author="PR Preview" w:date="2026-01-01T00:00:00Z">
        <w:r>
          <w:delText xml:space="preserve">.</w:delText>
        </w:r>
      </w:del>
    </w:p>
    <w:p>
      <w:pPr>
        <w:pStyle w:val="Heading2"/>
      </w:pPr>
      <w:del w:id="231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5"/>
        </w:numPr>
      </w:pPr>
      <w:del w:id="232" w:author="PR Preview" w:date="2026-01-01T00:00:00Z">
        <w:r>
          <w:delText xml:space="preserve">Wikipedia contributors [1]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— the variance, its properties and its computation</w:delText>
        </w:r>
      </w:del>
    </w:p>
    <w:p>
      <w:pPr>
        <w:numPr>
          <w:ilvl w:val="0"/>
          <w:numId w:val="1005"/>
        </w:numPr>
      </w:pPr>
      <w:del w:id="235" w:author="PR Preview" w:date="2026-01-01T00:00:00Z">
        <w:r>
          <w:delText xml:space="preserve">Wikipedia contributors [2]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— the covariance and the covariance matrix</w:delText>
        </w:r>
      </w:del>
    </w:p>
    <w:p>
      <w:pPr>
        <w:numPr>
          <w:ilvl w:val="0"/>
          <w:numId w:val="1005"/>
        </w:numPr>
      </w:pPr>
      <w:del w:id="238" w:author="PR Preview" w:date="2026-01-01T00:00:00Z">
        <w:r>
          <w:delText xml:space="preserve">Wikipedia contributors [6]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— how an error differs from a residual</w:delText>
        </w:r>
      </w:del>
    </w:p>
    <w:p>
      <w:pPr>
        <w:pStyle w:val="BodyText"/>
      </w:pPr>
      <w:ins w:id="241" w:author="PR Preview" w:date="2026-01-01T00:00:00Z">
        <w:r>
          <w:t xml:space="preserve">5MinuteAI explains</w:t>
        </w:r>
      </w:ins>
      <w:ins w:id="242" w:author="PR Preview" w:date="2026-01-01T00:00:00Z">
        <w:r>
          <w:t xml:space="preserve"> </w:t>
        </w:r>
      </w:ins>
      <w:hyperlink r:id="rId108">
        <w:ins w:id="24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hyperlink r:id="rId109">
        <w:ins w:id="247" w:author="PR Preview" w:date="2026-01-01T00:00:00Z">
          <w:r>
            <w:rPr>
              <w:rStyle w:val="Hyperlink"/>
            </w:rPr>
            <w:t xml:space="preserve">covariance and correlation</w:t>
          </w:r>
        </w:ins>
      </w:hyperlink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in five minutes each,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following the University of Washington’s CSE 312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[6]</w:t>
        </w:r>
      </w:ins>
      <w:ins w:id="254" w:author="PR Preview" w:date="2026-01-01T00:00:00Z">
        <w:r>
          <w:t xml:space="preserve">.</w:t>
        </w:r>
      </w:ins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del w:id="255" w:author="PR Preview" w:date="2026-01-01T00:00:00Z">
        <w:r>
          <w:delText xml:space="preserve">[1]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	</w:delText>
        </w:r>
      </w:del>
      <w:del w:id="258" w:author="PR Preview" w:date="2026-01-01T00:00:00Z">
        <w:r>
          <w:delText xml:space="preserve">Wikipedia contributors,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“Variance —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Wikipedia</w:delText>
        </w:r>
      </w:del>
      <w:del w:id="263" w:author="PR Preview" w:date="2026-01-01T00:00:00Z">
        <w:r>
          <w:delText xml:space="preserve">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the free encyclopedia.”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2026. Available:</w:delText>
        </w:r>
      </w:del>
      <w:del w:id="268" w:author="PR Preview" w:date="2026-01-01T00:00:00Z">
        <w:r>
          <w:delText xml:space="preserve"> </w:delText>
        </w:r>
      </w:del>
      <w:hyperlink r:id="rId112">
        <w:del w:id="269" w:author="PR Preview" w:date="2026-01-01T00:00:00Z">
          <w:r>
            <w:rPr>
              <w:rStyle w:val="Hyperlink"/>
            </w:rPr>
            <w:delText xml:space="preserve">https://en.wikipedia.org/wiki/Variance</w:delText>
          </w:r>
        </w:del>
      </w:hyperlink>
    </w:p>
    <w:p>
      <w:pPr>
        <w:pStyle w:val="Bibliography"/>
      </w:pPr>
      <w:del w:id="270" w:author="PR Preview" w:date="2026-01-01T00:00:00Z">
        <w:r>
          <w:delText xml:space="preserve">[2]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	</w:delText>
        </w:r>
      </w:del>
      <w:del w:id="273" w:author="PR Preview" w:date="2026-01-01T00:00:00Z">
        <w:r>
          <w:delText xml:space="preserve">Wikipedia contributors,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“Covariance —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Wikipedia</w:delText>
        </w:r>
      </w:del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free encyclopedia.”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2026. Available:</w:delText>
        </w:r>
      </w:del>
      <w:del w:id="283" w:author="PR Preview" w:date="2026-01-01T00:00:00Z">
        <w:r>
          <w:delText xml:space="preserve"> </w:delText>
        </w:r>
      </w:del>
      <w:hyperlink r:id="rId114">
        <w:del w:id="284" w:author="PR Preview" w:date="2026-01-01T00:00:00Z">
          <w:r>
            <w:rPr>
              <w:rStyle w:val="Hyperlink"/>
            </w:rPr>
            <w:delText xml:space="preserve">https://en.wikipedia.org/wiki/Covariance</w:delText>
          </w:r>
        </w:del>
      </w:hyperlink>
    </w:p>
    <w:p>
      <w:pPr>
        <w:pStyle w:val="Bibliography"/>
      </w:pPr>
      <w:del w:id="285" w:author="PR Preview" w:date="2026-01-01T00:00:00Z">
        <w:r>
          <w:delText xml:space="preserve">[3]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	</w:delText>
        </w:r>
      </w:del>
      <w:del w:id="288" w:author="PR Preview" w:date="2026-01-01T00:00:00Z">
        <w:r>
          <w:delText xml:space="preserve">P. Billingsley,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i/>
            <w:iCs/>
          </w:rPr>
          <w:delText xml:space="preserve">Probability and measure</w:delText>
        </w:r>
      </w:del>
      <w:del w:id="291" w:author="PR Preview" w:date="2026-01-01T00:00:00Z">
        <w:r>
          <w:delText xml:space="preserve">, 3rd ed. in Wiley series in probability and mathematical statistics. New York: Wiley, 1995.</w:delText>
        </w:r>
      </w:del>
    </w:p>
    <w:p>
      <w:pPr>
        <w:pStyle w:val="Bibliography"/>
      </w:pPr>
      <w:del w:id="292" w:author="PR Preview" w:date="2026-01-01T00:00:00Z">
        <w:r>
          <w:delText xml:space="preserve">[4]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	</w:delText>
        </w:r>
      </w:del>
      <w:del w:id="295" w:author="PR Preview" w:date="2026-01-01T00:00:00Z">
        <w:r>
          <w:delText xml:space="preserve">G. Casella and R. Berger,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i/>
            <w:iCs/>
          </w:rPr>
          <w:delText xml:space="preserve">Statistical inference</w:delText>
        </w:r>
      </w:del>
      <w:del w:id="298" w:author="PR Preview" w:date="2026-01-01T00:00:00Z">
        <w:r>
          <w:delText xml:space="preserve">, 2nd ed. Cengage Learning, 2002. Available:</w:delText>
        </w:r>
      </w:del>
      <w:del w:id="299" w:author="PR Preview" w:date="2026-01-01T00:00:00Z">
        <w:r>
          <w:delText xml:space="preserve"> </w:delText>
        </w:r>
      </w:del>
      <w:hyperlink r:id="rId117">
        <w:del w:id="300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del w:id="301" w:author="PR Preview" w:date="2026-01-01T00:00:00Z">
        <w:r>
          <w:delText xml:space="preserve">[5]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	</w:delText>
        </w:r>
      </w:del>
      <w:del w:id="304" w:author="PR Preview" w:date="2026-01-01T00:00:00Z">
        <w:r>
          <w:delText xml:space="preserve">5MinuteAI,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“Probability &amp; statistics.”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Video playlist on YouTube. Accessed: Oct. 12, 2026. [Online]. Available:</w:delText>
        </w:r>
      </w:del>
      <w:del w:id="309" w:author="PR Preview" w:date="2026-01-01T00:00:00Z">
        <w:r>
          <w:delText xml:space="preserve"> </w:delText>
        </w:r>
      </w:del>
      <w:hyperlink r:id="rId119">
        <w:del w:id="310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</w:p>
    <w:p>
      <w:pPr>
        <w:pStyle w:val="Bibliography"/>
      </w:pPr>
      <w:del w:id="311" w:author="PR Preview" w:date="2026-01-01T00:00:00Z">
        <w:r>
          <w:delText xml:space="preserve">[6]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	</w:delText>
        </w:r>
      </w:del>
      <w:del w:id="314" w:author="PR Preview" w:date="2026-01-01T00:00:00Z">
        <w:r>
          <w:delText xml:space="preserve">Wikipedia contributors,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“Errors and residuals —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Wikipedia</w:delText>
        </w:r>
      </w:del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the free encyclopedia.”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2026. Available:</w:delText>
        </w:r>
      </w:del>
      <w:del w:id="324" w:author="PR Preview" w:date="2026-01-01T00:00:00Z">
        <w:r>
          <w:delText xml:space="preserve"> </w:delText>
        </w:r>
      </w:del>
      <w:hyperlink r:id="rId17">
        <w:del w:id="325" w:author="PR Preview" w:date="2026-01-01T00:00:00Z">
          <w:r>
            <w:rPr>
              <w:rStyle w:val="Hyperlink"/>
            </w:rPr>
            <w:delText xml:space="preserve">https://en.wikipedia.org/wiki/Errors_and_residuals</w:delText>
          </w:r>
        </w:del>
      </w:hyperlink>
    </w:p>
    <w:p>
      <w:pPr>
        <w:pStyle w:val="Bibliography"/>
      </w:pPr>
      <w:ins w:id="326" w:author="PR Preview" w:date="2026-01-01T00:00:00Z">
        <w:r>
          <w:t xml:space="preserve">[1]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	</w:t>
        </w:r>
      </w:ins>
      <w:ins w:id="329" w:author="PR Preview" w:date="2026-01-01T00:00:00Z">
        <w:r>
          <w:t xml:space="preserve">Wikipedia contributors,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“Errors and residuals —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Wikipedia</w:t>
        </w:r>
      </w:ins>
      <w:ins w:id="334" w:author="PR Preview" w:date="2026-01-01T00:00:00Z">
        <w:r>
          <w:t xml:space="preserve">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 free encyclopedia.”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2026. Available:</w:t>
        </w:r>
      </w:ins>
      <w:ins w:id="339" w:author="PR Preview" w:date="2026-01-01T00:00:00Z">
        <w:r>
          <w:t xml:space="preserve"> </w:t>
        </w:r>
      </w:ins>
      <w:hyperlink r:id="rId17">
        <w:ins w:id="340" w:author="PR Preview" w:date="2026-01-01T00:00:00Z">
          <w:r>
            <w:rPr>
              <w:rStyle w:val="Hyperlink"/>
            </w:rPr>
            <w:t xml:space="preserve">https://en.wikipedia.org/wiki/Errors_and_residuals</w:t>
          </w:r>
        </w:ins>
      </w:hyperlink>
    </w:p>
    <w:bookmarkEnd w:id="111"/>
    <w:bookmarkStart w:id="113" w:name="ref-wikipedia_variance"/>
    <w:p>
      <w:pPr>
        <w:pStyle w:val="Bibliography"/>
      </w:pPr>
      <w:ins w:id="341" w:author="PR Preview" w:date="2026-01-01T00:00:00Z">
        <w:r>
          <w:t xml:space="preserve">[2]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	</w:t>
        </w:r>
      </w:ins>
      <w:ins w:id="344" w:author="PR Preview" w:date="2026-01-01T00:00:00Z">
        <w:r>
          <w:t xml:space="preserve">Wikipedia contributors,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“Variance —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Wikipedia</w:t>
        </w:r>
      </w:ins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 free encyclopedia.”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2026. Available:</w:t>
        </w:r>
      </w:ins>
      <w:ins w:id="354" w:author="PR Preview" w:date="2026-01-01T00:00:00Z">
        <w:r>
          <w:t xml:space="preserve"> </w:t>
        </w:r>
      </w:ins>
      <w:hyperlink r:id="rId112">
        <w:ins w:id="355" w:author="PR Preview" w:date="2026-01-01T00:00:00Z">
          <w:r>
            <w:rPr>
              <w:rStyle w:val="Hyperlink"/>
            </w:rPr>
            <w:t xml:space="preserve">https://en.wikipedia.org/wiki/Variance</w:t>
          </w:r>
        </w:ins>
      </w:hyperlink>
    </w:p>
    <w:bookmarkEnd w:id="113"/>
    <w:bookmarkStart w:id="115" w:name="ref-wikipedia_covariance"/>
    <w:p>
      <w:pPr>
        <w:pStyle w:val="Bibliography"/>
      </w:pPr>
      <w:ins w:id="356" w:author="PR Preview" w:date="2026-01-01T00:00:00Z">
        <w:r>
          <w:t xml:space="preserve">[3]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	</w:t>
        </w:r>
      </w:ins>
      <w:ins w:id="359" w:author="PR Preview" w:date="2026-01-01T00:00:00Z">
        <w:r>
          <w:t xml:space="preserve">Wikipedia contributors,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“Covariance —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Wikipedia</w:t>
        </w:r>
      </w:ins>
      <w:ins w:id="364" w:author="PR Preview" w:date="2026-01-01T00:00:00Z">
        <w:r>
          <w:t xml:space="preserve">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the free encyclopedia.”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2026. Available:</w:t>
        </w:r>
      </w:ins>
      <w:ins w:id="369" w:author="PR Preview" w:date="2026-01-01T00:00:00Z">
        <w:r>
          <w:t xml:space="preserve"> </w:t>
        </w:r>
      </w:ins>
      <w:hyperlink r:id="rId114">
        <w:ins w:id="370" w:author="PR Preview" w:date="2026-01-01T00:00:00Z">
          <w:r>
            <w:rPr>
              <w:rStyle w:val="Hyperlink"/>
            </w:rPr>
            <w:t xml:space="preserve">https://en.wikipedia.org/wiki/Covariance</w:t>
          </w:r>
        </w:ins>
      </w:hyperlink>
    </w:p>
    <w:bookmarkEnd w:id="115"/>
    <w:bookmarkStart w:id="116" w:name="ref-billingsley1995probability"/>
    <w:p>
      <w:pPr>
        <w:pStyle w:val="Bibliography"/>
      </w:pPr>
      <w:ins w:id="371" w:author="PR Preview" w:date="2026-01-01T00:00:00Z">
        <w:r>
          <w:t xml:space="preserve">[4]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	</w:t>
        </w:r>
      </w:ins>
      <w:ins w:id="374" w:author="PR Preview" w:date="2026-01-01T00:00:00Z">
        <w:r>
          <w:t xml:space="preserve">P. Billingsley,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i/>
            <w:iCs/>
          </w:rPr>
          <w:t xml:space="preserve">Probability and measure</w:t>
        </w:r>
      </w:ins>
      <w:ins w:id="377" w:author="PR Preview" w:date="2026-01-01T00:00:00Z">
        <w:r>
          <w:t xml:space="preserve">, 3rd ed. in Wiley series in probability and mathematical statistics. New York: Wiley, 1995.</w:t>
        </w:r>
      </w:ins>
    </w:p>
    <w:bookmarkEnd w:id="116"/>
    <w:bookmarkStart w:id="118" w:name="ref-CaseBerg01"/>
    <w:p>
      <w:pPr>
        <w:pStyle w:val="Bibliography"/>
      </w:pPr>
      <w:ins w:id="378" w:author="PR Preview" w:date="2026-01-01T00:00:00Z">
        <w:r>
          <w:t xml:space="preserve">[5]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	</w:t>
        </w:r>
      </w:ins>
      <w:ins w:id="381" w:author="PR Preview" w:date="2026-01-01T00:00:00Z">
        <w:r>
          <w:t xml:space="preserve">G. Casella and R. Berger,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rPr>
            <w:i/>
            <w:iCs/>
          </w:rPr>
          <w:t xml:space="preserve">Statistical inference</w:t>
        </w:r>
      </w:ins>
      <w:ins w:id="384" w:author="PR Preview" w:date="2026-01-01T00:00:00Z">
        <w:r>
          <w:t xml:space="preserve">, 2nd ed. Cengage Learning, 2002. Available:</w:t>
        </w:r>
      </w:ins>
      <w:ins w:id="385" w:author="PR Preview" w:date="2026-01-01T00:00:00Z">
        <w:r>
          <w:t xml:space="preserve"> </w:t>
        </w:r>
      </w:ins>
      <w:hyperlink r:id="rId117">
        <w:ins w:id="386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18"/>
    <w:bookmarkStart w:id="120" w:name="ref-fiveminuteai_probstat"/>
    <w:p>
      <w:pPr>
        <w:pStyle w:val="Bibliography"/>
      </w:pPr>
      <w:ins w:id="387" w:author="PR Preview" w:date="2026-01-01T00:00:00Z">
        <w:r>
          <w:t xml:space="preserve">[6]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	</w:t>
        </w:r>
      </w:ins>
      <w:ins w:id="390" w:author="PR Preview" w:date="2026-01-01T00:00:00Z">
        <w:r>
          <w:t xml:space="preserve">5MinuteAI,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“Probability &amp; statistics.”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Video playlist on YouTube. Accessed: Oct. 12, 2026. [Online]. Available:</w:t>
        </w:r>
      </w:ins>
      <w:ins w:id="395" w:author="PR Preview" w:date="2026-01-01T00:00:00Z">
        <w:r>
          <w:t xml:space="preserve"> </w:t>
        </w:r>
      </w:ins>
      <w:hyperlink r:id="rId119">
        <w:ins w:id="396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2026-10-18T18:56:12Z</dcterms:created>
  <dcterms:modified xsi:type="dcterms:W3CDTF">2026-10-18T18:56:12Z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