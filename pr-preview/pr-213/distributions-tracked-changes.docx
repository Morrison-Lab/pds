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mixture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mixing weights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 function:</w:delText>
        </w:r>
      </w:del>
    </w:p>
    <w:p>
      <w:pPr>
        <w:pStyle w:val="FirstParagraph"/>
      </w:pPr>
      <w:ins w:id="16" w:author="PR Preview" w:date="2026-01-01T00:00:00Z">
        <w:r>
          <w:t xml:space="preserve">The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mixture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of</w:t>
        </w:r>
      </w:ins>
      <w:ins w:id="2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with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mixing weights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the function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[9]</w:t>
        </w:r>
      </w:ins>
      <w:ins w:id="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del w:id="32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5"/>
        </w:numPr>
      </w:pPr>
      <w:del w:id="33" w:author="PR Preview" w:date="2026-01-01T00:00:00Z">
        <w:r>
          <w:delText xml:space="preserve">Wikipedia contributors [1]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— the binomial distribution and its approximations</w:delText>
        </w:r>
      </w:del>
    </w:p>
    <w:p>
      <w:pPr>
        <w:numPr>
          <w:ilvl w:val="0"/>
          <w:numId w:val="1015"/>
        </w:numPr>
      </w:pPr>
      <w:del w:id="36" w:author="PR Preview" w:date="2026-01-01T00:00:00Z">
        <w:r>
          <w:delText xml:space="preserve">Wikipedia contributors [3]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— the Poisson distribution, with examples</w:delText>
        </w:r>
      </w:del>
    </w:p>
    <w:p>
      <w:pPr>
        <w:numPr>
          <w:ilvl w:val="0"/>
          <w:numId w:val="1015"/>
        </w:numPr>
      </w:pPr>
      <w:del w:id="39" w:author="PR Preview" w:date="2026-01-01T00:00:00Z">
        <w:r>
          <w:delText xml:space="preserve">Wikipedia contributors [4]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— the negative binomial distribution and its parametrizations</w:delText>
        </w:r>
      </w:del>
    </w:p>
    <w:p>
      <w:pPr>
        <w:numPr>
          <w:ilvl w:val="0"/>
          <w:numId w:val="1015"/>
        </w:numPr>
      </w:pPr>
      <w:del w:id="42" w:author="PR Preview" w:date="2026-01-01T00:00:00Z">
        <w:r>
          <w:delText xml:space="preserve">Wikipedia contributors [6]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— the Weibull distribution and its hazard</w:delText>
        </w:r>
      </w:del>
    </w:p>
    <w:p>
      <w:pPr>
        <w:numPr>
          <w:ilvl w:val="0"/>
          <w:numId w:val="1015"/>
        </w:numPr>
      </w:pPr>
      <w:del w:id="45" w:author="PR Preview" w:date="2026-01-01T00:00:00Z">
        <w:r>
          <w:delText xml:space="preserve">Wikipedia contributors [5]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— the Laplace distribution</w:delText>
        </w:r>
      </w:del>
    </w:p>
    <w:p>
      <w:pPr>
        <w:numPr>
          <w:ilvl w:val="0"/>
          <w:numId w:val="1015"/>
        </w:numPr>
      </w:pPr>
      <w:del w:id="48" w:author="PR Preview" w:date="2026-01-01T00:00:00Z">
        <w:r>
          <w:delText xml:space="preserve">Wikipedia contributors [7]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— the multivariate normal distribution and its properties</w:delText>
        </w:r>
      </w:del>
    </w:p>
    <w:p>
      <w:pPr>
        <w:numPr>
          <w:ilvl w:val="0"/>
          <w:numId w:val="1015"/>
        </w:numPr>
      </w:pPr>
      <w:del w:id="51" w:author="PR Preview" w:date="2026-01-01T00:00:00Z">
        <w:r>
          <w:delText xml:space="preserve">Wikipedia contributors [8]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— the Mahalanobis distance</w:delText>
        </w:r>
      </w:del>
    </w:p>
    <w:p>
      <w:pPr>
        <w:numPr>
          <w:ilvl w:val="0"/>
          <w:numId w:val="1015"/>
        </w:numPr>
      </w:pPr>
      <w:del w:id="54" w:author="PR Preview" w:date="2026-01-01T00:00:00Z">
        <w:r>
          <w:delText xml:space="preserve">Wikipedia contributors [9]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— mixture distributions</w:delText>
        </w:r>
      </w:del>
    </w:p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2026-10-18T18:51:43Z</dcterms:created>
  <dcterms:modified xsi:type="dcterms:W3CDTF">2026-10-18T18:51:43Z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