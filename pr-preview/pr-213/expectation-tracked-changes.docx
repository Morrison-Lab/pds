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2026-10-18 11:42:28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11:43:08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$$\operatorname{E}\mathord{\smash[b]{\underset{\raise.3ex\hbox{$\scriptstyle\sim$}}{X}}\vphantom{X}}= \begin{pmatrix}\operatorname{E}\mathopen{}\left[X_1\right]\mathclose{} \\ \operatorname{E}\mathopen{}\left[X_2\right]\mathclose{}\end{pmatrix}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3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3"/>
    <w:bookmarkStart w:id="34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4"/>
    <w:bookmarkStart w:id="35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5 (Conditional expectation)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rPr>
            <w:b/>
            <w:bCs/>
          </w:rPr>
          <w:delText xml:space="preserve">Discrete case.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Let</w:delText>
        </w:r>
      </w:del>
      <w:del w:id="8" w:author="PR Preview" w:date="2026-01-01T00:00:00Z">
        <w:r>
          <w:delText xml:space="preserve"> </w:delText>
        </w:r>
      </w:del>
      <m:oMath>
        <m:r>
          <m:t>X</m:t>
        </m:r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and</w:delText>
        </w:r>
      </w:del>
      <w:del w:id="11" w:author="PR Preview" w:date="2026-01-01T00:00:00Z">
        <w:r>
          <w:delText xml:space="preserve"> </w:delText>
        </w:r>
      </w:del>
      <m:oMath>
        <m:r>
          <m:t>Y</m:t>
        </m:r>
      </m:oMath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be jointly distributed discrete random variables.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The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rPr>
            <w:b/>
            <w:bCs/>
          </w:rPr>
          <w:delText xml:space="preserve">conditional expectation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of</w:delText>
        </w:r>
      </w:del>
      <w:del w:id="20" w:author="PR Preview" w:date="2026-01-01T00:00:00Z">
        <w:r>
          <w:delText xml:space="preserve"> </w:delText>
        </w:r>
      </w:del>
      <m:oMath>
        <m:r>
          <m:t>Y</m:t>
        </m:r>
      </m:oMath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given</w:delText>
        </w:r>
      </w:del>
      <w:del w:id="2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x</m:t>
        </m:r>
      </m:oMath>
      <w:del w:id="24" w:author="PR Preview" w:date="2026-01-01T00:00:00Z">
        <w:r>
          <w:delText xml:space="preserve">,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using</w:delText>
        </w:r>
      </w:del>
      <w:del w:id="27" w:author="PR Preview" w:date="2026-01-01T00:00:00Z">
        <w:r>
          <w:delText xml:space="preserve"> </w:delText>
        </w:r>
      </w:del>
      <w:hyperlink w:anchor="def-cond-pmf">
        <w:del w:id="28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29" w:author="PR Preview" w:date="2026-01-01T00:00:00Z">
        <w:r>
          <w:delText xml:space="preserve">,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is:</w:delText>
        </w:r>
      </w:del>
    </w:p>
    <w:p>
      <w:pPr>
        <w:pStyle w:val="BodyText"/>
      </w:pPr>
      <w:ins w:id="32" w:author="PR Preview" w:date="2026-01-01T00:00:00Z">
        <w:r>
          <w:rPr>
            <w:b/>
            <w:bCs/>
          </w:rPr>
          <w:t xml:space="preserve">Definition 5 (Conditional expectation)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rPr>
            <w:b/>
            <w:bCs/>
          </w:rPr>
          <w:t xml:space="preserve">Discrete case.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Let</w:t>
        </w:r>
      </w:ins>
      <w:ins w:id="37" w:author="PR Preview" w:date="2026-01-01T00:00:00Z">
        <w:r>
          <w:t xml:space="preserve"> </w:t>
        </w:r>
      </w:ins>
      <m:oMath>
        <m:r>
          <m:t>X</m:t>
        </m:r>
      </m:oMath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and</w:t>
        </w:r>
      </w:ins>
      <w:ins w:id="40" w:author="PR Preview" w:date="2026-01-01T00:00:00Z">
        <w:r>
          <w:t xml:space="preserve"> </w:t>
        </w:r>
      </w:ins>
      <m:oMath>
        <m:r>
          <m:t>Y</m:t>
        </m:r>
      </m:oMath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be jointly distributed discrete random variables.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The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rPr>
            <w:b/>
            <w:bCs/>
          </w:rPr>
          <w:t xml:space="preserve">conditional expectation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of</w:t>
        </w:r>
      </w:ins>
      <w:ins w:id="49" w:author="PR Preview" w:date="2026-01-01T00:00:00Z">
        <w:r>
          <w:t xml:space="preserve"> </w:t>
        </w:r>
      </w:ins>
      <m:oMath>
        <m:r>
          <m:t>Y</m:t>
        </m:r>
      </m:oMath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given</w:t>
        </w:r>
      </w:ins>
      <w:ins w:id="5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53" w:author="PR Preview" w:date="2026-01-01T00:00:00Z">
        <w:r>
          <w:t xml:space="preserve">,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using</w:t>
        </w:r>
      </w:ins>
      <w:ins w:id="56" w:author="PR Preview" w:date="2026-01-01T00:00:00Z">
        <w:r>
          <w:t xml:space="preserve"> </w:t>
        </w:r>
      </w:ins>
      <w:hyperlink w:anchor="def-cond-pmf">
        <w:ins w:id="57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58" w:author="PR Preview" w:date="2026-01-01T00:00:00Z">
        <w:r>
          <w:t xml:space="preserve">,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is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[9]</w:t>
        </w:r>
      </w:ins>
      <w:ins w:id="6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del w:id="64" w:author="PR Preview" w:date="2026-01-01T00:00:00Z">
        <w:r>
          <w:rPr>
            <w:i/>
            <w:iCs/>
          </w:rPr>
          <w:delText xml:space="preserve">Remark</w:delText>
        </w:r>
      </w:del>
      <w:del w:id="65" w:author="PR Preview" w:date="2026-01-01T00:00:00Z">
        <w:r>
          <w:delText xml:space="preserve">. </w:delText>
        </w:r>
      </w:del>
      <w:del w:id="66" w:author="PR Preview" w:date="2026-01-01T00:00:00Z">
        <w:r>
          <w:delText xml:space="preserve">This result is often summarized as</w:delText>
        </w:r>
      </w:del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“taking out what is known”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(e.g.,</w:delText>
        </w:r>
      </w:del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Ross [9]</w:delText>
        </w:r>
      </w:del>
      <w:del w:id="73" w:author="PR Preview" w:date="2026-01-01T00:00:00Z">
        <w:r>
          <w:delText xml:space="preserve">, Section 5.6.4):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given</w:delText>
        </w:r>
      </w:del>
      <w:del w:id="76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x</m:t>
        </m:r>
      </m:oMath>
      <w:del w:id="77" w:author="PR Preview" w:date="2026-01-01T00:00:00Z">
        <w:r>
          <w:delText xml:space="preserve">, any function of</w:delText>
        </w:r>
      </w:del>
      <w:del w:id="78" w:author="PR Preview" w:date="2026-01-01T00:00:00Z">
        <w:r>
          <w:delText xml:space="preserve"> </w:delText>
        </w:r>
      </w:del>
      <m:oMath>
        <m:r>
          <m:t>X</m:t>
        </m:r>
      </m:oMath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is the known constant</w:delText>
        </w:r>
      </w:del>
      <w:del w:id="81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82" w:author="PR Preview" w:date="2026-01-01T00:00:00Z">
        <w:r>
          <w:delText xml:space="preserve">.</w:delText>
        </w:r>
      </w:del>
    </w:p>
    <w:p>
      <w:pPr>
        <w:pStyle w:val="BodyText"/>
      </w:pPr>
      <w:ins w:id="83" w:author="PR Preview" w:date="2026-01-01T00:00:00Z">
        <w:r>
          <w:rPr>
            <w:i/>
            <w:iCs/>
          </w:rPr>
          <w:t xml:space="preserve">Remark</w:t>
        </w:r>
      </w:ins>
      <w:ins w:id="84" w:author="PR Preview" w:date="2026-01-01T00:00:00Z">
        <w:r>
          <w:t xml:space="preserve">. </w:t>
        </w:r>
      </w:ins>
      <w:ins w:id="85" w:author="PR Preview" w:date="2026-01-01T00:00:00Z">
        <w:r>
          <w:t xml:space="preserve">This result is often summarized as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“taking out what is known”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(e.g.,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Ross [10]</w:t>
        </w:r>
      </w:ins>
      <w:ins w:id="92" w:author="PR Preview" w:date="2026-01-01T00:00:00Z">
        <w:r>
          <w:t xml:space="preserve">, Section 5.6.4):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given</w:t>
        </w:r>
      </w:ins>
      <w:ins w:id="9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96" w:author="PR Preview" w:date="2026-01-01T00:00:00Z">
        <w:r>
          <w:t xml:space="preserve">, any function of</w:t>
        </w:r>
      </w:ins>
      <w:ins w:id="97" w:author="PR Preview" w:date="2026-01-01T00:00:00Z">
        <w:r>
          <w:t xml:space="preserve"> </w:t>
        </w:r>
      </w:ins>
      <m:oMath>
        <m:r>
          <m:t>X</m:t>
        </m:r>
      </m:oMath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is the known constant</w:t>
        </w:r>
      </w:ins>
      <w:ins w:id="100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01" w:author="PR Preview" w:date="2026-01-01T00:00:00Z">
        <w:r>
          <w:t xml:space="preserve">.</w:t>
        </w:r>
      </w:ins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47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bookmarkStart w:id="95" w:name="exm-prediction"/>
    <w:p>
      <w:pPr>
        <w:pStyle w:val="FirstParagraph"/>
      </w:pPr>
      <w:r>
        <w:rPr>
          <w:b/>
          <w:bCs/>
        </w:rPr>
        <w:t xml:space="preserve">Example 21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95"/>
    <w:bookmarkStart w:id="96" w:name="rem-prediction-random"/>
    <w:p>
      <w:pPr>
        <w:pStyle w:val="BodyText"/>
      </w:pPr>
      <w:r>
        <w:rPr>
          <w:i/>
          <w:iCs/>
        </w:rPr>
        <w:t xml:space="preserve">Remark 1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96"/>
    <w:bookmarkStart w:id="97" w:name="def-loss-function"/>
    <w:p>
      <w:pPr>
        <w:pStyle w:val="BodyText"/>
      </w:pPr>
      <w:del w:id="102" w:author="PR Preview" w:date="2026-01-01T00:00:00Z">
        <w:r>
          <w:rPr>
            <w:b/>
            <w:bCs/>
          </w:rPr>
          <w:delText xml:space="preserve">Definition 10 (Loss function)</w:delText>
        </w:r>
      </w:del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A</w:delText>
        </w:r>
      </w:del>
      <w:del w:id="105" w:author="PR Preview" w:date="2026-01-01T00:00:00Z">
        <w:r>
          <w:delText xml:space="preserve"> </w:delText>
        </w:r>
      </w:del>
      <w:del w:id="106" w:author="PR Preview" w:date="2026-01-01T00:00:00Z">
        <w:r>
          <w:rPr>
            <w:b/>
            <w:bCs/>
          </w:rPr>
          <w:delText xml:space="preserve">loss function</w:delText>
        </w:r>
      </w:del>
      <w:del w:id="107" w:author="PR Preview" w:date="2026-01-01T00:00:00Z">
        <w:r>
          <w:delText xml:space="preserve"> </w:delText>
        </w:r>
      </w:del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is a rule that gives a number that is 0 or larger:</w:delText>
        </w:r>
      </w:del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delText xml:space="preserve">the cost of</w:delText>
        </w:r>
      </w:del>
      <w:del w:id="112" w:author="PR Preview" w:date="2026-01-01T00:00:00Z">
        <w:r>
          <w:delText xml:space="preserve"> </w:delText>
        </w:r>
      </w:del>
      <w:hyperlink w:anchor="def-prediction">
        <w:del w:id="113" w:author="PR Preview" w:date="2026-01-01T00:00:00Z">
          <w:r>
            <w:rPr>
              <w:rStyle w:val="Hyperlink"/>
            </w:rPr>
            <w:delText xml:space="preserve">predicting</w:delText>
          </w:r>
        </w:del>
      </w:hyperlink>
      <w:del w:id="11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when the true value is</w:delText>
        </w:r>
      </w:del>
      <w:del w:id="117" w:author="PR Preview" w:date="2026-01-01T00:00:00Z">
        <w:r>
          <w:delText xml:space="preserve"> </w:delText>
        </w:r>
      </w:del>
      <m:oMath>
        <m:r>
          <m:t>y</m:t>
        </m:r>
      </m:oMath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[11]</w:delText>
        </w:r>
      </w:del>
      <w:del w:id="120" w:author="PR Preview" w:date="2026-01-01T00:00:00Z">
        <w:r>
          <w:delText xml:space="preserve">.</w:delText>
        </w:r>
      </w:del>
    </w:p>
    <w:p>
      <w:pPr>
        <w:pStyle w:val="BodyText"/>
      </w:pPr>
      <w:ins w:id="121" w:author="PR Preview" w:date="2026-01-01T00:00:00Z">
        <w:r>
          <w:rPr>
            <w:b/>
            <w:bCs/>
          </w:rPr>
          <w:t xml:space="preserve">Definition 10 (Loss function)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A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rPr>
            <w:b/>
            <w:bCs/>
          </w:rPr>
          <w:t xml:space="preserve">loss function</w:t>
        </w:r>
      </w:ins>
      <w:ins w:id="126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is a rule that gives a number that is 0 or larger: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the cost of</w:t>
        </w:r>
      </w:ins>
      <w:ins w:id="131" w:author="PR Preview" w:date="2026-01-01T00:00:00Z">
        <w:r>
          <w:t xml:space="preserve"> </w:t>
        </w:r>
      </w:ins>
      <w:hyperlink w:anchor="def-prediction">
        <w:ins w:id="132" w:author="PR Preview" w:date="2026-01-01T00:00:00Z">
          <w:r>
            <w:rPr>
              <w:rStyle w:val="Hyperlink"/>
            </w:rPr>
            <w:t xml:space="preserve">predicting</w:t>
          </w:r>
        </w:ins>
      </w:hyperlink>
      <w:ins w:id="13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when the true value is</w:t>
        </w:r>
      </w:ins>
      <w:ins w:id="136" w:author="PR Preview" w:date="2026-01-01T00:00:00Z">
        <w:r>
          <w:t xml:space="preserve"> </w:t>
        </w:r>
      </w:ins>
      <m:oMath>
        <m:r>
          <m:t>y</m:t>
        </m:r>
      </m:oMath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[12]</w:t>
        </w:r>
      </w:ins>
      <w:ins w:id="139" w:author="PR Preview" w:date="2026-01-01T00:00:00Z">
        <w:r>
          <w:t xml:space="preserve">.</w:t>
        </w:r>
      </w:ins>
    </w:p>
    <w:bookmarkEnd w:id="97"/>
    <w:bookmarkStart w:id="98" w:name="exm-loss-function"/>
    <w:p>
      <w:pPr>
        <w:pStyle w:val="BodyText"/>
      </w:pPr>
      <w:r>
        <w:rPr>
          <w:b/>
          <w:bCs/>
        </w:rPr>
        <w:t xml:space="preserve">Example 22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98"/>
    <w:bookmarkStart w:id="99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9"/>
    <w:bookmarkStart w:id="100" w:name="exm-squared-error-loss"/>
    <w:p>
      <w:pPr>
        <w:pStyle w:val="FirstParagraph"/>
      </w:pPr>
      <w:r>
        <w:rPr>
          <w:b/>
          <w:bCs/>
        </w:rPr>
        <w:t xml:space="preserve">Example 23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00"/>
    <w:bookmarkStart w:id="101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01"/>
    <w:bookmarkStart w:id="102" w:name="exm-absolute-error-loss"/>
    <w:p>
      <w:pPr>
        <w:pStyle w:val="FirstParagraph"/>
      </w:pPr>
      <w:r>
        <w:rPr>
          <w:b/>
          <w:bCs/>
        </w:rPr>
        <w:t xml:space="preserve">Example 24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02"/>
    <w:bookmarkStart w:id="103" w:name="rem-squared-error-loss-common"/>
    <w:p>
      <w:pPr>
        <w:pStyle w:val="FirstParagraph"/>
      </w:pPr>
      <w:del w:id="140" w:author="PR Preview" w:date="2026-01-01T00:00:00Z">
        <w:r>
          <w:rPr>
            <w:i/>
            <w:iCs/>
          </w:rPr>
          <w:delText xml:space="preserve">Remark 2</w:delText>
        </w:r>
      </w:del>
      <w:del w:id="141" w:author="PR Preview" w:date="2026-01-01T00:00:00Z">
        <w:r>
          <w:delText xml:space="preserve"> (Squared error loss is the most common choice). </w:delText>
        </w:r>
      </w:del>
      <w:del w:id="142" w:author="PR Preview" w:date="2026-01-01T00:00:00Z">
        <w:r>
          <w:delText xml:space="preserve">Hastie et al. [12, p. 18]</w:delText>
        </w:r>
      </w:del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delText xml:space="preserve">call squared error loss</w:delText>
        </w:r>
      </w:del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“by far the most common and convenient”</w:delText>
        </w:r>
      </w:del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choice.</w:delText>
        </w:r>
      </w:del>
    </w:p>
    <w:p>
      <w:pPr>
        <w:pStyle w:val="BodyText"/>
      </w:pPr>
      <w:del w:id="149" w:author="PR Preview" w:date="2026-01-01T00:00:00Z">
        <w:r>
          <w:rPr>
            <w:b/>
            <w:bCs/>
          </w:rPr>
          <w:delText xml:space="preserve">Definition 13 (Risk (expected loss))</w:delText>
        </w:r>
      </w:del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delText xml:space="preserve">For a random variable</w:delText>
        </w:r>
      </w:del>
      <w:del w:id="152" w:author="PR Preview" w:date="2026-01-01T00:00:00Z">
        <w:r>
          <w:delText xml:space="preserve"> </w:delText>
        </w:r>
      </w:del>
      <m:oMath>
        <m:r>
          <m:t>Y</m:t>
        </m:r>
      </m:oMath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delText xml:space="preserve">and a</w:delText>
        </w:r>
      </w:del>
      <w:del w:id="155" w:author="PR Preview" w:date="2026-01-01T00:00:00Z">
        <w:r>
          <w:delText xml:space="preserve"> </w:delText>
        </w:r>
      </w:del>
      <w:hyperlink w:anchor="def-prediction">
        <w:del w:id="156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15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(a constant, or a function</w:delText>
        </w:r>
      </w:del>
      <w:del w:id="160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61" w:author="PR Preview" w:date="2026-01-01T00:00:00Z">
        <w:r>
          <w:delText xml:space="preserve"> </w:delText>
        </w:r>
      </w:del>
      <w:del w:id="162" w:author="PR Preview" w:date="2026-01-01T00:00:00Z">
        <w:r>
          <w:delText xml:space="preserve">of a random input</w:delText>
        </w:r>
      </w:del>
      <w:del w:id="163" w:author="PR Preview" w:date="2026-01-01T00:00:00Z">
        <w:r>
          <w:delText xml:space="preserve"> </w:delText>
        </w:r>
      </w:del>
      <m:oMath>
        <m:r>
          <m:t>X</m:t>
        </m:r>
      </m:oMath>
      <w:del w:id="164" w:author="PR Preview" w:date="2026-01-01T00:00:00Z">
        <w:r>
          <w:delText xml:space="preserve">),</w:delText>
        </w:r>
      </w:del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the</w:delText>
        </w:r>
      </w:del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rPr>
            <w:b/>
            <w:bCs/>
          </w:rPr>
          <w:delText xml:space="preserve">risk</w:delText>
        </w:r>
      </w:del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delText xml:space="preserve">is the</w:delText>
        </w:r>
      </w:del>
      <w:del w:id="171" w:author="PR Preview" w:date="2026-01-01T00:00:00Z">
        <w:r>
          <w:delText xml:space="preserve"> </w:delText>
        </w:r>
      </w:del>
      <w:hyperlink r:id="rId104">
        <w:del w:id="172" w:author="PR Preview" w:date="2026-01-01T00:00:00Z">
          <w:r>
            <w:rPr>
              <w:rStyle w:val="Hyperlink"/>
            </w:rPr>
            <w:delText xml:space="preserve">expectation</w:delText>
          </w:r>
        </w:del>
      </w:hyperlink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delText xml:space="preserve">of the</w:delText>
        </w:r>
      </w:del>
      <w:del w:id="175" w:author="PR Preview" w:date="2026-01-01T00:00:00Z">
        <w:r>
          <w:delText xml:space="preserve"> </w:delText>
        </w:r>
      </w:del>
      <w:hyperlink w:anchor="def-loss-function">
        <w:del w:id="176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[13]</w:delText>
        </w:r>
      </w:del>
      <w:del w:id="179" w:author="PR Preview" w:date="2026-01-01T00:00:00Z">
        <w:r>
          <w:delText xml:space="preserve">:</w:delText>
        </w:r>
      </w:del>
    </w:p>
    <w:p>
      <w:pPr>
        <w:pStyle w:val="FirstParagraph"/>
      </w:pPr>
      <w:ins w:id="180" w:author="PR Preview" w:date="2026-01-01T00:00:00Z">
        <w:r>
          <w:rPr>
            <w:i/>
            <w:iCs/>
          </w:rPr>
          <w:t xml:space="preserve">Remark 2</w:t>
        </w:r>
      </w:ins>
      <w:ins w:id="181" w:author="PR Preview" w:date="2026-01-01T00:00:00Z">
        <w:r>
          <w:t xml:space="preserve"> (Squared error loss is the most common choice). </w:t>
        </w:r>
      </w:ins>
      <w:ins w:id="182" w:author="PR Preview" w:date="2026-01-01T00:00:00Z">
        <w:r>
          <w:t xml:space="preserve">Hastie et al. [13, p. 18]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call squared error loss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“by far the most common and convenient”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choice.</w:t>
        </w:r>
      </w:ins>
    </w:p>
    <w:bookmarkEnd w:id="103"/>
    <w:bookmarkStart w:id="105" w:name="def-risk"/>
    <w:p>
      <w:pPr>
        <w:pStyle w:val="BodyText"/>
      </w:pPr>
      <w:ins w:id="189" w:author="PR Preview" w:date="2026-01-01T00:00:00Z">
        <w:r>
          <w:rPr>
            <w:b/>
            <w:bCs/>
          </w:rPr>
          <w:t xml:space="preserve">Definition 13 (Risk (expected loss))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For a random variable</w:t>
        </w:r>
      </w:ins>
      <w:ins w:id="192" w:author="PR Preview" w:date="2026-01-01T00:00:00Z">
        <w:r>
          <w:t xml:space="preserve"> </w:t>
        </w:r>
      </w:ins>
      <m:oMath>
        <m:r>
          <m:t>Y</m:t>
        </m:r>
      </m:oMath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and a</w:t>
        </w:r>
      </w:ins>
      <w:ins w:id="195" w:author="PR Preview" w:date="2026-01-01T00:00:00Z">
        <w:r>
          <w:t xml:space="preserve"> </w:t>
        </w:r>
      </w:ins>
      <w:hyperlink w:anchor="def-prediction">
        <w:ins w:id="196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19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(a constant, or a function</w:t>
        </w:r>
      </w:ins>
      <w:ins w:id="200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of a random input</w:t>
        </w:r>
      </w:ins>
      <w:ins w:id="203" w:author="PR Preview" w:date="2026-01-01T00:00:00Z">
        <w:r>
          <w:t xml:space="preserve"> </w:t>
        </w:r>
      </w:ins>
      <m:oMath>
        <m:r>
          <m:t>X</m:t>
        </m:r>
      </m:oMath>
      <w:ins w:id="204" w:author="PR Preview" w:date="2026-01-01T00:00:00Z">
        <w:r>
          <w:t xml:space="preserve">),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the</w:t>
        </w:r>
      </w:ins>
      <w:ins w:id="207" w:author="PR Preview" w:date="2026-01-01T00:00:00Z">
        <w:r>
          <w:t xml:space="preserve"> </w:t>
        </w:r>
      </w:ins>
      <w:ins w:id="208" w:author="PR Preview" w:date="2026-01-01T00:00:00Z">
        <w:r>
          <w:rPr>
            <w:b/>
            <w:bCs/>
          </w:rPr>
          <w:t xml:space="preserve">risk</w:t>
        </w:r>
      </w:ins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is the</w:t>
        </w:r>
      </w:ins>
      <w:ins w:id="211" w:author="PR Preview" w:date="2026-01-01T00:00:00Z">
        <w:r>
          <w:t xml:space="preserve"> </w:t>
        </w:r>
      </w:ins>
      <w:hyperlink r:id="rId104">
        <w:ins w:id="212" w:author="PR Preview" w:date="2026-01-01T00:00:00Z">
          <w:r>
            <w:rPr>
              <w:rStyle w:val="Hyperlink"/>
            </w:rPr>
            <w:t xml:space="preserve">expectation</w:t>
          </w:r>
        </w:ins>
      </w:hyperlink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of the</w:t>
        </w:r>
      </w:ins>
      <w:ins w:id="215" w:author="PR Preview" w:date="2026-01-01T00:00:00Z">
        <w:r>
          <w:t xml:space="preserve"> </w:t>
        </w:r>
      </w:ins>
      <w:hyperlink w:anchor="def-loss-function">
        <w:ins w:id="216" w:author="PR Preview" w:date="2026-01-01T00:00:00Z">
          <w:r>
            <w:rPr>
              <w:rStyle w:val="Hyperlink"/>
            </w:rPr>
            <w:t xml:space="preserve">loss</w:t>
          </w:r>
        </w:ins>
      </w:hyperlink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[14]</w:t>
        </w:r>
      </w:ins>
      <w:ins w:id="21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5"/>
    <w:bookmarkStart w:id="106" w:name="exm-risk"/>
    <w:p>
      <w:pPr>
        <w:pStyle w:val="FirstParagraph"/>
      </w:pPr>
      <w:r>
        <w:rPr>
          <w:b/>
          <w:bCs/>
        </w:rPr>
        <w:t xml:space="preserve">Example 25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7" w:name="rem-risk-qual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07"/>
    <w:bookmarkStart w:id="108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08"/>
    <w:bookmarkStart w:id="109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09"/>
    <w:bookmarkStart w:id="110" w:name="rem-risk-loss-exerci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220" w:author="PR Preview" w:date="2026-01-01T00:00:00Z">
        <w:r>
          <w:delText xml:space="preserve">Only</w:delText>
        </w:r>
      </w:del>
      <w:del w:id="221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2</m:t>
        </m:r>
      </m:oMath>
      <w:del w:id="222" w:author="PR Preview" w:date="2026-01-01T00:00:00Z">
        <w:r>
          <w:delText xml:space="preserve"> </w:delText>
        </w:r>
      </w:del>
      <w:del w:id="223" w:author="PR Preview" w:date="2026-01-01T00:00:00Z">
        <w:r>
          <w:delText xml:space="preserve">has the smallest squared error risk.</w:delText>
        </w:r>
      </w:del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Under squared error loss, the prediction function that minimizes risk</w:delText>
        </w:r>
      </w:del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is the conditional mean</w:delText>
        </w:r>
      </w:del>
      <w:del w:id="228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del w:id="229" w:author="PR Preview" w:date="2026-01-01T00:00:00Z">
        <w:r>
          <w:delText xml:space="preserve">, proved below (</w:delText>
        </w:r>
      </w:del>
      <w:hyperlink w:anchor="thm-best-predictor">
        <w:del w:id="230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231" w:author="PR Preview" w:date="2026-01-01T00:00:00Z">
        <w:r>
          <w:delText xml:space="preserve">).</w:delText>
        </w:r>
      </w:del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Hastie et al. [12, p. 20]</w:delText>
        </w:r>
      </w:del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delText xml:space="preserve">state that, for absolute error loss,</w:delText>
        </w:r>
      </w:del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delText xml:space="preserve">the best prediction function is the conditional median</w:delText>
        </w:r>
      </w:del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instead of the conditional mean.</w:delText>
        </w:r>
      </w:del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This statement is given here without proof.</w:delText>
        </w:r>
      </w:del>
    </w:p>
    <w:p>
      <w:pPr>
        <w:pStyle w:val="FirstParagraph"/>
      </w:pPr>
      <w:ins w:id="242" w:author="PR Preview" w:date="2026-01-01T00:00:00Z">
        <w:r>
          <w:t xml:space="preserve">Only</w:t>
        </w:r>
      </w:ins>
      <w:ins w:id="243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2</m:t>
        </m:r>
      </m:oMath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has the smallest squared error risk.</w:t>
        </w:r>
      </w:ins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Under squared error loss, the prediction function that minimizes risk</w:t>
        </w:r>
      </w:ins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is the conditional mean</w:t>
        </w:r>
      </w:ins>
      <w:ins w:id="250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ins w:id="251" w:author="PR Preview" w:date="2026-01-01T00:00:00Z">
        <w:r>
          <w:t xml:space="preserve">, proved below (</w:t>
        </w:r>
      </w:ins>
      <w:hyperlink w:anchor="thm-best-predictor">
        <w:ins w:id="252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253" w:author="PR Preview" w:date="2026-01-01T00:00:00Z">
        <w:r>
          <w:t xml:space="preserve">).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Hastie et al. [13, p. 20]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state that, for absolute error loss,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the best prediction function is the conditional median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instead of the conditional mean.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This statement is given here without proof.</w:t>
        </w:r>
      </w:ins>
    </w:p>
    <w:bookmarkEnd w:id="110"/>
    <w:bookmarkStart w:id="112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11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12"/>
    <w:bookmarkStart w:id="113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13"/>
    <w:bookmarkStart w:id="114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14"/>
    <w:bookmarkStart w:id="115" w:name="exm-outcome"/>
    <w:p>
      <w:pPr>
        <w:pStyle w:val="BodyText"/>
      </w:pPr>
      <w:r>
        <w:rPr>
          <w:b/>
          <w:bCs/>
        </w:rPr>
        <w:t xml:space="preserve">Example 26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15"/>
    <w:bookmarkStart w:id="116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16"/>
    <w:bookmarkStart w:id="117" w:name="exm-input"/>
    <w:p>
      <w:pPr>
        <w:pStyle w:val="BodyText"/>
      </w:pPr>
      <w:r>
        <w:rPr>
          <w:b/>
          <w:bCs/>
        </w:rPr>
        <w:t xml:space="preserve">Example 27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17"/>
    <w:bookmarkStart w:id="120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18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19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20"/>
    <w:bookmarkStart w:id="121" w:name="exm-new-observation"/>
    <w:p>
      <w:pPr>
        <w:pStyle w:val="BodyText"/>
      </w:pPr>
      <w:r>
        <w:rPr>
          <w:b/>
          <w:bCs/>
        </w:rPr>
        <w:t xml:space="preserve">Example 28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21"/>
    <w:bookmarkStart w:id="123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22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23"/>
    <w:bookmarkStart w:id="124" w:name="exm-prediction-error"/>
    <w:p>
      <w:pPr>
        <w:pStyle w:val="FirstParagraph"/>
      </w:pPr>
      <w:r>
        <w:rPr>
          <w:b/>
          <w:bCs/>
        </w:rPr>
        <w:t xml:space="preserve">Example 29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24"/>
    <w:bookmarkStart w:id="125" w:name="def-squared-error-risk"/>
    <w:p>
      <w:pPr>
        <w:pStyle w:val="BodyText"/>
      </w:pPr>
      <w:del w:id="264" w:author="PR Preview" w:date="2026-01-01T00:00:00Z">
        <w:r>
          <w:rPr>
            <w:b/>
            <w:bCs/>
          </w:rPr>
          <w:delText xml:space="preserve">Definition 18 (Squared-error risk (expected prediction error))</w:delText>
        </w:r>
      </w:del>
      <w:del w:id="265" w:author="PR Preview" w:date="2026-01-01T00:00:00Z">
        <w:r>
          <w:delText xml:space="preserve"> </w:delText>
        </w:r>
      </w:del>
      <w:del w:id="266" w:author="PR Preview" w:date="2026-01-01T00:00:00Z">
        <w:r>
          <w:delText xml:space="preserve">The</w:delText>
        </w:r>
      </w:del>
      <w:del w:id="267" w:author="PR Preview" w:date="2026-01-01T00:00:00Z">
        <w:r>
          <w:delText xml:space="preserve"> </w:delText>
        </w:r>
      </w:del>
      <w:del w:id="268" w:author="PR Preview" w:date="2026-01-01T00:00:00Z">
        <w:r>
          <w:rPr>
            <w:b/>
            <w:bCs/>
          </w:rPr>
          <w:delText xml:space="preserve">squared-error risk</w:delText>
        </w:r>
      </w:del>
      <w:del w:id="269" w:author="PR Preview" w:date="2026-01-01T00:00:00Z">
        <w:r>
          <w:delText xml:space="preserve"> </w:delText>
        </w:r>
      </w:del>
      <w:del w:id="270" w:author="PR Preview" w:date="2026-01-01T00:00:00Z">
        <w:r>
          <w:delText xml:space="preserve">of a prediction function</w:delText>
        </w:r>
      </w:del>
      <w:del w:id="271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72" w:author="PR Preview" w:date="2026-01-01T00:00:00Z">
        <w:r>
          <w:delText xml:space="preserve">,</w:delText>
        </w:r>
      </w:del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delText xml:space="preserve">also called its</w:delText>
        </w:r>
      </w:del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rPr>
            <w:b/>
            <w:bCs/>
          </w:rPr>
          <w:delText xml:space="preserve">expected prediction error</w:delText>
        </w:r>
      </w:del>
      <w:del w:id="277" w:author="PR Preview" w:date="2026-01-01T00:00:00Z">
        <w:r>
          <w:delText xml:space="preserve"> </w:delText>
        </w:r>
      </w:del>
      <w:del w:id="278" w:author="PR Preview" w:date="2026-01-01T00:00:00Z">
        <w:r>
          <w:delText xml:space="preserve">[12, p. 18]</w:delText>
        </w:r>
      </w:del>
      <w:del w:id="279" w:author="PR Preview" w:date="2026-01-01T00:00:00Z">
        <w:r>
          <w:delText xml:space="preserve">,</w:delText>
        </w:r>
      </w:del>
      <w:del w:id="280" w:author="PR Preview" w:date="2026-01-01T00:00:00Z">
        <w:r>
          <w:delText xml:space="preserve"> </w:delText>
        </w:r>
      </w:del>
      <w:del w:id="281" w:author="PR Preview" w:date="2026-01-01T00:00:00Z">
        <w:r>
          <w:delText xml:space="preserve">is the expected square of its</w:delText>
        </w:r>
      </w:del>
      <w:del w:id="282" w:author="PR Preview" w:date="2026-01-01T00:00:00Z">
        <w:r>
          <w:delText xml:space="preserve"> </w:delText>
        </w:r>
      </w:del>
      <w:hyperlink w:anchor="def-prediction-error">
        <w:del w:id="283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284" w:author="PR Preview" w:date="2026-01-01T00:00:00Z">
        <w:r>
          <w:delText xml:space="preserve">:</w:delText>
        </w:r>
      </w:del>
    </w:p>
    <w:p>
      <w:pPr>
        <w:pStyle w:val="BodyText"/>
      </w:pPr>
      <w:ins w:id="285" w:author="PR Preview" w:date="2026-01-01T00:00:00Z">
        <w:r>
          <w:rPr>
            <w:b/>
            <w:bCs/>
          </w:rPr>
          <w:t xml:space="preserve">Definition 18 (Squared-error risk (expected prediction error))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The</w:t>
        </w:r>
      </w:ins>
      <w:ins w:id="288" w:author="PR Preview" w:date="2026-01-01T00:00:00Z">
        <w:r>
          <w:t xml:space="preserve"> </w:t>
        </w:r>
      </w:ins>
      <w:ins w:id="289" w:author="PR Preview" w:date="2026-01-01T00:00:00Z">
        <w:r>
          <w:rPr>
            <w:b/>
            <w:bCs/>
          </w:rPr>
          <w:t xml:space="preserve">squared-error risk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of a prediction function</w:t>
        </w:r>
      </w:ins>
      <w:ins w:id="292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93" w:author="PR Preview" w:date="2026-01-01T00:00:00Z">
        <w:r>
          <w:t xml:space="preserve">,</w:t>
        </w:r>
      </w:ins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also called its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rPr>
            <w:b/>
            <w:bCs/>
          </w:rPr>
          <w:t xml:space="preserve">expected prediction error</w:t>
        </w:r>
      </w:ins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[13, p. 18]</w:t>
        </w:r>
      </w:ins>
      <w:ins w:id="300" w:author="PR Preview" w:date="2026-01-01T00:00:00Z">
        <w:r>
          <w:t xml:space="preserve">,</w:t>
        </w:r>
      </w:ins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is the expected square of its</w:t>
        </w:r>
      </w:ins>
      <w:ins w:id="303" w:author="PR Preview" w:date="2026-01-01T00:00:00Z">
        <w:r>
          <w:t xml:space="preserve"> </w:t>
        </w:r>
      </w:ins>
      <w:hyperlink w:anchor="def-prediction-error">
        <w:ins w:id="304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30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25"/>
    <w:bookmarkStart w:id="126" w:name="exm-squared-error-risk"/>
    <w:p>
      <w:pPr>
        <w:pStyle w:val="BodyText"/>
      </w:pPr>
      <w:r>
        <w:rPr>
          <w:b/>
          <w:bCs/>
        </w:rPr>
        <w:t xml:space="preserve">Example 30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26"/>
    <w:bookmarkStart w:id="127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t>μ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prediction-error-split"/>
    <w:p>
      <w:pPr>
        <w:pStyle w:val="FirstParagraph"/>
      </w:pPr>
      <w:r>
        <w:rPr>
          <w:b/>
          <w:bCs/>
        </w:rPr>
        <w:t xml:space="preserve">Example 31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28"/>
    <w:bookmarkStart w:id="129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μ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30" w:name="exm-cross-term-zero"/>
    <w:p>
      <w:pPr>
        <w:pStyle w:val="FirstParagraph"/>
      </w:pPr>
      <w:r>
        <w:rPr>
          <w:b/>
          <w:bCs/>
        </w:rPr>
        <w:t xml:space="preserve">Example 32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30"/>
    <w:bookmarkStart w:id="131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2" w:name="exm-risk-decomposition"/>
    <w:p>
      <w:pPr>
        <w:pStyle w:val="FirstParagraph"/>
      </w:pPr>
      <w:r>
        <w:rPr>
          <w:b/>
          <w:bCs/>
        </w:rPr>
        <w:t xml:space="preserve">Example 33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32"/>
    <w:bookmarkStart w:id="133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4" w:name="exm-best-predictor"/>
    <w:p>
      <w:pPr>
        <w:pStyle w:val="BodyText"/>
      </w:pPr>
      <w:r>
        <w:rPr>
          <w:b/>
          <w:bCs/>
        </w:rPr>
        <w:t xml:space="preserve">Example 34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34"/>
    <w:bookmarkStart w:id="135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35"/>
    <w:bookmarkStart w:id="136" w:name="rem-irreducible-risk"/>
    <w:p>
      <w:pPr>
        <w:pStyle w:val="BodyText"/>
      </w:pPr>
      <w:r>
        <w:rPr>
          <w:i/>
          <w:iCs/>
        </w:rPr>
        <w:t xml:space="preserve">Remark 5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36"/>
    <w:bookmarkStart w:id="137" w:name="exm-irreducible-risk"/>
    <w:p>
      <w:pPr>
        <w:pStyle w:val="BodyText"/>
      </w:pPr>
      <w:r>
        <w:rPr>
          <w:b/>
          <w:bCs/>
        </w:rPr>
        <w:t xml:space="preserve">Example 35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7"/>
    <w:bookmarkStart w:id="138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38"/>
    <w:bookmarkStart w:id="139" w:name="rem-reducible-risk"/>
    <w:p>
      <w:pPr>
        <w:pStyle w:val="BodyText"/>
      </w:pPr>
      <w:r>
        <w:rPr>
          <w:i/>
          <w:iCs/>
        </w:rPr>
        <w:t xml:space="preserve">Remark 6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exm-reducible-risk"/>
    <w:p>
      <w:pPr>
        <w:pStyle w:val="BodyText"/>
      </w:pPr>
      <w:r>
        <w:rPr>
          <w:b/>
          <w:bCs/>
        </w:rPr>
        <w:t xml:space="preserve">Example 36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0"/>
    <w:p>
      <w:pPr>
        <w:pStyle w:val="BodyText"/>
      </w:pPr>
      <w:del w:id="306" w:author="PR Preview" w:date="2026-01-01T00:00:00Z">
        <w:r>
          <w:rPr>
            <w:i/>
            <w:iCs/>
          </w:rPr>
          <w:delText xml:space="preserve">Remark</w:delText>
        </w:r>
      </w:del>
      <w:del w:id="307" w:author="PR Preview" w:date="2026-01-01T00:00:00Z">
        <w:r>
          <w:delText xml:space="preserve">. </w:delText>
        </w:r>
      </w:del>
      <w:del w:id="308" w:author="PR Preview" w:date="2026-01-01T00:00:00Z">
        <w:r>
          <w:delText xml:space="preserve">This characterization of the best predictor under squared error loss follows</w:delText>
        </w:r>
      </w:del>
      <w:del w:id="309" w:author="PR Preview" w:date="2026-01-01T00:00:00Z">
        <w:r>
          <w:delText xml:space="preserve"> </w:delText>
        </w:r>
      </w:del>
      <w:del w:id="310" w:author="PR Preview" w:date="2026-01-01T00:00:00Z">
        <w:r>
          <w:delText xml:space="preserve">Hastie et al. [12, Sec. 2.4], eq. 2.11</w:delText>
        </w:r>
      </w:del>
      <w:del w:id="311" w:author="PR Preview" w:date="2026-01-01T00:00:00Z">
        <w:r>
          <w:delText xml:space="preserve">.</w:delText>
        </w:r>
      </w:del>
      <w:del w:id="312" w:author="PR Preview" w:date="2026-01-01T00:00:00Z">
        <w:r>
          <w:delText xml:space="preserve"> </w:delText>
        </w:r>
      </w:del>
      <w:del w:id="313" w:author="PR Preview" w:date="2026-01-01T00:00:00Z">
        <w:r>
          <w:delText xml:space="preserve">The risk identity in</w:delText>
        </w:r>
      </w:del>
      <w:del w:id="314" w:author="PR Preview" w:date="2026-01-01T00:00:00Z">
        <w:r>
          <w:delText xml:space="preserve"> </w:delText>
        </w:r>
      </w:del>
      <w:hyperlink w:anchor="thm-risk-decomposition">
        <w:del w:id="315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</w:p>
    <w:p>
      <w:pPr>
        <w:pStyle w:val="BodyText"/>
      </w:pPr>
      <w:ins w:id="316" w:author="PR Preview" w:date="2026-01-01T00:00:00Z">
        <w:r>
          <w:rPr>
            <w:i/>
            <w:iCs/>
          </w:rPr>
          <w:t xml:space="preserve">Remark</w:t>
        </w:r>
      </w:ins>
      <w:ins w:id="317" w:author="PR Preview" w:date="2026-01-01T00:00:00Z">
        <w:r>
          <w:t xml:space="preserve">. </w:t>
        </w:r>
      </w:ins>
      <w:ins w:id="318" w:author="PR Preview" w:date="2026-01-01T00:00:00Z">
        <w:r>
          <w:t xml:space="preserve">This characterization of the best predictor under squared error loss follows</w:t>
        </w:r>
      </w:ins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Hastie et al. [13, Sec. 2.4], eq. 2.11</w:t>
        </w:r>
      </w:ins>
      <w:ins w:id="321" w:author="PR Preview" w:date="2026-01-01T00:00:00Z">
        <w:r>
          <w:t xml:space="preserve">.</w:t>
        </w:r>
      </w:ins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The risk identity in</w:t>
        </w:r>
      </w:ins>
      <w:ins w:id="324" w:author="PR Preview" w:date="2026-01-01T00:00:00Z">
        <w:r>
          <w:t xml:space="preserve"> </w:t>
        </w:r>
      </w:ins>
      <w:hyperlink w:anchor="thm-risk-decomposition">
        <w:ins w:id="325" w:author="PR Preview" w:date="2026-01-01T00:00:00Z">
          <w:r>
            <w:rPr>
              <w:rStyle w:val="Hyperlink"/>
            </w:rPr>
            <w:t xml:space="preserve">Theorem 12</w:t>
          </w:r>
        </w:ins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43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41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42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41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44" w:name="exm-best-predictor-argmin"/>
    <w:p>
      <w:pPr>
        <w:pStyle w:val="BodyText"/>
      </w:pPr>
      <w:r>
        <w:rPr>
          <w:b/>
          <w:bCs/>
        </w:rPr>
        <w:t xml:space="preserve">Example 37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41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44"/>
    <w:bookmarkStart w:id="145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41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41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46" w:name="exm-best-predictor-unique"/>
    <w:p>
      <w:pPr>
        <w:pStyle w:val="BodyText"/>
      </w:pPr>
      <w:r>
        <w:rPr>
          <w:b/>
          <w:bCs/>
        </w:rPr>
        <w:t xml:space="preserve">Example 38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41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46"/>
    <w:bookmarkEnd w:id="147"/>
    <w:bookmarkStart w:id="159" w:name="sec-entropy"/>
    <w:p>
      <w:pPr>
        <w:pStyle w:val="Heading2"/>
      </w:pPr>
      <w:r>
        <w:t xml:space="preserve">4 Entropy and cross-entropy</w:t>
      </w:r>
    </w:p>
    <w:bookmarkStart w:id="148" w:name="def-entropy"/>
    <w:p>
      <w:pPr>
        <w:pStyle w:val="FirstParagraph"/>
      </w:pPr>
      <w:del w:id="326" w:author="PR Preview" w:date="2026-01-01T00:00:00Z">
        <w:r>
          <w:rPr>
            <w:b/>
            <w:bCs/>
          </w:rPr>
          <w:delText xml:space="preserve">Definition 21 (Entropy)</w:delText>
        </w:r>
      </w:del>
      <w:del w:id="327" w:author="PR Preview" w:date="2026-01-01T00:00:00Z">
        <w:r>
          <w:delText xml:space="preserve"> </w:delText>
        </w:r>
      </w:del>
      <w:del w:id="328" w:author="PR Preview" w:date="2026-01-01T00:00:00Z">
        <w:r>
          <w:delText xml:space="preserve">The</w:delText>
        </w:r>
      </w:del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rPr>
            <w:b/>
            <w:bCs/>
          </w:rPr>
          <w:delText xml:space="preserve">entropy</w:delText>
        </w:r>
      </w:del>
      <w:del w:id="331" w:author="PR Preview" w:date="2026-01-01T00:00:00Z">
        <w:r>
          <w:delText xml:space="preserve"> </w:delText>
        </w:r>
      </w:del>
      <w:del w:id="332" w:author="PR Preview" w:date="2026-01-01T00:00:00Z">
        <w:r>
          <w:delText xml:space="preserve">of a</w:delText>
        </w:r>
      </w:del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rPr>
            <w:i/>
            <w:iCs/>
          </w:rPr>
          <w:delText xml:space="preserve">discrete</w:delText>
        </w:r>
      </w:del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delText xml:space="preserve">random variable</w:delText>
        </w:r>
      </w:del>
      <w:del w:id="337" w:author="PR Preview" w:date="2026-01-01T00:00:00Z">
        <w:r>
          <w:delText xml:space="preserve"> </w:delText>
        </w:r>
      </w:del>
      <m:oMath>
        <m:r>
          <m:t>X</m:t>
        </m:r>
      </m:oMath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delText xml:space="preserve">with</w:delText>
        </w:r>
      </w:del>
      <w:del w:id="340" w:author="PR Preview" w:date="2026-01-01T00:00:00Z">
        <w:r>
          <w:delText xml:space="preserve"> </w:delText>
        </w:r>
      </w:del>
      <w:hyperlink r:id="rId10">
        <w:del w:id="341" w:author="PR Preview" w:date="2026-01-01T00:00:00Z">
          <w:r>
            <w:rPr>
              <w:rStyle w:val="Hyperlink"/>
            </w:rPr>
            <w:delText xml:space="preserve">probability mass function</w:delText>
          </w:r>
        </w:del>
      </w:hyperlink>
      <w:del w:id="342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del w:id="343" w:author="PR Preview" w:date="2026-01-01T00:00:00Z">
        <w:r>
          <w:delText xml:space="preserve"> </w:delText>
        </w:r>
      </w:del>
      <w:del w:id="344" w:author="PR Preview" w:date="2026-01-01T00:00:00Z">
        <w:r>
          <w:delText xml:space="preserve">is the</w:delText>
        </w:r>
      </w:del>
      <w:del w:id="345" w:author="PR Preview" w:date="2026-01-01T00:00:00Z">
        <w:r>
          <w:delText xml:space="preserve"> </w:delText>
        </w:r>
      </w:del>
      <w:hyperlink w:anchor="def-expectation">
        <w:del w:id="346" w:author="PR Preview" w:date="2026-01-01T00:00:00Z">
          <w:r>
            <w:rPr>
              <w:rStyle w:val="Hyperlink"/>
            </w:rPr>
            <w:delText xml:space="preserve">expectation</w:delText>
          </w:r>
        </w:del>
      </w:hyperlink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delText xml:space="preserve">of</w:delText>
        </w:r>
      </w:del>
      <w:del w:id="349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50" w:author="PR Preview" w:date="2026-01-01T00:00:00Z">
        <w:r>
          <w:delText xml:space="preserve"> </w:delText>
        </w:r>
      </w:del>
      <w:del w:id="351" w:author="PR Preview" w:date="2026-01-01T00:00:00Z">
        <w:r>
          <w:delText xml:space="preserve">[14]</w:delText>
        </w:r>
      </w:del>
      <w:del w:id="352" w:author="PR Preview" w:date="2026-01-01T00:00:00Z">
        <w:r>
          <w:delText xml:space="preserve">:</w:delText>
        </w:r>
      </w:del>
    </w:p>
    <w:p>
      <w:pPr>
        <w:pStyle w:val="FirstParagraph"/>
      </w:pPr>
      <w:ins w:id="353" w:author="PR Preview" w:date="2026-01-01T00:00:00Z">
        <w:r>
          <w:rPr>
            <w:b/>
            <w:bCs/>
          </w:rPr>
          <w:t xml:space="preserve">Definition 21 (Entropy)</w:t>
        </w:r>
      </w:ins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The</w:t>
        </w:r>
      </w:ins>
      <w:ins w:id="356" w:author="PR Preview" w:date="2026-01-01T00:00:00Z">
        <w:r>
          <w:t xml:space="preserve"> </w:t>
        </w:r>
      </w:ins>
      <w:ins w:id="357" w:author="PR Preview" w:date="2026-01-01T00:00:00Z">
        <w:r>
          <w:rPr>
            <w:b/>
            <w:bCs/>
          </w:rPr>
          <w:t xml:space="preserve">entropy</w:t>
        </w:r>
      </w:ins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of a</w:t>
        </w:r>
      </w:ins>
      <w:ins w:id="360" w:author="PR Preview" w:date="2026-01-01T00:00:00Z">
        <w:r>
          <w:t xml:space="preserve"> </w:t>
        </w:r>
      </w:ins>
      <w:ins w:id="361" w:author="PR Preview" w:date="2026-01-01T00:00:00Z">
        <w:r>
          <w:rPr>
            <w:i/>
            <w:iCs/>
          </w:rPr>
          <w:t xml:space="preserve">discrete</w:t>
        </w:r>
      </w:ins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random variable</w:t>
        </w:r>
      </w:ins>
      <w:ins w:id="364" w:author="PR Preview" w:date="2026-01-01T00:00:00Z">
        <w:r>
          <w:t xml:space="preserve"> </w:t>
        </w:r>
      </w:ins>
      <m:oMath>
        <m:r>
          <m:t>X</m:t>
        </m:r>
      </m:oMath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with</w:t>
        </w:r>
      </w:ins>
      <w:ins w:id="367" w:author="PR Preview" w:date="2026-01-01T00:00:00Z">
        <w:r>
          <w:t xml:space="preserve"> </w:t>
        </w:r>
      </w:ins>
      <w:hyperlink r:id="rId10">
        <w:ins w:id="368" w:author="PR Preview" w:date="2026-01-01T00:00:00Z">
          <w:r>
            <w:rPr>
              <w:rStyle w:val="Hyperlink"/>
            </w:rPr>
            <w:t xml:space="preserve">probability mass function</w:t>
          </w:r>
        </w:ins>
      </w:hyperlink>
      <w:ins w:id="369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is the</w:t>
        </w:r>
      </w:ins>
      <w:ins w:id="372" w:author="PR Preview" w:date="2026-01-01T00:00:00Z">
        <w:r>
          <w:t xml:space="preserve"> </w:t>
        </w:r>
      </w:ins>
      <w:hyperlink w:anchor="def-expectation">
        <w:ins w:id="373" w:author="PR Preview" w:date="2026-01-01T00:00:00Z">
          <w:r>
            <w:rPr>
              <w:rStyle w:val="Hyperlink"/>
            </w:rPr>
            <w:t xml:space="preserve">expectation</w:t>
          </w:r>
        </w:ins>
      </w:hyperlink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of</w:t>
        </w:r>
      </w:ins>
      <w:ins w:id="37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[15]</w:t>
        </w:r>
      </w:ins>
      <w:ins w:id="37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48"/>
    <w:bookmarkStart w:id="149" w:name="rem-entropy-units"/>
    <w:p>
      <w:pPr>
        <w:pStyle w:val="BodyText"/>
      </w:pPr>
      <w:r>
        <w:rPr>
          <w:i/>
          <w:iCs/>
        </w:rPr>
        <w:t xml:space="preserve">Remark 7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49"/>
    <w:bookmarkStart w:id="150" w:name="exm-entropy-coin"/>
    <w:p>
      <w:pPr>
        <w:pStyle w:val="BodyText"/>
      </w:pPr>
      <w:r>
        <w:rPr>
          <w:b/>
          <w:bCs/>
        </w:rPr>
        <w:t xml:space="preserve">Example 39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50"/>
    <w:bookmarkStart w:id="151" w:name="rem-entropy-source"/>
    <w:p>
      <w:pPr>
        <w:pStyle w:val="BodyText"/>
      </w:pPr>
      <w:del w:id="380" w:author="PR Preview" w:date="2026-01-01T00:00:00Z">
        <w:r>
          <w:rPr>
            <w:i/>
            <w:iCs/>
          </w:rPr>
          <w:delText xml:space="preserve">Remark 8</w:delText>
        </w:r>
      </w:del>
      <w:del w:id="381" w:author="PR Preview" w:date="2026-01-01T00:00:00Z">
        <w:r>
          <w:delText xml:space="preserve"> (Where the definition comes from). </w:delText>
        </w:r>
      </w:del>
      <w:del w:id="382" w:author="PR Preview" w:date="2026-01-01T00:00:00Z">
        <w:r>
          <w:delText xml:space="preserve">Murphy [15, Sec. 2.8.1], p. 56</w:delText>
        </w:r>
      </w:del>
      <w:del w:id="383" w:author="PR Preview" w:date="2026-01-01T00:00:00Z">
        <w:r>
          <w:delText xml:space="preserve"> </w:delText>
        </w:r>
      </w:del>
      <w:del w:id="384" w:author="PR Preview" w:date="2026-01-01T00:00:00Z">
        <w:r>
          <w:delText xml:space="preserve">defines entropy this way,</w:delText>
        </w:r>
      </w:del>
      <w:del w:id="385" w:author="PR Preview" w:date="2026-01-01T00:00:00Z">
        <w:r>
          <w:delText xml:space="preserve"> </w:delText>
        </w:r>
      </w:del>
      <w:del w:id="386" w:author="PR Preview" w:date="2026-01-01T00:00:00Z">
        <w:r>
          <w:delText xml:space="preserve">and notes that among distributions on</w:delText>
        </w:r>
      </w:del>
      <w:del w:id="387" w:author="PR Preview" w:date="2026-01-01T00:00:00Z">
        <w:r>
          <w:delText xml:space="preserve"> </w:delText>
        </w:r>
      </w:del>
      <m:oMath>
        <m:r>
          <m:t>K</m:t>
        </m:r>
      </m:oMath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outcomes</w:delText>
        </w:r>
      </w:del>
      <w:del w:id="390" w:author="PR Preview" w:date="2026-01-01T00:00:00Z">
        <w:r>
          <w:delText xml:space="preserve"> </w:delText>
        </w:r>
      </w:del>
      <w:del w:id="391" w:author="PR Preview" w:date="2026-01-01T00:00:00Z">
        <w:r>
          <w:delText xml:space="preserve">it is largest,</w:delText>
        </w:r>
      </w:del>
      <w:del w:id="392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K</m:t>
        </m:r>
      </m:oMath>
      <w:del w:id="393" w:author="PR Preview" w:date="2026-01-01T00:00:00Z">
        <w:r>
          <w:delText xml:space="preserve">, for the uniform distribution.</w:delText>
        </w:r>
      </w:del>
    </w:p>
    <w:p>
      <w:pPr>
        <w:pStyle w:val="BodyText"/>
      </w:pPr>
      <w:del w:id="394" w:author="PR Preview" w:date="2026-01-01T00:00:00Z">
        <w:r>
          <w:rPr>
            <w:b/>
            <w:bCs/>
          </w:rPr>
          <w:delText xml:space="preserve">Definition 22 (Cross-entropy)</w:delText>
        </w:r>
      </w:del>
      <w:del w:id="395" w:author="PR Preview" w:date="2026-01-01T00:00:00Z">
        <w:r>
          <w:delText xml:space="preserve"> </w:delText>
        </w:r>
      </w:del>
      <w:del w:id="396" w:author="PR Preview" w:date="2026-01-01T00:00:00Z">
        <w:r>
          <w:delText xml:space="preserve">Let</w:delText>
        </w:r>
      </w:del>
      <w:del w:id="397" w:author="PR Preview" w:date="2026-01-01T00:00:00Z">
        <w:r>
          <w:delText xml:space="preserve"> </w:delText>
        </w:r>
      </w:del>
      <m:oMath>
        <m:r>
          <m:t>p</m:t>
        </m:r>
      </m:oMath>
      <w:del w:id="398" w:author="PR Preview" w:date="2026-01-01T00:00:00Z">
        <w:r>
          <w:delText xml:space="preserve"> </w:delText>
        </w:r>
      </w:del>
      <w:del w:id="399" w:author="PR Preview" w:date="2026-01-01T00:00:00Z">
        <w:r>
          <w:delText xml:space="preserve">and</w:delText>
        </w:r>
      </w:del>
      <w:del w:id="400" w:author="PR Preview" w:date="2026-01-01T00:00:00Z">
        <w:r>
          <w:delText xml:space="preserve"> </w:delText>
        </w:r>
      </w:del>
      <m:oMath>
        <m:r>
          <m:t>q</m:t>
        </m:r>
      </m:oMath>
      <w:del w:id="401" w:author="PR Preview" w:date="2026-01-01T00:00:00Z">
        <w:r>
          <w:delText xml:space="preserve"> </w:delText>
        </w:r>
      </w:del>
      <w:del w:id="402" w:author="PR Preview" w:date="2026-01-01T00:00:00Z">
        <w:r>
          <w:delText xml:space="preserve">be</w:delText>
        </w:r>
      </w:del>
      <w:del w:id="403" w:author="PR Preview" w:date="2026-01-01T00:00:00Z">
        <w:r>
          <w:delText xml:space="preserve"> </w:delText>
        </w:r>
      </w:del>
      <w:hyperlink r:id="rId10">
        <w:del w:id="404" w:author="PR Preview" w:date="2026-01-01T00:00:00Z">
          <w:r>
            <w:rPr>
              <w:rStyle w:val="Hyperlink"/>
            </w:rPr>
            <w:delText xml:space="preserve">probability mass functions</w:delText>
          </w:r>
        </w:del>
      </w:hyperlink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on the same finite set of outcomes</w:delText>
        </w:r>
      </w:del>
      <w:del w:id="40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del w:id="408" w:author="PR Preview" w:date="2026-01-01T00:00:00Z">
        <w:r>
          <w:delText xml:space="preserve">,</w:delText>
        </w:r>
      </w:del>
      <w:del w:id="409" w:author="PR Preview" w:date="2026-01-01T00:00:00Z">
        <w:r>
          <w:delText xml:space="preserve"> </w:delText>
        </w:r>
      </w:del>
      <w:del w:id="410" w:author="PR Preview" w:date="2026-01-01T00:00:00Z">
        <w:r>
          <w:delText xml:space="preserve">with</w:delText>
        </w:r>
      </w:del>
      <w:del w:id="411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k</m:t>
            </m:r>
          </m:sub>
        </m:sSub>
      </m:oMath>
      <w:del w:id="412" w:author="PR Preview" w:date="2026-01-01T00:00:00Z">
        <w:r>
          <w:delText xml:space="preserve"> </w:delText>
        </w:r>
      </w:del>
      <w:del w:id="413" w:author="PR Preview" w:date="2026-01-01T00:00:00Z">
        <w:r>
          <w:delText xml:space="preserve">and</w:delText>
        </w:r>
      </w:del>
      <w:del w:id="414" w:author="PR Preview" w:date="2026-01-01T00:00:00Z">
        <w:r>
          <w:delText xml:space="preserve"> </w:delText>
        </w:r>
      </w:del>
      <m:oMath>
        <m:sSub>
          <m:e>
            <m:r>
              <m:t>q</m:t>
            </m:r>
          </m:e>
          <m:sub>
            <m:r>
              <m:t>k</m:t>
            </m:r>
          </m:sub>
        </m:sSub>
      </m:oMath>
      <w:del w:id="415" w:author="PR Preview" w:date="2026-01-01T00:00:00Z">
        <w:r>
          <w:delText xml:space="preserve"> </w:delText>
        </w:r>
      </w:del>
      <w:del w:id="416" w:author="PR Preview" w:date="2026-01-01T00:00:00Z">
        <w:r>
          <w:delText xml:space="preserve">the probabilities of outcome</w:delText>
        </w:r>
      </w:del>
      <w:del w:id="417" w:author="PR Preview" w:date="2026-01-01T00:00:00Z">
        <w:r>
          <w:delText xml:space="preserve"> </w:delText>
        </w:r>
      </w:del>
      <m:oMath>
        <m:r>
          <m:t>k</m:t>
        </m:r>
      </m:oMath>
      <w:del w:id="418" w:author="PR Preview" w:date="2026-01-01T00:00:00Z">
        <w:r>
          <w:delText xml:space="preserve">.</w:delText>
        </w:r>
      </w:del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delText xml:space="preserve">The</w:delText>
        </w:r>
      </w:del>
      <w:del w:id="421" w:author="PR Preview" w:date="2026-01-01T00:00:00Z">
        <w:r>
          <w:delText xml:space="preserve"> </w:delText>
        </w:r>
      </w:del>
      <w:del w:id="422" w:author="PR Preview" w:date="2026-01-01T00:00:00Z">
        <w:r>
          <w:rPr>
            <w:b/>
            <w:bCs/>
          </w:rPr>
          <w:delText xml:space="preserve">cross-entropy</w:delText>
        </w:r>
      </w:del>
      <w:del w:id="423" w:author="PR Preview" w:date="2026-01-01T00:00:00Z">
        <w:r>
          <w:delText xml:space="preserve"> </w:delText>
        </w:r>
      </w:del>
      <w:del w:id="424" w:author="PR Preview" w:date="2026-01-01T00:00:00Z">
        <w:r>
          <w:delText xml:space="preserve">of</w:delText>
        </w:r>
      </w:del>
      <w:del w:id="425" w:author="PR Preview" w:date="2026-01-01T00:00:00Z">
        <w:r>
          <w:delText xml:space="preserve"> </w:delText>
        </w:r>
      </w:del>
      <m:oMath>
        <m:r>
          <m:t>q</m:t>
        </m:r>
      </m:oMath>
      <w:del w:id="426" w:author="PR Preview" w:date="2026-01-01T00:00:00Z">
        <w:r>
          <w:delText xml:space="preserve"> </w:delText>
        </w:r>
      </w:del>
      <w:del w:id="427" w:author="PR Preview" w:date="2026-01-01T00:00:00Z">
        <w:r>
          <w:delText xml:space="preserve">relative to</w:delText>
        </w:r>
      </w:del>
      <w:del w:id="428" w:author="PR Preview" w:date="2026-01-01T00:00:00Z">
        <w:r>
          <w:delText xml:space="preserve"> </w:delText>
        </w:r>
      </w:del>
      <m:oMath>
        <m:r>
          <m:t>p</m:t>
        </m:r>
      </m:oMath>
      <w:del w:id="429" w:author="PR Preview" w:date="2026-01-01T00:00:00Z">
        <w:r>
          <w:delText xml:space="preserve"> </w:delText>
        </w:r>
      </w:del>
      <w:del w:id="430" w:author="PR Preview" w:date="2026-01-01T00:00:00Z">
        <w:r>
          <w:delText xml:space="preserve">[16]</w:delText>
        </w:r>
      </w:del>
      <w:del w:id="431" w:author="PR Preview" w:date="2026-01-01T00:00:00Z">
        <w:r>
          <w:delText xml:space="preserve"> </w:delText>
        </w:r>
      </w:del>
      <w:del w:id="432" w:author="PR Preview" w:date="2026-01-01T00:00:00Z">
        <w:r>
          <w:delText xml:space="preserve">is</w:delText>
        </w:r>
      </w:del>
    </w:p>
    <w:p>
      <w:pPr>
        <w:pStyle w:val="BodyText"/>
      </w:pPr>
      <w:ins w:id="433" w:author="PR Preview" w:date="2026-01-01T00:00:00Z">
        <w:r>
          <w:rPr>
            <w:i/>
            <w:iCs/>
          </w:rPr>
          <w:t xml:space="preserve">Remark 8</w:t>
        </w:r>
      </w:ins>
      <w:ins w:id="434" w:author="PR Preview" w:date="2026-01-01T00:00:00Z">
        <w:r>
          <w:t xml:space="preserve"> (Where the definition comes from). </w:t>
        </w:r>
      </w:ins>
      <w:ins w:id="435" w:author="PR Preview" w:date="2026-01-01T00:00:00Z">
        <w:r>
          <w:t xml:space="preserve">Murphy [16, Sec. 2.8.1], p. 56</w:t>
        </w:r>
      </w:ins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defines entropy this way,</w:t>
        </w:r>
      </w:ins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and notes that among distributions on</w:t>
        </w:r>
      </w:ins>
      <w:ins w:id="440" w:author="PR Preview" w:date="2026-01-01T00:00:00Z">
        <w:r>
          <w:t xml:space="preserve"> </w:t>
        </w:r>
      </w:ins>
      <m:oMath>
        <m:r>
          <m:t>K</m:t>
        </m:r>
      </m:oMath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outcomes</w:t>
        </w:r>
      </w:ins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it is largest,</w:t>
        </w:r>
      </w:ins>
      <w:ins w:id="445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K</m:t>
        </m:r>
      </m:oMath>
      <w:ins w:id="446" w:author="PR Preview" w:date="2026-01-01T00:00:00Z">
        <w:r>
          <w:t xml:space="preserve">, for the uniform distribution.</w:t>
        </w:r>
      </w:ins>
    </w:p>
    <w:bookmarkEnd w:id="151"/>
    <w:bookmarkStart w:id="152" w:name="def-cross-entropy"/>
    <w:p>
      <w:pPr>
        <w:pStyle w:val="BodyText"/>
      </w:pPr>
      <w:ins w:id="447" w:author="PR Preview" w:date="2026-01-01T00:00:00Z">
        <w:r>
          <w:rPr>
            <w:b/>
            <w:bCs/>
          </w:rPr>
          <w:t xml:space="preserve">Definition 22 (Cross-entropy)</w:t>
        </w:r>
      </w:ins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Let</w:t>
        </w:r>
      </w:ins>
      <w:ins w:id="450" w:author="PR Preview" w:date="2026-01-01T00:00:00Z">
        <w:r>
          <w:t xml:space="preserve"> </w:t>
        </w:r>
      </w:ins>
      <m:oMath>
        <m:r>
          <m:t>p</m:t>
        </m:r>
      </m:oMath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and</w:t>
        </w:r>
      </w:ins>
      <w:ins w:id="453" w:author="PR Preview" w:date="2026-01-01T00:00:00Z">
        <w:r>
          <w:t xml:space="preserve"> </w:t>
        </w:r>
      </w:ins>
      <m:oMath>
        <m:r>
          <m:t>q</m:t>
        </m:r>
      </m:oMath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be</w:t>
        </w:r>
      </w:ins>
      <w:ins w:id="456" w:author="PR Preview" w:date="2026-01-01T00:00:00Z">
        <w:r>
          <w:t xml:space="preserve"> </w:t>
        </w:r>
      </w:ins>
      <w:hyperlink r:id="rId10">
        <w:ins w:id="457" w:author="PR Preview" w:date="2026-01-01T00:00:00Z">
          <w:r>
            <w:rPr>
              <w:rStyle w:val="Hyperlink"/>
            </w:rPr>
            <w:t xml:space="preserve">probability mass functions</w:t>
          </w:r>
        </w:ins>
      </w:hyperlink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on the same finite set of outcomes</w:t>
        </w:r>
      </w:ins>
      <w:ins w:id="460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ins w:id="461" w:author="PR Preview" w:date="2026-01-01T00:00:00Z">
        <w:r>
          <w:t xml:space="preserve">,</w:t>
        </w:r>
      </w:ins>
      <w:ins w:id="462" w:author="PR Preview" w:date="2026-01-01T00:00:00Z">
        <w:r>
          <w:t xml:space="preserve"> </w:t>
        </w:r>
      </w:ins>
      <w:ins w:id="463" w:author="PR Preview" w:date="2026-01-01T00:00:00Z">
        <w:r>
          <w:t xml:space="preserve">with</w:t>
        </w:r>
      </w:ins>
      <w:ins w:id="464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</m:oMath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and</w:t>
        </w:r>
      </w:ins>
      <w:ins w:id="467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k</m:t>
            </m:r>
          </m:sub>
        </m:sSub>
      </m:oMath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the probabilities of outcome</w:t>
        </w:r>
      </w:ins>
      <w:ins w:id="470" w:author="PR Preview" w:date="2026-01-01T00:00:00Z">
        <w:r>
          <w:t xml:space="preserve"> </w:t>
        </w:r>
      </w:ins>
      <m:oMath>
        <m:r>
          <m:t>k</m:t>
        </m:r>
      </m:oMath>
      <w:ins w:id="471" w:author="PR Preview" w:date="2026-01-01T00:00:00Z">
        <w:r>
          <w:t xml:space="preserve">.</w:t>
        </w:r>
      </w:ins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The</w:t>
        </w:r>
      </w:ins>
      <w:ins w:id="474" w:author="PR Preview" w:date="2026-01-01T00:00:00Z">
        <w:r>
          <w:t xml:space="preserve"> </w:t>
        </w:r>
      </w:ins>
      <w:ins w:id="475" w:author="PR Preview" w:date="2026-01-01T00:00:00Z">
        <w:r>
          <w:rPr>
            <w:b/>
            <w:bCs/>
          </w:rPr>
          <w:t xml:space="preserve">cross-entropy</w:t>
        </w:r>
      </w:ins>
      <w:ins w:id="476" w:author="PR Preview" w:date="2026-01-01T00:00:00Z">
        <w:r>
          <w:t xml:space="preserve"> </w:t>
        </w:r>
      </w:ins>
      <w:ins w:id="477" w:author="PR Preview" w:date="2026-01-01T00:00:00Z">
        <w:r>
          <w:t xml:space="preserve">of</w:t>
        </w:r>
      </w:ins>
      <w:ins w:id="478" w:author="PR Preview" w:date="2026-01-01T00:00:00Z">
        <w:r>
          <w:t xml:space="preserve"> </w:t>
        </w:r>
      </w:ins>
      <m:oMath>
        <m:r>
          <m:t>q</m:t>
        </m:r>
      </m:oMath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relative to</w:t>
        </w:r>
      </w:ins>
      <w:ins w:id="481" w:author="PR Preview" w:date="2026-01-01T00:00:00Z">
        <w:r>
          <w:t xml:space="preserve"> </w:t>
        </w:r>
      </w:ins>
      <m:oMath>
        <m:r>
          <m:t>p</m:t>
        </m:r>
      </m:oMath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[17]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52"/>
    <w:bookmarkStart w:id="153" w:name="rem-cross-entropy-expectation"/>
    <w:p>
      <w:pPr>
        <w:pStyle w:val="BodyText"/>
      </w:pPr>
      <w:r>
        <w:rPr>
          <w:i/>
          <w:iCs/>
        </w:rPr>
        <w:t xml:space="preserve">Remark 9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3"/>
    <w:bookmarkStart w:id="154" w:name="rem-cross-entropy-entropy"/>
    <w:p>
      <w:pPr>
        <w:pStyle w:val="BodyText"/>
      </w:pPr>
      <w:r>
        <w:rPr>
          <w:i/>
          <w:iCs/>
        </w:rPr>
        <w:t xml:space="preserve">Remark 10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4"/>
    <w:bookmarkStart w:id="155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5"/>
    <w:bookmarkStart w:id="156" w:name="rem-kl-asymmetric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56"/>
    <w:bookmarkStart w:id="157" w:name="exm-cross-entropy"/>
    <w:p>
      <w:pPr>
        <w:pStyle w:val="BodyText"/>
      </w:pPr>
      <w:r>
        <w:rPr>
          <w:b/>
          <w:bCs/>
        </w:rPr>
        <w:t xml:space="preserve">Example 40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57"/>
    <w:bookmarkStart w:id="158" w:name="rem-cross-entropy-source"/>
    <w:p>
      <w:pPr>
        <w:pStyle w:val="BodyText"/>
      </w:pPr>
      <w:del w:id="486" w:author="PR Preview" w:date="2026-01-01T00:00:00Z">
        <w:r>
          <w:rPr>
            <w:i/>
            <w:iCs/>
          </w:rPr>
          <w:delText xml:space="preserve">Remark 12</w:delText>
        </w:r>
      </w:del>
      <w:del w:id="487" w:author="PR Preview" w:date="2026-01-01T00:00:00Z">
        <w:r>
          <w:delText xml:space="preserve"> (Where the definitions come from). </w:delText>
        </w:r>
      </w:del>
      <w:del w:id="488" w:author="PR Preview" w:date="2026-01-01T00:00:00Z">
        <w:r>
          <w:delText xml:space="preserve">Murphy [15, Sec. 2.8.2], pp. 57–58</w:delText>
        </w:r>
      </w:del>
      <w:del w:id="489" w:author="PR Preview" w:date="2026-01-01T00:00:00Z">
        <w:r>
          <w:delText xml:space="preserve"> </w:delText>
        </w:r>
      </w:del>
      <w:del w:id="490" w:author="PR Preview" w:date="2026-01-01T00:00:00Z">
        <w:r>
          <w:delText xml:space="preserve">defines the KL divergence</w:delText>
        </w:r>
      </w:del>
      <w:del w:id="491" w:author="PR Preview" w:date="2026-01-01T00:00:00Z">
        <w:r>
          <w:delText xml:space="preserve"> </w:delText>
        </w:r>
      </w:del>
      <w:del w:id="492" w:author="PR Preview" w:date="2026-01-01T00:00:00Z">
        <w:r>
          <w:delText xml:space="preserve">and the cross-entropy as above,</w:delText>
        </w:r>
      </w:del>
      <w:del w:id="493" w:author="PR Preview" w:date="2026-01-01T00:00:00Z">
        <w:r>
          <w:delText xml:space="preserve"> </w:delText>
        </w:r>
      </w:del>
      <w:del w:id="494" w:author="PR Preview" w:date="2026-01-01T00:00:00Z">
        <w:r>
          <w:delText xml:space="preserve">and gives the coding interpretation:</w:delText>
        </w:r>
      </w:del>
      <w:del w:id="495" w:author="PR Preview" w:date="2026-01-01T00:00:00Z">
        <w:r>
          <w:delText xml:space="preserve"> </w:delText>
        </w:r>
      </w:del>
      <w:del w:id="496" w:author="PR Preview" w:date="2026-01-01T00:00:00Z">
        <w:r>
          <w:delText xml:space="preserve">the cross-entropy is the average number of bits needed</w:delText>
        </w:r>
      </w:del>
      <w:del w:id="497" w:author="PR Preview" w:date="2026-01-01T00:00:00Z">
        <w:r>
          <w:delText xml:space="preserve"> </w:delText>
        </w:r>
      </w:del>
      <w:del w:id="498" w:author="PR Preview" w:date="2026-01-01T00:00:00Z">
        <w:r>
          <w:delText xml:space="preserve">to encode data from a source with distribution</w:delText>
        </w:r>
      </w:del>
      <w:del w:id="499" w:author="PR Preview" w:date="2026-01-01T00:00:00Z">
        <w:r>
          <w:delText xml:space="preserve"> </w:delText>
        </w:r>
      </w:del>
      <m:oMath>
        <m:r>
          <m:t>p</m:t>
        </m:r>
      </m:oMath>
      <w:del w:id="500" w:author="PR Preview" w:date="2026-01-01T00:00:00Z">
        <w:r>
          <w:delText xml:space="preserve"> </w:delText>
        </w:r>
      </w:del>
      <w:del w:id="501" w:author="PR Preview" w:date="2026-01-01T00:00:00Z">
        <w:r>
          <w:delText xml:space="preserve">using a code designed for</w:delText>
        </w:r>
      </w:del>
      <w:del w:id="502" w:author="PR Preview" w:date="2026-01-01T00:00:00Z">
        <w:r>
          <w:delText xml:space="preserve"> </w:delText>
        </w:r>
      </w:del>
      <m:oMath>
        <m:r>
          <m:t>q</m:t>
        </m:r>
      </m:oMath>
      <w:del w:id="503" w:author="PR Preview" w:date="2026-01-01T00:00:00Z">
        <w:r>
          <w:delText xml:space="preserve">.</w:delText>
        </w:r>
      </w:del>
    </w:p>
    <w:p>
      <w:pPr>
        <w:pStyle w:val="Heading2"/>
      </w:pPr>
      <w:del w:id="504" w:author="PR Preview" w:date="2026-01-01T00:00:00Z">
        <w:r>
          <w:delText xml:space="preserve">Further reading</w:delText>
        </w:r>
      </w:del>
    </w:p>
    <w:p>
      <w:pPr>
        <w:numPr>
          <w:ilvl w:val="0"/>
          <w:numId w:val="1008"/>
        </w:numPr>
      </w:pPr>
      <w:del w:id="505" w:author="PR Preview" w:date="2026-01-01T00:00:00Z">
        <w:r>
          <w:delText xml:space="preserve">Wikipedia contributors [1]</w:delText>
        </w:r>
      </w:del>
      <w:del w:id="506" w:author="PR Preview" w:date="2026-01-01T00:00:00Z">
        <w:r>
          <w:delText xml:space="preserve"> </w:delText>
        </w:r>
      </w:del>
      <w:del w:id="507" w:author="PR Preview" w:date="2026-01-01T00:00:00Z">
        <w:r>
          <w:delText xml:space="preserve">— the expectation, its properties and examples</w:delText>
        </w:r>
      </w:del>
    </w:p>
    <w:p>
      <w:pPr>
        <w:numPr>
          <w:ilvl w:val="0"/>
          <w:numId w:val="1008"/>
        </w:numPr>
      </w:pPr>
      <w:del w:id="508" w:author="PR Preview" w:date="2026-01-01T00:00:00Z">
        <w:r>
          <w:delText xml:space="preserve">Wikipedia contributors [4]</w:delText>
        </w:r>
      </w:del>
      <w:del w:id="509" w:author="PR Preview" w:date="2026-01-01T00:00:00Z">
        <w:r>
          <w:delText xml:space="preserve"> </w:delText>
        </w:r>
      </w:del>
      <w:del w:id="510" w:author="PR Preview" w:date="2026-01-01T00:00:00Z">
        <w:r>
          <w:delText xml:space="preserve">— the expectation of a function of a random variable</w:delText>
        </w:r>
      </w:del>
    </w:p>
    <w:p>
      <w:pPr>
        <w:numPr>
          <w:ilvl w:val="0"/>
          <w:numId w:val="1008"/>
        </w:numPr>
      </w:pPr>
      <w:del w:id="511" w:author="PR Preview" w:date="2026-01-01T00:00:00Z">
        <w:r>
          <w:delText xml:space="preserve">Wikipedia contributors [17]</w:delText>
        </w:r>
      </w:del>
      <w:del w:id="512" w:author="PR Preview" w:date="2026-01-01T00:00:00Z">
        <w:r>
          <w:delText xml:space="preserve"> </w:delText>
        </w:r>
      </w:del>
      <w:del w:id="513" w:author="PR Preview" w:date="2026-01-01T00:00:00Z">
        <w:r>
          <w:delText xml:space="preserve">— conditional expectation and its properties</w:delText>
        </w:r>
      </w:del>
    </w:p>
    <w:p>
      <w:pPr>
        <w:numPr>
          <w:ilvl w:val="0"/>
          <w:numId w:val="1008"/>
        </w:numPr>
      </w:pPr>
      <w:del w:id="514" w:author="PR Preview" w:date="2026-01-01T00:00:00Z">
        <w:r>
          <w:delText xml:space="preserve">Wikipedia contributors [11]</w:delText>
        </w:r>
      </w:del>
      <w:del w:id="515" w:author="PR Preview" w:date="2026-01-01T00:00:00Z">
        <w:r>
          <w:delText xml:space="preserve"> </w:delText>
        </w:r>
      </w:del>
      <w:del w:id="516" w:author="PR Preview" w:date="2026-01-01T00:00:00Z">
        <w:r>
          <w:delText xml:space="preserve">— loss functions in statistics and machine learning</w:delText>
        </w:r>
      </w:del>
    </w:p>
    <w:p>
      <w:pPr>
        <w:numPr>
          <w:ilvl w:val="0"/>
          <w:numId w:val="1008"/>
        </w:numPr>
      </w:pPr>
      <w:del w:id="517" w:author="PR Preview" w:date="2026-01-01T00:00:00Z">
        <w:r>
          <w:delText xml:space="preserve">Wikipedia contributors [13]</w:delText>
        </w:r>
      </w:del>
      <w:del w:id="518" w:author="PR Preview" w:date="2026-01-01T00:00:00Z">
        <w:r>
          <w:delText xml:space="preserve"> </w:delText>
        </w:r>
      </w:del>
      <w:del w:id="519" w:author="PR Preview" w:date="2026-01-01T00:00:00Z">
        <w:r>
          <w:delText xml:space="preserve">— the risk as an expected loss</w:delText>
        </w:r>
      </w:del>
    </w:p>
    <w:p>
      <w:pPr>
        <w:numPr>
          <w:ilvl w:val="0"/>
          <w:numId w:val="1008"/>
        </w:numPr>
      </w:pPr>
      <w:del w:id="520" w:author="PR Preview" w:date="2026-01-01T00:00:00Z">
        <w:r>
          <w:delText xml:space="preserve">Wikipedia contributors [14]</w:delText>
        </w:r>
      </w:del>
      <w:del w:id="521" w:author="PR Preview" w:date="2026-01-01T00:00:00Z">
        <w:r>
          <w:delText xml:space="preserve"> </w:delText>
        </w:r>
      </w:del>
      <w:del w:id="522" w:author="PR Preview" w:date="2026-01-01T00:00:00Z">
        <w:r>
          <w:delText xml:space="preserve">— entropy, with examples</w:delText>
        </w:r>
      </w:del>
    </w:p>
    <w:p>
      <w:pPr>
        <w:numPr>
          <w:ilvl w:val="0"/>
          <w:numId w:val="1008"/>
        </w:numPr>
      </w:pPr>
      <w:del w:id="523" w:author="PR Preview" w:date="2026-01-01T00:00:00Z">
        <w:r>
          <w:delText xml:space="preserve">Wikipedia contributors [16]</w:delText>
        </w:r>
      </w:del>
      <w:del w:id="524" w:author="PR Preview" w:date="2026-01-01T00:00:00Z">
        <w:r>
          <w:delText xml:space="preserve"> </w:delText>
        </w:r>
      </w:del>
      <w:del w:id="525" w:author="PR Preview" w:date="2026-01-01T00:00:00Z">
        <w:r>
          <w:delText xml:space="preserve">— cross-entropy and its use as a loss</w:delText>
        </w:r>
      </w:del>
    </w:p>
    <w:p>
      <w:pPr>
        <w:pStyle w:val="BodyText"/>
      </w:pPr>
      <w:ins w:id="526" w:author="PR Preview" w:date="2026-01-01T00:00:00Z">
        <w:r>
          <w:rPr>
            <w:i/>
            <w:iCs/>
          </w:rPr>
          <w:t xml:space="preserve">Remark 12</w:t>
        </w:r>
      </w:ins>
      <w:ins w:id="527" w:author="PR Preview" w:date="2026-01-01T00:00:00Z">
        <w:r>
          <w:t xml:space="preserve"> (Where the definitions come from). </w:t>
        </w:r>
      </w:ins>
      <w:ins w:id="528" w:author="PR Preview" w:date="2026-01-01T00:00:00Z">
        <w:r>
          <w:t xml:space="preserve">Murphy [16, Sec. 2.8.2], pp. 57–58</w:t>
        </w:r>
      </w:ins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defines the KL divergence</w:t>
        </w:r>
      </w:ins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and the cross-entropy as above,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and gives the coding interpretation:</w:t>
        </w:r>
      </w:ins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the cross-entropy is the average number of bits needed</w:t>
        </w:r>
      </w:ins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to encode data from a source with distribution</w:t>
        </w:r>
      </w:ins>
      <w:ins w:id="539" w:author="PR Preview" w:date="2026-01-01T00:00:00Z">
        <w:r>
          <w:t xml:space="preserve"> </w:t>
        </w:r>
      </w:ins>
      <m:oMath>
        <m:r>
          <m:t>p</m:t>
        </m:r>
      </m:oMath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using a code designed for</w:t>
        </w:r>
      </w:ins>
      <w:ins w:id="542" w:author="PR Preview" w:date="2026-01-01T00:00:00Z">
        <w:r>
          <w:t xml:space="preserve"> </w:t>
        </w:r>
      </w:ins>
      <m:oMath>
        <m:r>
          <m:t>q</m:t>
        </m:r>
      </m:oMath>
      <w:ins w:id="543" w:author="PR Preview" w:date="2026-01-01T00:00:00Z">
        <w:r>
          <w:t xml:space="preserve">.</w:t>
        </w:r>
      </w:ins>
    </w:p>
    <w:bookmarkEnd w:id="158"/>
    <w:bookmarkEnd w:id="159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1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https://en.wikipedia.org/wiki/Expected_value</w:t>
        </w:r>
      </w:hyperlink>
    </w:p>
    <w:bookmarkEnd w:id="161"/>
    <w:bookmarkStart w:id="162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62"/>
    <w:bookmarkStart w:id="164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63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64"/>
    <w:bookmarkStart w:id="166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https://en.wikipedia.org/wiki/Law_of_the_unconscious_statistician</w:t>
        </w:r>
      </w:hyperlink>
    </w:p>
    <w:bookmarkEnd w:id="166"/>
    <w:bookmarkStart w:id="168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67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68"/>
    <w:bookmarkStart w:id="17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0"/>
    <w:bookmarkStart w:id="171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https://en.wikipedia.org/wiki/Law_of_the_unconscious_statistician</w:t>
        </w:r>
      </w:hyperlink>
    </w:p>
    <w:bookmarkEnd w:id="171"/>
    <w:bookmarkStart w:id="173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2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73"/>
    <w:bookmarkStart w:id="175" w:name="ref-wikipedia_conditional_expectation"/>
    <w:p>
      <w:pPr>
        <w:pStyle w:val="Bibliography"/>
      </w:pPr>
      <w:del w:id="544" w:author="PR Preview" w:date="2026-01-01T00:00:00Z">
        <w:r>
          <w:delText xml:space="preserve">[9]</w:delText>
        </w:r>
      </w:del>
      <w:del w:id="545" w:author="PR Preview" w:date="2026-01-01T00:00:00Z">
        <w:r>
          <w:delText xml:space="preserve"> </w:delText>
        </w:r>
      </w:del>
      <w:del w:id="546" w:author="PR Preview" w:date="2026-01-01T00:00:00Z">
        <w:r>
          <w:delText xml:space="preserve">	</w:delText>
        </w:r>
      </w:del>
      <w:del w:id="547" w:author="PR Preview" w:date="2026-01-01T00:00:00Z">
        <w:r>
          <w:delText xml:space="preserve">K. Ross,</w:delText>
        </w:r>
      </w:del>
      <w:del w:id="548" w:author="PR Preview" w:date="2026-01-01T00:00:00Z">
        <w:r>
          <w:delText xml:space="preserve"> </w:delText>
        </w:r>
      </w:del>
      <w:del w:id="549" w:author="PR Preview" w:date="2026-01-01T00:00:00Z">
        <w:r>
          <w:delText xml:space="preserve">“An introduction to probability and simulation.”</w:delText>
        </w:r>
      </w:del>
      <w:del w:id="550" w:author="PR Preview" w:date="2026-01-01T00:00:00Z">
        <w:r>
          <w:delText xml:space="preserve"> </w:delText>
        </w:r>
      </w:del>
      <w:del w:id="551" w:author="PR Preview" w:date="2026-01-01T00:00:00Z">
        <w:r>
          <w:delText xml:space="preserve">Bookdown, 2022. Available:</w:delText>
        </w:r>
      </w:del>
      <w:del w:id="552" w:author="PR Preview" w:date="2026-01-01T00:00:00Z">
        <w:r>
          <w:delText xml:space="preserve"> </w:delText>
        </w:r>
      </w:del>
      <w:hyperlink r:id="rId176">
        <w:del w:id="553" w:author="PR Preview" w:date="2026-01-01T00:00:00Z">
          <w:r>
            <w:rPr>
              <w:rStyle w:val="Hyperlink"/>
            </w:rPr>
            <w:delText xml:space="preserve">https://bookdown.org/kevin_davisross/probsim-book/</w:delText>
          </w:r>
        </w:del>
      </w:hyperlink>
    </w:p>
    <w:p>
      <w:pPr>
        <w:pStyle w:val="Bibliography"/>
      </w:pPr>
      <w:del w:id="554" w:author="PR Preview" w:date="2026-01-01T00:00:00Z">
        <w:r>
          <w:delText xml:space="preserve">[10]</w:delText>
        </w:r>
      </w:del>
      <w:del w:id="555" w:author="PR Preview" w:date="2026-01-01T00:00:00Z">
        <w:r>
          <w:delText xml:space="preserve"> </w:delText>
        </w:r>
      </w:del>
      <w:del w:id="556" w:author="PR Preview" w:date="2026-01-01T00:00:00Z">
        <w:r>
          <w:delText xml:space="preserve">	</w:delText>
        </w:r>
      </w:del>
      <w:del w:id="557" w:author="PR Preview" w:date="2026-01-01T00:00:00Z">
        <w:r>
          <w:delText xml:space="preserve">W. Rudin,</w:delText>
        </w:r>
      </w:del>
      <w:del w:id="558" w:author="PR Preview" w:date="2026-01-01T00:00:00Z">
        <w:r>
          <w:delText xml:space="preserve"> </w:delText>
        </w:r>
      </w:del>
      <w:del w:id="559" w:author="PR Preview" w:date="2026-01-01T00:00:00Z">
        <w:r>
          <w:rPr>
            <w:i/>
            <w:iCs/>
          </w:rPr>
          <w:delText xml:space="preserve">Principles of mathematical analysis</w:delText>
        </w:r>
      </w:del>
      <w:del w:id="560" w:author="PR Preview" w:date="2026-01-01T00:00:00Z">
        <w:r>
          <w:delText xml:space="preserve">, 3rd ed. in International series in pure and applied mathematics. New York: McGraw-Hill, 1976.</w:delText>
        </w:r>
      </w:del>
    </w:p>
    <w:p>
      <w:pPr>
        <w:pStyle w:val="Bibliography"/>
      </w:pPr>
      <w:del w:id="561" w:author="PR Preview" w:date="2026-01-01T00:00:00Z">
        <w:r>
          <w:delText xml:space="preserve">[11]</w:delText>
        </w:r>
      </w:del>
      <w:del w:id="562" w:author="PR Preview" w:date="2026-01-01T00:00:00Z">
        <w:r>
          <w:delText xml:space="preserve"> </w:delText>
        </w:r>
      </w:del>
      <w:del w:id="563" w:author="PR Preview" w:date="2026-01-01T00:00:00Z">
        <w:r>
          <w:delText xml:space="preserve">	</w:delText>
        </w:r>
      </w:del>
      <w:del w:id="564" w:author="PR Preview" w:date="2026-01-01T00:00:00Z">
        <w:r>
          <w:delText xml:space="preserve">Wikipedia contributors,</w:delText>
        </w:r>
      </w:del>
      <w:del w:id="565" w:author="PR Preview" w:date="2026-01-01T00:00:00Z">
        <w:r>
          <w:delText xml:space="preserve"> </w:delText>
        </w:r>
      </w:del>
      <w:del w:id="566" w:author="PR Preview" w:date="2026-01-01T00:00:00Z">
        <w:r>
          <w:delText xml:space="preserve">“Loss function —</w:delText>
        </w:r>
      </w:del>
      <w:del w:id="567" w:author="PR Preview" w:date="2026-01-01T00:00:00Z">
        <w:r>
          <w:delText xml:space="preserve"> </w:delText>
        </w:r>
      </w:del>
      <w:del w:id="568" w:author="PR Preview" w:date="2026-01-01T00:00:00Z">
        <w:r>
          <w:delText xml:space="preserve">Wikipedia</w:delText>
        </w:r>
      </w:del>
      <w:del w:id="569" w:author="PR Preview" w:date="2026-01-01T00:00:00Z">
        <w:r>
          <w:delText xml:space="preserve">,</w:delText>
        </w:r>
      </w:del>
      <w:del w:id="570" w:author="PR Preview" w:date="2026-01-01T00:00:00Z">
        <w:r>
          <w:delText xml:space="preserve"> </w:delText>
        </w:r>
      </w:del>
      <w:del w:id="571" w:author="PR Preview" w:date="2026-01-01T00:00:00Z">
        <w:r>
          <w:delText xml:space="preserve">the free encyclopedia.”</w:delText>
        </w:r>
      </w:del>
      <w:del w:id="572" w:author="PR Preview" w:date="2026-01-01T00:00:00Z">
        <w:r>
          <w:delText xml:space="preserve"> </w:delText>
        </w:r>
      </w:del>
      <w:del w:id="573" w:author="PR Preview" w:date="2026-01-01T00:00:00Z">
        <w:r>
          <w:delText xml:space="preserve">2026. Available:</w:delText>
        </w:r>
      </w:del>
      <w:del w:id="574" w:author="PR Preview" w:date="2026-01-01T00:00:00Z">
        <w:r>
          <w:delText xml:space="preserve"> </w:delText>
        </w:r>
      </w:del>
      <w:hyperlink r:id="rId179">
        <w:del w:id="575" w:author="PR Preview" w:date="2026-01-01T00:00:00Z">
          <w:r>
            <w:rPr>
              <w:rStyle w:val="Hyperlink"/>
            </w:rPr>
            <w:delText xml:space="preserve">https://en.wikipedia.org/wiki/Loss_function</w:delText>
          </w:r>
        </w:del>
      </w:hyperlink>
    </w:p>
    <w:p>
      <w:pPr>
        <w:pStyle w:val="Bibliography"/>
      </w:pPr>
      <w:del w:id="576" w:author="PR Preview" w:date="2026-01-01T00:00:00Z">
        <w:r>
          <w:delText xml:space="preserve">[12]</w:delText>
        </w:r>
      </w:del>
      <w:del w:id="577" w:author="PR Preview" w:date="2026-01-01T00:00:00Z">
        <w:r>
          <w:delText xml:space="preserve"> </w:delText>
        </w:r>
      </w:del>
      <w:del w:id="578" w:author="PR Preview" w:date="2026-01-01T00:00:00Z">
        <w:r>
          <w:delText xml:space="preserve">	</w:delText>
        </w:r>
      </w:del>
      <w:del w:id="579" w:author="PR Preview" w:date="2026-01-01T00:00:00Z">
        <w:r>
          <w:delText xml:space="preserve">T. Hastie, R. Tibshirani, and J. Friedman,</w:delText>
        </w:r>
      </w:del>
      <w:del w:id="580" w:author="PR Preview" w:date="2026-01-01T00:00:00Z">
        <w:r>
          <w:delText xml:space="preserve"> </w:delText>
        </w:r>
      </w:del>
      <w:del w:id="581" w:author="PR Preview" w:date="2026-01-01T00:00:00Z">
        <w:r>
          <w:rPr>
            <w:i/>
            <w:iCs/>
          </w:rPr>
          <w:delText xml:space="preserve">The elements of statistical learning: Data mining, inference, and prediction</w:delText>
        </w:r>
      </w:del>
      <w:del w:id="582" w:author="PR Preview" w:date="2026-01-01T00:00:00Z">
        <w:r>
          <w:delText xml:space="preserve">, 2nd ed. Springer, 2009. doi:</w:delText>
        </w:r>
      </w:del>
      <w:del w:id="583" w:author="PR Preview" w:date="2026-01-01T00:00:00Z">
        <w:r>
          <w:delText xml:space="preserve"> </w:delText>
        </w:r>
      </w:del>
      <w:hyperlink r:id="rId181">
        <w:del w:id="584" w:author="PR Preview" w:date="2026-01-01T00:00:00Z">
          <w:r>
            <w:rPr>
              <w:rStyle w:val="Hyperlink"/>
            </w:rPr>
            <w:delText xml:space="preserve">10.1007/978-0-387-84858-7</w:delText>
          </w:r>
        </w:del>
      </w:hyperlink>
      <w:del w:id="585" w:author="PR Preview" w:date="2026-01-01T00:00:00Z">
        <w:r>
          <w:delText xml:space="preserve">.</w:delText>
        </w:r>
      </w:del>
    </w:p>
    <w:p>
      <w:pPr>
        <w:pStyle w:val="Bibliography"/>
      </w:pPr>
      <w:del w:id="586" w:author="PR Preview" w:date="2026-01-01T00:00:00Z">
        <w:r>
          <w:delText xml:space="preserve">[13]</w:delText>
        </w:r>
      </w:del>
      <w:del w:id="587" w:author="PR Preview" w:date="2026-01-01T00:00:00Z">
        <w:r>
          <w:delText xml:space="preserve"> </w:delText>
        </w:r>
      </w:del>
      <w:del w:id="588" w:author="PR Preview" w:date="2026-01-01T00:00:00Z">
        <w:r>
          <w:delText xml:space="preserve">	</w:delText>
        </w:r>
      </w:del>
      <w:del w:id="589" w:author="PR Preview" w:date="2026-01-01T00:00:00Z">
        <w:r>
          <w:delText xml:space="preserve">Wikipedia contributors,</w:delText>
        </w:r>
      </w:del>
      <w:del w:id="590" w:author="PR Preview" w:date="2026-01-01T00:00:00Z">
        <w:r>
          <w:delText xml:space="preserve"> </w:delText>
        </w:r>
      </w:del>
      <w:del w:id="591" w:author="PR Preview" w:date="2026-01-01T00:00:00Z">
        <w:r>
          <w:delText xml:space="preserve">“Risk function —</w:delText>
        </w:r>
      </w:del>
      <w:del w:id="592" w:author="PR Preview" w:date="2026-01-01T00:00:00Z">
        <w:r>
          <w:delText xml:space="preserve"> </w:delText>
        </w:r>
      </w:del>
      <w:del w:id="593" w:author="PR Preview" w:date="2026-01-01T00:00:00Z">
        <w:r>
          <w:delText xml:space="preserve">Wikipedia</w:delText>
        </w:r>
      </w:del>
      <w:del w:id="594" w:author="PR Preview" w:date="2026-01-01T00:00:00Z">
        <w:r>
          <w:delText xml:space="preserve">,</w:delText>
        </w:r>
      </w:del>
      <w:del w:id="595" w:author="PR Preview" w:date="2026-01-01T00:00:00Z">
        <w:r>
          <w:delText xml:space="preserve"> </w:delText>
        </w:r>
      </w:del>
      <w:del w:id="596" w:author="PR Preview" w:date="2026-01-01T00:00:00Z">
        <w:r>
          <w:delText xml:space="preserve">the free encyclopedia.”</w:delText>
        </w:r>
      </w:del>
      <w:del w:id="597" w:author="PR Preview" w:date="2026-01-01T00:00:00Z">
        <w:r>
          <w:delText xml:space="preserve"> </w:delText>
        </w:r>
      </w:del>
      <w:del w:id="598" w:author="PR Preview" w:date="2026-01-01T00:00:00Z">
        <w:r>
          <w:delText xml:space="preserve">2026. Available:</w:delText>
        </w:r>
      </w:del>
      <w:del w:id="599" w:author="PR Preview" w:date="2026-01-01T00:00:00Z">
        <w:r>
          <w:delText xml:space="preserve"> </w:delText>
        </w:r>
      </w:del>
      <w:hyperlink r:id="rId183">
        <w:del w:id="600" w:author="PR Preview" w:date="2026-01-01T00:00:00Z">
          <w:r>
            <w:rPr>
              <w:rStyle w:val="Hyperlink"/>
            </w:rPr>
            <w:delText xml:space="preserve">https://en.wikipedia.org/wiki/Risk_function</w:delText>
          </w:r>
        </w:del>
      </w:hyperlink>
    </w:p>
    <w:p>
      <w:pPr>
        <w:pStyle w:val="Bibliography"/>
      </w:pPr>
      <w:del w:id="601" w:author="PR Preview" w:date="2026-01-01T00:00:00Z">
        <w:r>
          <w:delText xml:space="preserve">[14]</w:delText>
        </w:r>
      </w:del>
      <w:del w:id="602" w:author="PR Preview" w:date="2026-01-01T00:00:00Z">
        <w:r>
          <w:delText xml:space="preserve"> </w:delText>
        </w:r>
      </w:del>
      <w:del w:id="603" w:author="PR Preview" w:date="2026-01-01T00:00:00Z">
        <w:r>
          <w:delText xml:space="preserve">	</w:delText>
        </w:r>
      </w:del>
      <w:del w:id="604" w:author="PR Preview" w:date="2026-01-01T00:00:00Z">
        <w:r>
          <w:delText xml:space="preserve">Wikipedia contributors,</w:delText>
        </w:r>
      </w:del>
      <w:del w:id="605" w:author="PR Preview" w:date="2026-01-01T00:00:00Z">
        <w:r>
          <w:delText xml:space="preserve"> </w:delText>
        </w:r>
      </w:del>
      <w:del w:id="606" w:author="PR Preview" w:date="2026-01-01T00:00:00Z">
        <w:r>
          <w:delText xml:space="preserve">“Entropy (information theory) —</w:delText>
        </w:r>
      </w:del>
      <w:del w:id="607" w:author="PR Preview" w:date="2026-01-01T00:00:00Z">
        <w:r>
          <w:delText xml:space="preserve"> </w:delText>
        </w:r>
      </w:del>
      <w:del w:id="608" w:author="PR Preview" w:date="2026-01-01T00:00:00Z">
        <w:r>
          <w:delText xml:space="preserve">Wikipedia</w:delText>
        </w:r>
      </w:del>
      <w:del w:id="609" w:author="PR Preview" w:date="2026-01-01T00:00:00Z">
        <w:r>
          <w:delText xml:space="preserve">,</w:delText>
        </w:r>
      </w:del>
      <w:del w:id="610" w:author="PR Preview" w:date="2026-01-01T00:00:00Z">
        <w:r>
          <w:delText xml:space="preserve"> </w:delText>
        </w:r>
      </w:del>
      <w:del w:id="611" w:author="PR Preview" w:date="2026-01-01T00:00:00Z">
        <w:r>
          <w:delText xml:space="preserve">the free encyclopedia.”</w:delText>
        </w:r>
      </w:del>
      <w:del w:id="612" w:author="PR Preview" w:date="2026-01-01T00:00:00Z">
        <w:r>
          <w:delText xml:space="preserve"> </w:delText>
        </w:r>
      </w:del>
      <w:del w:id="613" w:author="PR Preview" w:date="2026-01-01T00:00:00Z">
        <w:r>
          <w:delText xml:space="preserve">2026. Available:</w:delText>
        </w:r>
      </w:del>
      <w:del w:id="614" w:author="PR Preview" w:date="2026-01-01T00:00:00Z">
        <w:r>
          <w:delText xml:space="preserve"> </w:delText>
        </w:r>
      </w:del>
      <w:hyperlink r:id="rId185">
        <w:del w:id="615" w:author="PR Preview" w:date="2026-01-01T00:00:00Z">
          <w:r>
            <w:rPr>
              <w:rStyle w:val="Hyperlink"/>
            </w:rPr>
            <w:delText xml:space="preserve">https://en.wikipedia.org/wiki/Entropy_(information_theory)</w:delText>
          </w:r>
        </w:del>
      </w:hyperlink>
    </w:p>
    <w:p>
      <w:pPr>
        <w:pStyle w:val="Bibliography"/>
      </w:pPr>
      <w:del w:id="616" w:author="PR Preview" w:date="2026-01-01T00:00:00Z">
        <w:r>
          <w:delText xml:space="preserve">[15]</w:delText>
        </w:r>
      </w:del>
      <w:del w:id="617" w:author="PR Preview" w:date="2026-01-01T00:00:00Z">
        <w:r>
          <w:delText xml:space="preserve"> </w:delText>
        </w:r>
      </w:del>
      <w:del w:id="618" w:author="PR Preview" w:date="2026-01-01T00:00:00Z">
        <w:r>
          <w:delText xml:space="preserve">	</w:delText>
        </w:r>
      </w:del>
      <w:del w:id="619" w:author="PR Preview" w:date="2026-01-01T00:00:00Z">
        <w:r>
          <w:delText xml:space="preserve">K. P. Murphy,</w:delText>
        </w:r>
      </w:del>
      <w:del w:id="620" w:author="PR Preview" w:date="2026-01-01T00:00:00Z">
        <w:r>
          <w:delText xml:space="preserve"> </w:delText>
        </w:r>
      </w:del>
      <w:del w:id="621" w:author="PR Preview" w:date="2026-01-01T00:00:00Z">
        <w:r>
          <w:rPr>
            <w:i/>
            <w:iCs/>
          </w:rPr>
          <w:delText xml:space="preserve">Machine learning: A probabilistic perspective</w:delText>
        </w:r>
      </w:del>
      <w:del w:id="622" w:author="PR Preview" w:date="2026-01-01T00:00:00Z">
        <w:r>
          <w:delText xml:space="preserve">. in Adaptive computation and machine learning. MIT Press, 2012.</w:delText>
        </w:r>
      </w:del>
    </w:p>
    <w:p>
      <w:pPr>
        <w:pStyle w:val="Bibliography"/>
      </w:pPr>
      <w:del w:id="623" w:author="PR Preview" w:date="2026-01-01T00:00:00Z">
        <w:r>
          <w:delText xml:space="preserve">[16]</w:delText>
        </w:r>
      </w:del>
      <w:del w:id="624" w:author="PR Preview" w:date="2026-01-01T00:00:00Z">
        <w:r>
          <w:delText xml:space="preserve"> </w:delText>
        </w:r>
      </w:del>
      <w:del w:id="625" w:author="PR Preview" w:date="2026-01-01T00:00:00Z">
        <w:r>
          <w:delText xml:space="preserve">	</w:delText>
        </w:r>
      </w:del>
      <w:del w:id="626" w:author="PR Preview" w:date="2026-01-01T00:00:00Z">
        <w:r>
          <w:delText xml:space="preserve">Wikipedia contributors,</w:delText>
        </w:r>
      </w:del>
      <w:del w:id="627" w:author="PR Preview" w:date="2026-01-01T00:00:00Z">
        <w:r>
          <w:delText xml:space="preserve"> </w:delText>
        </w:r>
      </w:del>
      <w:del w:id="628" w:author="PR Preview" w:date="2026-01-01T00:00:00Z">
        <w:r>
          <w:delText xml:space="preserve">“Cross-entropy —</w:delText>
        </w:r>
      </w:del>
      <w:del w:id="629" w:author="PR Preview" w:date="2026-01-01T00:00:00Z">
        <w:r>
          <w:delText xml:space="preserve"> </w:delText>
        </w:r>
      </w:del>
      <w:del w:id="630" w:author="PR Preview" w:date="2026-01-01T00:00:00Z">
        <w:r>
          <w:delText xml:space="preserve">Wikipedia</w:delText>
        </w:r>
      </w:del>
      <w:del w:id="631" w:author="PR Preview" w:date="2026-01-01T00:00:00Z">
        <w:r>
          <w:delText xml:space="preserve">,</w:delText>
        </w:r>
      </w:del>
      <w:del w:id="632" w:author="PR Preview" w:date="2026-01-01T00:00:00Z">
        <w:r>
          <w:delText xml:space="preserve"> </w:delText>
        </w:r>
      </w:del>
      <w:del w:id="633" w:author="PR Preview" w:date="2026-01-01T00:00:00Z">
        <w:r>
          <w:delText xml:space="preserve">the free encyclopedia.”</w:delText>
        </w:r>
      </w:del>
      <w:del w:id="634" w:author="PR Preview" w:date="2026-01-01T00:00:00Z">
        <w:r>
          <w:delText xml:space="preserve"> </w:delText>
        </w:r>
      </w:del>
      <w:del w:id="635" w:author="PR Preview" w:date="2026-01-01T00:00:00Z">
        <w:r>
          <w:delText xml:space="preserve">2026. Available:</w:delText>
        </w:r>
      </w:del>
      <w:del w:id="636" w:author="PR Preview" w:date="2026-01-01T00:00:00Z">
        <w:r>
          <w:delText xml:space="preserve"> </w:delText>
        </w:r>
      </w:del>
      <w:hyperlink r:id="rId188">
        <w:del w:id="637" w:author="PR Preview" w:date="2026-01-01T00:00:00Z">
          <w:r>
            <w:rPr>
              <w:rStyle w:val="Hyperlink"/>
            </w:rPr>
            <w:delText xml:space="preserve">https://en.wikipedia.org/wiki/Cross-entropy</w:delText>
          </w:r>
        </w:del>
      </w:hyperlink>
    </w:p>
    <w:p>
      <w:pPr>
        <w:pStyle w:val="Bibliography"/>
      </w:pPr>
      <w:del w:id="638" w:author="PR Preview" w:date="2026-01-01T00:00:00Z">
        <w:r>
          <w:delText xml:space="preserve">[17]</w:delText>
        </w:r>
      </w:del>
      <w:del w:id="639" w:author="PR Preview" w:date="2026-01-01T00:00:00Z">
        <w:r>
          <w:delText xml:space="preserve"> </w:delText>
        </w:r>
      </w:del>
      <w:del w:id="640" w:author="PR Preview" w:date="2026-01-01T00:00:00Z">
        <w:r>
          <w:delText xml:space="preserve">	</w:delText>
        </w:r>
      </w:del>
      <w:del w:id="641" w:author="PR Preview" w:date="2026-01-01T00:00:00Z">
        <w:r>
          <w:delText xml:space="preserve">Wikipedia contributors,</w:delText>
        </w:r>
      </w:del>
      <w:del w:id="642" w:author="PR Preview" w:date="2026-01-01T00:00:00Z">
        <w:r>
          <w:delText xml:space="preserve"> </w:delText>
        </w:r>
      </w:del>
      <w:del w:id="643" w:author="PR Preview" w:date="2026-01-01T00:00:00Z">
        <w:r>
          <w:delText xml:space="preserve">“Conditional expectation —</w:delText>
        </w:r>
      </w:del>
      <w:del w:id="644" w:author="PR Preview" w:date="2026-01-01T00:00:00Z">
        <w:r>
          <w:delText xml:space="preserve"> </w:delText>
        </w:r>
      </w:del>
      <w:del w:id="645" w:author="PR Preview" w:date="2026-01-01T00:00:00Z">
        <w:r>
          <w:delText xml:space="preserve">Wikipedia</w:delText>
        </w:r>
      </w:del>
      <w:del w:id="646" w:author="PR Preview" w:date="2026-01-01T00:00:00Z">
        <w:r>
          <w:delText xml:space="preserve">,</w:delText>
        </w:r>
      </w:del>
      <w:del w:id="647" w:author="PR Preview" w:date="2026-01-01T00:00:00Z">
        <w:r>
          <w:delText xml:space="preserve"> </w:delText>
        </w:r>
      </w:del>
      <w:del w:id="648" w:author="PR Preview" w:date="2026-01-01T00:00:00Z">
        <w:r>
          <w:delText xml:space="preserve">the free encyclopedia.”</w:delText>
        </w:r>
      </w:del>
      <w:del w:id="649" w:author="PR Preview" w:date="2026-01-01T00:00:00Z">
        <w:r>
          <w:delText xml:space="preserve"> </w:delText>
        </w:r>
      </w:del>
      <w:del w:id="650" w:author="PR Preview" w:date="2026-01-01T00:00:00Z">
        <w:r>
          <w:delText xml:space="preserve">2026. Available:</w:delText>
        </w:r>
      </w:del>
      <w:del w:id="651" w:author="PR Preview" w:date="2026-01-01T00:00:00Z">
        <w:r>
          <w:delText xml:space="preserve"> </w:delText>
        </w:r>
      </w:del>
      <w:hyperlink r:id="rId174">
        <w:del w:id="652" w:author="PR Preview" w:date="2026-01-01T00:00:00Z">
          <w:r>
            <w:rPr>
              <w:rStyle w:val="Hyperlink"/>
            </w:rPr>
            <w:delText xml:space="preserve">https://en.wikipedia.org/wiki/Conditional_expectation</w:delText>
          </w:r>
        </w:del>
      </w:hyperlink>
    </w:p>
    <w:p>
      <w:pPr>
        <w:pStyle w:val="Bibliography"/>
      </w:pPr>
      <w:ins w:id="653" w:author="PR Preview" w:date="2026-01-01T00:00:00Z">
        <w:r>
          <w:t xml:space="preserve">[9]</w:t>
        </w:r>
      </w:ins>
      <w:ins w:id="654" w:author="PR Preview" w:date="2026-01-01T00:00:00Z">
        <w:r>
          <w:t xml:space="preserve"> </w:t>
        </w:r>
      </w:ins>
      <w:ins w:id="655" w:author="PR Preview" w:date="2026-01-01T00:00:00Z">
        <w:r>
          <w:t xml:space="preserve">	</w:t>
        </w:r>
      </w:ins>
      <w:ins w:id="656" w:author="PR Preview" w:date="2026-01-01T00:00:00Z">
        <w:r>
          <w:t xml:space="preserve">Wikipedia contributors,</w:t>
        </w:r>
      </w:ins>
      <w:ins w:id="657" w:author="PR Preview" w:date="2026-01-01T00:00:00Z">
        <w:r>
          <w:t xml:space="preserve"> </w:t>
        </w:r>
      </w:ins>
      <w:ins w:id="658" w:author="PR Preview" w:date="2026-01-01T00:00:00Z">
        <w:r>
          <w:t xml:space="preserve">“Conditional expectation —</w:t>
        </w:r>
      </w:ins>
      <w:ins w:id="659" w:author="PR Preview" w:date="2026-01-01T00:00:00Z">
        <w:r>
          <w:t xml:space="preserve"> </w:t>
        </w:r>
      </w:ins>
      <w:ins w:id="660" w:author="PR Preview" w:date="2026-01-01T00:00:00Z">
        <w:r>
          <w:t xml:space="preserve">Wikipedia</w:t>
        </w:r>
      </w:ins>
      <w:ins w:id="661" w:author="PR Preview" w:date="2026-01-01T00:00:00Z">
        <w:r>
          <w:t xml:space="preserve">,</w:t>
        </w:r>
      </w:ins>
      <w:ins w:id="662" w:author="PR Preview" w:date="2026-01-01T00:00:00Z">
        <w:r>
          <w:t xml:space="preserve"> </w:t>
        </w:r>
      </w:ins>
      <w:ins w:id="663" w:author="PR Preview" w:date="2026-01-01T00:00:00Z">
        <w:r>
          <w:t xml:space="preserve">the free encyclopedia.”</w:t>
        </w:r>
      </w:ins>
      <w:ins w:id="664" w:author="PR Preview" w:date="2026-01-01T00:00:00Z">
        <w:r>
          <w:t xml:space="preserve"> </w:t>
        </w:r>
      </w:ins>
      <w:ins w:id="665" w:author="PR Preview" w:date="2026-01-01T00:00:00Z">
        <w:r>
          <w:t xml:space="preserve">2026. Available:</w:t>
        </w:r>
      </w:ins>
      <w:ins w:id="666" w:author="PR Preview" w:date="2026-01-01T00:00:00Z">
        <w:r>
          <w:t xml:space="preserve"> </w:t>
        </w:r>
      </w:ins>
      <w:hyperlink r:id="rId174">
        <w:ins w:id="667" w:author="PR Preview" w:date="2026-01-01T00:00:00Z">
          <w:r>
            <w:rPr>
              <w:rStyle w:val="Hyperlink"/>
            </w:rPr>
            <w:t xml:space="preserve">https://en.wikipedia.org/wiki/Conditional_expectation</w:t>
          </w:r>
        </w:ins>
      </w:hyperlink>
    </w:p>
    <w:bookmarkEnd w:id="175"/>
    <w:bookmarkStart w:id="177" w:name="ref-ross-probsim"/>
    <w:p>
      <w:pPr>
        <w:pStyle w:val="Bibliography"/>
      </w:pPr>
      <w:ins w:id="668" w:author="PR Preview" w:date="2026-01-01T00:00:00Z">
        <w:r>
          <w:t xml:space="preserve">[10]</w:t>
        </w:r>
      </w:ins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	</w:t>
        </w:r>
      </w:ins>
      <w:ins w:id="671" w:author="PR Preview" w:date="2026-01-01T00:00:00Z">
        <w:r>
          <w:t xml:space="preserve">K. Ross,</w:t>
        </w:r>
      </w:ins>
      <w:ins w:id="672" w:author="PR Preview" w:date="2026-01-01T00:00:00Z">
        <w:r>
          <w:t xml:space="preserve"> </w:t>
        </w:r>
      </w:ins>
      <w:ins w:id="673" w:author="PR Preview" w:date="2026-01-01T00:00:00Z">
        <w:r>
          <w:t xml:space="preserve">“An introduction to probability and simulation.”</w:t>
        </w:r>
      </w:ins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Bookdown, 2022. Available:</w:t>
        </w:r>
      </w:ins>
      <w:ins w:id="676" w:author="PR Preview" w:date="2026-01-01T00:00:00Z">
        <w:r>
          <w:t xml:space="preserve"> </w:t>
        </w:r>
      </w:ins>
      <w:hyperlink r:id="rId176">
        <w:ins w:id="677" w:author="PR Preview" w:date="2026-01-01T00:00:00Z">
          <w:r>
            <w:rPr>
              <w:rStyle w:val="Hyperlink"/>
            </w:rPr>
            <w:t xml:space="preserve">https://bookdown.org/kevin_davisross/probsim-book/</w:t>
          </w:r>
        </w:ins>
      </w:hyperlink>
    </w:p>
    <w:bookmarkEnd w:id="177"/>
    <w:bookmarkStart w:id="178" w:name="ref-rudin1976principles"/>
    <w:p>
      <w:pPr>
        <w:pStyle w:val="Bibliography"/>
      </w:pPr>
      <w:ins w:id="678" w:author="PR Preview" w:date="2026-01-01T00:00:00Z">
        <w:r>
          <w:t xml:space="preserve">[11]</w:t>
        </w:r>
      </w:ins>
      <w:ins w:id="679" w:author="PR Preview" w:date="2026-01-01T00:00:00Z">
        <w:r>
          <w:t xml:space="preserve"> </w:t>
        </w:r>
      </w:ins>
      <w:ins w:id="680" w:author="PR Preview" w:date="2026-01-01T00:00:00Z">
        <w:r>
          <w:t xml:space="preserve">	</w:t>
        </w:r>
      </w:ins>
      <w:ins w:id="681" w:author="PR Preview" w:date="2026-01-01T00:00:00Z">
        <w:r>
          <w:t xml:space="preserve">W. Rudin,</w:t>
        </w:r>
      </w:ins>
      <w:ins w:id="682" w:author="PR Preview" w:date="2026-01-01T00:00:00Z">
        <w:r>
          <w:t xml:space="preserve"> </w:t>
        </w:r>
      </w:ins>
      <w:ins w:id="683" w:author="PR Preview" w:date="2026-01-01T00:00:00Z">
        <w:r>
          <w:rPr>
            <w:i/>
            <w:iCs/>
          </w:rPr>
          <w:t xml:space="preserve">Principles of mathematical analysis</w:t>
        </w:r>
      </w:ins>
      <w:ins w:id="684" w:author="PR Preview" w:date="2026-01-01T00:00:00Z">
        <w:r>
          <w:t xml:space="preserve">, 3rd ed. in International series in pure and applied mathematics. New York: McGraw-Hill, 1976.</w:t>
        </w:r>
      </w:ins>
    </w:p>
    <w:bookmarkEnd w:id="178"/>
    <w:bookmarkStart w:id="180" w:name="ref-wikipedia_loss_function"/>
    <w:p>
      <w:pPr>
        <w:pStyle w:val="Bibliography"/>
      </w:pPr>
      <w:ins w:id="685" w:author="PR Preview" w:date="2026-01-01T00:00:00Z">
        <w:r>
          <w:t xml:space="preserve">[12]</w:t>
        </w:r>
      </w:ins>
      <w:ins w:id="686" w:author="PR Preview" w:date="2026-01-01T00:00:00Z">
        <w:r>
          <w:t xml:space="preserve"> </w:t>
        </w:r>
      </w:ins>
      <w:ins w:id="687" w:author="PR Preview" w:date="2026-01-01T00:00:00Z">
        <w:r>
          <w:t xml:space="preserve">	</w:t>
        </w:r>
      </w:ins>
      <w:ins w:id="688" w:author="PR Preview" w:date="2026-01-01T00:00:00Z">
        <w:r>
          <w:t xml:space="preserve">Wikipedia contributors,</w:t>
        </w:r>
      </w:ins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“Loss function —</w:t>
        </w:r>
      </w:ins>
      <w:ins w:id="691" w:author="PR Preview" w:date="2026-01-01T00:00:00Z">
        <w:r>
          <w:t xml:space="preserve"> </w:t>
        </w:r>
      </w:ins>
      <w:ins w:id="692" w:author="PR Preview" w:date="2026-01-01T00:00:00Z">
        <w:r>
          <w:t xml:space="preserve">Wikipedia</w:t>
        </w:r>
      </w:ins>
      <w:ins w:id="693" w:author="PR Preview" w:date="2026-01-01T00:00:00Z">
        <w:r>
          <w:t xml:space="preserve">,</w:t>
        </w:r>
      </w:ins>
      <w:ins w:id="694" w:author="PR Preview" w:date="2026-01-01T00:00:00Z">
        <w:r>
          <w:t xml:space="preserve"> </w:t>
        </w:r>
      </w:ins>
      <w:ins w:id="695" w:author="PR Preview" w:date="2026-01-01T00:00:00Z">
        <w:r>
          <w:t xml:space="preserve">the free encyclopedia.”</w:t>
        </w:r>
      </w:ins>
      <w:ins w:id="696" w:author="PR Preview" w:date="2026-01-01T00:00:00Z">
        <w:r>
          <w:t xml:space="preserve"> </w:t>
        </w:r>
      </w:ins>
      <w:ins w:id="697" w:author="PR Preview" w:date="2026-01-01T00:00:00Z">
        <w:r>
          <w:t xml:space="preserve">2026. Available:</w:t>
        </w:r>
      </w:ins>
      <w:ins w:id="698" w:author="PR Preview" w:date="2026-01-01T00:00:00Z">
        <w:r>
          <w:t xml:space="preserve"> </w:t>
        </w:r>
      </w:ins>
      <w:hyperlink r:id="rId179">
        <w:ins w:id="699" w:author="PR Preview" w:date="2026-01-01T00:00:00Z">
          <w:r>
            <w:rPr>
              <w:rStyle w:val="Hyperlink"/>
            </w:rPr>
            <w:t xml:space="preserve">https://en.wikipedia.org/wiki/Loss_function</w:t>
          </w:r>
        </w:ins>
      </w:hyperlink>
    </w:p>
    <w:bookmarkEnd w:id="180"/>
    <w:bookmarkStart w:id="182" w:name="ref-hastie2009elements"/>
    <w:p>
      <w:pPr>
        <w:pStyle w:val="Bibliography"/>
      </w:pPr>
      <w:ins w:id="700" w:author="PR Preview" w:date="2026-01-01T00:00:00Z">
        <w:r>
          <w:t xml:space="preserve">[13]</w:t>
        </w:r>
      </w:ins>
      <w:ins w:id="701" w:author="PR Preview" w:date="2026-01-01T00:00:00Z">
        <w:r>
          <w:t xml:space="preserve"> </w:t>
        </w:r>
      </w:ins>
      <w:ins w:id="702" w:author="PR Preview" w:date="2026-01-01T00:00:00Z">
        <w:r>
          <w:t xml:space="preserve">	</w:t>
        </w:r>
      </w:ins>
      <w:ins w:id="703" w:author="PR Preview" w:date="2026-01-01T00:00:00Z">
        <w:r>
          <w:t xml:space="preserve">T. Hastie, R. Tibshirani, and J. Friedman,</w:t>
        </w:r>
      </w:ins>
      <w:ins w:id="704" w:author="PR Preview" w:date="2026-01-01T00:00:00Z">
        <w:r>
          <w:t xml:space="preserve"> </w:t>
        </w:r>
      </w:ins>
      <w:ins w:id="705" w:author="PR Preview" w:date="2026-01-01T00:00:00Z">
        <w:r>
          <w:rPr>
            <w:i/>
            <w:iCs/>
          </w:rPr>
          <w:t xml:space="preserve">The elements of statistical learning: Data mining, inference, and prediction</w:t>
        </w:r>
      </w:ins>
      <w:ins w:id="706" w:author="PR Preview" w:date="2026-01-01T00:00:00Z">
        <w:r>
          <w:t xml:space="preserve">, 2nd ed. Springer, 2009. doi:</w:t>
        </w:r>
      </w:ins>
      <w:ins w:id="707" w:author="PR Preview" w:date="2026-01-01T00:00:00Z">
        <w:r>
          <w:t xml:space="preserve"> </w:t>
        </w:r>
      </w:ins>
      <w:hyperlink r:id="rId181">
        <w:ins w:id="708" w:author="PR Preview" w:date="2026-01-01T00:00:00Z">
          <w:r>
            <w:rPr>
              <w:rStyle w:val="Hyperlink"/>
            </w:rPr>
            <w:t xml:space="preserve">10.1007/978-0-387-84858-7</w:t>
          </w:r>
        </w:ins>
      </w:hyperlink>
      <w:ins w:id="709" w:author="PR Preview" w:date="2026-01-01T00:00:00Z">
        <w:r>
          <w:t xml:space="preserve">.</w:t>
        </w:r>
      </w:ins>
    </w:p>
    <w:bookmarkEnd w:id="182"/>
    <w:bookmarkStart w:id="184" w:name="ref-wikipedia_risk_function"/>
    <w:p>
      <w:pPr>
        <w:pStyle w:val="Bibliography"/>
      </w:pPr>
      <w:ins w:id="710" w:author="PR Preview" w:date="2026-01-01T00:00:00Z">
        <w:r>
          <w:t xml:space="preserve">[14]</w:t>
        </w:r>
      </w:ins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	</w:t>
        </w:r>
      </w:ins>
      <w:ins w:id="713" w:author="PR Preview" w:date="2026-01-01T00:00:00Z">
        <w:r>
          <w:t xml:space="preserve">Wikipedia contributors,</w:t>
        </w:r>
      </w:ins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“Risk function —</w:t>
        </w:r>
      </w:ins>
      <w:ins w:id="716" w:author="PR Preview" w:date="2026-01-01T00:00:00Z">
        <w:r>
          <w:t xml:space="preserve"> </w:t>
        </w:r>
      </w:ins>
      <w:ins w:id="717" w:author="PR Preview" w:date="2026-01-01T00:00:00Z">
        <w:r>
          <w:t xml:space="preserve">Wikipedia</w:t>
        </w:r>
      </w:ins>
      <w:ins w:id="718" w:author="PR Preview" w:date="2026-01-01T00:00:00Z">
        <w:r>
          <w:t xml:space="preserve">,</w:t>
        </w:r>
      </w:ins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the free encyclopedia.”</w:t>
        </w:r>
      </w:ins>
      <w:ins w:id="721" w:author="PR Preview" w:date="2026-01-01T00:00:00Z">
        <w:r>
          <w:t xml:space="preserve"> </w:t>
        </w:r>
      </w:ins>
      <w:ins w:id="722" w:author="PR Preview" w:date="2026-01-01T00:00:00Z">
        <w:r>
          <w:t xml:space="preserve">2026. Available:</w:t>
        </w:r>
      </w:ins>
      <w:ins w:id="723" w:author="PR Preview" w:date="2026-01-01T00:00:00Z">
        <w:r>
          <w:t xml:space="preserve"> </w:t>
        </w:r>
      </w:ins>
      <w:hyperlink r:id="rId183">
        <w:ins w:id="724" w:author="PR Preview" w:date="2026-01-01T00:00:00Z">
          <w:r>
            <w:rPr>
              <w:rStyle w:val="Hyperlink"/>
            </w:rPr>
            <w:t xml:space="preserve">https://en.wikipedia.org/wiki/Risk_function</w:t>
          </w:r>
        </w:ins>
      </w:hyperlink>
    </w:p>
    <w:bookmarkEnd w:id="184"/>
    <w:bookmarkStart w:id="186" w:name="ref-wikipedia_entropy_information_theory"/>
    <w:p>
      <w:pPr>
        <w:pStyle w:val="Bibliography"/>
      </w:pPr>
      <w:ins w:id="725" w:author="PR Preview" w:date="2026-01-01T00:00:00Z">
        <w:r>
          <w:t xml:space="preserve">[15]</w:t>
        </w:r>
      </w:ins>
      <w:ins w:id="726" w:author="PR Preview" w:date="2026-01-01T00:00:00Z">
        <w:r>
          <w:t xml:space="preserve"> </w:t>
        </w:r>
      </w:ins>
      <w:ins w:id="727" w:author="PR Preview" w:date="2026-01-01T00:00:00Z">
        <w:r>
          <w:t xml:space="preserve">	</w:t>
        </w:r>
      </w:ins>
      <w:ins w:id="728" w:author="PR Preview" w:date="2026-01-01T00:00:00Z">
        <w:r>
          <w:t xml:space="preserve">Wikipedia contributors,</w:t>
        </w:r>
      </w:ins>
      <w:ins w:id="729" w:author="PR Preview" w:date="2026-01-01T00:00:00Z">
        <w:r>
          <w:t xml:space="preserve"> </w:t>
        </w:r>
      </w:ins>
      <w:ins w:id="730" w:author="PR Preview" w:date="2026-01-01T00:00:00Z">
        <w:r>
          <w:t xml:space="preserve">“Entropy (information theory) —</w:t>
        </w:r>
      </w:ins>
      <w:ins w:id="731" w:author="PR Preview" w:date="2026-01-01T00:00:00Z">
        <w:r>
          <w:t xml:space="preserve"> </w:t>
        </w:r>
      </w:ins>
      <w:ins w:id="732" w:author="PR Preview" w:date="2026-01-01T00:00:00Z">
        <w:r>
          <w:t xml:space="preserve">Wikipedia</w:t>
        </w:r>
      </w:ins>
      <w:ins w:id="733" w:author="PR Preview" w:date="2026-01-01T00:00:00Z">
        <w:r>
          <w:t xml:space="preserve">,</w:t>
        </w:r>
      </w:ins>
      <w:ins w:id="734" w:author="PR Preview" w:date="2026-01-01T00:00:00Z">
        <w:r>
          <w:t xml:space="preserve"> </w:t>
        </w:r>
      </w:ins>
      <w:ins w:id="735" w:author="PR Preview" w:date="2026-01-01T00:00:00Z">
        <w:r>
          <w:t xml:space="preserve">the free encyclopedia.”</w:t>
        </w:r>
      </w:ins>
      <w:ins w:id="736" w:author="PR Preview" w:date="2026-01-01T00:00:00Z">
        <w:r>
          <w:t xml:space="preserve"> </w:t>
        </w:r>
      </w:ins>
      <w:ins w:id="737" w:author="PR Preview" w:date="2026-01-01T00:00:00Z">
        <w:r>
          <w:t xml:space="preserve">2026. Available:</w:t>
        </w:r>
      </w:ins>
      <w:ins w:id="738" w:author="PR Preview" w:date="2026-01-01T00:00:00Z">
        <w:r>
          <w:t xml:space="preserve"> </w:t>
        </w:r>
      </w:ins>
      <w:hyperlink r:id="rId185">
        <w:ins w:id="739" w:author="PR Preview" w:date="2026-01-01T00:00:00Z">
          <w:r>
            <w:rPr>
              <w:rStyle w:val="Hyperlink"/>
            </w:rPr>
            <w:t xml:space="preserve">https://en.wikipedia.org/wiki/Entropy_(information_theory)</w:t>
          </w:r>
        </w:ins>
      </w:hyperlink>
    </w:p>
    <w:bookmarkEnd w:id="186"/>
    <w:bookmarkStart w:id="187" w:name="ref-murphy2012mlpp"/>
    <w:p>
      <w:pPr>
        <w:pStyle w:val="Bibliography"/>
      </w:pPr>
      <w:ins w:id="740" w:author="PR Preview" w:date="2026-01-01T00:00:00Z">
        <w:r>
          <w:t xml:space="preserve">[16]</w:t>
        </w:r>
      </w:ins>
      <w:ins w:id="741" w:author="PR Preview" w:date="2026-01-01T00:00:00Z">
        <w:r>
          <w:t xml:space="preserve"> </w:t>
        </w:r>
      </w:ins>
      <w:ins w:id="742" w:author="PR Preview" w:date="2026-01-01T00:00:00Z">
        <w:r>
          <w:t xml:space="preserve">	</w:t>
        </w:r>
      </w:ins>
      <w:ins w:id="743" w:author="PR Preview" w:date="2026-01-01T00:00:00Z">
        <w:r>
          <w:t xml:space="preserve">K. P. Murphy,</w:t>
        </w:r>
      </w:ins>
      <w:ins w:id="744" w:author="PR Preview" w:date="2026-01-01T00:00:00Z">
        <w:r>
          <w:t xml:space="preserve"> </w:t>
        </w:r>
      </w:ins>
      <w:ins w:id="745" w:author="PR Preview" w:date="2026-01-01T00:00:00Z">
        <w:r>
          <w:rPr>
            <w:i/>
            <w:iCs/>
          </w:rPr>
          <w:t xml:space="preserve">Machine learning: A probabilistic perspective</w:t>
        </w:r>
      </w:ins>
      <w:ins w:id="746" w:author="PR Preview" w:date="2026-01-01T00:00:00Z">
        <w:r>
          <w:t xml:space="preserve">. in Adaptive computation and machine learning. MIT Press, 2012.</w:t>
        </w:r>
      </w:ins>
    </w:p>
    <w:bookmarkEnd w:id="187"/>
    <w:bookmarkStart w:id="189" w:name="ref-wikipedia_cross_entropy"/>
    <w:p>
      <w:pPr>
        <w:pStyle w:val="Bibliography"/>
      </w:pPr>
      <w:ins w:id="747" w:author="PR Preview" w:date="2026-01-01T00:00:00Z">
        <w:r>
          <w:t xml:space="preserve">[17]</w:t>
        </w:r>
      </w:ins>
      <w:ins w:id="748" w:author="PR Preview" w:date="2026-01-01T00:00:00Z">
        <w:r>
          <w:t xml:space="preserve"> </w:t>
        </w:r>
      </w:ins>
      <w:ins w:id="749" w:author="PR Preview" w:date="2026-01-01T00:00:00Z">
        <w:r>
          <w:t xml:space="preserve">	</w:t>
        </w:r>
      </w:ins>
      <w:ins w:id="750" w:author="PR Preview" w:date="2026-01-01T00:00:00Z">
        <w:r>
          <w:t xml:space="preserve">Wikipedia contributors,</w:t>
        </w:r>
      </w:ins>
      <w:ins w:id="751" w:author="PR Preview" w:date="2026-01-01T00:00:00Z">
        <w:r>
          <w:t xml:space="preserve"> </w:t>
        </w:r>
      </w:ins>
      <w:ins w:id="752" w:author="PR Preview" w:date="2026-01-01T00:00:00Z">
        <w:r>
          <w:t xml:space="preserve">“Cross-entropy —</w:t>
        </w:r>
      </w:ins>
      <w:ins w:id="753" w:author="PR Preview" w:date="2026-01-01T00:00:00Z">
        <w:r>
          <w:t xml:space="preserve"> </w:t>
        </w:r>
      </w:ins>
      <w:ins w:id="754" w:author="PR Preview" w:date="2026-01-01T00:00:00Z">
        <w:r>
          <w:t xml:space="preserve">Wikipedia</w:t>
        </w:r>
      </w:ins>
      <w:ins w:id="755" w:author="PR Preview" w:date="2026-01-01T00:00:00Z">
        <w:r>
          <w:t xml:space="preserve">,</w:t>
        </w:r>
      </w:ins>
      <w:ins w:id="756" w:author="PR Preview" w:date="2026-01-01T00:00:00Z">
        <w:r>
          <w:t xml:space="preserve"> </w:t>
        </w:r>
      </w:ins>
      <w:ins w:id="757" w:author="PR Preview" w:date="2026-01-01T00:00:00Z">
        <w:r>
          <w:t xml:space="preserve">the free encyclopedia.”</w:t>
        </w:r>
      </w:ins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2026. Available:</w:t>
        </w:r>
      </w:ins>
      <w:ins w:id="760" w:author="PR Preview" w:date="2026-01-01T00:00:00Z">
        <w:r>
          <w:t xml:space="preserve"> </w:t>
        </w:r>
      </w:ins>
      <w:hyperlink r:id="rId188">
        <w:ins w:id="761" w:author="PR Preview" w:date="2026-01-01T00:00:00Z">
          <w:r>
            <w:rPr>
              <w:rStyle w:val="Hyperlink"/>
            </w:rPr>
            <w:t xml:space="preserve">https://en.wikipedia.org/wiki/Cross-entropy</w:t>
          </w:r>
        </w:ins>
      </w:hyperlink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7" Type="http://schemas.openxmlformats.org/officeDocument/2006/relationships/image" Target="media/rId87.png"/><Relationship Id="rId82" Type="http://schemas.openxmlformats.org/officeDocument/2006/relationships/hyperlink" Target="data/auto.csv" TargetMode="External"/><Relationship Id="rId104" Type="http://schemas.openxmlformats.org/officeDocument/2006/relationships/hyperlink" Target="expectation.qmd#def-expectation" TargetMode="External"/><Relationship Id="rId176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81" Type="http://schemas.openxmlformats.org/officeDocument/2006/relationships/hyperlink" Target="https://doi.org/10.1007/978-0-387-84858-7" TargetMode="External"/><Relationship Id="rId167" Type="http://schemas.openxmlformats.org/officeDocument/2006/relationships/hyperlink" Target="https://doi.org/10.1007/978-1-4614-4708-5" TargetMode="External"/><Relationship Id="rId172" Type="http://schemas.openxmlformats.org/officeDocument/2006/relationships/hyperlink" Target="https://doi.org/10.1201/9781315182780" TargetMode="External"/><Relationship Id="rId163" Type="http://schemas.openxmlformats.org/officeDocument/2006/relationships/hyperlink" Target="https://doi.org/10.5281/zenodo.4305949" TargetMode="External"/><Relationship Id="rId174" Type="http://schemas.openxmlformats.org/officeDocument/2006/relationships/hyperlink" Target="https://en.wikipedia.org/wiki/Conditional_expectation" TargetMode="External"/><Relationship Id="rId188" Type="http://schemas.openxmlformats.org/officeDocument/2006/relationships/hyperlink" Target="https://en.wikipedia.org/wiki/Cross-entropy" TargetMode="External"/><Relationship Id="rId185" Type="http://schemas.openxmlformats.org/officeDocument/2006/relationships/hyperlink" Target="https://en.wikipedia.org/wiki/Entropy_(information_theory)" TargetMode="External"/><Relationship Id="rId160" Type="http://schemas.openxmlformats.org/officeDocument/2006/relationships/hyperlink" Target="https://en.wikipedia.org/wiki/Expected_value" TargetMode="External"/><Relationship Id="rId165" Type="http://schemas.openxmlformats.org/officeDocument/2006/relationships/hyperlink" Target="https://en.wikipedia.org/wiki/Law_of_the_unconscious_statistician" TargetMode="External"/><Relationship Id="rId179" Type="http://schemas.openxmlformats.org/officeDocument/2006/relationships/hyperlink" Target="https://en.wikipedia.org/wiki/Loss_function" TargetMode="External"/><Relationship Id="rId183" Type="http://schemas.openxmlformats.org/officeDocument/2006/relationships/hyperlink" Target="https://en.wikipedia.org/wiki/Risk_function" TargetMode="External"/><Relationship Id="rId80" Type="http://schemas.openxmlformats.org/officeDocument/2006/relationships/hyperlink" Target="https://islp.readthedocs.io/" TargetMode="External"/><Relationship Id="rId142" Type="http://schemas.openxmlformats.org/officeDocument/2006/relationships/hyperlink" Target="https://morrison-lab.github.io/mds/algebra-basics.html#def-argmin" TargetMode="External"/><Relationship Id="rId141" Type="http://schemas.openxmlformats.org/officeDocument/2006/relationships/hyperlink" Target="https://morrison-lab.github.io/mds/algebra-basics.html#def-global-minimizer" TargetMode="External"/><Relationship Id="rId18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2" Type="http://schemas.openxmlformats.org/officeDocument/2006/relationships/hyperlink" Target="https://morrison-lab.github.io/sds/estimation.html#def-estimand" TargetMode="External"/><Relationship Id="rId169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independence.qmd#def-indpt" TargetMode="External"/><Relationship Id="rId23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4" Type="http://schemas.openxmlformats.org/officeDocument/2006/relationships/hyperlink" Target="random-variables.qmd#def-bernoulli" TargetMode="External"/><Relationship Id="rId111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118" Type="http://schemas.openxmlformats.org/officeDocument/2006/relationships/hyperlink" Target="random-variables.qmd#def-joint-distribution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6" Type="http://schemas.openxmlformats.org/officeDocument/2006/relationships/hyperlink" Target="random-variables.qmd#def-surv-fn" TargetMode="External"/><Relationship Id="rId27" Type="http://schemas.openxmlformats.org/officeDocument/2006/relationships/hyperlink" Target="random-variables.qmd#def-uniform" TargetMode="External"/><Relationship Id="rId20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2" Type="http://schemas.openxmlformats.org/officeDocument/2006/relationships/hyperlink" Target="data/auto.csv" TargetMode="External"/><Relationship Id="rId104" Type="http://schemas.openxmlformats.org/officeDocument/2006/relationships/hyperlink" Target="expectation.qmd#def-expectation" TargetMode="External"/><Relationship Id="rId176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81" Type="http://schemas.openxmlformats.org/officeDocument/2006/relationships/hyperlink" Target="https://doi.org/10.1007/978-0-387-84858-7" TargetMode="External"/><Relationship Id="rId167" Type="http://schemas.openxmlformats.org/officeDocument/2006/relationships/hyperlink" Target="https://doi.org/10.1007/978-1-4614-4708-5" TargetMode="External"/><Relationship Id="rId172" Type="http://schemas.openxmlformats.org/officeDocument/2006/relationships/hyperlink" Target="https://doi.org/10.1201/9781315182780" TargetMode="External"/><Relationship Id="rId163" Type="http://schemas.openxmlformats.org/officeDocument/2006/relationships/hyperlink" Target="https://doi.org/10.5281/zenodo.4305949" TargetMode="External"/><Relationship Id="rId174" Type="http://schemas.openxmlformats.org/officeDocument/2006/relationships/hyperlink" Target="https://en.wikipedia.org/wiki/Conditional_expectation" TargetMode="External"/><Relationship Id="rId188" Type="http://schemas.openxmlformats.org/officeDocument/2006/relationships/hyperlink" Target="https://en.wikipedia.org/wiki/Cross-entropy" TargetMode="External"/><Relationship Id="rId185" Type="http://schemas.openxmlformats.org/officeDocument/2006/relationships/hyperlink" Target="https://en.wikipedia.org/wiki/Entropy_(information_theory)" TargetMode="External"/><Relationship Id="rId160" Type="http://schemas.openxmlformats.org/officeDocument/2006/relationships/hyperlink" Target="https://en.wikipedia.org/wiki/Expected_value" TargetMode="External"/><Relationship Id="rId165" Type="http://schemas.openxmlformats.org/officeDocument/2006/relationships/hyperlink" Target="https://en.wikipedia.org/wiki/Law_of_the_unconscious_statistician" TargetMode="External"/><Relationship Id="rId179" Type="http://schemas.openxmlformats.org/officeDocument/2006/relationships/hyperlink" Target="https://en.wikipedia.org/wiki/Loss_function" TargetMode="External"/><Relationship Id="rId183" Type="http://schemas.openxmlformats.org/officeDocument/2006/relationships/hyperlink" Target="https://en.wikipedia.org/wiki/Risk_function" TargetMode="External"/><Relationship Id="rId80" Type="http://schemas.openxmlformats.org/officeDocument/2006/relationships/hyperlink" Target="https://islp.readthedocs.io/" TargetMode="External"/><Relationship Id="rId142" Type="http://schemas.openxmlformats.org/officeDocument/2006/relationships/hyperlink" Target="https://morrison-lab.github.io/mds/algebra-basics.html#def-argmin" TargetMode="External"/><Relationship Id="rId141" Type="http://schemas.openxmlformats.org/officeDocument/2006/relationships/hyperlink" Target="https://morrison-lab.github.io/mds/algebra-basics.html#def-global-minimizer" TargetMode="External"/><Relationship Id="rId18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2" Type="http://schemas.openxmlformats.org/officeDocument/2006/relationships/hyperlink" Target="https://morrison-lab.github.io/sds/estimation.html#def-estimand" TargetMode="External"/><Relationship Id="rId169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independence.qmd#def-indpt" TargetMode="External"/><Relationship Id="rId23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4" Type="http://schemas.openxmlformats.org/officeDocument/2006/relationships/hyperlink" Target="random-variables.qmd#def-bernoulli" TargetMode="External"/><Relationship Id="rId111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118" Type="http://schemas.openxmlformats.org/officeDocument/2006/relationships/hyperlink" Target="random-variables.qmd#def-joint-distribution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6" Type="http://schemas.openxmlformats.org/officeDocument/2006/relationships/hyperlink" Target="random-variables.qmd#def-surv-fn" TargetMode="External"/><Relationship Id="rId27" Type="http://schemas.openxmlformats.org/officeDocument/2006/relationships/hyperlink" Target="random-variables.qmd#def-uniform" TargetMode="External"/><Relationship Id="rId20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2026-10-18T18:53:15Z</dcterms:created>
  <dcterms:modified xsi:type="dcterms:W3CDTF">2026-10-18T18:53:15Z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11:43:08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