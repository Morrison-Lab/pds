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2026-10-18 11:42:28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11:43:08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3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the theorem, its variants and its history</w:delText>
        </w:r>
      </w:del>
    </w:p>
    <w:p>
      <w:pPr>
        <w:numPr>
          <w:ilvl w:val="0"/>
          <w:numId w:val="1003"/>
        </w:numPr>
      </w:pPr>
      <w:del w:id="7" w:author="PR Preview" w:date="2026-01-01T00:00:00Z">
        <w:r>
          <w:delText xml:space="preserve">Wikipedia contributors [4]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the inequality and its extensions</w:delText>
        </w:r>
      </w:del>
    </w:p>
    <w:p>
      <w:pPr>
        <w:numPr>
          <w:ilvl w:val="0"/>
          <w:numId w:val="1003"/>
        </w:numPr>
      </w:pPr>
      <w:del w:id="10" w:author="PR Preview" w:date="2026-01-01T00:00:00Z">
        <w:r>
          <w:delText xml:space="preserve">Wikipedia contributors [9]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the inequality, with examples</w:delText>
        </w:r>
      </w:del>
    </w:p>
    <w:p>
      <w:pPr>
        <w:numPr>
          <w:ilvl w:val="0"/>
          <w:numId w:val="1003"/>
        </w:numPr>
      </w:pPr>
      <w:del w:id="13" w:author="PR Preview" w:date="2026-01-01T00:00:00Z">
        <w:r>
          <w:delText xml:space="preserve">Wikipedia contributors [11]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the inequality for bounded variables</w:delText>
        </w:r>
      </w:del>
    </w:p>
    <w:p>
      <w:pPr>
        <w:numPr>
          <w:ilvl w:val="0"/>
          <w:numId w:val="1003"/>
        </w:numPr>
      </w:pPr>
      <w:del w:id="16" w:author="PR Preview" w:date="2026-01-01T00:00:00Z">
        <w:r>
          <w:delText xml:space="preserve">Wikipedia contributors [14]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the weak and strong laws</w:delText>
        </w:r>
      </w:del>
    </w:p>
    <w:p>
      <w:pPr>
        <w:numPr>
          <w:ilvl w:val="0"/>
          <w:numId w:val="1003"/>
        </w:numPr>
      </w:pPr>
      <w:del w:id="19" w:author="PR Preview" w:date="2026-01-01T00:00:00Z">
        <w:r>
          <w:delText xml:space="preserve">Wikipedia contributors [12]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the modes of convergence and how they relate</w:delText>
        </w:r>
      </w:del>
    </w:p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2026-10-18T18:54:23Z</dcterms:created>
  <dcterms:modified xsi:type="dcterms:W3CDTF">2026-10-18T18:54:23Z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