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6 (Expected total of two dice)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r>
          <m:t>Y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be the results of two six-sided die rolls.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Each has expectation</w:delText>
        </w:r>
      </w:del>
      <w:del w:id="1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del w:id="15" w:author="PR Preview" w:date="2026-01-01T00:00:00Z">
        <w:r>
          <w:delText xml:space="preserve">, so:</w:delText>
        </w:r>
      </w:del>
    </w:p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Example 6 (Expected total of two dice)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Let</w:t>
        </w:r>
      </w:ins>
      <w:ins w:id="19" w:author="PR Preview" w:date="2026-01-01T00:00:00Z">
        <w:r>
          <w:t xml:space="preserve"> </w:t>
        </w:r>
      </w:ins>
      <m:oMath>
        <m:r>
          <m:t>X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m:oMath>
        <m:r>
          <m:t>Y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be the results of two six-sided die rolls.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Each has expectation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7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del w:id="28" w:author="PR Preview" w:date="2026-01-01T00:00:00Z">
        <w:r>
          <w:rPr>
            <w:b/>
            <w:bCs/>
          </w:rPr>
          <w:delText xml:space="preserve">Example 7 (Expectation of a rescaled uniform variable)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Let</w:delText>
        </w:r>
      </w:del>
      <w:del w:id="3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, so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w:anchor="cor-linearity-affine">
        <w:del w:id="38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with</w:delText>
        </w:r>
      </w:del>
      <w:del w:id="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</w:delText>
        </w:r>
      </w:del>
      <w:del w:id="4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45" w:author="PR Preview" w:date="2026-01-01T00:00:00Z">
        <w:r>
          <w:delText xml:space="preserve">: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7 (Expectation of a rescaled uniform variable)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Let</w:t>
        </w:r>
      </w:ins>
      <w:ins w:id="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" w:author="PR Preview" w:date="2026-01-01T00:00:00Z">
        <w:r>
          <w:t xml:space="preserve">By</w:t>
        </w:r>
      </w:ins>
      <w:ins w:id="52" w:author="PR Preview" w:date="2026-01-01T00:00:00Z">
        <w:r>
          <w:t xml:space="preserve"> </w:t>
        </w:r>
      </w:ins>
      <w:hyperlink w:anchor="cor-linearity-affine">
        <w:ins w:id="5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with</w:t>
        </w:r>
      </w:ins>
      <w:ins w:id="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</w:t>
        </w:r>
      </w:ins>
      <w:ins w:id="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del w:id="61" w:author="PR Preview" w:date="2026-01-01T00:00:00Z">
        <w:r>
          <w:rPr>
            <w:b/>
            <w:bCs/>
          </w:rPr>
          <w:delText xml:space="preserve">Example 14 (Linearity, given the first flip)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Continuing</w:delText>
        </w:r>
      </w:del>
      <w:del w:id="64" w:author="PR Preview" w:date="2026-01-01T00:00:00Z">
        <w:r>
          <w:delText xml:space="preserve"> </w:delText>
        </w:r>
      </w:del>
      <w:hyperlink w:anchor="exm-cond-expectation-general">
        <w:del w:id="65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given</w:delText>
        </w:r>
      </w:del>
      <w:del w:id="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m:oMath>
        <m:r>
          <m:t>Y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</w:delText>
        </w:r>
      </w:del>
      <w:del w:id="74" w:author="PR Preview" w:date="2026-01-01T00:00:00Z">
        <w:r>
          <w:delText xml:space="preserve"> </w:delText>
        </w:r>
      </w:del>
      <m:oMath>
        <m:r>
          <m:t>1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or</w:delText>
        </w:r>
      </w:del>
      <w:del w:id="77" w:author="PR Preview" w:date="2026-01-01T00:00:00Z">
        <w:r>
          <w:delText xml:space="preserve"> </w:delText>
        </w:r>
      </w:del>
      <m:oMath>
        <m:r>
          <m:t>2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probability</w:delText>
        </w:r>
      </w:del>
      <w:del w:id="8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each,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so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del w:id="89" w:author="PR Preview" w:date="2026-01-01T00:00:00Z">
        <w:r>
          <w:delText xml:space="preserve">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By</w:delText>
        </w:r>
      </w:del>
      <w:del w:id="92" w:author="PR Preview" w:date="2026-01-01T00:00:00Z">
        <w:r>
          <w:delText xml:space="preserve"> </w:delText>
        </w:r>
      </w:del>
      <w:hyperlink w:anchor="thm-cond-linearity">
        <w:del w:id="93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with</w:delText>
        </w:r>
      </w:del>
      <w:del w:id="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del w:id="9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98" w:author="PR Preview" w:date="2026-01-01T00:00:00Z">
        <w:r>
          <w:delText xml:space="preserve">As a check, directly:</w:delText>
        </w:r>
      </w:del>
      <w:del w:id="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del w:id="100" w:author="PR Preview" w:date="2026-01-01T00:00:00Z">
        <w:r>
          <w:delText xml:space="preserve">.</w:delText>
        </w:r>
      </w:del>
    </w:p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Example 14 (Linearity, given the first flip)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Continuing</w:t>
        </w:r>
      </w:ins>
      <w:ins w:id="104" w:author="PR Preview" w:date="2026-01-01T00:00:00Z">
        <w:r>
          <w:t xml:space="preserve"> </w:t>
        </w:r>
      </w:ins>
      <w:hyperlink w:anchor="exm-cond-expectation-general">
        <w:ins w:id="10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given</w:t>
        </w:r>
      </w:ins>
      <w:ins w:id="1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m:oMath>
        <m:r>
          <m:t>Y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</w:t>
        </w:r>
      </w:ins>
      <w:ins w:id="114" w:author="PR Preview" w:date="2026-01-01T00:00:00Z">
        <w:r>
          <w:t xml:space="preserve"> </w:t>
        </w:r>
      </w:ins>
      <m:oMath>
        <m:r>
          <m:t>1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or</w:t>
        </w:r>
      </w:ins>
      <w:ins w:id="117" w:author="PR Preview" w:date="2026-01-01T00:00:00Z">
        <w:r>
          <w:t xml:space="preserve"> </w:t>
        </w:r>
      </w:ins>
      <m:oMath>
        <m:r>
          <m:t>2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with probability</w:t>
        </w:r>
      </w:ins>
      <w:ins w:id="12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each,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so</w:t>
        </w:r>
      </w:ins>
      <w:ins w:id="12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8" w:author="PR Preview" w:date="2026-01-01T00:00:00Z">
        <w:r>
          <w:t xml:space="preserve">By</w:t>
        </w:r>
      </w:ins>
      <w:ins w:id="129" w:author="PR Preview" w:date="2026-01-01T00:00:00Z">
        <w:r>
          <w:t xml:space="preserve"> </w:t>
        </w:r>
      </w:ins>
      <w:hyperlink w:anchor="thm-cond-linearity">
        <w:ins w:id="13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33" w:author="PR Preview" w:date="2026-01-01T00:00:00Z">
        <w:r>
          <w:t xml:space="preserve">As a check, 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4" w:author="PR Preview" w:date="2026-01-01T00:00:00Z">
        <w:r>
          <w:delText xml:space="preserve">and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As a check, given</w:delText>
        </w:r>
      </w:del>
      <w:del w:id="1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 product</w:delText>
        </w:r>
      </w:del>
      <w:del w:id="142" w:author="PR Preview" w:date="2026-01-01T00:00:00Z">
        <w:r>
          <w:delText xml:space="preserve"> </w:delText>
        </w:r>
      </w:del>
      <m:oMath>
        <m:r>
          <m:t>X</m:t>
        </m:r>
        <m:r>
          <m:t>Y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equals</w:delText>
        </w:r>
      </w:del>
      <w:del w:id="145" w:author="PR Preview" w:date="2026-01-01T00:00:00Z">
        <w:r>
          <w:delText xml:space="preserve"> </w:delText>
        </w:r>
      </w:del>
      <m:oMath>
        <m:r>
          <m:t>Y</m:t>
        </m:r>
      </m:oMath>
      <w:del w:id="146" w:author="PR Preview" w:date="2026-01-01T00:00:00Z">
        <w:r>
          <w:delText xml:space="preserve">, which is</w:delText>
        </w:r>
      </w:del>
      <w:del w:id="147" w:author="PR Preview" w:date="2026-01-01T00:00:00Z">
        <w:r>
          <w:delText xml:space="preserve"> </w:delText>
        </w:r>
      </w:del>
      <m:oMath>
        <m:r>
          <m:t>1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or</w:delText>
        </w:r>
      </w:del>
      <w:del w:id="150" w:author="PR Preview" w:date="2026-01-01T00:00:00Z">
        <w:r>
          <w:delText xml:space="preserve"> </w:delText>
        </w:r>
      </w:del>
      <m:oMath>
        <m:r>
          <m:t>2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with probability</w:delText>
        </w:r>
      </w:del>
      <w:del w:id="15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each.</w:delText>
        </w:r>
      </w:del>
    </w:p>
    <w:p>
      <w:pPr>
        <w:pStyle w:val="FirstParagraph"/>
      </w:pPr>
      <w:ins w:id="15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7" w:author="PR Preview" w:date="2026-01-01T00:00:00Z">
        <w:r>
          <w:t xml:space="preserve">As a check, given</w:t>
        </w:r>
      </w:ins>
      <w:ins w:id="1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product</w:t>
        </w:r>
      </w:ins>
      <w:ins w:id="161" w:author="PR Preview" w:date="2026-01-01T00:00:00Z">
        <w:r>
          <w:t xml:space="preserve"> </w:t>
        </w:r>
      </w:ins>
      <m:oMath>
        <m:r>
          <m:t>X</m:t>
        </m:r>
        <m:r>
          <m:t>Y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equals</w:t>
        </w:r>
      </w:ins>
      <w:ins w:id="164" w:author="PR Preview" w:date="2026-01-01T00:00:00Z">
        <w:r>
          <w:t xml:space="preserve"> </w:t>
        </w:r>
      </w:ins>
      <m:oMath>
        <m:r>
          <m:t>Y</m:t>
        </m:r>
      </m:oMath>
      <w:ins w:id="165" w:author="PR Preview" w:date="2026-01-01T00:00:00Z">
        <w:r>
          <w:t xml:space="preserve">, which is</w:t>
        </w:r>
      </w:ins>
      <w:ins w:id="166" w:author="PR Preview" w:date="2026-01-01T00:00:00Z">
        <w:r>
          <w:t xml:space="preserve"> </w:t>
        </w:r>
      </w:ins>
      <m:oMath>
        <m:r>
          <m:t>1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or</w:t>
        </w:r>
      </w:ins>
      <w:ins w:id="169" w:author="PR Preview" w:date="2026-01-01T00:00:00Z">
        <w:r>
          <w:t xml:space="preserve"> </w:t>
        </w:r>
      </w:ins>
      <m:oMath>
        <m:r>
          <m:t>2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 probability</w:t>
        </w:r>
      </w:ins>
      <w:ins w:id="1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each.</w:t>
        </w:r>
      </w:ins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75" w:author="PR Preview" w:date="2026-01-01T00:00:00Z">
        <w:r>
          <w:delText xml:space="preserve">As a check: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so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by</w:delText>
        </w:r>
      </w:del>
      <w:del w:id="186" w:author="PR Preview" w:date="2026-01-01T00:00:00Z">
        <w:r>
          <w:delText xml:space="preserve"> </w:delText>
        </w:r>
      </w:del>
      <w:hyperlink w:anchor="thm-linearity-expectation">
        <w:del w:id="187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188" w:author="PR Preview" w:date="2026-01-01T00:00:00Z">
        <w:r>
          <w:delText xml:space="preserve">.</w:delText>
        </w:r>
      </w:del>
    </w:p>
    <w:p>
      <w:pPr>
        <w:pStyle w:val="BodyText"/>
      </w:pPr>
      <w:del w:id="189" w:author="PR Preview" w:date="2026-01-01T00:00:00Z">
        <w:r>
          <w:rPr>
            <w:i/>
            <w:iCs/>
          </w:rPr>
          <w:delText xml:space="preserve">Remark</w:delText>
        </w:r>
      </w:del>
      <w:del w:id="190" w:author="PR Preview" w:date="2026-01-01T00:00:00Z">
        <w:r>
          <w:delText xml:space="preserve">. </w:delText>
        </w:r>
      </w:del>
      <w:del w:id="191" w:author="PR Preview" w:date="2026-01-01T00:00:00Z">
        <w:r>
          <w:delText xml:space="preserve">Note that</w:delText>
        </w:r>
      </w:del>
      <w:del w:id="192" w:author="PR Preview" w:date="2026-01-01T00:00:00Z">
        <w:r>
          <w:delText xml:space="preserve"> </w:delText>
        </w:r>
      </w:del>
      <m:oMath>
        <m:r>
          <m:t>X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</w:delText>
        </w:r>
      </w:del>
      <w:del w:id="195" w:author="PR Preview" w:date="2026-01-01T00:00:00Z">
        <w:r>
          <w:delText xml:space="preserve"> </w:delText>
        </w:r>
      </w:del>
      <m:oMath>
        <m:r>
          <m:t>Y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are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rPr>
            <w:b/>
            <w:bCs/>
          </w:rPr>
          <w:delText xml:space="preserve">not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independent here: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del w:id="203" w:author="PR Preview" w:date="2026-01-01T00:00:00Z">
        <w:r>
          <w:delText xml:space="preserve">.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LOTUS applies regardless, since it requires only the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rPr>
            <w:i/>
            <w:iCs/>
          </w:rPr>
          <w:delText xml:space="preserve">actual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joint mass function, not independence.</w:delText>
        </w:r>
      </w:del>
    </w:p>
    <w:p>
      <w:pPr>
        <w:pStyle w:val="FirstParagraph"/>
      </w:pPr>
      <w:ins w:id="210" w:author="PR Preview" w:date="2026-01-01T00:00:00Z">
        <w:r>
          <w:t xml:space="preserve">As a check: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ins w:id="21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1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ins w:id="213" w:author="PR Preview" w:date="2026-01-01T00:00:00Z">
        <w:r>
          <w:t xml:space="preserve">by</w:t>
        </w:r>
      </w:ins>
      <w:ins w:id="214" w:author="PR Preview" w:date="2026-01-01T00:00:00Z">
        <w:r>
          <w:t xml:space="preserve"> </w:t>
        </w:r>
      </w:ins>
      <w:hyperlink w:anchor="thm-linearity-expectation">
        <w:ins w:id="215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216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ins w:id="217" w:author="PR Preview" w:date="2026-01-01T00:00:00Z">
        <w:r>
          <w:rPr>
            <w:i/>
            <w:iCs/>
          </w:rPr>
          <w:t xml:space="preserve">Remark</w:t>
        </w:r>
      </w:ins>
      <w:ins w:id="218" w:author="PR Preview" w:date="2026-01-01T00:00:00Z">
        <w:r>
          <w:t xml:space="preserve">. </w:t>
        </w:r>
      </w:ins>
      <w:ins w:id="219" w:author="PR Preview" w:date="2026-01-01T00:00:00Z">
        <w:r>
          <w:t xml:space="preserve">Note that</w:t>
        </w:r>
      </w:ins>
      <w:ins w:id="220" w:author="PR Preview" w:date="2026-01-01T00:00:00Z">
        <w:r>
          <w:t xml:space="preserve"> </w:t>
        </w:r>
      </w:ins>
      <m:oMath>
        <m:r>
          <m:t>X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</w:t>
        </w:r>
      </w:ins>
      <w:ins w:id="223" w:author="PR Preview" w:date="2026-01-01T00:00:00Z">
        <w:r>
          <w:t xml:space="preserve"> </w:t>
        </w:r>
      </w:ins>
      <m:oMath>
        <m:r>
          <m:t>Y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are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rPr>
            <w:b/>
            <w:bCs/>
          </w:rPr>
          <w:t xml:space="preserve">not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independent here: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30" w:author="PR Preview" w:date="2026-01-01T00:00:00Z">
        <w:r>
          <w:t xml:space="preserve">LOTUS applies regardless, since it requires only the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i/>
            <w:iCs/>
          </w:rPr>
          <w:t xml:space="preserve">actual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joint mass function, not independence.</w:t>
        </w:r>
      </w:ins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del w:id="235" w:author="PR Preview" w:date="2026-01-01T00:00:00Z">
        <w:r>
          <w:rPr>
            <w:b/>
            <w:bCs/>
          </w:rPr>
          <w:delText xml:space="preserve">Both continuous:</w:delText>
        </w:r>
      </w:del>
      <w:del w:id="23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del w:id="237" w:author="PR Preview" w:date="2026-01-01T00:00:00Z">
        <w:r>
          <w:delText xml:space="preserve">;</w:delText>
        </w:r>
      </w:del>
      <w:del w:id="23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is the joint probability density function (PDF),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</w:delText>
        </w:r>
      </w:del>
      <w:del w:id="24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245" w:author="PR Preview" w:date="2026-01-01T00:00:00Z">
        <w:r>
          <w:rPr>
            <w:b/>
            <w:bCs/>
          </w:rPr>
          <w:delText xml:space="preserve">Both discrete:</w:delText>
        </w:r>
      </w:del>
      <w:del w:id="24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del w:id="247" w:author="PR Preview" w:date="2026-01-01T00:00:00Z">
        <w:r>
          <w:delText xml:space="preserve">;</w:delText>
        </w:r>
      </w:del>
      <w:del w:id="24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is the joint probability mass function (PMF),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and</w:delText>
        </w:r>
      </w:del>
      <w:del w:id="25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54" w:author="PR Preview" w:date="2026-01-01T00:00:00Z">
        <w:r>
          <w:delText xml:space="preserve">.</w:delText>
        </w:r>
      </w:del>
    </w:p>
    <w:p>
      <w:pPr>
        <w:numPr>
          <w:ilvl w:val="0"/>
          <w:numId w:val="1003"/>
        </w:numPr>
      </w:pPr>
      <w:ins w:id="255" w:author="PR Preview" w:date="2026-01-01T00:00:00Z">
        <w:r>
          <w:rPr>
            <w:b/>
            <w:bCs/>
          </w:rPr>
          <w:t xml:space="preserve">Both continuous: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the joint probability density function (PDF),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61" w:author="PR Preview" w:date="2026-01-01T00:00:00Z">
        <w:r>
          <w:t xml:space="preserve">.</w:t>
        </w:r>
      </w:ins>
    </w:p>
    <w:p>
      <w:pPr>
        <w:numPr>
          <w:ilvl w:val="0"/>
          <w:numId w:val="1003"/>
        </w:numPr>
      </w:pPr>
      <w:ins w:id="262" w:author="PR Preview" w:date="2026-01-01T00:00:00Z">
        <w:r>
          <w:rPr>
            <w:b/>
            <w:bCs/>
          </w:rPr>
          <w:t xml:space="preserve">Both discrete: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the joint probability mass function (PMF),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and</w:t>
        </w:r>
      </w:ins>
      <w:ins w:id="26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8" w:author="PR Preview" w:date="2026-01-01T00:00:00Z">
        <w:r>
          <w:t xml:space="preserve">.</w:t>
        </w:r>
      </w:ins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del w:id="269" w:author="PR Preview" w:date="2026-01-01T00:00:00Z">
        <w:r>
          <w:delText xml:space="preserve">We apply</w:delText>
        </w:r>
      </w:del>
      <w:del w:id="270" w:author="PR Preview" w:date="2026-01-01T00:00:00Z">
        <w:r>
          <w:delText xml:space="preserve"> </w:delText>
        </w:r>
      </w:del>
      <w:hyperlink w:anchor="cor-fubini-joint">
        <w:del w:id="271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(both-continuous case) with</w:delText>
        </w:r>
      </w:del>
      <w:del w:id="27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del w:id="275" w:author="PR Preview" w:date="2026-01-01T00:00:00Z">
        <w:r>
          <w:delText xml:space="preserve">.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Since</w:delText>
        </w:r>
      </w:del>
      <w:del w:id="278" w:author="PR Preview" w:date="2026-01-01T00:00:00Z">
        <w:r>
          <w:delText xml:space="preserve"> </w:delText>
        </w:r>
      </w:del>
      <m:oMath>
        <m:r>
          <m:t>X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</w:delText>
        </w:r>
      </w:del>
      <w:del w:id="281" w:author="PR Preview" w:date="2026-01-01T00:00:00Z">
        <w:r>
          <w:delText xml:space="preserve"> </w:delText>
        </w:r>
      </w:del>
      <m:oMath>
        <m:r>
          <m:t>Y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are independent with densities</w:delText>
        </w:r>
      </w:del>
      <w:del w:id="28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on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on</w:delText>
        </w:r>
      </w:del>
      <w:del w:id="2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94" w:author="PR Preview" w:date="2026-01-01T00:00:00Z">
        <w:r>
          <w:delText xml:space="preserve">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 joint density factors as</w:delText>
        </w:r>
      </w:del>
      <w:del w:id="29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</w:delText>
        </w:r>
      </w:del>
      <w:del w:id="30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del w:id="302" w:author="PR Preview" w:date="2026-01-01T00:00:00Z">
        <w:r>
          <w:delText xml:space="preserve">:</w:delText>
        </w:r>
      </w:del>
    </w:p>
    <w:p>
      <w:pPr>
        <w:pStyle w:val="BodyText"/>
      </w:pPr>
      <w:ins w:id="303" w:author="PR Preview" w:date="2026-01-01T00:00:00Z">
        <w:r>
          <w:t xml:space="preserve">We apply</w:t>
        </w:r>
      </w:ins>
      <w:ins w:id="304" w:author="PR Preview" w:date="2026-01-01T00:00:00Z">
        <w:r>
          <w:t xml:space="preserve"> </w:t>
        </w:r>
      </w:ins>
      <w:hyperlink w:anchor="cor-fubini-joint">
        <w:ins w:id="30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(both-continuous case) with</w:t>
        </w:r>
      </w:ins>
      <w:ins w:id="30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ins w:id="309" w:author="PR Preview" w:date="2026-01-01T00:00:00Z">
        <w:r>
          <w:t xml:space="preserve">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Since</w:t>
        </w:r>
      </w:ins>
      <w:ins w:id="312" w:author="PR Preview" w:date="2026-01-01T00:00:00Z">
        <w:r>
          <w:t xml:space="preserve"> </w:t>
        </w:r>
      </w:ins>
      <m:oMath>
        <m:r>
          <m:t>X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</w:t>
        </w:r>
      </w:ins>
      <w:ins w:id="315" w:author="PR Preview" w:date="2026-01-01T00:00:00Z">
        <w:r>
          <w:t xml:space="preserve"> </w:t>
        </w:r>
      </w:ins>
      <m:oMath>
        <m:r>
          <m:t>Y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are independent with densities</w:t>
        </w:r>
      </w:ins>
      <w:ins w:id="31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on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</w:t>
        </w:r>
      </w:ins>
      <w:ins w:id="32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on</w:t>
        </w:r>
      </w:ins>
      <w:ins w:id="3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the joint density factors 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del w:id="332" w:author="PR Preview" w:date="2026-01-01T00:00:00Z">
        <w:r>
          <w:delText xml:space="preserve">The following calculation is what someone would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i/>
            <w:iCs/>
          </w:rPr>
          <w:delText xml:space="preserve">erroneously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write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if they assumed independence and used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as a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“joint density”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— a function that does not in fact correspond to the joint distribution of</w:delText>
        </w:r>
      </w:del>
      <w:del w:id="3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del w:id="347" w:author="PR Preview" w:date="2026-01-01T00:00:00Z">
        <w:r>
          <w:delText xml:space="preserve">.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The marginals</w:delText>
        </w:r>
      </w:del>
      <w:del w:id="3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and</w:delText>
        </w:r>
      </w:del>
      <w:del w:id="35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do have densities</w:delText>
        </w:r>
      </w:del>
      <w:del w:id="35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but the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i/>
            <w:iCs/>
          </w:rPr>
          <w:delText xml:space="preserve">product</w:delText>
        </w:r>
      </w:del>
      <w:del w:id="36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on</w:delText>
        </w:r>
      </w:del>
      <w:del w:id="36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is the density of an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rPr>
            <w:i/>
            <w:iCs/>
          </w:rPr>
          <w:delText xml:space="preserve">independent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pair, not of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del w:id="373" w:author="PR Preview" w:date="2026-01-01T00:00:00Z">
        <w:r>
          <w:delText xml:space="preserve">:</w:delText>
        </w:r>
      </w:del>
    </w:p>
    <w:p>
      <w:pPr>
        <w:pStyle w:val="BodyText"/>
      </w:pPr>
      <w:ins w:id="374" w:author="PR Preview" w:date="2026-01-01T00:00:00Z">
        <w:r>
          <w:t xml:space="preserve">The following calculation is what someone would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i/>
            <w:iCs/>
          </w:rPr>
          <w:t xml:space="preserve">erroneously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write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if they assumed independence and used</w:t>
        </w:r>
      </w:ins>
      <w:ins w:id="38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as a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“joint density”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— a function that does not in fact correspond to the joint distribution of</w:t>
        </w:r>
      </w:ins>
      <w:ins w:id="3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 marginals</w:t>
        </w:r>
      </w:ins>
      <w:ins w:id="3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and</w:t>
        </w:r>
      </w:ins>
      <w:ins w:id="3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do have densities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98" w:author="PR Preview" w:date="2026-01-01T00:00:00Z">
        <w:r>
          <w:t xml:space="preserve">but the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i/>
            <w:iCs/>
          </w:rPr>
          <w:t xml:space="preserve">product</w:t>
        </w:r>
      </w:ins>
      <w:ins w:id="40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on</w:t>
        </w:r>
      </w:ins>
      <w:ins w:id="4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is the density of an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i/>
            <w:iCs/>
          </w:rPr>
          <w:t xml:space="preserve">independent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pair, not of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ins w:id="4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del w:id="413" w:author="PR Preview" w:date="2026-01-01T00:00:00Z">
        <w:r>
          <w:rPr>
            <w:b/>
            <w:bCs/>
          </w:rPr>
          <w:delText xml:space="preserve">Exercise 3 (Both-discrete case, infinite support: joint PMF)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Let</w:delText>
        </w:r>
      </w:del>
      <w:del w:id="416" w:author="PR Preview" w:date="2026-01-01T00:00:00Z">
        <w:r>
          <w:delText xml:space="preserve"> </w:delText>
        </w:r>
      </w:del>
      <m:oMath>
        <m:r>
          <m:t>X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and</w:delText>
        </w:r>
      </w:del>
      <w:del w:id="419" w:author="PR Preview" w:date="2026-01-01T00:00:00Z">
        <w:r>
          <w:delText xml:space="preserve"> </w:delText>
        </w:r>
      </w:del>
      <m:oMath>
        <m:r>
          <m:t>Y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be independent,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each Geometric on</w:delText>
        </w:r>
      </w:del>
      <w:del w:id="4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with</w:delText>
        </w:r>
      </w:del>
      <w:del w:id="42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for a fixed</w:delText>
        </w:r>
      </w:del>
      <w:del w:id="4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(</w:delText>
        </w:r>
      </w:del>
      <m:oMath>
        <m:r>
          <m:t>X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counts the number of failures before the first success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in a sequence of independent trials with success probability</w:delText>
        </w:r>
      </w:del>
      <w:del w:id="43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p</m:t>
        </m:r>
      </m:oMath>
      <w:del w:id="438" w:author="PR Preview" w:date="2026-01-01T00:00:00Z">
        <w:r>
          <w:delText xml:space="preserve">;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likewise for</w:delText>
        </w:r>
      </w:del>
      <w:del w:id="441" w:author="PR Preview" w:date="2026-01-01T00:00:00Z">
        <w:r>
          <w:delText xml:space="preserve"> </w:delText>
        </w:r>
      </w:del>
      <m:oMath>
        <m:r>
          <m:t>Y</m:t>
        </m:r>
      </m:oMath>
      <w:del w:id="442" w:author="PR Preview" w:date="2026-01-01T00:00:00Z">
        <w:r>
          <w:delText xml:space="preserve">).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Unlike</w:delText>
        </w:r>
      </w:del>
      <w:del w:id="445" w:author="PR Preview" w:date="2026-01-01T00:00:00Z">
        <w:r>
          <w:delText xml:space="preserve"> </w:delText>
        </w:r>
      </w:del>
      <w:hyperlink w:anchor="exr-fubini-joint-disc">
        <w:del w:id="446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447" w:author="PR Preview" w:date="2026-01-01T00:00:00Z">
        <w:r>
          <w:delText xml:space="preserve">, the support here is countably infinite.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joint PMF is</w:delText>
        </w:r>
      </w:del>
      <w:del w:id="4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del w:id="451" w:author="PR Preview" w:date="2026-01-01T00:00:00Z">
        <w:r>
          <w:delText xml:space="preserve">.</w:delText>
        </w:r>
      </w:del>
    </w:p>
    <w:p>
      <w:pPr>
        <w:pStyle w:val="FirstParagraph"/>
      </w:pPr>
      <w:ins w:id="452" w:author="PR Preview" w:date="2026-01-01T00:00:00Z">
        <w:r>
          <w:rPr>
            <w:b/>
            <w:bCs/>
          </w:rPr>
          <w:t xml:space="preserve">Exercise 3 (Both-discrete case, infinite support: joint PMF)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Let</w:t>
        </w:r>
      </w:ins>
      <w:ins w:id="455" w:author="PR Preview" w:date="2026-01-01T00:00:00Z">
        <w:r>
          <w:t xml:space="preserve"> </w:t>
        </w:r>
      </w:ins>
      <m:oMath>
        <m:r>
          <m:t>X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r>
          <m:t>Y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be independent,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each Geometric 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ins w:id="463" w:author="PR Preview" w:date="2026-01-01T00:00:00Z">
        <w:r>
          <w:t xml:space="preserve">with</w:t>
        </w:r>
      </w:ins>
      <w:ins w:id="46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for a fixed</w:t>
        </w:r>
      </w:ins>
      <w:ins w:id="4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(</w:t>
        </w:r>
      </w:ins>
      <m:oMath>
        <m:r>
          <m:t>X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counts the number of failures before the first success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in a sequence of independent trials with success probability</w:t>
        </w:r>
      </w:ins>
      <w:ins w:id="4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p</m:t>
        </m:r>
      </m:oMath>
      <w:ins w:id="475" w:author="PR Preview" w:date="2026-01-01T00:00:00Z">
        <w:r>
          <w:t xml:space="preserve">;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likewise for</w:t>
        </w:r>
      </w:ins>
      <w:ins w:id="478" w:author="PR Preview" w:date="2026-01-01T00:00:00Z">
        <w:r>
          <w:t xml:space="preserve"> </w:t>
        </w:r>
      </w:ins>
      <m:oMath>
        <m:r>
          <m:t>Y</m:t>
        </m:r>
      </m:oMath>
      <w:ins w:id="479" w:author="PR Preview" w:date="2026-01-01T00:00:00Z">
        <w:r>
          <w:t xml:space="preserve">).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Unlike</w:t>
        </w:r>
      </w:ins>
      <w:ins w:id="482" w:author="PR Preview" w:date="2026-01-01T00:00:00Z">
        <w:r>
          <w:t xml:space="preserve"> </w:t>
        </w:r>
      </w:ins>
      <w:hyperlink w:anchor="exr-fubini-joint-disc">
        <w:ins w:id="48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84" w:author="PR Preview" w:date="2026-01-01T00:00:00Z">
        <w:r>
          <w:t xml:space="preserve">, the support here is countably infinite.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 joint PMF is</w:t>
        </w:r>
      </w:ins>
      <w:ins w:id="48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ins w:id="488" w:author="PR Preview" w:date="2026-01-01T00:00:00Z">
        <w:r>
          <w:t xml:space="preserve">.</w:t>
        </w:r>
      </w:ins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del w:id="489" w:author="PR Preview" w:date="2026-01-01T00:00:00Z">
        <w:r>
          <w:rPr>
            <w:i/>
            <w:iCs/>
          </w:rPr>
          <w:delText xml:space="preserve">Solution</w:delText>
        </w:r>
      </w:del>
      <w:del w:id="490" w:author="PR Preview" w:date="2026-01-01T00:00:00Z">
        <w:r>
          <w:delText xml:space="preserve">. </w:delText>
        </w:r>
      </w:del>
      <w:del w:id="491" w:author="PR Preview" w:date="2026-01-01T00:00:00Z">
        <w:r>
          <w:delText xml:space="preserve">Compute</w:delText>
        </w:r>
      </w:del>
      <w:del w:id="49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using</w:delText>
        </w:r>
      </w:del>
      <w:del w:id="495" w:author="PR Preview" w:date="2026-01-01T00:00:00Z">
        <w:r>
          <w:delText xml:space="preserve"> </w:delText>
        </w:r>
      </w:del>
      <w:hyperlink w:anchor="cor-fubini-joint">
        <w:del w:id="496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with</w:delText>
        </w:r>
      </w:del>
      <w:del w:id="49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and</w:delText>
        </w:r>
      </w:del>
      <w:del w:id="50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del w:id="503" w:author="PR Preview" w:date="2026-01-01T00:00:00Z">
        <w:r>
          <w:delText xml:space="preserve">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Since</w:delText>
        </w:r>
      </w:del>
      <w:del w:id="50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for every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in this support,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condition (a) holds, so</w:delText>
        </w:r>
      </w:del>
      <w:del w:id="514" w:author="PR Preview" w:date="2026-01-01T00:00:00Z">
        <w:r>
          <w:delText xml:space="preserve"> </w:delText>
        </w:r>
      </w:del>
      <w:hyperlink w:anchor="cor-fubini-joint">
        <w:del w:id="515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(via Tonelli’s theorem)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guarantees the order of this now-infinite double sum is exchangeable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— unlike the finite case, elementary algebra alone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could not establish this.</w:delText>
        </w:r>
      </w:del>
    </w:p>
    <w:p>
      <w:pPr>
        <w:pStyle w:val="BodyText"/>
      </w:pPr>
      <w:ins w:id="524" w:author="PR Preview" w:date="2026-01-01T00:00:00Z">
        <w:r>
          <w:rPr>
            <w:i/>
            <w:iCs/>
          </w:rPr>
          <w:t xml:space="preserve">Solution</w:t>
        </w:r>
      </w:ins>
      <w:ins w:id="525" w:author="PR Preview" w:date="2026-01-01T00:00:00Z">
        <w:r>
          <w:t xml:space="preserve">. </w:t>
        </w:r>
      </w:ins>
      <w:ins w:id="526" w:author="PR Preview" w:date="2026-01-01T00:00:00Z">
        <w:r>
          <w:t xml:space="preserve">Compute</w:t>
        </w:r>
      </w:ins>
      <w:ins w:id="52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using</w:t>
        </w:r>
      </w:ins>
      <w:ins w:id="530" w:author="PR Preview" w:date="2026-01-01T00:00:00Z">
        <w:r>
          <w:t xml:space="preserve"> </w:t>
        </w:r>
      </w:ins>
      <w:hyperlink w:anchor="cor-fubini-joint">
        <w:ins w:id="531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ins w:id="534" w:author="PR Preview" w:date="2026-01-01T00:00:00Z">
        <w:r>
          <w:t xml:space="preserve">and</w:t>
        </w:r>
      </w:ins>
      <w:ins w:id="53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536" w:author="PR Preview" w:date="2026-01-01T00:00:00Z">
        <w:r>
          <w:t xml:space="preserve">.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Since</w:t>
        </w:r>
      </w:ins>
      <w:ins w:id="53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for every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in this support,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condition (a) holds, so</w:t>
        </w:r>
      </w:ins>
      <w:ins w:id="547" w:author="PR Preview" w:date="2026-01-01T00:00:00Z">
        <w:r>
          <w:t xml:space="preserve"> </w:t>
        </w:r>
      </w:ins>
      <w:hyperlink w:anchor="cor-fubini-joint">
        <w:ins w:id="548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(via Tonelli’s theorem)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guarantees the order of this now-infinite double sum is exchangeable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— unlike the finite case, elementary algebra alone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could not establish this.</w:t>
        </w:r>
      </w:ins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57" w:author="PR Preview" w:date="2026-01-01T00:00:00Z">
        <w:r>
          <w:delText xml:space="preserve">As a check,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(the mean of this Geometric distribution;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Casella and Berger (2002)</w:delText>
        </w:r>
      </w:del>
      <w:del w:id="563" w:author="PR Preview" w:date="2026-01-01T00:00:00Z">
        <w:r>
          <w:delText xml:space="preserve">),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so</w:delText>
        </w:r>
      </w:del>
      <w:del w:id="56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by</w:delText>
        </w:r>
      </w:del>
      <w:del w:id="569" w:author="PR Preview" w:date="2026-01-01T00:00:00Z">
        <w:r>
          <w:delText xml:space="preserve"> </w:delText>
        </w:r>
      </w:del>
      <w:hyperlink w:anchor="thm-linearity-expectation">
        <w:del w:id="570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571" w:author="PR Preview" w:date="2026-01-01T00:00:00Z">
        <w:r>
          <w:delText xml:space="preserve">, matching.</w:delText>
        </w:r>
      </w:del>
    </w:p>
    <w:p>
      <w:pPr>
        <w:pStyle w:val="FirstParagraph"/>
      </w:pPr>
      <w:ins w:id="572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ins w:id="573" w:author="PR Preview" w:date="2026-01-01T00:00:00Z">
        <w:r>
          <w:t xml:space="preserve">(the mean of this Geometric distribution;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Casella and Berger (2002)</w:t>
        </w:r>
      </w:ins>
      <w:ins w:id="576" w:author="PR Preview" w:date="2026-01-01T00:00:00Z">
        <w:r>
          <w:t xml:space="preserve">),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ins w:id="579" w:author="PR Preview" w:date="2026-01-01T00:00:00Z">
        <w:r>
          <w:t xml:space="preserve">by</w:t>
        </w:r>
      </w:ins>
      <w:ins w:id="580" w:author="PR Preview" w:date="2026-01-01T00:00:00Z">
        <w:r>
          <w:t xml:space="preserve"> </w:t>
        </w:r>
      </w:ins>
      <w:hyperlink w:anchor="thm-linearity-expectation">
        <w:ins w:id="581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582" w:author="PR Preview" w:date="2026-01-01T00:00:00Z">
        <w:r>
          <w:t xml:space="preserve">, matching.</w:t>
        </w:r>
      </w:ins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83" w:author="PR Preview" w:date="2026-01-01T00:00:00Z">
        <w:r>
          <w:delText xml:space="preserve">As a check using the law of iterated expectations (</w:delText>
        </w:r>
      </w:del>
      <w:hyperlink w:anchor="thm-lie">
        <w:del w:id="58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585" w:author="PR Preview" w:date="2026-01-01T00:00:00Z">
        <w:r>
          <w:delText xml:space="preserve">):</w:delText>
        </w:r>
      </w:del>
      <w:del w:id="58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and</w:delText>
        </w:r>
      </w:del>
      <w:del w:id="58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90" w:author="PR Preview" w:date="2026-01-01T00:00:00Z">
        <w:r>
          <w:delText xml:space="preserve">, so</w:delText>
        </w:r>
      </w:del>
      <w:del w:id="59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del w:id="592" w:author="PR Preview" w:date="2026-01-01T00:00:00Z">
        <w:r>
          <w:delText xml:space="preserve">.</w:delText>
        </w:r>
      </w:del>
    </w:p>
    <w:p>
      <w:pPr>
        <w:pStyle w:val="FirstParagraph"/>
      </w:pPr>
      <w:ins w:id="593" w:author="PR Preview" w:date="2026-01-01T00:00:00Z">
        <w:r>
          <w:t xml:space="preserve">As a check using the law of iterated expectations (</w:t>
        </w:r>
      </w:ins>
      <w:hyperlink w:anchor="thm-lie">
        <w:ins w:id="59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95" w:author="PR Preview" w:date="2026-01-01T00:00:00Z">
        <w:r>
          <w:t xml:space="preserve">):</w:t>
        </w:r>
      </w:ins>
      <w:ins w:id="59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and</w:t>
        </w:r>
      </w:ins>
      <w:ins w:id="59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0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del w:id="601" w:author="PR Preview" w:date="2026-01-01T00:00:00Z">
        <w:r>
          <w:delText xml:space="preserve">The joint density w.r.t. Lebesgue</w:delText>
        </w:r>
      </w:del>
      <w:del w:id="602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counting measure is</w:delText>
        </w:r>
      </w:del>
      <w:del w:id="60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for</w:delText>
        </w:r>
      </w:del>
      <w:del w:id="6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del w:id="609" w:author="PR Preview" w:date="2026-01-01T00:00:00Z">
        <w:r>
          <w:delText xml:space="preserve">.</w:delText>
        </w:r>
      </w:del>
    </w:p>
    <w:p>
      <w:pPr>
        <w:pStyle w:val="BodyText"/>
      </w:pPr>
      <w:ins w:id="610" w:author="PR Preview" w:date="2026-01-01T00:00:00Z">
        <w:r>
          <w:t xml:space="preserve">The joint density w.r.t. Lebesgue</w:t>
        </w:r>
      </w:ins>
      <w:ins w:id="611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counting measure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14" w:author="PR Preview" w:date="2026-01-01T00:00:00Z">
        <w:r>
          <w:t xml:space="preserve">for</w:t>
        </w:r>
      </w:ins>
      <w:ins w:id="61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ins w:id="616" w:author="PR Preview" w:date="2026-01-01T00:00:00Z">
        <w:r>
          <w:t xml:space="preserve">.</w:t>
        </w:r>
      </w:ins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del w:id="617" w:author="PR Preview" w:date="2026-01-01T00:00:00Z">
        <w:r>
          <w:delText xml:space="preserve">The prediction with the smallest risk depends on the loss.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In</w:delText>
        </w:r>
      </w:del>
      <w:del w:id="620" w:author="PR Preview" w:date="2026-01-01T00:00:00Z">
        <w:r>
          <w:delText xml:space="preserve"> </w:delText>
        </w:r>
      </w:del>
      <w:hyperlink w:anchor="exr-loss">
        <w:del w:id="621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622" w:author="PR Preview" w:date="2026-01-01T00:00:00Z">
        <w:r>
          <w:delText xml:space="preserve">, every constant</w:delText>
        </w:r>
      </w:del>
      <w:del w:id="623" w:author="PR Preview" w:date="2026-01-01T00:00:00Z">
        <w:r>
          <w:delText xml:space="preserve"> </w:delText>
        </w:r>
      </w:del>
      <m:oMath>
        <m:r>
          <m:t>c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from</w:delText>
        </w:r>
      </w:del>
      <w:del w:id="626" w:author="PR Preview" w:date="2026-01-01T00:00:00Z">
        <w:r>
          <w:delText xml:space="preserve"> </w:delText>
        </w:r>
      </w:del>
      <m:oMath>
        <m:r>
          <m:t>0</m:t>
        </m:r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to</w:delText>
        </w:r>
      </w:del>
      <w:del w:id="629" w:author="PR Preview" w:date="2026-01-01T00:00:00Z">
        <w:r>
          <w:delText xml:space="preserve"> </w:delText>
        </w:r>
      </w:del>
      <m:oMath>
        <m:r>
          <m:t>4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has absolute error risk</w:delText>
        </w:r>
      </w:del>
      <w:del w:id="632" w:author="PR Preview" w:date="2026-01-01T00:00:00Z">
        <w:r>
          <w:delText xml:space="preserve"> </w:delText>
        </w:r>
      </w:del>
      <m:oMath>
        <m:r>
          <m:t>2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because</w:delText>
        </w:r>
      </w:del>
      <w:del w:id="63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637" w:author="PR Preview" w:date="2026-01-01T00:00:00Z">
        <w:r>
          <w:delText xml:space="preserve">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Only</w:delText>
        </w:r>
      </w:del>
      <w:del w:id="64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has the smallest squared error risk.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Under squared error loss, the prediction function that minimizes risk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is the conditional mean</w:delText>
        </w:r>
      </w:del>
      <w:del w:id="64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648" w:author="PR Preview" w:date="2026-01-01T00:00:00Z">
        <w:r>
          <w:delText xml:space="preserve">, proved below (</w:delText>
        </w:r>
      </w:del>
      <w:hyperlink w:anchor="thm-best-predictor">
        <w:del w:id="64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650" w:author="PR Preview" w:date="2026-01-01T00:00:00Z">
        <w:r>
          <w:delText xml:space="preserve">).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Hastie et al. (2009, 20)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state that, for absolute error loss,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the best prediction function is the conditional median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instead of the conditional mean.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This statement is given here without proof.</w:delText>
        </w:r>
      </w:del>
    </w:p>
    <w:p>
      <w:pPr>
        <w:pStyle w:val="BodyText"/>
      </w:pPr>
      <w:ins w:id="661" w:author="PR Preview" w:date="2026-01-01T00:00:00Z">
        <w:r>
          <w:t xml:space="preserve">The prediction with the smallest risk depends on the loss.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In</w:t>
        </w:r>
      </w:ins>
      <w:ins w:id="664" w:author="PR Preview" w:date="2026-01-01T00:00:00Z">
        <w:r>
          <w:t xml:space="preserve"> </w:t>
        </w:r>
      </w:ins>
      <w:hyperlink w:anchor="exr-loss">
        <w:ins w:id="665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666" w:author="PR Preview" w:date="2026-01-01T00:00:00Z">
        <w:r>
          <w:t xml:space="preserve">, every constant</w:t>
        </w:r>
      </w:ins>
      <w:ins w:id="667" w:author="PR Preview" w:date="2026-01-01T00:00:00Z">
        <w:r>
          <w:t xml:space="preserve"> </w:t>
        </w:r>
      </w:ins>
      <m:oMath>
        <m:r>
          <m:t>c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from</w:t>
        </w:r>
      </w:ins>
      <w:ins w:id="670" w:author="PR Preview" w:date="2026-01-01T00:00:00Z">
        <w:r>
          <w:t xml:space="preserve"> </w:t>
        </w:r>
      </w:ins>
      <m:oMath>
        <m:r>
          <m:t>0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to</w:t>
        </w:r>
      </w:ins>
      <w:ins w:id="673" w:author="PR Preview" w:date="2026-01-01T00:00:00Z">
        <w:r>
          <w:t xml:space="preserve"> </w:t>
        </w:r>
      </w:ins>
      <m:oMath>
        <m:r>
          <m:t>4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has absolute error risk</w:t>
        </w:r>
      </w:ins>
      <w:ins w:id="676" w:author="PR Preview" w:date="2026-01-01T00:00:00Z">
        <w:r>
          <w:t xml:space="preserve"> </w:t>
        </w:r>
      </w:ins>
      <m:oMath>
        <m:r>
          <m:t>2</m:t>
        </m:r>
      </m:oMath>
      <w:ins w:id="677" w:author="PR Preview" w:date="2026-01-01T00:00:00Z">
        <w:r>
          <w:t xml:space="preserve">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80" w:author="PR Preview" w:date="2026-01-01T00:00:00Z">
        <w:r>
          <w:t xml:space="preserve">Only</w:t>
        </w:r>
      </w:ins>
      <w:ins w:id="68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has the smallest squared error risk.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Under squared error loss, the prediction function that minimizes risk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the conditional mean</w:t>
        </w:r>
      </w:ins>
      <w:ins w:id="68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689" w:author="PR Preview" w:date="2026-01-01T00:00:00Z">
        <w:r>
          <w:t xml:space="preserve">, proved below (</w:t>
        </w:r>
      </w:ins>
      <w:hyperlink w:anchor="thm-best-predictor">
        <w:ins w:id="69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691" w:author="PR Preview" w:date="2026-01-01T00:00:00Z">
        <w:r>
          <w:t xml:space="preserve">).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Hastie et al. (2009, 20)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state that, for absolute error loss,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the best prediction function is the conditional median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instead of the conditional mean.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This statement is given here without proof.</w:t>
        </w:r>
      </w:ins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702" w:author="PR Preview" w:date="2026-01-01T00:00:00Z">
        <w:r>
          <w:delText xml:space="preserve">For a coin that always lands heads,</w:delText>
        </w:r>
      </w:del>
      <w:del w:id="70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</m:oMath>
      <w:del w:id="704" w:author="PR Preview" w:date="2026-01-01T00:00:00Z">
        <w:r>
          <w:delText xml:space="preserve">, and</w:delText>
        </w:r>
      </w:del>
      <w:del w:id="70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706" w:author="PR Preview" w:date="2026-01-01T00:00:00Z">
        <w:r>
          <w:delText xml:space="preserve">.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The outcome is known in advance, so there is no uncertainty to measure.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An entropy of</w:delText>
        </w:r>
      </w:del>
      <w:del w:id="711" w:author="PR Preview" w:date="2026-01-01T00:00:00Z">
        <w:r>
          <w:delText xml:space="preserve"> </w:delText>
        </w:r>
      </w:del>
      <m:oMath>
        <m:r>
          <m:t>0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means that all of the probability is on one outcome.</w:delText>
        </w:r>
      </w:del>
    </w:p>
    <w:p>
      <w:pPr>
        <w:pStyle w:val="FirstParagraph"/>
      </w:pPr>
      <w:ins w:id="714" w:author="PR Preview" w:date="2026-01-01T00:00:00Z">
        <w:r>
          <w:t xml:space="preserve">For a coin that always lands heads,</w:t>
        </w:r>
      </w:ins>
      <w:ins w:id="71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</m:oMath>
      <w:ins w:id="71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17" w:author="PR Preview" w:date="2026-01-01T00:00:00Z">
        <w:r>
          <w:t xml:space="preserve">The outcome is known in advance, so there is no uncertainty to measure.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 entropy of</w:t>
        </w:r>
      </w:ins>
      <w:ins w:id="720" w:author="PR Preview" w:date="2026-01-01T00:00:00Z">
        <w:r>
          <w:t xml:space="preserve"> </w:t>
        </w:r>
      </w:ins>
      <m:oMath>
        <m:r>
          <m:t>0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means that all of the probability is on one outcome.</w:t>
        </w:r>
      </w:ins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3" Type="http://schemas.openxmlformats.org/officeDocument/2006/relationships/image" Target="media/rId83.png"/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2026-10-09T17:08:00Z</dcterms:created>
  <dcterms:modified xsi:type="dcterms:W3CDTF">2026-10-09T17:08:00Z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