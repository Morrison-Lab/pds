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Then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del w:id="5" w:author="PR Preview" w:date="2026-01-01T00:00:00Z">
        <w:r>
          <w:delText xml:space="preserve">, so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7" w:author="PR Preview" w:date="2026-01-01T00:00:00Z">
        <w:r>
          <w:delText xml:space="preserve">.</w:delText>
        </w:r>
      </w:del>
    </w:p>
    <w:p>
      <w:pPr>
        <w:pStyle w:val="FirstParagraph"/>
      </w:pPr>
      <w:ins w:id="8" w:author="PR Preview" w:date="2026-01-01T00:00:00Z">
        <w:r>
          <w:t xml:space="preserve">Then</w:t>
        </w:r>
      </w:ins>
      <w:ins w:id="9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ins w:id="10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del w:id="11" w:author="PR Preview" w:date="2026-01-01T00:00:00Z">
        <w:r>
          <w:rPr>
            <w:b/>
            <w:bCs/>
          </w:rPr>
          <w:delText xml:space="preserve">Example 4 (A continuous random variable)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Let</w:delText>
        </w:r>
      </w:del>
      <w:del w:id="14" w:author="PR Preview" w:date="2026-01-01T00:00:00Z">
        <w:r>
          <w:delText xml:space="preserve"> </w:delText>
        </w:r>
      </w:del>
      <m:oMath>
        <m:r>
          <m:t>X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satisfy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for all</w:delText>
        </w:r>
      </w:del>
      <w:del w:id="2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Taking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gives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for every</w:delText>
        </w:r>
      </w:del>
      <w:del w:id="3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Taking</w:delText>
        </w:r>
      </w:del>
      <w:del w:id="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</w:delText>
        </w:r>
      </w:del>
      <w:del w:id="3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gives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so by the</w:delText>
        </w:r>
      </w:del>
      <w:del w:id="44" w:author="PR Preview" w:date="2026-01-01T00:00:00Z">
        <w:r>
          <w:delText xml:space="preserve"> </w:delText>
        </w:r>
      </w:del>
      <w:hyperlink r:id="rId21">
        <w:del w:id="45" w:author="PR Preview" w:date="2026-01-01T00:00:00Z">
          <w:r>
            <w:rPr>
              <w:rStyle w:val="Hyperlink"/>
            </w:rPr>
            <w:delText xml:space="preserve">complement rule</w:delText>
          </w:r>
        </w:del>
      </w:hyperlink>
      <w:del w:id="46" w:author="PR Preview" w:date="2026-01-01T00:00:00Z">
        <w:r>
          <w:delText xml:space="preserve"> </w:delText>
        </w:r>
      </w:del>
      <m:oMath>
        <m:r>
          <m:t>X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falls outside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with probability 0,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and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for every</w:delText>
        </w:r>
      </w:del>
      <w:del w:id="57" w:author="PR Preview" w:date="2026-01-01T00:00:00Z">
        <w:r>
          <w:delText xml:space="preserve"> </w:delText>
        </w:r>
      </w:del>
      <m:oMath>
        <m:r>
          <m:t>x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outside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as well.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So</w:delText>
        </w:r>
      </w:del>
      <w:del w:id="65" w:author="PR Preview" w:date="2026-01-01T00:00:00Z">
        <w:r>
          <w:delText xml:space="preserve"> </w:delText>
        </w:r>
      </w:del>
      <m:oMath>
        <m:r>
          <m:t>X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 continuous.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Its range,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1" w:author="PR Preview" w:date="2026-01-01T00:00:00Z">
        <w:r>
          <w:delText xml:space="preserve">, is uncountable.</w:delText>
        </w:r>
      </w:del>
    </w:p>
    <w:p>
      <w:pPr>
        <w:pStyle w:val="BodyText"/>
      </w:pPr>
      <w:del w:id="72" w:author="PR Preview" w:date="2026-01-01T00:00:00Z">
        <w:r>
          <w:rPr>
            <w:b/>
            <w:bCs/>
          </w:rPr>
          <w:delText xml:space="preserve">Example 5 (A random variable that is neither discrete nor continuous)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Some random variables are neither discrete nor continuous: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 time to event that equals exactly</w:delText>
        </w:r>
      </w:del>
      <w:del w:id="77" w:author="PR Preview" w:date="2026-01-01T00:00:00Z">
        <w:r>
          <w:delText xml:space="preserve"> </w:delText>
        </w:r>
      </w:del>
      <m:oMath>
        <m:r>
          <m:t>0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positive probability,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otherwise spreads over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83" w:author="PR Preview" w:date="2026-01-01T00:00:00Z">
        <w:r>
          <w:delText xml:space="preserve">, is one.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For instance, let</w:delText>
        </w:r>
      </w:del>
      <w:del w:id="86" w:author="PR Preview" w:date="2026-01-01T00:00:00Z">
        <w:r>
          <w:delText xml:space="preserve"> </w:delText>
        </w:r>
      </w:del>
      <m:oMath>
        <m:r>
          <m:t>U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be the continuous random variable of</w:delText>
        </w:r>
      </w:del>
      <w:del w:id="89" w:author="PR Preview" w:date="2026-01-01T00:00:00Z">
        <w:r>
          <w:delText xml:space="preserve"> </w:delText>
        </w:r>
      </w:del>
      <w:hyperlink w:anchor="exm-continuous-rv">
        <w:del w:id="90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 let</w:delText>
        </w:r>
      </w:del>
      <w:del w:id="9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when</w:delText>
        </w:r>
      </w:del>
      <w:del w:id="9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del w:id="98" w:author="PR Preview" w:date="2026-01-01T00:00:00Z">
        <w:r>
          <w:delText xml:space="preserve">, and</w:delText>
        </w:r>
      </w:del>
      <w:del w:id="9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otherwise.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On</w:delText>
        </w:r>
      </w:del>
      <w:del w:id="10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del w:id="105" w:author="PR Preview" w:date="2026-01-01T00:00:00Z">
        <w:r>
          <w:delText xml:space="preserve">,</w:delText>
        </w:r>
      </w:del>
      <w:del w:id="106" w:author="PR Preview" w:date="2026-01-01T00:00:00Z">
        <w:r>
          <w:delText xml:space="preserve"> </w:delText>
        </w:r>
      </w:del>
      <m:oMath>
        <m:r>
          <m:t>T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increasing in</w:delText>
        </w:r>
      </w:del>
      <w:del w:id="109" w:author="PR Preview" w:date="2026-01-01T00:00:00Z">
        <w:r>
          <w:delText xml:space="preserve"> </w:delText>
        </w:r>
      </w:del>
      <m:oMath>
        <m:r>
          <m:t>U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 takes values in</w:delText>
        </w:r>
      </w:del>
      <w:del w:id="1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 solving</w:delText>
        </w:r>
      </w:del>
      <w:del w:id="11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for</w:delText>
        </w:r>
      </w:del>
      <w:del w:id="119" w:author="PR Preview" w:date="2026-01-01T00:00:00Z">
        <w:r>
          <w:delText xml:space="preserve"> </w:delText>
        </w:r>
      </w:del>
      <m:oMath>
        <m:r>
          <m:t>u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gives</w:delText>
        </w:r>
      </w:del>
      <w:del w:id="122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del w:id="123" w:author="PR Preview" w:date="2026-01-01T00:00:00Z">
        <w:r>
          <w:delText xml:space="preserve">.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So</w:delText>
        </w:r>
      </w:del>
      <w:del w:id="1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and</w:delText>
        </w:r>
      </w:del>
      <w:del w:id="1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for each</w:delText>
        </w:r>
      </w:del>
      <w:del w:id="1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134" w:author="PR Preview" w:date="2026-01-01T00:00:00Z">
        <w:r>
          <w:delText xml:space="preserve">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Since</w:delText>
        </w:r>
      </w:del>
      <w:del w:id="13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(</w:delText>
        </w:r>
      </w:del>
      <w:hyperlink w:anchor="exm-continuous-rv">
        <w:del w:id="140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4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not continuous, because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by the</w:delText>
        </w:r>
      </w:del>
      <w:del w:id="147" w:author="PR Preview" w:date="2026-01-01T00:00:00Z">
        <w:r>
          <w:delText xml:space="preserve"> </w:delText>
        </w:r>
      </w:del>
      <w:hyperlink r:id="rId21">
        <w:del w:id="148" w:author="PR Preview" w:date="2026-01-01T00:00:00Z">
          <w:r>
            <w:rPr>
              <w:rStyle w:val="Hyperlink"/>
            </w:rPr>
            <w:delText xml:space="preserve">complement rule</w:delText>
          </w:r>
        </w:del>
      </w:hyperlink>
      <w:del w:id="149" w:author="PR Preview" w:date="2026-01-01T00:00:00Z">
        <w:r>
          <w:delText xml:space="preserve">.</w:delText>
        </w:r>
      </w:del>
    </w:p>
    <w:p>
      <w:pPr>
        <w:pStyle w:val="BodyText"/>
      </w:pPr>
      <w:ins w:id="150" w:author="PR Preview" w:date="2026-01-01T00:00:00Z">
        <w:r>
          <w:rPr>
            <w:b/>
            <w:bCs/>
          </w:rPr>
          <w:t xml:space="preserve">Example 4 (A continuous random variable)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Let</w:t>
        </w:r>
      </w:ins>
      <w:ins w:id="153" w:author="PR Preview" w:date="2026-01-01T00:00:00Z">
        <w:r>
          <w:t xml:space="preserve"> </w:t>
        </w:r>
      </w:ins>
      <m:oMath>
        <m:r>
          <m:t>X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satisfy</w:t>
        </w:r>
      </w:ins>
      <w:ins w:id="15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for all</w:t>
        </w:r>
      </w:ins>
      <w:ins w:id="15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16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164" w:author="PR Preview" w:date="2026-01-01T00:00:00Z">
        <w:r>
          <w:t xml:space="preserve">for every</w:t>
        </w:r>
      </w:ins>
      <w:ins w:id="16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66" w:author="PR Preview" w:date="2026-01-01T00:00:00Z">
        <w:r>
          <w:t xml:space="preserve">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Taking</w:t>
        </w:r>
      </w:ins>
      <w:ins w:id="1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gives</w:t>
        </w:r>
      </w:ins>
      <w:ins w:id="17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so by the</w:t>
        </w:r>
      </w:ins>
      <w:ins w:id="179" w:author="PR Preview" w:date="2026-01-01T00:00:00Z">
        <w:r>
          <w:t xml:space="preserve"> </w:t>
        </w:r>
      </w:ins>
      <w:hyperlink r:id="rId21">
        <w:ins w:id="180" w:author="PR Preview" w:date="2026-01-01T00:00:00Z">
          <w:r>
            <w:rPr>
              <w:rStyle w:val="Hyperlink"/>
            </w:rPr>
            <w:t xml:space="preserve">complement rule</w:t>
          </w:r>
        </w:ins>
      </w:hyperlink>
      <w:ins w:id="181" w:author="PR Preview" w:date="2026-01-01T00:00:00Z">
        <w:r>
          <w:t xml:space="preserve"> </w:t>
        </w:r>
      </w:ins>
      <m:oMath>
        <m:r>
          <m:t>X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falls outside</w:t>
        </w:r>
      </w:ins>
      <w:ins w:id="18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with probability 0,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 every</w:t>
        </w:r>
      </w:ins>
      <w:ins w:id="192" w:author="PR Preview" w:date="2026-01-01T00:00:00Z">
        <w:r>
          <w:t xml:space="preserve"> </w:t>
        </w:r>
      </w:ins>
      <m:oMath>
        <m:r>
          <m:t>x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outside</w:t>
        </w:r>
      </w:ins>
      <w:ins w:id="1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as well.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So</w:t>
        </w:r>
      </w:ins>
      <w:ins w:id="200" w:author="PR Preview" w:date="2026-01-01T00:00:00Z">
        <w:r>
          <w:t xml:space="preserve"> </w:t>
        </w:r>
      </w:ins>
      <m:oMath>
        <m:r>
          <m:t>X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continuous.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Its range,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06" w:author="PR Preview" w:date="2026-01-01T00:00:00Z">
        <w:r>
          <w:t xml:space="preserve">, is uncountable.</w:t>
        </w:r>
      </w:ins>
    </w:p>
    <w:bookmarkEnd w:id="22"/>
    <w:bookmarkStart w:id="23" w:name="exm-mixed-rv"/>
    <w:p>
      <w:pPr>
        <w:pStyle w:val="BodyText"/>
      </w:pPr>
      <w:ins w:id="207" w:author="PR Preview" w:date="2026-01-01T00:00:00Z">
        <w:r>
          <w:rPr>
            <w:b/>
            <w:bCs/>
          </w:rPr>
          <w:t xml:space="preserve">Example 5 (A random variable that is neither discrete nor continuous)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Some random variables are neither discrete nor continuous: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 time to event that equals exactly</w:t>
        </w:r>
      </w:ins>
      <w:ins w:id="212" w:author="PR Preview" w:date="2026-01-01T00:00:00Z">
        <w:r>
          <w:t xml:space="preserve"> </w:t>
        </w:r>
      </w:ins>
      <m:oMath>
        <m:r>
          <m:t>0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with positive probability,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otherwise spreads over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18" w:author="PR Preview" w:date="2026-01-01T00:00:00Z">
        <w:r>
          <w:t xml:space="preserve">, is one.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For instance, let</w:t>
        </w:r>
      </w:ins>
      <w:ins w:id="221" w:author="PR Preview" w:date="2026-01-01T00:00:00Z">
        <w:r>
          <w:t xml:space="preserve"> </w:t>
        </w:r>
      </w:ins>
      <m:oMath>
        <m:r>
          <m:t>U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be the continuous random variable of</w:t>
        </w:r>
      </w:ins>
      <w:ins w:id="224" w:author="PR Preview" w:date="2026-01-01T00:00:00Z">
        <w:r>
          <w:t xml:space="preserve"> </w:t>
        </w:r>
      </w:ins>
      <w:hyperlink w:anchor="exm-continuous-rv">
        <w:ins w:id="22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 let</w:t>
        </w:r>
      </w:ins>
      <w:ins w:id="22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when</w:t>
        </w:r>
      </w:ins>
      <w:ins w:id="2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ins w:id="233" w:author="PR Preview" w:date="2026-01-01T00:00:00Z">
        <w:r>
          <w:t xml:space="preserve">, and</w:t>
        </w:r>
      </w:ins>
      <w:ins w:id="23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otherwise.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On</w:t>
        </w:r>
      </w:ins>
      <w:ins w:id="23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m:oMath>
        <m:r>
          <m:t>T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increasing in</w:t>
        </w:r>
      </w:ins>
      <w:ins w:id="244" w:author="PR Preview" w:date="2026-01-01T00:00:00Z">
        <w:r>
          <w:t xml:space="preserve"> </w:t>
        </w:r>
      </w:ins>
      <m:oMath>
        <m:r>
          <m:t>U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 takes values in</w:t>
        </w:r>
      </w:ins>
      <w:ins w:id="2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and solving</w:t>
        </w:r>
      </w:ins>
      <w:ins w:id="25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for</w:t>
        </w:r>
      </w:ins>
      <w:ins w:id="254" w:author="PR Preview" w:date="2026-01-01T00:00:00Z">
        <w:r>
          <w:t xml:space="preserve"> </w:t>
        </w:r>
      </w:ins>
      <m:oMath>
        <m:r>
          <m:t>u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gives</w:t>
        </w:r>
      </w:ins>
      <w:ins w:id="25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So</w:t>
        </w:r>
      </w:ins>
      <w:ins w:id="26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</w:t>
        </w:r>
      </w:ins>
      <w:ins w:id="2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each</w:t>
        </w:r>
      </w:ins>
      <w:ins w:id="26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Since</w:t>
        </w:r>
      </w:ins>
      <w:ins w:id="272" w:author="PR Preview" w:date="2026-01-01T00:00:00Z">
        <w:r>
          <w:t xml:space="preserve"> </w:t>
        </w:r>
      </w:ins>
      <m:oMath>
        <m:r>
          <m:t>U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continuous (</w:t>
        </w:r>
      </w:ins>
      <w:hyperlink w:anchor="exm-continuous-rv">
        <w:ins w:id="27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76" w:author="PR Preview" w:date="2026-01-01T00:00:00Z">
        <w:r>
          <w:t xml:space="preserve">),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single points have probability zero: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279" w:author="PR Preview" w:date="2026-01-01T00:00:00Z">
        <w:r>
          <w:t xml:space="preserve">Using these values: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not continuous,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282" w:author="PR Preview" w:date="2026-01-01T00:00:00Z">
        <w:r>
          <w:t xml:space="preserve">by the</w:t>
        </w:r>
      </w:ins>
      <w:ins w:id="283" w:author="PR Preview" w:date="2026-01-01T00:00:00Z">
        <w:r>
          <w:t xml:space="preserve"> </w:t>
        </w:r>
      </w:ins>
      <w:hyperlink r:id="rId21">
        <w:ins w:id="284" w:author="PR Preview" w:date="2026-01-01T00:00:00Z">
          <w:r>
            <w:rPr>
              <w:rStyle w:val="Hyperlink"/>
            </w:rPr>
            <w:t xml:space="preserve">complement rule</w:t>
          </w:r>
        </w:ins>
      </w:hyperlink>
      <w:ins w:id="285" w:author="PR Preview" w:date="2026-01-01T00:00:00Z">
        <w:r>
          <w:t xml:space="preserve">.</w:t>
        </w:r>
      </w:ins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del w:id="286" w:author="PR Preview" w:date="2026-01-01T00:00:00Z">
        <w:r>
          <w:rPr>
            <w:b/>
            <w:bCs/>
          </w:rPr>
          <w:delText xml:space="preserve">Example 7 (The first of two coin flips)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In</w:delText>
        </w:r>
      </w:del>
      <w:del w:id="289" w:author="PR Preview" w:date="2026-01-01T00:00:00Z">
        <w:r>
          <w:delText xml:space="preserve"> </w:delText>
        </w:r>
      </w:del>
      <w:hyperlink w:anchor="exm-random-variable">
        <w:del w:id="29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91" w:author="PR Preview" w:date="2026-01-01T00:00:00Z">
        <w:r>
          <w:delText xml:space="preserve">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let</w:delText>
        </w:r>
      </w:del>
      <w:del w:id="2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indicate heads on the first flip,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so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and</w:delText>
        </w:r>
      </w:del>
      <w:del w:id="3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03" w:author="PR Preview" w:date="2026-01-01T00:00:00Z">
        <w:r>
          <w:delText xml:space="preserve">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Then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so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del w:id="314" w:author="PR Preview" w:date="2026-01-01T00:00:00Z">
        <w:r>
          <w:delText xml:space="preserve">.</w:delText>
        </w:r>
      </w:del>
    </w:p>
    <w:p>
      <w:pPr>
        <w:pStyle w:val="FirstParagraph"/>
      </w:pPr>
      <w:ins w:id="315" w:author="PR Preview" w:date="2026-01-01T00:00:00Z">
        <w:r>
          <w:rPr>
            <w:b/>
            <w:bCs/>
          </w:rPr>
          <w:t xml:space="preserve">Example 7 (The first of two coin flips)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In</w:t>
        </w:r>
      </w:ins>
      <w:ins w:id="318" w:author="PR Preview" w:date="2026-01-01T00:00:00Z">
        <w:r>
          <w:t xml:space="preserve"> </w:t>
        </w:r>
      </w:ins>
      <w:hyperlink w:anchor="exm-random-variable">
        <w:ins w:id="31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let</w:t>
        </w:r>
      </w:ins>
      <w:ins w:id="3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indicate heads on the first flip,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32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2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ins w:id="33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1" w:author="PR Preview" w:date="2026-01-01T00:00:00Z">
        <w:r>
          <w:t xml:space="preserve">so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.</w:t>
        </w:r>
      </w:ins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del w:id="334" w:author="PR Preview" w:date="2026-01-01T00:00:00Z">
        <w:r>
          <w:delText xml:space="preserve">For</w:delText>
        </w:r>
      </w:del>
      <w:del w:id="33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36" w:author="PR Preview" w:date="2026-01-01T00:00:00Z">
        <w:r>
          <w:delText xml:space="preserve">, where</w:delText>
        </w:r>
      </w:del>
      <w:del w:id="337" w:author="PR Preview" w:date="2026-01-01T00:00:00Z">
        <w:r>
          <w:delText xml:space="preserve"> </w:delText>
        </w:r>
      </w:del>
      <m:oMath>
        <m:r>
          <m:t>f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continuous,</w:delText>
        </w:r>
      </w:del>
      <w:del w:id="34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341" w:author="PR Preview" w:date="2026-01-01T00:00:00Z">
        <w:r>
          <w:delText xml:space="preserve">.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At</w:delText>
        </w:r>
      </w:del>
      <w:del w:id="34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</m:oMath>
      <w:del w:id="345" w:author="PR Preview" w:date="2026-01-01T00:00:00Z">
        <w:r>
          <w:delText xml:space="preserve">,</w:delText>
        </w:r>
      </w:del>
      <w:del w:id="346" w:author="PR Preview" w:date="2026-01-01T00:00:00Z">
        <w:r>
          <w:delText xml:space="preserve"> </w:delText>
        </w:r>
      </w:del>
      <m:oMath>
        <m:r>
          <m:t>f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jumps from 1 to 0, and</w:delText>
        </w:r>
      </w:del>
      <w:del w:id="349" w:author="PR Preview" w:date="2026-01-01T00:00:00Z">
        <w:r>
          <w:delText xml:space="preserve"> </w:delText>
        </w:r>
      </w:del>
      <m:oMath>
        <m:r>
          <m:t>F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has no derivative: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its slope is 1 on the left and 0 on the right.</w:delText>
        </w:r>
      </w:del>
    </w:p>
    <w:p>
      <w:pPr>
        <w:pStyle w:val="FirstParagraph"/>
      </w:pPr>
      <w:ins w:id="354" w:author="PR Preview" w:date="2026-01-01T00:00:00Z">
        <w:r>
          <w:t xml:space="preserve">For</w:t>
        </w:r>
      </w:ins>
      <w:ins w:id="35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6" w:author="PR Preview" w:date="2026-01-01T00:00:00Z">
        <w:r>
          <w:t xml:space="preserve">, where</w:t>
        </w:r>
      </w:ins>
      <w:ins w:id="357" w:author="PR Preview" w:date="2026-01-01T00:00:00Z">
        <w:r>
          <w:t xml:space="preserve"> </w:t>
        </w:r>
      </w:ins>
      <m:oMath>
        <m:r>
          <m:t>f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continuous,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60" w:author="PR Preview" w:date="2026-01-01T00:00:00Z">
        <w:r>
          <w:t xml:space="preserve">At</w:t>
        </w:r>
      </w:ins>
      <w:ins w:id="36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m:oMath>
        <m:r>
          <m:t>f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jumps from 1 to 0, and</w:t>
        </w:r>
      </w:ins>
      <w:ins w:id="366" w:author="PR Preview" w:date="2026-01-01T00:00:00Z">
        <w:r>
          <w:t xml:space="preserve"> </w:t>
        </w:r>
      </w:ins>
      <m:oMath>
        <m:r>
          <m:t>F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has no derivative: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its slope is 1 on the left and 0 on the right.</w:t>
        </w:r>
      </w:ins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del w:id="371" w:author="PR Preview" w:date="2026-01-01T00:00:00Z">
        <w:r>
          <w:rPr>
            <w:b/>
            <w:bCs/>
          </w:rPr>
          <w:delText xml:space="preserve">Example 18 (The uniform density integrates to 1)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For</w:delText>
        </w:r>
      </w:del>
      <w:del w:id="3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(</w:delText>
        </w:r>
      </w:del>
      <w:hyperlink w:anchor="def-uniform">
        <w:del w:id="37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78" w:author="PR Preview" w:date="2026-01-01T00:00:00Z">
        <w:r>
          <w:delText xml:space="preserve">),</w:delText>
        </w:r>
      </w:del>
      <w:del w:id="37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del w:id="380" w:author="PR Preview" w:date="2026-01-01T00:00:00Z">
        <w:r>
          <w:delText xml:space="preserve">.</w:delText>
        </w:r>
      </w:del>
    </w:p>
    <w:p>
      <w:pPr>
        <w:pStyle w:val="BodyText"/>
      </w:pPr>
      <w:ins w:id="381" w:author="PR Preview" w:date="2026-01-01T00:00:00Z">
        <w:r>
          <w:rPr>
            <w:b/>
            <w:bCs/>
          </w:rPr>
          <w:t xml:space="preserve">Example 18 (The uniform density integrates to 1)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</w:t>
        </w:r>
      </w:ins>
      <w:ins w:id="3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(</w:t>
        </w:r>
      </w:ins>
      <w:hyperlink w:anchor="def-uniform">
        <w:ins w:id="38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88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del w:id="389" w:author="PR Preview" w:date="2026-01-01T00:00:00Z">
        <w:r>
          <w:delText xml:space="preserve">The same steps with the roles swapped give</w:delText>
        </w:r>
      </w:del>
      <w:del w:id="39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for</w:delText>
        </w:r>
      </w:del>
      <w:del w:id="39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94" w:author="PR Preview" w:date="2026-01-01T00:00:00Z">
        <w:r>
          <w:delText xml:space="preserve">.</w:delText>
        </w:r>
      </w:del>
    </w:p>
    <w:p>
      <w:pPr>
        <w:pStyle w:val="FirstParagraph"/>
      </w:pPr>
      <w:ins w:id="395" w:author="PR Preview" w:date="2026-01-01T00:00:00Z">
        <w:r>
          <w:t xml:space="preserve">The same steps with the roles swapped give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ins w:id="396" w:author="PR Preview" w:date="2026-01-01T00:00:00Z">
        <w:r>
          <w:t xml:space="preserve">for</w:t>
        </w:r>
      </w:ins>
      <w:ins w:id="39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8" w:author="PR Preview" w:date="2026-01-01T00:00:00Z">
        <w:r>
          <w:t xml:space="preserve">.</w:t>
        </w:r>
      </w:ins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del w:id="399" w:author="PR Preview" w:date="2026-01-01T00:00:00Z">
        <w:r>
          <w:delText xml:space="preserve">For</w:delText>
        </w:r>
      </w:del>
      <w:del w:id="40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401" w:author="PR Preview" w:date="2026-01-01T00:00:00Z">
        <w:r>
          <w:delText xml:space="preserve">,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03" w:author="PR Preview" w:date="2026-01-01T00:00:00Z">
        <w:r>
          <w:delText xml:space="preserve">, since</w:delText>
        </w:r>
      </w:del>
      <w:del w:id="40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405" w:author="PR Preview" w:date="2026-01-01T00:00:00Z">
        <w:r>
          <w:delText xml:space="preserve">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With</w:delText>
        </w:r>
      </w:del>
      <w:del w:id="40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0.5</m:t>
        </m:r>
      </m:oMath>
      <w:del w:id="409" w:author="PR Preview" w:date="2026-01-01T00:00:00Z">
        <w:r>
          <w:delText xml:space="preserve">, for example,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del w:id="411" w:author="PR Preview" w:date="2026-01-01T00:00:00Z">
        <w:r>
          <w:delText xml:space="preserve">.</w:delText>
        </w:r>
      </w:del>
    </w:p>
    <w:p>
      <w:pPr>
        <w:pStyle w:val="FirstParagraph"/>
      </w:pPr>
      <w:ins w:id="412" w:author="PR Preview" w:date="2026-01-01T00:00:00Z">
        <w:r>
          <w:t xml:space="preserve">For</w:t>
        </w:r>
      </w:ins>
      <w:ins w:id="41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4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15" w:author="PR Preview" w:date="2026-01-01T00:00:00Z">
        <w:r>
          <w:t xml:space="preserve">since</w:t>
        </w:r>
      </w:ins>
      <w:ins w:id="41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417" w:author="PR Preview" w:date="2026-01-01T00:00:00Z">
        <w:r>
          <w:t xml:space="preserve">.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With</w:t>
        </w:r>
      </w:ins>
      <w:ins w:id="42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0.5</m:t>
        </m:r>
      </m:oMath>
      <w:ins w:id="421" w:author="PR Preview" w:date="2026-01-01T00:00:00Z">
        <w:r>
          <w:t xml:space="preserve">, for example,</w:t>
        </w:r>
      </w:ins>
      <w:ins w:id="422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ins w:id="423" w:author="PR Preview" w:date="2026-01-01T00:00:00Z">
        <w:r>
          <w:t xml:space="preserve">.</w:t>
        </w:r>
      </w:ins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del w:id="424" w:author="PR Preview" w:date="2026-01-01T00:00:00Z">
        <w:r>
          <w:rPr>
            <w:b/>
            <w:bCs/>
          </w:rPr>
          <w:delText xml:space="preserve">Example 29 (A hazard greater than 1)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A hazard can exceed 1, just as a density can (</w:delText>
        </w:r>
      </w:del>
      <w:hyperlink w:anchor="exm-normal">
        <w:del w:id="42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428" w:author="PR Preview" w:date="2026-01-01T00:00:00Z">
        <w:r>
          <w:delText xml:space="preserve">).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Let</w:delText>
        </w:r>
      </w:del>
      <w:del w:id="431" w:author="PR Preview" w:date="2026-01-01T00:00:00Z">
        <w:r>
          <w:delText xml:space="preserve"> </w:delText>
        </w:r>
      </w:del>
      <m:oMath>
        <m:r>
          <m:t>T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be</w:delText>
        </w:r>
      </w:del>
      <w:del w:id="434" w:author="PR Preview" w:date="2026-01-01T00:00:00Z">
        <w:r>
          <w:delText xml:space="preserve"> </w:delText>
        </w:r>
      </w:del>
      <w:hyperlink w:anchor="def-exponential">
        <w:del w:id="435" w:author="PR Preview" w:date="2026-01-01T00:00:00Z">
          <w:r>
            <w:rPr>
              <w:rStyle w:val="Hyperlink"/>
            </w:rPr>
            <w:delText xml:space="preserve">exponential</w:delText>
          </w:r>
        </w:del>
      </w:hyperlink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with rate</w:delText>
        </w:r>
      </w:del>
      <w:del w:id="43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2</m:t>
        </m:r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so</w:delText>
        </w:r>
      </w:del>
      <w:del w:id="442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for</w:delText>
        </w:r>
      </w:del>
      <w:del w:id="44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(</w:delText>
        </w:r>
      </w:del>
      <w:hyperlink w:anchor="exm-exp-survfn">
        <w:del w:id="448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449" w:author="PR Preview" w:date="2026-01-01T00:00:00Z">
        <w:r>
          <w:delText xml:space="preserve">).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Since</w:delText>
        </w:r>
      </w:del>
      <w:del w:id="452" w:author="PR Preview" w:date="2026-01-01T00:00:00Z">
        <w:r>
          <w:delText xml:space="preserve"> </w:delText>
        </w:r>
      </w:del>
      <m:oMath>
        <m:r>
          <m:t>T</m:t>
        </m:r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is continuous,</w:delText>
        </w:r>
      </w:del>
      <w:del w:id="45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for every</w:delText>
        </w:r>
      </w:del>
      <w:del w:id="458" w:author="PR Preview" w:date="2026-01-01T00:00:00Z">
        <w:r>
          <w:delText xml:space="preserve"> </w:delText>
        </w:r>
      </w:del>
      <m:oMath>
        <m:r>
          <m:t>s</m:t>
        </m:r>
      </m:oMath>
      <w:del w:id="459" w:author="PR Preview" w:date="2026-01-01T00:00:00Z">
        <w:r>
          <w:delText xml:space="preserve">,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so</w:delText>
        </w:r>
      </w:del>
      <w:del w:id="46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del w:id="463" w:author="PR Preview" w:date="2026-01-01T00:00:00Z">
        <w:r>
          <w:delText xml:space="preserve">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For</w:delText>
        </w:r>
      </w:del>
      <w:del w:id="46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</w:delText>
        </w:r>
      </w:del>
      <w:del w:id="46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the disjoint union of</w:delText>
        </w:r>
      </w:del>
      <w:del w:id="474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and</w:delText>
        </w:r>
      </w:del>
      <w:del w:id="477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del w:id="478" w:author="PR Preview" w:date="2026-01-01T00:00:00Z">
        <w:r>
          <w:delText xml:space="preserve">,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so:</w:delText>
        </w:r>
      </w:del>
    </w:p>
    <w:p>
      <w:pPr>
        <w:pStyle w:val="BodyText"/>
      </w:pPr>
      <w:ins w:id="481" w:author="PR Preview" w:date="2026-01-01T00:00:00Z">
        <w:r>
          <w:rPr>
            <w:b/>
            <w:bCs/>
          </w:rPr>
          <w:t xml:space="preserve">Example 29 (A hazard greater than 1)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 hazard can exceed 1, just as a density can (</w:t>
        </w:r>
      </w:ins>
      <w:hyperlink w:anchor="exm-normal">
        <w:ins w:id="484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485" w:author="PR Preview" w:date="2026-01-01T00:00:00Z">
        <w:r>
          <w:t xml:space="preserve">).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Let</w:t>
        </w:r>
      </w:ins>
      <w:ins w:id="488" w:author="PR Preview" w:date="2026-01-01T00:00:00Z">
        <w:r>
          <w:t xml:space="preserve"> </w:t>
        </w:r>
      </w:ins>
      <m:oMath>
        <m:r>
          <m:t>T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be</w:t>
        </w:r>
      </w:ins>
      <w:ins w:id="491" w:author="PR Preview" w:date="2026-01-01T00:00:00Z">
        <w:r>
          <w:t xml:space="preserve"> </w:t>
        </w:r>
      </w:ins>
      <w:hyperlink w:anchor="def-exponential">
        <w:ins w:id="492" w:author="PR Preview" w:date="2026-01-01T00:00:00Z">
          <w:r>
            <w:rPr>
              <w:rStyle w:val="Hyperlink"/>
            </w:rPr>
            <w:t xml:space="preserve">exponential</w:t>
          </w:r>
        </w:ins>
      </w:hyperlink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with rate</w:t>
        </w:r>
      </w:ins>
      <w:ins w:id="49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2</m:t>
        </m:r>
      </m:oMath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so</w:t>
        </w:r>
      </w:ins>
      <w:ins w:id="499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for</w:t>
        </w:r>
      </w:ins>
      <w:ins w:id="50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(</w:t>
        </w:r>
      </w:ins>
      <w:hyperlink w:anchor="exm-exp-survfn">
        <w:ins w:id="505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506" w:author="PR Preview" w:date="2026-01-01T00:00:00Z">
        <w:r>
          <w:t xml:space="preserve">).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Since</w:t>
        </w:r>
      </w:ins>
      <w:ins w:id="509" w:author="PR Preview" w:date="2026-01-01T00:00:00Z">
        <w:r>
          <w:t xml:space="preserve"> </w:t>
        </w:r>
      </w:ins>
      <m:oMath>
        <m:r>
          <m:t>T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is continuous,</w:t>
        </w:r>
      </w:ins>
      <w:ins w:id="51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for every</w:t>
        </w:r>
      </w:ins>
      <w:ins w:id="515" w:author="PR Preview" w:date="2026-01-01T00:00:00Z">
        <w:r>
          <w:t xml:space="preserve"> </w:t>
        </w:r>
      </w:ins>
      <m:oMath>
        <m:r>
          <m:t>s</m:t>
        </m:r>
      </m:oMath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9" w:author="PR Preview" w:date="2026-01-01T00:00:00Z">
        <w:r>
          <w:t xml:space="preserve">For</w:t>
        </w:r>
      </w:ins>
      <w:ins w:id="5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is the disjoint union of</w:t>
        </w:r>
      </w:ins>
      <w:ins w:id="528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</w:t>
        </w:r>
      </w:ins>
      <w:ins w:id="531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del w:id="535" w:author="PR Preview" w:date="2026-01-01T00:00:00Z">
        <w:r>
          <w:rPr>
            <w:i/>
            <w:iCs/>
          </w:rPr>
          <w:delText xml:space="preserve">Proof</w:delText>
        </w:r>
      </w:del>
      <w:del w:id="536" w:author="PR Preview" w:date="2026-01-01T00:00:00Z">
        <w:r>
          <w:delText xml:space="preserve">. </w:delText>
        </w:r>
      </w:del>
      <w:del w:id="537" w:author="PR Preview" w:date="2026-01-01T00:00:00Z">
        <w:r>
          <w:delText xml:space="preserve">The proof uses three facts.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First, for</w:delText>
        </w:r>
      </w:del>
      <w:del w:id="540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the event</w:delText>
        </w:r>
      </w:del>
      <w:del w:id="543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is a subset of the event</w:delText>
        </w:r>
      </w:del>
      <w:del w:id="546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del w:id="547" w:author="PR Preview" w:date="2026-01-01T00:00:00Z">
        <w:r>
          <w:delText xml:space="preserve">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so intersecting them leaves</w:delText>
        </w:r>
      </w:del>
      <w:del w:id="550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(the</w:delText>
        </w:r>
      </w:del>
      <w:del w:id="553" w:author="PR Preview" w:date="2026-01-01T00:00:00Z">
        <w:r>
          <w:delText xml:space="preserve"> </w:delText>
        </w:r>
      </w:del>
      <w:hyperlink r:id="rId106">
        <w:del w:id="554" w:author="PR Preview" w:date="2026-01-01T00:00:00Z">
          <w:r>
            <w:rPr>
              <w:rStyle w:val="Hyperlink"/>
            </w:rPr>
            <w:delText xml:space="preserve">subset property</w:delText>
          </w:r>
        </w:del>
      </w:hyperlink>
      <w:del w:id="555" w:author="PR Preview" w:date="2026-01-01T00:00:00Z">
        <w:r>
          <w:delText xml:space="preserve">).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Second,</w:delText>
        </w:r>
      </w:del>
      <w:del w:id="55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for a continuous</w:delText>
        </w:r>
      </w:del>
      <w:del w:id="561" w:author="PR Preview" w:date="2026-01-01T00:00:00Z">
        <w:r>
          <w:delText xml:space="preserve"> </w:delText>
        </w:r>
      </w:del>
      <m:oMath>
        <m:r>
          <m:t>T</m:t>
        </m:r>
      </m:oMath>
      <w:del w:id="562" w:author="PR Preview" w:date="2026-01-01T00:00:00Z">
        <w:r>
          <w:delText xml:space="preserve">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so</w:delText>
        </w:r>
      </w:del>
      <w:del w:id="56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566" w:author="PR Preview" w:date="2026-01-01T00:00:00Z">
        <w:r>
          <w:delText xml:space="preserve">, which is positive.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Third, because</w:delText>
        </w:r>
      </w:del>
      <w:del w:id="569" w:author="PR Preview" w:date="2026-01-01T00:00:00Z">
        <w:r>
          <w:delText xml:space="preserve"> </w:delText>
        </w:r>
      </w:del>
      <m:oMath>
        <m:r>
          <m:t>f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 continuous at</w:delText>
        </w:r>
      </w:del>
      <w:del w:id="572" w:author="PR Preview" w:date="2026-01-01T00:00:00Z">
        <w:r>
          <w:delText xml:space="preserve"> </w:delText>
        </w:r>
      </w:del>
      <m:oMath>
        <m:r>
          <m:t>t</m:t>
        </m:r>
      </m:oMath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hyperlink w:anchor="thm-density-limit">
        <w:del w:id="575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gives</w:delText>
        </w:r>
      </w:del>
      <w:del w:id="5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as the limit of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del w:id="582" w:author="PR Preview" w:date="2026-01-01T00:00:00Z">
        <w:r>
          <w:delText xml:space="preserve">.</w:delText>
        </w:r>
      </w:del>
    </w:p>
    <w:p>
      <w:pPr>
        <w:pStyle w:val="FirstParagraph"/>
      </w:pPr>
      <w:ins w:id="583" w:author="PR Preview" w:date="2026-01-01T00:00:00Z">
        <w:r>
          <w:rPr>
            <w:i/>
            <w:iCs/>
          </w:rPr>
          <w:t xml:space="preserve">Proof</w:t>
        </w:r>
      </w:ins>
      <w:ins w:id="584" w:author="PR Preview" w:date="2026-01-01T00:00:00Z">
        <w:r>
          <w:t xml:space="preserve">. </w:t>
        </w:r>
      </w:ins>
      <w:ins w:id="585" w:author="PR Preview" w:date="2026-01-01T00:00:00Z">
        <w:r>
          <w:t xml:space="preserve">The proof uses three facts.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First, for</w:t>
        </w:r>
      </w:ins>
      <w:ins w:id="58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the event</w:t>
        </w:r>
      </w:ins>
      <w:ins w:id="591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is a subset of the event</w:t>
        </w:r>
      </w:ins>
      <w:ins w:id="594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ins w:id="595" w:author="PR Preview" w:date="2026-01-01T00:00:00Z">
        <w:r>
          <w:t xml:space="preserve">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so intersecting them leaves</w:t>
        </w:r>
      </w:ins>
      <w:ins w:id="598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(the</w:t>
        </w:r>
      </w:ins>
      <w:ins w:id="601" w:author="PR Preview" w:date="2026-01-01T00:00:00Z">
        <w:r>
          <w:t xml:space="preserve"> </w:t>
        </w:r>
      </w:ins>
      <w:hyperlink r:id="rId106">
        <w:ins w:id="602" w:author="PR Preview" w:date="2026-01-01T00:00:00Z">
          <w:r>
            <w:rPr>
              <w:rStyle w:val="Hyperlink"/>
            </w:rPr>
            <w:t xml:space="preserve">subset property</w:t>
          </w:r>
        </w:ins>
      </w:hyperlink>
      <w:ins w:id="603" w:author="PR Preview" w:date="2026-01-01T00:00:00Z">
        <w:r>
          <w:t xml:space="preserve">).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Second,</w:t>
        </w:r>
      </w:ins>
      <w:ins w:id="60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for a continuous</w:t>
        </w:r>
      </w:ins>
      <w:ins w:id="609" w:author="PR Preview" w:date="2026-01-01T00:00:00Z">
        <w:r>
          <w:t xml:space="preserve"> </w:t>
        </w:r>
      </w:ins>
      <m:oMath>
        <m:r>
          <m:t>T</m:t>
        </m:r>
      </m:oMath>
      <w:ins w:id="610" w:author="PR Preview" w:date="2026-01-01T00:00:00Z">
        <w:r>
          <w:t xml:space="preserve">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13" w:author="PR Preview" w:date="2026-01-01T00:00:00Z">
        <w:r>
          <w:t xml:space="preserve">which is positive.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Third, because</w:t>
        </w:r>
      </w:ins>
      <w:ins w:id="616" w:author="PR Preview" w:date="2026-01-01T00:00:00Z">
        <w:r>
          <w:t xml:space="preserve"> </w:t>
        </w:r>
      </w:ins>
      <m:oMath>
        <m:r>
          <m:t>f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continuous at</w:t>
        </w:r>
      </w:ins>
      <w:ins w:id="619" w:author="PR Preview" w:date="2026-01-01T00:00:00Z">
        <w:r>
          <w:t xml:space="preserve"> </w:t>
        </w:r>
      </w:ins>
      <m:oMath>
        <m:r>
          <m:t>t</m:t>
        </m:r>
      </m:oMath>
      <w:ins w:id="620" w:author="PR Preview" w:date="2026-01-01T00:00:00Z">
        <w:r>
          <w:t xml:space="preserve">,</w:t>
        </w:r>
      </w:ins>
      <w:ins w:id="621" w:author="PR Preview" w:date="2026-01-01T00:00:00Z">
        <w:r>
          <w:t xml:space="preserve"> </w:t>
        </w:r>
      </w:ins>
      <w:hyperlink w:anchor="thm-density-limit">
        <w:ins w:id="62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gives</w:t>
        </w:r>
      </w:ins>
      <w:ins w:id="6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as the limit of</w:t>
        </w:r>
      </w:ins>
      <w:ins w:id="62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ins w:id="629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2026-10-09T17:09:48Z</dcterms:created>
  <dcterms:modified xsi:type="dcterms:W3CDTF">2026-10-09T17:09:48Z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