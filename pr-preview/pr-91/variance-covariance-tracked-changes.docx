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2026-10-09 09:57:02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09:59:48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Example 2 (Deviation of a die roll from its mean)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fair die roll</w:delText>
        </w:r>
      </w:del>
      <w:del w:id="6" w:author="PR Preview" w:date="2026-01-01T00:00:00Z">
        <w:r>
          <w:delText xml:space="preserve"> </w:delText>
        </w:r>
      </w:del>
      <m:oMath>
        <m:r>
          <m:t>Y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has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(computed on the</w:delText>
        </w:r>
      </w:del>
      <w:del w:id="12" w:author="PR Preview" w:date="2026-01-01T00:00:00Z">
        <w:r>
          <w:delText xml:space="preserve"> </w:delText>
        </w:r>
      </w:del>
      <w:hyperlink r:id="rId19">
        <w:del w:id="13" w:author="PR Preview" w:date="2026-01-01T00:00:00Z">
          <w:r>
            <w:rPr>
              <w:rStyle w:val="Hyperlink"/>
            </w:rPr>
            <w:delText xml:space="preserve">expectation page</w:delText>
          </w:r>
        </w:del>
      </w:hyperlink>
      <w:del w:id="14" w:author="PR Preview" w:date="2026-01-01T00:00:00Z">
        <w:r>
          <w:delText xml:space="preserve">),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so a roll of</w:delText>
        </w:r>
      </w:del>
      <w:del w:id="1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5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has deviation</w:delText>
        </w:r>
      </w:del>
      <w:del w:id="20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t>1.5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and a roll of</w:delText>
        </w:r>
      </w:del>
      <w:del w:id="2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2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has deviation</w:delText>
        </w:r>
      </w:del>
      <w:del w:id="27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del w:id="28" w:author="PR Preview" w:date="2026-01-01T00:00:00Z">
        <w:r>
          <w:delText xml:space="preserve">.</w:delText>
        </w:r>
      </w:del>
    </w:p>
    <w:p>
      <w:pPr>
        <w:pStyle w:val="FirstParagraph"/>
      </w:pPr>
      <w:ins w:id="29" w:author="PR Preview" w:date="2026-01-01T00:00:00Z">
        <w:r>
          <w:rPr>
            <w:b/>
            <w:bCs/>
          </w:rPr>
          <w:t xml:space="preserve">Example 2 (Deviation of a die roll from its mean)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 fair die roll</w:t>
        </w:r>
      </w:ins>
      <w:ins w:id="32" w:author="PR Preview" w:date="2026-01-01T00:00:00Z">
        <w:r>
          <w:t xml:space="preserve"> </w:t>
        </w:r>
      </w:ins>
      <m:oMath>
        <m:r>
          <m:t>Y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has</w:t>
        </w:r>
      </w:ins>
      <w:ins w:id="3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(computed on the</w:t>
        </w:r>
      </w:ins>
      <w:ins w:id="38" w:author="PR Preview" w:date="2026-01-01T00:00:00Z">
        <w:r>
          <w:t xml:space="preserve"> </w:t>
        </w:r>
      </w:ins>
      <w:hyperlink r:id="rId19">
        <w:ins w:id="39" w:author="PR Preview" w:date="2026-01-01T00:00:00Z">
          <w:r>
            <w:rPr>
              <w:rStyle w:val="Hyperlink"/>
            </w:rPr>
            <w:t xml:space="preserve">expectation page</w:t>
          </w:r>
        </w:ins>
      </w:hyperlink>
      <w:ins w:id="40" w:author="PR Preview" w:date="2026-01-01T00:00:00Z">
        <w:r>
          <w:t xml:space="preserve">),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so a roll of</w:t>
        </w:r>
      </w:ins>
      <w:ins w:id="4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5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has deviation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6" w:author="PR Preview" w:date="2026-01-01T00:00:00Z">
        <w:r>
          <w:t xml:space="preserve">and a roll of</w:t>
        </w:r>
      </w:ins>
      <w:ins w:id="4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2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has deviation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del w:id="50" w:author="PR Preview" w:date="2026-01-01T00:00:00Z">
        <w:r>
          <w:rPr>
            <w:b/>
            <w:bCs/>
          </w:rPr>
          <w:delText xml:space="preserve">Example 4 (Conditional variance of a binary outcome)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Let</w:delText>
        </w:r>
      </w:del>
      <w:del w:id="5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have the joint PMF</w:delText>
        </w:r>
      </w:del>
      <w:del w:id="5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del w:id="59" w:author="PR Preview" w:date="2026-01-01T00:00:00Z">
        <w:r>
          <w:delText xml:space="preserve">,</w:delText>
        </w:r>
      </w:del>
      <w:del w:id="6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(the table in the</w:delText>
        </w:r>
      </w:del>
      <w:del w:id="65" w:author="PR Preview" w:date="2026-01-01T00:00:00Z">
        <w:r>
          <w:delText xml:space="preserve"> </w:delText>
        </w:r>
      </w:del>
      <w:hyperlink r:id="rId34">
        <w:del w:id="66" w:author="PR Preview" w:date="2026-01-01T00:00:00Z">
          <w:r>
            <w:rPr>
              <w:rStyle w:val="Hyperlink"/>
            </w:rPr>
            <w:delText xml:space="preserve">expectation page’s exercise</w:delText>
          </w:r>
        </w:del>
      </w:hyperlink>
      <w:del w:id="67" w:author="PR Preview" w:date="2026-01-01T00:00:00Z">
        <w:r>
          <w:delText xml:space="preserve">).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Given</w:delText>
        </w:r>
      </w:del>
      <w:del w:id="7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71" w:author="PR Preview" w:date="2026-01-01T00:00:00Z">
        <w:r>
          <w:delText xml:space="preserve">,</w:delText>
        </w:r>
      </w:del>
      <w:del w:id="72" w:author="PR Preview" w:date="2026-01-01T00:00:00Z">
        <w:r>
          <w:delText xml:space="preserve"> </w:delText>
        </w:r>
      </w:del>
      <m:oMath>
        <m:r>
          <m:t>Y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is binary with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0.6</m:t>
        </m:r>
      </m:oMath>
      <w:del w:id="76" w:author="PR Preview" w:date="2026-01-01T00:00:00Z">
        <w:r>
          <w:delText xml:space="preserve">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so</w:delText>
        </w:r>
      </w:del>
      <w:del w:id="7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del w:id="80" w:author="PR Preview" w:date="2026-01-01T00:00:00Z">
        <w:r>
          <w:delText xml:space="preserve">, and by</w:delText>
        </w:r>
      </w:del>
      <w:del w:id="81" w:author="PR Preview" w:date="2026-01-01T00:00:00Z">
        <w:r>
          <w:delText xml:space="preserve"> </w:delText>
        </w:r>
      </w:del>
      <w:hyperlink w:anchor="def-cond-variance">
        <w:del w:id="8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8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84" w:author="PR Preview" w:date="2026-01-01T00:00:00Z">
        <w:r>
          <w:delText xml:space="preserve">The same steps with</w:delText>
        </w:r>
      </w:del>
      <w:del w:id="8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0.8</m:t>
        </m:r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give</w:delText>
        </w:r>
      </w:del>
      <w:del w:id="8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0.8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0.2</m:t>
        </m:r>
        <m:r>
          <m:rPr>
            <m:sty m:val="p"/>
          </m:rPr>
          <m:t>=</m:t>
        </m:r>
        <m:r>
          <m:t>0.16</m:t>
        </m:r>
      </m:oMath>
      <w:del w:id="89" w:author="PR Preview" w:date="2026-01-01T00:00:00Z">
        <w:r>
          <w:delText xml:space="preserve">.</w:delText>
        </w:r>
      </w:del>
    </w:p>
    <w:p>
      <w:pPr>
        <w:pStyle w:val="BodyText"/>
      </w:pPr>
      <w:ins w:id="90" w:author="PR Preview" w:date="2026-01-01T00:00:00Z">
        <w:r>
          <w:rPr>
            <w:b/>
            <w:bCs/>
          </w:rPr>
          <w:t xml:space="preserve">Example 4 (Conditional variance of a binary outcome)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Let</w:t>
        </w:r>
      </w:ins>
      <w:ins w:id="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have the joint PMF</w:t>
        </w:r>
      </w:ins>
      <w:ins w:id="9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ins w:id="97" w:author="PR Preview" w:date="2026-01-01T00:00:00Z">
        <w:r>
          <w:t xml:space="preserve">,</w:t>
        </w:r>
      </w:ins>
      <w:ins w:id="9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ins w:id="99" w:author="PR Preview" w:date="2026-01-01T00:00:00Z">
        <w:r>
          <w:t xml:space="preserve">,</w:t>
        </w:r>
      </w:ins>
      <w:ins w:id="10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(the table in the</w:t>
        </w:r>
      </w:ins>
      <w:ins w:id="105" w:author="PR Preview" w:date="2026-01-01T00:00:00Z">
        <w:r>
          <w:t xml:space="preserve"> </w:t>
        </w:r>
      </w:ins>
      <w:hyperlink r:id="rId34">
        <w:ins w:id="106" w:author="PR Preview" w:date="2026-01-01T00:00:00Z">
          <w:r>
            <w:rPr>
              <w:rStyle w:val="Hyperlink"/>
            </w:rPr>
            <w:t xml:space="preserve">expectation page’s exercise</w:t>
          </w:r>
        </w:ins>
      </w:hyperlink>
      <w:ins w:id="107" w:author="PR Preview" w:date="2026-01-01T00:00:00Z">
        <w:r>
          <w:t xml:space="preserve">).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Given</w:t>
        </w:r>
      </w:ins>
      <w:ins w:id="11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11" w:author="PR Preview" w:date="2026-01-01T00:00:00Z">
        <w:r>
          <w:t xml:space="preserve">,</w:t>
        </w:r>
      </w:ins>
      <w:ins w:id="112" w:author="PR Preview" w:date="2026-01-01T00:00:00Z">
        <w:r>
          <w:t xml:space="preserve"> </w:t>
        </w:r>
      </w:ins>
      <m:oMath>
        <m:r>
          <m:t>Y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is binary 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15" w:author="PR Preview" w:date="2026-01-01T00:00:00Z">
        <w:r>
          <w:t xml:space="preserve">so</w:t>
        </w:r>
      </w:ins>
      <w:ins w:id="11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ins w:id="117" w:author="PR Preview" w:date="2026-01-01T00:00:00Z">
        <w:r>
          <w:t xml:space="preserve">, and by</w:t>
        </w:r>
      </w:ins>
      <w:ins w:id="118" w:author="PR Preview" w:date="2026-01-01T00:00:00Z">
        <w:r>
          <w:t xml:space="preserve"> </w:t>
        </w:r>
      </w:ins>
      <w:hyperlink w:anchor="def-cond-variance">
        <w:ins w:id="11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2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21" w:author="PR Preview" w:date="2026-01-01T00:00:00Z">
        <w:r>
          <w:t xml:space="preserve">The same steps 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ins w:id="122" w:author="PR Preview" w:date="2026-01-01T00:00:00Z">
        <w:r>
          <w:t xml:space="preserve">give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del w:id="123" w:author="PR Preview" w:date="2026-01-01T00:00:00Z">
        <w:r>
          <w:rPr>
            <w:b/>
            <w:bCs/>
          </w:rPr>
          <w:delText xml:space="preserve">Example 5 (A homoskedastic total)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Flip two fair coins, let</w:delText>
        </w:r>
      </w:del>
      <w:del w:id="12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indicate heads on the first,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and let</w:delText>
        </w:r>
      </w:del>
      <w:del w:id="131" w:author="PR Preview" w:date="2026-01-01T00:00:00Z">
        <w:r>
          <w:delText xml:space="preserve"> </w:delText>
        </w:r>
      </w:del>
      <m:oMath>
        <m:r>
          <m:t>Y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be the total number of heads.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Given</w:delText>
        </w:r>
      </w:del>
      <w:del w:id="13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137" w:author="PR Preview" w:date="2026-01-01T00:00:00Z">
        <w:r>
          <w:delText xml:space="preserve">,</w:delText>
        </w:r>
      </w:del>
      <w:del w:id="138" w:author="PR Preview" w:date="2026-01-01T00:00:00Z">
        <w:r>
          <w:delText xml:space="preserve"> </w:delText>
        </w:r>
      </w:del>
      <m:oMath>
        <m:r>
          <m:t>Y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is</w:delText>
        </w:r>
      </w:del>
      <w:del w:id="141" w:author="PR Preview" w:date="2026-01-01T00:00:00Z">
        <w:r>
          <w:delText xml:space="preserve"> </w:delText>
        </w:r>
      </w:del>
      <m:oMath>
        <m:r>
          <m:t>0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or</w:delText>
        </w:r>
      </w:del>
      <w:del w:id="144" w:author="PR Preview" w:date="2026-01-01T00:00:00Z">
        <w:r>
          <w:delText xml:space="preserve"> </w:delText>
        </w:r>
      </w:del>
      <m:oMath>
        <m:r>
          <m:t>1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with probability</w:delText>
        </w:r>
      </w:del>
      <w:del w:id="14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each;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given</w:delText>
        </w:r>
      </w:del>
      <w:del w:id="15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del w:id="153" w:author="PR Preview" w:date="2026-01-01T00:00:00Z">
        <w:r>
          <w:delText xml:space="preserve">,</w:delText>
        </w:r>
      </w:del>
      <w:del w:id="154" w:author="PR Preview" w:date="2026-01-01T00:00:00Z">
        <w:r>
          <w:delText xml:space="preserve"> </w:delText>
        </w:r>
      </w:del>
      <m:oMath>
        <m:r>
          <m:t>Y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is</w:delText>
        </w:r>
      </w:del>
      <w:del w:id="157" w:author="PR Preview" w:date="2026-01-01T00:00:00Z">
        <w:r>
          <w:delText xml:space="preserve"> </w:delText>
        </w:r>
      </w:del>
      <m:oMath>
        <m:r>
          <m:t>1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or</w:delText>
        </w:r>
      </w:del>
      <w:del w:id="160" w:author="PR Preview" w:date="2026-01-01T00:00:00Z">
        <w:r>
          <w:delText xml:space="preserve"> </w:delText>
        </w:r>
      </w:del>
      <m:oMath>
        <m:r>
          <m:t>2</m:t>
        </m:r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with probability</w:delText>
        </w:r>
      </w:del>
      <w:del w:id="16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each.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Either way,</w:delText>
        </w:r>
      </w:del>
      <w:del w:id="168" w:author="PR Preview" w:date="2026-01-01T00:00:00Z">
        <w:r>
          <w:delText xml:space="preserve"> </w:delText>
        </w:r>
      </w:del>
      <m:oMath>
        <m:r>
          <m:t>Y</m:t>
        </m:r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is</w:delText>
        </w:r>
      </w:del>
      <w:del w:id="17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away from its conditional mean with probability 1,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so</w:delText>
        </w:r>
      </w:del>
      <w:del w:id="176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177" w:author="PR Preview" w:date="2026-01-01T00:00:00Z">
        <w:r>
          <w:delText xml:space="preserve">,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and</w:delText>
        </w:r>
      </w:del>
      <w:del w:id="180" w:author="PR Preview" w:date="2026-01-01T00:00:00Z">
        <w:r>
          <w:delText xml:space="preserve"> </w:delText>
        </w:r>
      </w:del>
      <m:oMath>
        <m:r>
          <m:t>Y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is homoskedastic with respect to</w:delText>
        </w:r>
      </w:del>
      <w:del w:id="18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84" w:author="PR Preview" w:date="2026-01-01T00:00:00Z">
        <w:r>
          <w:delText xml:space="preserve">, with</w:delText>
        </w:r>
      </w:del>
      <w:del w:id="18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186" w:author="PR Preview" w:date="2026-01-01T00:00:00Z">
        <w:r>
          <w:delText xml:space="preserve">.</w:delText>
        </w:r>
      </w:del>
    </w:p>
    <w:p>
      <w:pPr>
        <w:pStyle w:val="BodyText"/>
      </w:pPr>
      <w:ins w:id="187" w:author="PR Preview" w:date="2026-01-01T00:00:00Z">
        <w:r>
          <w:rPr>
            <w:b/>
            <w:bCs/>
          </w:rPr>
          <w:t xml:space="preserve">Example 5 (A homoskedastic total)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Flip two fair coins, let</w:t>
        </w:r>
      </w:ins>
      <w:ins w:id="19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indicate heads on the first,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and let</w:t>
        </w:r>
      </w:ins>
      <w:ins w:id="195" w:author="PR Preview" w:date="2026-01-01T00:00:00Z">
        <w:r>
          <w:t xml:space="preserve"> </w:t>
        </w:r>
      </w:ins>
      <m:oMath>
        <m:r>
          <m:t>Y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be the total number of heads.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Given</w:t>
        </w:r>
      </w:ins>
      <w:ins w:id="20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201" w:author="PR Preview" w:date="2026-01-01T00:00:00Z">
        <w:r>
          <w:t xml:space="preserve">,</w:t>
        </w:r>
      </w:ins>
      <w:ins w:id="202" w:author="PR Preview" w:date="2026-01-01T00:00:00Z">
        <w:r>
          <w:t xml:space="preserve"> </w:t>
        </w:r>
      </w:ins>
      <m:oMath>
        <m:r>
          <m:t>Y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is</w:t>
        </w:r>
      </w:ins>
      <w:ins w:id="205" w:author="PR Preview" w:date="2026-01-01T00:00:00Z">
        <w:r>
          <w:t xml:space="preserve"> </w:t>
        </w:r>
      </w:ins>
      <m:oMath>
        <m:r>
          <m:t>0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or</w:t>
        </w:r>
      </w:ins>
      <w:ins w:id="208" w:author="PR Preview" w:date="2026-01-01T00:00:00Z">
        <w:r>
          <w:t xml:space="preserve"> </w:t>
        </w:r>
      </w:ins>
      <m:oMath>
        <m:r>
          <m:t>1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with probability</w:t>
        </w:r>
      </w:ins>
      <w:ins w:id="21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each;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given</w:t>
        </w:r>
      </w:ins>
      <w:ins w:id="21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217" w:author="PR Preview" w:date="2026-01-01T00:00:00Z">
        <w:r>
          <w:t xml:space="preserve">,</w:t>
        </w:r>
      </w:ins>
      <w:ins w:id="218" w:author="PR Preview" w:date="2026-01-01T00:00:00Z">
        <w:r>
          <w:t xml:space="preserve"> </w:t>
        </w:r>
      </w:ins>
      <m:oMath>
        <m:r>
          <m:t>Y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is</w:t>
        </w:r>
      </w:ins>
      <w:ins w:id="221" w:author="PR Preview" w:date="2026-01-01T00:00:00Z">
        <w:r>
          <w:t xml:space="preserve"> </w:t>
        </w:r>
      </w:ins>
      <m:oMath>
        <m:r>
          <m:t>1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or</w:t>
        </w:r>
      </w:ins>
      <w:ins w:id="224" w:author="PR Preview" w:date="2026-01-01T00:00:00Z">
        <w:r>
          <w:t xml:space="preserve"> </w:t>
        </w:r>
      </w:ins>
      <m:oMath>
        <m:r>
          <m:t>2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with probability</w:t>
        </w:r>
      </w:ins>
      <w:ins w:id="22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each.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Either way,</w:t>
        </w:r>
      </w:ins>
      <w:ins w:id="232" w:author="PR Preview" w:date="2026-01-01T00:00:00Z">
        <w:r>
          <w:t xml:space="preserve"> </w:t>
        </w:r>
      </w:ins>
      <m:oMath>
        <m:r>
          <m:t>Y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is</w:t>
        </w:r>
      </w:ins>
      <w:ins w:id="23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away from its conditional mean with probability 1,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40" w:author="PR Preview" w:date="2026-01-01T00:00:00Z">
        <w:r>
          <w:t xml:space="preserve">and</w:t>
        </w:r>
      </w:ins>
      <w:ins w:id="241" w:author="PR Preview" w:date="2026-01-01T00:00:00Z">
        <w:r>
          <w:t xml:space="preserve"> </w:t>
        </w:r>
      </w:ins>
      <m:oMath>
        <m:r>
          <m:t>Y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is homoskedastic with respect to</w:t>
        </w:r>
      </w:ins>
      <w:ins w:id="24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245" w:author="PR Preview" w:date="2026-01-01T00:00:00Z">
        <w:r>
          <w:t xml:space="preserve">, with</w:t>
        </w:r>
      </w:ins>
      <w:ins w:id="24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247" w:author="PR Preview" w:date="2026-01-01T00:00:00Z">
        <w:r>
          <w:t xml:space="preserve">.</w:t>
        </w:r>
      </w:ins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del w:id="248" w:author="PR Preview" w:date="2026-01-01T00:00:00Z">
        <w:r>
          <w:rPr>
            <w:b/>
            <w:bCs/>
          </w:rPr>
          <w:delText xml:space="preserve">Example 6 (A heteroskedastic binary outcome)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In</w:delText>
        </w:r>
      </w:del>
      <w:del w:id="251" w:author="PR Preview" w:date="2026-01-01T00:00:00Z">
        <w:r>
          <w:delText xml:space="preserve"> </w:delText>
        </w:r>
      </w:del>
      <w:hyperlink w:anchor="exm-cond-variance">
        <w:del w:id="252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253" w:author="PR Preview" w:date="2026-01-01T00:00:00Z">
        <w:r>
          <w:delText xml:space="preserve">,</w:delText>
        </w:r>
      </w:del>
      <w:del w:id="254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  <m:r>
          <m:rPr>
            <m:sty m:val="p"/>
          </m:rPr>
          <m:t>≠</m:t>
        </m:r>
        <m:r>
          <m:t>0.16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del w:id="255" w:author="PR Preview" w:date="2026-01-01T00:00:00Z">
        <w:r>
          <w:delText xml:space="preserve">,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so</w:delText>
        </w:r>
      </w:del>
      <w:del w:id="258" w:author="PR Preview" w:date="2026-01-01T00:00:00Z">
        <w:r>
          <w:delText xml:space="preserve"> </w:delText>
        </w:r>
      </w:del>
      <m:oMath>
        <m:r>
          <m:t>Y</m:t>
        </m:r>
      </m:oMath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is heteroskedastic with respect to</w:delText>
        </w:r>
      </w:del>
      <w:del w:id="261" w:author="PR Preview" w:date="2026-01-01T00:00:00Z">
        <w:r>
          <w:delText xml:space="preserve"> </w:delText>
        </w:r>
      </w:del>
      <m:oMath>
        <m:r>
          <m:t>X</m:t>
        </m:r>
      </m:oMath>
      <w:del w:id="262" w:author="PR Preview" w:date="2026-01-01T00:00:00Z">
        <w:r>
          <w:delText xml:space="preserve">.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More generally, a binary outcome with</w:delText>
        </w:r>
      </w:del>
      <w:del w:id="26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has conditional variance</w:delText>
        </w:r>
      </w:del>
      <w:del w:id="268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269" w:author="PR Preview" w:date="2026-01-01T00:00:00Z">
        <w:r>
          <w:delText xml:space="preserve">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so it is homoskedastic only if</w:delText>
        </w:r>
      </w:del>
      <w:del w:id="272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takes at most two values,</w:delText>
        </w:r>
      </w:del>
      <w:del w:id="275" w:author="PR Preview" w:date="2026-01-01T00:00:00Z">
        <w:r>
          <w:delText xml:space="preserve"> </w:delText>
        </w:r>
      </w:del>
      <m:oMath>
        <m:r>
          <m:t>π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and</w:delText>
        </w:r>
      </w:del>
      <w:del w:id="27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π</m:t>
        </m:r>
      </m:oMath>
      <w:del w:id="279" w:author="PR Preview" w:date="2026-01-01T00:00:00Z">
        <w:r>
          <w:delText xml:space="preserve">, for some</w:delText>
        </w:r>
      </w:del>
      <w:del w:id="280" w:author="PR Preview" w:date="2026-01-01T00:00:00Z">
        <w:r>
          <w:delText xml:space="preserve"> </w:delText>
        </w:r>
      </w:del>
      <m:oMath>
        <m:r>
          <m:t>π</m:t>
        </m:r>
      </m:oMath>
      <w:del w:id="281" w:author="PR Preview" w:date="2026-01-01T00:00:00Z">
        <w:r>
          <w:delText xml:space="preserve">.</w:delText>
        </w:r>
      </w:del>
    </w:p>
    <w:p>
      <w:pPr>
        <w:pStyle w:val="BodyText"/>
      </w:pPr>
      <w:ins w:id="282" w:author="PR Preview" w:date="2026-01-01T00:00:00Z">
        <w:r>
          <w:rPr>
            <w:b/>
            <w:bCs/>
          </w:rPr>
          <w:t xml:space="preserve">Example 6 (A heteroskedastic binary outcome)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In</w:t>
        </w:r>
      </w:ins>
      <w:ins w:id="285" w:author="PR Preview" w:date="2026-01-01T00:00:00Z">
        <w:r>
          <w:t xml:space="preserve"> </w:t>
        </w:r>
      </w:ins>
      <w:hyperlink w:anchor="exm-cond-variance">
        <w:ins w:id="286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8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88" w:author="PR Preview" w:date="2026-01-01T00:00:00Z">
        <w:r>
          <w:t xml:space="preserve">so</w:t>
        </w:r>
      </w:ins>
      <w:ins w:id="289" w:author="PR Preview" w:date="2026-01-01T00:00:00Z">
        <w:r>
          <w:t xml:space="preserve"> </w:t>
        </w:r>
      </w:ins>
      <m:oMath>
        <m:r>
          <m:t>Y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is heteroskedastic with respect to</w:t>
        </w:r>
      </w:ins>
      <w:ins w:id="292" w:author="PR Preview" w:date="2026-01-01T00:00:00Z">
        <w:r>
          <w:t xml:space="preserve"> </w:t>
        </w:r>
      </w:ins>
      <m:oMath>
        <m:r>
          <m:t>X</m:t>
        </m:r>
      </m:oMath>
      <w:ins w:id="293" w:author="PR Preview" w:date="2026-01-01T00:00:00Z">
        <w:r>
          <w:t xml:space="preserve">.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More generally, a binary outcome with</w:t>
        </w:r>
      </w:ins>
      <w:ins w:id="29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has conditional variance</w:t>
        </w:r>
      </w:ins>
      <w:ins w:id="29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300" w:author="PR Preview" w:date="2026-01-01T00:00:00Z">
        <w:r>
          <w:t xml:space="preserve">,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so it is homoskedastic only if</w:t>
        </w:r>
      </w:ins>
      <w:ins w:id="30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takes at most two values,</w:t>
        </w:r>
      </w:ins>
      <w:ins w:id="306" w:author="PR Preview" w:date="2026-01-01T00:00:00Z">
        <w:r>
          <w:t xml:space="preserve"> </w:t>
        </w:r>
      </w:ins>
      <m:oMath>
        <m:r>
          <m:t>π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</w:t>
        </w:r>
      </w:ins>
      <w:ins w:id="30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π</m:t>
        </m:r>
      </m:oMath>
      <w:ins w:id="310" w:author="PR Preview" w:date="2026-01-01T00:00:00Z">
        <w:r>
          <w:t xml:space="preserve">, for some</w:t>
        </w:r>
      </w:ins>
      <w:ins w:id="311" w:author="PR Preview" w:date="2026-01-01T00:00:00Z">
        <w:r>
          <w:t xml:space="preserve"> </w:t>
        </w:r>
      </w:ins>
      <m:oMath>
        <m:r>
          <m:t>π</m:t>
        </m:r>
      </m:oMath>
      <w:ins w:id="312" w:author="PR Preview" w:date="2026-01-01T00:00:00Z">
        <w:r>
          <w:t xml:space="preserve">.</w:t>
        </w:r>
      </w:ins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del w:id="313" w:author="PR Preview" w:date="2026-01-01T00:00:00Z">
        <w:r>
          <w:delText xml:space="preserve">Second term: by the law of iterated expectations,</w:delText>
        </w:r>
      </w:del>
      <w:del w:id="31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del w:id="315" w:author="PR Preview" w:date="2026-01-01T00:00:00Z">
        <w:r>
          <w:delText xml:space="preserve">, so:</w:delText>
        </w:r>
      </w:del>
    </w:p>
    <w:p>
      <w:pPr>
        <w:pStyle w:val="FirstParagraph"/>
      </w:pPr>
      <w:ins w:id="316" w:author="PR Preview" w:date="2026-01-01T00:00:00Z">
        <w:r>
          <w:t xml:space="preserve">Second term: by the law of iterated expectations,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17" w:author="PR Preview" w:date="2026-01-01T00:00:00Z">
        <w:r>
          <w:t xml:space="preserve">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del w:id="318" w:author="PR Preview" w:date="2026-01-01T00:00:00Z">
        <w:r>
          <w:rPr>
            <w:b/>
            <w:bCs/>
          </w:rPr>
          <w:delText xml:space="preserve">Example 7 (Decomposing the variance of a binary outcome)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Continuing</w:delText>
        </w:r>
      </w:del>
      <w:del w:id="321" w:author="PR Preview" w:date="2026-01-01T00:00:00Z">
        <w:r>
          <w:delText xml:space="preserve"> </w:delText>
        </w:r>
      </w:del>
      <w:hyperlink w:anchor="exm-cond-variance">
        <w:del w:id="322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323" w:author="PR Preview" w:date="2026-01-01T00:00:00Z">
        <w:r>
          <w:delText xml:space="preserve">,</w:delText>
        </w:r>
      </w:del>
      <w:del w:id="32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del w:id="325" w:author="PR Preview" w:date="2026-01-01T00:00:00Z">
        <w:r>
          <w:delText xml:space="preserve">,</w:delText>
        </w:r>
      </w:del>
      <w:del w:id="32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del w:id="327" w:author="PR Preview" w:date="2026-01-01T00:00:00Z">
        <w:r>
          <w:delText xml:space="preserve">, and</w:delText>
        </w:r>
      </w:del>
      <w:del w:id="32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del w:id="329" w:author="PR Preview" w:date="2026-01-01T00:00:00Z">
        <w:r>
          <w:delText xml:space="preserve">,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so</w:delText>
        </w:r>
      </w:del>
      <w:del w:id="33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del w:id="333" w:author="PR Preview" w:date="2026-01-01T00:00:00Z">
        <w:r>
          <w:delText xml:space="preserve">, and by</w:delText>
        </w:r>
      </w:del>
      <w:del w:id="334" w:author="PR Preview" w:date="2026-01-01T00:00:00Z">
        <w:r>
          <w:delText xml:space="preserve"> </w:delText>
        </w:r>
      </w:del>
      <w:hyperlink w:anchor="thm-total-variance">
        <w:del w:id="335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33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del w:id="337" w:author="PR Preview" w:date="2026-01-01T00:00:00Z">
        <w:r>
          <w:delText xml:space="preserve">As a check,</w:delText>
        </w:r>
      </w:del>
      <w:del w:id="338" w:author="PR Preview" w:date="2026-01-01T00:00:00Z">
        <w:r>
          <w:delText xml:space="preserve"> </w:delText>
        </w:r>
      </w:del>
      <m:oMath>
        <m:r>
          <m:t>Y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is Bernoulli with</w:delText>
        </w:r>
      </w:del>
      <w:del w:id="34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=</m:t>
        </m:r>
        <m:r>
          <m:t>0.7</m:t>
        </m:r>
      </m:oMath>
      <w:del w:id="342" w:author="PR Preview" w:date="2026-01-01T00:00:00Z">
        <w:r>
          <w:delText xml:space="preserve">,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so by</w:delText>
        </w:r>
      </w:del>
      <w:del w:id="345" w:author="PR Preview" w:date="2026-01-01T00:00:00Z">
        <w:r>
          <w:delText xml:space="preserve"> </w:delText>
        </w:r>
      </w:del>
      <w:hyperlink w:anchor="exm-variance-bernoulli">
        <w:del w:id="34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47" w:author="PR Preview" w:date="2026-01-01T00:00:00Z">
        <w:r>
          <w:delText xml:space="preserve">,</w:delText>
        </w:r>
      </w:del>
      <w:del w:id="34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⋅</m:t>
        </m:r>
        <m:r>
          <m:t>0.3</m:t>
        </m:r>
        <m:r>
          <m:rPr>
            <m:sty m:val="p"/>
          </m:rPr>
          <m:t>=</m:t>
        </m:r>
        <m:r>
          <m:t>0.21</m:t>
        </m:r>
      </m:oMath>
      <w:del w:id="349" w:author="PR Preview" w:date="2026-01-01T00:00:00Z">
        <w:r>
          <w:delText xml:space="preserve">.</w:delText>
        </w:r>
      </w:del>
    </w:p>
    <w:p>
      <w:pPr>
        <w:pStyle w:val="BodyText"/>
      </w:pPr>
      <w:ins w:id="350" w:author="PR Preview" w:date="2026-01-01T00:00:00Z">
        <w:r>
          <w:rPr>
            <w:b/>
            <w:bCs/>
          </w:rPr>
          <w:t xml:space="preserve">Example 7 (Decomposing the variance of a binary outcome)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Continuing</w:t>
        </w:r>
      </w:ins>
      <w:ins w:id="353" w:author="PR Preview" w:date="2026-01-01T00:00:00Z">
        <w:r>
          <w:t xml:space="preserve"> </w:t>
        </w:r>
      </w:ins>
      <w:hyperlink w:anchor="exm-cond-variance">
        <w:ins w:id="354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5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ins w:id="356" w:author="PR Preview" w:date="2026-01-01T00:00:00Z">
        <w:r>
          <w:t xml:space="preserve">, and</w:t>
        </w:r>
      </w:ins>
      <w:ins w:id="35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ins w:id="358" w:author="PR Preview" w:date="2026-01-01T00:00:00Z">
        <w:r>
          <w:t xml:space="preserve">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so</w:t>
        </w:r>
      </w:ins>
      <w:ins w:id="36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ins w:id="362" w:author="PR Preview" w:date="2026-01-01T00:00:00Z">
        <w:r>
          <w:t xml:space="preserve">, and by</w:t>
        </w:r>
      </w:ins>
      <w:ins w:id="363" w:author="PR Preview" w:date="2026-01-01T00:00:00Z">
        <w:r>
          <w:t xml:space="preserve"> </w:t>
        </w:r>
      </w:ins>
      <w:hyperlink w:anchor="thm-total-variance">
        <w:ins w:id="36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6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ins w:id="366" w:author="PR Preview" w:date="2026-01-01T00:00:00Z">
        <w:r>
          <w:t xml:space="preserve">As a check,</w:t>
        </w:r>
      </w:ins>
      <w:ins w:id="367" w:author="PR Preview" w:date="2026-01-01T00:00:00Z">
        <w:r>
          <w:t xml:space="preserve"> </w:t>
        </w:r>
      </w:ins>
      <m:oMath>
        <m:r>
          <m:t>Y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is Bernoulli 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70" w:author="PR Preview" w:date="2026-01-01T00:00:00Z">
        <w:r>
          <w:t xml:space="preserve">so by</w:t>
        </w:r>
      </w:ins>
      <w:ins w:id="371" w:author="PR Preview" w:date="2026-01-01T00:00:00Z">
        <w:r>
          <w:t xml:space="preserve"> </w:t>
        </w:r>
      </w:ins>
      <w:hyperlink w:anchor="exm-variance-bernoulli">
        <w:ins w:id="37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7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del w:id="374" w:author="PR Preview" w:date="2026-01-01T00:00:00Z">
        <w:r>
          <w:rPr>
            <w:b/>
            <w:bCs/>
          </w:rPr>
          <w:delText xml:space="preserve">Example 8 (Precision and standard deviation of a fair coin flip)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In</w:delText>
        </w:r>
      </w:del>
      <w:del w:id="377" w:author="PR Preview" w:date="2026-01-01T00:00:00Z">
        <w:r>
          <w:delText xml:space="preserve"> </w:delText>
        </w:r>
      </w:del>
      <w:hyperlink w:anchor="exm-variance-bernoulli">
        <w:del w:id="37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79" w:author="PR Preview" w:date="2026-01-01T00:00:00Z">
        <w:r>
          <w:delText xml:space="preserve">, a fair coin flip has</w:delText>
        </w:r>
      </w:del>
      <w:del w:id="380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381" w:author="PR Preview" w:date="2026-01-01T00:00:00Z">
        <w:r>
          <w:delText xml:space="preserve">,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so its precision is</w:delText>
        </w:r>
      </w:del>
      <w:del w:id="384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and its standard deviation is</w:delText>
        </w:r>
      </w:del>
      <w:del w:id="387" w:author="PR Preview" w:date="2026-01-01T00:00:00Z">
        <w:r>
          <w:delText xml:space="preserve"> </w:delText>
        </w:r>
      </w:del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388" w:author="PR Preview" w:date="2026-01-01T00:00:00Z">
        <w:r>
          <w:delText xml:space="preserve">.</w:delText>
        </w:r>
      </w:del>
    </w:p>
    <w:p>
      <w:pPr>
        <w:pStyle w:val="BodyText"/>
      </w:pPr>
      <w:ins w:id="389" w:author="PR Preview" w:date="2026-01-01T00:00:00Z">
        <w:r>
          <w:rPr>
            <w:b/>
            <w:bCs/>
          </w:rPr>
          <w:t xml:space="preserve">Example 8 (Precision and standard deviation of a fair coin flip)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In</w:t>
        </w:r>
      </w:ins>
      <w:ins w:id="392" w:author="PR Preview" w:date="2026-01-01T00:00:00Z">
        <w:r>
          <w:t xml:space="preserve"> </w:t>
        </w:r>
      </w:ins>
      <w:hyperlink w:anchor="exm-variance-bernoulli">
        <w:ins w:id="39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94" w:author="PR Preview" w:date="2026-01-01T00:00:00Z">
        <w:r>
          <w:t xml:space="preserve">, a fair coin flip has</w:t>
        </w:r>
      </w:ins>
      <w:ins w:id="39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396" w:author="PR Preview" w:date="2026-01-01T00:00:00Z">
        <w:r>
          <w:t xml:space="preserve">,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so its precision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ins w:id="399" w:author="PR Preview" w:date="2026-01-01T00:00:00Z">
        <w:r>
          <w:t xml:space="preserve">and its standard deviation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del w:id="400" w:author="PR Preview" w:date="2026-01-01T00:00:00Z">
        <w:r>
          <w:rPr>
            <w:b/>
            <w:bCs/>
          </w:rPr>
          <w:delText xml:space="preserve">Example 9 (Computing the bias of a prediction)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Suppose</w:delText>
        </w:r>
      </w:del>
      <w:del w:id="40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del w:id="404" w:author="PR Preview" w:date="2026-01-01T00:00:00Z">
        <w:r>
          <w:delText xml:space="preserve">,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and the predictions</w:delText>
        </w:r>
      </w:del>
      <w:del w:id="40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408" w:author="PR Preview" w:date="2026-01-01T00:00:00Z">
        <w:r>
          <w:delText xml:space="preserve">,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over repeated training sets,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average</w:delText>
        </w:r>
      </w:del>
      <w:del w:id="413" w:author="PR Preview" w:date="2026-01-01T00:00:00Z">
        <w:r>
          <w:delText xml:space="preserve"> </w:delText>
        </w:r>
      </w:del>
      <m:oMath>
        <m:r>
          <m:t>11</m:t>
        </m:r>
      </m:oMath>
      <w:del w:id="414" w:author="PR Preview" w:date="2026-01-01T00:00:00Z">
        <w:r>
          <w:delText xml:space="preserve">.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Then</w:delText>
        </w:r>
      </w:del>
      <w:del w:id="417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</m:t>
        </m:r>
      </m:oMath>
      <w:del w:id="418" w:author="PR Preview" w:date="2026-01-01T00:00:00Z">
        <w:r>
          <w:delText xml:space="preserve">.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The squared bias is</w:delText>
        </w:r>
      </w:del>
      <w:del w:id="421" w:author="PR Preview" w:date="2026-01-01T00:00:00Z">
        <w:r>
          <w:delText xml:space="preserve"> </w:delText>
        </w:r>
      </w:del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del w:id="422" w:author="PR Preview" w:date="2026-01-01T00:00:00Z">
        <w:r>
          <w:delText xml:space="preserve">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the value in</w:delText>
        </w:r>
      </w:del>
      <w:del w:id="425" w:author="PR Preview" w:date="2026-01-01T00:00:00Z">
        <w:r>
          <w:delText xml:space="preserve"> </w:delText>
        </w:r>
      </w:del>
      <w:hyperlink w:anchor="exr-prediction-error">
        <w:del w:id="426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427" w:author="PR Preview" w:date="2026-01-01T00:00:00Z">
        <w:r>
          <w:delText xml:space="preserve">.</w:delText>
        </w:r>
      </w:del>
    </w:p>
    <w:p>
      <w:pPr>
        <w:pStyle w:val="BodyText"/>
      </w:pPr>
      <w:ins w:id="428" w:author="PR Preview" w:date="2026-01-01T00:00:00Z">
        <w:r>
          <w:rPr>
            <w:b/>
            <w:bCs/>
          </w:rPr>
          <w:t xml:space="preserve">Example 9 (Computing the bias of a prediction)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Suppose</w:t>
        </w:r>
      </w:ins>
      <w:ins w:id="4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and the predictions</w:t>
        </w:r>
      </w:ins>
      <w:ins w:id="43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436" w:author="PR Preview" w:date="2026-01-01T00:00:00Z">
        <w:r>
          <w:t xml:space="preserve">,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over repeated training sets,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average</w:t>
        </w:r>
      </w:ins>
      <w:ins w:id="441" w:author="PR Preview" w:date="2026-01-01T00:00:00Z">
        <w:r>
          <w:t xml:space="preserve"> </w:t>
        </w:r>
      </w:ins>
      <m:oMath>
        <m:r>
          <m:t>11</m:t>
        </m:r>
      </m:oMath>
      <w:ins w:id="442" w:author="PR Preview" w:date="2026-01-01T00:00:00Z">
        <w:r>
          <w:t xml:space="preserve">.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445" w:author="PR Preview" w:date="2026-01-01T00:00:00Z">
        <w:r>
          <w:t xml:space="preserve">The squared bias is</w:t>
        </w:r>
      </w:ins>
      <w:ins w:id="446" w:author="PR Preview" w:date="2026-01-01T00:00:00Z">
        <w:r>
          <w:t xml:space="preserve"> </w:t>
        </w:r>
      </w:ins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ins w:id="447" w:author="PR Preview" w:date="2026-01-01T00:00:00Z">
        <w:r>
          <w:t xml:space="preserve">,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the value in</w:t>
        </w:r>
      </w:ins>
      <w:ins w:id="450" w:author="PR Preview" w:date="2026-01-01T00:00:00Z">
        <w:r>
          <w:t xml:space="preserve"> </w:t>
        </w:r>
      </w:ins>
      <w:hyperlink w:anchor="exr-prediction-error">
        <w:ins w:id="451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52" w:author="PR Preview" w:date="2026-01-01T00:00:00Z">
        <w:r>
          <w:t xml:space="preserve">.</w:t>
        </w:r>
      </w:ins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53" w:author="PR Preview" w:date="2026-01-01T00:00:00Z">
        <w:r>
          <w:delText xml:space="preserve">,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because</w:delText>
        </w:r>
      </w:del>
      <w:del w:id="456" w:author="PR Preview" w:date="2026-01-01T00:00:00Z">
        <w:r>
          <w:delText xml:space="preserve"> </w:delText>
        </w:r>
      </w:del>
      <m:oMath>
        <m:r>
          <m:t>ε</m:t>
        </m:r>
      </m:oMath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is independent of</w:delText>
        </w:r>
      </w:del>
      <w:del w:id="45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460" w:author="PR Preview" w:date="2026-01-01T00:00:00Z">
        <w:r>
          <w:delText xml:space="preserve">,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hence of</w:delText>
        </w:r>
      </w:del>
      <w:del w:id="463" w:author="PR Preview" w:date="2026-01-01T00:00:00Z">
        <w:r>
          <w:delText xml:space="preserve"> </w:delText>
        </w:r>
      </w:del>
      <m:oMath>
        <m:r>
          <m:t>D</m:t>
        </m:r>
      </m:oMath>
      <w:del w:id="464" w:author="PR Preview" w:date="2026-01-01T00:00:00Z">
        <w:r>
          <w:delText xml:space="preserve">,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and</w:delText>
        </w:r>
      </w:del>
      <w:del w:id="46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6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del w:id="469" w:author="PR Preview" w:date="2026-01-01T00:00:00Z">
        <w:r>
          <w:delText xml:space="preserve">By</w:delText>
        </w:r>
      </w:del>
      <w:del w:id="470" w:author="PR Preview" w:date="2026-01-01T00:00:00Z">
        <w:r>
          <w:delText xml:space="preserve"> </w:delText>
        </w:r>
      </w:del>
      <w:hyperlink w:anchor="thm-variance">
        <w:del w:id="471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472" w:author="PR Preview" w:date="2026-01-01T00:00:00Z">
        <w:r>
          <w:delText xml:space="preserve">,</w:delText>
        </w:r>
      </w:del>
      <w:del w:id="47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del w:id="474" w:author="PR Preview" w:date="2026-01-01T00:00:00Z">
        <w:r>
          <w:delText xml:space="preserve">.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Here</w:delText>
        </w:r>
      </w:del>
      <w:del w:id="477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del w:id="478" w:author="PR Preview" w:date="2026-01-01T00:00:00Z">
        <w:r>
          <w:delText xml:space="preserve">,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because</w:delText>
        </w:r>
      </w:del>
      <w:del w:id="4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is a constant,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and</w:delText>
        </w:r>
      </w:del>
      <w:del w:id="48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del w:id="487" w:author="PR Preview" w:date="2026-01-01T00:00:00Z">
        <w:r>
          <w:delText xml:space="preserve">,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so</w:delText>
        </w:r>
      </w:del>
      <w:del w:id="490" w:author="PR Preview" w:date="2026-01-01T00:00:00Z">
        <w:r>
          <w:delText xml:space="preserve"> </w:delText>
        </w:r>
      </w:del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del w:id="491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492" w:author="PR Preview" w:date="2026-01-01T00:00:00Z">
        <w:r>
          <w:t xml:space="preserve">because</w:t>
        </w:r>
      </w:ins>
      <w:ins w:id="493" w:author="PR Preview" w:date="2026-01-01T00:00:00Z">
        <w:r>
          <w:t xml:space="preserve"> </w:t>
        </w:r>
      </w:ins>
      <m:oMath>
        <m:r>
          <m:t>ε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is independent of</w:t>
        </w:r>
      </w:ins>
      <w:ins w:id="49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497" w:author="PR Preview" w:date="2026-01-01T00:00:00Z">
        <w:r>
          <w:t xml:space="preserve">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hence of</w:t>
        </w:r>
      </w:ins>
      <w:ins w:id="500" w:author="PR Preview" w:date="2026-01-01T00:00:00Z">
        <w:r>
          <w:t xml:space="preserve"> </w:t>
        </w:r>
      </w:ins>
      <m:oMath>
        <m:r>
          <m:t>D</m:t>
        </m:r>
      </m:oMath>
      <w:ins w:id="501" w:author="PR Preview" w:date="2026-01-01T00:00:00Z">
        <w:r>
          <w:t xml:space="preserve">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and</w:t>
        </w:r>
      </w:ins>
      <w:ins w:id="50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505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w:ins w:id="506" w:author="PR Preview" w:date="2026-01-01T00:00:00Z">
        <w:r>
          <w:t xml:space="preserve">By</w:t>
        </w:r>
      </w:ins>
      <w:ins w:id="507" w:author="PR Preview" w:date="2026-01-01T00:00:00Z">
        <w:r>
          <w:t xml:space="preserve"> </w:t>
        </w:r>
      </w:ins>
      <w:hyperlink w:anchor="thm-variance">
        <w:ins w:id="50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509" w:author="PR Preview" w:date="2026-01-01T00:00:00Z">
        <w:r>
          <w:t xml:space="preserve">,</w:t>
        </w:r>
      </w:ins>
      <w:ins w:id="51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511" w:author="PR Preview" w:date="2026-01-01T00:00:00Z">
        <w:r>
          <w:t xml:space="preserve">.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Here</w:t>
        </w:r>
      </w:ins>
      <w:ins w:id="51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ins w:id="515" w:author="PR Preview" w:date="2026-01-01T00:00:00Z">
        <w:r>
          <w:t xml:space="preserve">,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because</w:t>
        </w:r>
      </w:ins>
      <w:ins w:id="5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is a constant,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523" w:author="PR Preview" w:date="2026-01-01T00:00:00Z">
        <w:r>
          <w:t xml:space="preserve">so</w:t>
        </w:r>
      </w:ins>
      <w:ins w:id="524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525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2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del w:id="526" w:author="PR Preview" w:date="2026-01-01T00:00:00Z">
        <w:r>
          <w:rPr>
            <w:b/>
            <w:bCs/>
          </w:rPr>
          <w:delText xml:space="preserve">Example 10 (Covariance of a binary exposure and outcome)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For the joint PMF in</w:delText>
        </w:r>
      </w:del>
      <w:del w:id="529" w:author="PR Preview" w:date="2026-01-01T00:00:00Z">
        <w:r>
          <w:delText xml:space="preserve"> </w:delText>
        </w:r>
      </w:del>
      <w:hyperlink w:anchor="exm-cond-variance">
        <w:del w:id="530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531" w:author="PR Preview" w:date="2026-01-01T00:00:00Z">
        <w:r>
          <w:delText xml:space="preserve">,</w:delText>
        </w:r>
      </w:del>
      <w:del w:id="53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del w:id="535" w:author="PR Preview" w:date="2026-01-01T00:00:00Z">
        <w:r>
          <w:delText xml:space="preserve">, and</w:delText>
        </w:r>
      </w:del>
      <w:del w:id="53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del w:id="537" w:author="PR Preview" w:date="2026-01-01T00:00:00Z">
        <w:r>
          <w:delText xml:space="preserve">, so:</w:delText>
        </w:r>
      </w:del>
    </w:p>
    <w:p>
      <w:pPr>
        <w:pStyle w:val="FirstParagraph"/>
      </w:pPr>
      <w:ins w:id="538" w:author="PR Preview" w:date="2026-01-01T00:00:00Z">
        <w:r>
          <w:rPr>
            <w:b/>
            <w:bCs/>
          </w:rPr>
          <w:t xml:space="preserve">Example 10 (Covariance of a binary exposure and outcome)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For the joint PMF in</w:t>
        </w:r>
      </w:ins>
      <w:ins w:id="541" w:author="PR Preview" w:date="2026-01-01T00:00:00Z">
        <w:r>
          <w:t xml:space="preserve"> </w:t>
        </w:r>
      </w:ins>
      <w:hyperlink w:anchor="exm-cond-variance">
        <w:ins w:id="542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54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ins w:id="544" w:author="PR Preview" w:date="2026-01-01T00:00:00Z">
        <w:r>
          <w:t xml:space="preserve">, and</w:t>
        </w:r>
      </w:ins>
      <w:ins w:id="54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ins w:id="546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del w:id="547" w:author="PR Preview" w:date="2026-01-01T00:00:00Z">
        <w:r>
          <w:rPr>
            <w:b/>
            <w:bCs/>
          </w:rPr>
          <w:delText xml:space="preserve">Example 12 (Zero covariance without independence)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The converse of</w:delText>
        </w:r>
      </w:del>
      <w:del w:id="550" w:author="PR Preview" w:date="2026-01-01T00:00:00Z">
        <w:r>
          <w:delText xml:space="preserve"> </w:delText>
        </w:r>
      </w:del>
      <w:hyperlink w:anchor="thm-indpt-uncorrelated">
        <w:del w:id="551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is false.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Let</w:delText>
        </w:r>
      </w:del>
      <w:del w:id="556" w:author="PR Preview" w:date="2026-01-01T00:00:00Z">
        <w:r>
          <w:delText xml:space="preserve"> </w:delText>
        </w:r>
      </w:del>
      <m:oMath>
        <m:r>
          <m:t>X</m:t>
        </m:r>
      </m:oMath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take the values</w:delText>
        </w:r>
      </w:del>
      <w:del w:id="55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60" w:author="PR Preview" w:date="2026-01-01T00:00:00Z">
        <w:r>
          <w:delText xml:space="preserve">,</w:delText>
        </w:r>
      </w:del>
      <w:del w:id="561" w:author="PR Preview" w:date="2026-01-01T00:00:00Z">
        <w:r>
          <w:delText xml:space="preserve"> </w:delText>
        </w:r>
      </w:del>
      <m:oMath>
        <m:r>
          <m:t>0</m:t>
        </m:r>
      </m:oMath>
      <w:del w:id="562" w:author="PR Preview" w:date="2026-01-01T00:00:00Z">
        <w:r>
          <w:delText xml:space="preserve">, and</w:delText>
        </w:r>
      </w:del>
      <w:del w:id="563" w:author="PR Preview" w:date="2026-01-01T00:00:00Z">
        <w:r>
          <w:delText xml:space="preserve"> </w:delText>
        </w:r>
      </w:del>
      <m:oMath>
        <m:r>
          <m:t>1</m:t>
        </m:r>
      </m:oMath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with probability</w:delText>
        </w:r>
      </w:del>
      <w:del w:id="56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3</m:t>
        </m:r>
      </m:oMath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each,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and let</w:delText>
        </w:r>
      </w:del>
      <w:del w:id="57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572" w:author="PR Preview" w:date="2026-01-01T00:00:00Z">
        <w:r>
          <w:delText xml:space="preserve">.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Then</w:delText>
        </w:r>
      </w:del>
      <w:del w:id="57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</m:t>
        </m:r>
      </m:oMath>
      <w:del w:id="576" w:author="PR Preview" w:date="2026-01-01T00:00:00Z">
        <w:r>
          <w:delText xml:space="preserve">, and</w:delText>
        </w:r>
      </w:del>
      <w:del w:id="577" w:author="PR Preview" w:date="2026-01-01T00:00:00Z">
        <w:r>
          <w:delText xml:space="preserve"> </w:delText>
        </w:r>
      </w:del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X</m:t>
        </m:r>
      </m:oMath>
      <w:del w:id="578" w:author="PR Preview" w:date="2026-01-01T00:00:00Z">
        <w:r>
          <w:delText xml:space="preserve">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579" w:author="PR Preview" w:date="2026-01-01T00:00:00Z">
        <w:r>
          <w:delText xml:space="preserve">But</w:delText>
        </w:r>
      </w:del>
      <w:del w:id="580" w:author="PR Preview" w:date="2026-01-01T00:00:00Z">
        <w:r>
          <w:delText xml:space="preserve"> </w:delText>
        </w:r>
      </w:del>
      <m:oMath>
        <m:r>
          <m:t>X</m:t>
        </m:r>
      </m:oMath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and</w:delText>
        </w:r>
      </w:del>
      <w:del w:id="583" w:author="PR Preview" w:date="2026-01-01T00:00:00Z">
        <w:r>
          <w:delText xml:space="preserve"> </w:delText>
        </w:r>
      </w:del>
      <m:oMath>
        <m:r>
          <m:t>Y</m:t>
        </m:r>
      </m:oMath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are not independent:</w:delText>
        </w:r>
      </w:del>
      <w:del w:id="586" w:author="PR Preview" w:date="2026-01-01T00:00:00Z">
        <w:r>
          <w:delText xml:space="preserve"> </w:delText>
        </w:r>
      </w:del>
      <m:oMath>
        <m:r>
          <m:t>Y</m:t>
        </m:r>
      </m:oMath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is a function of</w:delText>
        </w:r>
      </w:del>
      <w:del w:id="589" w:author="PR Preview" w:date="2026-01-01T00:00:00Z">
        <w:r>
          <w:delText xml:space="preserve"> </w:delText>
        </w:r>
      </w:del>
      <m:oMath>
        <m:r>
          <m:t>X</m:t>
        </m:r>
      </m:oMath>
      <w:del w:id="590" w:author="PR Preview" w:date="2026-01-01T00:00:00Z">
        <w:r>
          <w:delText xml:space="preserve">, and</w:delText>
        </w:r>
      </w:del>
      <w:del w:id="59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del w:id="592" w:author="PR Preview" w:date="2026-01-01T00:00:00Z">
        <w:r>
          <w:delText xml:space="preserve">,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while</w:delText>
        </w:r>
      </w:del>
      <w:del w:id="59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9</m:t>
            </m:r>
          </m:den>
        </m:f>
      </m:oMath>
      <w:del w:id="596" w:author="PR Preview" w:date="2026-01-01T00:00:00Z">
        <w:r>
          <w:delText xml:space="preserve">.</w:delText>
        </w:r>
      </w:del>
    </w:p>
    <w:p>
      <w:pPr>
        <w:pStyle w:val="BodyText"/>
      </w:pPr>
      <w:ins w:id="597" w:author="PR Preview" w:date="2026-01-01T00:00:00Z">
        <w:r>
          <w:rPr>
            <w:b/>
            <w:bCs/>
          </w:rPr>
          <w:t xml:space="preserve">Example 12 (Zero covariance without independence)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The converse of</w:t>
        </w:r>
      </w:ins>
      <w:ins w:id="600" w:author="PR Preview" w:date="2026-01-01T00:00:00Z">
        <w:r>
          <w:t xml:space="preserve"> </w:t>
        </w:r>
      </w:ins>
      <w:hyperlink w:anchor="thm-indpt-uncorrelated">
        <w:ins w:id="601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is false.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Let</w:t>
        </w:r>
      </w:ins>
      <w:ins w:id="606" w:author="PR Preview" w:date="2026-01-01T00:00:00Z">
        <w:r>
          <w:t xml:space="preserve"> </w:t>
        </w:r>
      </w:ins>
      <m:oMath>
        <m:r>
          <m:t>X</m:t>
        </m:r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take the values</w:t>
        </w:r>
      </w:ins>
      <w:ins w:id="60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610" w:author="PR Preview" w:date="2026-01-01T00:00:00Z">
        <w:r>
          <w:t xml:space="preserve">,</w:t>
        </w:r>
      </w:ins>
      <w:ins w:id="611" w:author="PR Preview" w:date="2026-01-01T00:00:00Z">
        <w:r>
          <w:t xml:space="preserve"> </w:t>
        </w:r>
      </w:ins>
      <m:oMath>
        <m:r>
          <m:t>0</m:t>
        </m:r>
      </m:oMath>
      <w:ins w:id="612" w:author="PR Preview" w:date="2026-01-01T00:00:00Z">
        <w:r>
          <w:t xml:space="preserve">, and</w:t>
        </w:r>
      </w:ins>
      <w:ins w:id="613" w:author="PR Preview" w:date="2026-01-01T00:00:00Z">
        <w:r>
          <w:t xml:space="preserve"> </w:t>
        </w:r>
      </w:ins>
      <m:oMath>
        <m:r>
          <m:t>1</m:t>
        </m:r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with probability</w:t>
        </w:r>
      </w:ins>
      <w:ins w:id="61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3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each,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and let</w:t>
        </w:r>
      </w:ins>
      <w:ins w:id="62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622" w:author="PR Preview" w:date="2026-01-01T00:00:00Z">
        <w:r>
          <w:t xml:space="preserve">.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2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26" w:author="PR Preview" w:date="2026-01-01T00:00:00Z">
        <w:r>
          <w:t xml:space="preserve">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627" w:author="PR Preview" w:date="2026-01-01T00:00:00Z">
        <w:r>
          <w:t xml:space="preserve">But</w:t>
        </w:r>
      </w:ins>
      <w:ins w:id="628" w:author="PR Preview" w:date="2026-01-01T00:00:00Z">
        <w:r>
          <w:t xml:space="preserve"> </w:t>
        </w:r>
      </w:ins>
      <m:oMath>
        <m:r>
          <m:t>X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and</w:t>
        </w:r>
      </w:ins>
      <w:ins w:id="631" w:author="PR Preview" w:date="2026-01-01T00:00:00Z">
        <w:r>
          <w:t xml:space="preserve"> </w:t>
        </w:r>
      </w:ins>
      <m:oMath>
        <m:r>
          <m:t>Y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are not independent:</w:t>
        </w:r>
      </w:ins>
      <w:ins w:id="634" w:author="PR Preview" w:date="2026-01-01T00:00:00Z">
        <w:r>
          <w:t xml:space="preserve"> </w:t>
        </w:r>
      </w:ins>
      <m:oMath>
        <m:r>
          <m:t>Y</m:t>
        </m:r>
      </m:oMath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is a function of</w:t>
        </w:r>
      </w:ins>
      <w:ins w:id="637" w:author="PR Preview" w:date="2026-01-01T00:00:00Z">
        <w:r>
          <w:t xml:space="preserve"> </w:t>
        </w:r>
      </w:ins>
      <m:oMath>
        <m:r>
          <m:t>X</m:t>
        </m:r>
      </m:oMath>
      <w:ins w:id="638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39" w:author="PR Preview" w:date="2026-01-01T00:00:00Z">
        <w:r>
          <w:t xml:space="preserve">while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del w:id="640" w:author="PR Preview" w:date="2026-01-01T00:00:00Z">
        <w:r>
          <w:rPr>
            <w:i/>
            <w:iCs/>
          </w:rPr>
          <w:delText xml:space="preserve">Proof</w:delText>
        </w:r>
      </w:del>
      <w:del w:id="641" w:author="PR Preview" w:date="2026-01-01T00:00:00Z">
        <w:r>
          <w:delText xml:space="preserve">. </w:delText>
        </w:r>
      </w:del>
      <w:del w:id="642" w:author="PR Preview" w:date="2026-01-01T00:00:00Z">
        <w:r>
          <w:delText xml:space="preserve">Treat</w:delText>
        </w:r>
      </w:del>
      <w:del w:id="6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a</m:t>
            </m:r>
          </m:e>
        </m:acc>
      </m:oMath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and</w:delText>
        </w:r>
      </w:del>
      <w:del w:id="6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as</w:delText>
        </w:r>
      </w:del>
      <w:del w:id="64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column vectors,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so</w:delText>
        </w:r>
      </w:del>
      <w:del w:id="65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del w:id="655" w:author="PR Preview" w:date="2026-01-01T00:00:00Z">
        <w:r>
          <w:delText xml:space="preserve">, a scalar.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By linearity of expectation,</w:delText>
        </w:r>
      </w:del>
      <w:del w:id="65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del w:id="659" w:author="PR Preview" w:date="2026-01-01T00:00:00Z">
        <w:r>
          <w:delText xml:space="preserve">, so:</w:delText>
        </w:r>
      </w:del>
    </w:p>
    <w:p>
      <w:pPr>
        <w:pStyle w:val="FirstParagraph"/>
      </w:pPr>
      <w:ins w:id="660" w:author="PR Preview" w:date="2026-01-01T00:00:00Z">
        <w:r>
          <w:rPr>
            <w:i/>
            <w:iCs/>
          </w:rPr>
          <w:t xml:space="preserve">Proof</w:t>
        </w:r>
      </w:ins>
      <w:ins w:id="661" w:author="PR Preview" w:date="2026-01-01T00:00:00Z">
        <w:r>
          <w:t xml:space="preserve">. </w:t>
        </w:r>
      </w:ins>
      <w:ins w:id="662" w:author="PR Preview" w:date="2026-01-01T00:00:00Z">
        <w:r>
          <w:t xml:space="preserve">Treat</w:t>
        </w:r>
      </w:ins>
      <w:ins w:id="6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and</w:t>
        </w:r>
      </w:ins>
      <w:ins w:id="66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as</w:t>
        </w:r>
      </w:ins>
      <w:ins w:id="66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column vectors,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74" w:author="PR Preview" w:date="2026-01-01T00:00:00Z">
        <w:r>
          <w:t xml:space="preserve">a scalar.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By linearity of expectation,</w:t>
        </w:r>
      </w:ins>
      <w:ins w:id="67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ins w:id="678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del w:id="679" w:author="PR Preview" w:date="2026-01-01T00:00:00Z">
        <w:r>
          <w:rPr>
            <w:i/>
            <w:iCs/>
          </w:rPr>
          <w:delText xml:space="preserve">Proof</w:delText>
        </w:r>
      </w:del>
      <w:del w:id="680" w:author="PR Preview" w:date="2026-01-01T00:00:00Z">
        <w:r>
          <w:delText xml:space="preserve">. </w:delText>
        </w:r>
      </w:del>
      <w:del w:id="681" w:author="PR Preview" w:date="2026-01-01T00:00:00Z">
        <w:r>
          <w:delText xml:space="preserve">By</w:delText>
        </w:r>
      </w:del>
      <w:del w:id="682" w:author="PR Preview" w:date="2026-01-01T00:00:00Z">
        <w:r>
          <w:delText xml:space="preserve"> </w:delText>
        </w:r>
      </w:del>
      <w:hyperlink w:anchor="thm-indpt-uncorrelated">
        <w:del w:id="683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684" w:author="PR Preview" w:date="2026-01-01T00:00:00Z">
        <w:r>
          <w:delText xml:space="preserve">,</w:delText>
        </w:r>
      </w:del>
      <w:del w:id="685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686" w:author="PR Preview" w:date="2026-01-01T00:00:00Z">
        <w:r>
          <w:delText xml:space="preserve">.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Applying</w:delText>
        </w:r>
      </w:del>
      <w:del w:id="689" w:author="PR Preview" w:date="2026-01-01T00:00:00Z">
        <w:r>
          <w:delText xml:space="preserve"> </w:delText>
        </w:r>
      </w:del>
      <w:hyperlink w:anchor="cor-var-lincom2">
        <w:del w:id="690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with</w:delText>
        </w:r>
      </w:del>
      <w:del w:id="69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del w:id="694" w:author="PR Preview" w:date="2026-01-01T00:00:00Z">
        <w:r>
          <w:delText xml:space="preserve">:</w:delText>
        </w:r>
      </w:del>
    </w:p>
    <w:p>
      <w:pPr>
        <w:pStyle w:val="FirstParagraph"/>
      </w:pPr>
      <w:ins w:id="695" w:author="PR Preview" w:date="2026-01-01T00:00:00Z">
        <w:r>
          <w:rPr>
            <w:i/>
            <w:iCs/>
          </w:rPr>
          <w:t xml:space="preserve">Proof</w:t>
        </w:r>
      </w:ins>
      <w:ins w:id="696" w:author="PR Preview" w:date="2026-01-01T00:00:00Z">
        <w:r>
          <w:t xml:space="preserve">. </w:t>
        </w:r>
      </w:ins>
      <w:ins w:id="697" w:author="PR Preview" w:date="2026-01-01T00:00:00Z">
        <w:r>
          <w:t xml:space="preserve">By</w:t>
        </w:r>
      </w:ins>
      <w:ins w:id="698" w:author="PR Preview" w:date="2026-01-01T00:00:00Z">
        <w:r>
          <w:t xml:space="preserve"> </w:t>
        </w:r>
      </w:ins>
      <w:hyperlink w:anchor="thm-indpt-uncorrelated">
        <w:ins w:id="699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700" w:author="PR Preview" w:date="2026-01-01T00:00:00Z">
        <w:r>
          <w:t xml:space="preserve">,</w:t>
        </w:r>
      </w:ins>
      <w:ins w:id="701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702" w:author="PR Preview" w:date="2026-01-01T00:00:00Z">
        <w:r>
          <w:t xml:space="preserve">.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Applying</w:t>
        </w:r>
      </w:ins>
      <w:ins w:id="705" w:author="PR Preview" w:date="2026-01-01T00:00:00Z">
        <w:r>
          <w:t xml:space="preserve"> </w:t>
        </w:r>
      </w:ins>
      <w:hyperlink w:anchor="cor-var-lincom2">
        <w:ins w:id="706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09" w:author="PR Preview" w:date="2026-01-01T00:00:00Z">
        <w:r>
          <w:delText xml:space="preserve">Both sets have first coordinates</w:delText>
        </w:r>
      </w:del>
      <w:del w:id="7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and second coordinates</w:delText>
        </w:r>
      </w:del>
      <w:del w:id="7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714" w:author="PR Preview" w:date="2026-01-01T00:00:00Z">
        <w:r>
          <w:delText xml:space="preserve">,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so</w:delText>
        </w:r>
      </w:del>
      <w:del w:id="71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718" w:author="PR Preview" w:date="2026-01-01T00:00:00Z">
        <w:r>
          <w:delText xml:space="preserve">,</w:delText>
        </w:r>
      </w:del>
      <w:del w:id="71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12.5</m:t>
        </m:r>
      </m:oMath>
      <w:del w:id="720" w:author="PR Preview" w:date="2026-01-01T00:00:00Z">
        <w:r>
          <w:delText xml:space="preserve">,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and</w:delText>
        </w:r>
      </w:del>
      <w:del w:id="72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del w:id="724" w:author="PR Preview" w:date="2026-01-01T00:00:00Z">
        <w:r>
          <w:delText xml:space="preserve">,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and likewise for</w:delText>
        </w:r>
      </w:del>
      <w:del w:id="72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del w:id="728" w:author="PR Preview" w:date="2026-01-01T00:00:00Z">
        <w:r>
          <w:delText xml:space="preserve">.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They differ in the products of the coordinates:</w:delText>
        </w:r>
      </w:del>
    </w:p>
    <w:p>
      <w:pPr>
        <w:pStyle w:val="FirstParagraph"/>
      </w:pPr>
      <w:ins w:id="731" w:author="PR Preview" w:date="2026-01-01T00:00:00Z">
        <w:r>
          <w:t xml:space="preserve">Both sets have first coordinates</w:t>
        </w:r>
      </w:ins>
      <w:ins w:id="73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and second coordinates</w:t>
        </w:r>
      </w:ins>
      <w:ins w:id="73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736" w:author="PR Preview" w:date="2026-01-01T00:00:00Z">
        <w:r>
          <w:t xml:space="preserve">,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3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40" w:author="PR Preview" w:date="2026-01-01T00:00:00Z">
        <w:r>
          <w:t xml:space="preserve">and likewise for</w:t>
        </w:r>
      </w:ins>
      <w:ins w:id="74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ins w:id="742" w:author="PR Preview" w:date="2026-01-01T00:00:00Z">
        <w:r>
          <w:t xml:space="preserve">.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They differ in the products of the coordinates: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45" w:author="PR Preview" w:date="2026-01-01T00:00:00Z">
        <w:r>
          <w:delText xml:space="preserve">With</w:delText>
        </w:r>
      </w:del>
      <w:del w:id="7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47" w:author="PR Preview" w:date="2026-01-01T00:00:00Z">
        <w:r>
          <w:delText xml:space="preserve">,</w:delText>
        </w:r>
      </w:del>
      <w:del w:id="74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749" w:author="PR Preview" w:date="2026-01-01T00:00:00Z">
        <w:r>
          <w:delText xml:space="preserve">,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so</w:delText>
        </w:r>
      </w:del>
      <w:del w:id="75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is positive semidefinite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but not</w:delText>
        </w:r>
      </w:del>
      <w:del w:id="757" w:author="PR Preview" w:date="2026-01-01T00:00:00Z">
        <w:r>
          <w:delText xml:space="preserve"> </w:delText>
        </w:r>
      </w:del>
      <w:hyperlink r:id="rId88">
        <w:del w:id="758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(compare</w:delText>
        </w:r>
      </w:del>
      <w:del w:id="761" w:author="PR Preview" w:date="2026-01-01T00:00:00Z">
        <w:r>
          <w:delText xml:space="preserve"> </w:delText>
        </w:r>
      </w:del>
      <w:hyperlink r:id="rId89">
        <w:del w:id="762" w:author="PR Preview" w:date="2026-01-01T00:00:00Z">
          <w:r>
            <w:rPr>
              <w:rStyle w:val="Hyperlink"/>
            </w:rPr>
            <w:delText xml:space="preserve">this example</w:delText>
          </w:r>
        </w:del>
      </w:hyperlink>
      <w:del w:id="763" w:author="PR Preview" w:date="2026-01-01T00:00:00Z">
        <w:r>
          <w:delText xml:space="preserve">).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If</w:delText>
        </w:r>
      </w:del>
      <w:del w:id="7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is continuous,</w:delText>
        </w:r>
      </w:del>
      <w:del w:id="76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has no</w:delText>
        </w:r>
      </w:del>
      <w:del w:id="772" w:author="PR Preview" w:date="2026-01-01T00:00:00Z">
        <w:r>
          <w:delText xml:space="preserve"> </w:delText>
        </w:r>
      </w:del>
      <w:hyperlink r:id="rId90">
        <w:del w:id="773" w:author="PR Preview" w:date="2026-01-01T00:00:00Z">
          <w:r>
            <w:rPr>
              <w:rStyle w:val="Hyperlink"/>
            </w:rPr>
            <w:delText xml:space="preserve">joint density</w:delText>
          </w:r>
        </w:del>
      </w:hyperlink>
      <w:del w:id="774" w:author="PR Preview" w:date="2026-01-01T00:00:00Z">
        <w:r>
          <w:delText xml:space="preserve">.</w:delText>
        </w:r>
      </w:del>
    </w:p>
    <w:p>
      <w:pPr>
        <w:pStyle w:val="FirstParagraph"/>
      </w:pPr>
      <w:ins w:id="775" w:author="PR Preview" w:date="2026-01-01T00:00:00Z">
        <w:r>
          <w:t xml:space="preserve">With</w:t>
        </w:r>
      </w:ins>
      <w:ins w:id="7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7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78" w:author="PR Preview" w:date="2026-01-01T00:00:00Z">
        <w:r>
          <w:t xml:space="preserve">so</w:t>
        </w:r>
      </w:ins>
      <w:ins w:id="779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is positive semidefinite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but not</w:t>
        </w:r>
      </w:ins>
      <w:ins w:id="784" w:author="PR Preview" w:date="2026-01-01T00:00:00Z">
        <w:r>
          <w:t xml:space="preserve"> </w:t>
        </w:r>
      </w:ins>
      <w:hyperlink r:id="rId88">
        <w:ins w:id="785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(compare</w:t>
        </w:r>
      </w:ins>
      <w:ins w:id="788" w:author="PR Preview" w:date="2026-01-01T00:00:00Z">
        <w:r>
          <w:t xml:space="preserve"> </w:t>
        </w:r>
      </w:ins>
      <w:hyperlink r:id="rId89">
        <w:ins w:id="789" w:author="PR Preview" w:date="2026-01-01T00:00:00Z">
          <w:r>
            <w:rPr>
              <w:rStyle w:val="Hyperlink"/>
            </w:rPr>
            <w:t xml:space="preserve">this example</w:t>
          </w:r>
        </w:ins>
      </w:hyperlink>
      <w:ins w:id="790" w:author="PR Preview" w:date="2026-01-01T00:00:00Z">
        <w:r>
          <w:t xml:space="preserve">).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If</w:t>
        </w:r>
      </w:ins>
      <w:ins w:id="7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is continuous,</w:t>
        </w:r>
      </w:ins>
      <w:ins w:id="7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has no</w:t>
        </w:r>
      </w:ins>
      <w:ins w:id="799" w:author="PR Preview" w:date="2026-01-01T00:00:00Z">
        <w:r>
          <w:t xml:space="preserve"> </w:t>
        </w:r>
      </w:ins>
      <w:hyperlink r:id="rId90">
        <w:ins w:id="800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801" w:author="PR Preview" w:date="2026-01-01T00:00:00Z">
        <w:r>
          <w:t xml:space="preserve">.</w:t>
        </w:r>
      </w:ins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1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alpha.f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1"/>
    <w:bookmarkEnd w:id="102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10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3"/>
    <w:bookmarkStart w:id="10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4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4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2026-10-09T17:10:24Z</dcterms:created>
  <dcterms:modified xsi:type="dcterms:W3CDTF">2026-10-09T17:10:24Z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