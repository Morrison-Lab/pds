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2026-10-09 09:57:02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09:59:48 (PDT)</w:t>
        </w:r>
      </w:ins>
    </w:p>
    <w:bookmarkStart w:id="4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Example 7 (Probability measure for a fair die)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the die roll in</w:delText>
        </w:r>
      </w:del>
      <w:del w:id="6" w:author="PR Preview" w:date="2026-01-01T00:00:00Z">
        <w:r>
          <w:delText xml:space="preserve"> </w:delText>
        </w:r>
      </w:del>
      <w:hyperlink w:anchor="exm-sample-space">
        <w:del w:id="7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define</w:delText>
        </w:r>
      </w:del>
      <w:del w:id="11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where</w:delText>
        </w:r>
      </w:del>
      <w:del w:id="1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is the number of outcomes in</w:delText>
        </w:r>
      </w:del>
      <w:del w:id="18" w:author="PR Preview" w:date="2026-01-01T00:00:00Z">
        <w:r>
          <w:delText xml:space="preserve"> </w:delText>
        </w:r>
      </w:del>
      <m:oMath>
        <m:r>
          <m:t>A</m:t>
        </m:r>
      </m:oMath>
      <w:del w:id="19" w:author="PR Preview" w:date="2026-01-01T00:00:00Z">
        <w:r>
          <w:delText xml:space="preserve">.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This function is</w:delText>
        </w:r>
      </w:del>
      <w:del w:id="2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6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times the counting measure</w:delText>
        </w:r>
      </w:del>
      <w:del w:id="2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on the die rolls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(</w:delText>
        </w:r>
      </w:del>
      <w:hyperlink r:id="rId30">
        <w:del w:id="30" w:author="PR Preview" w:date="2026-01-01T00:00:00Z">
          <w:r>
            <w:rPr>
              <w:rStyle w:val="Hyperlink"/>
            </w:rPr>
            <w:delText xml:space="preserve">counting elements is a measure</w:delText>
          </w:r>
        </w:del>
      </w:hyperlink>
      <w:del w:id="31" w:author="PR Preview" w:date="2026-01-01T00:00:00Z">
        <w:r>
          <w:delText xml:space="preserve">),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so it is a</w:delText>
        </w:r>
      </w:del>
      <w:del w:id="34" w:author="PR Preview" w:date="2026-01-01T00:00:00Z">
        <w:r>
          <w:delText xml:space="preserve"> </w:delText>
        </w:r>
      </w:del>
      <w:hyperlink r:id="rId28">
        <w:del w:id="35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on the events of</w:delText>
        </w:r>
      </w:del>
      <w:del w:id="38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39" w:author="PR Preview" w:date="2026-01-01T00:00:00Z">
        <w:r>
          <w:delText xml:space="preserve">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and it gives</w:delText>
        </w:r>
      </w:del>
      <w:del w:id="42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del w:id="43" w:author="PR Preview" w:date="2026-01-01T00:00:00Z">
        <w:r>
          <w:delText xml:space="preserve">.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The event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“the roll is even”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from</w:delText>
        </w:r>
      </w:del>
      <w:del w:id="50" w:author="PR Preview" w:date="2026-01-01T00:00:00Z">
        <w:r>
          <w:delText xml:space="preserve"> </w:delText>
        </w:r>
      </w:del>
      <w:hyperlink w:anchor="exm-event">
        <w:del w:id="51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has probability</w:delText>
        </w:r>
      </w:del>
      <w:del w:id="54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55" w:author="PR Preview" w:date="2026-01-01T00:00:00Z">
        <w:r>
          <w:delText xml:space="preserve">.</w:delText>
        </w:r>
      </w:del>
    </w:p>
    <w:p>
      <w:pPr>
        <w:pStyle w:val="FirstParagraph"/>
      </w:pPr>
      <w:ins w:id="56" w:author="PR Preview" w:date="2026-01-01T00:00:00Z">
        <w:r>
          <w:rPr>
            <w:b/>
            <w:bCs/>
          </w:rPr>
          <w:t xml:space="preserve">Example 7 (Probability measure for a fair die)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For the die roll in</w:t>
        </w:r>
      </w:ins>
      <w:ins w:id="59" w:author="PR Preview" w:date="2026-01-01T00:00:00Z">
        <w:r>
          <w:t xml:space="preserve"> </w:t>
        </w:r>
      </w:ins>
      <w:hyperlink w:anchor="exm-sample-space">
        <w:ins w:id="60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61" w:author="PR Preview" w:date="2026-01-01T00:00:00Z">
        <w:r>
          <w:t xml:space="preserve">,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define</w:t>
        </w:r>
      </w:ins>
      <w:ins w:id="64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ins w:id="65" w:author="PR Preview" w:date="2026-01-01T00:00:00Z">
        <w:r>
          <w:t xml:space="preserve">,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where</w:t>
        </w:r>
      </w:ins>
      <w:ins w:id="6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is the number of outcomes in</w:t>
        </w:r>
      </w:ins>
      <w:ins w:id="71" w:author="PR Preview" w:date="2026-01-01T00:00:00Z">
        <w:r>
          <w:t xml:space="preserve"> </w:t>
        </w:r>
      </w:ins>
      <m:oMath>
        <m:r>
          <m:t>A</m:t>
        </m:r>
      </m:oMath>
      <w:ins w:id="72" w:author="PR Preview" w:date="2026-01-01T00:00:00Z">
        <w:r>
          <w:t xml:space="preserve">.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This function is</w:t>
        </w:r>
      </w:ins>
      <w:ins w:id="7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6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times the counting measure</w:t>
        </w:r>
      </w:ins>
      <w:ins w:id="7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on the die rolls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(</w:t>
        </w:r>
      </w:ins>
      <w:hyperlink r:id="rId30">
        <w:ins w:id="83" w:author="PR Preview" w:date="2026-01-01T00:00:00Z">
          <w:r>
            <w:rPr>
              <w:rStyle w:val="Hyperlink"/>
            </w:rPr>
            <w:t xml:space="preserve">counting elements is a measure</w:t>
          </w:r>
        </w:ins>
      </w:hyperlink>
      <w:ins w:id="84" w:author="PR Preview" w:date="2026-01-01T00:00:00Z">
        <w:r>
          <w:t xml:space="preserve">),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so it is a</w:t>
        </w:r>
      </w:ins>
      <w:ins w:id="87" w:author="PR Preview" w:date="2026-01-01T00:00:00Z">
        <w:r>
          <w:t xml:space="preserve"> </w:t>
        </w:r>
      </w:ins>
      <w:hyperlink r:id="rId28">
        <w:ins w:id="88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on the events of</w:t>
        </w:r>
      </w:ins>
      <w:ins w:id="91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92" w:author="PR Preview" w:date="2026-01-01T00:00:00Z">
        <w:r>
          <w:t xml:space="preserve">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 it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95" w:author="PR Preview" w:date="2026-01-01T00:00:00Z">
        <w:r>
          <w:t xml:space="preserve">The event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“the roll is even”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from</w:t>
        </w:r>
      </w:ins>
      <w:ins w:id="100" w:author="PR Preview" w:date="2026-01-01T00:00:00Z">
        <w:r>
          <w:t xml:space="preserve"> </w:t>
        </w:r>
      </w:ins>
      <w:hyperlink w:anchor="exm-event">
        <w:ins w:id="101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has probability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End w:id="47"/>
    <w:bookmarkStart w:id="65" w:name="conditional-probability"/>
    <w:p>
      <w:pPr>
        <w:pStyle w:val="Heading2"/>
      </w:pPr>
      <w:r>
        <w:t xml:space="preserve">2 Conditional probability</w:t>
      </w:r>
    </w:p>
    <w:bookmarkStart w:id="48" w:name="def-conditional-prob"/>
    <w:p>
      <w:pPr>
        <w:pStyle w:val="FirstParagraph"/>
      </w:pPr>
      <w:r>
        <w:rPr>
          <w:b/>
          <w:bCs/>
        </w:rPr>
        <w:t xml:space="preserve">Definition 8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49" w:name="exm-conditional-prob"/>
    <w:p>
      <w:pPr>
        <w:pStyle w:val="BodyText"/>
      </w:pPr>
      <w:r>
        <w:rPr>
          <w:b/>
          <w:bCs/>
        </w:rPr>
        <w:t xml:space="preserve">Example 9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49"/>
    <w:bookmarkStart w:id="5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law-conditional-prob"/>
    <w:p>
      <w:pPr>
        <w:pStyle w:val="FirstParagraph"/>
      </w:pPr>
      <w:r>
        <w:rPr>
          <w:b/>
          <w:bCs/>
        </w:rPr>
        <w:t xml:space="preserve">Example 10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1"/>
    <w:bookmarkStart w:id="5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4" w:name="exm-bayes"/>
    <w:p>
      <w:pPr>
        <w:pStyle w:val="FirstParagraph"/>
      </w:pPr>
      <w:r>
        <w:rPr>
          <w:b/>
          <w:bCs/>
        </w:rPr>
        <w:t xml:space="preserve">Example 11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(specificity),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so the false positive rate is</w:delText>
        </w:r>
      </w:del>
      <w:del w:id="108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(specificity),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so the false positive rate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54"/>
    <w:bookmarkStart w:id="5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55"/>
    <w:bookmarkStart w:id="5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5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57"/>
    <w:bookmarkStart w:id="5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58"/>
    <w:bookmarkStart w:id="5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5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65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6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66"/>
    <w:bookmarkStart w:id="6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6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68"/>
    <w:bookmarkStart w:id="7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6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69" Type="http://schemas.openxmlformats.org/officeDocument/2006/relationships/hyperlink" Target="https://bookdown.org/kevin_davisross/probsim-book/" TargetMode="External"/><Relationship Id="rId41" Type="http://schemas.openxmlformats.org/officeDocument/2006/relationships/hyperlink" Target="https://en.wikipedia.org/wiki/Probability_axioms" TargetMode="External"/><Relationship Id="rId67" Type="http://schemas.openxmlformats.org/officeDocument/2006/relationships/hyperlink" Target="https://facultyweb.cs.wwu.edu/~hutchib2/video_lectures/data371/" TargetMode="External"/><Relationship Id="rId63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64" Type="http://schemas.openxmlformats.org/officeDocument/2006/relationships/hyperlink" Target="https://wwu.instructure.com/courses/1906010/modules#module_3922392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bookdown.org/kevin_davisross/probsim-book/" TargetMode="External"/><Relationship Id="rId41" Type="http://schemas.openxmlformats.org/officeDocument/2006/relationships/hyperlink" Target="https://en.wikipedia.org/wiki/Probability_axioms" TargetMode="External"/><Relationship Id="rId67" Type="http://schemas.openxmlformats.org/officeDocument/2006/relationships/hyperlink" Target="https://facultyweb.cs.wwu.edu/~hutchib2/video_lectures/data371/" TargetMode="External"/><Relationship Id="rId63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64" Type="http://schemas.openxmlformats.org/officeDocument/2006/relationships/hyperlink" Target="https://wwu.instructure.com/courses/1906010/modules#module_39223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2026-10-09T17:09:23Z</dcterms:created>
  <dcterms:modified xsi:type="dcterms:W3CDTF">2026-10-09T17:09:23Z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