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2026-10-09 09:57:02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09:59:48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and the same factorization holds for the other three pairs of values,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so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by</w:delText>
        </w:r>
      </w:del>
      <w:del w:id="9" w:author="PR Preview" w:date="2026-01-01T00:00:00Z">
        <w:r>
          <w:delText xml:space="preserve"> </w:delText>
        </w:r>
      </w:del>
      <w:hyperlink w:anchor="thm-indpt-pmf">
        <w:del w:id="10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1" w:author="PR Preview" w:date="2026-01-01T00:00:00Z">
        <w:r>
          <w:delText xml:space="preserve">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In contrast,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the total number of heads,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8" w:author="PR Preview" w:date="2026-01-01T00:00:00Z">
        <w:r>
          <w:delText xml:space="preserve">, are not independent: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but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del w:id="24" w:author="PR Preview" w:date="2026-01-01T00:00:00Z">
        <w:r>
          <w:delText xml:space="preserve">.</w:delText>
        </w:r>
      </w:del>
    </w:p>
    <w:p>
      <w:pPr>
        <w:pStyle w:val="FirstParagraph"/>
      </w:pPr>
      <w:ins w:id="25" w:author="PR Preview" w:date="2026-01-01T00:00:00Z">
        <w:r>
          <w:t xml:space="preserve">and the same factorization holds for the other three pairs of values,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so</w:t>
        </w:r>
      </w:ins>
      <w:ins w:id="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by</w:t>
        </w:r>
      </w:ins>
      <w:ins w:id="31" w:author="PR Preview" w:date="2026-01-01T00:00:00Z">
        <w:r>
          <w:t xml:space="preserve"> </w:t>
        </w:r>
      </w:ins>
      <w:hyperlink w:anchor="thm-indpt-pmf">
        <w:ins w:id="3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3" w:author="PR Preview" w:date="2026-01-01T00:00:00Z">
        <w:r>
          <w:t xml:space="preserve">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In contrast,</w:t>
        </w:r>
      </w:ins>
      <w:ins w:id="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and the total number of heads,</w:t>
        </w:r>
      </w:ins>
      <w:ins w:id="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40" w:author="PR Preview" w:date="2026-01-01T00:00:00Z">
        <w:r>
          <w:t xml:space="preserve">, are not independent:</w:t>
        </w:r>
      </w:ins>
      <w:ins w:id="4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2" w:author="PR Preview" w:date="2026-01-01T00:00:00Z">
        <w:r>
          <w:t xml:space="preserve">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del w:id="45" w:author="PR Preview" w:date="2026-01-01T00:00:00Z">
        <w:r>
          <w:rPr>
            <w:b/>
            <w:bCs/>
          </w:rPr>
          <w:delText xml:space="preserve">Example 2 (The PMF form fails for continuous random variables)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 factorization in</w:delText>
        </w:r>
      </w:del>
      <w:del w:id="48" w:author="PR Preview" w:date="2026-01-01T00:00:00Z">
        <w:r>
          <w:delText xml:space="preserve"> </w:delText>
        </w:r>
      </w:del>
      <w:hyperlink w:anchor="thm-indpt-pmf">
        <w:del w:id="4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does not work as a definition of independence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for continuous random variables: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there, both sides are</w:delText>
        </w:r>
      </w:del>
      <w:del w:id="56" w:author="PR Preview" w:date="2026-01-01T00:00:00Z">
        <w:r>
          <w:delText xml:space="preserve"> </w:delText>
        </w:r>
      </w:del>
      <m:oMath>
        <m:r>
          <m:t>0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at every point,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so it would call every pair of continuous random variables independent.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For instance,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let</w:delText>
        </w:r>
      </w:del>
      <w:del w:id="6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(</w:delText>
        </w:r>
      </w:del>
      <w:hyperlink r:id="rId20">
        <w:del w:id="68" w:author="PR Preview" w:date="2026-01-01T00:00:00Z">
          <w:r>
            <w:rPr>
              <w:rStyle w:val="Hyperlink"/>
            </w:rPr>
            <w:delText xml:space="preserve">uniform distribution</w:delText>
          </w:r>
        </w:del>
      </w:hyperlink>
      <w:del w:id="69" w:author="PR Preview" w:date="2026-01-01T00:00:00Z">
        <w:r>
          <w:delText xml:space="preserve">),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whose density is</w:delText>
        </w:r>
      </w:del>
      <w:del w:id="72" w:author="PR Preview" w:date="2026-01-01T00:00:00Z">
        <w:r>
          <w:delText xml:space="preserve"> </w:delText>
        </w:r>
      </w:del>
      <m:oMath>
        <m:r>
          <m:t>1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on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and let</w:delText>
        </w:r>
      </w:del>
      <w:del w:id="7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X</m:t>
        </m:r>
      </m:oMath>
      <w:del w:id="80" w:author="PR Preview" w:date="2026-01-01T00:00:00Z">
        <w:r>
          <w:delText xml:space="preserve">.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For all real numbers</w:delText>
        </w:r>
      </w:del>
      <w:del w:id="83" w:author="PR Preview" w:date="2026-01-01T00:00:00Z">
        <w:r>
          <w:delText xml:space="preserve"> </w:delText>
        </w:r>
      </w:del>
      <m:oMath>
        <m:r>
          <m:t>x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and</w:delText>
        </w:r>
      </w:del>
      <w:del w:id="86" w:author="PR Preview" w:date="2026-01-01T00:00:00Z">
        <w:r>
          <w:delText xml:space="preserve"> </w:delText>
        </w:r>
      </w:del>
      <m:oMath>
        <m:r>
          <m:t>y</m:t>
        </m:r>
      </m:oMath>
      <w:del w:id="87" w:author="PR Preview" w:date="2026-01-01T00:00:00Z">
        <w:r>
          <w:delText xml:space="preserve">,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the event</w:delText>
        </w:r>
      </w:del>
      <w:del w:id="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is</w:delText>
        </w:r>
      </w:del>
      <w:del w:id="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if</w:delText>
        </w:r>
      </w:del>
      <w:del w:id="9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x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and empty otherwise,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so it has probability</w:delText>
        </w:r>
      </w:del>
      <w:del w:id="101" w:author="PR Preview" w:date="2026-01-01T00:00:00Z">
        <w:r>
          <w:delText xml:space="preserve"> </w:delText>
        </w:r>
      </w:del>
      <m:oMath>
        <m:r>
          <m:t>0</m:t>
        </m:r>
      </m:oMath>
      <w:del w:id="102" w:author="PR Preview" w:date="2026-01-01T00:00:00Z">
        <w:r>
          <w:delText xml:space="preserve">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because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for the</w:delText>
        </w:r>
      </w:del>
      <w:del w:id="108" w:author="PR Preview" w:date="2026-01-01T00:00:00Z">
        <w:r>
          <w:delText xml:space="preserve"> </w:delText>
        </w:r>
      </w:del>
      <w:hyperlink r:id="rId21">
        <w:del w:id="109" w:author="PR Preview" w:date="2026-01-01T00:00:00Z">
          <w:r>
            <w:rPr>
              <w:rStyle w:val="Hyperlink"/>
            </w:rPr>
            <w:delText xml:space="preserve">continuous</w:delText>
          </w:r>
        </w:del>
      </w:hyperlink>
      <w:del w:id="110" w:author="PR Preview" w:date="2026-01-01T00:00:00Z">
        <w:r>
          <w:delText xml:space="preserve"> </w:delText>
        </w:r>
      </w:del>
      <m:oMath>
        <m:r>
          <m:t>X</m:t>
        </m:r>
      </m:oMath>
      <w:del w:id="111" w:author="PR Preview" w:date="2026-01-01T00:00:00Z">
        <w:r>
          <w:delText xml:space="preserve">.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Likewise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so the PMF form holds.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But</w:delText>
        </w:r>
      </w:del>
      <w:del w:id="120" w:author="PR Preview" w:date="2026-01-01T00:00:00Z">
        <w:r>
          <w:delText xml:space="preserve"> </w:delText>
        </w:r>
      </w:del>
      <m:oMath>
        <m:r>
          <m:t>X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and</w:delText>
        </w:r>
      </w:del>
      <w:del w:id="123" w:author="PR Preview" w:date="2026-01-01T00:00:00Z">
        <w:r>
          <w:delText xml:space="preserve"> </w:delText>
        </w:r>
      </w:del>
      <m:oMath>
        <m:r>
          <m:t>Y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are not independent:</w:delText>
        </w:r>
      </w:del>
    </w:p>
    <w:p>
      <w:pPr>
        <w:pStyle w:val="BodyText"/>
      </w:pPr>
      <w:ins w:id="126" w:author="PR Preview" w:date="2026-01-01T00:00:00Z">
        <w:r>
          <w:rPr>
            <w:b/>
            <w:bCs/>
          </w:rPr>
          <w:t xml:space="preserve">Example 2 (The PMF form fails for continuous random variables)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The factorization in</w:t>
        </w:r>
      </w:ins>
      <w:ins w:id="129" w:author="PR Preview" w:date="2026-01-01T00:00:00Z">
        <w:r>
          <w:t xml:space="preserve"> </w:t>
        </w:r>
      </w:ins>
      <w:hyperlink w:anchor="thm-indpt-pmf">
        <w:ins w:id="13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does not work as a definition of independence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 continuous random variables: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there, both sides are</w:t>
        </w:r>
      </w:ins>
      <w:ins w:id="137" w:author="PR Preview" w:date="2026-01-01T00:00:00Z">
        <w:r>
          <w:t xml:space="preserve"> </w:t>
        </w:r>
      </w:ins>
      <m:oMath>
        <m:r>
          <m:t>0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at every point,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so it would call every pair of continuous random variables independent.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For instance,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let</w:t>
        </w:r>
      </w:ins>
      <w:ins w:id="14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(</w:t>
        </w:r>
      </w:ins>
      <w:hyperlink r:id="rId20">
        <w:ins w:id="149" w:author="PR Preview" w:date="2026-01-01T00:00:00Z">
          <w:r>
            <w:rPr>
              <w:rStyle w:val="Hyperlink"/>
            </w:rPr>
            <w:t xml:space="preserve">uniform distribution</w:t>
          </w:r>
        </w:ins>
      </w:hyperlink>
      <w:ins w:id="150" w:author="PR Preview" w:date="2026-01-01T00:00:00Z">
        <w:r>
          <w:t xml:space="preserve">),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whose density is</w:t>
        </w:r>
      </w:ins>
      <w:ins w:id="153" w:author="PR Preview" w:date="2026-01-01T00:00:00Z">
        <w:r>
          <w:t xml:space="preserve"> </w:t>
        </w:r>
      </w:ins>
      <m:oMath>
        <m:r>
          <m:t>1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on</w:t>
        </w:r>
      </w:ins>
      <w:ins w:id="15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and let</w:t>
        </w:r>
      </w:ins>
      <w:ins w:id="16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161" w:author="PR Preview" w:date="2026-01-01T00:00:00Z">
        <w:r>
          <w:t xml:space="preserve">.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For all real numbers</w:t>
        </w:r>
      </w:ins>
      <w:ins w:id="164" w:author="PR Preview" w:date="2026-01-01T00:00:00Z">
        <w:r>
          <w:t xml:space="preserve"> </w:t>
        </w:r>
      </w:ins>
      <m:oMath>
        <m:r>
          <m:t>x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</w:t>
        </w:r>
      </w:ins>
      <w:ins w:id="167" w:author="PR Preview" w:date="2026-01-01T00:00:00Z">
        <w:r>
          <w:t xml:space="preserve"> </w:t>
        </w:r>
      </w:ins>
      <m:oMath>
        <m:r>
          <m:t>y</m:t>
        </m:r>
      </m:oMath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the event</w:t>
        </w:r>
      </w:ins>
      <w:ins w:id="17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is</w:t>
        </w:r>
      </w:ins>
      <w:ins w:id="17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if</w:t>
        </w:r>
      </w:ins>
      <w:ins w:id="17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and empty otherwise,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so it has probability</w:t>
        </w:r>
      </w:ins>
      <w:ins w:id="182" w:author="PR Preview" w:date="2026-01-01T00:00:00Z">
        <w:r>
          <w:t xml:space="preserve"> </w:t>
        </w:r>
      </w:ins>
      <m:oMath>
        <m:r>
          <m:t>0</m:t>
        </m:r>
      </m:oMath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because</w:t>
        </w:r>
      </w:ins>
      <w:ins w:id="18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for the</w:t>
        </w:r>
      </w:ins>
      <w:ins w:id="189" w:author="PR Preview" w:date="2026-01-01T00:00:00Z">
        <w:r>
          <w:t xml:space="preserve"> </w:t>
        </w:r>
      </w:ins>
      <w:hyperlink r:id="rId21">
        <w:ins w:id="190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191" w:author="PR Preview" w:date="2026-01-01T00:00:00Z">
        <w:r>
          <w:t xml:space="preserve"> </w:t>
        </w:r>
      </w:ins>
      <m:oMath>
        <m:r>
          <m:t>X</m:t>
        </m:r>
      </m:oMath>
      <w:ins w:id="192" w:author="PR Preview" w:date="2026-01-01T00:00:00Z">
        <w:r>
          <w:t xml:space="preserve">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Likewise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95" w:author="PR Preview" w:date="2026-01-01T00:00:00Z">
        <w:r>
          <w:delText xml:space="preserve">while</w:delText>
        </w:r>
      </w:del>
      <w:del w:id="19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197" w:author="PR Preview" w:date="2026-01-01T00:00:00Z">
        <w:r>
          <w:delText xml:space="preserve">.</w:delText>
        </w:r>
      </w:del>
    </w:p>
    <w:p>
      <w:pPr>
        <w:pStyle w:val="FirstParagraph"/>
      </w:pPr>
      <w:ins w:id="198" w:author="PR Preview" w:date="2026-01-01T00:00:00Z">
        <w:r>
          <w:t xml:space="preserve">so the PMF form holds.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But</w:t>
        </w:r>
      </w:ins>
      <w:ins w:id="201" w:author="PR Preview" w:date="2026-01-01T00:00:00Z">
        <w:r>
          <w:t xml:space="preserve"> </w:t>
        </w:r>
      </w:ins>
      <m:oMath>
        <m:r>
          <m:t>X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</w:t>
        </w:r>
      </w:ins>
      <w:ins w:id="204" w:author="PR Preview" w:date="2026-01-01T00:00:00Z">
        <w:r>
          <w:t xml:space="preserve"> </w:t>
        </w:r>
      </w:ins>
      <m:oMath>
        <m:r>
          <m:t>Y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are not independent: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ins w:id="207" w:author="PR Preview" w:date="2026-01-01T00:00:00Z">
        <w:r>
          <w:t xml:space="preserve">while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208" w:author="PR Preview" w:date="2026-01-01T00:00:00Z">
        <w:r>
          <w:delText xml:space="preserve">but</w:delText>
        </w:r>
      </w:del>
      <w:del w:id="20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del w:id="210" w:author="PR Preview" w:date="2026-01-01T00:00:00Z">
        <w:r>
          <w:delText xml:space="preserve">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so</w:delText>
        </w:r>
      </w:del>
      <w:del w:id="21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del w:id="214" w:author="PR Preview" w:date="2026-01-01T00:00:00Z">
        <w:r>
          <w:delText xml:space="preserve">: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the tests are conditionally independent given</w:delText>
        </w:r>
      </w:del>
      <w:del w:id="217" w:author="PR Preview" w:date="2026-01-01T00:00:00Z">
        <w:r>
          <w:delText xml:space="preserve"> </w:delText>
        </w:r>
      </w:del>
      <m:oMath>
        <m:r>
          <m:t>X</m:t>
        </m:r>
      </m:oMath>
      <w:del w:id="218" w:author="PR Preview" w:date="2026-01-01T00:00:00Z">
        <w:r>
          <w:delText xml:space="preserve">, but not independent.</w:delText>
        </w:r>
      </w:del>
    </w:p>
    <w:p>
      <w:pPr>
        <w:pStyle w:val="FirstParagraph"/>
      </w:pPr>
      <w:ins w:id="219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20" w:author="PR Preview" w:date="2026-01-01T00:00:00Z">
        <w:r>
          <w:t xml:space="preserve">so</w:t>
        </w:r>
      </w:ins>
      <w:ins w:id="22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ins w:id="222" w:author="PR Preview" w:date="2026-01-01T00:00:00Z">
        <w:r>
          <w:t xml:space="preserve">: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the tests are conditionally independent given</w:t>
        </w:r>
      </w:ins>
      <w:ins w:id="225" w:author="PR Preview" w:date="2026-01-01T00:00:00Z">
        <w:r>
          <w:t xml:space="preserve"> </w:t>
        </w:r>
      </w:ins>
      <m:oMath>
        <m:r>
          <m:t>X</m:t>
        </m:r>
      </m:oMath>
      <w:ins w:id="226" w:author="PR Preview" w:date="2026-01-01T00:00:00Z">
        <w:r>
          <w:t xml:space="preserve">, but not independent.</w:t>
        </w:r>
      </w:ins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2026-10-09T17:08:24Z</dcterms:created>
  <dcterms:modified xsi:type="dcterms:W3CDTF">2026-10-09T17:08:24Z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