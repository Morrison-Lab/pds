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2026-10-09 09:57:02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09:59:48 (PDT)</w:t>
        </w:r>
      </w:ins>
    </w:p>
    <w:bookmarkStart w:id="34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1 (The sum of five dice)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 single fair die roll has the discrete uniform distribution on</w:delText>
        </w:r>
      </w:del>
      <w:del w:id="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which is flat, not bell-shaped (</w:delText>
        </w:r>
      </w:del>
      <w:hyperlink w:anchor="fig-clt-1d6">
        <w:del w:id="10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11" w:author="PR Preview" w:date="2026-01-01T00:00:00Z">
        <w:r>
          <w:delText xml:space="preserve">).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Its mean is</w:delText>
        </w:r>
      </w:del>
      <w:del w:id="1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=</m:t>
        </m:r>
        <m:r>
          <m:t>3.5</m:t>
        </m:r>
      </m:oMath>
      <w:del w:id="15" w:author="PR Preview" w:date="2026-01-01T00:00:00Z">
        <w:r>
          <w:delText xml:space="preserve">,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 its variance is</w:delText>
        </w:r>
      </w:del>
      <w:del w:id="1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3.5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35</m:t>
        </m:r>
        <m:r>
          <m:rPr>
            <m:sty m:val="p"/>
          </m:rPr>
          <m:t>/</m:t>
        </m:r>
        <m:r>
          <m:t>12</m:t>
        </m:r>
      </m:oMath>
      <w:del w:id="19" w:author="PR Preview" w:date="2026-01-01T00:00:00Z">
        <w:r>
          <w:delText xml:space="preserve">.</w:delText>
        </w:r>
      </w:del>
    </w:p>
    <w:p>
      <w:pPr>
        <w:pStyle w:val="BodyText"/>
      </w:pPr>
      <w:ins w:id="20" w:author="PR Preview" w:date="2026-01-01T00:00:00Z">
        <w:r>
          <w:rPr>
            <w:b/>
            <w:bCs/>
          </w:rPr>
          <w:t xml:space="preserve">Example 1 (The sum of five dice)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 single fair die roll has the discrete uniform distribution on</w:t>
        </w:r>
      </w:ins>
      <w:ins w:id="2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24" w:author="PR Preview" w:date="2026-01-01T00:00:00Z">
        <w:r>
          <w:t xml:space="preserve">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which is flat, not bell-shaped (</w:t>
        </w:r>
      </w:ins>
      <w:hyperlink w:anchor="fig-clt-1d6">
        <w:ins w:id="27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28" w:author="PR Preview" w:date="2026-01-01T00:00:00Z">
        <w:r>
          <w:t xml:space="preserve">).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Its mean is</w:t>
        </w:r>
      </w:ins>
      <w:ins w:id="3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r>
          <m:t>3.5</m:t>
        </m:r>
      </m:oMath>
      <w:ins w:id="32" w:author="PR Preview" w:date="2026-01-01T00:00:00Z">
        <w:r>
          <w:t xml:space="preserve">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and its variance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3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(sample_means[[k]],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sizes[k]),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mu,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(sizes[k])),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(op)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2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3"/>
    <w:bookmarkEnd w:id="34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29" Type="http://schemas.openxmlformats.org/officeDocument/2006/relationships/image" Target="media/rId29.png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2026-10-09T17:08:56Z</dcterms:created>
  <dcterms:modified xsi:type="dcterms:W3CDTF">2026-10-09T17:08:56Z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