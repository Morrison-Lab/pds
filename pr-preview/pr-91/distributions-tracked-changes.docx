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2026-10-09 09:57:02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09:59:48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Then, by the</w:delText>
        </w:r>
      </w:del>
      <w:del w:id="4" w:author="PR Preview" w:date="2026-01-01T00:00:00Z">
        <w:r>
          <w:delText xml:space="preserve"> </w:delText>
        </w:r>
      </w:del>
      <w:hyperlink r:id="rId67">
        <w:del w:id="5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and the</w:delText>
        </w:r>
      </w:del>
      <w:del w:id="8" w:author="PR Preview" w:date="2026-01-01T00:00:00Z">
        <w:r>
          <w:delText xml:space="preserve"> </w:delText>
        </w:r>
      </w:del>
      <w:hyperlink r:id="rId68">
        <w:del w:id="9" w:author="PR Preview" w:date="2026-01-01T00:00:00Z">
          <w:r>
            <w:rPr>
              <w:rStyle w:val="Hyperlink"/>
            </w:rPr>
            <w:delText xml:space="preserve">law of total variance</w:delText>
          </w:r>
        </w:del>
      </w:hyperlink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using</w:delText>
        </w:r>
      </w:del>
      <w:del w:id="1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w:anchor="thm-poisson-properties">
        <w:del w:id="1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7" w:author="PR Preview" w:date="2026-01-01T00:00:00Z">
        <w:r>
          <w:delText xml:space="preserve">):</w:delText>
        </w:r>
      </w:del>
    </w:p>
    <w:p>
      <w:pPr>
        <w:pStyle w:val="FirstParagraph"/>
      </w:pPr>
      <w:ins w:id="18" w:author="PR Preview" w:date="2026-01-01T00:00:00Z">
        <w:r>
          <w:t xml:space="preserve">Then, by the</w:t>
        </w:r>
      </w:ins>
      <w:ins w:id="19" w:author="PR Preview" w:date="2026-01-01T00:00:00Z">
        <w:r>
          <w:t xml:space="preserve"> </w:t>
        </w:r>
      </w:ins>
      <w:hyperlink r:id="rId67">
        <w:ins w:id="20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 the</w:t>
        </w:r>
      </w:ins>
      <w:ins w:id="23" w:author="PR Preview" w:date="2026-01-01T00:00:00Z">
        <w:r>
          <w:t xml:space="preserve"> </w:t>
        </w:r>
      </w:ins>
      <w:hyperlink r:id="rId68">
        <w:ins w:id="24" w:author="PR Preview" w:date="2026-01-01T00:00:00Z">
          <w:r>
            <w:rPr>
              <w:rStyle w:val="Hyperlink"/>
            </w:rPr>
            <w:t xml:space="preserve">law of total variance</w:t>
          </w:r>
        </w:ins>
      </w:hyperlink>
      <w:ins w:id="25" w:author="PR Preview" w:date="2026-01-01T00:00:00Z">
        <w:r>
          <w:t xml:space="preserve">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using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ins w:id="28" w:author="PR Preview" w:date="2026-01-01T00:00:00Z">
        <w:r>
          <w:t xml:space="preserve">(</w:t>
        </w:r>
      </w:ins>
      <w:hyperlink w:anchor="thm-poisson-properties">
        <w:ins w:id="2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0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del w:id="31" w:author="PR Preview" w:date="2026-01-01T00:00:00Z">
        <w:r>
          <w:rPr>
            <w:b/>
            <w:bCs/>
          </w:rPr>
          <w:delText xml:space="preserve">Example 9 (Overdispersion relative to the Poisson)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With</w:delText>
        </w:r>
      </w:del>
      <w:del w:id="3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t>4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and</w:delText>
        </w:r>
      </w:del>
      <w:del w:id="37" w:author="PR Preview" w:date="2026-01-01T00:00:00Z">
        <w:r>
          <w:delText xml:space="preserve"> </w:delText>
        </w:r>
      </w:del>
      <m:oMath>
        <m:r>
          <m:t>ρ</m:t>
        </m:r>
        <m:r>
          <m:rPr>
            <m:sty m:val="p"/>
          </m:rPr>
          <m:t>=</m:t>
        </m:r>
        <m:r>
          <m:t>2</m:t>
        </m:r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three times the variance of a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count with the same mean.</w:delText>
        </w:r>
      </w:del>
    </w:p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Example 9 (Overdispersion relative to the Poisson)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With</w:t>
        </w:r>
      </w:ins>
      <w:ins w:id="4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t>4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</w:t>
        </w:r>
      </w:ins>
      <w:ins w:id="52" w:author="PR Preview" w:date="2026-01-01T00:00:00Z">
        <w:r>
          <w:t xml:space="preserve"> </w:t>
        </w:r>
      </w:ins>
      <m:oMath>
        <m:r>
          <m:t>ρ</m:t>
        </m:r>
        <m:r>
          <m:rPr>
            <m:sty m:val="p"/>
          </m:rPr>
          <m:t>=</m:t>
        </m:r>
        <m:r>
          <m:t>2</m:t>
        </m:r>
      </m:oMath>
      <w:ins w:id="5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4" w:author="PR Preview" w:date="2026-01-01T00:00:00Z">
        <w:r>
          <w:t xml:space="preserve">three times the variance of a</w:t>
        </w:r>
      </w:ins>
      <w:ins w:id="55" w:author="PR Preview" w:date="2026-01-01T00:00:00Z">
        <w:r>
          <w:t xml:space="preserve"> </w:t>
        </w:r>
      </w:ins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count with the same mean.</w:t>
        </w:r>
      </w:ins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del w:id="58" w:author="PR Preview" w:date="2026-01-01T00:00:00Z">
        <w:r>
          <w:rPr>
            <w:b/>
            <w:bCs/>
          </w:rPr>
          <w:delText xml:space="preserve">Example 10 (Laplace density values)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Let</w:delText>
        </w:r>
      </w:del>
      <w:del w:id="6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62" w:author="PR Preview" w:date="2026-01-01T00:00:00Z">
        <w:r>
          <w:delText xml:space="preserve">, so</w:delText>
        </w:r>
      </w:del>
      <w:del w:id="6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t>3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and</w:delText>
        </w:r>
      </w:del>
      <w:del w:id="6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(</w:delText>
        </w:r>
      </w:del>
      <w:hyperlink w:anchor="def-laplace">
        <w:del w:id="6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70" w:author="PR Preview" w:date="2026-01-01T00:00:00Z">
        <w:r>
          <w:delText xml:space="preserve">).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At the location,</w:delText>
        </w:r>
      </w:del>
      <w:del w:id="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74" w:author="PR Preview" w:date="2026-01-01T00:00:00Z">
        <w:r>
          <w:delText xml:space="preserve">, so the density is</w:delText>
        </w:r>
      </w:del>
      <w:del w:id="7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del w:id="76" w:author="PR Preview" w:date="2026-01-01T00:00:00Z">
        <w:r>
          <w:delText xml:space="preserve">.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At a point</w:delText>
        </w:r>
      </w:del>
      <w:del w:id="7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5</m:t>
        </m:r>
      </m:oMath>
      <w:del w:id="80" w:author="PR Preview" w:date="2026-01-01T00:00:00Z">
        <w:r>
          <w:delText xml:space="preserve">, the distance is</w:delText>
        </w:r>
      </w:del>
      <w:del w:id="8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del w:id="82" w:author="PR Preview" w:date="2026-01-01T00:00:00Z">
        <w:r>
          <w:delText xml:space="preserve">, so the density is</w:delText>
        </w:r>
      </w:del>
      <w:del w:id="8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84" w:author="PR Preview" w:date="2026-01-01T00:00:00Z">
        <w:r>
          <w:delText xml:space="preserve">.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Here are both values:</w:delText>
        </w:r>
      </w:del>
    </w:p>
    <w:p>
      <w:pPr>
        <w:pStyle w:val="BodyText"/>
      </w:pPr>
      <w:ins w:id="87" w:author="PR Preview" w:date="2026-01-01T00:00:00Z">
        <w:r>
          <w:rPr>
            <w:b/>
            <w:bCs/>
          </w:rPr>
          <w:t xml:space="preserve">Example 10 (Laplace density values)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Let</w:t>
        </w:r>
      </w:ins>
      <w:ins w:id="9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91" w:author="PR Preview" w:date="2026-01-01T00:00:00Z">
        <w:r>
          <w:t xml:space="preserve">, so</w:t>
        </w:r>
      </w:ins>
      <w:ins w:id="9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t>3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</w:t>
        </w:r>
      </w:ins>
      <w:ins w:id="9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(</w:t>
        </w:r>
      </w:ins>
      <w:hyperlink w:anchor="def-laplace">
        <w:ins w:id="9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99" w:author="PR Preview" w:date="2026-01-01T00:00:00Z">
        <w:r>
          <w:t xml:space="preserve">).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At the location,</w:t>
        </w:r>
      </w:ins>
      <w:ins w:id="10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03" w:author="PR Preview" w:date="2026-01-01T00:00:00Z">
        <w:r>
          <w:t xml:space="preserve">, so the density is</w:t>
        </w:r>
      </w:ins>
      <w:ins w:id="10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ins w:id="105" w:author="PR Preview" w:date="2026-01-01T00:00:00Z">
        <w:r>
          <w:t xml:space="preserve">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At a point</w:t>
        </w:r>
      </w:ins>
      <w:ins w:id="10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5</m:t>
        </m:r>
      </m:oMath>
      <w:ins w:id="109" w:author="PR Preview" w:date="2026-01-01T00:00:00Z">
        <w:r>
          <w:t xml:space="preserve">, the distance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10" w:author="PR Preview" w:date="2026-01-01T00:00:00Z">
        <w:r>
          <w:t xml:space="preserve">so the density is</w:t>
        </w:r>
      </w:ins>
      <w:ins w:id="11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12" w:author="PR Preview" w:date="2026-01-01T00:00:00Z">
        <w:r>
          <w:t xml:space="preserve">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Here are both values:</w:t>
        </w:r>
      </w:ins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del w:id="115" w:author="PR Preview" w:date="2026-01-01T00:00:00Z">
        <w:r>
          <w:delText xml:space="preserve">For the mean, the integrand</w:delText>
        </w:r>
      </w:del>
      <w:del w:id="116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is an odd function,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so its integral over</w:delText>
        </w:r>
      </w:del>
      <w:del w:id="12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is</w:delText>
        </w:r>
      </w:del>
      <w:del w:id="124" w:author="PR Preview" w:date="2026-01-01T00:00:00Z">
        <w:r>
          <w:delText xml:space="preserve"> </w:delText>
        </w:r>
      </w:del>
      <m:oMath>
        <m:r>
          <m:t>0</m:t>
        </m:r>
      </m:oMath>
      <w:del w:id="125" w:author="PR Preview" w:date="2026-01-01T00:00:00Z">
        <w:r>
          <w:delText xml:space="preserve">.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Therefore</w:delText>
        </w:r>
      </w:del>
      <w:del w:id="12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29" w:author="PR Preview" w:date="2026-01-01T00:00:00Z">
        <w:r>
          <w:delText xml:space="preserve">, and</w:delText>
        </w:r>
      </w:del>
      <w:del w:id="13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del w:id="131" w:author="PR Preview" w:date="2026-01-01T00:00:00Z">
        <w:r>
          <w:delText xml:space="preserve">.</w:delText>
        </w:r>
      </w:del>
    </w:p>
    <w:p>
      <w:pPr>
        <w:pStyle w:val="BodyText"/>
      </w:pPr>
      <w:del w:id="132" w:author="PR Preview" w:date="2026-01-01T00:00:00Z">
        <w:r>
          <w:delText xml:space="preserve">For the variance,</w:delText>
        </w:r>
      </w:del>
      <w:del w:id="133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because</w:delText>
        </w:r>
      </w:del>
      <w:del w:id="13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37" w:author="PR Preview" w:date="2026-01-01T00:00:00Z">
        <w:r>
          <w:delText xml:space="preserve">.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The integrand</w:delText>
        </w:r>
      </w:del>
      <w:del w:id="140" w:author="PR Preview" w:date="2026-01-01T00:00:00Z">
        <w:r>
          <w:delText xml:space="preserve"> </w:delText>
        </w:r>
      </w:del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is even,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so</w:delText>
        </w:r>
      </w:del>
    </w:p>
    <w:p>
      <w:pPr>
        <w:pStyle w:val="BodyText"/>
      </w:pPr>
      <w:ins w:id="145" w:author="PR Preview" w:date="2026-01-01T00:00:00Z">
        <w:r>
          <w:t xml:space="preserve">For the mean, the integrand</w:t>
        </w:r>
      </w:ins>
      <w:ins w:id="146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is an odd function,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so its integral over</w:t>
        </w:r>
      </w:ins>
      <w:ins w:id="15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is</w:t>
        </w:r>
      </w:ins>
      <w:ins w:id="154" w:author="PR Preview" w:date="2026-01-01T00:00:00Z">
        <w:r>
          <w:t xml:space="preserve"> </w:t>
        </w:r>
      </w:ins>
      <m:oMath>
        <m:r>
          <m:t>0</m:t>
        </m:r>
      </m:oMath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Therefore</w:t>
        </w:r>
      </w:ins>
      <w:ins w:id="15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59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60" w:author="PR Preview" w:date="2026-01-01T00:00:00Z">
        <w:r>
          <w:t xml:space="preserve">For the variance,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ins w:id="161" w:author="PR Preview" w:date="2026-01-01T00:00:00Z">
        <w:r>
          <w:t xml:space="preserve">because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63" w:author="PR Preview" w:date="2026-01-01T00:00:00Z">
        <w:r>
          <w:t xml:space="preserve">.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The integrand</w:t>
        </w:r>
      </w:ins>
      <w:ins w:id="166" w:author="PR Preview" w:date="2026-01-01T00:00:00Z">
        <w:r>
          <w:t xml:space="preserve"> </w:t>
        </w:r>
      </w:ins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 even,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del w:id="171" w:author="PR Preview" w:date="2026-01-01T00:00:00Z">
        <w:r>
          <w:rPr>
            <w:i/>
            <w:iCs/>
          </w:rPr>
          <w:delText xml:space="preserve">Proof</w:delText>
        </w:r>
      </w:del>
      <w:del w:id="172" w:author="PR Preview" w:date="2026-01-01T00:00:00Z">
        <w:r>
          <w:delText xml:space="preserve">. </w:delText>
        </w:r>
      </w:del>
      <w:del w:id="173" w:author="PR Preview" w:date="2026-01-01T00:00:00Z">
        <w:r>
          <w:delText xml:space="preserve">The CDF of</w:delText>
        </w:r>
      </w:del>
      <w:del w:id="174" w:author="PR Preview" w:date="2026-01-01T00:00:00Z">
        <w:r>
          <w:delText xml:space="preserve"> </w:delText>
        </w:r>
      </w:del>
      <m:oMath>
        <m:r>
          <m:t>T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is</w:delText>
        </w:r>
      </w:del>
      <w:del w:id="1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(</w:delText>
        </w:r>
      </w:del>
      <w:hyperlink r:id="rId86">
        <w:del w:id="180" w:author="PR Preview" w:date="2026-01-01T00:00:00Z">
          <w:r>
            <w:rPr>
              <w:rStyle w:val="Hyperlink"/>
            </w:rPr>
            <w:delText xml:space="preserve">survival function and CDF</w:delText>
          </w:r>
        </w:del>
      </w:hyperlink>
      <w:del w:id="181" w:author="PR Preview" w:date="2026-01-01T00:00:00Z">
        <w:r>
          <w:delText xml:space="preserve">),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which is</w:delText>
        </w:r>
      </w:del>
      <w:del w:id="184" w:author="PR Preview" w:date="2026-01-01T00:00:00Z">
        <w:r>
          <w:delText xml:space="preserve"> </w:delText>
        </w:r>
      </w:del>
      <m:oMath>
        <m:r>
          <m:t>0</m:t>
        </m:r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for</w:delText>
        </w:r>
      </w:del>
      <w:del w:id="18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&lt;</m:t>
        </m:r>
        <m:r>
          <m:t>0</m:t>
        </m:r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and</w:delText>
        </w:r>
      </w:del>
      <w:del w:id="19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for</w:delText>
        </w:r>
      </w:del>
      <w:del w:id="19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194" w:author="PR Preview" w:date="2026-01-01T00:00:00Z">
        <w:r>
          <w:delText xml:space="preserve">.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This</w:delText>
        </w:r>
      </w:del>
      <w:del w:id="197" w:author="PR Preview" w:date="2026-01-01T00:00:00Z">
        <w:r>
          <w:delText xml:space="preserve"> </w:delText>
        </w:r>
      </w:del>
      <m:oMath>
        <m:r>
          <m:t>F</m:t>
        </m:r>
      </m:oMath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is continuous everywhere,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with a continuous derivative everywhere except possibly</w:delText>
        </w:r>
      </w:del>
      <w:del w:id="20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</m:oMath>
      <w:del w:id="203" w:author="PR Preview" w:date="2026-01-01T00:00:00Z">
        <w:r>
          <w:delText xml:space="preserve">,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so</w:delText>
        </w:r>
      </w:del>
      <w:del w:id="2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is a density of</w:delText>
        </w:r>
      </w:del>
      <w:del w:id="209" w:author="PR Preview" w:date="2026-01-01T00:00:00Z">
        <w:r>
          <w:delText xml:space="preserve"> </w:delText>
        </w:r>
      </w:del>
      <m:oMath>
        <m:r>
          <m:t>T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(</w:delText>
        </w:r>
      </w:del>
      <w:hyperlink r:id="rId87">
        <w:del w:id="212" w:author="PR Preview" w:date="2026-01-01T00:00:00Z">
          <w:r>
            <w:rPr>
              <w:rStyle w:val="Hyperlink"/>
            </w:rPr>
            <w:delText xml:space="preserve">a piecewise-smooth CDF has its derivative as a density</w:delText>
          </w:r>
        </w:del>
      </w:hyperlink>
      <w:del w:id="213" w:author="PR Preview" w:date="2026-01-01T00:00:00Z">
        <w:r>
          <w:delText xml:space="preserve">).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This density is continuous at every</w:delText>
        </w:r>
      </w:del>
      <w:del w:id="21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217" w:author="PR Preview" w:date="2026-01-01T00:00:00Z">
        <w:r>
          <w:delText xml:space="preserve">,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so there the hazard is</w:delText>
        </w:r>
      </w:del>
      <w:del w:id="22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(</w:delText>
        </w:r>
      </w:del>
      <w:hyperlink r:id="rId88">
        <w:del w:id="223" w:author="PR Preview" w:date="2026-01-01T00:00:00Z">
          <w:r>
            <w:rPr>
              <w:rStyle w:val="Hyperlink"/>
            </w:rPr>
            <w:delText xml:space="preserve">hazard equals density over survival</w:delText>
          </w:r>
        </w:del>
      </w:hyperlink>
      <w:del w:id="224" w:author="PR Preview" w:date="2026-01-01T00:00:00Z">
        <w:r>
          <w:delText xml:space="preserve">):</w:delText>
        </w:r>
      </w:del>
    </w:p>
    <w:p>
      <w:pPr>
        <w:pStyle w:val="FirstParagraph"/>
      </w:pPr>
      <w:ins w:id="225" w:author="PR Preview" w:date="2026-01-01T00:00:00Z">
        <w:r>
          <w:rPr>
            <w:i/>
            <w:iCs/>
          </w:rPr>
          <w:t xml:space="preserve">Proof</w:t>
        </w:r>
      </w:ins>
      <w:ins w:id="226" w:author="PR Preview" w:date="2026-01-01T00:00:00Z">
        <w:r>
          <w:t xml:space="preserve">. </w:t>
        </w:r>
      </w:ins>
      <w:ins w:id="227" w:author="PR Preview" w:date="2026-01-01T00:00:00Z">
        <w:r>
          <w:t xml:space="preserve">The CDF of</w:t>
        </w:r>
      </w:ins>
      <w:ins w:id="228" w:author="PR Preview" w:date="2026-01-01T00:00:00Z">
        <w:r>
          <w:t xml:space="preserve"> </w:t>
        </w:r>
      </w:ins>
      <m:oMath>
        <m:r>
          <m:t>T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is</w:t>
        </w:r>
      </w:ins>
      <w:ins w:id="2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(</w:t>
        </w:r>
      </w:ins>
      <w:hyperlink r:id="rId86">
        <w:ins w:id="234" w:author="PR Preview" w:date="2026-01-01T00:00:00Z">
          <w:r>
            <w:rPr>
              <w:rStyle w:val="Hyperlink"/>
            </w:rPr>
            <w:t xml:space="preserve">survival function and CDF</w:t>
          </w:r>
        </w:ins>
      </w:hyperlink>
      <w:ins w:id="235" w:author="PR Preview" w:date="2026-01-01T00:00:00Z">
        <w:r>
          <w:t xml:space="preserve">),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which is</w:t>
        </w:r>
      </w:ins>
      <w:ins w:id="238" w:author="PR Preview" w:date="2026-01-01T00:00:00Z">
        <w:r>
          <w:t xml:space="preserve"> </w:t>
        </w:r>
      </w:ins>
      <m:oMath>
        <m:r>
          <m:t>0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for</w:t>
        </w:r>
      </w:ins>
      <w:ins w:id="24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&lt;</m:t>
        </m:r>
        <m:r>
          <m:t>0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and</w:t>
        </w:r>
      </w:ins>
      <w:ins w:id="24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for</w:t>
        </w:r>
      </w:ins>
      <w:ins w:id="24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248" w:author="PR Preview" w:date="2026-01-01T00:00:00Z">
        <w:r>
          <w:t xml:space="preserve">.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This</w:t>
        </w:r>
      </w:ins>
      <w:ins w:id="251" w:author="PR Preview" w:date="2026-01-01T00:00:00Z">
        <w:r>
          <w:t xml:space="preserve"> </w:t>
        </w:r>
      </w:ins>
      <m:oMath>
        <m:r>
          <m:t>F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is continuous everywhere,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with a continuous derivative everywhere except possibly</w:t>
        </w:r>
      </w:ins>
      <w:ins w:id="25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</m:oMath>
      <w:ins w:id="257" w:author="PR Preview" w:date="2026-01-01T00:00:00Z">
        <w:r>
          <w:t xml:space="preserve">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ins w:id="260" w:author="PR Preview" w:date="2026-01-01T00:00:00Z">
        <w:r>
          <w:t xml:space="preserve">is a density of</w:t>
        </w:r>
      </w:ins>
      <w:ins w:id="261" w:author="PR Preview" w:date="2026-01-01T00:00:00Z">
        <w:r>
          <w:t xml:space="preserve"> </w:t>
        </w:r>
      </w:ins>
      <m:oMath>
        <m:r>
          <m:t>T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(</w:t>
        </w:r>
      </w:ins>
      <w:hyperlink r:id="rId87">
        <w:ins w:id="264" w:author="PR Preview" w:date="2026-01-01T00:00:00Z">
          <w:r>
            <w:rPr>
              <w:rStyle w:val="Hyperlink"/>
            </w:rPr>
            <w:t xml:space="preserve">a piecewise-smooth CDF has its derivative as a density</w:t>
          </w:r>
        </w:ins>
      </w:hyperlink>
      <w:ins w:id="265" w:author="PR Preview" w:date="2026-01-01T00:00:00Z">
        <w:r>
          <w:t xml:space="preserve">).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This density is continuous at every</w:t>
        </w:r>
      </w:ins>
      <w:ins w:id="26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269" w:author="PR Preview" w:date="2026-01-01T00:00:00Z">
        <w:r>
          <w:t xml:space="preserve">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so there the hazard is</w:t>
        </w:r>
      </w:ins>
      <w:ins w:id="2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(</w:t>
        </w:r>
      </w:ins>
      <w:hyperlink r:id="rId88">
        <w:ins w:id="275" w:author="PR Preview" w:date="2026-01-01T00:00:00Z">
          <w:r>
            <w:rPr>
              <w:rStyle w:val="Hyperlink"/>
            </w:rPr>
            <w:t xml:space="preserve">hazard equals density over survival</w:t>
          </w:r>
        </w:ins>
      </w:hyperlink>
      <w:ins w:id="276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del w:id="277" w:author="PR Preview" w:date="2026-01-01T00:00:00Z">
        <w:r>
          <w:rPr>
            <w:b/>
            <w:bCs/>
          </w:rPr>
          <w:delText xml:space="preserve">Example 12 (Exponential as a special case)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With</w:delText>
        </w:r>
      </w:del>
      <w:del w:id="280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=</m:t>
        </m:r>
        <m:r>
          <m:t>1</m:t>
        </m:r>
      </m:oMath>
      <w:del w:id="281" w:author="PR Preview" w:date="2026-01-01T00:00:00Z">
        <w:r>
          <w:delText xml:space="preserve">,</w:delText>
        </w:r>
      </w:del>
      <w:del w:id="282" w:author="PR Preview" w:date="2026-01-01T00:00:00Z">
        <w:r>
          <w:delText xml:space="preserve"> </w:delText>
        </w:r>
      </w:del>
      <w:hyperlink w:anchor="thm-weibull">
        <w:del w:id="283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gives</w:delText>
        </w:r>
      </w:del>
      <w:del w:id="286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and</w:delText>
        </w:r>
      </w:del>
      <w:del w:id="28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del w:id="290" w:author="PR Preview" w:date="2026-01-01T00:00:00Z">
        <w:r>
          <w:delText xml:space="preserve">,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matching the exponential distribution’s constant hazard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and mean.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With</w:delText>
        </w:r>
      </w:del>
      <w:del w:id="297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=</m:t>
        </m:r>
        <m:r>
          <m:t>2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and</w:delText>
        </w:r>
      </w:del>
      <w:del w:id="30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1</m:t>
        </m:r>
      </m:oMath>
      <w:del w:id="301" w:author="PR Preview" w:date="2026-01-01T00:00:00Z">
        <w:r>
          <w:delText xml:space="preserve">,</w:delText>
        </w:r>
      </w:del>
      <w:del w:id="302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increases with</w:delText>
        </w:r>
      </w:del>
      <w:del w:id="305" w:author="PR Preview" w:date="2026-01-01T00:00:00Z">
        <w:r>
          <w:delText xml:space="preserve"> </w:delText>
        </w:r>
      </w:del>
      <m:oMath>
        <m:r>
          <m:t>t</m:t>
        </m:r>
      </m:oMath>
      <w:del w:id="306" w:author="PR Preview" w:date="2026-01-01T00:00:00Z">
        <w:r>
          <w:delText xml:space="preserve">,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and</w:delText>
        </w:r>
      </w:del>
      <w:del w:id="30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0.886</m:t>
        </m:r>
      </m:oMath>
      <w:del w:id="310" w:author="PR Preview" w:date="2026-01-01T00:00:00Z">
        <w:r>
          <w:delText xml:space="preserve">.</w:delText>
        </w:r>
      </w:del>
    </w:p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Example 12 (Exponential as a special case)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With</w:t>
        </w:r>
      </w:ins>
      <w:ins w:id="314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1</m:t>
        </m:r>
      </m:oMath>
      <w:ins w:id="315" w:author="PR Preview" w:date="2026-01-01T00:00:00Z">
        <w:r>
          <w:t xml:space="preserve">,</w:t>
        </w:r>
      </w:ins>
      <w:ins w:id="316" w:author="PR Preview" w:date="2026-01-01T00:00:00Z">
        <w:r>
          <w:t xml:space="preserve"> </w:t>
        </w:r>
      </w:ins>
      <w:hyperlink w:anchor="thm-weibull">
        <w:ins w:id="317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gives</w:t>
        </w:r>
      </w:ins>
      <w:ins w:id="320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23" w:author="PR Preview" w:date="2026-01-01T00:00:00Z">
        <w:r>
          <w:t xml:space="preserve">matching the exponential distribution’s constant hazard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and mean.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With</w:t>
        </w:r>
      </w:ins>
      <w:ins w:id="328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2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</w:t>
        </w:r>
      </w:ins>
      <w:ins w:id="33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1</m:t>
        </m:r>
      </m:oMath>
      <w:ins w:id="332" w:author="PR Preview" w:date="2026-01-01T00:00:00Z">
        <w:r>
          <w:t xml:space="preserve">,</w:t>
        </w:r>
      </w:ins>
      <w:ins w:id="333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increases with</w:t>
        </w:r>
      </w:ins>
      <w:ins w:id="336" w:author="PR Preview" w:date="2026-01-01T00:00:00Z">
        <w:r>
          <w:t xml:space="preserve"> </w:t>
        </w:r>
      </w:ins>
      <m:oMath>
        <m:r>
          <m:t>t</m:t>
        </m:r>
      </m:oMath>
      <w:ins w:id="337" w:author="PR Preview" w:date="2026-01-01T00:00:00Z">
        <w:r>
          <w:t xml:space="preserve">,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del w:id="340" w:author="PR Preview" w:date="2026-01-01T00:00:00Z">
        <w:r>
          <w:delText xml:space="preserve">The point</w:delText>
        </w:r>
      </w:del>
      <w:del w:id="3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has</w:delText>
        </w:r>
      </w:del>
      <w:del w:id="3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and</w:delText>
        </w:r>
      </w:del>
      <w:del w:id="3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348" w:author="PR Preview" w:date="2026-01-01T00:00:00Z">
        <w:r>
          <w:delText xml:space="preserve">, so</w:delText>
        </w:r>
      </w:del>
      <w:del w:id="349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del w:id="350" w:author="PR Preview" w:date="2026-01-01T00:00:00Z">
        <w:r>
          <w:delText xml:space="preserve">;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the point</w:delText>
        </w:r>
      </w:del>
      <w:del w:id="3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has</w:delText>
        </w:r>
      </w:del>
      <w:del w:id="35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and</w:delText>
        </w:r>
      </w:del>
      <w:del w:id="35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del w:id="360" w:author="PR Preview" w:date="2026-01-01T00:00:00Z">
        <w:r>
          <w:delText xml:space="preserve">, so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del w:id="362" w:author="PR Preview" w:date="2026-01-01T00:00:00Z">
        <w:r>
          <w:delText xml:space="preserve">.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So the contour</w:delText>
        </w:r>
      </w:del>
      <w:del w:id="365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of the</w:delText>
        </w:r>
      </w:del>
      <w:del w:id="36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density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is an ellipse stretched along</w:delText>
        </w:r>
      </w:del>
      <w:del w:id="37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74" w:author="PR Preview" w:date="2026-01-01T00:00:00Z">
        <w:r>
          <w:delText xml:space="preserve">, with half-length</w:delText>
        </w:r>
      </w:del>
      <w:del w:id="375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3</m:t>
            </m:r>
          </m:e>
        </m:rad>
      </m:oMath>
      <w:del w:id="376" w:author="PR Preview" w:date="2026-01-01T00:00:00Z">
        <w:r>
          <w:delText xml:space="preserve">,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and squeezed along</w:delText>
        </w:r>
      </w:del>
      <w:del w:id="37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80" w:author="PR Preview" w:date="2026-01-01T00:00:00Z">
        <w:r>
          <w:delText xml:space="preserve">, with half-length</w:delText>
        </w:r>
      </w:del>
      <w:del w:id="381" w:author="PR Preview" w:date="2026-01-01T00:00:00Z">
        <w:r>
          <w:delText xml:space="preserve"> </w:delText>
        </w:r>
      </w:del>
      <m:oMath>
        <m:r>
          <m:t>1</m:t>
        </m:r>
      </m:oMath>
      <w:del w:id="382" w:author="PR Preview" w:date="2026-01-01T00:00:00Z">
        <w:r>
          <w:delText xml:space="preserve">:</w:delText>
        </w:r>
      </w:del>
      <w:del w:id="3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and</w:delText>
        </w:r>
      </w:del>
      <w:del w:id="38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are positively correlated.</w:delText>
        </w:r>
      </w:del>
    </w:p>
    <w:p>
      <w:pPr>
        <w:pStyle w:val="FirstParagraph"/>
      </w:pPr>
      <w:ins w:id="389" w:author="PR Preview" w:date="2026-01-01T00:00:00Z">
        <w:r>
          <w:t xml:space="preserve">The point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ins w:id="390" w:author="PR Preview" w:date="2026-01-01T00:00:00Z">
        <w:r>
          <w:t xml:space="preserve">has</w:t>
        </w:r>
      </w:ins>
      <w:ins w:id="39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and</w:t>
        </w:r>
      </w:ins>
      <w:ins w:id="3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395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ins w:id="396" w:author="PR Preview" w:date="2026-01-01T00:00:00Z">
        <w:r>
          <w:t xml:space="preserve">the point</w:t>
        </w:r>
      </w:ins>
      <w:ins w:id="3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has</w:t>
        </w:r>
      </w:ins>
      <w:ins w:id="40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and</w:t>
        </w:r>
      </w:ins>
      <w:ins w:id="40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404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05" w:author="PR Preview" w:date="2026-01-01T00:00:00Z">
        <w:r>
          <w:t xml:space="preserve">So the contour</w:t>
        </w:r>
      </w:ins>
      <w:ins w:id="406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of the</w:t>
        </w:r>
      </w:ins>
      <w:ins w:id="40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density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is an ellipse stretched along</w:t>
        </w:r>
      </w:ins>
      <w:ins w:id="41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15" w:author="PR Preview" w:date="2026-01-01T00:00:00Z">
        <w:r>
          <w:t xml:space="preserve">, with half-length</w:t>
        </w:r>
      </w:ins>
      <w:ins w:id="41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3</m:t>
            </m:r>
          </m:e>
        </m:rad>
      </m:oMath>
      <w:ins w:id="417" w:author="PR Preview" w:date="2026-01-01T00:00:00Z">
        <w:r>
          <w:t xml:space="preserve">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and squeezed along</w:t>
        </w:r>
      </w:ins>
      <w:ins w:id="42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21" w:author="PR Preview" w:date="2026-01-01T00:00:00Z">
        <w:r>
          <w:t xml:space="preserve">, with half-length</w:t>
        </w:r>
      </w:ins>
      <w:ins w:id="422" w:author="PR Preview" w:date="2026-01-01T00:00:00Z">
        <w:r>
          <w:t xml:space="preserve"> </w:t>
        </w:r>
      </w:ins>
      <m:oMath>
        <m:r>
          <m:t>1</m:t>
        </m:r>
      </m:oMath>
      <w:ins w:id="423" w:author="PR Preview" w:date="2026-01-01T00:00:00Z">
        <w:r>
          <w:t xml:space="preserve">:</w:t>
        </w:r>
      </w:ins>
      <w:ins w:id="4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and</w:t>
        </w:r>
      </w:ins>
      <w:ins w:id="42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are positively correlated.</w:t>
        </w:r>
      </w:ins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del w:id="430" w:author="PR Preview" w:date="2026-01-01T00:00:00Z">
        <w:r>
          <w:rPr>
            <w:i/>
            <w:iCs/>
          </w:rPr>
          <w:delText xml:space="preserve">Proof</w:delText>
        </w:r>
      </w:del>
      <w:del w:id="431" w:author="PR Preview" w:date="2026-01-01T00:00:00Z">
        <w:r>
          <w:delText xml:space="preserve">. </w:delText>
        </w:r>
      </w:del>
      <w:del w:id="432" w:author="PR Preview" w:date="2026-01-01T00:00:00Z">
        <w:r>
          <w:delText xml:space="preserve">By the</w:delText>
        </w:r>
      </w:del>
      <w:del w:id="433" w:author="PR Preview" w:date="2026-01-01T00:00:00Z">
        <w:r>
          <w:delText xml:space="preserve"> </w:delText>
        </w:r>
      </w:del>
      <w:hyperlink r:id="rId134">
        <w:del w:id="434" w:author="PR Preview" w:date="2026-01-01T00:00:00Z">
          <w:r>
            <w:rPr>
              <w:rStyle w:val="Hyperlink"/>
            </w:rPr>
            <w:delText xml:space="preserve">marginal PMF from a joint density-mass function</w:delText>
          </w:r>
        </w:del>
      </w:hyperlink>
      <w:del w:id="435" w:author="PR Preview" w:date="2026-01-01T00:00:00Z">
        <w:r>
          <w:delText xml:space="preserve">,</w:delText>
        </w:r>
      </w:del>
      <w:del w:id="43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del w:id="437" w:author="PR Preview" w:date="2026-01-01T00:00:00Z">
        <w:r>
          <w:delText xml:space="preserve">,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because</w:delText>
        </w:r>
      </w:del>
      <w:del w:id="44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is a density and so integrates to 1.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Then, by the</w:delText>
        </w:r>
      </w:del>
      <w:del w:id="445" w:author="PR Preview" w:date="2026-01-01T00:00:00Z">
        <w:r>
          <w:delText xml:space="preserve"> </w:delText>
        </w:r>
      </w:del>
      <w:hyperlink r:id="rId132">
        <w:del w:id="446" w:author="PR Preview" w:date="2026-01-01T00:00:00Z">
          <w:r>
            <w:rPr>
              <w:rStyle w:val="Hyperlink"/>
            </w:rPr>
            <w:delText xml:space="preserve">definition of the conditional density</w:delText>
          </w:r>
        </w:del>
      </w:hyperlink>
      <w:del w:id="447" w:author="PR Preview" w:date="2026-01-01T00:00:00Z">
        <w:r>
          <w:delText xml:space="preserve">,</w:delText>
        </w:r>
      </w:del>
      <w:del w:id="44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49" w:author="PR Preview" w:date="2026-01-01T00:00:00Z">
        <w:r>
          <w:delText xml:space="preserve">.</w:delText>
        </w:r>
      </w:del>
    </w:p>
    <w:p>
      <w:pPr>
        <w:pStyle w:val="FirstParagraph"/>
      </w:pPr>
      <w:ins w:id="450" w:author="PR Preview" w:date="2026-01-01T00:00:00Z">
        <w:r>
          <w:rPr>
            <w:i/>
            <w:iCs/>
          </w:rPr>
          <w:t xml:space="preserve">Proof</w:t>
        </w:r>
      </w:ins>
      <w:ins w:id="451" w:author="PR Preview" w:date="2026-01-01T00:00:00Z">
        <w:r>
          <w:t xml:space="preserve">. </w:t>
        </w:r>
      </w:ins>
      <w:ins w:id="452" w:author="PR Preview" w:date="2026-01-01T00:00:00Z">
        <w:r>
          <w:t xml:space="preserve">By the</w:t>
        </w:r>
      </w:ins>
      <w:ins w:id="453" w:author="PR Preview" w:date="2026-01-01T00:00:00Z">
        <w:r>
          <w:t xml:space="preserve"> </w:t>
        </w:r>
      </w:ins>
      <w:hyperlink r:id="rId134">
        <w:ins w:id="454" w:author="PR Preview" w:date="2026-01-01T00:00:00Z">
          <w:r>
            <w:rPr>
              <w:rStyle w:val="Hyperlink"/>
            </w:rPr>
            <w:t xml:space="preserve">marginal PMF from a joint density-mass function</w:t>
          </w:r>
        </w:ins>
      </w:hyperlink>
      <w:ins w:id="45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56" w:author="PR Preview" w:date="2026-01-01T00:00:00Z">
        <w:r>
          <w:t xml:space="preserve">because</w:t>
        </w:r>
      </w:ins>
      <w:ins w:id="45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is a density and so integrates to 1.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Then, by the</w:t>
        </w:r>
      </w:ins>
      <w:ins w:id="462" w:author="PR Preview" w:date="2026-01-01T00:00:00Z">
        <w:r>
          <w:t xml:space="preserve"> </w:t>
        </w:r>
      </w:ins>
      <w:hyperlink r:id="rId132">
        <w:ins w:id="463" w:author="PR Preview" w:date="2026-01-01T00:00:00Z">
          <w:r>
            <w:rPr>
              <w:rStyle w:val="Hyperlink"/>
            </w:rPr>
            <w:t xml:space="preserve">definition of the conditional density</w:t>
          </w:r>
        </w:ins>
      </w:hyperlink>
      <w:ins w:id="46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del w:id="465" w:author="PR Preview" w:date="2026-01-01T00:00:00Z">
        <w:r>
          <w:rPr>
            <w:b/>
            <w:bCs/>
          </w:rPr>
          <w:delText xml:space="preserve">Mean.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By</w:delText>
        </w:r>
      </w:del>
      <w:del w:id="468" w:author="PR Preview" w:date="2026-01-01T00:00:00Z">
        <w:r>
          <w:delText xml:space="preserve"> </w:delText>
        </w:r>
      </w:del>
      <w:hyperlink w:anchor="thm-mixture-mean">
        <w:del w:id="469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and the</w:delText>
        </w:r>
      </w:del>
      <w:del w:id="472" w:author="PR Preview" w:date="2026-01-01T00:00:00Z">
        <w:r>
          <w:delText xml:space="preserve"> </w:delText>
        </w:r>
      </w:del>
      <w:hyperlink r:id="rId105">
        <w:del w:id="473" w:author="PR Preview" w:date="2026-01-01T00:00:00Z">
          <w:r>
            <w:rPr>
              <w:rStyle w:val="Hyperlink"/>
            </w:rPr>
            <w:delText xml:space="preserve">normal means</w:delText>
          </w:r>
        </w:del>
      </w:hyperlink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4.2</m:t>
        </m:r>
      </m:oMath>
      <w:del w:id="476" w:author="PR Preview" w:date="2026-01-01T00:00:00Z">
        <w:r>
          <w:delText xml:space="preserve">.</w:delText>
        </w:r>
      </w:del>
    </w:p>
    <w:p>
      <w:pPr>
        <w:numPr>
          <w:ilvl w:val="0"/>
          <w:numId w:val="1012"/>
        </w:numPr>
      </w:pPr>
      <w:ins w:id="477" w:author="PR Preview" w:date="2026-01-01T00:00:00Z">
        <w:r>
          <w:rPr>
            <w:b/>
            <w:bCs/>
          </w:rPr>
          <w:t xml:space="preserve">Mean.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By</w:t>
        </w:r>
      </w:ins>
      <w:ins w:id="480" w:author="PR Preview" w:date="2026-01-01T00:00:00Z">
        <w:r>
          <w:t xml:space="preserve"> </w:t>
        </w:r>
      </w:ins>
      <w:hyperlink w:anchor="thm-mixture-mean">
        <w:ins w:id="481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and the</w:t>
        </w:r>
      </w:ins>
      <w:ins w:id="484" w:author="PR Preview" w:date="2026-01-01T00:00:00Z">
        <w:r>
          <w:t xml:space="preserve"> </w:t>
        </w:r>
      </w:ins>
      <w:hyperlink r:id="rId105">
        <w:ins w:id="485" w:author="PR Preview" w:date="2026-01-01T00:00:00Z">
          <w:r>
            <w:rPr>
              <w:rStyle w:val="Hyperlink"/>
            </w:rPr>
            <w:t xml:space="preserve">normal means</w:t>
          </w:r>
        </w:ins>
      </w:hyperlink>
      <w:ins w:id="48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2026-10-09T17:06:56Z</dcterms:created>
  <dcterms:modified xsi:type="dcterms:W3CDTF">2026-10-09T17:06:56Z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