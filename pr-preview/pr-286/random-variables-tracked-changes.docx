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2026-10-29 13:56:59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14:07:04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ins w:id="3" w:author="PR Preview" w:date="2026-01-01T00:00:00Z">
        <w:r>
          <w:rPr>
            <w:b/>
            <w:bCs/>
          </w:rPr>
          <w:t xml:space="preserve">Definition 22 (Kernel of a density)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A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rPr>
            <w:b/>
            <w:bCs/>
          </w:rPr>
          <w:t xml:space="preserve">kernel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of a</w:t>
        </w:r>
      </w:ins>
      <w:ins w:id="10" w:author="PR Preview" w:date="2026-01-01T00:00:00Z">
        <w:r>
          <w:t xml:space="preserve"> </w:t>
        </w:r>
      </w:ins>
      <w:hyperlink w:anchor="def-pdf">
        <w:ins w:id="11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12" w:author="PR Preview" w:date="2026-01-01T00:00:00Z">
        <w:r>
          <w:t xml:space="preserve"> </w:t>
        </w:r>
      </w:ins>
      <m:oMath>
        <m:r>
          <m:t>f</m:t>
        </m:r>
      </m:oMath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is a</w:t>
        </w:r>
      </w:ins>
      <w:ins w:id="15" w:author="PR Preview" w:date="2026-01-01T00:00:00Z">
        <w:r>
          <w:t xml:space="preserve"> </w:t>
        </w:r>
      </w:ins>
      <w:hyperlink r:id="rId9">
        <w:ins w:id="1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≥</m:t>
        </m:r>
        <m:r>
          <m:t>0</m:t>
        </m:r>
      </m:oMath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such that</w:t>
        </w:r>
      </w:ins>
      <w:ins w:id="2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for every</w:t>
        </w:r>
      </w:ins>
      <w:ins w:id="23" w:author="PR Preview" w:date="2026-01-01T00:00:00Z">
        <w:r>
          <w:t xml:space="preserve"> </w:t>
        </w:r>
      </w:ins>
      <m:oMath>
        <m:r>
          <m:t>x</m:t>
        </m:r>
      </m:oMath>
      <w:ins w:id="24" w:author="PR Preview" w:date="2026-01-01T00:00:00Z">
        <w:r>
          <w:t xml:space="preserve">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for some constant</w:t>
        </w:r>
      </w:ins>
      <w:ins w:id="2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that does not depend on</w:t>
        </w:r>
      </w:ins>
      <w:ins w:id="30" w:author="PR Preview" w:date="2026-01-01T00:00:00Z">
        <w:r>
          <w:t xml:space="preserve"> </w:t>
        </w:r>
      </w:ins>
      <m:oMath>
        <m:r>
          <m:t>x</m:t>
        </m:r>
      </m:oMath>
      <w:ins w:id="31" w:author="PR Preview" w:date="2026-01-01T00:00:00Z">
        <w:r>
          <w:t xml:space="preserve">.</w:t>
        </w:r>
      </w:ins>
    </w:p>
    <w:bookmarkEnd w:id="101"/>
    <w:bookmarkStart w:id="102" w:name="def-normalizing-constant"/>
    <w:p>
      <w:pPr>
        <w:pStyle w:val="BodyText"/>
      </w:pPr>
      <w:ins w:id="32" w:author="PR Preview" w:date="2026-01-01T00:00:00Z">
        <w:r>
          <w:rPr>
            <w:b/>
            <w:bCs/>
          </w:rPr>
          <w:t xml:space="preserve">Definition 23 (Normalizing constant of a density)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Let</w:t>
        </w:r>
      </w:ins>
      <w:ins w:id="35" w:author="PR Preview" w:date="2026-01-01T00:00:00Z">
        <w:r>
          <w:t xml:space="preserve"> </w:t>
        </w:r>
      </w:ins>
      <m:oMath>
        <m:r>
          <m:t>g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be a</w:t>
        </w:r>
      </w:ins>
      <w:ins w:id="38" w:author="PR Preview" w:date="2026-01-01T00:00:00Z">
        <w:r>
          <w:t xml:space="preserve"> </w:t>
        </w:r>
      </w:ins>
      <w:hyperlink w:anchor="def-kernel">
        <w:ins w:id="39" w:author="PR Preview" w:date="2026-01-01T00:00:00Z">
          <w:r>
            <w:rPr>
              <w:rStyle w:val="Hyperlink"/>
            </w:rPr>
            <w:t xml:space="preserve">kernel of a density</w:t>
          </w:r>
        </w:ins>
      </w:hyperlink>
      <w:ins w:id="40" w:author="PR Preview" w:date="2026-01-01T00:00:00Z">
        <w:r>
          <w:t xml:space="preserve"> </w:t>
        </w:r>
      </w:ins>
      <m:oMath>
        <m:r>
          <m:t>f</m:t>
        </m:r>
      </m:oMath>
      <w:ins w:id="41" w:author="PR Preview" w:date="2026-01-01T00:00:00Z">
        <w:r>
          <w:t xml:space="preserve">.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The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rPr>
            <w:b/>
            <w:bCs/>
          </w:rPr>
          <w:t xml:space="preserve">normalizing constant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of</w:t>
        </w:r>
      </w:ins>
      <w:ins w:id="48" w:author="PR Preview" w:date="2026-01-01T00:00:00Z">
        <w:r>
          <w:t xml:space="preserve"> </w:t>
        </w:r>
      </w:ins>
      <m:oMath>
        <m:r>
          <m:t>g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is the constant</w:t>
        </w:r>
      </w:ins>
      <w:ins w:id="5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ins w:id="54" w:author="PR Preview" w:date="2026-01-01T00:00:00Z">
        <w:r>
          <w:rPr>
            <w:b/>
            <w:bCs/>
          </w:rPr>
          <w:t xml:space="preserve">Theorem 17 (The normalizing constant makes the density integrate to 1)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If</w:t>
        </w:r>
      </w:ins>
      <w:ins w:id="57" w:author="PR Preview" w:date="2026-01-01T00:00:00Z">
        <w:r>
          <w:t xml:space="preserve"> </w:t>
        </w:r>
      </w:ins>
      <m:oMath>
        <m:r>
          <m:t>g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is a</w:t>
        </w:r>
      </w:ins>
      <w:ins w:id="60" w:author="PR Preview" w:date="2026-01-01T00:00:00Z">
        <w:r>
          <w:t xml:space="preserve"> </w:t>
        </w:r>
      </w:ins>
      <w:hyperlink w:anchor="def-kernel">
        <w:ins w:id="61" w:author="PR Preview" w:date="2026-01-01T00:00:00Z">
          <w:r>
            <w:rPr>
              <w:rStyle w:val="Hyperlink"/>
            </w:rPr>
            <w:t xml:space="preserve">kernel of a density</w:t>
          </w:r>
        </w:ins>
      </w:hyperlink>
      <w:ins w:id="62" w:author="PR Preview" w:date="2026-01-01T00:00:00Z">
        <w:r>
          <w:t xml:space="preserve"> </w:t>
        </w:r>
      </w:ins>
      <m:oMath>
        <m:r>
          <m:t>f</m:t>
        </m:r>
      </m:oMath>
      <w:ins w:id="63" w:author="PR Preview" w:date="2026-01-01T00:00:00Z">
        <w:r>
          <w:t xml:space="preserve">,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its</w:t>
        </w:r>
      </w:ins>
      <w:ins w:id="66" w:author="PR Preview" w:date="2026-01-01T00:00:00Z">
        <w:r>
          <w:t xml:space="preserve"> </w:t>
        </w:r>
      </w:ins>
      <w:hyperlink w:anchor="def-normalizing-constant">
        <w:ins w:id="67" w:author="PR Preview" w:date="2026-01-01T00:00:00Z">
          <w:r>
            <w:rPr>
              <w:rStyle w:val="Hyperlink"/>
            </w:rPr>
            <w:t xml:space="preserve">normalizing constant</w:t>
          </w:r>
        </w:ins>
      </w:hyperlink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ins w:id="70" w:author="PR Preview" w:date="2026-01-01T00:00:00Z">
        <w:r>
          <w:rPr>
            <w:i/>
            <w:iCs/>
          </w:rPr>
          <w:t xml:space="preserve">Proof</w:t>
        </w:r>
      </w:ins>
      <w:ins w:id="71" w:author="PR Preview" w:date="2026-01-01T00:00:00Z">
        <w:r>
          <w:t xml:space="preserve">. </w:t>
        </w:r>
      </w:ins>
      <w:ins w:id="72" w:author="PR Preview" w:date="2026-01-01T00:00:00Z">
        <w:r>
          <w:t xml:space="preserve">A</w:t>
        </w:r>
      </w:ins>
      <w:ins w:id="73" w:author="PR Preview" w:date="2026-01-01T00:00:00Z">
        <w:r>
          <w:t xml:space="preserve"> </w:t>
        </w:r>
      </w:ins>
      <w:hyperlink w:anchor="def-pdf">
        <w:ins w:id="74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integrates to 1 over the whole line,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ins w:id="77" w:author="PR Preview" w:date="2026-01-01T00:00:00Z">
        <w:r>
          <w:t xml:space="preserve">Dividing by</w:t>
        </w:r>
      </w:ins>
      <w:ins w:id="78" w:author="PR Preview" w:date="2026-01-01T00:00:00Z">
        <w:r>
          <w:t xml:space="preserve"> </w:t>
        </w:r>
      </w:ins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gives the formula.</w:t>
        </w:r>
      </w:ins>
    </w:p>
    <w:bookmarkStart w:id="104" w:name="def-mode"/>
    <w:p>
      <w:pPr>
        <w:pStyle w:val="BodyText"/>
      </w:pPr>
      <w:ins w:id="81" w:author="PR Preview" w:date="2026-01-01T00:00:00Z">
        <w:r>
          <w:rPr>
            <w:b/>
            <w:bCs/>
          </w:rPr>
          <w:t xml:space="preserve">Definition 24 (Mode of a density or mass function)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A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rPr>
            <w:b/>
            <w:bCs/>
          </w:rPr>
          <w:t xml:space="preserve">mode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of a</w:t>
        </w:r>
      </w:ins>
      <w:ins w:id="88" w:author="PR Preview" w:date="2026-01-01T00:00:00Z">
        <w:r>
          <w:t xml:space="preserve"> </w:t>
        </w:r>
      </w:ins>
      <w:hyperlink w:anchor="def-pdf">
        <w:ins w:id="89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or</w:t>
        </w:r>
      </w:ins>
      <w:ins w:id="92" w:author="PR Preview" w:date="2026-01-01T00:00:00Z">
        <w:r>
          <w:t xml:space="preserve"> </w:t>
        </w:r>
      </w:ins>
      <w:hyperlink w:anchor="def-pmf">
        <w:ins w:id="93" w:author="PR Preview" w:date="2026-01-01T00:00:00Z">
          <w:r>
            <w:rPr>
              <w:rStyle w:val="Hyperlink"/>
            </w:rPr>
            <w:t xml:space="preserve">mass function</w:t>
          </w:r>
        </w:ins>
      </w:hyperlink>
      <w:ins w:id="94" w:author="PR Preview" w:date="2026-01-01T00:00:00Z">
        <w:r>
          <w:t xml:space="preserve"> </w:t>
        </w:r>
      </w:ins>
      <m:oMath>
        <m:r>
          <m:t>f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is a value</w:t>
        </w:r>
      </w:ins>
      <w:ins w:id="9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at which</w:t>
        </w:r>
      </w:ins>
      <w:ins w:id="100" w:author="PR Preview" w:date="2026-01-01T00:00:00Z">
        <w:r>
          <w:t xml:space="preserve"> </w:t>
        </w:r>
      </w:ins>
      <m:oMath>
        <m:r>
          <m:t>f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is largest:</w:t>
        </w:r>
      </w:ins>
      <w:ins w:id="10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for every</w:t>
        </w:r>
      </w:ins>
      <w:ins w:id="106" w:author="PR Preview" w:date="2026-01-01T00:00:00Z">
        <w:r>
          <w:t xml:space="preserve"> </w:t>
        </w:r>
      </w:ins>
      <m:oMath>
        <m:r>
          <m:t>x</m:t>
        </m:r>
      </m:oMath>
      <w:ins w:id="107" w:author="PR Preview" w:date="2026-01-01T00:00:00Z">
        <w:r>
          <w:t xml:space="preserve">.</w:t>
        </w:r>
      </w:ins>
    </w:p>
    <w:bookmarkEnd w:id="104"/>
    <w:bookmarkStart w:id="105" w:name="thm-kernel-same-mode"/>
    <w:p>
      <w:pPr>
        <w:pStyle w:val="BodyText"/>
      </w:pPr>
      <w:ins w:id="108" w:author="PR Preview" w:date="2026-01-01T00:00:00Z">
        <w:r>
          <w:rPr>
            <w:b/>
            <w:bCs/>
          </w:rPr>
          <w:t xml:space="preserve">Theorem 18 (A density and its kernel have the same modes)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If</w:t>
        </w:r>
      </w:ins>
      <w:ins w:id="111" w:author="PR Preview" w:date="2026-01-01T00:00:00Z">
        <w:r>
          <w:t xml:space="preserve"> </w:t>
        </w:r>
      </w:ins>
      <m:oMath>
        <m:r>
          <m:t>g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is a</w:t>
        </w:r>
      </w:ins>
      <w:ins w:id="114" w:author="PR Preview" w:date="2026-01-01T00:00:00Z">
        <w:r>
          <w:t xml:space="preserve"> </w:t>
        </w:r>
      </w:ins>
      <w:hyperlink w:anchor="def-kernel">
        <w:ins w:id="115" w:author="PR Preview" w:date="2026-01-01T00:00:00Z">
          <w:r>
            <w:rPr>
              <w:rStyle w:val="Hyperlink"/>
            </w:rPr>
            <w:t xml:space="preserve">kernel of a density</w:t>
          </w:r>
        </w:ins>
      </w:hyperlink>
      <w:ins w:id="116" w:author="PR Preview" w:date="2026-01-01T00:00:00Z">
        <w:r>
          <w:t xml:space="preserve"> </w:t>
        </w:r>
      </w:ins>
      <m:oMath>
        <m:r>
          <m:t>f</m:t>
        </m:r>
      </m:oMath>
      <w:ins w:id="117" w:author="PR Preview" w:date="2026-01-01T00:00:00Z">
        <w:r>
          <w:t xml:space="preserve">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then</w:t>
        </w:r>
      </w:ins>
      <w:ins w:id="12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is a</w:t>
        </w:r>
      </w:ins>
      <w:ins w:id="123" w:author="PR Preview" w:date="2026-01-01T00:00:00Z">
        <w:r>
          <w:t xml:space="preserve"> </w:t>
        </w:r>
      </w:ins>
      <w:hyperlink w:anchor="def-mode">
        <w:ins w:id="124" w:author="PR Preview" w:date="2026-01-01T00:00:00Z">
          <w:r>
            <w:rPr>
              <w:rStyle w:val="Hyperlink"/>
            </w:rPr>
            <w:t xml:space="preserve">mode</w:t>
          </w:r>
        </w:ins>
      </w:hyperlink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of</w:t>
        </w:r>
      </w:ins>
      <w:ins w:id="127" w:author="PR Preview" w:date="2026-01-01T00:00:00Z">
        <w:r>
          <w:t xml:space="preserve"> </w:t>
        </w:r>
      </w:ins>
      <m:oMath>
        <m:r>
          <m:t>f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if and only if</w:t>
        </w:r>
      </w:ins>
      <w:ins w:id="130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for every</w:t>
        </w:r>
      </w:ins>
      <w:ins w:id="133" w:author="PR Preview" w:date="2026-01-01T00:00:00Z">
        <w:r>
          <w:t xml:space="preserve"> </w:t>
        </w:r>
      </w:ins>
      <m:oMath>
        <m:r>
          <m:t>x</m:t>
        </m:r>
      </m:oMath>
      <w:ins w:id="134" w:author="PR Preview" w:date="2026-01-01T00:00:00Z">
        <w:r>
          <w:t xml:space="preserve">.</w:t>
        </w:r>
      </w:ins>
    </w:p>
    <w:bookmarkEnd w:id="105"/>
    <w:p>
      <w:pPr>
        <w:pStyle w:val="BodyText"/>
      </w:pPr>
      <w:ins w:id="135" w:author="PR Preview" w:date="2026-01-01T00:00:00Z">
        <w:r>
          <w:rPr>
            <w:i/>
            <w:iCs/>
          </w:rPr>
          <w:t xml:space="preserve">Proof</w:t>
        </w:r>
      </w:ins>
      <w:ins w:id="136" w:author="PR Preview" w:date="2026-01-01T00:00:00Z">
        <w:r>
          <w:t xml:space="preserve">. </w:t>
        </w:r>
      </w:ins>
      <w:ins w:id="137" w:author="PR Preview" w:date="2026-01-01T00:00:00Z">
        <w:r>
          <w:t xml:space="preserve">Write</w:t>
        </w:r>
      </w:ins>
      <w:ins w:id="13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with</w:t>
        </w:r>
      </w:ins>
      <w:ins w:id="14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(</w:t>
        </w:r>
      </w:ins>
      <w:hyperlink w:anchor="def-kernel">
        <w:ins w:id="144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45" w:author="PR Preview" w:date="2026-01-01T00:00:00Z">
        <w:r>
          <w:t xml:space="preserve">).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For any</w:t>
        </w:r>
      </w:ins>
      <w:ins w:id="148" w:author="PR Preview" w:date="2026-01-01T00:00:00Z">
        <w:r>
          <w:t xml:space="preserve"> </w:t>
        </w:r>
      </w:ins>
      <m:oMath>
        <m:r>
          <m:t>x</m:t>
        </m:r>
      </m:oMath>
      <w:ins w:id="149" w:author="PR Preview" w:date="2026-01-01T00:00:00Z">
        <w:r>
          <w:t xml:space="preserve">, multiplying both sides of</w:t>
        </w:r>
      </w:ins>
      <w:ins w:id="150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by</w:t>
        </w:r>
      </w:ins>
      <w:ins w:id="15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gives</w:t>
        </w:r>
      </w:ins>
      <w:ins w:id="15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57" w:author="PR Preview" w:date="2026-01-01T00:00:00Z">
        <w:r>
          <w:t xml:space="preserve">,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and dividing by</w:t>
        </w:r>
      </w:ins>
      <w:ins w:id="160" w:author="PR Preview" w:date="2026-01-01T00:00:00Z">
        <w:r>
          <w:t xml:space="preserve"> </w:t>
        </w:r>
      </w:ins>
      <m:oMath>
        <m:r>
          <m:t>c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reverses this.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So</w:t>
        </w:r>
      </w:ins>
      <w:ins w:id="16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for every</w:t>
        </w:r>
      </w:ins>
      <w:ins w:id="168" w:author="PR Preview" w:date="2026-01-01T00:00:00Z">
        <w:r>
          <w:t xml:space="preserve"> </w:t>
        </w:r>
      </w:ins>
      <m:oMath>
        <m:r>
          <m:t>x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exactly when</w:t>
        </w:r>
      </w:ins>
      <w:ins w:id="171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for every</w:t>
        </w:r>
      </w:ins>
      <w:ins w:id="174" w:author="PR Preview" w:date="2026-01-01T00:00:00Z">
        <w:r>
          <w:t xml:space="preserve"> </w:t>
        </w:r>
      </w:ins>
      <m:oMath>
        <m:r>
          <m:t>x</m:t>
        </m:r>
      </m:oMath>
      <w:ins w:id="175" w:author="PR Preview" w:date="2026-01-01T00:00:00Z">
        <w:r>
          <w:t xml:space="preserve">.</w:t>
        </w:r>
      </w:ins>
    </w:p>
    <w:bookmarkStart w:id="106" w:name="exm-kernel-exponential"/>
    <w:p>
      <w:pPr>
        <w:pStyle w:val="BodyText"/>
      </w:pPr>
      <w:ins w:id="176" w:author="PR Preview" w:date="2026-01-01T00:00:00Z">
        <w:r>
          <w:rPr>
            <w:b/>
            <w:bCs/>
          </w:rPr>
          <w:t xml:space="preserve">Example 29 (The kernel, normalizing constant, and mode of an exponential density)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The</w:t>
        </w:r>
      </w:ins>
      <w:ins w:id="179" w:author="PR Preview" w:date="2026-01-01T00:00:00Z">
        <w:r>
          <w:t xml:space="preserve"> </w:t>
        </w:r>
      </w:ins>
      <w:hyperlink w:anchor="def-exponential">
        <w:ins w:id="180" w:author="PR Preview" w:date="2026-01-01T00:00:00Z">
          <w:r>
            <w:rPr>
              <w:rStyle w:val="Hyperlink"/>
            </w:rPr>
            <w:t xml:space="preserve">exponential density</w:t>
          </w:r>
        </w:ins>
      </w:hyperlink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with rate</w:t>
        </w:r>
      </w:ins>
      <w:ins w:id="183" w:author="PR Preview" w:date="2026-01-01T00:00:00Z">
        <w:r>
          <w:t xml:space="preserve"> </w:t>
        </w:r>
      </w:ins>
      <m:oMath>
        <m:r>
          <m:t>λ</m:t>
        </m:r>
      </m:oMath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is</w:t>
        </w:r>
      </w:ins>
      <w:ins w:id="18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for</w:t>
        </w:r>
      </w:ins>
      <w:ins w:id="18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190" w:author="PR Preview" w:date="2026-01-01T00:00:00Z">
        <w:r>
          <w:t xml:space="preserve">, and</w:t>
        </w:r>
      </w:ins>
      <w:ins w:id="19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for</w:t>
        </w:r>
      </w:ins>
      <w:ins w:id="19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&lt;</m:t>
        </m:r>
        <m:r>
          <m:t>0</m:t>
        </m:r>
      </m:oMath>
      <w:ins w:id="195" w:author="PR Preview" w:date="2026-01-01T00:00:00Z">
        <w:r>
          <w:t xml:space="preserve">.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Its</w:t>
        </w:r>
      </w:ins>
      <w:ins w:id="198" w:author="PR Preview" w:date="2026-01-01T00:00:00Z">
        <w:r>
          <w:t xml:space="preserve"> </w:t>
        </w:r>
      </w:ins>
      <w:hyperlink w:anchor="def-kernel">
        <w:ins w:id="199" w:author="PR Preview" w:date="2026-01-01T00:00:00Z">
          <w:r>
            <w:rPr>
              <w:rStyle w:val="Hyperlink"/>
            </w:rPr>
            <w:t xml:space="preserve">kernel</w:t>
          </w:r>
        </w:ins>
      </w:hyperlink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is</w:t>
        </w:r>
      </w:ins>
      <w:ins w:id="20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for</w:t>
        </w:r>
      </w:ins>
      <w:ins w:id="20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206" w:author="PR Preview" w:date="2026-01-01T00:00:00Z">
        <w:r>
          <w:t xml:space="preserve">, and</w:t>
        </w:r>
      </w:ins>
      <w:ins w:id="20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for</w:t>
        </w:r>
      </w:ins>
      <w:ins w:id="21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&lt;</m:t>
        </m:r>
        <m:r>
          <m:t>0</m:t>
        </m:r>
      </m:oMath>
      <w:ins w:id="211" w:author="PR Preview" w:date="2026-01-01T00:00:00Z">
        <w:r>
          <w:t xml:space="preserve">,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and the</w:t>
        </w:r>
      </w:ins>
      <w:ins w:id="214" w:author="PR Preview" w:date="2026-01-01T00:00:00Z">
        <w:r>
          <w:t xml:space="preserve"> </w:t>
        </w:r>
      </w:ins>
      <w:hyperlink w:anchor="def-normalizing-constant">
        <w:ins w:id="215" w:author="PR Preview" w:date="2026-01-01T00:00:00Z">
          <w:r>
            <w:rPr>
              <w:rStyle w:val="Hyperlink"/>
            </w:rPr>
            <w:t xml:space="preserve">normalizing constant</w:t>
          </w:r>
        </w:ins>
      </w:hyperlink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ins w:id="218" w:author="PR Preview" w:date="2026-01-01T00:00:00Z">
        <w:r>
          <w:t xml:space="preserve">The kernel is largest at</w:t>
        </w:r>
      </w:ins>
      <w:ins w:id="21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</m:oMath>
      <w:ins w:id="220" w:author="PR Preview" w:date="2026-01-01T00:00:00Z">
        <w:r>
          <w:t xml:space="preserve">,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so by</w:t>
        </w:r>
      </w:ins>
      <w:ins w:id="223" w:author="PR Preview" w:date="2026-01-01T00:00:00Z">
        <w:r>
          <w:t xml:space="preserve"> </w:t>
        </w:r>
      </w:ins>
      <w:hyperlink w:anchor="thm-kernel-same-mode">
        <w:ins w:id="224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the</w:t>
        </w:r>
      </w:ins>
      <w:ins w:id="227" w:author="PR Preview" w:date="2026-01-01T00:00:00Z">
        <w:r>
          <w:t xml:space="preserve"> </w:t>
        </w:r>
      </w:ins>
      <w:hyperlink w:anchor="def-mode">
        <w:ins w:id="228" w:author="PR Preview" w:date="2026-01-01T00:00:00Z">
          <w:r>
            <w:rPr>
              <w:rStyle w:val="Hyperlink"/>
            </w:rPr>
            <w:t xml:space="preserve">mode</w:t>
          </w:r>
        </w:ins>
      </w:hyperlink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of</w:t>
        </w:r>
      </w:ins>
      <w:ins w:id="231" w:author="PR Preview" w:date="2026-01-01T00:00:00Z">
        <w:r>
          <w:t xml:space="preserve"> </w:t>
        </w:r>
      </w:ins>
      <m:oMath>
        <m:r>
          <m:t>f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is</w:t>
        </w:r>
      </w:ins>
      <w:ins w:id="234" w:author="PR Preview" w:date="2026-01-01T00:00:00Z">
        <w:r>
          <w:t xml:space="preserve"> </w:t>
        </w:r>
      </w:ins>
      <m:oMath>
        <m:r>
          <m:t>0</m:t>
        </m:r>
      </m:oMath>
      <w:ins w:id="235" w:author="PR Preview" w:date="2026-01-01T00:00:00Z">
        <w:r>
          <w:t xml:space="preserve">.</w:t>
        </w:r>
      </w:ins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4"/>
    <w:bookmarkEnd w:id="115"/>
    <w:bookmarkStart w:id="135" w:name="sec-prob-haz"/>
    <w:p>
      <w:pPr>
        <w:pStyle w:val="Heading2"/>
      </w:pPr>
      <w:r>
        <w:t xml:space="preserve">3 Survival, hazard, and cumulative hazard functions</w:t>
      </w:r>
    </w:p>
    <w:bookmarkStart w:id="116" w:name="def-surv-fn"/>
    <w:p>
      <w:pPr>
        <w:pStyle w:val="FirstParagraph"/>
      </w:pPr>
      <w:del w:id="236" w:author="PR Preview" w:date="2026-01-01T00:00:00Z">
        <w:r>
          <w:rPr>
            <w:b/>
            <w:bCs/>
          </w:rPr>
          <w:delText xml:space="preserve">Definition 22 (Survival function (survivor function))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The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rPr>
            <w:b/>
            <w:bCs/>
          </w:rPr>
          <w:delText xml:space="preserve">survival function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(or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rPr>
            <w:b/>
            <w:bCs/>
          </w:rPr>
          <w:delText xml:space="preserve">survivor function</w:delText>
        </w:r>
      </w:del>
      <w:del w:id="245" w:author="PR Preview" w:date="2026-01-01T00:00:00Z">
        <w:r>
          <w:delText xml:space="preserve">)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of a random variable</w:delText>
        </w:r>
      </w:del>
      <w:del w:id="248" w:author="PR Preview" w:date="2026-01-01T00:00:00Z">
        <w:r>
          <w:delText xml:space="preserve"> </w:delText>
        </w:r>
      </w:del>
      <m:oMath>
        <m:r>
          <m:t>T</m:t>
        </m:r>
      </m:oMath>
      <w:del w:id="249" w:author="PR Preview" w:date="2026-01-01T00:00:00Z">
        <w:r>
          <w:delText xml:space="preserve">,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denoted</w:delText>
        </w:r>
      </w:del>
      <w:del w:id="252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253" w:author="PR Preview" w:date="2026-01-01T00:00:00Z">
        <w:r>
          <w:delText xml:space="preserve">,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is the probability that</w:delText>
        </w:r>
      </w:del>
      <w:del w:id="256" w:author="PR Preview" w:date="2026-01-01T00:00:00Z">
        <w:r>
          <w:delText xml:space="preserve"> </w:delText>
        </w:r>
      </w:del>
      <m:oMath>
        <m:r>
          <m:t>T</m:t>
        </m:r>
      </m:oMath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exceeds</w:delText>
        </w:r>
      </w:del>
      <w:del w:id="259" w:author="PR Preview" w:date="2026-01-01T00:00:00Z">
        <w:r>
          <w:delText xml:space="preserve"> </w:delText>
        </w:r>
      </w:del>
      <m:oMath>
        <m:r>
          <m:t>t</m:t>
        </m:r>
      </m:oMath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[18]</w:delText>
        </w:r>
      </w:del>
      <w:del w:id="262" w:author="PR Preview" w:date="2026-01-01T00:00:00Z">
        <w:r>
          <w:delText xml:space="preserve">:</w:delText>
        </w:r>
      </w:del>
    </w:p>
    <w:p>
      <w:pPr>
        <w:pStyle w:val="FirstParagraph"/>
      </w:pPr>
      <w:ins w:id="263" w:author="PR Preview" w:date="2026-01-01T00:00:00Z">
        <w:r>
          <w:rPr>
            <w:b/>
            <w:bCs/>
          </w:rPr>
          <w:t xml:space="preserve">Definition 25 (Survival function (survivor function))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The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rPr>
            <w:b/>
            <w:bCs/>
          </w:rPr>
          <w:t xml:space="preserve">survival function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(or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rPr>
            <w:b/>
            <w:bCs/>
          </w:rPr>
          <w:t xml:space="preserve">survivor function</w:t>
        </w:r>
      </w:ins>
      <w:ins w:id="272" w:author="PR Preview" w:date="2026-01-01T00:00:00Z">
        <w:r>
          <w:t xml:space="preserve">)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of a random variable</w:t>
        </w:r>
      </w:ins>
      <w:ins w:id="275" w:author="PR Preview" w:date="2026-01-01T00:00:00Z">
        <w:r>
          <w:t xml:space="preserve"> </w:t>
        </w:r>
      </w:ins>
      <m:oMath>
        <m:r>
          <m:t>T</m:t>
        </m:r>
      </m:oMath>
      <w:ins w:id="276" w:author="PR Preview" w:date="2026-01-01T00:00:00Z">
        <w:r>
          <w:t xml:space="preserve">,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denoted</w:t>
        </w:r>
      </w:ins>
      <w:ins w:id="279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280" w:author="PR Preview" w:date="2026-01-01T00:00:00Z">
        <w:r>
          <w:t xml:space="preserve">,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is the probability that</w:t>
        </w:r>
      </w:ins>
      <w:ins w:id="283" w:author="PR Preview" w:date="2026-01-01T00:00:00Z">
        <w:r>
          <w:t xml:space="preserve"> </w:t>
        </w:r>
      </w:ins>
      <m:oMath>
        <m:r>
          <m:t>T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exceeds</w:t>
        </w:r>
      </w:ins>
      <w:ins w:id="286" w:author="PR Preview" w:date="2026-01-01T00:00:00Z">
        <w:r>
          <w:t xml:space="preserve"> </w:t>
        </w:r>
      </w:ins>
      <m:oMath>
        <m:r>
          <m:t>t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[18]</w:t>
        </w:r>
      </w:ins>
      <w:ins w:id="28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7" w:name="thm-survival-expressions-1"/>
    <w:p>
      <w:pPr>
        <w:pStyle w:val="BodyText"/>
      </w:pPr>
      <w:del w:id="290" w:author="PR Preview" w:date="2026-01-01T00:00:00Z">
        <w:r>
          <w:rPr>
            <w:b/>
            <w:bCs/>
          </w:rPr>
          <w:delText xml:space="preserve">Theorem 17 (Survival function and CDF)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For any random variable</w:delText>
        </w:r>
      </w:del>
      <w:del w:id="293" w:author="PR Preview" w:date="2026-01-01T00:00:00Z">
        <w:r>
          <w:delText xml:space="preserve"> </w:delText>
        </w:r>
      </w:del>
      <m:oMath>
        <m:r>
          <m:t>T</m:t>
        </m:r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with</w:delText>
        </w:r>
      </w:del>
      <w:del w:id="296" w:author="PR Preview" w:date="2026-01-01T00:00:00Z">
        <w:r>
          <w:delText xml:space="preserve"> </w:delText>
        </w:r>
      </w:del>
      <w:hyperlink w:anchor="def-cdf">
        <w:del w:id="297" w:author="PR Preview" w:date="2026-01-01T00:00:00Z">
          <w:r>
            <w:rPr>
              <w:rStyle w:val="Hyperlink"/>
            </w:rPr>
            <w:delText xml:space="preserve">CDF</w:delText>
          </w:r>
        </w:del>
      </w:hyperlink>
      <w:del w:id="29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299" w:author="PR Preview" w:date="2026-01-01T00:00:00Z">
        <w:r>
          <w:delText xml:space="preserve">:</w:delText>
        </w:r>
      </w:del>
    </w:p>
    <w:p>
      <w:pPr>
        <w:pStyle w:val="BodyText"/>
      </w:pPr>
      <w:ins w:id="300" w:author="PR Preview" w:date="2026-01-01T00:00:00Z">
        <w:r>
          <w:rPr>
            <w:b/>
            <w:bCs/>
          </w:rPr>
          <w:t xml:space="preserve">Theorem 19 (Survival function and CDF)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For any random variable</w:t>
        </w:r>
      </w:ins>
      <w:ins w:id="303" w:author="PR Preview" w:date="2026-01-01T00:00:00Z">
        <w:r>
          <w:t xml:space="preserve"> </w:t>
        </w:r>
      </w:ins>
      <m:oMath>
        <m:r>
          <m:t>T</m:t>
        </m:r>
      </m:oMath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with</w:t>
        </w:r>
      </w:ins>
      <w:ins w:id="306" w:author="PR Preview" w:date="2026-01-01T00:00:00Z">
        <w:r>
          <w:t xml:space="preserve"> </w:t>
        </w:r>
      </w:ins>
      <w:hyperlink w:anchor="def-cdf">
        <w:ins w:id="307" w:author="PR Preview" w:date="2026-01-01T00:00:00Z">
          <w:r>
            <w:rPr>
              <w:rStyle w:val="Hyperlink"/>
            </w:rPr>
            <w:t xml:space="preserve">CDF</w:t>
          </w:r>
        </w:ins>
      </w:hyperlink>
      <w:ins w:id="30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30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8" w:name="exm-exp-survfn"/>
    <w:p>
      <w:pPr>
        <w:pStyle w:val="FirstParagraph"/>
      </w:pPr>
      <w:del w:id="310" w:author="PR Preview" w:date="2026-01-01T00:00:00Z">
        <w:r>
          <w:rPr>
            <w:b/>
            <w:bCs/>
          </w:rPr>
          <w:delText xml:space="preserve">Example 29 (Survival function of an exponential distribution)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Let</w:delText>
        </w:r>
      </w:del>
      <w:del w:id="313" w:author="PR Preview" w:date="2026-01-01T00:00:00Z">
        <w:r>
          <w:delText xml:space="preserve"> </w:delText>
        </w:r>
      </w:del>
      <m:oMath>
        <m:r>
          <m:t>T</m:t>
        </m:r>
      </m:oMath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be exponential with rate</w:delText>
        </w:r>
      </w:del>
      <w:del w:id="316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(</w:delText>
        </w:r>
      </w:del>
      <w:hyperlink w:anchor="def-exponential">
        <w:del w:id="319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320" w:author="PR Preview" w:date="2026-01-01T00:00:00Z">
        <w:r>
          <w:delText xml:space="preserve">),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so</w:delText>
        </w:r>
      </w:del>
      <w:del w:id="323" w:author="PR Preview" w:date="2026-01-01T00:00:00Z">
        <w:r>
          <w:delText xml:space="preserve"> </w:delText>
        </w:r>
      </w:del>
      <m:oMath>
        <m:r>
          <m:t>T</m:t>
        </m:r>
      </m:oMath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has density</w:delText>
        </w:r>
      </w:del>
      <w:del w:id="32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for</w:delText>
        </w:r>
      </w:del>
      <w:del w:id="32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330" w:author="PR Preview" w:date="2026-01-01T00:00:00Z">
        <w:r>
          <w:delText xml:space="preserve">.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For</w:delText>
        </w:r>
      </w:del>
      <w:del w:id="33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334" w:author="PR Preview" w:date="2026-01-01T00:00:00Z">
        <w:r>
          <w:delText xml:space="preserve">, by</w:delText>
        </w:r>
      </w:del>
      <w:del w:id="335" w:author="PR Preview" w:date="2026-01-01T00:00:00Z">
        <w:r>
          <w:delText xml:space="preserve"> </w:delText>
        </w:r>
      </w:del>
      <w:hyperlink w:anchor="thm-survival-expressions-1">
        <w:del w:id="336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337" w:author="PR Preview" w:date="2026-01-01T00:00:00Z">
        <w:r>
          <w:delText xml:space="preserve">:</w:delText>
        </w:r>
      </w:del>
    </w:p>
    <w:p>
      <w:pPr>
        <w:pStyle w:val="FirstParagraph"/>
      </w:pPr>
      <w:ins w:id="338" w:author="PR Preview" w:date="2026-01-01T00:00:00Z">
        <w:r>
          <w:rPr>
            <w:b/>
            <w:bCs/>
          </w:rPr>
          <w:t xml:space="preserve">Example 30 (Survival function of an exponential distribution)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Let</w:t>
        </w:r>
      </w:ins>
      <w:ins w:id="341" w:author="PR Preview" w:date="2026-01-01T00:00:00Z">
        <w:r>
          <w:t xml:space="preserve"> </w:t>
        </w:r>
      </w:ins>
      <m:oMath>
        <m:r>
          <m:t>T</m:t>
        </m:r>
      </m:oMath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be exponential with rate</w:t>
        </w:r>
      </w:ins>
      <w:ins w:id="344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(</w:t>
        </w:r>
      </w:ins>
      <w:hyperlink w:anchor="def-exponential">
        <w:ins w:id="347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348" w:author="PR Preview" w:date="2026-01-01T00:00:00Z">
        <w:r>
          <w:t xml:space="preserve">),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so</w:t>
        </w:r>
      </w:ins>
      <w:ins w:id="351" w:author="PR Preview" w:date="2026-01-01T00:00:00Z">
        <w:r>
          <w:t xml:space="preserve"> </w:t>
        </w:r>
      </w:ins>
      <m:oMath>
        <m:r>
          <m:t>T</m:t>
        </m:r>
      </m:oMath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has density</w:t>
        </w:r>
      </w:ins>
      <w:ins w:id="35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for</w:t>
        </w:r>
      </w:ins>
      <w:ins w:id="35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358" w:author="PR Preview" w:date="2026-01-01T00:00:00Z">
        <w:r>
          <w:t xml:space="preserve">.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For</w:t>
        </w:r>
      </w:ins>
      <w:ins w:id="36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362" w:author="PR Preview" w:date="2026-01-01T00:00:00Z">
        <w:r>
          <w:t xml:space="preserve">, by</w:t>
        </w:r>
      </w:ins>
      <w:ins w:id="363" w:author="PR Preview" w:date="2026-01-01T00:00:00Z">
        <w:r>
          <w:t xml:space="preserve"> </w:t>
        </w:r>
      </w:ins>
      <w:hyperlink w:anchor="thm-survival-expressions-1">
        <w:ins w:id="364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36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8"/>
    <w:bookmarkStart w:id="120" w:name="def-hazard"/>
    <w:p>
      <w:pPr>
        <w:pStyle w:val="BodyText"/>
      </w:pPr>
      <w:del w:id="366" w:author="PR Preview" w:date="2026-01-01T00:00:00Z">
        <w:r>
          <w:rPr>
            <w:b/>
            <w:bCs/>
          </w:rPr>
          <w:delText xml:space="preserve">Definition 23 (Hazard function (hazard rate, hazard rate function))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The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rPr>
            <w:b/>
            <w:bCs/>
          </w:rPr>
          <w:delText xml:space="preserve">hazard function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(also called the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rPr>
            <w:b/>
            <w:bCs/>
          </w:rPr>
          <w:delText xml:space="preserve">hazard rate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or</w:delText>
        </w:r>
      </w:del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rPr>
            <w:b/>
            <w:bCs/>
          </w:rPr>
          <w:delText xml:space="preserve">hazard rate function</w:delText>
        </w:r>
      </w:del>
      <w:del w:id="379" w:author="PR Preview" w:date="2026-01-01T00:00:00Z">
        <w:r>
          <w:delText xml:space="preserve">)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of a continuous random variable</w:delText>
        </w:r>
      </w:del>
      <w:del w:id="382" w:author="PR Preview" w:date="2026-01-01T00:00:00Z">
        <w:r>
          <w:delText xml:space="preserve"> </w:delText>
        </w:r>
      </w:del>
      <m:oMath>
        <m:r>
          <m:t>T</m:t>
        </m:r>
      </m:oMath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at a value</w:delText>
        </w:r>
      </w:del>
      <w:del w:id="385" w:author="PR Preview" w:date="2026-01-01T00:00:00Z">
        <w:r>
          <w:delText xml:space="preserve"> </w:delText>
        </w:r>
      </w:del>
      <m:oMath>
        <m:r>
          <m:t>t</m:t>
        </m:r>
      </m:oMath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with</w:delText>
        </w:r>
      </w:del>
      <w:del w:id="388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389" w:author="PR Preview" w:date="2026-01-01T00:00:00Z">
        <w:r>
          <w:delText xml:space="preserve">,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typically denoted</w:delText>
        </w:r>
      </w:del>
      <w:del w:id="392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or</w:delText>
        </w:r>
      </w:del>
      <w:del w:id="395" w:author="PR Preview" w:date="2026-01-01T00:00:00Z">
        <w:r>
          <w:delText xml:space="preserve"> </w:delText>
        </w:r>
      </w:del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396" w:author="PR Preview" w:date="2026-01-01T00:00:00Z">
        <w:r>
          <w:delText xml:space="preserve">,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is the limit of the</w:delText>
        </w:r>
      </w:del>
      <w:del w:id="399" w:author="PR Preview" w:date="2026-01-01T00:00:00Z">
        <w:r>
          <w:delText xml:space="preserve"> </w:delText>
        </w:r>
      </w:del>
      <w:hyperlink r:id="rId119">
        <w:del w:id="400" w:author="PR Preview" w:date="2026-01-01T00:00:00Z">
          <w:r>
            <w:rPr>
              <w:rStyle w:val="Hyperlink"/>
            </w:rPr>
            <w:delText xml:space="preserve">conditional probability</w:delText>
          </w:r>
        </w:del>
      </w:hyperlink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that</w:delText>
        </w:r>
      </w:del>
      <w:del w:id="403" w:author="PR Preview" w:date="2026-01-01T00:00:00Z">
        <w:r>
          <w:delText xml:space="preserve"> </w:delText>
        </w:r>
      </w:del>
      <m:oMath>
        <m:r>
          <m:t>T</m:t>
        </m:r>
      </m:oMath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falls in an interval starting at</w:delText>
        </w:r>
      </w:del>
      <w:del w:id="406" w:author="PR Preview" w:date="2026-01-01T00:00:00Z">
        <w:r>
          <w:delText xml:space="preserve"> </w:delText>
        </w:r>
      </w:del>
      <m:oMath>
        <m:r>
          <m:t>t</m:t>
        </m:r>
      </m:oMath>
      <w:del w:id="407" w:author="PR Preview" w:date="2026-01-01T00:00:00Z">
        <w:r>
          <w:delText xml:space="preserve">, given</w:delText>
        </w:r>
      </w:del>
      <w:del w:id="408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t</m:t>
        </m:r>
      </m:oMath>
      <w:del w:id="409" w:author="PR Preview" w:date="2026-01-01T00:00:00Z">
        <w:r>
          <w:delText xml:space="preserve">,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divided by the width of that interval,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as that width shrinks to 0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[19]</w:delText>
        </w:r>
      </w:del>
      <w:del w:id="416" w:author="PR Preview" w:date="2026-01-01T00:00:00Z">
        <w:r>
          <w:delText xml:space="preserve">:</w:delText>
        </w:r>
      </w:del>
    </w:p>
    <w:p>
      <w:pPr>
        <w:pStyle w:val="BodyText"/>
      </w:pPr>
      <w:ins w:id="417" w:author="PR Preview" w:date="2026-01-01T00:00:00Z">
        <w:r>
          <w:rPr>
            <w:b/>
            <w:bCs/>
          </w:rPr>
          <w:t xml:space="preserve">Definition 26 (Hazard function (hazard rate, hazard rate function))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The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rPr>
            <w:b/>
            <w:bCs/>
          </w:rPr>
          <w:t xml:space="preserve">hazard function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(also called the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rPr>
            <w:b/>
            <w:bCs/>
          </w:rPr>
          <w:t xml:space="preserve">hazard rate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or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rPr>
            <w:b/>
            <w:bCs/>
          </w:rPr>
          <w:t xml:space="preserve">hazard rate function</w:t>
        </w:r>
      </w:ins>
      <w:ins w:id="430" w:author="PR Preview" w:date="2026-01-01T00:00:00Z">
        <w:r>
          <w:t xml:space="preserve">)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of a continuous random variable</w:t>
        </w:r>
      </w:ins>
      <w:ins w:id="433" w:author="PR Preview" w:date="2026-01-01T00:00:00Z">
        <w:r>
          <w:t xml:space="preserve"> </w:t>
        </w:r>
      </w:ins>
      <m:oMath>
        <m:r>
          <m:t>T</m:t>
        </m:r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at a value</w:t>
        </w:r>
      </w:ins>
      <w:ins w:id="436" w:author="PR Preview" w:date="2026-01-01T00:00:00Z">
        <w:r>
          <w:t xml:space="preserve"> </w:t>
        </w:r>
      </w:ins>
      <m:oMath>
        <m:r>
          <m:t>t</m:t>
        </m:r>
      </m:oMath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with</w:t>
        </w:r>
      </w:ins>
      <w:ins w:id="439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440" w:author="PR Preview" w:date="2026-01-01T00:00:00Z">
        <w:r>
          <w:t xml:space="preserve">,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typically denoted</w:t>
        </w:r>
      </w:ins>
      <w:ins w:id="443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or</w:t>
        </w:r>
      </w:ins>
      <w:ins w:id="446" w:author="PR Preview" w:date="2026-01-01T00:00:00Z">
        <w:r>
          <w:t xml:space="preserve"> </w:t>
        </w:r>
      </w:ins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447" w:author="PR Preview" w:date="2026-01-01T00:00:00Z">
        <w:r>
          <w:t xml:space="preserve">,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is the limit of the</w:t>
        </w:r>
      </w:ins>
      <w:ins w:id="450" w:author="PR Preview" w:date="2026-01-01T00:00:00Z">
        <w:r>
          <w:t xml:space="preserve"> </w:t>
        </w:r>
      </w:ins>
      <w:hyperlink r:id="rId119">
        <w:ins w:id="451" w:author="PR Preview" w:date="2026-01-01T00:00:00Z">
          <w:r>
            <w:rPr>
              <w:rStyle w:val="Hyperlink"/>
            </w:rPr>
            <w:t xml:space="preserve">conditional probability</w:t>
          </w:r>
        </w:ins>
      </w:hyperlink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that</w:t>
        </w:r>
      </w:ins>
      <w:ins w:id="454" w:author="PR Preview" w:date="2026-01-01T00:00:00Z">
        <w:r>
          <w:t xml:space="preserve"> </w:t>
        </w:r>
      </w:ins>
      <m:oMath>
        <m:r>
          <m:t>T</m:t>
        </m:r>
      </m:oMath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falls in an interval starting at</w:t>
        </w:r>
      </w:ins>
      <w:ins w:id="457" w:author="PR Preview" w:date="2026-01-01T00:00:00Z">
        <w:r>
          <w:t xml:space="preserve"> </w:t>
        </w:r>
      </w:ins>
      <m:oMath>
        <m:r>
          <m:t>t</m:t>
        </m:r>
      </m:oMath>
      <w:ins w:id="458" w:author="PR Preview" w:date="2026-01-01T00:00:00Z">
        <w:r>
          <w:t xml:space="preserve">, given</w:t>
        </w:r>
      </w:ins>
      <w:ins w:id="45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t</m:t>
        </m:r>
      </m:oMath>
      <w:ins w:id="460" w:author="PR Preview" w:date="2026-01-01T00:00:00Z">
        <w:r>
          <w:t xml:space="preserve">,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divided by the width of that interval,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as that width shrinks to 0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[19]</w:t>
        </w:r>
      </w:ins>
      <w:ins w:id="46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del w:id="468" w:author="PR Preview" w:date="2026-01-01T00:00:00Z">
        <w:r>
          <w:delText xml:space="preserve">If</w:delText>
        </w:r>
      </w:del>
      <w:del w:id="469" w:author="PR Preview" w:date="2026-01-01T00:00:00Z">
        <w:r>
          <w:delText xml:space="preserve"> </w:delText>
        </w:r>
      </w:del>
      <m:oMath>
        <m:r>
          <m:t>T</m:t>
        </m:r>
      </m:oMath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is the time at which an event occurs,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then</w:delText>
        </w:r>
      </w:del>
      <w:del w:id="474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is a rate, not a probability: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for a small interval width</w:delText>
        </w:r>
      </w:del>
      <w:del w:id="479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del w:id="480" w:author="PR Preview" w:date="2026-01-01T00:00:00Z">
        <w:r>
          <w:delText xml:space="preserve">,</w:delText>
        </w:r>
      </w:del>
      <w:del w:id="481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is approximately the probability</w:delText>
        </w:r>
      </w:del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that the event occurs in</w:delText>
        </w:r>
      </w:del>
      <w:del w:id="48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del w:id="487" w:author="PR Preview" w:date="2026-01-01T00:00:00Z">
        <w:r>
          <w:delText xml:space="preserve">,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given that it has not occurred before</w:delText>
        </w:r>
      </w:del>
      <w:del w:id="490" w:author="PR Preview" w:date="2026-01-01T00:00:00Z">
        <w:r>
          <w:delText xml:space="preserve"> </w:delText>
        </w:r>
      </w:del>
      <m:oMath>
        <m:r>
          <m:t>t</m:t>
        </m:r>
      </m:oMath>
      <w:del w:id="491" w:author="PR Preview" w:date="2026-01-01T00:00:00Z">
        <w:r>
          <w:delText xml:space="preserve">.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Many sources write the hazard as</w:delText>
        </w:r>
      </w:del>
      <w:del w:id="494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del w:id="495" w:author="PR Preview" w:date="2026-01-01T00:00:00Z">
        <w:r>
          <w:delText xml:space="preserve">,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reading it as the density of</w:delText>
        </w:r>
      </w:del>
      <w:del w:id="498" w:author="PR Preview" w:date="2026-01-01T00:00:00Z">
        <w:r>
          <w:delText xml:space="preserve"> </w:delText>
        </w:r>
      </w:del>
      <m:oMath>
        <m:r>
          <m:t>T</m:t>
        </m:r>
      </m:oMath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at</w:delText>
        </w:r>
      </w:del>
      <w:del w:id="501" w:author="PR Preview" w:date="2026-01-01T00:00:00Z">
        <w:r>
          <w:delText xml:space="preserve"> </w:delText>
        </w:r>
      </w:del>
      <m:oMath>
        <m:r>
          <m:t>t</m:t>
        </m:r>
      </m:oMath>
      <w:del w:id="502" w:author="PR Preview" w:date="2026-01-01T00:00:00Z">
        <w:r>
          <w:delText xml:space="preserve">, conditional on the event</w:delText>
        </w:r>
      </w:del>
      <w:del w:id="50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t</m:t>
        </m:r>
      </m:oMath>
      <w:del w:id="504" w:author="PR Preview" w:date="2026-01-01T00:00:00Z">
        <w:r>
          <w:delText xml:space="preserve">;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that notation abbreviates the limit in</w:delText>
        </w:r>
      </w:del>
      <w:del w:id="507" w:author="PR Preview" w:date="2026-01-01T00:00:00Z">
        <w:r>
          <w:delText xml:space="preserve"> </w:delText>
        </w:r>
      </w:del>
      <w:hyperlink w:anchor="def-hazard">
        <w:del w:id="508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509" w:author="PR Preview" w:date="2026-01-01T00:00:00Z">
        <w:r>
          <w:delText xml:space="preserve">.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For a discrete</w:delText>
        </w:r>
      </w:del>
      <w:del w:id="512" w:author="PR Preview" w:date="2026-01-01T00:00:00Z">
        <w:r>
          <w:delText xml:space="preserve"> </w:delText>
        </w:r>
      </w:del>
      <m:oMath>
        <m:r>
          <m:t>T</m:t>
        </m:r>
      </m:oMath>
      <w:del w:id="513" w:author="PR Preview" w:date="2026-01-01T00:00:00Z">
        <w:r>
          <w:delText xml:space="preserve">, the analogous quantity is the</w:delText>
        </w:r>
      </w:del>
      <w:del w:id="514" w:author="PR Preview" w:date="2026-01-01T00:00:00Z">
        <w:r>
          <w:delText xml:space="preserve"> </w:delText>
        </w:r>
      </w:del>
      <w:hyperlink w:anchor="def-discrete-hazard">
        <w:del w:id="515" w:author="PR Preview" w:date="2026-01-01T00:00:00Z">
          <w:r>
            <w:rPr>
              <w:rStyle w:val="Hyperlink"/>
            </w:rPr>
            <w:delText xml:space="preserve">discrete-time hazard</w:delText>
          </w:r>
        </w:del>
      </w:hyperlink>
      <w:del w:id="516" w:author="PR Preview" w:date="2026-01-01T00:00:00Z">
        <w:r>
          <w:delText xml:space="preserve">.</w:delText>
        </w:r>
      </w:del>
    </w:p>
    <w:p>
      <w:pPr>
        <w:pStyle w:val="BodyText"/>
      </w:pPr>
      <w:ins w:id="517" w:author="PR Preview" w:date="2026-01-01T00:00:00Z">
        <w:r>
          <w:t xml:space="preserve">If</w:t>
        </w:r>
      </w:ins>
      <w:ins w:id="518" w:author="PR Preview" w:date="2026-01-01T00:00:00Z">
        <w:r>
          <w:t xml:space="preserve"> </w:t>
        </w:r>
      </w:ins>
      <m:oMath>
        <m:r>
          <m:t>T</m:t>
        </m:r>
      </m:oMath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is the time at which an event occurs,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then</w:t>
        </w:r>
      </w:ins>
      <w:ins w:id="523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is a rate, not a probability: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for a small interval width</w:t>
        </w:r>
      </w:ins>
      <w:ins w:id="528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ins w:id="529" w:author="PR Preview" w:date="2026-01-01T00:00:00Z">
        <w:r>
          <w:t xml:space="preserve">,</w:t>
        </w:r>
      </w:ins>
      <w:ins w:id="530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is approximately the probability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that the event occurs in</w:t>
        </w:r>
      </w:ins>
      <w:ins w:id="53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ins w:id="536" w:author="PR Preview" w:date="2026-01-01T00:00:00Z">
        <w:r>
          <w:t xml:space="preserve">,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given that it has not occurred before</w:t>
        </w:r>
      </w:ins>
      <w:ins w:id="539" w:author="PR Preview" w:date="2026-01-01T00:00:00Z">
        <w:r>
          <w:t xml:space="preserve"> </w:t>
        </w:r>
      </w:ins>
      <m:oMath>
        <m:r>
          <m:t>t</m:t>
        </m:r>
      </m:oMath>
      <w:ins w:id="540" w:author="PR Preview" w:date="2026-01-01T00:00:00Z">
        <w:r>
          <w:t xml:space="preserve">.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Many sources write the hazard as</w:t>
        </w:r>
      </w:ins>
      <w:ins w:id="543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ins w:id="544" w:author="PR Preview" w:date="2026-01-01T00:00:00Z">
        <w:r>
          <w:t xml:space="preserve">,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reading it as the density of</w:t>
        </w:r>
      </w:ins>
      <w:ins w:id="547" w:author="PR Preview" w:date="2026-01-01T00:00:00Z">
        <w:r>
          <w:t xml:space="preserve"> </w:t>
        </w:r>
      </w:ins>
      <m:oMath>
        <m:r>
          <m:t>T</m:t>
        </m:r>
      </m:oMath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at</w:t>
        </w:r>
      </w:ins>
      <w:ins w:id="550" w:author="PR Preview" w:date="2026-01-01T00:00:00Z">
        <w:r>
          <w:t xml:space="preserve"> </w:t>
        </w:r>
      </w:ins>
      <m:oMath>
        <m:r>
          <m:t>t</m:t>
        </m:r>
      </m:oMath>
      <w:ins w:id="551" w:author="PR Preview" w:date="2026-01-01T00:00:00Z">
        <w:r>
          <w:t xml:space="preserve">, conditional on the event</w:t>
        </w:r>
      </w:ins>
      <w:ins w:id="55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t</m:t>
        </m:r>
      </m:oMath>
      <w:ins w:id="553" w:author="PR Preview" w:date="2026-01-01T00:00:00Z">
        <w:r>
          <w:t xml:space="preserve">;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that notation abbreviates the limit in</w:t>
        </w:r>
      </w:ins>
      <w:ins w:id="556" w:author="PR Preview" w:date="2026-01-01T00:00:00Z">
        <w:r>
          <w:t xml:space="preserve"> </w:t>
        </w:r>
      </w:ins>
      <w:hyperlink w:anchor="def-hazard">
        <w:ins w:id="557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558" w:author="PR Preview" w:date="2026-01-01T00:00:00Z">
        <w:r>
          <w:t xml:space="preserve">.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For a discrete</w:t>
        </w:r>
      </w:ins>
      <w:ins w:id="561" w:author="PR Preview" w:date="2026-01-01T00:00:00Z">
        <w:r>
          <w:t xml:space="preserve"> </w:t>
        </w:r>
      </w:ins>
      <m:oMath>
        <m:r>
          <m:t>T</m:t>
        </m:r>
      </m:oMath>
      <w:ins w:id="562" w:author="PR Preview" w:date="2026-01-01T00:00:00Z">
        <w:r>
          <w:t xml:space="preserve">, the analogous quantity is the</w:t>
        </w:r>
      </w:ins>
      <w:ins w:id="563" w:author="PR Preview" w:date="2026-01-01T00:00:00Z">
        <w:r>
          <w:t xml:space="preserve"> </w:t>
        </w:r>
      </w:ins>
      <w:hyperlink w:anchor="def-discrete-hazard">
        <w:ins w:id="564" w:author="PR Preview" w:date="2026-01-01T00:00:00Z">
          <w:r>
            <w:rPr>
              <w:rStyle w:val="Hyperlink"/>
            </w:rPr>
            <w:t xml:space="preserve">discrete-time hazard</w:t>
          </w:r>
        </w:ins>
      </w:hyperlink>
      <w:ins w:id="565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2" w:name="exm-hazard-exceeds-one"/>
    <w:p>
      <w:pPr>
        <w:pStyle w:val="BodyText"/>
      </w:pPr>
      <w:del w:id="566" w:author="PR Preview" w:date="2026-01-01T00:00:00Z">
        <w:r>
          <w:rPr>
            <w:b/>
            <w:bCs/>
          </w:rPr>
          <w:delText xml:space="preserve">Example 30 (A hazard greater than 1)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A hazard can exceed 1, just as a density can (</w:delText>
        </w:r>
      </w:del>
      <w:hyperlink w:anchor="exm-normal">
        <w:del w:id="569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570" w:author="PR Preview" w:date="2026-01-01T00:00:00Z">
        <w:r>
          <w:delText xml:space="preserve">).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Let</w:delText>
        </w:r>
      </w:del>
      <w:del w:id="573" w:author="PR Preview" w:date="2026-01-01T00:00:00Z">
        <w:r>
          <w:delText xml:space="preserve"> </w:delText>
        </w:r>
      </w:del>
      <m:oMath>
        <m:r>
          <m:t>T</m:t>
        </m:r>
      </m:oMath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be</w:delText>
        </w:r>
      </w:del>
      <w:del w:id="576" w:author="PR Preview" w:date="2026-01-01T00:00:00Z">
        <w:r>
          <w:delText xml:space="preserve"> </w:delText>
        </w:r>
      </w:del>
      <w:hyperlink w:anchor="def-exponential">
        <w:del w:id="577" w:author="PR Preview" w:date="2026-01-01T00:00:00Z">
          <w:r>
            <w:rPr>
              <w:rStyle w:val="Hyperlink"/>
            </w:rPr>
            <w:delText xml:space="preserve">exponential</w:delText>
          </w:r>
        </w:del>
      </w:hyperlink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with rate</w:delText>
        </w:r>
      </w:del>
      <w:del w:id="580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2</m:t>
        </m:r>
      </m:oMath>
      <w:del w:id="581" w:author="PR Preview" w:date="2026-01-01T00:00:00Z">
        <w:r>
          <w:delText xml:space="preserve">,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so</w:delText>
        </w:r>
      </w:del>
      <w:del w:id="584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for</w:delText>
        </w:r>
      </w:del>
      <w:del w:id="58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(</w:delText>
        </w:r>
      </w:del>
      <w:hyperlink w:anchor="exm-exp-survfn">
        <w:del w:id="590" w:author="PR Preview" w:date="2026-01-01T00:00:00Z">
          <w:r>
            <w:rPr>
              <w:rStyle w:val="Hyperlink"/>
            </w:rPr>
            <w:delText xml:space="preserve">Example 29</w:delText>
          </w:r>
        </w:del>
      </w:hyperlink>
      <w:del w:id="591" w:author="PR Preview" w:date="2026-01-01T00:00:00Z">
        <w:r>
          <w:delText xml:space="preserve">).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Since</w:delText>
        </w:r>
      </w:del>
      <w:del w:id="594" w:author="PR Preview" w:date="2026-01-01T00:00:00Z">
        <w:r>
          <w:delText xml:space="preserve"> </w:delText>
        </w:r>
      </w:del>
      <m:oMath>
        <m:r>
          <m:t>T</m:t>
        </m:r>
      </m:oMath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is continuous,</w:delText>
        </w:r>
      </w:del>
      <w:del w:id="597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for every</w:delText>
        </w:r>
      </w:del>
      <w:del w:id="600" w:author="PR Preview" w:date="2026-01-01T00:00:00Z">
        <w:r>
          <w:delText xml:space="preserve"> </w:delText>
        </w:r>
      </w:del>
      <m:oMath>
        <m:r>
          <m:t>s</m:t>
        </m:r>
      </m:oMath>
      <w:del w:id="601" w:author="PR Preview" w:date="2026-01-01T00:00:00Z">
        <w:r>
          <w:delText xml:space="preserve">,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so</w:delText>
        </w:r>
      </w:del>
    </w:p>
    <w:p>
      <w:pPr>
        <w:pStyle w:val="BodyText"/>
      </w:pPr>
      <w:ins w:id="604" w:author="PR Preview" w:date="2026-01-01T00:00:00Z">
        <w:r>
          <w:rPr>
            <w:b/>
            <w:bCs/>
          </w:rPr>
          <w:t xml:space="preserve">Example 31 (A hazard greater than 1)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A hazard can exceed 1, just as a density can (</w:t>
        </w:r>
      </w:ins>
      <w:hyperlink w:anchor="exm-normal">
        <w:ins w:id="607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608" w:author="PR Preview" w:date="2026-01-01T00:00:00Z">
        <w:r>
          <w:t xml:space="preserve">).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Let</w:t>
        </w:r>
      </w:ins>
      <w:ins w:id="611" w:author="PR Preview" w:date="2026-01-01T00:00:00Z">
        <w:r>
          <w:t xml:space="preserve"> </w:t>
        </w:r>
      </w:ins>
      <m:oMath>
        <m:r>
          <m:t>T</m:t>
        </m:r>
      </m:oMath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be</w:t>
        </w:r>
      </w:ins>
      <w:ins w:id="614" w:author="PR Preview" w:date="2026-01-01T00:00:00Z">
        <w:r>
          <w:t xml:space="preserve"> </w:t>
        </w:r>
      </w:ins>
      <w:hyperlink w:anchor="def-exponential">
        <w:ins w:id="615" w:author="PR Preview" w:date="2026-01-01T00:00:00Z">
          <w:r>
            <w:rPr>
              <w:rStyle w:val="Hyperlink"/>
            </w:rPr>
            <w:t xml:space="preserve">exponential</w:t>
          </w:r>
        </w:ins>
      </w:hyperlink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with rate</w:t>
        </w:r>
      </w:ins>
      <w:ins w:id="618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2</m:t>
        </m:r>
      </m:oMath>
      <w:ins w:id="619" w:author="PR Preview" w:date="2026-01-01T00:00:00Z">
        <w:r>
          <w:t xml:space="preserve">,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so</w:t>
        </w:r>
      </w:ins>
      <w:ins w:id="622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for</w:t>
        </w:r>
      </w:ins>
      <w:ins w:id="62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(</w:t>
        </w:r>
      </w:ins>
      <w:hyperlink w:anchor="exm-exp-survfn">
        <w:ins w:id="628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629" w:author="PR Preview" w:date="2026-01-01T00:00:00Z">
        <w:r>
          <w:t xml:space="preserve">).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Since</w:t>
        </w:r>
      </w:ins>
      <w:ins w:id="632" w:author="PR Preview" w:date="2026-01-01T00:00:00Z">
        <w:r>
          <w:t xml:space="preserve"> </w:t>
        </w:r>
      </w:ins>
      <m:oMath>
        <m:r>
          <m:t>T</m:t>
        </m:r>
      </m:oMath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is continuous,</w:t>
        </w:r>
      </w:ins>
      <w:ins w:id="635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for every</w:t>
        </w:r>
      </w:ins>
      <w:ins w:id="638" w:author="PR Preview" w:date="2026-01-01T00:00:00Z">
        <w:r>
          <w:t xml:space="preserve"> </w:t>
        </w:r>
      </w:ins>
      <m:oMath>
        <m:r>
          <m:t>s</m:t>
        </m:r>
      </m:oMath>
      <w:ins w:id="639" w:author="PR Preview" w:date="2026-01-01T00:00:00Z">
        <w:r>
          <w:t xml:space="preserve">,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2"/>
    <w:bookmarkStart w:id="123" w:name="def-discrete-hazard"/>
    <w:p>
      <w:pPr>
        <w:pStyle w:val="BodyText"/>
      </w:pPr>
      <w:del w:id="642" w:author="PR Preview" w:date="2026-01-01T00:00:00Z">
        <w:r>
          <w:rPr>
            <w:b/>
            <w:bCs/>
          </w:rPr>
          <w:delText xml:space="preserve">Definition 24 (Discrete-time hazard)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The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rPr>
            <w:b/>
            <w:bCs/>
          </w:rPr>
          <w:delText xml:space="preserve">discrete-time hazard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of a</w:delText>
        </w:r>
      </w:del>
      <w:del w:id="649" w:author="PR Preview" w:date="2026-01-01T00:00:00Z">
        <w:r>
          <w:delText xml:space="preserve"> </w:delText>
        </w:r>
      </w:del>
      <w:hyperlink w:anchor="def-discrete-rv">
        <w:del w:id="650" w:author="PR Preview" w:date="2026-01-01T00:00:00Z">
          <w:r>
            <w:rPr>
              <w:rStyle w:val="Hyperlink"/>
            </w:rPr>
            <w:delText xml:space="preserve">discrete</w:delText>
          </w:r>
        </w:del>
      </w:hyperlink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random variable</w:delText>
        </w:r>
      </w:del>
      <w:del w:id="653" w:author="PR Preview" w:date="2026-01-01T00:00:00Z">
        <w:r>
          <w:delText xml:space="preserve"> </w:delText>
        </w:r>
      </w:del>
      <m:oMath>
        <m:r>
          <m:t>T</m:t>
        </m:r>
      </m:oMath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at a value</w:delText>
        </w:r>
      </w:del>
      <w:del w:id="656" w:author="PR Preview" w:date="2026-01-01T00:00:00Z">
        <w:r>
          <w:delText xml:space="preserve"> </w:delText>
        </w:r>
      </w:del>
      <m:oMath>
        <m:r>
          <m:t>t</m:t>
        </m:r>
      </m:oMath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with</w:delText>
        </w:r>
      </w:del>
      <w:del w:id="659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is the</w:delText>
        </w:r>
      </w:del>
      <w:del w:id="662" w:author="PR Preview" w:date="2026-01-01T00:00:00Z">
        <w:r>
          <w:delText xml:space="preserve"> </w:delText>
        </w:r>
      </w:del>
      <w:hyperlink r:id="rId119">
        <w:del w:id="663" w:author="PR Preview" w:date="2026-01-01T00:00:00Z">
          <w:r>
            <w:rPr>
              <w:rStyle w:val="Hyperlink"/>
            </w:rPr>
            <w:delText xml:space="preserve">conditional probability</w:delText>
          </w:r>
        </w:del>
      </w:hyperlink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that</w:delText>
        </w:r>
      </w:del>
      <w:del w:id="666" w:author="PR Preview" w:date="2026-01-01T00:00:00Z">
        <w:r>
          <w:delText xml:space="preserve"> </w:delText>
        </w:r>
      </w:del>
      <m:oMath>
        <m:r>
          <m:t>T</m:t>
        </m:r>
      </m:oMath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equals</w:delText>
        </w:r>
      </w:del>
      <w:del w:id="669" w:author="PR Preview" w:date="2026-01-01T00:00:00Z">
        <w:r>
          <w:delText xml:space="preserve"> </w:delText>
        </w:r>
      </w:del>
      <m:oMath>
        <m:r>
          <m:t>t</m:t>
        </m:r>
      </m:oMath>
      <w:del w:id="670" w:author="PR Preview" w:date="2026-01-01T00:00:00Z">
        <w:r>
          <w:delText xml:space="preserve">, given</w:delText>
        </w:r>
      </w:del>
      <w:del w:id="67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t</m:t>
        </m:r>
      </m:oMath>
      <w:del w:id="67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673" w:author="PR Preview" w:date="2026-01-01T00:00:00Z">
        <w:r>
          <w:rPr>
            <w:b/>
            <w:bCs/>
          </w:rPr>
          <w:delText xml:space="preserve">Example 31 (Rolling until the first six)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Roll a fair die repeatedly,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and let</w:delText>
        </w:r>
      </w:del>
      <w:del w:id="678" w:author="PR Preview" w:date="2026-01-01T00:00:00Z">
        <w:r>
          <w:delText xml:space="preserve"> </w:delText>
        </w:r>
      </w:del>
      <m:oMath>
        <m:r>
          <m:t>T</m:t>
        </m:r>
      </m:oMath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be the number of the roll that first shows a six.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Then</w:delText>
        </w:r>
      </w:del>
      <w:del w:id="68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t</m:t>
        </m:r>
      </m:oMath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exactly when the first</w:delText>
        </w:r>
      </w:del>
      <w:del w:id="68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−</m:t>
        </m:r>
        <m:r>
          <m:t>1</m:t>
        </m:r>
      </m:oMath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rolls are not sixes,</w:delText>
        </w:r>
      </w:del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which has probability</w:delText>
        </w:r>
      </w:del>
      <w:del w:id="69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692" w:author="PR Preview" w:date="2026-01-01T00:00:00Z">
        <w:r>
          <w:delText xml:space="preserve">,</w:delText>
        </w:r>
      </w:del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and</w:delText>
        </w:r>
      </w:del>
      <w:del w:id="69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t</m:t>
        </m:r>
      </m:oMath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when, in addition, roll</w:delText>
        </w:r>
      </w:del>
      <w:del w:id="698" w:author="PR Preview" w:date="2026-01-01T00:00:00Z">
        <w:r>
          <w:delText xml:space="preserve"> </w:delText>
        </w:r>
      </w:del>
      <m:oMath>
        <m:r>
          <m:t>t</m:t>
        </m:r>
      </m:oMath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is a six.</w:delText>
        </w:r>
      </w:del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So, for each</w:delText>
        </w:r>
      </w:del>
      <w:del w:id="70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704" w:author="PR Preview" w:date="2026-01-01T00:00:00Z">
        <w:r>
          <w:delText xml:space="preserve">:</w:delText>
        </w:r>
      </w:del>
    </w:p>
    <w:p>
      <w:pPr>
        <w:pStyle w:val="BodyText"/>
      </w:pPr>
      <w:ins w:id="705" w:author="PR Preview" w:date="2026-01-01T00:00:00Z">
        <w:r>
          <w:rPr>
            <w:b/>
            <w:bCs/>
          </w:rPr>
          <w:t xml:space="preserve">Definition 27 (Discrete-time hazard)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The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rPr>
            <w:b/>
            <w:bCs/>
          </w:rPr>
          <w:t xml:space="preserve">discrete-time hazard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of a</w:t>
        </w:r>
      </w:ins>
      <w:ins w:id="712" w:author="PR Preview" w:date="2026-01-01T00:00:00Z">
        <w:r>
          <w:t xml:space="preserve"> </w:t>
        </w:r>
      </w:ins>
      <w:hyperlink w:anchor="def-discrete-rv">
        <w:ins w:id="713" w:author="PR Preview" w:date="2026-01-01T00:00:00Z">
          <w:r>
            <w:rPr>
              <w:rStyle w:val="Hyperlink"/>
            </w:rPr>
            <w:t xml:space="preserve">discrete</w:t>
          </w:r>
        </w:ins>
      </w:hyperlink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random variable</w:t>
        </w:r>
      </w:ins>
      <w:ins w:id="716" w:author="PR Preview" w:date="2026-01-01T00:00:00Z">
        <w:r>
          <w:t xml:space="preserve"> </w:t>
        </w:r>
      </w:ins>
      <m:oMath>
        <m:r>
          <m:t>T</m:t>
        </m:r>
      </m:oMath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at a value</w:t>
        </w:r>
      </w:ins>
      <w:ins w:id="719" w:author="PR Preview" w:date="2026-01-01T00:00:00Z">
        <w:r>
          <w:t xml:space="preserve"> </w:t>
        </w:r>
      </w:ins>
      <m:oMath>
        <m:r>
          <m:t>t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with</w:t>
        </w:r>
      </w:ins>
      <w:ins w:id="722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is the</w:t>
        </w:r>
      </w:ins>
      <w:ins w:id="725" w:author="PR Preview" w:date="2026-01-01T00:00:00Z">
        <w:r>
          <w:t xml:space="preserve"> </w:t>
        </w:r>
      </w:ins>
      <w:hyperlink r:id="rId119">
        <w:ins w:id="726" w:author="PR Preview" w:date="2026-01-01T00:00:00Z">
          <w:r>
            <w:rPr>
              <w:rStyle w:val="Hyperlink"/>
            </w:rPr>
            <w:t xml:space="preserve">conditional probability</w:t>
          </w:r>
        </w:ins>
      </w:hyperlink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that</w:t>
        </w:r>
      </w:ins>
      <w:ins w:id="729" w:author="PR Preview" w:date="2026-01-01T00:00:00Z">
        <w:r>
          <w:t xml:space="preserve"> </w:t>
        </w:r>
      </w:ins>
      <m:oMath>
        <m:r>
          <m:t>T</m:t>
        </m:r>
      </m:oMath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equals</w:t>
        </w:r>
      </w:ins>
      <w:ins w:id="732" w:author="PR Preview" w:date="2026-01-01T00:00:00Z">
        <w:r>
          <w:t xml:space="preserve"> </w:t>
        </w:r>
      </w:ins>
      <m:oMath>
        <m:r>
          <m:t>t</m:t>
        </m:r>
      </m:oMath>
      <w:ins w:id="733" w:author="PR Preview" w:date="2026-01-01T00:00:00Z">
        <w:r>
          <w:t xml:space="preserve">, given</w:t>
        </w:r>
      </w:ins>
      <w:ins w:id="73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t</m:t>
        </m:r>
      </m:oMath>
      <w:ins w:id="73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3"/>
    <w:bookmarkStart w:id="124" w:name="exm-discrete-hazard"/>
    <w:p>
      <w:pPr>
        <w:pStyle w:val="FirstParagraph"/>
      </w:pPr>
      <w:ins w:id="736" w:author="PR Preview" w:date="2026-01-01T00:00:00Z">
        <w:r>
          <w:rPr>
            <w:b/>
            <w:bCs/>
          </w:rPr>
          <w:t xml:space="preserve">Example 32 (Rolling until the first six)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Roll a fair die repeatedly,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and let</w:t>
        </w:r>
      </w:ins>
      <w:ins w:id="741" w:author="PR Preview" w:date="2026-01-01T00:00:00Z">
        <w:r>
          <w:t xml:space="preserve"> </w:t>
        </w:r>
      </w:ins>
      <m:oMath>
        <m:r>
          <m:t>T</m:t>
        </m:r>
      </m:oMath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be the number of the roll that first shows a six.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Then</w:t>
        </w:r>
      </w:ins>
      <w:ins w:id="74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t</m:t>
        </m:r>
      </m:oMath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exactly when the first</w:t>
        </w:r>
      </w:ins>
      <w:ins w:id="74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−</m:t>
        </m:r>
        <m:r>
          <m:t>1</m:t>
        </m:r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rolls are not sixes,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which has probability</w:t>
        </w:r>
      </w:ins>
      <w:ins w:id="75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755" w:author="PR Preview" w:date="2026-01-01T00:00:00Z">
        <w:r>
          <w:t xml:space="preserve">,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and</w:t>
        </w:r>
      </w:ins>
      <w:ins w:id="75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t</m:t>
        </m:r>
      </m:oMath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when, in addition, roll</w:t>
        </w:r>
      </w:ins>
      <w:ins w:id="761" w:author="PR Preview" w:date="2026-01-01T00:00:00Z">
        <w:r>
          <w:t xml:space="preserve"> </w:t>
        </w:r>
      </w:ins>
      <m:oMath>
        <m:r>
          <m:t>t</m:t>
        </m:r>
      </m:oMath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is a six.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So, for each</w:t>
        </w:r>
      </w:ins>
      <w:ins w:id="76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76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4"/>
    <w:bookmarkStart w:id="12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del w:id="768" w:author="PR Preview" w:date="2026-01-01T00:00:00Z">
        <w:r>
          <w:rPr>
            <w:i/>
            <w:iCs/>
          </w:rPr>
          <w:delText xml:space="preserve">Remark</w:delText>
        </w:r>
      </w:del>
      <w:del w:id="769" w:author="PR Preview" w:date="2026-01-01T00:00:00Z">
        <w:r>
          <w:delText xml:space="preserve">. </w:delText>
        </w:r>
      </w:del>
      <w:del w:id="770" w:author="PR Preview" w:date="2026-01-01T00:00:00Z">
        <w:r>
          <w:delText xml:space="preserve">Unlike the continuous-time</w:delText>
        </w:r>
      </w:del>
      <w:del w:id="771" w:author="PR Preview" w:date="2026-01-01T00:00:00Z">
        <w:r>
          <w:delText xml:space="preserve"> </w:delText>
        </w:r>
      </w:del>
      <w:hyperlink w:anchor="def-hazard">
        <w:del w:id="772" w:author="PR Preview" w:date="2026-01-01T00:00:00Z">
          <w:r>
            <w:rPr>
              <w:rStyle w:val="Hyperlink"/>
            </w:rPr>
            <w:delText xml:space="preserve">hazard function</w:delText>
          </w:r>
        </w:del>
      </w:hyperlink>
      <w:del w:id="773" w:author="PR Preview" w:date="2026-01-01T00:00:00Z">
        <w:r>
          <w:delText xml:space="preserve">,</w:delText>
        </w:r>
      </w:del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delText xml:space="preserve">which is a rate and can exceed 1 (</w:delText>
        </w:r>
      </w:del>
      <w:hyperlink w:anchor="exm-hazard-exceeds-one">
        <w:del w:id="776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777" w:author="PR Preview" w:date="2026-01-01T00:00:00Z">
        <w:r>
          <w:delText xml:space="preserve">),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the discrete-time hazard is a probability.</w:delText>
        </w:r>
      </w:del>
    </w:p>
    <w:p>
      <w:pPr>
        <w:pStyle w:val="BodyText"/>
      </w:pPr>
      <w:del w:id="780" w:author="PR Preview" w:date="2026-01-01T00:00:00Z">
        <w:r>
          <w:rPr>
            <w:b/>
            <w:bCs/>
          </w:rPr>
          <w:delText xml:space="preserve">Theorem 18 (Hazard equals density over survival)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If</w:delText>
        </w:r>
      </w:del>
      <w:del w:id="783" w:author="PR Preview" w:date="2026-01-01T00:00:00Z">
        <w:r>
          <w:delText xml:space="preserve"> </w:delText>
        </w:r>
      </w:del>
      <m:oMath>
        <m:r>
          <m:t>T</m:t>
        </m:r>
      </m:oMath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is a continuous random variable with</w:delText>
        </w:r>
      </w:del>
      <w:del w:id="786" w:author="PR Preview" w:date="2026-01-01T00:00:00Z">
        <w:r>
          <w:delText xml:space="preserve"> </w:delText>
        </w:r>
      </w:del>
      <w:hyperlink w:anchor="def-pdf">
        <w:del w:id="787" w:author="PR Preview" w:date="2026-01-01T00:00:00Z">
          <w:r>
            <w:rPr>
              <w:rStyle w:val="Hyperlink"/>
            </w:rPr>
            <w:delText xml:space="preserve">density</w:delText>
          </w:r>
        </w:del>
      </w:hyperlink>
      <w:del w:id="78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and</w:delText>
        </w:r>
      </w:del>
      <w:del w:id="791" w:author="PR Preview" w:date="2026-01-01T00:00:00Z">
        <w:r>
          <w:delText xml:space="preserve"> </w:delText>
        </w:r>
      </w:del>
      <w:hyperlink w:anchor="def-surv-fn">
        <w:del w:id="792" w:author="PR Preview" w:date="2026-01-01T00:00:00Z">
          <w:r>
            <w:rPr>
              <w:rStyle w:val="Hyperlink"/>
            </w:rPr>
            <w:delText xml:space="preserve">survival function</w:delText>
          </w:r>
        </w:del>
      </w:hyperlink>
      <w:del w:id="793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794" w:author="PR Preview" w:date="2026-01-01T00:00:00Z">
        <w:r>
          <w:delText xml:space="preserve">,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then for every</w:delText>
        </w:r>
      </w:del>
      <w:del w:id="797" w:author="PR Preview" w:date="2026-01-01T00:00:00Z">
        <w:r>
          <w:delText xml:space="preserve"> </w:delText>
        </w:r>
      </w:del>
      <m:oMath>
        <m:r>
          <m:t>t</m:t>
        </m:r>
      </m:oMath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with</w:delText>
        </w:r>
      </w:del>
      <w:del w:id="800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at which</w:delText>
        </w:r>
      </w:del>
      <w:del w:id="803" w:author="PR Preview" w:date="2026-01-01T00:00:00Z">
        <w:r>
          <w:delText xml:space="preserve"> </w:delText>
        </w:r>
      </w:del>
      <m:oMath>
        <m:r>
          <m:t>f</m:t>
        </m:r>
      </m:oMath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is continuous:</w:delText>
        </w:r>
      </w:del>
    </w:p>
    <w:p>
      <w:pPr>
        <w:pStyle w:val="BodyText"/>
      </w:pPr>
      <w:ins w:id="806" w:author="PR Preview" w:date="2026-01-01T00:00:00Z">
        <w:r>
          <w:rPr>
            <w:i/>
            <w:iCs/>
          </w:rPr>
          <w:t xml:space="preserve">Remark</w:t>
        </w:r>
      </w:ins>
      <w:ins w:id="807" w:author="PR Preview" w:date="2026-01-01T00:00:00Z">
        <w:r>
          <w:t xml:space="preserve">. </w:t>
        </w:r>
      </w:ins>
      <w:ins w:id="808" w:author="PR Preview" w:date="2026-01-01T00:00:00Z">
        <w:r>
          <w:t xml:space="preserve">Unlike the continuous-time</w:t>
        </w:r>
      </w:ins>
      <w:ins w:id="809" w:author="PR Preview" w:date="2026-01-01T00:00:00Z">
        <w:r>
          <w:t xml:space="preserve"> </w:t>
        </w:r>
      </w:ins>
      <w:hyperlink w:anchor="def-hazard">
        <w:ins w:id="810" w:author="PR Preview" w:date="2026-01-01T00:00:00Z">
          <w:r>
            <w:rPr>
              <w:rStyle w:val="Hyperlink"/>
            </w:rPr>
            <w:t xml:space="preserve">hazard function</w:t>
          </w:r>
        </w:ins>
      </w:hyperlink>
      <w:ins w:id="811" w:author="PR Preview" w:date="2026-01-01T00:00:00Z">
        <w:r>
          <w:t xml:space="preserve">,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which is a rate and can exceed 1 (</w:t>
        </w:r>
      </w:ins>
      <w:hyperlink w:anchor="exm-hazard-exceeds-one">
        <w:ins w:id="814" w:author="PR Preview" w:date="2026-01-01T00:00:00Z">
          <w:r>
            <w:rPr>
              <w:rStyle w:val="Hyperlink"/>
            </w:rPr>
            <w:t xml:space="preserve">Example 31</w:t>
          </w:r>
        </w:ins>
      </w:hyperlink>
      <w:ins w:id="815" w:author="PR Preview" w:date="2026-01-01T00:00:00Z">
        <w:r>
          <w:t xml:space="preserve">),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the discrete-time hazard is a probability.</w:t>
        </w:r>
      </w:ins>
    </w:p>
    <w:bookmarkStart w:id="126" w:name="thm-hazard-dens-surv"/>
    <w:p>
      <w:pPr>
        <w:pStyle w:val="BodyText"/>
      </w:pPr>
      <w:ins w:id="818" w:author="PR Preview" w:date="2026-01-01T00:00:00Z">
        <w:r>
          <w:rPr>
            <w:b/>
            <w:bCs/>
          </w:rPr>
          <w:t xml:space="preserve">Theorem 20 (Hazard equals density over survival)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If</w:t>
        </w:r>
      </w:ins>
      <w:ins w:id="821" w:author="PR Preview" w:date="2026-01-01T00:00:00Z">
        <w:r>
          <w:t xml:space="preserve"> </w:t>
        </w:r>
      </w:ins>
      <m:oMath>
        <m:r>
          <m:t>T</m:t>
        </m:r>
      </m:oMath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is a continuous random variable with</w:t>
        </w:r>
      </w:ins>
      <w:ins w:id="824" w:author="PR Preview" w:date="2026-01-01T00:00:00Z">
        <w:r>
          <w:t xml:space="preserve"> </w:t>
        </w:r>
      </w:ins>
      <w:hyperlink w:anchor="def-pdf">
        <w:ins w:id="825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82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and</w:t>
        </w:r>
      </w:ins>
      <w:ins w:id="829" w:author="PR Preview" w:date="2026-01-01T00:00:00Z">
        <w:r>
          <w:t xml:space="preserve"> </w:t>
        </w:r>
      </w:ins>
      <w:hyperlink w:anchor="def-surv-fn">
        <w:ins w:id="830" w:author="PR Preview" w:date="2026-01-01T00:00:00Z">
          <w:r>
            <w:rPr>
              <w:rStyle w:val="Hyperlink"/>
            </w:rPr>
            <w:t xml:space="preserve">survival function</w:t>
          </w:r>
        </w:ins>
      </w:hyperlink>
      <w:ins w:id="831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832" w:author="PR Preview" w:date="2026-01-01T00:00:00Z">
        <w:r>
          <w:t xml:space="preserve">,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then for every</w:t>
        </w:r>
      </w:ins>
      <w:ins w:id="835" w:author="PR Preview" w:date="2026-01-01T00:00:00Z">
        <w:r>
          <w:t xml:space="preserve"> </w:t>
        </w:r>
      </w:ins>
      <m:oMath>
        <m:r>
          <m:t>t</m:t>
        </m:r>
      </m:oMath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with</w:t>
        </w:r>
      </w:ins>
      <w:ins w:id="838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at which</w:t>
        </w:r>
      </w:ins>
      <w:ins w:id="841" w:author="PR Preview" w:date="2026-01-01T00:00:00Z">
        <w:r>
          <w:t xml:space="preserve"> </w:t>
        </w:r>
      </w:ins>
      <m:oMath>
        <m:r>
          <m:t>f</m:t>
        </m:r>
      </m:oMath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is continuous:</w:t>
        </w:r>
      </w:ins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exp-haz"/>
    <w:p>
      <w:pPr>
        <w:pStyle w:val="FirstParagraph"/>
      </w:pPr>
      <w:del w:id="844" w:author="PR Preview" w:date="2026-01-01T00:00:00Z">
        <w:r>
          <w:rPr>
            <w:b/>
            <w:bCs/>
          </w:rPr>
          <w:delText xml:space="preserve">Example 32 (Hazard function of an exponential distribution)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Continuing</w:delText>
        </w:r>
      </w:del>
      <w:del w:id="847" w:author="PR Preview" w:date="2026-01-01T00:00:00Z">
        <w:r>
          <w:delText xml:space="preserve"> </w:delText>
        </w:r>
      </w:del>
      <w:hyperlink w:anchor="exm-exp-survfn">
        <w:del w:id="848" w:author="PR Preview" w:date="2026-01-01T00:00:00Z">
          <w:r>
            <w:rPr>
              <w:rStyle w:val="Hyperlink"/>
            </w:rPr>
            <w:delText xml:space="preserve">Example 29</w:delText>
          </w:r>
        </w:del>
      </w:hyperlink>
      <w:del w:id="849" w:author="PR Preview" w:date="2026-01-01T00:00:00Z">
        <w:r>
          <w:delText xml:space="preserve">,</w:delText>
        </w:r>
      </w:del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for</w:delText>
        </w:r>
      </w:del>
      <w:del w:id="85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853" w:author="PR Preview" w:date="2026-01-01T00:00:00Z">
        <w:r>
          <w:delText xml:space="preserve">, where</w:delText>
        </w:r>
      </w:del>
      <w:del w:id="854" w:author="PR Preview" w:date="2026-01-01T00:00:00Z">
        <w:r>
          <w:delText xml:space="preserve"> </w:delText>
        </w:r>
      </w:del>
      <m:oMath>
        <m:r>
          <m:t>f</m:t>
        </m:r>
      </m:oMath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is continuous: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857" w:author="PR Preview" w:date="2026-01-01T00:00:00Z">
        <w:r>
          <w:delText xml:space="preserve">At</w:delText>
        </w:r>
      </w:del>
      <w:del w:id="858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</m:oMath>
      <w:del w:id="859" w:author="PR Preview" w:date="2026-01-01T00:00:00Z">
        <w:r>
          <w:delText xml:space="preserve">, where</w:delText>
        </w:r>
      </w:del>
      <w:del w:id="860" w:author="PR Preview" w:date="2026-01-01T00:00:00Z">
        <w:r>
          <w:delText xml:space="preserve"> </w:delText>
        </w:r>
      </w:del>
      <m:oMath>
        <m:r>
          <m:t>f</m:t>
        </m:r>
      </m:oMath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jumps from</w:delText>
        </w:r>
      </w:del>
      <w:del w:id="863" w:author="PR Preview" w:date="2026-01-01T00:00:00Z">
        <w:r>
          <w:delText xml:space="preserve"> </w:delText>
        </w:r>
      </w:del>
      <m:oMath>
        <m:r>
          <m:t>0</m:t>
        </m:r>
      </m:oMath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to</w:delText>
        </w:r>
      </w:del>
      <w:del w:id="866" w:author="PR Preview" w:date="2026-01-01T00:00:00Z">
        <w:r>
          <w:delText xml:space="preserve"> </w:delText>
        </w:r>
      </w:del>
      <m:oMath>
        <m:r>
          <m:t>λ</m:t>
        </m:r>
      </m:oMath>
      <w:del w:id="867" w:author="PR Preview" w:date="2026-01-01T00:00:00Z">
        <w:r>
          <w:delText xml:space="preserve">,</w:delText>
        </w:r>
      </w:del>
      <w:del w:id="868" w:author="PR Preview" w:date="2026-01-01T00:00:00Z">
        <w:r>
          <w:delText xml:space="preserve"> </w:delText>
        </w:r>
      </w:del>
      <w:hyperlink w:anchor="def-hazard">
        <w:del w:id="869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gives the same value directly:</w:delText>
        </w:r>
      </w:del>
      <w:del w:id="872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del w:id="873" w:author="PR Preview" w:date="2026-01-01T00:00:00Z">
        <w:r>
          <w:delText xml:space="preserve"> </w:delText>
        </w:r>
      </w:del>
      <w:del w:id="874" w:author="PR Preview" w:date="2026-01-01T00:00:00Z">
        <w:r>
          <w:delText xml:space="preserve">as</w:delText>
        </w:r>
      </w:del>
      <w:del w:id="875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del w:id="876" w:author="PR Preview" w:date="2026-01-01T00:00:00Z">
        <w:r>
          <w:delText xml:space="preserve">.</w:delText>
        </w:r>
      </w:del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So the exponential distribution has a constant hazard for</w:delText>
        </w:r>
      </w:del>
      <w:del w:id="87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880" w:author="PR Preview" w:date="2026-01-01T00:00:00Z">
        <w:r>
          <w:delText xml:space="preserve">,</w:delText>
        </w:r>
      </w:del>
      <w:del w:id="881" w:author="PR Preview" w:date="2026-01-01T00:00:00Z">
        <w:r>
          <w:delText xml:space="preserve"> </w:delText>
        </w:r>
      </w:del>
      <w:del w:id="882" w:author="PR Preview" w:date="2026-01-01T00:00:00Z">
        <w:r>
          <w:delText xml:space="preserve">equal to its rate parameter;</w:delText>
        </w:r>
      </w:del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for</w:delText>
        </w:r>
      </w:del>
      <w:del w:id="88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&lt;</m:t>
        </m:r>
        <m:r>
          <m:t>0</m:t>
        </m:r>
      </m:oMath>
      <w:del w:id="886" w:author="PR Preview" w:date="2026-01-01T00:00:00Z">
        <w:r>
          <w:delText xml:space="preserve">,</w:delText>
        </w:r>
      </w:del>
      <w:del w:id="88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888" w:author="PR Preview" w:date="2026-01-01T00:00:00Z">
        <w:r>
          <w:delText xml:space="preserve">, so</w:delText>
        </w:r>
      </w:del>
      <w:del w:id="889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890" w:author="PR Preview" w:date="2026-01-01T00:00:00Z">
        <w:r>
          <w:delText xml:space="preserve">.</w:delText>
        </w:r>
      </w:del>
    </w:p>
    <w:p>
      <w:pPr>
        <w:pStyle w:val="BodyText"/>
      </w:pPr>
      <w:del w:id="891" w:author="PR Preview" w:date="2026-01-01T00:00:00Z">
        <w:r>
          <w:rPr>
            <w:b/>
            <w:bCs/>
          </w:rPr>
          <w:delText xml:space="preserve">Definition 25 (Cumulative hazard function)</w:delText>
        </w:r>
      </w:del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The</w:delText>
        </w:r>
      </w:del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rPr>
            <w:b/>
            <w:bCs/>
          </w:rPr>
          <w:delText xml:space="preserve">cumulative hazard function</w:delText>
        </w:r>
      </w:del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of a continuous random variable</w:delText>
        </w:r>
      </w:del>
      <w:del w:id="898" w:author="PR Preview" w:date="2026-01-01T00:00:00Z">
        <w:r>
          <w:delText xml:space="preserve"> </w:delText>
        </w:r>
      </w:del>
      <m:oMath>
        <m:r>
          <m:t>T</m:t>
        </m:r>
      </m:oMath>
      <w:del w:id="899" w:author="PR Preview" w:date="2026-01-01T00:00:00Z">
        <w:r>
          <w:delText xml:space="preserve">,</w:delText>
        </w:r>
      </w:del>
      <w:del w:id="900" w:author="PR Preview" w:date="2026-01-01T00:00:00Z">
        <w:r>
          <w:delText xml:space="preserve"> </w:delText>
        </w:r>
      </w:del>
      <w:del w:id="901" w:author="PR Preview" w:date="2026-01-01T00:00:00Z">
        <w:r>
          <w:delText xml:space="preserve">often denoted</w:delText>
        </w:r>
      </w:del>
      <w:del w:id="902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or</w:delText>
        </w:r>
      </w:del>
      <w:del w:id="905" w:author="PR Preview" w:date="2026-01-01T00:00:00Z">
        <w:r>
          <w:delText xml:space="preserve"> </w:delText>
        </w:r>
      </w:del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906" w:author="PR Preview" w:date="2026-01-01T00:00:00Z">
        <w:r>
          <w:delText xml:space="preserve">,</w:delText>
        </w:r>
      </w:del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is the integral of its</w:delText>
        </w:r>
      </w:del>
      <w:del w:id="909" w:author="PR Preview" w:date="2026-01-01T00:00:00Z">
        <w:r>
          <w:delText xml:space="preserve"> </w:delText>
        </w:r>
      </w:del>
      <w:hyperlink w:anchor="def-hazard">
        <w:del w:id="910" w:author="PR Preview" w:date="2026-01-01T00:00:00Z">
          <w:r>
            <w:rPr>
              <w:rStyle w:val="Hyperlink"/>
            </w:rPr>
            <w:delText xml:space="preserve">hazard function</w:delText>
          </w:r>
        </w:del>
      </w:hyperlink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up to</w:delText>
        </w:r>
      </w:del>
      <w:del w:id="913" w:author="PR Preview" w:date="2026-01-01T00:00:00Z">
        <w:r>
          <w:delText xml:space="preserve"> </w:delText>
        </w:r>
      </w:del>
      <m:oMath>
        <m:r>
          <m:t>t</m:t>
        </m:r>
      </m:oMath>
      <w:del w:id="91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p>
      <w:pPr>
        <w:pStyle w:val="FirstParagraph"/>
      </w:pPr>
      <w:del w:id="915" w:author="PR Preview" w:date="2026-01-01T00:00:00Z">
        <w:r>
          <w:rPr>
            <w:b/>
            <w:bCs/>
          </w:rPr>
          <w:delText xml:space="preserve">Example 33 (Cumulative hazard function of an exponential distribution)</w:delText>
        </w:r>
      </w:del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Continuing</w:delText>
        </w:r>
      </w:del>
      <w:del w:id="918" w:author="PR Preview" w:date="2026-01-01T00:00:00Z">
        <w:r>
          <w:delText xml:space="preserve"> </w:delText>
        </w:r>
      </w:del>
      <w:hyperlink w:anchor="exm-exp-haz">
        <w:del w:id="919" w:author="PR Preview" w:date="2026-01-01T00:00:00Z">
          <w:r>
            <w:rPr>
              <w:rStyle w:val="Hyperlink"/>
            </w:rPr>
            <w:delText xml:space="preserve">Example 32</w:delText>
          </w:r>
        </w:del>
      </w:hyperlink>
      <w:del w:id="920" w:author="PR Preview" w:date="2026-01-01T00:00:00Z">
        <w:r>
          <w:delText xml:space="preserve">,</w:delText>
        </w:r>
      </w:del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the hazard is</w:delText>
        </w:r>
      </w:del>
      <w:del w:id="923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for</w:delText>
        </w:r>
      </w:del>
      <w:del w:id="926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≥</m:t>
        </m:r>
        <m:r>
          <m:t>0</m:t>
        </m:r>
      </m:oMath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and</w:delText>
        </w:r>
      </w:del>
      <w:del w:id="929" w:author="PR Preview" w:date="2026-01-01T00:00:00Z">
        <w:r>
          <w:delText xml:space="preserve"> </w:delText>
        </w:r>
      </w:del>
      <m:oMath>
        <m:r>
          <m:t>0</m:t>
        </m:r>
      </m:oMath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for</w:delText>
        </w:r>
      </w:del>
      <w:del w:id="932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&lt;</m:t>
        </m:r>
        <m:r>
          <m:t>0</m:t>
        </m:r>
      </m:oMath>
      <w:del w:id="933" w:author="PR Preview" w:date="2026-01-01T00:00:00Z">
        <w:r>
          <w:delText xml:space="preserve">,</w:delText>
        </w:r>
      </w:del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so for</w:delText>
        </w:r>
      </w:del>
      <w:del w:id="93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937" w:author="PR Preview" w:date="2026-01-01T00:00:00Z">
        <w:r>
          <w:delText xml:space="preserve">:</w:delText>
        </w:r>
      </w:del>
    </w:p>
    <w:p>
      <w:pPr>
        <w:pStyle w:val="FirstParagraph"/>
      </w:pPr>
      <w:ins w:id="938" w:author="PR Preview" w:date="2026-01-01T00:00:00Z">
        <w:r>
          <w:rPr>
            <w:b/>
            <w:bCs/>
          </w:rPr>
          <w:t xml:space="preserve">Example 33 (Hazard function of an exponential distribution)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Continuing</w:t>
        </w:r>
      </w:ins>
      <w:ins w:id="941" w:author="PR Preview" w:date="2026-01-01T00:00:00Z">
        <w:r>
          <w:t xml:space="preserve"> </w:t>
        </w:r>
      </w:ins>
      <w:hyperlink w:anchor="exm-exp-survfn">
        <w:ins w:id="942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943" w:author="PR Preview" w:date="2026-01-01T00:00:00Z">
        <w:r>
          <w:t xml:space="preserve">,</w:t>
        </w:r>
      </w:ins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for</w:t>
        </w:r>
      </w:ins>
      <w:ins w:id="94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947" w:author="PR Preview" w:date="2026-01-01T00:00:00Z">
        <w:r>
          <w:t xml:space="preserve">, where</w:t>
        </w:r>
      </w:ins>
      <w:ins w:id="948" w:author="PR Preview" w:date="2026-01-01T00:00:00Z">
        <w:r>
          <w:t xml:space="preserve"> </w:t>
        </w:r>
      </w:ins>
      <m:oMath>
        <m:r>
          <m:t>f</m:t>
        </m:r>
      </m:oMath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is continuous: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951" w:author="PR Preview" w:date="2026-01-01T00:00:00Z">
        <w:r>
          <w:t xml:space="preserve">At</w:t>
        </w:r>
      </w:ins>
      <w:ins w:id="95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</m:oMath>
      <w:ins w:id="953" w:author="PR Preview" w:date="2026-01-01T00:00:00Z">
        <w:r>
          <w:t xml:space="preserve">, where</w:t>
        </w:r>
      </w:ins>
      <w:ins w:id="954" w:author="PR Preview" w:date="2026-01-01T00:00:00Z">
        <w:r>
          <w:t xml:space="preserve"> </w:t>
        </w:r>
      </w:ins>
      <m:oMath>
        <m:r>
          <m:t>f</m:t>
        </m:r>
      </m:oMath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jumps from</w:t>
        </w:r>
      </w:ins>
      <w:ins w:id="957" w:author="PR Preview" w:date="2026-01-01T00:00:00Z">
        <w:r>
          <w:t xml:space="preserve"> </w:t>
        </w:r>
      </w:ins>
      <m:oMath>
        <m:r>
          <m:t>0</m:t>
        </m:r>
      </m:oMath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to</w:t>
        </w:r>
      </w:ins>
      <w:ins w:id="960" w:author="PR Preview" w:date="2026-01-01T00:00:00Z">
        <w:r>
          <w:t xml:space="preserve"> </w:t>
        </w:r>
      </w:ins>
      <m:oMath>
        <m:r>
          <m:t>λ</m:t>
        </m:r>
      </m:oMath>
      <w:ins w:id="961" w:author="PR Preview" w:date="2026-01-01T00:00:00Z">
        <w:r>
          <w:t xml:space="preserve">,</w:t>
        </w:r>
      </w:ins>
      <w:ins w:id="962" w:author="PR Preview" w:date="2026-01-01T00:00:00Z">
        <w:r>
          <w:t xml:space="preserve"> </w:t>
        </w:r>
      </w:ins>
      <w:hyperlink w:anchor="def-hazard">
        <w:ins w:id="963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gives the same value directly:</w:t>
        </w:r>
      </w:ins>
      <w:ins w:id="96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as</w:t>
        </w:r>
      </w:ins>
      <w:ins w:id="969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ins w:id="970" w:author="PR Preview" w:date="2026-01-01T00:00:00Z">
        <w:r>
          <w:t xml:space="preserve">.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So the exponential distribution has a constant hazard for</w:t>
        </w:r>
      </w:ins>
      <w:ins w:id="973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974" w:author="PR Preview" w:date="2026-01-01T00:00:00Z">
        <w:r>
          <w:t xml:space="preserve">,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equal to its rate parameter;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for</w:t>
        </w:r>
      </w:ins>
      <w:ins w:id="97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&lt;</m:t>
        </m:r>
        <m:r>
          <m:t>0</m:t>
        </m:r>
      </m:oMath>
      <w:ins w:id="980" w:author="PR Preview" w:date="2026-01-01T00:00:00Z">
        <w:r>
          <w:t xml:space="preserve">,</w:t>
        </w:r>
      </w:ins>
      <w:ins w:id="98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982" w:author="PR Preview" w:date="2026-01-01T00:00:00Z">
        <w:r>
          <w:t xml:space="preserve">, so</w:t>
        </w:r>
      </w:ins>
      <w:ins w:id="983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984" w:author="PR Preview" w:date="2026-01-01T00:00:00Z">
        <w:r>
          <w:t xml:space="preserve">.</w:t>
        </w:r>
      </w:ins>
    </w:p>
    <w:bookmarkEnd w:id="127"/>
    <w:bookmarkStart w:id="128" w:name="def-cuhaz"/>
    <w:p>
      <w:pPr>
        <w:pStyle w:val="BodyText"/>
      </w:pPr>
      <w:ins w:id="985" w:author="PR Preview" w:date="2026-01-01T00:00:00Z">
        <w:r>
          <w:rPr>
            <w:b/>
            <w:bCs/>
          </w:rPr>
          <w:t xml:space="preserve">Definition 28 (Cumulative hazard function)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The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rPr>
            <w:b/>
            <w:bCs/>
          </w:rPr>
          <w:t xml:space="preserve">cumulative hazard function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of a continuous random variable</w:t>
        </w:r>
      </w:ins>
      <w:ins w:id="992" w:author="PR Preview" w:date="2026-01-01T00:00:00Z">
        <w:r>
          <w:t xml:space="preserve"> </w:t>
        </w:r>
      </w:ins>
      <m:oMath>
        <m:r>
          <m:t>T</m:t>
        </m:r>
      </m:oMath>
      <w:ins w:id="993" w:author="PR Preview" w:date="2026-01-01T00:00:00Z">
        <w:r>
          <w:t xml:space="preserve">,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often denoted</w:t>
        </w:r>
      </w:ins>
      <w:ins w:id="996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or</w:t>
        </w:r>
      </w:ins>
      <w:ins w:id="999" w:author="PR Preview" w:date="2026-01-01T00:00:00Z">
        <w:r>
          <w:t xml:space="preserve"> </w:t>
        </w:r>
      </w:ins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1000" w:author="PR Preview" w:date="2026-01-01T00:00:00Z">
        <w:r>
          <w:t xml:space="preserve">,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is the integral of its</w:t>
        </w:r>
      </w:ins>
      <w:ins w:id="1003" w:author="PR Preview" w:date="2026-01-01T00:00:00Z">
        <w:r>
          <w:t xml:space="preserve"> </w:t>
        </w:r>
      </w:ins>
      <w:hyperlink w:anchor="def-hazard">
        <w:ins w:id="1004" w:author="PR Preview" w:date="2026-01-01T00:00:00Z">
          <w:r>
            <w:rPr>
              <w:rStyle w:val="Hyperlink"/>
            </w:rPr>
            <w:t xml:space="preserve">hazard function</w:t>
          </w:r>
        </w:ins>
      </w:hyperlink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up to</w:t>
        </w:r>
      </w:ins>
      <w:ins w:id="1007" w:author="PR Preview" w:date="2026-01-01T00:00:00Z">
        <w:r>
          <w:t xml:space="preserve"> </w:t>
        </w:r>
      </w:ins>
      <m:oMath>
        <m:r>
          <m:t>t</m:t>
        </m:r>
      </m:oMath>
      <w:ins w:id="100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8"/>
    <w:bookmarkStart w:id="129" w:name="exm-exp-cumhaz"/>
    <w:p>
      <w:pPr>
        <w:pStyle w:val="FirstParagraph"/>
      </w:pPr>
      <w:ins w:id="1009" w:author="PR Preview" w:date="2026-01-01T00:00:00Z">
        <w:r>
          <w:rPr>
            <w:b/>
            <w:bCs/>
          </w:rPr>
          <w:t xml:space="preserve">Example 34 (Cumulative hazard function of an exponential distribution)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Continuing</w:t>
        </w:r>
      </w:ins>
      <w:ins w:id="1012" w:author="PR Preview" w:date="2026-01-01T00:00:00Z">
        <w:r>
          <w:t xml:space="preserve"> </w:t>
        </w:r>
      </w:ins>
      <w:hyperlink w:anchor="exm-exp-haz">
        <w:ins w:id="1013" w:author="PR Preview" w:date="2026-01-01T00:00:00Z">
          <w:r>
            <w:rPr>
              <w:rStyle w:val="Hyperlink"/>
            </w:rPr>
            <w:t xml:space="preserve">Example 33</w:t>
          </w:r>
        </w:ins>
      </w:hyperlink>
      <w:ins w:id="1014" w:author="PR Preview" w:date="2026-01-01T00:00:00Z">
        <w:r>
          <w:t xml:space="preserve">,</w:t>
        </w:r>
      </w:ins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the hazard is</w:t>
        </w:r>
      </w:ins>
      <w:ins w:id="1017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for</w:t>
        </w:r>
      </w:ins>
      <w:ins w:id="1020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≥</m:t>
        </m:r>
        <m:r>
          <m:t>0</m:t>
        </m:r>
      </m:oMath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and</w:t>
        </w:r>
      </w:ins>
      <w:ins w:id="1023" w:author="PR Preview" w:date="2026-01-01T00:00:00Z">
        <w:r>
          <w:t xml:space="preserve"> </w:t>
        </w:r>
      </w:ins>
      <m:oMath>
        <m:r>
          <m:t>0</m:t>
        </m:r>
      </m:oMath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for</w:t>
        </w:r>
      </w:ins>
      <w:ins w:id="1026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&lt;</m:t>
        </m:r>
        <m:r>
          <m:t>0</m:t>
        </m:r>
      </m:oMath>
      <w:ins w:id="1027" w:author="PR Preview" w:date="2026-01-01T00:00:00Z">
        <w:r>
          <w:t xml:space="preserve">,</w:t>
        </w:r>
      </w:ins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so for</w:t>
        </w:r>
      </w:ins>
      <w:ins w:id="103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103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9"/>
    <w:bookmarkStart w:id="13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del w:id="1032" w:author="PR Preview" w:date="2026-01-01T00:00:00Z">
        <w:r>
          <w:rPr>
            <w:i/>
            <w:iCs/>
          </w:rPr>
          <w:delText xml:space="preserve">Proof</w:delText>
        </w:r>
      </w:del>
      <w:del w:id="1033" w:author="PR Preview" w:date="2026-01-01T00:00:00Z">
        <w:r>
          <w:delText xml:space="preserve">. </w:delText>
        </w:r>
      </w:del>
      <w:del w:id="1034" w:author="PR Preview" w:date="2026-01-01T00:00:00Z">
        <w:r>
          <w:delText xml:space="preserve">Since</w:delText>
        </w:r>
      </w:del>
      <w:del w:id="1035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(</w:delText>
        </w:r>
      </w:del>
      <w:hyperlink w:anchor="thm-survival-expressions-1">
        <w:del w:id="1038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1039" w:author="PR Preview" w:date="2026-01-01T00:00:00Z">
        <w:r>
          <w:delText xml:space="preserve">)</w:delText>
        </w:r>
      </w:del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and</w:delText>
        </w:r>
      </w:del>
      <w:del w:id="1042" w:author="PR Preview" w:date="2026-01-01T00:00:00Z">
        <w:r>
          <w:delText xml:space="preserve"> </w:delText>
        </w:r>
      </w:del>
      <m:oMath>
        <m:r>
          <m:t>F</m:t>
        </m:r>
      </m:oMath>
      <w:del w:id="1043" w:author="PR Preview" w:date="2026-01-01T00:00:00Z">
        <w:r>
          <w:delText xml:space="preserve"> </w:delText>
        </w:r>
      </w:del>
      <w:del w:id="1044" w:author="PR Preview" w:date="2026-01-01T00:00:00Z">
        <w:r>
          <w:delText xml:space="preserve">has derivative</w:delText>
        </w:r>
      </w:del>
      <w:del w:id="1045" w:author="PR Preview" w:date="2026-01-01T00:00:00Z">
        <w:r>
          <w:delText xml:space="preserve"> </w:delText>
        </w:r>
      </w:del>
      <m:oMath>
        <m:r>
          <m:t>f</m:t>
        </m:r>
      </m:oMath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wherever</w:delText>
        </w:r>
      </w:del>
      <w:del w:id="1048" w:author="PR Preview" w:date="2026-01-01T00:00:00Z">
        <w:r>
          <w:delText xml:space="preserve"> </w:delText>
        </w:r>
      </w:del>
      <m:oMath>
        <m:r>
          <m:t>f</m:t>
        </m:r>
      </m:oMath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delText xml:space="preserve">is continuous (</w:delText>
        </w:r>
      </w:del>
      <w:hyperlink w:anchor="thm-cdf-derivative-is-density">
        <w:del w:id="1051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1052" w:author="PR Preview" w:date="2026-01-01T00:00:00Z">
        <w:r>
          <w:delText xml:space="preserve">),</w:delText>
        </w:r>
      </w:del>
      <w:del w:id="1053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</m:oMath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delText xml:space="preserve">has derivative</w:delText>
        </w:r>
      </w:del>
      <w:del w:id="105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delText xml:space="preserve">at those points.</w:delText>
        </w:r>
      </w:del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At each such</w:delText>
        </w:r>
      </w:del>
      <w:del w:id="1061" w:author="PR Preview" w:date="2026-01-01T00:00:00Z">
        <w:r>
          <w:delText xml:space="preserve"> </w:delText>
        </w:r>
      </w:del>
      <m:oMath>
        <m:r>
          <m:t>u</m:t>
        </m:r>
      </m:oMath>
      <w:del w:id="1062" w:author="PR Preview" w:date="2026-01-01T00:00:00Z">
        <w:r>
          <w:delText xml:space="preserve"> </w:delText>
        </w:r>
      </w:del>
      <w:del w:id="1063" w:author="PR Preview" w:date="2026-01-01T00:00:00Z">
        <w:r>
          <w:delText xml:space="preserve">with</w:delText>
        </w:r>
      </w:del>
      <w:del w:id="1064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1065" w:author="PR Preview" w:date="2026-01-01T00:00:00Z">
        <w:r>
          <w:delText xml:space="preserve">:</w:delText>
        </w:r>
      </w:del>
    </w:p>
    <w:p>
      <w:pPr>
        <w:pStyle w:val="FirstParagraph"/>
      </w:pPr>
      <w:ins w:id="1066" w:author="PR Preview" w:date="2026-01-01T00:00:00Z">
        <w:r>
          <w:rPr>
            <w:i/>
            <w:iCs/>
          </w:rPr>
          <w:t xml:space="preserve">Proof</w:t>
        </w:r>
      </w:ins>
      <w:ins w:id="1067" w:author="PR Preview" w:date="2026-01-01T00:00:00Z">
        <w:r>
          <w:t xml:space="preserve">. </w:t>
        </w:r>
      </w:ins>
      <w:ins w:id="1068" w:author="PR Preview" w:date="2026-01-01T00:00:00Z">
        <w:r>
          <w:t xml:space="preserve">Since</w:t>
        </w:r>
      </w:ins>
      <w:ins w:id="1069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(</w:t>
        </w:r>
      </w:ins>
      <w:hyperlink w:anchor="thm-survival-expressions-1">
        <w:ins w:id="1072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1073" w:author="PR Preview" w:date="2026-01-01T00:00:00Z">
        <w:r>
          <w:t xml:space="preserve">)</w:t>
        </w:r>
      </w:ins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and</w:t>
        </w:r>
      </w:ins>
      <w:ins w:id="1076" w:author="PR Preview" w:date="2026-01-01T00:00:00Z">
        <w:r>
          <w:t xml:space="preserve"> </w:t>
        </w:r>
      </w:ins>
      <m:oMath>
        <m:r>
          <m:t>F</m:t>
        </m:r>
      </m:oMath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has derivative</w:t>
        </w:r>
      </w:ins>
      <w:ins w:id="1079" w:author="PR Preview" w:date="2026-01-01T00:00:00Z">
        <w:r>
          <w:t xml:space="preserve"> </w:t>
        </w:r>
      </w:ins>
      <m:oMath>
        <m:r>
          <m:t>f</m:t>
        </m:r>
      </m:oMath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wherever</w:t>
        </w:r>
      </w:ins>
      <w:ins w:id="1082" w:author="PR Preview" w:date="2026-01-01T00:00:00Z">
        <w:r>
          <w:t xml:space="preserve"> </w:t>
        </w:r>
      </w:ins>
      <m:oMath>
        <m:r>
          <m:t>f</m:t>
        </m:r>
      </m:oMath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is continuous (</w:t>
        </w:r>
      </w:ins>
      <w:hyperlink w:anchor="thm-cdf-derivative-is-density">
        <w:ins w:id="1085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086" w:author="PR Preview" w:date="2026-01-01T00:00:00Z">
        <w:r>
          <w:t xml:space="preserve">),</w:t>
        </w:r>
      </w:ins>
      <w:ins w:id="1087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</m:oMath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has derivative</w:t>
        </w:r>
      </w:ins>
      <w:ins w:id="109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at those points.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At each such</w:t>
        </w:r>
      </w:ins>
      <w:ins w:id="1095" w:author="PR Preview" w:date="2026-01-01T00:00:00Z">
        <w:r>
          <w:t xml:space="preserve"> </w:t>
        </w:r>
      </w:ins>
      <m:oMath>
        <m:r>
          <m:t>u</m:t>
        </m:r>
      </m:oMath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with</w:t>
        </w:r>
      </w:ins>
      <w:ins w:id="1098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09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3" w:name="exm-exp-surv-int-haz"/>
    <w:p>
      <w:pPr>
        <w:pStyle w:val="BodyText"/>
      </w:pPr>
      <w:del w:id="1100" w:author="PR Preview" w:date="2026-01-01T00:00:00Z">
        <w:r>
          <w:rPr>
            <w:b/>
            <w:bCs/>
          </w:rPr>
          <w:delText xml:space="preserve">Example 34 (Recovering the exponential survival function from its cumulative hazard)</w:delText>
        </w:r>
      </w:del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Continuing</w:delText>
        </w:r>
      </w:del>
      <w:del w:id="1103" w:author="PR Preview" w:date="2026-01-01T00:00:00Z">
        <w:r>
          <w:delText xml:space="preserve"> </w:delText>
        </w:r>
      </w:del>
      <w:hyperlink w:anchor="exm-exp-cumhaz">
        <w:del w:id="1104" w:author="PR Preview" w:date="2026-01-01T00:00:00Z">
          <w:r>
            <w:rPr>
              <w:rStyle w:val="Hyperlink"/>
            </w:rPr>
            <w:delText xml:space="preserve">Example 33</w:delText>
          </w:r>
        </w:del>
      </w:hyperlink>
      <w:del w:id="1105" w:author="PR Preview" w:date="2026-01-01T00:00:00Z">
        <w:r>
          <w:delText xml:space="preserve">, for</w:delText>
        </w:r>
      </w:del>
      <w:del w:id="110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110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108" w:author="PR Preview" w:date="2026-01-01T00:00:00Z">
        <w:r>
          <w:delText xml:space="preserve">which matches the survival function computed directly</w:delText>
        </w:r>
      </w:del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in</w:delText>
        </w:r>
      </w:del>
      <w:del w:id="1111" w:author="PR Preview" w:date="2026-01-01T00:00:00Z">
        <w:r>
          <w:delText xml:space="preserve"> </w:delText>
        </w:r>
      </w:del>
      <w:hyperlink w:anchor="exm-exp-survfn">
        <w:del w:id="1112" w:author="PR Preview" w:date="2026-01-01T00:00:00Z">
          <w:r>
            <w:rPr>
              <w:rStyle w:val="Hyperlink"/>
            </w:rPr>
            <w:delText xml:space="preserve">Example 29</w:delText>
          </w:r>
        </w:del>
      </w:hyperlink>
      <w:del w:id="1113" w:author="PR Preview" w:date="2026-01-01T00:00:00Z">
        <w:r>
          <w:delText xml:space="preserve">.</w:delText>
        </w:r>
      </w:del>
    </w:p>
    <w:p>
      <w:pPr>
        <w:pStyle w:val="BodyText"/>
      </w:pPr>
      <w:ins w:id="1114" w:author="PR Preview" w:date="2026-01-01T00:00:00Z">
        <w:r>
          <w:rPr>
            <w:b/>
            <w:bCs/>
          </w:rPr>
          <w:t xml:space="preserve">Example 35 (Recovering the exponential survival function from its cumulative hazard)</w:t>
        </w:r>
      </w:ins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Continuing</w:t>
        </w:r>
      </w:ins>
      <w:ins w:id="1117" w:author="PR Preview" w:date="2026-01-01T00:00:00Z">
        <w:r>
          <w:t xml:space="preserve"> </w:t>
        </w:r>
      </w:ins>
      <w:hyperlink w:anchor="exm-exp-cumhaz">
        <w:ins w:id="1118" w:author="PR Preview" w:date="2026-01-01T00:00:00Z">
          <w:r>
            <w:rPr>
              <w:rStyle w:val="Hyperlink"/>
            </w:rPr>
            <w:t xml:space="preserve">Example 34</w:t>
          </w:r>
        </w:ins>
      </w:hyperlink>
      <w:ins w:id="1119" w:author="PR Preview" w:date="2026-01-01T00:00:00Z">
        <w:r>
          <w:t xml:space="preserve">, for</w:t>
        </w:r>
      </w:ins>
      <w:ins w:id="112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112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122" w:author="PR Preview" w:date="2026-01-01T00:00:00Z">
        <w:r>
          <w:t xml:space="preserve">which matches the survival function computed directly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in</w:t>
        </w:r>
      </w:ins>
      <w:ins w:id="1125" w:author="PR Preview" w:date="2026-01-01T00:00:00Z">
        <w:r>
          <w:t xml:space="preserve"> </w:t>
        </w:r>
      </w:ins>
      <w:hyperlink w:anchor="exm-exp-survfn">
        <w:ins w:id="1126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1127" w:author="PR Preview" w:date="2026-01-01T00:00:00Z">
        <w:r>
          <w:t xml:space="preserve">.</w:t>
        </w:r>
      </w:ins>
    </w:p>
    <w:bookmarkEnd w:id="13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del w:id="1128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</w:p>
    <w:p>
      <w:pPr>
        <w:pStyle w:val="Compact"/>
        <w:numPr>
          <w:ilvl w:val="0"/>
          <w:numId w:val="1003"/>
        </w:numPr>
      </w:pPr>
      <w:hyperlink w:anchor="thm-hazard-dens-surv">
        <w:del w:id="1129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</w:p>
    <w:p>
      <w:pPr>
        <w:pStyle w:val="Compact"/>
        <w:numPr>
          <w:ilvl w:val="0"/>
          <w:numId w:val="1003"/>
        </w:numPr>
      </w:pPr>
      <w:hyperlink w:anchor="thm-survival-expressions-1">
        <w:ins w:id="1130" w:author="PR Preview" w:date="2026-01-01T00:00:00Z">
          <w:r>
            <w:rPr>
              <w:rStyle w:val="Hyperlink"/>
            </w:rPr>
            <w:t xml:space="preserve">Theorem 19</w:t>
          </w:r>
        </w:ins>
      </w:hyperlink>
    </w:p>
    <w:p>
      <w:pPr>
        <w:pStyle w:val="Compact"/>
        <w:numPr>
          <w:ilvl w:val="0"/>
          <w:numId w:val="1003"/>
        </w:numPr>
      </w:pPr>
      <w:hyperlink w:anchor="thm-hazard-dens-surv">
        <w:ins w:id="1131" w:author="PR Preview" w:date="2026-01-01T00:00:00Z">
          <w:r>
            <w:rPr>
              <w:rStyle w:val="Hyperlink"/>
            </w:rPr>
            <w:t xml:space="preserve">Theorem 20</w:t>
          </w:r>
        </w:ins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5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7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https://en.wikipedia.org/wiki/Random_variable</w:t>
        </w:r>
      </w:hyperlink>
    </w:p>
    <w:bookmarkEnd w:id="137"/>
    <w:bookmarkStart w:id="139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https://en.wikipedia.org/wiki/Probability_mass_function</w:t>
        </w:r>
      </w:hyperlink>
    </w:p>
    <w:bookmarkEnd w:id="139"/>
    <w:bookmarkStart w:id="141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https://en.wikipedia.org/wiki/Bernoulli_distribution</w:t>
        </w:r>
      </w:hyperlink>
    </w:p>
    <w:bookmarkEnd w:id="141"/>
    <w:bookmarkStart w:id="143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https://en.wikipedia.org/wiki/Probability_density_function</w:t>
        </w:r>
      </w:hyperlink>
    </w:p>
    <w:bookmarkEnd w:id="143"/>
    <w:bookmarkStart w:id="145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https://en.wikipedia.org/wiki/Continuous_uniform_distribution</w:t>
        </w:r>
      </w:hyperlink>
    </w:p>
    <w:bookmarkEnd w:id="145"/>
    <w:bookmarkStart w:id="147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https://en.wikipedia.org/wiki/Normal_distribution</w:t>
        </w:r>
      </w:hyperlink>
    </w:p>
    <w:bookmarkEnd w:id="147"/>
    <w:bookmarkStart w:id="149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9"/>
    <w:bookmarkStart w:id="151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https://en.wikipedia.org/wiki/Exponential_distribution</w:t>
        </w:r>
      </w:hyperlink>
    </w:p>
    <w:bookmarkEnd w:id="151"/>
    <w:bookmarkStart w:id="153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https://en.wikipedia.org/wiki/Cumulative_distribution_function</w:t>
        </w:r>
      </w:hyperlink>
    </w:p>
    <w:bookmarkEnd w:id="153"/>
    <w:bookmarkStart w:id="154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4"/>
    <w:bookmarkStart w:id="156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https://en.wikipedia.org/wiki/Quantile_function</w:t>
        </w:r>
      </w:hyperlink>
    </w:p>
    <w:bookmarkEnd w:id="156"/>
    <w:bookmarkStart w:id="157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7"/>
    <w:bookmarkStart w:id="159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https://en.wikipedia.org/wiki/Joint_probability_distribution</w:t>
        </w:r>
      </w:hyperlink>
    </w:p>
    <w:bookmarkEnd w:id="159"/>
    <w:bookmarkStart w:id="161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https://en.wikipedia.org/wiki/Marginal_distribution</w:t>
        </w:r>
      </w:hyperlink>
    </w:p>
    <w:bookmarkEnd w:id="161"/>
    <w:bookmarkStart w:id="162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2"/>
    <w:bookmarkStart w:id="164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6"/>
    <w:bookmarkStart w:id="168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https://en.wikipedia.org/wiki/Survival_function</w:t>
        </w:r>
      </w:hyperlink>
    </w:p>
    <w:bookmarkEnd w:id="168"/>
    <w:bookmarkStart w:id="170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https://en.wikipedia.org/wiki/Failure_rate</w:t>
        </w:r>
      </w:hyperlink>
    </w:p>
    <w:bookmarkEnd w:id="170"/>
    <w:bookmarkStart w:id="172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1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2"/>
    <w:bookmarkStart w:id="174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4"/>
    <w:bookmarkStart w:id="176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5">
        <w:r>
          <w:rPr>
            <w:rStyle w:val="Hyperlink"/>
          </w:rPr>
          <w:t xml:space="preserve">https://link.springer.com/book/10.1007/b97377</w:t>
        </w:r>
      </w:hyperlink>
    </w:p>
    <w:bookmarkEnd w:id="176"/>
    <w:bookmarkStart w:id="178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7">
        <w:r>
          <w:rPr>
            <w:rStyle w:val="Hyperlink"/>
          </w:rPr>
          <w:t xml:space="preserve">https://link.springer.com/book/10.1007/978-1-4419-6646-9</w:t>
        </w:r>
      </w:hyperlink>
    </w:p>
    <w:bookmarkEnd w:id="178"/>
    <w:bookmarkStart w:id="179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7" Type="http://schemas.openxmlformats.org/officeDocument/2006/relationships/image" Target="media/rId107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73" Type="http://schemas.openxmlformats.org/officeDocument/2006/relationships/hyperlink" Target="https://doi.org/10.1007/978-1-4614-1353-0" TargetMode="External"/><Relationship Id="rId171" Type="http://schemas.openxmlformats.org/officeDocument/2006/relationships/hyperlink" Target="https://doi.org/10.1201/9781315182780" TargetMode="External"/><Relationship Id="rId140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4" Type="http://schemas.openxmlformats.org/officeDocument/2006/relationships/hyperlink" Target="https://en.wikipedia.org/wiki/Continuous_uniform_distribution" TargetMode="External"/><Relationship Id="rId152" Type="http://schemas.openxmlformats.org/officeDocument/2006/relationships/hyperlink" Target="https://en.wikipedia.org/wiki/Cumulative_distribution_function" TargetMode="External"/><Relationship Id="rId150" Type="http://schemas.openxmlformats.org/officeDocument/2006/relationships/hyperlink" Target="https://en.wikipedia.org/wiki/Exponential_distribution" TargetMode="External"/><Relationship Id="rId169" Type="http://schemas.openxmlformats.org/officeDocument/2006/relationships/hyperlink" Target="https://en.wikipedia.org/wiki/Failure_rate" TargetMode="External"/><Relationship Id="rId158" Type="http://schemas.openxmlformats.org/officeDocument/2006/relationships/hyperlink" Target="https://en.wikipedia.org/wiki/Joint_probability_distribution" TargetMode="External"/><Relationship Id="rId160" Type="http://schemas.openxmlformats.org/officeDocument/2006/relationships/hyperlink" Target="https://en.wikipedia.org/wiki/Marginal_distribution" TargetMode="External"/><Relationship Id="rId146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2" Type="http://schemas.openxmlformats.org/officeDocument/2006/relationships/hyperlink" Target="https://en.wikipedia.org/wiki/Probability_density_function" TargetMode="External"/><Relationship Id="rId138" Type="http://schemas.openxmlformats.org/officeDocument/2006/relationships/hyperlink" Target="https://en.wikipedia.org/wiki/Probability_mass_function" TargetMode="External"/><Relationship Id="rId155" Type="http://schemas.openxmlformats.org/officeDocument/2006/relationships/hyperlink" Target="https://en.wikipedia.org/wiki/Quantile_function" TargetMode="External"/><Relationship Id="rId136" Type="http://schemas.openxmlformats.org/officeDocument/2006/relationships/hyperlink" Target="https://en.wikipedia.org/wiki/Random_variable" TargetMode="External"/><Relationship Id="rId167" Type="http://schemas.openxmlformats.org/officeDocument/2006/relationships/hyperlink" Target="https://en.wikipedia.org/wiki/Survival_function" TargetMode="External"/><Relationship Id="rId163" Type="http://schemas.openxmlformats.org/officeDocument/2006/relationships/hyperlink" Target="https://facultyweb.cs.wwu.edu/~hutchib2/video_lectures/data371/" TargetMode="External"/><Relationship Id="rId110" Type="http://schemas.openxmlformats.org/officeDocument/2006/relationships/hyperlink" Target="https://facultyweb.cs.wwu.edu/~hutchib2/video_lectures/data371/#probability_refresher" TargetMode="External"/><Relationship Id="rId177" Type="http://schemas.openxmlformats.org/officeDocument/2006/relationships/hyperlink" Target="https://link.springer.com/book/10.1007/978-1-4419-6646-9" TargetMode="External"/><Relationship Id="rId175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wwu.instructure.com/courses/1906010/modules#module_3922392" TargetMode="External"/><Relationship Id="rId148" Type="http://schemas.openxmlformats.org/officeDocument/2006/relationships/hyperlink" Target="https://www.cengage.com/c/statistical-inference-2e-casella-berger/9780534243128/" TargetMode="External"/><Relationship Id="rId165" Type="http://schemas.openxmlformats.org/officeDocument/2006/relationships/hyperlink" Target="https://www.youtube.com/playlist?list=PLeB45KifGiuHesi4PALNZSYZFhViVGQJK" TargetMode="External"/><Relationship Id="rId112" Type="http://schemas.openxmlformats.org/officeDocument/2006/relationships/hyperlink" Target="https://www.youtube.com/watch?v=STcqHZyPRI8" TargetMode="External"/><Relationship Id="rId113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9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1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73" Type="http://schemas.openxmlformats.org/officeDocument/2006/relationships/hyperlink" Target="https://doi.org/10.1007/978-1-4614-1353-0" TargetMode="External"/><Relationship Id="rId171" Type="http://schemas.openxmlformats.org/officeDocument/2006/relationships/hyperlink" Target="https://doi.org/10.1201/9781315182780" TargetMode="External"/><Relationship Id="rId140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4" Type="http://schemas.openxmlformats.org/officeDocument/2006/relationships/hyperlink" Target="https://en.wikipedia.org/wiki/Continuous_uniform_distribution" TargetMode="External"/><Relationship Id="rId152" Type="http://schemas.openxmlformats.org/officeDocument/2006/relationships/hyperlink" Target="https://en.wikipedia.org/wiki/Cumulative_distribution_function" TargetMode="External"/><Relationship Id="rId150" Type="http://schemas.openxmlformats.org/officeDocument/2006/relationships/hyperlink" Target="https://en.wikipedia.org/wiki/Exponential_distribution" TargetMode="External"/><Relationship Id="rId169" Type="http://schemas.openxmlformats.org/officeDocument/2006/relationships/hyperlink" Target="https://en.wikipedia.org/wiki/Failure_rate" TargetMode="External"/><Relationship Id="rId158" Type="http://schemas.openxmlformats.org/officeDocument/2006/relationships/hyperlink" Target="https://en.wikipedia.org/wiki/Joint_probability_distribution" TargetMode="External"/><Relationship Id="rId160" Type="http://schemas.openxmlformats.org/officeDocument/2006/relationships/hyperlink" Target="https://en.wikipedia.org/wiki/Marginal_distribution" TargetMode="External"/><Relationship Id="rId146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2" Type="http://schemas.openxmlformats.org/officeDocument/2006/relationships/hyperlink" Target="https://en.wikipedia.org/wiki/Probability_density_function" TargetMode="External"/><Relationship Id="rId138" Type="http://schemas.openxmlformats.org/officeDocument/2006/relationships/hyperlink" Target="https://en.wikipedia.org/wiki/Probability_mass_function" TargetMode="External"/><Relationship Id="rId155" Type="http://schemas.openxmlformats.org/officeDocument/2006/relationships/hyperlink" Target="https://en.wikipedia.org/wiki/Quantile_function" TargetMode="External"/><Relationship Id="rId136" Type="http://schemas.openxmlformats.org/officeDocument/2006/relationships/hyperlink" Target="https://en.wikipedia.org/wiki/Random_variable" TargetMode="External"/><Relationship Id="rId167" Type="http://schemas.openxmlformats.org/officeDocument/2006/relationships/hyperlink" Target="https://en.wikipedia.org/wiki/Survival_function" TargetMode="External"/><Relationship Id="rId163" Type="http://schemas.openxmlformats.org/officeDocument/2006/relationships/hyperlink" Target="https://facultyweb.cs.wwu.edu/~hutchib2/video_lectures/data371/" TargetMode="External"/><Relationship Id="rId110" Type="http://schemas.openxmlformats.org/officeDocument/2006/relationships/hyperlink" Target="https://facultyweb.cs.wwu.edu/~hutchib2/video_lectures/data371/#probability_refresher" TargetMode="External"/><Relationship Id="rId177" Type="http://schemas.openxmlformats.org/officeDocument/2006/relationships/hyperlink" Target="https://link.springer.com/book/10.1007/978-1-4419-6646-9" TargetMode="External"/><Relationship Id="rId175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wwu.instructure.com/courses/1906010/modules#module_3922392" TargetMode="External"/><Relationship Id="rId148" Type="http://schemas.openxmlformats.org/officeDocument/2006/relationships/hyperlink" Target="https://www.cengage.com/c/statistical-inference-2e-casella-berger/9780534243128/" TargetMode="External"/><Relationship Id="rId165" Type="http://schemas.openxmlformats.org/officeDocument/2006/relationships/hyperlink" Target="https://www.youtube.com/playlist?list=PLeB45KifGiuHesi4PALNZSYZFhViVGQJK" TargetMode="External"/><Relationship Id="rId112" Type="http://schemas.openxmlformats.org/officeDocument/2006/relationships/hyperlink" Target="https://www.youtube.com/watch?v=STcqHZyPRI8" TargetMode="External"/><Relationship Id="rId113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9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1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2026-10-29T21:16:54Z</dcterms:created>
  <dcterms:modified xsi:type="dcterms:W3CDTF">2026-10-29T21:16:54Z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14:07:04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