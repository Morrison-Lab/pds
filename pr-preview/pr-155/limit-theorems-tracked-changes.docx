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2026-10-15 00:35:39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00:40:57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1" w:name="sec-lln"/>
    <w:p>
      <w:pPr>
        <w:pStyle w:val="Heading2"/>
      </w:pPr>
      <w:ins w:id="3" w:author="PR Preview" w:date="2026-01-01T00:00:00Z">
        <w:r>
          <w:t xml:space="preserve">3 The law of large numbers</w:t>
        </w:r>
      </w:ins>
    </w:p>
    <w:bookmarkStart w:id="47" w:name="def-convergence-in-probability"/>
    <w:p>
      <w:pPr>
        <w:pStyle w:val="FirstParagraph"/>
      </w:pPr>
      <w:ins w:id="4" w:author="PR Preview" w:date="2026-01-01T00:00:00Z">
        <w:r>
          <w:rPr>
            <w:b/>
            <w:bCs/>
          </w:rPr>
          <w:t xml:space="preserve">Definition 1 (Convergence in probability)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A sequence of random variables</w:t>
        </w:r>
      </w:ins>
      <w:ins w:id="7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8" w:author="PR Preview" w:date="2026-01-01T00:00:00Z">
        <w:r>
          <w:t xml:space="preserve"> </w:t>
        </w:r>
      </w:ins>
      <w:ins w:id="9" w:author="PR Preview" w:date="2026-01-01T00:00:00Z">
        <w:r>
          <w:rPr>
            <w:b/>
            <w:bCs/>
          </w:rPr>
          <w:t xml:space="preserve">converges in probability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to a constant</w:t>
        </w:r>
      </w:ins>
      <w:ins w:id="12" w:author="PR Preview" w:date="2026-01-01T00:00:00Z">
        <w:r>
          <w:t xml:space="preserve"> </w:t>
        </w:r>
      </w:ins>
      <m:oMath>
        <m:r>
          <m:t>c</m:t>
        </m:r>
      </m:oMath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if, for every distance</w:t>
        </w:r>
      </w:ins>
      <w:ins w:id="15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6" w:author="PR Preview" w:date="2026-01-01T00:00:00Z">
        <w:r>
          <w:t xml:space="preserve">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the probability that</w:t>
        </w:r>
      </w:ins>
      <w:ins w:id="1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n</m:t>
            </m:r>
          </m:sub>
        </m:sSub>
      </m:oMath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lies at least</w:t>
        </w:r>
      </w:ins>
      <w:ins w:id="22" w:author="PR Preview" w:date="2026-01-01T00:00:00Z">
        <w:r>
          <w:t xml:space="preserve"> </w:t>
        </w:r>
      </w:ins>
      <m:oMath>
        <m:r>
          <m:t>ε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away from</w:t>
        </w:r>
      </w:ins>
      <w:ins w:id="25" w:author="PR Preview" w:date="2026-01-01T00:00:00Z">
        <w:r>
          <w:t xml:space="preserve"> </w:t>
        </w:r>
      </w:ins>
      <m:oMath>
        <m:r>
          <m:t>c</m:t>
        </m:r>
      </m:oMath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goes to zero as</w:t>
        </w:r>
      </w:ins>
      <w:ins w:id="28" w:author="PR Preview" w:date="2026-01-01T00:00:00Z">
        <w:r>
          <w:t xml:space="preserve"> </w:t>
        </w:r>
      </w:ins>
      <m:oMath>
        <m:r>
          <m:t>n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grows: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ins w:id="31" w:author="PR Preview" w:date="2026-01-01T00:00:00Z">
        <w:r>
          <w:t xml:space="preserve">We write</w:t>
        </w:r>
      </w:ins>
      <w:ins w:id="32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ins w:id="33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47"/>
    <w:bookmarkStart w:id="50" w:name="thm-wlln"/>
    <w:p>
      <w:pPr>
        <w:pStyle w:val="BodyText"/>
      </w:pPr>
      <w:ins w:id="34" w:author="PR Preview" w:date="2026-01-01T00:00:00Z">
        <w:r>
          <w:rPr>
            <w:b/>
            <w:bCs/>
          </w:rPr>
          <w:t xml:space="preserve">Theorem 4 (Weak law of large numbers)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Let</w:t>
        </w:r>
      </w:ins>
      <w:ins w:id="37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be</w:t>
        </w:r>
      </w:ins>
      <w:ins w:id="40" w:author="PR Preview" w:date="2026-01-01T00:00:00Z">
        <w:r>
          <w:t xml:space="preserve"> </w:t>
        </w:r>
      </w:ins>
      <w:hyperlink r:id="rId9">
        <w:ins w:id="41" w:author="PR Preview" w:date="2026-01-01T00:00:00Z">
          <w:r>
            <w:rPr>
              <w:rStyle w:val="Hyperlink"/>
            </w:rPr>
            <w:t xml:space="preserve">IID</w:t>
          </w:r>
        </w:ins>
      </w:hyperlink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random variables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with mean</w:t>
        </w:r>
      </w:ins>
      <w:ins w:id="46" w:author="PR Preview" w:date="2026-01-01T00:00:00Z">
        <w:r>
          <w:t xml:space="preserve"> </w:t>
        </w:r>
      </w:ins>
      <m:oMath>
        <m:r>
          <m:t>μ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and finite variance</w:t>
        </w:r>
      </w:ins>
      <w:ins w:id="4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50" w:author="PR Preview" w:date="2026-01-01T00:00:00Z">
        <w:r>
          <w:t xml:space="preserve">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and let</w:t>
        </w:r>
      </w:ins>
      <w:ins w:id="53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be the sample mean.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Then the sample mean</w:t>
        </w:r>
      </w:ins>
      <w:ins w:id="58" w:author="PR Preview" w:date="2026-01-01T00:00:00Z">
        <w:r>
          <w:t xml:space="preserve"> </w:t>
        </w:r>
      </w:ins>
      <w:hyperlink w:anchor="def-convergence-in-probability">
        <w:ins w:id="59" w:author="PR Preview" w:date="2026-01-01T00:00:00Z">
          <w:r>
            <w:rPr>
              <w:rStyle w:val="Hyperlink"/>
            </w:rPr>
            <w:t xml:space="preserve">converges in probability</w:t>
          </w:r>
        </w:ins>
      </w:hyperlink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to</w:t>
        </w:r>
      </w:ins>
      <w:ins w:id="62" w:author="PR Preview" w:date="2026-01-01T00:00:00Z">
        <w:r>
          <w:t xml:space="preserve"> </w:t>
        </w:r>
      </w:ins>
      <m:oMath>
        <m:r>
          <m:t>μ</m:t>
        </m:r>
      </m:oMath>
      <w:ins w:id="6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0"/>
    <w:p>
      <w:pPr>
        <w:pStyle w:val="BodyText"/>
      </w:pPr>
      <w:ins w:id="64" w:author="PR Preview" w:date="2026-01-01T00:00:00Z">
        <w:r>
          <w:rPr>
            <w:i/>
            <w:iCs/>
          </w:rPr>
          <w:t xml:space="preserve">Proof</w:t>
        </w:r>
      </w:ins>
      <w:ins w:id="65" w:author="PR Preview" w:date="2026-01-01T00:00:00Z">
        <w:r>
          <w:t xml:space="preserve">. </w:t>
        </w:r>
      </w:ins>
      <w:ins w:id="66" w:author="PR Preview" w:date="2026-01-01T00:00:00Z">
        <w:r>
          <w:t xml:space="preserve">By</w:t>
        </w:r>
      </w:ins>
      <w:ins w:id="67" w:author="PR Preview" w:date="2026-01-01T00:00:00Z">
        <w:r>
          <w:t xml:space="preserve"> </w:t>
        </w:r>
      </w:ins>
      <w:hyperlink w:anchor="cor-sum-iid-moments">
        <w:ins w:id="68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and</w:t>
        </w:r>
      </w:ins>
      <w:ins w:id="73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74" w:author="PR Preview" w:date="2026-01-01T00:00:00Z">
        <w:r>
          <w:t xml:space="preserve">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where</w:t>
        </w:r>
      </w:ins>
      <w:ins w:id="7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78" w:author="PR Preview" w:date="2026-01-01T00:00:00Z">
        <w:r>
          <w:t xml:space="preserve">, so</w:t>
        </w:r>
      </w:ins>
      <w:ins w:id="79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has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82" w:author="PR Preview" w:date="2026-01-01T00:00:00Z">
        <w:r>
          <w:t xml:space="preserve">Fix</w:t>
        </w:r>
      </w:ins>
      <w:ins w:id="83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and let</w:t>
        </w:r>
      </w:ins>
      <w:ins w:id="86" w:author="PR Preview" w:date="2026-01-01T00:00:00Z">
        <w:r>
          <w:t xml:space="preserve"> </w:t>
        </w:r>
      </w:ins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ins w:id="87" w:author="PR Preview" w:date="2026-01-01T00:00:00Z">
        <w:r>
          <w:t xml:space="preserve">,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so that</w:t>
        </w:r>
      </w:ins>
      <w:ins w:id="90" w:author="PR Preview" w:date="2026-01-01T00:00:00Z">
        <w:r>
          <w:t xml:space="preserve"> </w:t>
        </w:r>
      </w:ins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ins w:id="91" w:author="PR Preview" w:date="2026-01-01T00:00:00Z">
        <w:r>
          <w:t xml:space="preserve">.</w:t>
        </w:r>
      </w:ins>
      <w:ins w:id="92" w:author="PR Preview" w:date="2026-01-01T00:00:00Z">
        <w:r>
          <w:t xml:space="preserve"> </w:t>
        </w:r>
      </w:ins>
      <w:hyperlink w:anchor="thm-chebyshev">
        <w:ins w:id="93" w:author="PR Preview" w:date="2026-01-01T00:00:00Z">
          <w:r>
            <w:rPr>
              <w:rStyle w:val="Hyperlink"/>
            </w:rPr>
            <w:t xml:space="preserve">Chebyshev’s inequality</w:t>
          </w:r>
        </w:ins>
      </w:hyperlink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for</w:t>
        </w:r>
      </w:ins>
      <w:ins w:id="96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97" w:author="PR Preview" w:date="2026-01-01T00:00:00Z">
        <w:r>
          <w:t xml:space="preserve">,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whose standard deviation is</w:t>
        </w:r>
      </w:ins>
      <w:ins w:id="100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101" w:author="PR Preview" w:date="2026-01-01T00:00:00Z">
        <w:r>
          <w:t xml:space="preserve">,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02" w:author="PR Preview" w:date="2026-01-01T00:00:00Z">
        <w:r>
          <w:t xml:space="preserve">The bound goes to zero as</w:t>
        </w:r>
      </w:ins>
      <w:ins w:id="10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104" w:author="PR Preview" w:date="2026-01-01T00:00:00Z">
        <w:r>
          <w:t xml:space="preserve">,</w:t>
        </w:r>
      </w:ins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so the probability, squeezed between zero and the bound, goes to zero.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This holds for every</w:t>
        </w:r>
      </w:ins>
      <w:ins w:id="109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10" w:author="PR Preview" w:date="2026-01-01T00:00:00Z">
        <w:r>
          <w:t xml:space="preserve">.</w:t>
        </w:r>
      </w:ins>
    </w:p>
    <w:bookmarkEnd w:id="51"/>
    <w:bookmarkStart w:id="66" w:name="references"/>
    <w:p>
      <w:pPr>
        <w:pStyle w:val="Heading2"/>
      </w:pPr>
      <w:r>
        <w:t xml:space="preserve">References</w:t>
      </w:r>
    </w:p>
    <w:bookmarkStart w:id="65" w:name="refs"/>
    <w:bookmarkStart w:id="5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3"/>
    <w:bookmarkStart w:id="5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5"/>
    <w:bookmarkStart w:id="5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6"/>
    <w:bookmarkStart w:id="58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8"/>
    <w:bookmarkStart w:id="60" w:name="ref-CaseBerg01"/>
    <w:p>
      <w:pPr>
        <w:pStyle w:val="Bibliography"/>
      </w:pPr>
      <w:ins w:id="111" w:author="PR Preview" w:date="2026-01-01T00:00:00Z">
        <w:r>
          <w:t xml:space="preserve">Casella, George, and Roger Berger. 2002.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rPr>
            <w:i/>
            <w:iCs/>
          </w:rPr>
          <w:t xml:space="preserve">Statistical Inference</w:t>
        </w:r>
      </w:ins>
      <w:ins w:id="114" w:author="PR Preview" w:date="2026-01-01T00:00:00Z">
        <w:r>
          <w:t xml:space="preserve">. 2nd ed. Cengage Learning.</w:t>
        </w:r>
      </w:ins>
      <w:ins w:id="115" w:author="PR Preview" w:date="2026-01-01T00:00:00Z">
        <w:r>
          <w:t xml:space="preserve"> </w:t>
        </w:r>
      </w:ins>
      <w:hyperlink r:id="rId59">
        <w:ins w:id="116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  <w:ins w:id="117" w:author="PR Preview" w:date="2026-01-01T00:00:00Z">
        <w:r>
          <w:t xml:space="preserve">.</w:t>
        </w:r>
      </w:ins>
    </w:p>
    <w:bookmarkEnd w:id="60"/>
    <w:bookmarkStart w:id="6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6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62"/>
    <w:bookmarkStart w:id="6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201/9780429428357" TargetMode="External"/><Relationship Id="rId6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59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numdam.org/item/JMPA_1867_2_12__158_0/" TargetMode="External"/><Relationship Id="rId63" Type="http://schemas.openxmlformats.org/officeDocument/2006/relationships/hyperlink" Target="https://www.numdam.org/item/JMPA_1867_2_12__177_0/" TargetMode="External"/><Relationship Id="rId52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201/9780429428357" TargetMode="External"/><Relationship Id="rId6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59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numdam.org/item/JMPA_1867_2_12__158_0/" TargetMode="External"/><Relationship Id="rId63" Type="http://schemas.openxmlformats.org/officeDocument/2006/relationships/hyperlink" Target="https://www.numdam.org/item/JMPA_1867_2_12__177_0/" TargetMode="External"/><Relationship Id="rId52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2026-10-15T07:45:18Z</dcterms:created>
  <dcterms:modified xsi:type="dcterms:W3CDTF">2026-10-15T07:45:18Z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