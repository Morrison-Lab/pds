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15:25:58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15:37:19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9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4" w:name="def-prediction-func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16 (New observation)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new observation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an</w:delText>
        </w:r>
      </w:del>
      <w:del w:id="10" w:author="PR Preview" w:date="2026-01-01T00:00:00Z">
        <w:r>
          <w:delText xml:space="preserve"> </w:delText>
        </w:r>
      </w:del>
      <w:hyperlink w:anchor="def-input">
        <w:del w:id="11" w:author="PR Preview" w:date="2026-01-01T00:00:00Z">
          <w:r>
            <w:rPr>
              <w:rStyle w:val="Hyperlink"/>
            </w:rPr>
            <w:delText xml:space="preserve">input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</w:delText>
        </w:r>
      </w:del>
      <w:del w:id="14" w:author="PR Preview" w:date="2026-01-01T00:00:00Z">
        <w:r>
          <w:delText xml:space="preserve"> </w:delText>
        </w:r>
      </w:del>
      <w:hyperlink w:anchor="def-outcome">
        <w:del w:id="15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pair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with the same</w:delText>
        </w:r>
      </w:del>
      <w:del w:id="21" w:author="PR Preview" w:date="2026-01-01T00:00:00Z">
        <w:r>
          <w:delText xml:space="preserve"> </w:delText>
        </w:r>
      </w:del>
      <w:hyperlink r:id="rId136">
        <w:del w:id="22" w:author="PR Preview" w:date="2026-01-01T00:00:00Z">
          <w:r>
            <w:rPr>
              <w:rStyle w:val="Hyperlink"/>
            </w:rPr>
            <w:delText xml:space="preserve">joint distribution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as the observations used to choose the prediction,</w:delText>
        </w:r>
      </w:del>
      <w:del w:id="25" w:author="PR Preview" w:date="2026-01-01T00:00:00Z">
        <w:r>
          <w:delText xml:space="preserve"> </w:delText>
        </w:r>
      </w:del>
      <w:hyperlink r:id="rId137">
        <w:del w:id="26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of them,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whose input is observed and whose outcome is not yet observed.</w:delText>
        </w:r>
      </w:del>
    </w:p>
    <w:p>
      <w:pPr>
        <w:pStyle w:val="BodyText"/>
      </w:pPr>
      <w:del w:id="31" w:author="PR Preview" w:date="2026-01-01T00:00:00Z">
        <w:r>
          <w:rPr>
            <w:b/>
            <w:bCs/>
          </w:rPr>
          <w:delText xml:space="preserve">Example 30 (A new observation in the best-predictor exercise)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In</w:delText>
        </w:r>
      </w:del>
      <w:del w:id="34" w:author="PR Preview" w:date="2026-01-01T00:00:00Z">
        <w:r>
          <w:delText xml:space="preserve"> </w:delText>
        </w:r>
      </w:del>
      <w:hyperlink w:anchor="exr-best-predictor">
        <w:del w:id="3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36" w:author="PR Preview" w:date="2026-01-01T00:00:00Z">
        <w:r>
          <w:delText xml:space="preserve">, suppose the new observation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satisfies the suppositions of its</w:delText>
        </w:r>
      </w:del>
      <w:del w:id="40" w:author="PR Preview" w:date="2026-01-01T00:00:00Z">
        <w:r>
          <w:delText xml:space="preserve"> </w:delText>
        </w:r>
      </w:del>
      <w:hyperlink w:anchor="def-new-observation">
        <w:del w:id="41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with the joint distribution given in the exercise as the population it is drawn from.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Suppose also that its input is observed to be</w:delText>
        </w:r>
      </w:del>
      <w:del w:id="4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48" w:author="PR Preview" w:date="2026-01-01T00:00:00Z">
        <w:r>
          <w:delText xml:space="preserve">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Then its unobserved outcome is</w:delText>
        </w:r>
      </w:del>
      <w:del w:id="51" w:author="PR Preview" w:date="2026-01-01T00:00:00Z">
        <w:r>
          <w:delText xml:space="preserve"> </w:delText>
        </w:r>
      </w:del>
      <m:oMath>
        <m:r>
          <m:t>4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or</w:delText>
        </w:r>
      </w:del>
      <w:del w:id="54" w:author="PR Preview" w:date="2026-01-01T00:00:00Z">
        <w:r>
          <w:delText xml:space="preserve"> </w:delText>
        </w:r>
      </w:del>
      <m:oMath>
        <m:r>
          <m:t>6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with equal probability,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and a</w:delText>
        </w:r>
      </w:del>
      <w:del w:id="59" w:author="PR Preview" w:date="2026-01-01T00:00:00Z">
        <w:r>
          <w:delText xml:space="preserve"> </w:delText>
        </w:r>
      </w:del>
      <w:hyperlink w:anchor="def-prediction">
        <w:del w:id="6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of</w:delText>
        </w:r>
      </w:del>
      <w:del w:id="63" w:author="PR Preview" w:date="2026-01-01T00:00:00Z">
        <w:r>
          <w:delText xml:space="preserve"> </w:delText>
        </w:r>
      </w:del>
      <m:oMath>
        <m:r>
          <m:t>5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is a guess for that outcome.</w:delText>
        </w:r>
      </w:del>
    </w:p>
    <w:p>
      <w:pPr>
        <w:pStyle w:val="BodyText"/>
      </w:pPr>
      <w:del w:id="66" w:author="PR Preview" w:date="2026-01-01T00:00:00Z">
        <w:r>
          <w:rPr>
            <w:b/>
            <w:bCs/>
          </w:rPr>
          <w:delText xml:space="preserve">Definition 17 (Prediction error)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</w:delText>
        </w:r>
      </w:del>
      <w:del w:id="69" w:author="PR Preview" w:date="2026-01-01T00:00:00Z">
        <w:r>
          <w:delText xml:space="preserve"> </w:delText>
        </w:r>
      </w:del>
      <w:hyperlink w:anchor="def-prediction">
        <w:del w:id="70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71" w:author="PR Preview" w:date="2026-01-01T00:00:00Z">
        <w:r>
          <w:delText xml:space="preserve"> </w:delText>
        </w:r>
      </w:del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has as its</w:delText>
        </w:r>
      </w:del>
      <w:del w:id="74" w:author="PR Preview" w:date="2026-01-01T00:00:00Z">
        <w:r>
          <w:delText xml:space="preserve"> </w:delText>
        </w:r>
      </w:del>
      <w:hyperlink r:id="rId140">
        <w:del w:id="75" w:author="PR Preview" w:date="2026-01-01T00:00:00Z">
          <w:r>
            <w:rPr>
              <w:rStyle w:val="Hyperlink"/>
            </w:rPr>
            <w:delText xml:space="preserve">estimand</w:delText>
          </w:r>
        </w:del>
      </w:hyperlink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the observed</w:delText>
        </w:r>
      </w:del>
      <w:del w:id="78" w:author="PR Preview" w:date="2026-01-01T00:00:00Z">
        <w:r>
          <w:delText xml:space="preserve"> </w:delText>
        </w:r>
      </w:del>
      <w:hyperlink w:anchor="def-outcome">
        <w:del w:id="79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80" w:author="PR Preview" w:date="2026-01-01T00:00:00Z">
        <w:r>
          <w:delText xml:space="preserve"> </w:delText>
        </w:r>
      </w:del>
      <m:oMath>
        <m:r>
          <m:t>Y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of a</w:delText>
        </w:r>
      </w:del>
      <w:del w:id="83" w:author="PR Preview" w:date="2026-01-01T00:00:00Z">
        <w:r>
          <w:delText xml:space="preserve"> </w:delText>
        </w:r>
      </w:del>
      <w:hyperlink w:anchor="def-new-observation">
        <w:del w:id="84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with</w:delText>
        </w:r>
      </w:del>
      <w:del w:id="87" w:author="PR Preview" w:date="2026-01-01T00:00:00Z">
        <w:r>
          <w:delText xml:space="preserve"> </w:delText>
        </w:r>
      </w:del>
      <w:hyperlink w:anchor="def-input">
        <w:del w:id="88" w:author="PR Preview" w:date="2026-01-01T00:00:00Z">
          <w:r>
            <w:rPr>
              <w:rStyle w:val="Hyperlink"/>
            </w:rPr>
            <w:delText xml:space="preserve">input</w:delText>
          </w:r>
        </w:del>
      </w:hyperlink>
      <w:del w:id="89" w:author="PR Preview" w:date="2026-01-01T00:00:00Z">
        <w:r>
          <w:delText xml:space="preserve"> </w:delText>
        </w:r>
      </w:del>
      <m:oMath>
        <m:r>
          <m:t>X</m:t>
        </m:r>
      </m:oMath>
      <w:del w:id="90" w:author="PR Preview" w:date="2026-01-01T00:00:00Z">
        <w:r>
          <w:delText xml:space="preserve">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not the</w:delText>
        </w:r>
      </w:del>
      <w:del w:id="93" w:author="PR Preview" w:date="2026-01-01T00:00:00Z">
        <w:r>
          <w:delText xml:space="preserve"> </w:delText>
        </w:r>
      </w:del>
      <w:hyperlink w:anchor="def-cond-expectation-function">
        <w:del w:id="94" w:author="PR Preview" w:date="2026-01-01T00:00:00Z">
          <w:r>
            <w:rPr>
              <w:rStyle w:val="Hyperlink"/>
            </w:rPr>
            <w:delText xml:space="preserve">conditional mean</w:delText>
          </w:r>
        </w:del>
      </w:hyperlink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of that outcome.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rPr>
            <w:b/>
            <w:bCs/>
          </w:rPr>
          <w:delText xml:space="preserve">prediction error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of</w:delText>
        </w:r>
      </w:del>
      <w:del w:id="103" w:author="PR Preview" w:date="2026-01-01T00:00:00Z">
        <w:r>
          <w:delText xml:space="preserve"> </w:delText>
        </w:r>
      </w:del>
      <m:oMath>
        <m:r>
          <m:t>f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is the prediction minus that outcome: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p>
      <w:pPr>
        <w:pStyle w:val="FirstParagraph"/>
      </w:pPr>
      <w:del w:id="106" w:author="PR Preview" w:date="2026-01-01T00:00:00Z">
        <w:r>
          <w:rPr>
            <w:b/>
            <w:bCs/>
          </w:rPr>
          <w:delText xml:space="preserve">Example 31 (Prediction error in the best-predictor exercise)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In</w:delText>
        </w:r>
      </w:del>
      <w:del w:id="109" w:author="PR Preview" w:date="2026-01-01T00:00:00Z">
        <w:r>
          <w:delText xml:space="preserve"> </w:delText>
        </w:r>
      </w:del>
      <w:hyperlink w:anchor="exr-best-predictor">
        <w:del w:id="110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consider the constant</w:delText>
        </w:r>
      </w:del>
      <w:del w:id="114" w:author="PR Preview" w:date="2026-01-01T00:00:00Z">
        <w:r>
          <w:delText xml:space="preserve"> </w:delText>
        </w:r>
      </w:del>
      <w:hyperlink w:anchor="def-prediction">
        <w:del w:id="115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16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17" w:author="PR Preview" w:date="2026-01-01T00:00:00Z">
        <w:r>
          <w:delText xml:space="preserve">.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Its</w:delText>
        </w:r>
      </w:del>
      <w:del w:id="120" w:author="PR Preview" w:date="2026-01-01T00:00:00Z">
        <w:r>
          <w:delText xml:space="preserve"> </w:delText>
        </w:r>
      </w:del>
      <w:hyperlink w:anchor="def-prediction-error">
        <w:del w:id="121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is</w:delText>
        </w:r>
      </w:del>
      <w:del w:id="124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del w:id="125" w:author="PR Preview" w:date="2026-01-01T00:00:00Z">
        <w:r>
          <w:delText xml:space="preserve">.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This is</w:delText>
        </w:r>
      </w:del>
      <w:del w:id="128" w:author="PR Preview" w:date="2026-01-01T00:00:00Z">
        <w:r>
          <w:delText xml:space="preserve"> </w:delText>
        </w:r>
      </w:del>
      <m:oMath>
        <m:r>
          <m:t>3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when</w:delText>
        </w:r>
      </w:del>
      <w:del w:id="13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32" w:author="PR Preview" w:date="2026-01-01T00:00:00Z">
        <w:r>
          <w:delText xml:space="preserve">.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It is</w:delText>
        </w:r>
      </w:del>
      <w:del w:id="13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3</m:t>
        </m:r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when</w:delText>
        </w:r>
      </w:del>
      <w:del w:id="13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6</m:t>
        </m:r>
      </m:oMath>
      <w:del w:id="139" w:author="PR Preview" w:date="2026-01-01T00:00:00Z">
        <w:r>
          <w:delText xml:space="preserve">.</w:delText>
        </w:r>
      </w:del>
    </w:p>
    <w:p>
      <w:pPr>
        <w:pStyle w:val="BodyText"/>
      </w:pPr>
      <w:del w:id="140" w:author="PR Preview" w:date="2026-01-01T00:00:00Z">
        <w:r>
          <w:rPr>
            <w:b/>
            <w:bCs/>
          </w:rPr>
          <w:delText xml:space="preserve">Definition 18 (Squared-error risk (expected prediction error))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The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squared-error risk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of a prediction function</w:delText>
        </w:r>
      </w:del>
      <w:del w:id="147" w:author="PR Preview" w:date="2026-01-01T00:00:00Z">
        <w:r>
          <w:delText xml:space="preserve"> </w:delText>
        </w:r>
      </w:del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48" w:author="PR Preview" w:date="2026-01-01T00:00:00Z">
        <w:r>
          <w:delText xml:space="preserve">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also called its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rPr>
            <w:b/>
            <w:bCs/>
          </w:rPr>
          <w:delText xml:space="preserve">expected prediction error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[13, p. 18]</w:delText>
        </w:r>
      </w:del>
      <w:del w:id="155" w:author="PR Preview" w:date="2026-01-01T00:00:00Z">
        <w:r>
          <w:delText xml:space="preserve">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is the expected square of its</w:delText>
        </w:r>
      </w:del>
      <w:del w:id="158" w:author="PR Preview" w:date="2026-01-01T00:00:00Z">
        <w:r>
          <w:delText xml:space="preserve"> </w:delText>
        </w:r>
      </w:del>
      <w:hyperlink w:anchor="def-prediction-error">
        <w:del w:id="159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6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161" w:author="PR Preview" w:date="2026-01-01T00:00:00Z">
        <w:r>
          <w:rPr>
            <w:b/>
            <w:bCs/>
          </w:rPr>
          <w:delText xml:space="preserve">Example 32 (Squared-error risk in the best-predictor exercise)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In</w:delText>
        </w:r>
      </w:del>
      <w:del w:id="164" w:author="PR Preview" w:date="2026-01-01T00:00:00Z">
        <w:r>
          <w:delText xml:space="preserve"> </w:delText>
        </w:r>
      </w:del>
      <w:hyperlink w:anchor="exr-best-predictor">
        <w:del w:id="16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66" w:author="PR Preview" w:date="2026-01-01T00:00:00Z">
        <w:r>
          <w:delText xml:space="preserve">,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consider the constant</w:delText>
        </w:r>
      </w:del>
      <w:del w:id="169" w:author="PR Preview" w:date="2026-01-01T00:00:00Z">
        <w:r>
          <w:delText xml:space="preserve"> </w:delText>
        </w:r>
      </w:del>
      <w:hyperlink w:anchor="def-prediction">
        <w:del w:id="17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71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72" w:author="PR Preview" w:date="2026-01-01T00:00:00Z">
        <w:r>
          <w:delText xml:space="preserve">.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Its</w:delText>
        </w:r>
      </w:del>
      <w:del w:id="175" w:author="PR Preview" w:date="2026-01-01T00:00:00Z">
        <w:r>
          <w:delText xml:space="preserve"> </w:delText>
        </w:r>
      </w:del>
      <w:hyperlink w:anchor="def-squared-error-risk">
        <w:del w:id="176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is</w:delText>
        </w:r>
      </w:del>
      <w:del w:id="179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80" w:author="PR Preview" w:date="2026-01-01T00:00:00Z">
        <w:r>
          <w:delText xml:space="preserve">.</w:delText>
        </w:r>
      </w:del>
    </w:p>
    <w:p>
      <w:pPr>
        <w:pStyle w:val="BodyText"/>
      </w:pPr>
      <w:ins w:id="181" w:author="PR Preview" w:date="2026-01-01T00:00:00Z">
        <w:r>
          <w:rPr>
            <w:b/>
            <w:bCs/>
          </w:rPr>
          <w:t xml:space="preserve">Definition 16 (Prediction function)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rPr>
            <w:b/>
            <w:bCs/>
          </w:rPr>
          <w:t xml:space="preserve">prediction function</w:t>
        </w:r>
      </w:ins>
      <w:ins w:id="186" w:author="PR Preview" w:date="2026-01-01T00:00:00Z">
        <w:r>
          <w:t xml:space="preserve"> </w:t>
        </w:r>
      </w:ins>
      <m:oMath>
        <m:r>
          <m:t>f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is a</w:t>
        </w:r>
      </w:ins>
      <w:ins w:id="189" w:author="PR Preview" w:date="2026-01-01T00:00:00Z">
        <w:r>
          <w:t xml:space="preserve"> </w:t>
        </w:r>
      </w:ins>
      <w:hyperlink r:id="rId133">
        <w:ins w:id="19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that takes a value</w:t>
        </w:r>
      </w:ins>
      <w:ins w:id="193" w:author="PR Preview" w:date="2026-01-01T00:00:00Z">
        <w:r>
          <w:t xml:space="preserve"> </w:t>
        </w:r>
      </w:ins>
      <m:oMath>
        <m:r>
          <m:t>x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of the</w:t>
        </w:r>
      </w:ins>
      <w:ins w:id="196" w:author="PR Preview" w:date="2026-01-01T00:00:00Z">
        <w:r>
          <w:t xml:space="preserve"> </w:t>
        </w:r>
      </w:ins>
      <w:hyperlink w:anchor="def-input">
        <w:ins w:id="197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and returns a</w:t>
        </w:r>
      </w:ins>
      <w:ins w:id="200" w:author="PR Preview" w:date="2026-01-01T00:00:00Z">
        <w:r>
          <w:t xml:space="preserve"> </w:t>
        </w:r>
      </w:ins>
      <w:hyperlink w:anchor="def-prediction">
        <w:ins w:id="20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02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of the</w:t>
        </w:r>
      </w:ins>
      <w:ins w:id="205" w:author="PR Preview" w:date="2026-01-01T00:00:00Z">
        <w:r>
          <w:t xml:space="preserve"> </w:t>
        </w:r>
      </w:ins>
      <w:hyperlink w:anchor="def-outcome">
        <w:ins w:id="206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207" w:author="PR Preview" w:date="2026-01-01T00:00:00Z">
        <w:r>
          <w:t xml:space="preserve">.</w:t>
        </w:r>
      </w:ins>
    </w:p>
    <w:bookmarkEnd w:id="134"/>
    <w:bookmarkStart w:id="135" w:name="exm-prediction-function"/>
    <w:p>
      <w:pPr>
        <w:pStyle w:val="BodyText"/>
      </w:pPr>
      <w:ins w:id="208" w:author="PR Preview" w:date="2026-01-01T00:00:00Z">
        <w:r>
          <w:rPr>
            <w:b/>
            <w:bCs/>
          </w:rPr>
          <w:t xml:space="preserve">Example 30 (A constant prediction function)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In</w:t>
        </w:r>
      </w:ins>
      <w:ins w:id="211" w:author="PR Preview" w:date="2026-01-01T00:00:00Z">
        <w:r>
          <w:t xml:space="preserve"> </w:t>
        </w:r>
      </w:ins>
      <w:hyperlink w:anchor="exr-best-predictor">
        <w:ins w:id="212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13" w:author="PR Preview" w:date="2026-01-01T00:00:00Z">
        <w:r>
          <w:t xml:space="preserve">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the</w:t>
        </w:r>
      </w:ins>
      <w:ins w:id="216" w:author="PR Preview" w:date="2026-01-01T00:00:00Z">
        <w:r>
          <w:t xml:space="preserve"> </w:t>
        </w:r>
      </w:ins>
      <w:hyperlink r:id="rId133">
        <w:ins w:id="21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1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is a</w:t>
        </w:r>
      </w:ins>
      <w:ins w:id="221" w:author="PR Preview" w:date="2026-01-01T00:00:00Z">
        <w:r>
          <w:t xml:space="preserve"> </w:t>
        </w:r>
      </w:ins>
      <w:hyperlink w:anchor="def-prediction-function">
        <w:ins w:id="222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223" w:author="PR Preview" w:date="2026-01-01T00:00:00Z">
        <w:r>
          <w:t xml:space="preserve">: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it returns the</w:t>
        </w:r>
      </w:ins>
      <w:ins w:id="226" w:author="PR Preview" w:date="2026-01-01T00:00:00Z">
        <w:r>
          <w:t xml:space="preserve"> </w:t>
        </w:r>
      </w:ins>
      <w:hyperlink w:anchor="def-prediction">
        <w:ins w:id="227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28" w:author="PR Preview" w:date="2026-01-01T00:00:00Z">
        <w:r>
          <w:t xml:space="preserve"> </w:t>
        </w:r>
      </w:ins>
      <m:oMath>
        <m:r>
          <m:t>3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for every value of the</w:t>
        </w:r>
      </w:ins>
      <w:ins w:id="231" w:author="PR Preview" w:date="2026-01-01T00:00:00Z">
        <w:r>
          <w:t xml:space="preserve"> </w:t>
        </w:r>
      </w:ins>
      <w:hyperlink w:anchor="def-input">
        <w:ins w:id="232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233" w:author="PR Preview" w:date="2026-01-01T00:00:00Z">
        <w:r>
          <w:t xml:space="preserve">.</w:t>
        </w:r>
      </w:ins>
    </w:p>
    <w:bookmarkEnd w:id="135"/>
    <w:bookmarkStart w:id="138" w:name="def-new-observation"/>
    <w:p>
      <w:pPr>
        <w:pStyle w:val="BodyText"/>
      </w:pPr>
      <w:ins w:id="234" w:author="PR Preview" w:date="2026-01-01T00:00:00Z">
        <w:r>
          <w:rPr>
            <w:b/>
            <w:bCs/>
          </w:rPr>
          <w:t xml:space="preserve">Definition 17 (New observation)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rPr>
            <w:b/>
            <w:bCs/>
          </w:rPr>
          <w:t xml:space="preserve">new observation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is an</w:t>
        </w:r>
      </w:ins>
      <w:ins w:id="241" w:author="PR Preview" w:date="2026-01-01T00:00:00Z">
        <w:r>
          <w:t xml:space="preserve"> </w:t>
        </w:r>
      </w:ins>
      <w:hyperlink w:anchor="def-input">
        <w:ins w:id="242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and</w:t>
        </w:r>
      </w:ins>
      <w:ins w:id="245" w:author="PR Preview" w:date="2026-01-01T00:00:00Z">
        <w:r>
          <w:t xml:space="preserve"> </w:t>
        </w:r>
      </w:ins>
      <w:hyperlink w:anchor="def-outcome">
        <w:ins w:id="246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pair</w:t>
        </w:r>
      </w:ins>
      <w:ins w:id="2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with the same</w:t>
        </w:r>
      </w:ins>
      <w:ins w:id="252" w:author="PR Preview" w:date="2026-01-01T00:00:00Z">
        <w:r>
          <w:t xml:space="preserve"> </w:t>
        </w:r>
      </w:ins>
      <w:hyperlink r:id="rId136">
        <w:ins w:id="253" w:author="PR Preview" w:date="2026-01-01T00:00:00Z">
          <w:r>
            <w:rPr>
              <w:rStyle w:val="Hyperlink"/>
            </w:rPr>
            <w:t xml:space="preserve">joint distribution</w:t>
          </w:r>
        </w:ins>
      </w:hyperlink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as the observations used to choose the prediction,</w:t>
        </w:r>
      </w:ins>
      <w:ins w:id="256" w:author="PR Preview" w:date="2026-01-01T00:00:00Z">
        <w:r>
          <w:t xml:space="preserve"> </w:t>
        </w:r>
      </w:ins>
      <w:hyperlink r:id="rId137">
        <w:ins w:id="257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of them,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whose input is observed and whose outcome is not yet observed.</w:t>
        </w:r>
      </w:ins>
    </w:p>
    <w:bookmarkEnd w:id="138"/>
    <w:bookmarkStart w:id="139" w:name="exm-new-observation"/>
    <w:p>
      <w:pPr>
        <w:pStyle w:val="BodyText"/>
      </w:pPr>
      <w:ins w:id="262" w:author="PR Preview" w:date="2026-01-01T00:00:00Z">
        <w:r>
          <w:rPr>
            <w:b/>
            <w:bCs/>
          </w:rPr>
          <w:t xml:space="preserve">Example 31 (A new observation in the best-predictor exercise)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In</w:t>
        </w:r>
      </w:ins>
      <w:ins w:id="265" w:author="PR Preview" w:date="2026-01-01T00:00:00Z">
        <w:r>
          <w:t xml:space="preserve"> </w:t>
        </w:r>
      </w:ins>
      <w:hyperlink w:anchor="exr-best-predictor">
        <w:ins w:id="26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67" w:author="PR Preview" w:date="2026-01-01T00:00:00Z">
        <w:r>
          <w:t xml:space="preserve">, suppose the new observation</w:t>
        </w:r>
      </w:ins>
      <w:ins w:id="2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satisfies the suppositions of its</w:t>
        </w:r>
      </w:ins>
      <w:ins w:id="271" w:author="PR Preview" w:date="2026-01-01T00:00:00Z">
        <w:r>
          <w:t xml:space="preserve"> </w:t>
        </w:r>
      </w:ins>
      <w:hyperlink w:anchor="def-new-observation">
        <w:ins w:id="272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73" w:author="PR Preview" w:date="2026-01-01T00:00:00Z">
        <w:r>
          <w:t xml:space="preserve">,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with the joint distribution given in the exercise as the population it is drawn from.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Suppose also that its input is observed to be</w:t>
        </w:r>
      </w:ins>
      <w:ins w:id="27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279" w:author="PR Preview" w:date="2026-01-01T00:00:00Z">
        <w:r>
          <w:t xml:space="preserve">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Then its unobserved outcome is</w:t>
        </w:r>
      </w:ins>
      <w:ins w:id="282" w:author="PR Preview" w:date="2026-01-01T00:00:00Z">
        <w:r>
          <w:t xml:space="preserve"> </w:t>
        </w:r>
      </w:ins>
      <m:oMath>
        <m:r>
          <m:t>4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or</w:t>
        </w:r>
      </w:ins>
      <w:ins w:id="285" w:author="PR Preview" w:date="2026-01-01T00:00:00Z">
        <w:r>
          <w:t xml:space="preserve"> </w:t>
        </w:r>
      </w:ins>
      <m:oMath>
        <m:r>
          <m:t>6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with equal probability,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and a</w:t>
        </w:r>
      </w:ins>
      <w:ins w:id="290" w:author="PR Preview" w:date="2026-01-01T00:00:00Z">
        <w:r>
          <w:t xml:space="preserve"> </w:t>
        </w:r>
      </w:ins>
      <w:hyperlink w:anchor="def-prediction">
        <w:ins w:id="29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of</w:t>
        </w:r>
      </w:ins>
      <w:ins w:id="294" w:author="PR Preview" w:date="2026-01-01T00:00:00Z">
        <w:r>
          <w:t xml:space="preserve"> </w:t>
        </w:r>
      </w:ins>
      <m:oMath>
        <m:r>
          <m:t>5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a guess for that outcome.</w:t>
        </w:r>
      </w:ins>
    </w:p>
    <w:bookmarkEnd w:id="139"/>
    <w:bookmarkStart w:id="141" w:name="def-prediction-error"/>
    <w:p>
      <w:pPr>
        <w:pStyle w:val="BodyText"/>
      </w:pPr>
      <w:ins w:id="297" w:author="PR Preview" w:date="2026-01-01T00:00:00Z">
        <w:r>
          <w:rPr>
            <w:b/>
            <w:bCs/>
          </w:rPr>
          <w:t xml:space="preserve">Definition 18 (Prediction error)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</w:t>
        </w:r>
      </w:ins>
      <w:ins w:id="300" w:author="PR Preview" w:date="2026-01-01T00:00:00Z">
        <w:r>
          <w:t xml:space="preserve"> </w:t>
        </w:r>
      </w:ins>
      <w:hyperlink w:anchor="def-prediction-function">
        <w:ins w:id="301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302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has as its</w:t>
        </w:r>
      </w:ins>
      <w:ins w:id="305" w:author="PR Preview" w:date="2026-01-01T00:00:00Z">
        <w:r>
          <w:t xml:space="preserve"> </w:t>
        </w:r>
      </w:ins>
      <w:hyperlink r:id="rId140">
        <w:ins w:id="306" w:author="PR Preview" w:date="2026-01-01T00:00:00Z">
          <w:r>
            <w:rPr>
              <w:rStyle w:val="Hyperlink"/>
            </w:rPr>
            <w:t xml:space="preserve">estimand</w:t>
          </w:r>
        </w:ins>
      </w:hyperlink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the observed</w:t>
        </w:r>
      </w:ins>
      <w:ins w:id="309" w:author="PR Preview" w:date="2026-01-01T00:00:00Z">
        <w:r>
          <w:t xml:space="preserve"> </w:t>
        </w:r>
      </w:ins>
      <w:hyperlink w:anchor="def-outcome">
        <w:ins w:id="310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311" w:author="PR Preview" w:date="2026-01-01T00:00:00Z">
        <w:r>
          <w:t xml:space="preserve"> </w:t>
        </w:r>
      </w:ins>
      <m:oMath>
        <m:r>
          <m:t>Y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of a</w:t>
        </w:r>
      </w:ins>
      <w:ins w:id="314" w:author="PR Preview" w:date="2026-01-01T00:00:00Z">
        <w:r>
          <w:t xml:space="preserve"> </w:t>
        </w:r>
      </w:ins>
      <w:hyperlink w:anchor="def-new-observation">
        <w:ins w:id="315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with</w:t>
        </w:r>
      </w:ins>
      <w:ins w:id="318" w:author="PR Preview" w:date="2026-01-01T00:00:00Z">
        <w:r>
          <w:t xml:space="preserve"> </w:t>
        </w:r>
      </w:ins>
      <w:hyperlink w:anchor="def-input">
        <w:ins w:id="319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320" w:author="PR Preview" w:date="2026-01-01T00:00:00Z">
        <w:r>
          <w:t xml:space="preserve"> </w:t>
        </w:r>
      </w:ins>
      <m:oMath>
        <m:r>
          <m:t>X</m:t>
        </m:r>
      </m:oMath>
      <w:ins w:id="321" w:author="PR Preview" w:date="2026-01-01T00:00:00Z">
        <w:r>
          <w:t xml:space="preserve">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not the</w:t>
        </w:r>
      </w:ins>
      <w:ins w:id="324" w:author="PR Preview" w:date="2026-01-01T00:00:00Z">
        <w:r>
          <w:t xml:space="preserve"> </w:t>
        </w:r>
      </w:ins>
      <w:hyperlink w:anchor="def-cond-expectation-function">
        <w:ins w:id="325" w:author="PR Preview" w:date="2026-01-01T00:00:00Z">
          <w:r>
            <w:rPr>
              <w:rStyle w:val="Hyperlink"/>
            </w:rPr>
            <w:t xml:space="preserve">conditional mean</w:t>
          </w:r>
        </w:ins>
      </w:hyperlink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of that outcome.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The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rPr>
            <w:b/>
            <w:bCs/>
          </w:rPr>
          <w:t xml:space="preserve">prediction error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of</w:t>
        </w:r>
      </w:ins>
      <w:ins w:id="334" w:author="PR Preview" w:date="2026-01-01T00:00:00Z">
        <w:r>
          <w:t xml:space="preserve"> </w:t>
        </w:r>
      </w:ins>
      <m:oMath>
        <m:r>
          <m:t>f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is the prediction minus that outcome: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41"/>
    <w:bookmarkStart w:id="142" w:name="exm-prediction-error"/>
    <w:p>
      <w:pPr>
        <w:pStyle w:val="FirstParagraph"/>
      </w:pPr>
      <w:ins w:id="337" w:author="PR Preview" w:date="2026-01-01T00:00:00Z">
        <w:r>
          <w:rPr>
            <w:b/>
            <w:bCs/>
          </w:rPr>
          <w:t xml:space="preserve">Example 32 (Prediction error in the best-predictor exercise)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In</w:t>
        </w:r>
      </w:ins>
      <w:ins w:id="340" w:author="PR Preview" w:date="2026-01-01T00:00:00Z">
        <w:r>
          <w:t xml:space="preserve"> </w:t>
        </w:r>
      </w:ins>
      <w:hyperlink w:anchor="exr-best-predictor">
        <w:ins w:id="34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342" w:author="PR Preview" w:date="2026-01-01T00:00:00Z">
        <w:r>
          <w:t xml:space="preserve">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consider the constant</w:t>
        </w:r>
      </w:ins>
      <w:ins w:id="345" w:author="PR Preview" w:date="2026-01-01T00:00:00Z">
        <w:r>
          <w:t xml:space="preserve"> </w:t>
        </w:r>
      </w:ins>
      <w:hyperlink w:anchor="def-prediction">
        <w:ins w:id="34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4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348" w:author="PR Preview" w:date="2026-01-01T00:00:00Z">
        <w:r>
          <w:t xml:space="preserve">.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Its</w:t>
        </w:r>
      </w:ins>
      <w:ins w:id="351" w:author="PR Preview" w:date="2026-01-01T00:00:00Z">
        <w:r>
          <w:t xml:space="preserve"> </w:t>
        </w:r>
      </w:ins>
      <w:hyperlink w:anchor="def-prediction-error">
        <w:ins w:id="352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is</w:t>
        </w:r>
      </w:ins>
      <w:ins w:id="355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ins w:id="356" w:author="PR Preview" w:date="2026-01-01T00:00:00Z">
        <w:r>
          <w:t xml:space="preserve">.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This is</w:t>
        </w:r>
      </w:ins>
      <w:ins w:id="359" w:author="PR Preview" w:date="2026-01-01T00:00:00Z">
        <w:r>
          <w:t xml:space="preserve"> </w:t>
        </w:r>
      </w:ins>
      <m:oMath>
        <m:r>
          <m:t>3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when</w:t>
        </w:r>
      </w:ins>
      <w:ins w:id="36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363" w:author="PR Preview" w:date="2026-01-01T00:00:00Z">
        <w:r>
          <w:t xml:space="preserve">.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It is</w:t>
        </w:r>
      </w:ins>
      <w:ins w:id="36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when</w:t>
        </w:r>
      </w:ins>
      <w:ins w:id="36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6</m:t>
        </m:r>
      </m:oMath>
      <w:ins w:id="370" w:author="PR Preview" w:date="2026-01-01T00:00:00Z">
        <w:r>
          <w:t xml:space="preserve">.</w:t>
        </w:r>
      </w:ins>
    </w:p>
    <w:bookmarkEnd w:id="142"/>
    <w:bookmarkStart w:id="143" w:name="def-squared-error-risk"/>
    <w:p>
      <w:pPr>
        <w:pStyle w:val="BodyText"/>
      </w:pPr>
      <w:ins w:id="371" w:author="PR Preview" w:date="2026-01-01T00:00:00Z">
        <w:r>
          <w:rPr>
            <w:b/>
            <w:bCs/>
          </w:rPr>
          <w:t xml:space="preserve">Definition 19 (Squared-error risk (expected prediction error))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The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rPr>
            <w:b/>
            <w:bCs/>
          </w:rPr>
          <w:t xml:space="preserve">squared-error risk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of a</w:t>
        </w:r>
      </w:ins>
      <w:ins w:id="378" w:author="PR Preview" w:date="2026-01-01T00:00:00Z">
        <w:r>
          <w:t xml:space="preserve"> </w:t>
        </w:r>
      </w:ins>
      <w:hyperlink w:anchor="def-prediction-function">
        <w:ins w:id="379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380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81" w:author="PR Preview" w:date="2026-01-01T00:00:00Z">
        <w:r>
          <w:t xml:space="preserve">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also called its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rPr>
            <w:b/>
            <w:bCs/>
          </w:rPr>
          <w:t xml:space="preserve">expected prediction error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[13, p. 18]</w:t>
        </w:r>
      </w:ins>
      <w:ins w:id="388" w:author="PR Preview" w:date="2026-01-01T00:00:00Z">
        <w:r>
          <w:t xml:space="preserve">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is the expected square of its</w:t>
        </w:r>
      </w:ins>
      <w:ins w:id="391" w:author="PR Preview" w:date="2026-01-01T00:00:00Z">
        <w:r>
          <w:t xml:space="preserve"> </w:t>
        </w:r>
      </w:ins>
      <w:hyperlink w:anchor="def-prediction-error">
        <w:ins w:id="392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3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exm-squared-error-risk"/>
    <w:p>
      <w:pPr>
        <w:pStyle w:val="FirstParagraph"/>
      </w:pPr>
      <w:ins w:id="394" w:author="PR Preview" w:date="2026-01-01T00:00:00Z">
        <w:r>
          <w:rPr>
            <w:b/>
            <w:bCs/>
          </w:rPr>
          <w:t xml:space="preserve">Example 33 (Squared-error risk in the best-predictor exercise)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In</w:t>
        </w:r>
      </w:ins>
      <w:ins w:id="397" w:author="PR Preview" w:date="2026-01-01T00:00:00Z">
        <w:r>
          <w:t xml:space="preserve"> </w:t>
        </w:r>
      </w:ins>
      <w:hyperlink w:anchor="exr-best-predictor">
        <w:ins w:id="398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399" w:author="PR Preview" w:date="2026-01-01T00:00:00Z">
        <w:r>
          <w:t xml:space="preserve">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consider the constant</w:t>
        </w:r>
      </w:ins>
      <w:ins w:id="402" w:author="PR Preview" w:date="2026-01-01T00:00:00Z">
        <w:r>
          <w:t xml:space="preserve"> </w:t>
        </w:r>
      </w:ins>
      <w:hyperlink w:anchor="def-prediction">
        <w:ins w:id="40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0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405" w:author="PR Preview" w:date="2026-01-01T00:00:00Z">
        <w:r>
          <w:t xml:space="preserve">.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Its</w:t>
        </w:r>
      </w:ins>
      <w:ins w:id="408" w:author="PR Preview" w:date="2026-01-01T00:00:00Z">
        <w:r>
          <w:t xml:space="preserve"> </w:t>
        </w:r>
      </w:ins>
      <w:hyperlink w:anchor="def-squared-error-risk">
        <w:ins w:id="409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is</w:t>
        </w:r>
      </w:ins>
      <w:ins w:id="412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413" w:author="PR Preview" w:date="2026-01-01T00:00:00Z">
        <w:r>
          <w:t xml:space="preserve">.</w:t>
        </w:r>
      </w:ins>
    </w:p>
    <w:bookmarkEnd w:id="144"/>
    <w:bookmarkStart w:id="145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5"/>
    <w:bookmarkStart w:id="146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7" w:name="exm-prediction-error-split"/>
    <w:p>
      <w:pPr>
        <w:pStyle w:val="FirstParagraph"/>
      </w:pPr>
      <w:del w:id="414" w:author="PR Preview" w:date="2026-01-01T00:00:00Z">
        <w:r>
          <w:rPr>
            <w:b/>
            <w:bCs/>
          </w:rPr>
          <w:delText xml:space="preserve">Example 33 (The split in the best-predictor exercise)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In</w:delText>
        </w:r>
      </w:del>
      <w:del w:id="417" w:author="PR Preview" w:date="2026-01-01T00:00:00Z">
        <w:r>
          <w:delText xml:space="preserve"> </w:delText>
        </w:r>
      </w:del>
      <w:hyperlink w:anchor="exr-best-predictor">
        <w:del w:id="418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419" w:author="PR Preview" w:date="2026-01-01T00:00:00Z">
        <w:r>
          <w:delText xml:space="preserve">,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when</w:delText>
        </w:r>
      </w:del>
      <w:del w:id="42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and</w:delText>
        </w:r>
      </w:del>
      <w:del w:id="42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426" w:author="PR Preview" w:date="2026-01-01T00:00:00Z">
        <w:r>
          <w:delText xml:space="preserve">,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the constant</w:delText>
        </w:r>
      </w:del>
      <w:del w:id="429" w:author="PR Preview" w:date="2026-01-01T00:00:00Z">
        <w:r>
          <w:delText xml:space="preserve"> </w:delText>
        </w:r>
      </w:del>
      <w:hyperlink w:anchor="def-prediction">
        <w:del w:id="43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431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has</w:delText>
        </w:r>
      </w:del>
      <w:del w:id="434" w:author="PR Preview" w:date="2026-01-01T00:00:00Z">
        <w:r>
          <w:delText xml:space="preserve"> </w:delText>
        </w:r>
      </w:del>
      <w:hyperlink w:anchor="def-prediction-error">
        <w:del w:id="435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436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437" w:author="PR Preview" w:date="2026-01-01T00:00:00Z">
        <w:r>
          <w:delText xml:space="preserve">.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The conditional mean is</w:delText>
        </w:r>
      </w:del>
      <w:del w:id="44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41" w:author="PR Preview" w:date="2026-01-01T00:00:00Z">
        <w:r>
          <w:delText xml:space="preserve">,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so</w:delText>
        </w:r>
      </w:del>
      <w:del w:id="444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and</w:delText>
        </w:r>
      </w:del>
      <w:del w:id="44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448" w:author="PR Preview" w:date="2026-01-01T00:00:00Z">
        <w:r>
          <w:delText xml:space="preserve">,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and</w:delText>
        </w:r>
      </w:del>
      <w:del w:id="451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del w:id="452" w:author="PR Preview" w:date="2026-01-01T00:00:00Z">
        <w:r>
          <w:delText xml:space="preserve">.</w:delText>
        </w:r>
      </w:del>
    </w:p>
    <w:p>
      <w:pPr>
        <w:pStyle w:val="FirstParagraph"/>
      </w:pPr>
      <w:ins w:id="453" w:author="PR Preview" w:date="2026-01-01T00:00:00Z">
        <w:r>
          <w:rPr>
            <w:b/>
            <w:bCs/>
          </w:rPr>
          <w:t xml:space="preserve">Example 34 (The split in the best-predictor exercise)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In</w:t>
        </w:r>
      </w:ins>
      <w:ins w:id="456" w:author="PR Preview" w:date="2026-01-01T00:00:00Z">
        <w:r>
          <w:t xml:space="preserve"> </w:t>
        </w:r>
      </w:ins>
      <w:hyperlink w:anchor="exr-best-predictor">
        <w:ins w:id="45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458" w:author="PR Preview" w:date="2026-01-01T00:00:00Z">
        <w:r>
          <w:t xml:space="preserve">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when</w:t>
        </w:r>
      </w:ins>
      <w:ins w:id="46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and</w:t>
        </w:r>
      </w:ins>
      <w:ins w:id="46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465" w:author="PR Preview" w:date="2026-01-01T00:00:00Z">
        <w:r>
          <w:t xml:space="preserve">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the constant</w:t>
        </w:r>
      </w:ins>
      <w:ins w:id="468" w:author="PR Preview" w:date="2026-01-01T00:00:00Z">
        <w:r>
          <w:t xml:space="preserve"> </w:t>
        </w:r>
      </w:ins>
      <w:hyperlink w:anchor="def-prediction">
        <w:ins w:id="46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70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has</w:t>
        </w:r>
      </w:ins>
      <w:ins w:id="473" w:author="PR Preview" w:date="2026-01-01T00:00:00Z">
        <w:r>
          <w:t xml:space="preserve"> </w:t>
        </w:r>
      </w:ins>
      <w:hyperlink w:anchor="def-prediction-error">
        <w:ins w:id="47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475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476" w:author="PR Preview" w:date="2026-01-01T00:00:00Z">
        <w:r>
          <w:t xml:space="preserve">.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The conditional mean is</w:t>
        </w:r>
      </w:ins>
      <w:ins w:id="479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80" w:author="PR Preview" w:date="2026-01-01T00:00:00Z">
        <w:r>
          <w:t xml:space="preserve">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so</w:t>
        </w:r>
      </w:ins>
      <w:ins w:id="48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and</w:t>
        </w:r>
      </w:ins>
      <w:ins w:id="486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and</w:t>
        </w:r>
      </w:ins>
      <w:ins w:id="49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ins w:id="491" w:author="PR Preview" w:date="2026-01-01T00:00:00Z">
        <w:r>
          <w:t xml:space="preserve">.</w:t>
        </w:r>
      </w:ins>
    </w:p>
    <w:bookmarkEnd w:id="147"/>
    <w:bookmarkStart w:id="148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9" w:name="exm-cross-term-zero"/>
    <w:p>
      <w:pPr>
        <w:pStyle w:val="FirstParagraph"/>
      </w:pPr>
      <w:del w:id="492" w:author="PR Preview" w:date="2026-01-01T00:00:00Z">
        <w:r>
          <w:rPr>
            <w:b/>
            <w:bCs/>
          </w:rPr>
          <w:delText xml:space="preserve">Example 34 (The vanishing cross term in the best-predictor exercise)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In</w:delText>
        </w:r>
      </w:del>
      <w:del w:id="495" w:author="PR Preview" w:date="2026-01-01T00:00:00Z">
        <w:r>
          <w:delText xml:space="preserve"> </w:delText>
        </w:r>
      </w:del>
      <w:hyperlink w:anchor="exr-best-predictor">
        <w:del w:id="496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497" w:author="PR Preview" w:date="2026-01-01T00:00:00Z">
        <w:r>
          <w:delText xml:space="preserve">, take the constant</w:delText>
        </w:r>
      </w:del>
      <w:del w:id="498" w:author="PR Preview" w:date="2026-01-01T00:00:00Z">
        <w:r>
          <w:delText xml:space="preserve"> </w:delText>
        </w:r>
      </w:del>
      <w:hyperlink w:anchor="def-prediction">
        <w:del w:id="499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50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501" w:author="PR Preview" w:date="2026-01-01T00:00:00Z">
        <w:r>
          <w:delText xml:space="preserve">.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When</w:delText>
        </w:r>
      </w:del>
      <w:del w:id="50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05" w:author="PR Preview" w:date="2026-01-01T00:00:00Z">
        <w:r>
          <w:delText xml:space="preserve">,</w:delText>
        </w:r>
      </w:del>
      <w:del w:id="506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507" w:author="PR Preview" w:date="2026-01-01T00:00:00Z">
        <w:r>
          <w:delText xml:space="preserve">, so</w:delText>
        </w:r>
      </w:del>
      <w:del w:id="50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509" w:author="PR Preview" w:date="2026-01-01T00:00:00Z">
        <w:r>
          <w:delText xml:space="preserve">,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and</w:delText>
        </w:r>
      </w:del>
      <w:del w:id="512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is</w:delText>
        </w:r>
      </w:del>
      <w:del w:id="515" w:author="PR Preview" w:date="2026-01-01T00:00:00Z">
        <w:r>
          <w:delText xml:space="preserve"> </w:delText>
        </w:r>
      </w:del>
      <m:oMath>
        <m:r>
          <m:t>1</m:t>
        </m:r>
      </m:oMath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or</w:delText>
        </w:r>
      </w:del>
      <w:del w:id="51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with equal</w:delText>
        </w:r>
      </w:del>
      <w:del w:id="521" w:author="PR Preview" w:date="2026-01-01T00:00:00Z">
        <w:r>
          <w:delText xml:space="preserve"> </w:delText>
        </w:r>
      </w:del>
      <w:hyperlink w:anchor="def-probability">
        <w:del w:id="522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523" w:author="PR Preview" w:date="2026-01-01T00:00:00Z">
        <w:r>
          <w:delText xml:space="preserve">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so the product has conditional mean</w:delText>
        </w:r>
      </w:del>
      <w:del w:id="526" w:author="PR Preview" w:date="2026-01-01T00:00:00Z">
        <w:r>
          <w:delText xml:space="preserve"> </w:delText>
        </w:r>
      </w:del>
      <m:oMath>
        <m:r>
          <m:t>0</m:t>
        </m:r>
      </m:oMath>
      <w:del w:id="527" w:author="PR Preview" w:date="2026-01-01T00:00:00Z">
        <w:r>
          <w:delText xml:space="preserve">.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The same cancellation happens when</w:delText>
        </w:r>
      </w:del>
      <w:del w:id="53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531" w:author="PR Preview" w:date="2026-01-01T00:00:00Z">
        <w:r>
          <w:delText xml:space="preserve">,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so the expectation of the product is</w:delText>
        </w:r>
      </w:del>
      <w:del w:id="534" w:author="PR Preview" w:date="2026-01-01T00:00:00Z">
        <w:r>
          <w:delText xml:space="preserve"> </w:delText>
        </w:r>
      </w:del>
      <m:oMath>
        <m:r>
          <m:t>0</m:t>
        </m:r>
      </m:oMath>
      <w:del w:id="535" w:author="PR Preview" w:date="2026-01-01T00:00:00Z">
        <w:r>
          <w:delText xml:space="preserve">.</w:delText>
        </w:r>
      </w:del>
    </w:p>
    <w:p>
      <w:pPr>
        <w:pStyle w:val="FirstParagraph"/>
      </w:pPr>
      <w:ins w:id="536" w:author="PR Preview" w:date="2026-01-01T00:00:00Z">
        <w:r>
          <w:rPr>
            <w:b/>
            <w:bCs/>
          </w:rPr>
          <w:t xml:space="preserve">Example 35 (The vanishing cross term in the best-predictor exercise)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In</w:t>
        </w:r>
      </w:ins>
      <w:ins w:id="539" w:author="PR Preview" w:date="2026-01-01T00:00:00Z">
        <w:r>
          <w:t xml:space="preserve"> </w:t>
        </w:r>
      </w:ins>
      <w:hyperlink w:anchor="exr-best-predictor">
        <w:ins w:id="540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541" w:author="PR Preview" w:date="2026-01-01T00:00:00Z">
        <w:r>
          <w:t xml:space="preserve">, take the constant</w:t>
        </w:r>
      </w:ins>
      <w:ins w:id="542" w:author="PR Preview" w:date="2026-01-01T00:00:00Z">
        <w:r>
          <w:t xml:space="preserve"> </w:t>
        </w:r>
      </w:ins>
      <w:hyperlink w:anchor="def-prediction">
        <w:ins w:id="54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54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545" w:author="PR Preview" w:date="2026-01-01T00:00:00Z">
        <w:r>
          <w:t xml:space="preserve">.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When</w:t>
        </w:r>
      </w:ins>
      <w:ins w:id="54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549" w:author="PR Preview" w:date="2026-01-01T00:00:00Z">
        <w:r>
          <w:t xml:space="preserve">,</w:t>
        </w:r>
      </w:ins>
      <w:ins w:id="55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51" w:author="PR Preview" w:date="2026-01-01T00:00:00Z">
        <w:r>
          <w:t xml:space="preserve">, so</w:t>
        </w:r>
      </w:ins>
      <w:ins w:id="55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553" w:author="PR Preview" w:date="2026-01-01T00:00:00Z">
        <w:r>
          <w:t xml:space="preserve">,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and</w:t>
        </w:r>
      </w:ins>
      <w:ins w:id="556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is</w:t>
        </w:r>
      </w:ins>
      <w:ins w:id="559" w:author="PR Preview" w:date="2026-01-01T00:00:00Z">
        <w:r>
          <w:t xml:space="preserve"> </w:t>
        </w:r>
      </w:ins>
      <m:oMath>
        <m:r>
          <m:t>1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or</w:t>
        </w:r>
      </w:ins>
      <w:ins w:id="56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with equal</w:t>
        </w:r>
      </w:ins>
      <w:ins w:id="565" w:author="PR Preview" w:date="2026-01-01T00:00:00Z">
        <w:r>
          <w:t xml:space="preserve"> </w:t>
        </w:r>
      </w:ins>
      <w:hyperlink w:anchor="def-probability">
        <w:ins w:id="566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567" w:author="PR Preview" w:date="2026-01-01T00:00:00Z">
        <w:r>
          <w:t xml:space="preserve">,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so the product has conditional mean</w:t>
        </w:r>
      </w:ins>
      <w:ins w:id="570" w:author="PR Preview" w:date="2026-01-01T00:00:00Z">
        <w:r>
          <w:t xml:space="preserve"> </w:t>
        </w:r>
      </w:ins>
      <m:oMath>
        <m:r>
          <m:t>0</m:t>
        </m:r>
      </m:oMath>
      <w:ins w:id="571" w:author="PR Preview" w:date="2026-01-01T00:00:00Z">
        <w:r>
          <w:t xml:space="preserve">.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The same cancellation happens when</w:t>
        </w:r>
      </w:ins>
      <w:ins w:id="57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575" w:author="PR Preview" w:date="2026-01-01T00:00:00Z">
        <w:r>
          <w:t xml:space="preserve">,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so the expectation of the product is</w:t>
        </w:r>
      </w:ins>
      <w:ins w:id="578" w:author="PR Preview" w:date="2026-01-01T00:00:00Z">
        <w:r>
          <w:t xml:space="preserve"> </w:t>
        </w:r>
      </w:ins>
      <m:oMath>
        <m:r>
          <m:t>0</m:t>
        </m:r>
      </m:oMath>
      <w:ins w:id="579" w:author="PR Preview" w:date="2026-01-01T00:00:00Z">
        <w:r>
          <w:t xml:space="preserve">.</w:t>
        </w:r>
      </w:ins>
    </w:p>
    <w:bookmarkEnd w:id="149"/>
    <w:bookmarkStart w:id="15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1" w:name="exm-risk-decomposition"/>
    <w:p>
      <w:pPr>
        <w:pStyle w:val="FirstParagraph"/>
      </w:pPr>
      <w:del w:id="580" w:author="PR Preview" w:date="2026-01-01T00:00:00Z">
        <w:r>
          <w:rPr>
            <w:b/>
            <w:bCs/>
          </w:rPr>
          <w:delText xml:space="preserve">Example 35 (The risk decomposition in the best-predictor exercise)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In</w:delText>
        </w:r>
      </w:del>
      <w:del w:id="583" w:author="PR Preview" w:date="2026-01-01T00:00:00Z">
        <w:r>
          <w:delText xml:space="preserve"> </w:delText>
        </w:r>
      </w:del>
      <w:hyperlink w:anchor="exr-best-predictor">
        <w:del w:id="584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585" w:author="PR Preview" w:date="2026-01-01T00:00:00Z">
        <w:r>
          <w:delText xml:space="preserve">,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the constant</w:delText>
        </w:r>
      </w:del>
      <w:del w:id="588" w:author="PR Preview" w:date="2026-01-01T00:00:00Z">
        <w:r>
          <w:delText xml:space="preserve"> </w:delText>
        </w:r>
      </w:del>
      <w:hyperlink w:anchor="def-prediction">
        <w:del w:id="589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59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has</w:delText>
        </w:r>
      </w:del>
      <w:del w:id="593" w:author="PR Preview" w:date="2026-01-01T00:00:00Z">
        <w:r>
          <w:delText xml:space="preserve"> </w:delText>
        </w:r>
      </w:del>
      <w:hyperlink w:anchor="def-squared-error-risk">
        <w:del w:id="594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595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596" w:author="PR Preview" w:date="2026-01-01T00:00:00Z">
        <w:r>
          <w:delText xml:space="preserve">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which</w:delText>
        </w:r>
      </w:del>
      <w:del w:id="599" w:author="PR Preview" w:date="2026-01-01T00:00:00Z">
        <w:r>
          <w:delText xml:space="preserve"> </w:delText>
        </w:r>
      </w:del>
      <w:hyperlink w:anchor="thm-risk-decomposition">
        <w:del w:id="60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splits as</w:delText>
        </w:r>
      </w:del>
      <w:del w:id="603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del w:id="604" w:author="PR Preview" w:date="2026-01-01T00:00:00Z">
        <w:r>
          <w:delText xml:space="preserve">: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the risk</w:delText>
        </w:r>
      </w:del>
      <w:del w:id="607" w:author="PR Preview" w:date="2026-01-01T00:00:00Z">
        <w:r>
          <w:delText xml:space="preserve"> </w:delText>
        </w:r>
      </w:del>
      <m:oMath>
        <m:r>
          <m:t>1</m:t>
        </m:r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of the</w:delText>
        </w:r>
      </w:del>
      <w:del w:id="610" w:author="PR Preview" w:date="2026-01-01T00:00:00Z">
        <w:r>
          <w:delText xml:space="preserve"> </w:delText>
        </w:r>
      </w:del>
      <w:hyperlink w:anchor="def-cond-expectation-function">
        <w:del w:id="611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plus the excess</w:delText>
        </w:r>
      </w:del>
      <w:del w:id="614" w:author="PR Preview" w:date="2026-01-01T00:00:00Z">
        <w:r>
          <w:delText xml:space="preserve"> </w:delText>
        </w:r>
      </w:del>
      <m:oMath>
        <m:r>
          <m:t>4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from using</w:delText>
        </w:r>
      </w:del>
      <w:del w:id="61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</m:oMath>
      <w:del w:id="618" w:author="PR Preview" w:date="2026-01-01T00:00:00Z">
        <w:r>
          <w:delText xml:space="preserve">.</w:delText>
        </w:r>
      </w:del>
    </w:p>
    <w:p>
      <w:pPr>
        <w:pStyle w:val="FirstParagraph"/>
      </w:pPr>
      <w:ins w:id="619" w:author="PR Preview" w:date="2026-01-01T00:00:00Z">
        <w:r>
          <w:rPr>
            <w:b/>
            <w:bCs/>
          </w:rPr>
          <w:t xml:space="preserve">Example 36 (The risk decomposition in the best-predictor exercise)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In</w:t>
        </w:r>
      </w:ins>
      <w:ins w:id="622" w:author="PR Preview" w:date="2026-01-01T00:00:00Z">
        <w:r>
          <w:t xml:space="preserve"> </w:t>
        </w:r>
      </w:ins>
      <w:hyperlink w:anchor="exr-best-predictor">
        <w:ins w:id="623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624" w:author="PR Preview" w:date="2026-01-01T00:00:00Z">
        <w:r>
          <w:t xml:space="preserve">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the constant</w:t>
        </w:r>
      </w:ins>
      <w:ins w:id="627" w:author="PR Preview" w:date="2026-01-01T00:00:00Z">
        <w:r>
          <w:t xml:space="preserve"> </w:t>
        </w:r>
      </w:ins>
      <w:hyperlink w:anchor="def-prediction">
        <w:ins w:id="62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62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has</w:t>
        </w:r>
      </w:ins>
      <w:ins w:id="632" w:author="PR Preview" w:date="2026-01-01T00:00:00Z">
        <w:r>
          <w:t xml:space="preserve"> </w:t>
        </w:r>
      </w:ins>
      <w:hyperlink w:anchor="def-squared-error-risk">
        <w:ins w:id="633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634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635" w:author="PR Preview" w:date="2026-01-01T00:00:00Z">
        <w:r>
          <w:t xml:space="preserve">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which</w:t>
        </w:r>
      </w:ins>
      <w:ins w:id="638" w:author="PR Preview" w:date="2026-01-01T00:00:00Z">
        <w:r>
          <w:t xml:space="preserve"> </w:t>
        </w:r>
      </w:ins>
      <w:hyperlink w:anchor="thm-risk-decomposition">
        <w:ins w:id="639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splits as</w:t>
        </w:r>
      </w:ins>
      <w:ins w:id="64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ins w:id="643" w:author="PR Preview" w:date="2026-01-01T00:00:00Z">
        <w:r>
          <w:t xml:space="preserve">: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the risk</w:t>
        </w:r>
      </w:ins>
      <w:ins w:id="646" w:author="PR Preview" w:date="2026-01-01T00:00:00Z">
        <w:r>
          <w:t xml:space="preserve"> </w:t>
        </w:r>
      </w:ins>
      <m:oMath>
        <m:r>
          <m:t>1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of the</w:t>
        </w:r>
      </w:ins>
      <w:ins w:id="649" w:author="PR Preview" w:date="2026-01-01T00:00:00Z">
        <w:r>
          <w:t xml:space="preserve"> </w:t>
        </w:r>
      </w:ins>
      <w:hyperlink w:anchor="def-cond-expectation-function">
        <w:ins w:id="650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plus the excess</w:t>
        </w:r>
      </w:ins>
      <w:ins w:id="653" w:author="PR Preview" w:date="2026-01-01T00:00:00Z">
        <w:r>
          <w:t xml:space="preserve"> </w:t>
        </w:r>
      </w:ins>
      <m:oMath>
        <m:r>
          <m:t>4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from using</w:t>
        </w:r>
      </w:ins>
      <w:ins w:id="656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</m:oMath>
      <w:ins w:id="657" w:author="PR Preview" w:date="2026-01-01T00:00:00Z">
        <w:r>
          <w:t xml:space="preserve">.</w:t>
        </w:r>
      </w:ins>
    </w:p>
    <w:bookmarkEnd w:id="151"/>
    <w:bookmarkStart w:id="15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"/>
    <w:p>
      <w:pPr>
        <w:pStyle w:val="BodyText"/>
      </w:pPr>
      <w:del w:id="658" w:author="PR Preview" w:date="2026-01-01T00:00:00Z">
        <w:r>
          <w:rPr>
            <w:b/>
            <w:bCs/>
          </w:rPr>
          <w:delText xml:space="preserve">Example 36 (The best predictor in the best-predictor exercise)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In</w:delText>
        </w:r>
      </w:del>
      <w:del w:id="661" w:author="PR Preview" w:date="2026-01-01T00:00:00Z">
        <w:r>
          <w:delText xml:space="preserve"> </w:delText>
        </w:r>
      </w:del>
      <w:hyperlink w:anchor="exr-best-predictor">
        <w:del w:id="662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663" w:author="PR Preview" w:date="2026-01-01T00:00:00Z">
        <w:r>
          <w:delText xml:space="preserve">,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consider the constant</w:delText>
        </w:r>
      </w:del>
      <w:del w:id="666" w:author="PR Preview" w:date="2026-01-01T00:00:00Z">
        <w:r>
          <w:delText xml:space="preserve"> </w:delText>
        </w:r>
      </w:del>
      <w:hyperlink w:anchor="def-prediction">
        <w:del w:id="667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66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669" w:author="PR Preview" w:date="2026-01-01T00:00:00Z">
        <w:r>
          <w:delText xml:space="preserve">.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Its</w:delText>
        </w:r>
      </w:del>
      <w:del w:id="672" w:author="PR Preview" w:date="2026-01-01T00:00:00Z">
        <w:r>
          <w:delText xml:space="preserve"> </w:delText>
        </w:r>
      </w:del>
      <w:hyperlink w:anchor="def-squared-error-risk">
        <w:del w:id="673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is</w:delText>
        </w:r>
      </w:del>
      <w:del w:id="676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677" w:author="PR Preview" w:date="2026-01-01T00:00:00Z">
        <w:r>
          <w:delText xml:space="preserve">.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The risk of the conditional mean is</w:delText>
        </w:r>
      </w:del>
      <w:del w:id="680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681" w:author="PR Preview" w:date="2026-01-01T00:00:00Z">
        <w:r>
          <w:delText xml:space="preserve">.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So</w:delText>
        </w:r>
      </w:del>
      <w:del w:id="684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has the larger risk.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The inequality is strict because</w:delText>
        </w:r>
      </w:del>
      <w:del w:id="68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90" w:author="PR Preview" w:date="2026-01-01T00:00:00Z">
        <w:r>
          <w:delText xml:space="preserve">.</w:delText>
        </w:r>
      </w:del>
    </w:p>
    <w:p>
      <w:pPr>
        <w:pStyle w:val="BodyText"/>
      </w:pPr>
      <w:del w:id="691" w:author="PR Preview" w:date="2026-01-01T00:00:00Z">
        <w:r>
          <w:rPr>
            <w:b/>
            <w:bCs/>
          </w:rPr>
          <w:delText xml:space="preserve">Definition 19 (Residual risk (irreducible risk))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The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rPr>
            <w:b/>
            <w:bCs/>
          </w:rPr>
          <w:delText xml:space="preserve">residual risk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(also called the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rPr>
            <w:b/>
            <w:bCs/>
          </w:rPr>
          <w:delText xml:space="preserve">irreducible risk</w:delText>
        </w:r>
      </w:del>
      <w:del w:id="700" w:author="PR Preview" w:date="2026-01-01T00:00:00Z">
        <w:r>
          <w:delText xml:space="preserve">)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is the</w:delText>
        </w:r>
      </w:del>
      <w:del w:id="703" w:author="PR Preview" w:date="2026-01-01T00:00:00Z">
        <w:r>
          <w:delText xml:space="preserve"> </w:delText>
        </w:r>
      </w:del>
      <w:hyperlink w:anchor="def-squared-error-risk">
        <w:del w:id="704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of the</w:delText>
        </w:r>
      </w:del>
      <w:del w:id="707" w:author="PR Preview" w:date="2026-01-01T00:00:00Z">
        <w:r>
          <w:delText xml:space="preserve"> </w:delText>
        </w:r>
      </w:del>
      <w:hyperlink w:anchor="def-cond-expectation-function">
        <w:del w:id="708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709" w:author="PR Preview" w:date="2026-01-01T00:00:00Z">
        <w:r>
          <w:delText xml:space="preserve"> </w:delText>
        </w:r>
      </w:del>
      <m:oMath>
        <m:r>
          <m:t>μ</m:t>
        </m:r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of</w:delText>
        </w:r>
      </w:del>
      <w:del w:id="712" w:author="PR Preview" w:date="2026-01-01T00:00:00Z">
        <w:r>
          <w:delText xml:space="preserve"> </w:delText>
        </w:r>
      </w:del>
      <w:hyperlink w:anchor="thm-risk-decomposition">
        <w:del w:id="71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714" w:author="PR Preview" w:date="2026-01-01T00:00:00Z">
        <w:r>
          <w:delText xml:space="preserve">:</w:delText>
        </w:r>
      </w:del>
    </w:p>
    <w:p>
      <w:pPr>
        <w:pStyle w:val="BodyText"/>
      </w:pPr>
      <w:ins w:id="715" w:author="PR Preview" w:date="2026-01-01T00:00:00Z">
        <w:r>
          <w:rPr>
            <w:b/>
            <w:bCs/>
          </w:rPr>
          <w:t xml:space="preserve">Example 37 (The best predictor in the best-predictor exercise)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In</w:t>
        </w:r>
      </w:ins>
      <w:ins w:id="718" w:author="PR Preview" w:date="2026-01-01T00:00:00Z">
        <w:r>
          <w:t xml:space="preserve"> </w:t>
        </w:r>
      </w:ins>
      <w:hyperlink w:anchor="exr-best-predictor">
        <w:ins w:id="719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720" w:author="PR Preview" w:date="2026-01-01T00:00:00Z">
        <w:r>
          <w:t xml:space="preserve">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consider the constant</w:t>
        </w:r>
      </w:ins>
      <w:ins w:id="723" w:author="PR Preview" w:date="2026-01-01T00:00:00Z">
        <w:r>
          <w:t xml:space="preserve"> </w:t>
        </w:r>
      </w:ins>
      <w:hyperlink w:anchor="def-prediction">
        <w:ins w:id="724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72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726" w:author="PR Preview" w:date="2026-01-01T00:00:00Z">
        <w:r>
          <w:t xml:space="preserve">.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Its</w:t>
        </w:r>
      </w:ins>
      <w:ins w:id="729" w:author="PR Preview" w:date="2026-01-01T00:00:00Z">
        <w:r>
          <w:t xml:space="preserve"> </w:t>
        </w:r>
      </w:ins>
      <w:hyperlink w:anchor="def-squared-error-risk">
        <w:ins w:id="730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is</w:t>
        </w:r>
      </w:ins>
      <w:ins w:id="733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734" w:author="PR Preview" w:date="2026-01-01T00:00:00Z">
        <w:r>
          <w:t xml:space="preserve">.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The risk of the conditional mean is</w:t>
        </w:r>
      </w:ins>
      <w:ins w:id="737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738" w:author="PR Preview" w:date="2026-01-01T00:00:00Z">
        <w:r>
          <w:t xml:space="preserve">.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So</w:t>
        </w:r>
      </w:ins>
      <w:ins w:id="74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has the larger risk.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The inequality is strict because</w:t>
        </w:r>
      </w:ins>
      <w:ins w:id="746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747" w:author="PR Preview" w:date="2026-01-01T00:00:00Z">
        <w:r>
          <w:t xml:space="preserve">.</w:t>
        </w:r>
      </w:ins>
    </w:p>
    <w:bookmarkEnd w:id="153"/>
    <w:bookmarkStart w:id="154" w:name="def-irreducible-risk"/>
    <w:p>
      <w:pPr>
        <w:pStyle w:val="BodyText"/>
      </w:pPr>
      <w:ins w:id="748" w:author="PR Preview" w:date="2026-01-01T00:00:00Z">
        <w:r>
          <w:rPr>
            <w:b/>
            <w:bCs/>
          </w:rPr>
          <w:t xml:space="preserve">Definition 20 (Residual risk (irreducible risk))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The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rPr>
            <w:b/>
            <w:bCs/>
          </w:rPr>
          <w:t xml:space="preserve">residual risk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(also called the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rPr>
            <w:b/>
            <w:bCs/>
          </w:rPr>
          <w:t xml:space="preserve">irreducible risk</w:t>
        </w:r>
      </w:ins>
      <w:ins w:id="757" w:author="PR Preview" w:date="2026-01-01T00:00:00Z">
        <w:r>
          <w:t xml:space="preserve">)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is the</w:t>
        </w:r>
      </w:ins>
      <w:ins w:id="760" w:author="PR Preview" w:date="2026-01-01T00:00:00Z">
        <w:r>
          <w:t xml:space="preserve"> </w:t>
        </w:r>
      </w:ins>
      <w:hyperlink w:anchor="def-squared-error-risk">
        <w:ins w:id="761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of the</w:t>
        </w:r>
      </w:ins>
      <w:ins w:id="764" w:author="PR Preview" w:date="2026-01-01T00:00:00Z">
        <w:r>
          <w:t xml:space="preserve"> </w:t>
        </w:r>
      </w:ins>
      <w:hyperlink w:anchor="def-cond-expectation-function">
        <w:ins w:id="765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766" w:author="PR Preview" w:date="2026-01-01T00:00:00Z">
        <w:r>
          <w:t xml:space="preserve"> </w:t>
        </w:r>
      </w:ins>
      <m:oMath>
        <m:r>
          <m:t>μ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of</w:t>
        </w:r>
      </w:ins>
      <w:ins w:id="769" w:author="PR Preview" w:date="2026-01-01T00:00:00Z">
        <w:r>
          <w:t xml:space="preserve"> </w:t>
        </w:r>
      </w:ins>
      <w:hyperlink w:anchor="thm-risk-decomposition">
        <w:ins w:id="77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7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4"/>
    <w:bookmarkStart w:id="156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5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7" w:name="rem-irreducible-risk"/>
    <w:p>
      <w:pPr>
        <w:pStyle w:val="FirstParagraph"/>
      </w:pPr>
      <w:del w:id="772" w:author="PR Preview" w:date="2026-01-01T00:00:00Z">
        <w:r>
          <w:rPr>
            <w:i/>
            <w:iCs/>
          </w:rPr>
          <w:delText xml:space="preserve">Remark 7</w:delText>
        </w:r>
      </w:del>
      <w:del w:id="773" w:author="PR Preview" w:date="2026-01-01T00:00:00Z">
        <w:r>
          <w:delText xml:space="preserve"> (The residual risk does not depend on the prediction function). </w:delText>
        </w:r>
      </w:del>
      <w:del w:id="774" w:author="PR Preview" w:date="2026-01-01T00:00:00Z">
        <w:r>
          <w:delText xml:space="preserve">The</w:delText>
        </w:r>
      </w:del>
      <w:del w:id="775" w:author="PR Preview" w:date="2026-01-01T00:00:00Z">
        <w:r>
          <w:delText xml:space="preserve"> </w:delText>
        </w:r>
      </w:del>
      <w:hyperlink w:anchor="def-irreducible-risk">
        <w:del w:id="776" w:author="PR Preview" w:date="2026-01-01T00:00:00Z">
          <w:r>
            <w:rPr>
              <w:rStyle w:val="Hyperlink"/>
            </w:rPr>
            <w:delText xml:space="preserve">residual risk</w:delText>
          </w:r>
        </w:del>
      </w:hyperlink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depends only on the</w:delText>
        </w:r>
      </w:del>
      <w:del w:id="779" w:author="PR Preview" w:date="2026-01-01T00:00:00Z">
        <w:r>
          <w:delText xml:space="preserve"> </w:delText>
        </w:r>
      </w:del>
      <w:hyperlink r:id="rId136">
        <w:del w:id="780" w:author="PR Preview" w:date="2026-01-01T00:00:00Z">
          <w:r>
            <w:rPr>
              <w:rStyle w:val="Hyperlink"/>
            </w:rPr>
            <w:delText xml:space="preserve">joint distribution</w:delText>
          </w:r>
        </w:del>
      </w:hyperlink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of</w:delText>
        </w:r>
      </w:del>
      <w:del w:id="7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and not on the prediction function</w:delText>
        </w:r>
      </w:del>
      <w:del w:id="786" w:author="PR Preview" w:date="2026-01-01T00:00:00Z">
        <w:r>
          <w:delText xml:space="preserve"> </w:delText>
        </w:r>
      </w:del>
      <m:oMath>
        <m:r>
          <m:t>f</m:t>
        </m:r>
      </m:oMath>
      <w:del w:id="787" w:author="PR Preview" w:date="2026-01-01T00:00:00Z">
        <w:r>
          <w:delText xml:space="preserve">,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so no choice of</w:delText>
        </w:r>
      </w:del>
      <w:del w:id="790" w:author="PR Preview" w:date="2026-01-01T00:00:00Z">
        <w:r>
          <w:delText xml:space="preserve"> </w:delText>
        </w:r>
      </w:del>
      <m:oMath>
        <m:r>
          <m:t>f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can achieve a smaller risk.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It is the minimum only among</w:delText>
        </w:r>
      </w:del>
      <w:del w:id="795" w:author="PR Preview" w:date="2026-01-01T00:00:00Z">
        <w:r>
          <w:delText xml:space="preserve"> </w:delText>
        </w:r>
      </w:del>
      <w:hyperlink w:anchor="def-prediction">
        <w:del w:id="796" w:author="PR Preview" w:date="2026-01-01T00:00:00Z">
          <w:r>
            <w:rPr>
              <w:rStyle w:val="Hyperlink"/>
            </w:rPr>
            <w:delText xml:space="preserve">prediction functions</w:delText>
          </w:r>
        </w:del>
      </w:hyperlink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of the given</w:delText>
        </w:r>
      </w:del>
      <w:del w:id="799" w:author="PR Preview" w:date="2026-01-01T00:00:00Z">
        <w:r>
          <w:delText xml:space="preserve"> </w:delText>
        </w:r>
      </w:del>
      <m:oMath>
        <m:r>
          <m:t>X</m:t>
        </m:r>
      </m:oMath>
      <w:del w:id="800" w:author="PR Preview" w:date="2026-01-01T00:00:00Z">
        <w:r>
          <w:delText xml:space="preserve">: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the</w:delText>
        </w:r>
      </w:del>
      <w:del w:id="803" w:author="PR Preview" w:date="2026-01-01T00:00:00Z">
        <w:r>
          <w:delText xml:space="preserve"> </w:delText>
        </w:r>
      </w:del>
      <w:hyperlink w:anchor="def-outcome">
        <w:del w:id="804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may also depend on variables that</w:delText>
        </w:r>
      </w:del>
      <w:del w:id="807" w:author="PR Preview" w:date="2026-01-01T00:00:00Z">
        <w:r>
          <w:delText xml:space="preserve"> </w:delText>
        </w:r>
      </w:del>
      <m:oMath>
        <m:r>
          <m:t>X</m:t>
        </m:r>
      </m:oMath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leaves out,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and those variables are part of the unexplained variation</w:delText>
        </w:r>
      </w:del>
      <w:del w:id="81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813" w:author="PR Preview" w:date="2026-01-01T00:00:00Z">
        <w:r>
          <w:delText xml:space="preserve">.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Measuring one of them and adding it to the variables in</w:delText>
        </w:r>
      </w:del>
      <w:del w:id="816" w:author="PR Preview" w:date="2026-01-01T00:00:00Z">
        <w:r>
          <w:delText xml:space="preserve"> </w:delText>
        </w:r>
      </w:del>
      <m:oMath>
        <m:r>
          <m:t>X</m:t>
        </m:r>
      </m:oMath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can lower the residual risk,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as in</w:delText>
        </w:r>
      </w:del>
      <w:del w:id="821" w:author="PR Preview" w:date="2026-01-01T00:00:00Z">
        <w:r>
          <w:delText xml:space="preserve"> </w:delText>
        </w:r>
      </w:del>
      <w:hyperlink w:anchor="exm-irreducible-risk-added-predictor">
        <w:del w:id="822" w:author="PR Preview" w:date="2026-01-01T00:00:00Z">
          <w:r>
            <w:rPr>
              <w:rStyle w:val="Hyperlink"/>
            </w:rPr>
            <w:delText xml:space="preserve">Example 38</w:delText>
          </w:r>
        </w:del>
      </w:hyperlink>
      <w:del w:id="823" w:author="PR Preview" w:date="2026-01-01T00:00:00Z">
        <w:r>
          <w:delText xml:space="preserve">.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[15, Sec. 2.1.1], p. 18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makes the same point: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the error term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“may contain unmeasured variables that are useful in predicting [</w:delText>
        </w:r>
      </w:del>
      <m:oMath>
        <m:r>
          <m:t>Y</m:t>
        </m:r>
      </m:oMath>
      <w:del w:id="832" w:author="PR Preview" w:date="2026-01-01T00:00:00Z">
        <w:r>
          <w:delText xml:space="preserve">]”</w:delText>
        </w:r>
      </w:del>
      <w:del w:id="833" w:author="PR Preview" w:date="2026-01-01T00:00:00Z">
        <w:r>
          <w:delText xml:space="preserve">.</w:delText>
        </w:r>
      </w:del>
      <w:del w:id="834" w:author="PR Preview" w:date="2026-01-01T00:00:00Z">
        <w:r>
          <w:delText xml:space="preserve"> </w:delText>
        </w:r>
      </w:del>
    </w:p>
    <w:p>
      <w:pPr>
        <w:pStyle w:val="BodyText"/>
      </w:pPr>
      <w:del w:id="835" w:author="PR Preview" w:date="2026-01-01T00:00:00Z">
        <w:r>
          <w:rPr>
            <w:b/>
            <w:bCs/>
          </w:rPr>
          <w:delText xml:space="preserve">Example 37 (Residual risk in the best-predictor exercise)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In</w:delText>
        </w:r>
      </w:del>
      <w:del w:id="838" w:author="PR Preview" w:date="2026-01-01T00:00:00Z">
        <w:r>
          <w:delText xml:space="preserve"> </w:delText>
        </w:r>
      </w:del>
      <w:hyperlink w:anchor="exr-best-predictor">
        <w:del w:id="83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840" w:author="PR Preview" w:date="2026-01-01T00:00:00Z">
        <w:r>
          <w:delText xml:space="preserve">,</w:delText>
        </w:r>
      </w:del>
      <w:del w:id="84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and</w:delText>
        </w:r>
      </w:del>
      <w:del w:id="84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845" w:author="PR Preview" w:date="2026-01-01T00:00:00Z">
        <w:r>
          <w:delText xml:space="preserve">,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so the</w:delText>
        </w:r>
      </w:del>
      <w:del w:id="848" w:author="PR Preview" w:date="2026-01-01T00:00:00Z">
        <w:r>
          <w:delText xml:space="preserve"> </w:delText>
        </w:r>
      </w:del>
      <w:hyperlink w:anchor="def-irreducible-risk">
        <w:del w:id="849" w:author="PR Preview" w:date="2026-01-01T00:00:00Z">
          <w:r>
            <w:rPr>
              <w:rStyle w:val="Hyperlink"/>
            </w:rPr>
            <w:delText xml:space="preserve">residual risk</w:delText>
          </w:r>
        </w:del>
      </w:hyperlink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is</w:delText>
        </w:r>
      </w:del>
      <w:del w:id="85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853" w:author="PR Preview" w:date="2026-01-01T00:00:00Z">
        <w:r>
          <w:delText xml:space="preserve">.</w:delText>
        </w:r>
      </w:del>
    </w:p>
    <w:p>
      <w:pPr>
        <w:pStyle w:val="BodyText"/>
      </w:pPr>
      <w:del w:id="854" w:author="PR Preview" w:date="2026-01-01T00:00:00Z">
        <w:r>
          <w:rPr>
            <w:b/>
            <w:bCs/>
          </w:rPr>
          <w:delText xml:space="preserve">Example 38 (Adding a predictor lowers the residual risk)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Let</w:delText>
        </w:r>
      </w:del>
      <w:del w:id="85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858" w:author="PR Preview" w:date="2026-01-01T00:00:00Z">
        <w:r>
          <w:delText xml:space="preserve">,</w:delText>
        </w:r>
      </w:del>
      <w:del w:id="85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and</w:delText>
        </w:r>
      </w:del>
      <w:del w:id="862" w:author="PR Preview" w:date="2026-01-01T00:00:00Z">
        <w:r>
          <w:delText xml:space="preserve"> </w:delText>
        </w:r>
      </w:del>
      <m:oMath>
        <m:r>
          <m:t>ε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be</w:delText>
        </w:r>
      </w:del>
      <w:del w:id="865" w:author="PR Preview" w:date="2026-01-01T00:00:00Z">
        <w:r>
          <w:delText xml:space="preserve"> </w:delText>
        </w:r>
      </w:del>
      <w:hyperlink r:id="rId137">
        <w:del w:id="866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867" w:author="PR Preview" w:date="2026-01-01T00:00:00Z">
        <w:r>
          <w:delText xml:space="preserve">, with</w:delText>
        </w:r>
      </w:del>
      <w:del w:id="86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and</w:delText>
        </w:r>
      </w:del>
      <w:del w:id="87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872" w:author="PR Preview" w:date="2026-01-01T00:00:00Z">
        <w:r>
          <w:delText xml:space="preserve">,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and let</w:delText>
        </w:r>
      </w:del>
      <w:del w:id="87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del w:id="876" w:author="PR Preview" w:date="2026-01-01T00:00:00Z">
        <w:r>
          <w:delText xml:space="preserve">.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A</w:delText>
        </w:r>
      </w:del>
      <w:del w:id="879" w:author="PR Preview" w:date="2026-01-01T00:00:00Z">
        <w:r>
          <w:delText xml:space="preserve"> </w:delText>
        </w:r>
      </w:del>
      <w:hyperlink w:anchor="def-prediction">
        <w:del w:id="88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from</w:delText>
        </w:r>
      </w:del>
      <w:del w:id="8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alone has</w:delText>
        </w:r>
      </w:del>
      <w:del w:id="886" w:author="PR Preview" w:date="2026-01-01T00:00:00Z">
        <w:r>
          <w:delText xml:space="preserve"> </w:delText>
        </w:r>
      </w:del>
      <w:hyperlink w:anchor="def-cond-variance">
        <w:del w:id="887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88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889" w:author="PR Preview" w:date="2026-01-01T00:00:00Z">
        <w:r>
          <w:delText xml:space="preserve">,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so the</w:delText>
        </w:r>
      </w:del>
      <w:del w:id="892" w:author="PR Preview" w:date="2026-01-01T00:00:00Z">
        <w:r>
          <w:delText xml:space="preserve"> </w:delText>
        </w:r>
      </w:del>
      <w:hyperlink w:anchor="def-irreducible-risk">
        <w:del w:id="893" w:author="PR Preview" w:date="2026-01-01T00:00:00Z">
          <w:r>
            <w:rPr>
              <w:rStyle w:val="Hyperlink"/>
            </w:rPr>
            <w:delText xml:space="preserve">residual risk</w:delText>
          </w:r>
        </w:del>
      </w:hyperlink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is</w:delText>
        </w:r>
      </w:del>
      <w:del w:id="896" w:author="PR Preview" w:date="2026-01-01T00:00:00Z">
        <w:r>
          <w:delText xml:space="preserve"> </w:delText>
        </w:r>
      </w:del>
      <m:oMath>
        <m:r>
          <m:t>2</m:t>
        </m:r>
      </m:oMath>
      <w:del w:id="897" w:author="PR Preview" w:date="2026-01-01T00:00:00Z">
        <w:r>
          <w:delText xml:space="preserve">.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A prediction from</w:delText>
        </w:r>
      </w:del>
      <w:del w:id="9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has conditional variance</w:delText>
        </w:r>
      </w:del>
      <w:del w:id="903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904" w:author="PR Preview" w:date="2026-01-01T00:00:00Z">
        <w:r>
          <w:delText xml:space="preserve">,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so the residual risk is</w:delText>
        </w:r>
      </w:del>
      <w:del w:id="907" w:author="PR Preview" w:date="2026-01-01T00:00:00Z">
        <w:r>
          <w:delText xml:space="preserve"> </w:delText>
        </w:r>
      </w:del>
      <m:oMath>
        <m:r>
          <m:t>1</m:t>
        </m:r>
      </m:oMath>
      <w:del w:id="908" w:author="PR Preview" w:date="2026-01-01T00:00:00Z">
        <w:r>
          <w:delText xml:space="preserve">.</w:delText>
        </w:r>
      </w:del>
    </w:p>
    <w:p>
      <w:pPr>
        <w:pStyle w:val="BodyText"/>
      </w:pPr>
      <w:del w:id="909" w:author="PR Preview" w:date="2026-01-01T00:00:00Z">
        <w:r>
          <w:rPr>
            <w:b/>
            <w:bCs/>
          </w:rPr>
          <w:delText xml:space="preserve">Definition 20 (Reducible risk)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In the squared-error risk decomposition of</w:delText>
        </w:r>
      </w:del>
      <w:del w:id="912" w:author="PR Preview" w:date="2026-01-01T00:00:00Z">
        <w:r>
          <w:delText xml:space="preserve"> </w:delText>
        </w:r>
      </w:del>
      <w:hyperlink w:anchor="thm-risk-decomposition">
        <w:del w:id="91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914" w:author="PR Preview" w:date="2026-01-01T00:00:00Z">
        <w:r>
          <w:delText xml:space="preserve">,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the excess risk from choosing the prediction function</w:delText>
        </w:r>
      </w:del>
      <w:del w:id="917" w:author="PR Preview" w:date="2026-01-01T00:00:00Z">
        <w:r>
          <w:delText xml:space="preserve"> </w:delText>
        </w:r>
      </w:del>
      <m:oMath>
        <m:r>
          <m:t>f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instead of the conditional mean,</w:delText>
        </w:r>
      </w:del>
    </w:p>
    <w:p>
      <w:pPr>
        <w:pStyle w:val="FirstParagraph"/>
      </w:pPr>
      <w:ins w:id="920" w:author="PR Preview" w:date="2026-01-01T00:00:00Z">
        <w:r>
          <w:rPr>
            <w:i/>
            <w:iCs/>
          </w:rPr>
          <w:t xml:space="preserve">Remark 7</w:t>
        </w:r>
      </w:ins>
      <w:ins w:id="921" w:author="PR Preview" w:date="2026-01-01T00:00:00Z">
        <w:r>
          <w:t xml:space="preserve"> (The residual risk does not depend on the prediction function). </w:t>
        </w:r>
      </w:ins>
      <w:ins w:id="922" w:author="PR Preview" w:date="2026-01-01T00:00:00Z">
        <w:r>
          <w:t xml:space="preserve">The</w:t>
        </w:r>
      </w:ins>
      <w:ins w:id="923" w:author="PR Preview" w:date="2026-01-01T00:00:00Z">
        <w:r>
          <w:t xml:space="preserve"> </w:t>
        </w:r>
      </w:ins>
      <w:hyperlink w:anchor="def-irreducible-risk">
        <w:ins w:id="924" w:author="PR Preview" w:date="2026-01-01T00:00:00Z">
          <w:r>
            <w:rPr>
              <w:rStyle w:val="Hyperlink"/>
            </w:rPr>
            <w:t xml:space="preserve">residual risk</w:t>
          </w:r>
        </w:ins>
      </w:hyperlink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depends only on the</w:t>
        </w:r>
      </w:ins>
      <w:ins w:id="927" w:author="PR Preview" w:date="2026-01-01T00:00:00Z">
        <w:r>
          <w:t xml:space="preserve"> </w:t>
        </w:r>
      </w:ins>
      <w:hyperlink r:id="rId136">
        <w:ins w:id="928" w:author="PR Preview" w:date="2026-01-01T00:00:00Z">
          <w:r>
            <w:rPr>
              <w:rStyle w:val="Hyperlink"/>
            </w:rPr>
            <w:t xml:space="preserve">joint distribution</w:t>
          </w:r>
        </w:ins>
      </w:hyperlink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of</w:t>
        </w:r>
      </w:ins>
      <w:ins w:id="9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and not on the prediction function</w:t>
        </w:r>
      </w:ins>
      <w:ins w:id="934" w:author="PR Preview" w:date="2026-01-01T00:00:00Z">
        <w:r>
          <w:t xml:space="preserve"> </w:t>
        </w:r>
      </w:ins>
      <m:oMath>
        <m:r>
          <m:t>f</m:t>
        </m:r>
      </m:oMath>
      <w:ins w:id="935" w:author="PR Preview" w:date="2026-01-01T00:00:00Z">
        <w:r>
          <w:t xml:space="preserve">,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so no choice of</w:t>
        </w:r>
      </w:ins>
      <w:ins w:id="938" w:author="PR Preview" w:date="2026-01-01T00:00:00Z">
        <w:r>
          <w:t xml:space="preserve"> </w:t>
        </w:r>
      </w:ins>
      <m:oMath>
        <m:r>
          <m:t>f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can achieve a smaller risk.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It is the minimum only among</w:t>
        </w:r>
      </w:ins>
      <w:ins w:id="943" w:author="PR Preview" w:date="2026-01-01T00:00:00Z">
        <w:r>
          <w:t xml:space="preserve"> </w:t>
        </w:r>
      </w:ins>
      <w:hyperlink w:anchor="def-prediction">
        <w:ins w:id="944" w:author="PR Preview" w:date="2026-01-01T00:00:00Z">
          <w:r>
            <w:rPr>
              <w:rStyle w:val="Hyperlink"/>
            </w:rPr>
            <w:t xml:space="preserve">prediction functions</w:t>
          </w:r>
        </w:ins>
      </w:hyperlink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of the given</w:t>
        </w:r>
      </w:ins>
      <w:ins w:id="947" w:author="PR Preview" w:date="2026-01-01T00:00:00Z">
        <w:r>
          <w:t xml:space="preserve"> </w:t>
        </w:r>
      </w:ins>
      <m:oMath>
        <m:r>
          <m:t>X</m:t>
        </m:r>
      </m:oMath>
      <w:ins w:id="948" w:author="PR Preview" w:date="2026-01-01T00:00:00Z">
        <w:r>
          <w:t xml:space="preserve">: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the</w:t>
        </w:r>
      </w:ins>
      <w:ins w:id="951" w:author="PR Preview" w:date="2026-01-01T00:00:00Z">
        <w:r>
          <w:t xml:space="preserve"> </w:t>
        </w:r>
      </w:ins>
      <w:hyperlink w:anchor="def-outcome">
        <w:ins w:id="952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may also depend on variables that</w:t>
        </w:r>
      </w:ins>
      <w:ins w:id="955" w:author="PR Preview" w:date="2026-01-01T00:00:00Z">
        <w:r>
          <w:t xml:space="preserve"> </w:t>
        </w:r>
      </w:ins>
      <m:oMath>
        <m:r>
          <m:t>X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leaves out,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and those variables are part of the unexplained variation</w:t>
        </w:r>
      </w:ins>
      <w:ins w:id="96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961" w:author="PR Preview" w:date="2026-01-01T00:00:00Z">
        <w:r>
          <w:t xml:space="preserve">.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Measuring one of them and adding it to the variables in</w:t>
        </w:r>
      </w:ins>
      <w:ins w:id="964" w:author="PR Preview" w:date="2026-01-01T00:00:00Z">
        <w:r>
          <w:t xml:space="preserve"> </w:t>
        </w:r>
      </w:ins>
      <m:oMath>
        <m:r>
          <m:t>X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can lower the residual risk,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as in</w:t>
        </w:r>
      </w:ins>
      <w:ins w:id="969" w:author="PR Preview" w:date="2026-01-01T00:00:00Z">
        <w:r>
          <w:t xml:space="preserve"> </w:t>
        </w:r>
      </w:ins>
      <w:hyperlink w:anchor="exm-irreducible-risk-added-predictor">
        <w:ins w:id="970" w:author="PR Preview" w:date="2026-01-01T00:00:00Z">
          <w:r>
            <w:rPr>
              <w:rStyle w:val="Hyperlink"/>
            </w:rPr>
            <w:t xml:space="preserve">Example 39</w:t>
          </w:r>
        </w:ins>
      </w:hyperlink>
      <w:ins w:id="971" w:author="PR Preview" w:date="2026-01-01T00:00:00Z">
        <w:r>
          <w:t xml:space="preserve">.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[15, Sec. 2.1.1], p. 18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makes the same point: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the error term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“may contain unmeasured variables that are useful in predicting [</w:t>
        </w:r>
      </w:ins>
      <m:oMath>
        <m:r>
          <m:t>Y</m:t>
        </m:r>
      </m:oMath>
      <w:ins w:id="980" w:author="PR Preview" w:date="2026-01-01T00:00:00Z">
        <w:r>
          <w:t xml:space="preserve">]”</w:t>
        </w:r>
      </w:ins>
      <w:ins w:id="981" w:author="PR Preview" w:date="2026-01-01T00:00:00Z">
        <w:r>
          <w:t xml:space="preserve">.</w:t>
        </w:r>
      </w:ins>
      <w:ins w:id="982" w:author="PR Preview" w:date="2026-01-01T00:00:00Z">
        <w:r>
          <w:t xml:space="preserve"> </w:t>
        </w:r>
      </w:ins>
    </w:p>
    <w:bookmarkEnd w:id="157"/>
    <w:bookmarkStart w:id="158" w:name="exm-irreducible-risk"/>
    <w:p>
      <w:pPr>
        <w:pStyle w:val="BodyText"/>
      </w:pPr>
      <w:ins w:id="983" w:author="PR Preview" w:date="2026-01-01T00:00:00Z">
        <w:r>
          <w:rPr>
            <w:b/>
            <w:bCs/>
          </w:rPr>
          <w:t xml:space="preserve">Example 38 (Residual risk in the best-predictor exercise)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In</w:t>
        </w:r>
      </w:ins>
      <w:ins w:id="986" w:author="PR Preview" w:date="2026-01-01T00:00:00Z">
        <w:r>
          <w:t xml:space="preserve"> </w:t>
        </w:r>
      </w:ins>
      <w:hyperlink w:anchor="exr-best-predictor">
        <w:ins w:id="98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988" w:author="PR Preview" w:date="2026-01-01T00:00:00Z">
        <w:r>
          <w:t xml:space="preserve">,</w:t>
        </w:r>
      </w:ins>
      <w:ins w:id="989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and</w:t>
        </w:r>
      </w:ins>
      <w:ins w:id="99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993" w:author="PR Preview" w:date="2026-01-01T00:00:00Z">
        <w:r>
          <w:t xml:space="preserve">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so the</w:t>
        </w:r>
      </w:ins>
      <w:ins w:id="996" w:author="PR Preview" w:date="2026-01-01T00:00:00Z">
        <w:r>
          <w:t xml:space="preserve"> </w:t>
        </w:r>
      </w:ins>
      <w:hyperlink w:anchor="def-irreducible-risk">
        <w:ins w:id="997" w:author="PR Preview" w:date="2026-01-01T00:00:00Z">
          <w:r>
            <w:rPr>
              <w:rStyle w:val="Hyperlink"/>
            </w:rPr>
            <w:t xml:space="preserve">residual risk</w:t>
          </w:r>
        </w:ins>
      </w:hyperlink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is</w:t>
        </w:r>
      </w:ins>
      <w:ins w:id="100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001" w:author="PR Preview" w:date="2026-01-01T00:00:00Z">
        <w:r>
          <w:t xml:space="preserve">.</w:t>
        </w:r>
      </w:ins>
    </w:p>
    <w:bookmarkEnd w:id="158"/>
    <w:bookmarkStart w:id="159" w:name="exm-irreducible-risk-added-predictor"/>
    <w:p>
      <w:pPr>
        <w:pStyle w:val="BodyText"/>
      </w:pPr>
      <w:ins w:id="1002" w:author="PR Preview" w:date="2026-01-01T00:00:00Z">
        <w:r>
          <w:rPr>
            <w:b/>
            <w:bCs/>
          </w:rPr>
          <w:t xml:space="preserve">Example 39 (Adding a predictor lowers the residual risk)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Let</w:t>
        </w:r>
      </w:ins>
      <w:ins w:id="10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006" w:author="PR Preview" w:date="2026-01-01T00:00:00Z">
        <w:r>
          <w:t xml:space="preserve">,</w:t>
        </w:r>
      </w:ins>
      <w:ins w:id="100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and</w:t>
        </w:r>
      </w:ins>
      <w:ins w:id="1010" w:author="PR Preview" w:date="2026-01-01T00:00:00Z">
        <w:r>
          <w:t xml:space="preserve"> </w:t>
        </w:r>
      </w:ins>
      <m:oMath>
        <m:r>
          <m:t>ε</m:t>
        </m:r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be</w:t>
        </w:r>
      </w:ins>
      <w:ins w:id="1013" w:author="PR Preview" w:date="2026-01-01T00:00:00Z">
        <w:r>
          <w:t xml:space="preserve"> </w:t>
        </w:r>
      </w:ins>
      <w:hyperlink r:id="rId137">
        <w:ins w:id="1014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1015" w:author="PR Preview" w:date="2026-01-01T00:00:00Z">
        <w:r>
          <w:t xml:space="preserve">, with</w:t>
        </w:r>
      </w:ins>
      <w:ins w:id="101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and</w:t>
        </w:r>
      </w:ins>
      <w:ins w:id="1019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020" w:author="PR Preview" w:date="2026-01-01T00:00:00Z">
        <w:r>
          <w:t xml:space="preserve">,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and let</w:t>
        </w:r>
      </w:ins>
      <w:ins w:id="102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ins w:id="1024" w:author="PR Preview" w:date="2026-01-01T00:00:00Z">
        <w:r>
          <w:t xml:space="preserve">.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A</w:t>
        </w:r>
      </w:ins>
      <w:ins w:id="1027" w:author="PR Preview" w:date="2026-01-01T00:00:00Z">
        <w:r>
          <w:t xml:space="preserve"> </w:t>
        </w:r>
      </w:ins>
      <w:hyperlink w:anchor="def-prediction">
        <w:ins w:id="102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from</w:t>
        </w:r>
      </w:ins>
      <w:ins w:id="10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alone has</w:t>
        </w:r>
      </w:ins>
      <w:ins w:id="1034" w:author="PR Preview" w:date="2026-01-01T00:00:00Z">
        <w:r>
          <w:t xml:space="preserve"> </w:t>
        </w:r>
      </w:ins>
      <w:hyperlink w:anchor="def-cond-variance">
        <w:ins w:id="1035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103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037" w:author="PR Preview" w:date="2026-01-01T00:00:00Z">
        <w:r>
          <w:t xml:space="preserve">,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so the</w:t>
        </w:r>
      </w:ins>
      <w:ins w:id="1040" w:author="PR Preview" w:date="2026-01-01T00:00:00Z">
        <w:r>
          <w:t xml:space="preserve"> </w:t>
        </w:r>
      </w:ins>
      <w:hyperlink w:anchor="def-irreducible-risk">
        <w:ins w:id="1041" w:author="PR Preview" w:date="2026-01-01T00:00:00Z">
          <w:r>
            <w:rPr>
              <w:rStyle w:val="Hyperlink"/>
            </w:rPr>
            <w:t xml:space="preserve">residual risk</w:t>
          </w:r>
        </w:ins>
      </w:hyperlink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is</w:t>
        </w:r>
      </w:ins>
      <w:ins w:id="1044" w:author="PR Preview" w:date="2026-01-01T00:00:00Z">
        <w:r>
          <w:t xml:space="preserve"> </w:t>
        </w:r>
      </w:ins>
      <m:oMath>
        <m:r>
          <m:t>2</m:t>
        </m:r>
      </m:oMath>
      <w:ins w:id="1045" w:author="PR Preview" w:date="2026-01-01T00:00:00Z">
        <w:r>
          <w:t xml:space="preserve">.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A prediction from</w:t>
        </w:r>
      </w:ins>
      <w:ins w:id="10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has conditional variance</w:t>
        </w:r>
      </w:ins>
      <w:ins w:id="105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052" w:author="PR Preview" w:date="2026-01-01T00:00:00Z">
        <w:r>
          <w:t xml:space="preserve">,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so the residual risk is</w:t>
        </w:r>
      </w:ins>
      <w:ins w:id="1055" w:author="PR Preview" w:date="2026-01-01T00:00:00Z">
        <w:r>
          <w:t xml:space="preserve"> </w:t>
        </w:r>
      </w:ins>
      <m:oMath>
        <m:r>
          <m:t>1</m:t>
        </m:r>
      </m:oMath>
      <w:ins w:id="1056" w:author="PR Preview" w:date="2026-01-01T00:00:00Z">
        <w:r>
          <w:t xml:space="preserve">.</w:t>
        </w:r>
      </w:ins>
    </w:p>
    <w:bookmarkEnd w:id="159"/>
    <w:bookmarkStart w:id="160" w:name="def-reducible-risk"/>
    <w:p>
      <w:pPr>
        <w:pStyle w:val="BodyText"/>
      </w:pPr>
      <w:ins w:id="1057" w:author="PR Preview" w:date="2026-01-01T00:00:00Z">
        <w:r>
          <w:rPr>
            <w:b/>
            <w:bCs/>
          </w:rPr>
          <w:t xml:space="preserve">Definition 21 (Reducible risk)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In the squared-error risk decomposition of</w:t>
        </w:r>
      </w:ins>
      <w:ins w:id="1060" w:author="PR Preview" w:date="2026-01-01T00:00:00Z">
        <w:r>
          <w:t xml:space="preserve"> </w:t>
        </w:r>
      </w:ins>
      <w:hyperlink w:anchor="thm-risk-decomposition">
        <w:ins w:id="106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062" w:author="PR Preview" w:date="2026-01-01T00:00:00Z">
        <w:r>
          <w:t xml:space="preserve">,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the part of the</w:t>
        </w:r>
      </w:ins>
      <w:ins w:id="1065" w:author="PR Preview" w:date="2026-01-01T00:00:00Z">
        <w:r>
          <w:t xml:space="preserve"> </w:t>
        </w:r>
      </w:ins>
      <w:hyperlink w:anchor="def-risk">
        <w:ins w:id="1066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that comes from choosing the</w:t>
        </w:r>
      </w:ins>
      <w:ins w:id="1069" w:author="PR Preview" w:date="2026-01-01T00:00:00Z">
        <w:r>
          <w:t xml:space="preserve"> </w:t>
        </w:r>
      </w:ins>
      <w:hyperlink w:anchor="def-prediction-function">
        <w:ins w:id="1070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1071" w:author="PR Preview" w:date="2026-01-01T00:00:00Z">
        <w:r>
          <w:t xml:space="preserve"> </w:t>
        </w:r>
      </w:ins>
      <m:oMath>
        <m:r>
          <m:t>f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instead of the</w:t>
        </w:r>
      </w:ins>
      <w:ins w:id="1074" w:author="PR Preview" w:date="2026-01-01T00:00:00Z">
        <w:r>
          <w:t xml:space="preserve"> </w:t>
        </w:r>
      </w:ins>
      <w:hyperlink w:anchor="def-cond-expectation-function">
        <w:ins w:id="1075" w:author="PR Preview" w:date="2026-01-01T00:00:00Z">
          <w:r>
            <w:rPr>
              <w:rStyle w:val="Hyperlink"/>
            </w:rPr>
            <w:t xml:space="preserve">conditional mean</w:t>
          </w:r>
        </w:ins>
      </w:hyperlink>
      <w:ins w:id="107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60"/>
    <w:bookmarkStart w:id="161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bookmarkStart w:id="162" w:name="exm-reducible-risk"/>
    <w:p>
      <w:pPr>
        <w:pStyle w:val="FirstParagraph"/>
      </w:pPr>
      <w:del w:id="1077" w:author="PR Preview" w:date="2026-01-01T00:00:00Z">
        <w:r>
          <w:rPr>
            <w:b/>
            <w:bCs/>
          </w:rPr>
          <w:delText xml:space="preserve">Example 39 (Reducible risk in the best-predictor exercise)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In</w:delText>
        </w:r>
      </w:del>
      <w:del w:id="1080" w:author="PR Preview" w:date="2026-01-01T00:00:00Z">
        <w:r>
          <w:delText xml:space="preserve"> </w:delText>
        </w:r>
      </w:del>
      <w:hyperlink w:anchor="exr-best-predictor">
        <w:del w:id="1081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082" w:author="PR Preview" w:date="2026-01-01T00:00:00Z">
        <w:r>
          <w:delText xml:space="preserve">,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the constant prediction</w:delText>
        </w:r>
      </w:del>
      <w:del w:id="1085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has reducible risk</w:delText>
        </w:r>
      </w:del>
      <w:del w:id="1088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del w:id="1089" w:author="PR Preview" w:date="2026-01-01T00:00:00Z">
        <w:r>
          <w:delText xml:space="preserve">,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and the prediction</w:delText>
        </w:r>
      </w:del>
      <w:del w:id="1092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has reducible risk</w:delText>
        </w:r>
      </w:del>
      <w:del w:id="109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1096" w:author="PR Preview" w:date="2026-01-01T00:00:00Z">
        <w:r>
          <w:delText xml:space="preserve">.</w:delText>
        </w:r>
      </w:del>
    </w:p>
    <w:p>
      <w:pPr>
        <w:pStyle w:val="FirstParagraph"/>
      </w:pPr>
      <w:ins w:id="1097" w:author="PR Preview" w:date="2026-01-01T00:00:00Z">
        <w:r>
          <w:rPr>
            <w:b/>
            <w:bCs/>
          </w:rPr>
          <w:t xml:space="preserve">Example 40 (Reducible risk in the best-predictor exercise)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In</w:t>
        </w:r>
      </w:ins>
      <w:ins w:id="1100" w:author="PR Preview" w:date="2026-01-01T00:00:00Z">
        <w:r>
          <w:t xml:space="preserve"> </w:t>
        </w:r>
      </w:ins>
      <w:hyperlink w:anchor="exr-best-predictor">
        <w:ins w:id="110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102" w:author="PR Preview" w:date="2026-01-01T00:00:00Z">
        <w:r>
          <w:t xml:space="preserve">,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the constant prediction</w:t>
        </w:r>
      </w:ins>
      <w:ins w:id="110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has reducible risk</w:t>
        </w:r>
      </w:ins>
      <w:ins w:id="1108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ins w:id="1109" w:author="PR Preview" w:date="2026-01-01T00:00:00Z">
        <w:r>
          <w:t xml:space="preserve">,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and the prediction</w:t>
        </w:r>
      </w:ins>
      <w:ins w:id="111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has reducible risk</w:t>
        </w:r>
      </w:ins>
      <w:ins w:id="111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1116" w:author="PR Preview" w:date="2026-01-01T00:00:00Z">
        <w:r>
          <w:t xml:space="preserve">.</w:t>
        </w:r>
      </w:ins>
    </w:p>
    <w:bookmarkEnd w:id="16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1117" w:author="PR Preview" w:date="2026-01-01T00:00:00Z">
        <w:r>
          <w:delText xml:space="preserve">shows that the total squared-error risk is the sum of the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residual risk (</w:delText>
        </w:r>
      </w:del>
      <w:hyperlink w:anchor="def-irreducible-risk">
        <w:del w:id="1120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121" w:author="PR Preview" w:date="2026-01-01T00:00:00Z">
        <w:r>
          <w:delText xml:space="preserve">)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and the reducible risk (</w:delText>
        </w:r>
      </w:del>
      <w:hyperlink w:anchor="def-reducible-risk">
        <w:del w:id="112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125" w:author="PR Preview" w:date="2026-01-01T00:00:00Z">
        <w:r>
          <w:delText xml:space="preserve">).</w:delText>
        </w:r>
      </w:del>
    </w:p>
    <w:p>
      <w:pPr>
        <w:pStyle w:val="FirstParagraph"/>
      </w:pPr>
      <w:ins w:id="1126" w:author="PR Preview" w:date="2026-01-01T00:00:00Z">
        <w:r>
          <w:t xml:space="preserve">shows that the total squared-error risk is the sum of the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residual risk (</w:t>
        </w:r>
      </w:ins>
      <w:hyperlink w:anchor="def-irreducible-risk">
        <w:ins w:id="1129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130" w:author="PR Preview" w:date="2026-01-01T00:00:00Z">
        <w:r>
          <w:t xml:space="preserve">)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and the reducible risk (</w:t>
        </w:r>
      </w:ins>
      <w:hyperlink w:anchor="def-reducible-risk">
        <w:ins w:id="1133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134" w:author="PR Preview" w:date="2026-01-01T00:00:00Z">
        <w:r>
          <w:t xml:space="preserve">).</w:t>
        </w:r>
      </w:ins>
    </w:p>
    <w:bookmarkStart w:id="16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6" w:name="exm-best-predictor-argmin"/>
    <w:p>
      <w:pPr>
        <w:pStyle w:val="BodyText"/>
      </w:pPr>
      <w:del w:id="1135" w:author="PR Preview" w:date="2026-01-01T00:00:00Z">
        <w:r>
          <w:rPr>
            <w:b/>
            <w:bCs/>
          </w:rPr>
          <w:delText xml:space="preserve">Example 40 (The minimizer in the best-predictor exercise)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In</w:delText>
        </w:r>
      </w:del>
      <w:del w:id="1138" w:author="PR Preview" w:date="2026-01-01T00:00:00Z">
        <w:r>
          <w:delText xml:space="preserve"> </w:delText>
        </w:r>
      </w:del>
      <w:hyperlink w:anchor="exr-best-predictor">
        <w:del w:id="113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140" w:author="PR Preview" w:date="2026-01-01T00:00:00Z">
        <w:r>
          <w:delText xml:space="preserve">, the</w:delText>
        </w:r>
      </w:del>
      <w:del w:id="1141" w:author="PR Preview" w:date="2026-01-01T00:00:00Z">
        <w:r>
          <w:delText xml:space="preserve"> </w:delText>
        </w:r>
      </w:del>
      <w:hyperlink w:anchor="def-cond-expectation-function">
        <w:del w:id="1142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114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has</w:delText>
        </w:r>
      </w:del>
      <w:del w:id="1146" w:author="PR Preview" w:date="2026-01-01T00:00:00Z">
        <w:r>
          <w:delText xml:space="preserve"> </w:delText>
        </w:r>
      </w:del>
      <w:hyperlink w:anchor="def-risk">
        <w:del w:id="1147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148" w:author="PR Preview" w:date="2026-01-01T00:00:00Z">
        <w:r>
          <w:delText xml:space="preserve"> </w:delText>
        </w:r>
      </w:del>
      <m:oMath>
        <m:r>
          <m:t>1</m:t>
        </m:r>
      </m:oMath>
      <w:del w:id="1149" w:author="PR Preview" w:date="2026-01-01T00:00:00Z">
        <w:r>
          <w:delText xml:space="preserve">.</w:delText>
        </w:r>
      </w:del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The constant prediction</w:delText>
        </w:r>
      </w:del>
      <w:del w:id="1152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has risk</w:delText>
        </w:r>
      </w:del>
      <w:del w:id="1155" w:author="PR Preview" w:date="2026-01-01T00:00:00Z">
        <w:r>
          <w:delText xml:space="preserve"> </w:delText>
        </w:r>
      </w:del>
      <m:oMath>
        <m:r>
          <m:t>5</m:t>
        </m:r>
      </m:oMath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and</w:delText>
        </w:r>
      </w:del>
      <w:del w:id="115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has risk</w:delText>
        </w:r>
      </w:del>
      <w:del w:id="1161" w:author="PR Preview" w:date="2026-01-01T00:00:00Z">
        <w:r>
          <w:delText xml:space="preserve"> </w:delText>
        </w:r>
      </w:del>
      <m:oMath>
        <m:r>
          <m:t>2</m:t>
        </m:r>
      </m:oMath>
      <w:del w:id="1162" w:author="PR Preview" w:date="2026-01-01T00:00:00Z">
        <w:r>
          <w:delText xml:space="preserve">, both larger than</w:delText>
        </w:r>
      </w:del>
      <w:del w:id="1163" w:author="PR Preview" w:date="2026-01-01T00:00:00Z">
        <w:r>
          <w:delText xml:space="preserve"> </w:delText>
        </w:r>
      </w:del>
      <m:oMath>
        <m:r>
          <m:t>1</m:t>
        </m:r>
      </m:oMath>
      <w:del w:id="1164" w:author="PR Preview" w:date="2026-01-01T00:00:00Z">
        <w:r>
          <w:delText xml:space="preserve">.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So</w:delText>
        </w:r>
      </w:del>
      <w:del w:id="116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is the</w:delText>
        </w:r>
      </w:del>
      <w:del w:id="1170" w:author="PR Preview" w:date="2026-01-01T00:00:00Z">
        <w:r>
          <w:delText xml:space="preserve"> </w:delText>
        </w:r>
      </w:del>
      <w:hyperlink r:id="rId163">
        <w:del w:id="1171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among the three.</w:delText>
        </w:r>
      </w:del>
    </w:p>
    <w:p>
      <w:pPr>
        <w:pStyle w:val="BodyText"/>
      </w:pPr>
      <w:ins w:id="1174" w:author="PR Preview" w:date="2026-01-01T00:00:00Z">
        <w:r>
          <w:rPr>
            <w:b/>
            <w:bCs/>
          </w:rPr>
          <w:t xml:space="preserve">Example 41 (The minimizer in the best-predictor exercise)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In</w:t>
        </w:r>
      </w:ins>
      <w:ins w:id="1177" w:author="PR Preview" w:date="2026-01-01T00:00:00Z">
        <w:r>
          <w:t xml:space="preserve"> </w:t>
        </w:r>
      </w:ins>
      <w:hyperlink w:anchor="exr-best-predictor">
        <w:ins w:id="1178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179" w:author="PR Preview" w:date="2026-01-01T00:00:00Z">
        <w:r>
          <w:t xml:space="preserve">, the</w:t>
        </w:r>
      </w:ins>
      <w:ins w:id="1180" w:author="PR Preview" w:date="2026-01-01T00:00:00Z">
        <w:r>
          <w:t xml:space="preserve"> </w:t>
        </w:r>
      </w:ins>
      <w:hyperlink w:anchor="def-cond-expectation-function">
        <w:ins w:id="1181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118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has</w:t>
        </w:r>
      </w:ins>
      <w:ins w:id="1185" w:author="PR Preview" w:date="2026-01-01T00:00:00Z">
        <w:r>
          <w:t xml:space="preserve"> </w:t>
        </w:r>
      </w:ins>
      <w:hyperlink w:anchor="def-risk">
        <w:ins w:id="1186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187" w:author="PR Preview" w:date="2026-01-01T00:00:00Z">
        <w:r>
          <w:t xml:space="preserve"> </w:t>
        </w:r>
      </w:ins>
      <m:oMath>
        <m:r>
          <m:t>1</m:t>
        </m:r>
      </m:oMath>
      <w:ins w:id="1188" w:author="PR Preview" w:date="2026-01-01T00:00:00Z">
        <w:r>
          <w:t xml:space="preserve">.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The constant prediction</w:t>
        </w:r>
      </w:ins>
      <w:ins w:id="119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has risk</w:t>
        </w:r>
      </w:ins>
      <w:ins w:id="1194" w:author="PR Preview" w:date="2026-01-01T00:00:00Z">
        <w:r>
          <w:t xml:space="preserve"> </w:t>
        </w:r>
      </w:ins>
      <m:oMath>
        <m:r>
          <m:t>5</m:t>
        </m:r>
      </m:oMath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and</w:t>
        </w:r>
      </w:ins>
      <w:ins w:id="119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has risk</w:t>
        </w:r>
      </w:ins>
      <w:ins w:id="1200" w:author="PR Preview" w:date="2026-01-01T00:00:00Z">
        <w:r>
          <w:t xml:space="preserve"> </w:t>
        </w:r>
      </w:ins>
      <m:oMath>
        <m:r>
          <m:t>2</m:t>
        </m:r>
      </m:oMath>
      <w:ins w:id="1201" w:author="PR Preview" w:date="2026-01-01T00:00:00Z">
        <w:r>
          <w:t xml:space="preserve">, both larger than</w:t>
        </w:r>
      </w:ins>
      <w:ins w:id="1202" w:author="PR Preview" w:date="2026-01-01T00:00:00Z">
        <w:r>
          <w:t xml:space="preserve"> </w:t>
        </w:r>
      </w:ins>
      <m:oMath>
        <m:r>
          <m:t>1</m:t>
        </m:r>
      </m:oMath>
      <w:ins w:id="1203" w:author="PR Preview" w:date="2026-01-01T00:00:00Z">
        <w:r>
          <w:t xml:space="preserve">.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So</w:t>
        </w:r>
      </w:ins>
      <w:ins w:id="120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is the</w:t>
        </w:r>
      </w:ins>
      <w:ins w:id="1209" w:author="PR Preview" w:date="2026-01-01T00:00:00Z">
        <w:r>
          <w:t xml:space="preserve"> </w:t>
        </w:r>
      </w:ins>
      <w:hyperlink r:id="rId163">
        <w:ins w:id="1210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among the three.</w:t>
        </w:r>
      </w:ins>
    </w:p>
    <w:bookmarkEnd w:id="166"/>
    <w:bookmarkStart w:id="16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8" w:name="exm-best-predictor-unique"/>
    <w:p>
      <w:pPr>
        <w:pStyle w:val="BodyText"/>
      </w:pPr>
      <w:del w:id="1213" w:author="PR Preview" w:date="2026-01-01T00:00:00Z">
        <w:r>
          <w:rPr>
            <w:b/>
            <w:bCs/>
          </w:rPr>
          <w:delText xml:space="preserve">Example 41 (Uniqueness in the best-predictor exercise)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In</w:delText>
        </w:r>
      </w:del>
      <w:del w:id="1216" w:author="PR Preview" w:date="2026-01-01T00:00:00Z">
        <w:r>
          <w:delText xml:space="preserve"> </w:delText>
        </w:r>
      </w:del>
      <w:hyperlink w:anchor="exr-best-predictor">
        <w:del w:id="1217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218" w:author="PR Preview" w:date="2026-01-01T00:00:00Z">
        <w:r>
          <w:delText xml:space="preserve">,</w:delText>
        </w:r>
      </w:del>
      <w:del w:id="121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differs from</w:delText>
        </w:r>
      </w:del>
      <w:del w:id="122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when</w:delText>
        </w:r>
      </w:del>
      <w:del w:id="122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226" w:author="PR Preview" w:date="2026-01-01T00:00:00Z">
        <w:r>
          <w:delText xml:space="preserve">, which has probability</w:delText>
        </w:r>
      </w:del>
      <w:del w:id="1227" w:author="PR Preview" w:date="2026-01-01T00:00:00Z">
        <w:r>
          <w:delText xml:space="preserve"> </w:delText>
        </w:r>
      </w:del>
      <m:oMath>
        <m:r>
          <m:t>0.5</m:t>
        </m:r>
      </m:oMath>
      <w:del w:id="1228" w:author="PR Preview" w:date="2026-01-01T00:00:00Z">
        <w:r>
          <w:delText xml:space="preserve">.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So</w:delText>
        </w:r>
      </w:del>
      <w:del w:id="1231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</m:oMath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is not a</w:delText>
        </w:r>
      </w:del>
      <w:del w:id="1234" w:author="PR Preview" w:date="2026-01-01T00:00:00Z">
        <w:r>
          <w:delText xml:space="preserve"> </w:delText>
        </w:r>
      </w:del>
      <w:hyperlink r:id="rId163">
        <w:del w:id="1235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1236" w:author="PR Preview" w:date="2026-01-01T00:00:00Z">
        <w:r>
          <w:delText xml:space="preserve">, which matches its</w:delText>
        </w:r>
      </w:del>
      <w:del w:id="1237" w:author="PR Preview" w:date="2026-01-01T00:00:00Z">
        <w:r>
          <w:delText xml:space="preserve"> </w:delText>
        </w:r>
      </w:del>
      <w:hyperlink w:anchor="def-risk">
        <w:del w:id="1238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239" w:author="PR Preview" w:date="2026-01-01T00:00:00Z">
        <w:r>
          <w:delText xml:space="preserve"> </w:delText>
        </w:r>
      </w:del>
      <m:oMath>
        <m:r>
          <m:t>2</m:t>
        </m:r>
      </m:oMath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being larger than</w:delText>
        </w:r>
      </w:del>
      <w:del w:id="1242" w:author="PR Preview" w:date="2026-01-01T00:00:00Z">
        <w:r>
          <w:delText xml:space="preserve"> </w:delText>
        </w:r>
      </w:del>
      <m:oMath>
        <m:r>
          <m:t>1</m:t>
        </m:r>
      </m:oMath>
      <w:del w:id="1243" w:author="PR Preview" w:date="2026-01-01T00:00:00Z">
        <w:r>
          <w:delText xml:space="preserve">.</w:delText>
        </w:r>
      </w:del>
    </w:p>
    <w:p>
      <w:pPr>
        <w:pStyle w:val="BodyText"/>
      </w:pPr>
      <w:ins w:id="1244" w:author="PR Preview" w:date="2026-01-01T00:00:00Z">
        <w:r>
          <w:rPr>
            <w:b/>
            <w:bCs/>
          </w:rPr>
          <w:t xml:space="preserve">Example 42 (Uniqueness in the best-predictor exercise)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In</w:t>
        </w:r>
      </w:ins>
      <w:ins w:id="1247" w:author="PR Preview" w:date="2026-01-01T00:00:00Z">
        <w:r>
          <w:t xml:space="preserve"> </w:t>
        </w:r>
      </w:ins>
      <w:hyperlink w:anchor="exr-best-predictor">
        <w:ins w:id="1248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249" w:author="PR Preview" w:date="2026-01-01T00:00:00Z">
        <w:r>
          <w:t xml:space="preserve">,</w:t>
        </w:r>
      </w:ins>
      <w:ins w:id="1250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differs from</w:t>
        </w:r>
      </w:ins>
      <w:ins w:id="125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when</w:t>
        </w:r>
      </w:ins>
      <w:ins w:id="125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257" w:author="PR Preview" w:date="2026-01-01T00:00:00Z">
        <w:r>
          <w:t xml:space="preserve">, which has probability</w:t>
        </w:r>
      </w:ins>
      <w:ins w:id="1258" w:author="PR Preview" w:date="2026-01-01T00:00:00Z">
        <w:r>
          <w:t xml:space="preserve"> </w:t>
        </w:r>
      </w:ins>
      <m:oMath>
        <m:r>
          <m:t>0.5</m:t>
        </m:r>
      </m:oMath>
      <w:ins w:id="1259" w:author="PR Preview" w:date="2026-01-01T00:00:00Z">
        <w:r>
          <w:t xml:space="preserve">.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So</w:t>
        </w:r>
      </w:ins>
      <w:ins w:id="126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</m:oMath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is not a</w:t>
        </w:r>
      </w:ins>
      <w:ins w:id="1265" w:author="PR Preview" w:date="2026-01-01T00:00:00Z">
        <w:r>
          <w:t xml:space="preserve"> </w:t>
        </w:r>
      </w:ins>
      <w:hyperlink r:id="rId163">
        <w:ins w:id="1266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267" w:author="PR Preview" w:date="2026-01-01T00:00:00Z">
        <w:r>
          <w:t xml:space="preserve">, which matches its</w:t>
        </w:r>
      </w:ins>
      <w:ins w:id="1268" w:author="PR Preview" w:date="2026-01-01T00:00:00Z">
        <w:r>
          <w:t xml:space="preserve"> </w:t>
        </w:r>
      </w:ins>
      <w:hyperlink w:anchor="def-risk">
        <w:ins w:id="1269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270" w:author="PR Preview" w:date="2026-01-01T00:00:00Z">
        <w:r>
          <w:t xml:space="preserve"> </w:t>
        </w:r>
      </w:ins>
      <m:oMath>
        <m:r>
          <m:t>2</m:t>
        </m:r>
      </m:oMath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being larger than</w:t>
        </w:r>
      </w:ins>
      <w:ins w:id="1273" w:author="PR Preview" w:date="2026-01-01T00:00:00Z">
        <w:r>
          <w:t xml:space="preserve"> </w:t>
        </w:r>
      </w:ins>
      <m:oMath>
        <m:r>
          <m:t>1</m:t>
        </m:r>
      </m:oMath>
      <w:ins w:id="1274" w:author="PR Preview" w:date="2026-01-01T00:00:00Z">
        <w:r>
          <w:t xml:space="preserve">.</w:t>
        </w:r>
      </w:ins>
    </w:p>
    <w:bookmarkEnd w:id="168"/>
    <w:bookmarkEnd w:id="169"/>
    <w:bookmarkStart w:id="207" w:name="sec-entropy"/>
    <w:p>
      <w:pPr>
        <w:pStyle w:val="Heading2"/>
      </w:pPr>
      <w:r>
        <w:t xml:space="preserve">4 Entropy and cross-entropy</w:t>
      </w:r>
    </w:p>
    <w:bookmarkStart w:id="170" w:name="def-surprisal"/>
    <w:p>
      <w:pPr>
        <w:pStyle w:val="FirstParagraph"/>
      </w:pPr>
      <w:del w:id="1275" w:author="PR Preview" w:date="2026-01-01T00:00:00Z">
        <w:r>
          <w:rPr>
            <w:b/>
            <w:bCs/>
          </w:rPr>
          <w:delText xml:space="preserve">Definition 21 (Surprisal (</w:delText>
        </w:r>
      </w:del>
      <w:del w:id="1276" w:author="PR Preview" w:date="2026-01-01T00:00:00Z">
        <w:r>
          <w:rPr>
            <w:b/>
            <w:b/>
            <w:bCs/>
            <w:bCs/>
          </w:rPr>
          <w:delText xml:space="preserve">self-information</w:delText>
        </w:r>
      </w:del>
      <w:del w:id="1277" w:author="PR Preview" w:date="2026-01-01T00:00:00Z">
        <w:r>
          <w:rPr>
            <w:b/>
            <w:bCs/>
          </w:rPr>
          <w:delText xml:space="preserve">,</w:delText>
        </w:r>
      </w:del>
      <w:del w:id="1278" w:author="PR Preview" w:date="2026-01-01T00:00:00Z">
        <w:r>
          <w:rPr>
            <w:b/>
            <w:bCs/>
          </w:rPr>
          <w:delText xml:space="preserve"> </w:delText>
        </w:r>
      </w:del>
      <w:del w:id="1279" w:author="PR Preview" w:date="2026-01-01T00:00:00Z">
        <w:r>
          <w:rPr>
            <w:b/>
            <w:b/>
            <w:bCs/>
            <w:bCs/>
          </w:rPr>
          <w:delText xml:space="preserve">information content</w:delText>
        </w:r>
      </w:del>
      <w:del w:id="1280" w:author="PR Preview" w:date="2026-01-01T00:00:00Z">
        <w:r>
          <w:rPr>
            <w:b/>
            <w:bCs/>
          </w:rPr>
          <w:delText xml:space="preserve">))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The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rPr>
            <w:b/>
            <w:bCs/>
          </w:rPr>
          <w:delText xml:space="preserve">surprisal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of a possible value</w:delText>
        </w:r>
      </w:del>
      <w:del w:id="1287" w:author="PR Preview" w:date="2026-01-01T00:00:00Z">
        <w:r>
          <w:delText xml:space="preserve"> </w:delText>
        </w:r>
      </w:del>
      <m:oMath>
        <m:r>
          <m:t>x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of a</w:delText>
        </w:r>
      </w:del>
      <w:del w:id="1290" w:author="PR Preview" w:date="2026-01-01T00:00:00Z">
        <w:r>
          <w:delText xml:space="preserve"> </w:delText>
        </w:r>
      </w:del>
      <w:hyperlink r:id="rId16">
        <w:del w:id="1291" w:author="PR Preview" w:date="2026-01-01T00:00:00Z">
          <w:r>
            <w:rPr>
              <w:rStyle w:val="Hyperlink"/>
            </w:rPr>
            <w:delText xml:space="preserve">discrete random variable</w:delText>
          </w:r>
        </w:del>
      </w:hyperlink>
      <w:del w:id="1292" w:author="PR Preview" w:date="2026-01-01T00:00:00Z">
        <w:r>
          <w:delText xml:space="preserve"> </w:delText>
        </w:r>
      </w:del>
      <m:oMath>
        <m:r>
          <m:t>X</m:t>
        </m:r>
      </m:oMath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with</w:delText>
        </w:r>
      </w:del>
      <w:del w:id="129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is</w:delText>
        </w:r>
      </w:del>
    </w:p>
    <w:p>
      <w:pPr>
        <w:pStyle w:val="FirstParagraph"/>
      </w:pPr>
      <w:ins w:id="1298" w:author="PR Preview" w:date="2026-01-01T00:00:00Z">
        <w:r>
          <w:rPr>
            <w:b/>
            <w:bCs/>
          </w:rPr>
          <w:t xml:space="preserve">Definition 22 (Surprisal (</w:t>
        </w:r>
      </w:ins>
      <w:ins w:id="1299" w:author="PR Preview" w:date="2026-01-01T00:00:00Z">
        <w:r>
          <w:rPr>
            <w:b/>
            <w:b/>
            <w:bCs/>
            <w:bCs/>
          </w:rPr>
          <w:t xml:space="preserve">self-information</w:t>
        </w:r>
      </w:ins>
      <w:ins w:id="1300" w:author="PR Preview" w:date="2026-01-01T00:00:00Z">
        <w:r>
          <w:rPr>
            <w:b/>
            <w:bCs/>
          </w:rPr>
          <w:t xml:space="preserve">,</w:t>
        </w:r>
      </w:ins>
      <w:ins w:id="1301" w:author="PR Preview" w:date="2026-01-01T00:00:00Z">
        <w:r>
          <w:rPr>
            <w:b/>
            <w:bCs/>
          </w:rPr>
          <w:t xml:space="preserve"> </w:t>
        </w:r>
      </w:ins>
      <w:ins w:id="1302" w:author="PR Preview" w:date="2026-01-01T00:00:00Z">
        <w:r>
          <w:rPr>
            <w:b/>
            <w:b/>
            <w:bCs/>
            <w:bCs/>
          </w:rPr>
          <w:t xml:space="preserve">information content</w:t>
        </w:r>
      </w:ins>
      <w:ins w:id="1303" w:author="PR Preview" w:date="2026-01-01T00:00:00Z">
        <w:r>
          <w:rPr>
            <w:b/>
            <w:bCs/>
          </w:rPr>
          <w:t xml:space="preserve">))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The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rPr>
            <w:b/>
            <w:bCs/>
          </w:rPr>
          <w:t xml:space="preserve">surprisal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of a possible value</w:t>
        </w:r>
      </w:ins>
      <w:ins w:id="1310" w:author="PR Preview" w:date="2026-01-01T00:00:00Z">
        <w:r>
          <w:t xml:space="preserve"> </w:t>
        </w:r>
      </w:ins>
      <m:oMath>
        <m:r>
          <m:t>x</m:t>
        </m:r>
      </m:oMath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of a</w:t>
        </w:r>
      </w:ins>
      <w:ins w:id="1313" w:author="PR Preview" w:date="2026-01-01T00:00:00Z">
        <w:r>
          <w:t xml:space="preserve"> </w:t>
        </w:r>
      </w:ins>
      <w:hyperlink r:id="rId16">
        <w:ins w:id="1314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1315" w:author="PR Preview" w:date="2026-01-01T00:00:00Z">
        <w:r>
          <w:t xml:space="preserve"> </w:t>
        </w:r>
      </w:ins>
      <m:oMath>
        <m:r>
          <m:t>X</m:t>
        </m:r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with</w:t>
        </w:r>
      </w:ins>
      <w:ins w:id="131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70"/>
    <w:bookmarkStart w:id="171" w:name="exm-surprisal-coin"/>
    <w:p>
      <w:pPr>
        <w:pStyle w:val="BodyText"/>
      </w:pPr>
      <w:del w:id="1321" w:author="PR Preview" w:date="2026-01-01T00:00:00Z">
        <w:r>
          <w:rPr>
            <w:b/>
            <w:bCs/>
          </w:rPr>
          <w:delText xml:space="preserve">Example 42 (Surprisal of the values of a biased coin flip)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Let</w:delText>
        </w:r>
      </w:del>
      <w:del w:id="1324" w:author="PR Preview" w:date="2026-01-01T00:00:00Z">
        <w:r>
          <w:delText xml:space="preserve"> </w:delText>
        </w:r>
      </w:del>
      <m:oMath>
        <m:r>
          <m:t>X</m:t>
        </m:r>
      </m:oMath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be</w:delText>
        </w:r>
      </w:del>
      <w:del w:id="1327" w:author="PR Preview" w:date="2026-01-01T00:00:00Z">
        <w:r>
          <w:delText xml:space="preserve"> </w:delText>
        </w:r>
      </w:del>
      <m:oMath>
        <m:r>
          <m:t>1</m:t>
        </m:r>
      </m:oMath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if one flip of a coin lands heads and</w:delText>
        </w:r>
      </w:del>
      <w:del w:id="1330" w:author="PR Preview" w:date="2026-01-01T00:00:00Z">
        <w:r>
          <w:delText xml:space="preserve"> </w:delText>
        </w:r>
      </w:del>
      <m:oMath>
        <m:r>
          <m:t>0</m:t>
        </m:r>
      </m:oMath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if it lands tails, with</w:delText>
        </w:r>
      </w:del>
      <w:del w:id="133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and</w:delText>
        </w:r>
      </w:del>
      <w:del w:id="133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del w:id="1337" w:author="PR Preview" w:date="2026-01-01T00:00:00Z">
        <w:r>
          <w:delText xml:space="preserve">.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Using logarithms to base 2, so that</w:delText>
        </w:r>
      </w:del>
      <w:del w:id="1340" w:author="PR Preview" w:date="2026-01-01T00:00:00Z">
        <w:r>
          <w:delText xml:space="preserve"> </w:delText>
        </w:r>
      </w:del>
      <w:hyperlink w:anchor="def-surprisal">
        <w:del w:id="1341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is measured in bits, the surprisal of the value</w:delText>
        </w:r>
      </w:del>
      <w:del w:id="1344" w:author="PR Preview" w:date="2026-01-01T00:00:00Z">
        <w:r>
          <w:delText xml:space="preserve"> </w:delText>
        </w:r>
      </w:del>
      <m:oMath>
        <m:r>
          <m:t>1</m:t>
        </m:r>
      </m:oMath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(heads) is</w:delText>
        </w:r>
      </w:del>
      <w:del w:id="1347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bits,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and the surprisal of the value</w:delText>
        </w:r>
      </w:del>
      <w:del w:id="1352" w:author="PR Preview" w:date="2026-01-01T00:00:00Z">
        <w:r>
          <w:delText xml:space="preserve"> </w:delText>
        </w:r>
      </w:del>
      <m:oMath>
        <m:r>
          <m:t>0</m:t>
        </m:r>
      </m:oMath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(tails) is</w:delText>
        </w:r>
      </w:del>
      <w:del w:id="1355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bits.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For a fair coin, each value of</w:delText>
        </w:r>
      </w:del>
      <w:del w:id="1360" w:author="PR Preview" w:date="2026-01-01T00:00:00Z">
        <w:r>
          <w:delText xml:space="preserve"> </w:delText>
        </w:r>
      </w:del>
      <m:oMath>
        <m:r>
          <m:t>X</m:t>
        </m:r>
      </m:oMath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has surprisal</w:delText>
        </w:r>
      </w:del>
      <w:del w:id="136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bit.</w:delText>
        </w:r>
      </w:del>
    </w:p>
    <w:p>
      <w:pPr>
        <w:pStyle w:val="BodyText"/>
      </w:pPr>
      <w:ins w:id="1366" w:author="PR Preview" w:date="2026-01-01T00:00:00Z">
        <w:r>
          <w:rPr>
            <w:b/>
            <w:bCs/>
          </w:rPr>
          <w:t xml:space="preserve">Example 43 (Surprisal of the values of a biased coin flip)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Let</w:t>
        </w:r>
      </w:ins>
      <w:ins w:id="1369" w:author="PR Preview" w:date="2026-01-01T00:00:00Z">
        <w:r>
          <w:t xml:space="preserve"> </w:t>
        </w:r>
      </w:ins>
      <m:oMath>
        <m:r>
          <m:t>X</m:t>
        </m:r>
      </m:oMath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be</w:t>
        </w:r>
      </w:ins>
      <w:ins w:id="1372" w:author="PR Preview" w:date="2026-01-01T00:00:00Z">
        <w:r>
          <w:t xml:space="preserve"> </w:t>
        </w:r>
      </w:ins>
      <m:oMath>
        <m:r>
          <m:t>1</m:t>
        </m:r>
      </m:oMath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if one flip of a coin lands heads and</w:t>
        </w:r>
      </w:ins>
      <w:ins w:id="1375" w:author="PR Preview" w:date="2026-01-01T00:00:00Z">
        <w:r>
          <w:t xml:space="preserve"> </w:t>
        </w:r>
      </w:ins>
      <m:oMath>
        <m:r>
          <m:t>0</m:t>
        </m:r>
      </m:oMath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if it lands tails, with</w:t>
        </w:r>
      </w:ins>
      <w:ins w:id="137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and</w:t>
        </w:r>
      </w:ins>
      <w:ins w:id="138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ins w:id="1382" w:author="PR Preview" w:date="2026-01-01T00:00:00Z">
        <w:r>
          <w:t xml:space="preserve">.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Using logarithms to base 2, so that</w:t>
        </w:r>
      </w:ins>
      <w:ins w:id="1385" w:author="PR Preview" w:date="2026-01-01T00:00:00Z">
        <w:r>
          <w:t xml:space="preserve"> </w:t>
        </w:r>
      </w:ins>
      <w:hyperlink w:anchor="def-surprisal">
        <w:ins w:id="1386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is measured in bits, the surprisal of the value</w:t>
        </w:r>
      </w:ins>
      <w:ins w:id="1389" w:author="PR Preview" w:date="2026-01-01T00:00:00Z">
        <w:r>
          <w:t xml:space="preserve"> </w:t>
        </w:r>
      </w:ins>
      <m:oMath>
        <m:r>
          <m:t>1</m:t>
        </m:r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(heads) is</w:t>
        </w:r>
      </w:ins>
      <w:ins w:id="1392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bits,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and the surprisal of the value</w:t>
        </w:r>
      </w:ins>
      <w:ins w:id="1397" w:author="PR Preview" w:date="2026-01-01T00:00:00Z">
        <w:r>
          <w:t xml:space="preserve"> </w:t>
        </w:r>
      </w:ins>
      <m:oMath>
        <m:r>
          <m:t>0</m:t>
        </m:r>
      </m:oMath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(tails) is</w:t>
        </w:r>
      </w:ins>
      <w:ins w:id="1400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bits.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For a fair coin, each value of</w:t>
        </w:r>
      </w:ins>
      <w:ins w:id="1405" w:author="PR Preview" w:date="2026-01-01T00:00:00Z">
        <w:r>
          <w:t xml:space="preserve"> </w:t>
        </w:r>
      </w:ins>
      <m:oMath>
        <m:r>
          <m:t>X</m:t>
        </m:r>
      </m:oMath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has surprisal</w:t>
        </w:r>
      </w:ins>
      <w:ins w:id="140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bit.</w:t>
        </w:r>
      </w:ins>
    </w:p>
    <w:bookmarkEnd w:id="171"/>
    <w:bookmarkStart w:id="172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2"/>
    <w:bookmarkStart w:id="173" w:name="def-entropy"/>
    <w:p>
      <w:pPr>
        <w:pStyle w:val="BodyText"/>
      </w:pPr>
      <w:del w:id="1411" w:author="PR Preview" w:date="2026-01-01T00:00:00Z">
        <w:r>
          <w:rPr>
            <w:b/>
            <w:bCs/>
          </w:rPr>
          <w:delText xml:space="preserve">Definition 22 (Entropy)</w:delText>
        </w:r>
      </w:del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The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rPr>
            <w:b/>
            <w:bCs/>
          </w:rPr>
          <w:delText xml:space="preserve">entropy</w:delText>
        </w:r>
      </w:del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of a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rPr>
            <w:i/>
            <w:iCs/>
          </w:rPr>
          <w:delText xml:space="preserve">discrete</w:delText>
        </w:r>
      </w:del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random variable</w:delText>
        </w:r>
      </w:del>
      <w:del w:id="1422" w:author="PR Preview" w:date="2026-01-01T00:00:00Z">
        <w:r>
          <w:delText xml:space="preserve"> </w:delText>
        </w:r>
      </w:del>
      <m:oMath>
        <m:r>
          <m:t>X</m:t>
        </m:r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with</w:delText>
        </w:r>
      </w:del>
      <w:del w:id="1425" w:author="PR Preview" w:date="2026-01-01T00:00:00Z">
        <w:r>
          <w:delText xml:space="preserve"> </w:delText>
        </w:r>
      </w:del>
      <w:hyperlink r:id="rId10">
        <w:del w:id="1426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142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is the</w:delText>
        </w:r>
      </w:del>
      <w:del w:id="1430" w:author="PR Preview" w:date="2026-01-01T00:00:00Z">
        <w:r>
          <w:delText xml:space="preserve"> </w:delText>
        </w:r>
      </w:del>
      <w:hyperlink w:anchor="def-expectation">
        <w:del w:id="1431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of its</w:delText>
        </w:r>
      </w:del>
      <w:del w:id="1434" w:author="PR Preview" w:date="2026-01-01T00:00:00Z">
        <w:r>
          <w:delText xml:space="preserve"> </w:delText>
        </w:r>
      </w:del>
      <w:hyperlink w:anchor="def-surprisal">
        <w:del w:id="1435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1436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[18]</w:delText>
        </w:r>
      </w:del>
      <w:del w:id="1439" w:author="PR Preview" w:date="2026-01-01T00:00:00Z">
        <w:r>
          <w:delText xml:space="preserve">:</w:delText>
        </w:r>
      </w:del>
    </w:p>
    <w:p>
      <w:pPr>
        <w:pStyle w:val="BodyText"/>
      </w:pPr>
      <w:ins w:id="1440" w:author="PR Preview" w:date="2026-01-01T00:00:00Z">
        <w:r>
          <w:rPr>
            <w:b/>
            <w:bCs/>
          </w:rPr>
          <w:t xml:space="preserve">Definition 23 (Entropy)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The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rPr>
            <w:b/>
            <w:bCs/>
          </w:rPr>
          <w:t xml:space="preserve">entropy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of a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rPr>
            <w:i/>
            <w:iCs/>
          </w:rPr>
          <w:t xml:space="preserve">discrete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random variable</w:t>
        </w:r>
      </w:ins>
      <w:ins w:id="1451" w:author="PR Preview" w:date="2026-01-01T00:00:00Z">
        <w:r>
          <w:t xml:space="preserve"> </w:t>
        </w:r>
      </w:ins>
      <m:oMath>
        <m:r>
          <m:t>X</m:t>
        </m:r>
      </m:oMath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with</w:t>
        </w:r>
      </w:ins>
      <w:ins w:id="1454" w:author="PR Preview" w:date="2026-01-01T00:00:00Z">
        <w:r>
          <w:t xml:space="preserve"> </w:t>
        </w:r>
      </w:ins>
      <w:hyperlink r:id="rId10">
        <w:ins w:id="1455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145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is the</w:t>
        </w:r>
      </w:ins>
      <w:ins w:id="1459" w:author="PR Preview" w:date="2026-01-01T00:00:00Z">
        <w:r>
          <w:t xml:space="preserve"> </w:t>
        </w:r>
      </w:ins>
      <w:hyperlink w:anchor="def-expectation">
        <w:ins w:id="1460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of its</w:t>
        </w:r>
      </w:ins>
      <w:ins w:id="1463" w:author="PR Preview" w:date="2026-01-01T00:00:00Z">
        <w:r>
          <w:t xml:space="preserve"> </w:t>
        </w:r>
      </w:ins>
      <w:hyperlink w:anchor="def-surprisal">
        <w:ins w:id="1464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465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[18]</w:t>
        </w:r>
      </w:ins>
      <w:ins w:id="146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3"/>
    <w:bookmarkStart w:id="174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4"/>
    <w:bookmarkStart w:id="175" w:name="exm-entropy-coin"/>
    <w:p>
      <w:pPr>
        <w:pStyle w:val="BodyText"/>
      </w:pPr>
      <w:del w:id="1469" w:author="PR Preview" w:date="2026-01-01T00:00:00Z">
        <w:r>
          <w:rPr>
            <w:b/>
            <w:bCs/>
          </w:rPr>
          <w:delText xml:space="preserve">Example 43 (Entropy of a coin flip)</w:delText>
        </w:r>
      </w:del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Let</w:delText>
        </w:r>
      </w:del>
      <w:del w:id="1472" w:author="PR Preview" w:date="2026-01-01T00:00:00Z">
        <w:r>
          <w:delText xml:space="preserve"> </w:delText>
        </w:r>
      </w:del>
      <m:oMath>
        <m:r>
          <m:t>X</m:t>
        </m:r>
      </m:oMath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be the result of one flip of a coin</w:delText>
        </w:r>
      </w:del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with</w:delText>
        </w:r>
      </w:del>
      <w:del w:id="147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and</w:delText>
        </w:r>
      </w:del>
      <w:del w:id="148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(</w:delText>
        </w:r>
      </w:del>
      <w:hyperlink r:id="rId26">
        <w:del w:id="1483" w:author="PR Preview" w:date="2026-01-01T00:00:00Z">
          <w:r>
            <w:rPr>
              <w:rStyle w:val="Hyperlink"/>
            </w:rPr>
            <w:delText xml:space="preserve">Bernoulli distribution</w:delText>
          </w:r>
        </w:del>
      </w:hyperlink>
      <w:del w:id="1484" w:author="PR Preview" w:date="2026-01-01T00:00:00Z">
        <w:r>
          <w:delText xml:space="preserve">).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Using logarithms to base 2,</w:delText>
        </w:r>
      </w:del>
    </w:p>
    <w:p>
      <w:pPr>
        <w:pStyle w:val="BodyText"/>
      </w:pPr>
      <w:ins w:id="1487" w:author="PR Preview" w:date="2026-01-01T00:00:00Z">
        <w:r>
          <w:rPr>
            <w:b/>
            <w:bCs/>
          </w:rPr>
          <w:t xml:space="preserve">Example 44 (Entropy of a coin flip)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Let</w:t>
        </w:r>
      </w:ins>
      <w:ins w:id="1490" w:author="PR Preview" w:date="2026-01-01T00:00:00Z">
        <w:r>
          <w:t xml:space="preserve"> </w:t>
        </w:r>
      </w:ins>
      <m:oMath>
        <m:r>
          <m:t>X</m:t>
        </m:r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be the result of one flip of a coin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with</w:t>
        </w:r>
      </w:ins>
      <w:ins w:id="149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and</w:t>
        </w:r>
      </w:ins>
      <w:ins w:id="149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(</w:t>
        </w:r>
      </w:ins>
      <w:hyperlink r:id="rId26">
        <w:ins w:id="1501" w:author="PR Preview" w:date="2026-01-01T00:00:00Z">
          <w:r>
            <w:rPr>
              <w:rStyle w:val="Hyperlink"/>
            </w:rPr>
            <w:t xml:space="preserve">Bernoulli distribution</w:t>
          </w:r>
        </w:ins>
      </w:hyperlink>
      <w:ins w:id="1502" w:author="PR Preview" w:date="2026-01-01T00:00:00Z">
        <w:r>
          <w:t xml:space="preserve">).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Using logarithms to base 2,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5"/>
    <w:bookmarkStart w:id="176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[19,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6"/>
    <w:bookmarkStart w:id="177" w:name="def-cross-entropy"/>
    <w:p>
      <w:pPr>
        <w:pStyle w:val="BodyText"/>
      </w:pPr>
      <w:del w:id="1505" w:author="PR Preview" w:date="2026-01-01T00:00:00Z">
        <w:r>
          <w:rPr>
            <w:b/>
            <w:bCs/>
          </w:rPr>
          <w:delText xml:space="preserve">Definition 23 (Cross-entropy)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Let</w:delText>
        </w:r>
      </w:del>
      <w:del w:id="1508" w:author="PR Preview" w:date="2026-01-01T00:00:00Z">
        <w:r>
          <w:delText xml:space="preserve"> </w:delText>
        </w:r>
      </w:del>
      <m:oMath>
        <m:r>
          <m:t>p</m:t>
        </m:r>
      </m:oMath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and</w:delText>
        </w:r>
      </w:del>
      <w:del w:id="1511" w:author="PR Preview" w:date="2026-01-01T00:00:00Z">
        <w:r>
          <w:delText xml:space="preserve"> </w:delText>
        </w:r>
      </w:del>
      <m:oMath>
        <m:r>
          <m:t>q</m:t>
        </m:r>
      </m:oMath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be</w:delText>
        </w:r>
      </w:del>
      <w:del w:id="1514" w:author="PR Preview" w:date="2026-01-01T00:00:00Z">
        <w:r>
          <w:delText xml:space="preserve"> </w:delText>
        </w:r>
      </w:del>
      <w:hyperlink r:id="rId10">
        <w:del w:id="1515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on the same finite set of outcomes</w:delText>
        </w:r>
      </w:del>
      <w:del w:id="15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1519" w:author="PR Preview" w:date="2026-01-01T00:00:00Z">
        <w:r>
          <w:delText xml:space="preserve">,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with</w:delText>
        </w:r>
      </w:del>
      <w:del w:id="1522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and</w:delText>
        </w:r>
      </w:del>
      <w:del w:id="1525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the probabilities of outcome</w:delText>
        </w:r>
      </w:del>
      <w:del w:id="1528" w:author="PR Preview" w:date="2026-01-01T00:00:00Z">
        <w:r>
          <w:delText xml:space="preserve"> </w:delText>
        </w:r>
      </w:del>
      <m:oMath>
        <m:r>
          <m:t>k</m:t>
        </m:r>
      </m:oMath>
      <w:del w:id="1529" w:author="PR Preview" w:date="2026-01-01T00:00:00Z">
        <w:r>
          <w:delText xml:space="preserve">.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The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rPr>
            <w:b/>
            <w:bCs/>
          </w:rPr>
          <w:delText xml:space="preserve">cross-entropy</w:delText>
        </w:r>
      </w:del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of</w:delText>
        </w:r>
      </w:del>
      <w:del w:id="1536" w:author="PR Preview" w:date="2026-01-01T00:00:00Z">
        <w:r>
          <w:delText xml:space="preserve"> </w:delText>
        </w:r>
      </w:del>
      <m:oMath>
        <m:r>
          <m:t>q</m:t>
        </m:r>
      </m:oMath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relative to</w:delText>
        </w:r>
      </w:del>
      <w:del w:id="1539" w:author="PR Preview" w:date="2026-01-01T00:00:00Z">
        <w:r>
          <w:delText xml:space="preserve"> </w:delText>
        </w:r>
      </w:del>
      <m:oMath>
        <m:r>
          <m:t>p</m:t>
        </m:r>
      </m:oMath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[20]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is</w:delText>
        </w:r>
      </w:del>
    </w:p>
    <w:p>
      <w:pPr>
        <w:pStyle w:val="BodyText"/>
      </w:pPr>
      <w:ins w:id="1544" w:author="PR Preview" w:date="2026-01-01T00:00:00Z">
        <w:r>
          <w:rPr>
            <w:b/>
            <w:bCs/>
          </w:rPr>
          <w:t xml:space="preserve">Definition 24 (Cross-entropy)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Let</w:t>
        </w:r>
      </w:ins>
      <w:ins w:id="1547" w:author="PR Preview" w:date="2026-01-01T00:00:00Z">
        <w:r>
          <w:t xml:space="preserve"> </w:t>
        </w:r>
      </w:ins>
      <m:oMath>
        <m:r>
          <m:t>p</m:t>
        </m:r>
      </m:oMath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and</w:t>
        </w:r>
      </w:ins>
      <w:ins w:id="1550" w:author="PR Preview" w:date="2026-01-01T00:00:00Z">
        <w:r>
          <w:t xml:space="preserve"> </w:t>
        </w:r>
      </w:ins>
      <m:oMath>
        <m:r>
          <m:t>q</m:t>
        </m:r>
      </m:oMath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be</w:t>
        </w:r>
      </w:ins>
      <w:ins w:id="1553" w:author="PR Preview" w:date="2026-01-01T00:00:00Z">
        <w:r>
          <w:t xml:space="preserve"> </w:t>
        </w:r>
      </w:ins>
      <w:hyperlink r:id="rId10">
        <w:ins w:id="1554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on the same finite set of outcomes</w:t>
        </w:r>
      </w:ins>
      <w:ins w:id="155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1558" w:author="PR Preview" w:date="2026-01-01T00:00:00Z">
        <w:r>
          <w:t xml:space="preserve">,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with</w:t>
        </w:r>
      </w:ins>
      <w:ins w:id="156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and</w:t>
        </w:r>
      </w:ins>
      <w:ins w:id="1564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the probabilities of outcome</w:t>
        </w:r>
      </w:ins>
      <w:ins w:id="1567" w:author="PR Preview" w:date="2026-01-01T00:00:00Z">
        <w:r>
          <w:t xml:space="preserve"> </w:t>
        </w:r>
      </w:ins>
      <m:oMath>
        <m:r>
          <m:t>k</m:t>
        </m:r>
      </m:oMath>
      <w:ins w:id="1568" w:author="PR Preview" w:date="2026-01-01T00:00:00Z">
        <w:r>
          <w:t xml:space="preserve">.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The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rPr>
            <w:b/>
            <w:bCs/>
          </w:rPr>
          <w:t xml:space="preserve">cross-entropy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of</w:t>
        </w:r>
      </w:ins>
      <w:ins w:id="1575" w:author="PR Preview" w:date="2026-01-01T00:00:00Z">
        <w:r>
          <w:t xml:space="preserve"> </w:t>
        </w:r>
      </w:ins>
      <m:oMath>
        <m:r>
          <m:t>q</m:t>
        </m:r>
      </m:oMath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relative to</w:t>
        </w:r>
      </w:ins>
      <w:ins w:id="1578" w:author="PR Preview" w:date="2026-01-01T00:00:00Z">
        <w:r>
          <w:t xml:space="preserve"> </w:t>
        </w:r>
      </w:ins>
      <m:oMath>
        <m:r>
          <m:t>p</m:t>
        </m:r>
      </m:oMath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[20]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7"/>
    <w:bookmarkStart w:id="178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8"/>
    <w:bookmarkStart w:id="179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9"/>
    <w:bookmarkStart w:id="180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80"/>
    <w:bookmarkStart w:id="181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1"/>
    <w:bookmarkStart w:id="182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2"/>
    <w:bookmarkStart w:id="183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3"/>
    <w:bookmarkStart w:id="184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4"/>
    <w:bookmarkStart w:id="185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5"/>
    <w:bookmarkStart w:id="186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6"/>
    <w:bookmarkStart w:id="187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7"/>
    <w:bookmarkStart w:id="188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8"/>
    <w:bookmarkStart w:id="189" w:name="sol-cross-entropy-infinite-expectation"/>
    <w:p>
      <w:pPr>
        <w:pStyle w:val="BodyText"/>
      </w:pPr>
      <w:del w:id="1583" w:author="PR Preview" w:date="2026-01-01T00:00:00Z">
        <w:r>
          <w:rPr>
            <w:i/>
            <w:iCs/>
          </w:rPr>
          <w:delText xml:space="preserve">Solution 9</w:delText>
        </w:r>
      </w:del>
      <w:del w:id="1584" w:author="PR Preview" w:date="2026-01-01T00:00:00Z">
        <w:r>
          <w:delText xml:space="preserve">. </w:delText>
        </w:r>
      </w:del>
      <w:del w:id="1585" w:author="PR Preview" w:date="2026-01-01T00:00:00Z">
        <w:r>
          <w:delText xml:space="preserve">By</w:delText>
        </w:r>
      </w:del>
      <w:del w:id="1586" w:author="PR Preview" w:date="2026-01-01T00:00:00Z">
        <w:r>
          <w:delText xml:space="preserve"> </w:delText>
        </w:r>
      </w:del>
      <w:hyperlink w:anchor="def-cross-entropy">
        <w:del w:id="1587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588" w:author="PR Preview" w:date="2026-01-01T00:00:00Z">
        <w:r>
          <w:delText xml:space="preserve">,</w:delText>
        </w:r>
      </w:del>
      <w:del w:id="1589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590" w:author="PR Preview" w:date="2026-01-01T00:00:00Z">
        <w:r>
          <w:delText xml:space="preserve">.</w:delText>
        </w:r>
      </w:del>
    </w:p>
    <w:p>
      <w:pPr>
        <w:pStyle w:val="BodyText"/>
      </w:pPr>
      <w:ins w:id="1591" w:author="PR Preview" w:date="2026-01-01T00:00:00Z">
        <w:r>
          <w:rPr>
            <w:i/>
            <w:iCs/>
          </w:rPr>
          <w:t xml:space="preserve">Solution 9</w:t>
        </w:r>
      </w:ins>
      <w:ins w:id="1592" w:author="PR Preview" w:date="2026-01-01T00:00:00Z">
        <w:r>
          <w:t xml:space="preserve">. </w:t>
        </w:r>
      </w:ins>
      <w:ins w:id="1593" w:author="PR Preview" w:date="2026-01-01T00:00:00Z">
        <w:r>
          <w:t xml:space="preserve">By</w:t>
        </w:r>
      </w:ins>
      <w:ins w:id="1594" w:author="PR Preview" w:date="2026-01-01T00:00:00Z">
        <w:r>
          <w:t xml:space="preserve"> </w:t>
        </w:r>
      </w:ins>
      <w:hyperlink w:anchor="def-cross-entropy">
        <w:ins w:id="1595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596" w:author="PR Preview" w:date="2026-01-01T00:00:00Z">
        <w:r>
          <w:t xml:space="preserve">,</w:t>
        </w:r>
      </w:ins>
      <w:ins w:id="1597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598" w:author="PR Preview" w:date="2026-01-01T00:00:00Z">
        <w:r>
          <w:t xml:space="preserve">.</w:t>
        </w:r>
      </w:ins>
    </w:p>
    <w:bookmarkEnd w:id="189"/>
    <w:bookmarkStart w:id="190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0"/>
    <w:bookmarkStart w:id="191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1"/>
    <w:bookmarkStart w:id="192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3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3"/>
    <w:bookmarkStart w:id="194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4"/>
    <w:bookmarkStart w:id="195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5"/>
    <w:bookmarkStart w:id="196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6"/>
    <w:bookmarkStart w:id="197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7"/>
    <w:bookmarkStart w:id="198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8"/>
    <w:bookmarkStart w:id="199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9"/>
    <w:bookmarkStart w:id="200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0"/>
    <w:bookmarkStart w:id="201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202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2"/>
    <w:bookmarkStart w:id="203" w:name="def-kl-divergence"/>
    <w:p>
      <w:pPr>
        <w:pStyle w:val="BodyText"/>
      </w:pPr>
      <w:del w:id="1599" w:author="PR Preview" w:date="2026-01-01T00:00:00Z">
        <w:r>
          <w:rPr>
            <w:b/>
            <w:bCs/>
          </w:rPr>
          <w:delText xml:space="preserve">Definition 24 (Kullback–Leibler divergence (KL divergence, relative entropy))</w:delText>
        </w:r>
      </w:del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For</w:delText>
        </w:r>
      </w:del>
      <w:del w:id="1602" w:author="PR Preview" w:date="2026-01-01T00:00:00Z">
        <w:r>
          <w:delText xml:space="preserve"> </w:delText>
        </w:r>
      </w:del>
      <m:oMath>
        <m:r>
          <m:t>p</m:t>
        </m:r>
      </m:oMath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and</w:delText>
        </w:r>
      </w:del>
      <w:del w:id="1605" w:author="PR Preview" w:date="2026-01-01T00:00:00Z">
        <w:r>
          <w:delText xml:space="preserve"> </w:delText>
        </w:r>
      </w:del>
      <m:oMath>
        <m:r>
          <m:t>q</m:t>
        </m:r>
      </m:oMath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as in</w:delText>
        </w:r>
      </w:del>
      <w:del w:id="1608" w:author="PR Preview" w:date="2026-01-01T00:00:00Z">
        <w:r>
          <w:delText xml:space="preserve"> </w:delText>
        </w:r>
      </w:del>
      <w:hyperlink w:anchor="def-cross-entropy">
        <w:del w:id="1609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610" w:author="PR Preview" w:date="2026-01-01T00:00:00Z">
        <w:r>
          <w:delText xml:space="preserve">,</w:delText>
        </w:r>
      </w:del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the</w:delText>
        </w:r>
      </w:del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rPr>
            <w:b/>
            <w:bCs/>
          </w:rPr>
          <w:delText xml:space="preserve">Kullback–Leibler divergence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(</w:delText>
        </w:r>
      </w:del>
      <w:del w:id="1617" w:author="PR Preview" w:date="2026-01-01T00:00:00Z">
        <w:r>
          <w:rPr>
            <w:b/>
            <w:bCs/>
          </w:rPr>
          <w:delText xml:space="preserve">KL divergence</w:delText>
        </w:r>
      </w:del>
      <w:del w:id="1618" w:author="PR Preview" w:date="2026-01-01T00:00:00Z">
        <w:r>
          <w:delText xml:space="preserve">, or</w:delText>
        </w:r>
      </w:del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rPr>
            <w:b/>
            <w:bCs/>
          </w:rPr>
          <w:delText xml:space="preserve">relative entropy</w:delText>
        </w:r>
      </w:del>
      <w:del w:id="1621" w:author="PR Preview" w:date="2026-01-01T00:00:00Z">
        <w:r>
          <w:delText xml:space="preserve">)</w:delText>
        </w:r>
      </w:del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of</w:delText>
        </w:r>
      </w:del>
      <w:del w:id="1624" w:author="PR Preview" w:date="2026-01-01T00:00:00Z">
        <w:r>
          <w:delText xml:space="preserve"> </w:delText>
        </w:r>
      </w:del>
      <m:oMath>
        <m:r>
          <m:t>q</m:t>
        </m:r>
      </m:oMath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from</w:delText>
        </w:r>
      </w:del>
      <w:del w:id="1627" w:author="PR Preview" w:date="2026-01-01T00:00:00Z">
        <w:r>
          <w:delText xml:space="preserve"> </w:delText>
        </w:r>
      </w:del>
      <m:oMath>
        <m:r>
          <m:t>p</m:t>
        </m:r>
      </m:oMath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is</w:delText>
        </w:r>
      </w:del>
    </w:p>
    <w:p>
      <w:pPr>
        <w:pStyle w:val="BodyText"/>
      </w:pPr>
      <w:ins w:id="1630" w:author="PR Preview" w:date="2026-01-01T00:00:00Z">
        <w:r>
          <w:rPr>
            <w:b/>
            <w:bCs/>
          </w:rPr>
          <w:t xml:space="preserve">Definition 25 (Kullback–Leibler divergence (KL divergence, relative entropy))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For</w:t>
        </w:r>
      </w:ins>
      <w:ins w:id="1633" w:author="PR Preview" w:date="2026-01-01T00:00:00Z">
        <w:r>
          <w:t xml:space="preserve"> </w:t>
        </w:r>
      </w:ins>
      <m:oMath>
        <m:r>
          <m:t>p</m:t>
        </m:r>
      </m:oMath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and</w:t>
        </w:r>
      </w:ins>
      <w:ins w:id="1636" w:author="PR Preview" w:date="2026-01-01T00:00:00Z">
        <w:r>
          <w:t xml:space="preserve"> </w:t>
        </w:r>
      </w:ins>
      <m:oMath>
        <m:r>
          <m:t>q</m:t>
        </m:r>
      </m:oMath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as in</w:t>
        </w:r>
      </w:ins>
      <w:ins w:id="1639" w:author="PR Preview" w:date="2026-01-01T00:00:00Z">
        <w:r>
          <w:t xml:space="preserve"> </w:t>
        </w:r>
      </w:ins>
      <w:hyperlink w:anchor="def-cross-entropy">
        <w:ins w:id="1640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641" w:author="PR Preview" w:date="2026-01-01T00:00:00Z">
        <w:r>
          <w:t xml:space="preserve">,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the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rPr>
            <w:b/>
            <w:bCs/>
          </w:rPr>
          <w:t xml:space="preserve">Kullback–Leibler divergence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(</w:t>
        </w:r>
      </w:ins>
      <w:ins w:id="1648" w:author="PR Preview" w:date="2026-01-01T00:00:00Z">
        <w:r>
          <w:rPr>
            <w:b/>
            <w:bCs/>
          </w:rPr>
          <w:t xml:space="preserve">KL divergence</w:t>
        </w:r>
      </w:ins>
      <w:ins w:id="1649" w:author="PR Preview" w:date="2026-01-01T00:00:00Z">
        <w:r>
          <w:t xml:space="preserve">, or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rPr>
            <w:b/>
            <w:bCs/>
          </w:rPr>
          <w:t xml:space="preserve">relative entropy</w:t>
        </w:r>
      </w:ins>
      <w:ins w:id="1652" w:author="PR Preview" w:date="2026-01-01T00:00:00Z">
        <w:r>
          <w:t xml:space="preserve">)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of</w:t>
        </w:r>
      </w:ins>
      <w:ins w:id="1655" w:author="PR Preview" w:date="2026-01-01T00:00:00Z">
        <w:r>
          <w:t xml:space="preserve"> </w:t>
        </w:r>
      </w:ins>
      <m:oMath>
        <m:r>
          <m:t>q</m:t>
        </m:r>
      </m:oMath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from</w:t>
        </w:r>
      </w:ins>
      <w:ins w:id="1658" w:author="PR Preview" w:date="2026-01-01T00:00:00Z">
        <w:r>
          <w:t xml:space="preserve"> </w:t>
        </w:r>
      </w:ins>
      <m:oMath>
        <m:r>
          <m:t>p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3"/>
    <w:bookmarkStart w:id="204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4"/>
    <w:bookmarkStart w:id="205" w:name="exm-cross-entropy"/>
    <w:p>
      <w:pPr>
        <w:pStyle w:val="BodyText"/>
      </w:pPr>
      <w:del w:id="1661" w:author="PR Preview" w:date="2026-01-01T00:00:00Z">
        <w:r>
          <w:rPr>
            <w:b/>
            <w:bCs/>
          </w:rPr>
          <w:delText xml:space="preserve">Example 44 (Cross-entropy and divergence for two coins)</w:delText>
        </w:r>
      </w:del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Let</w:delText>
        </w:r>
      </w:del>
      <w:del w:id="16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be a fair coin</w:delText>
        </w:r>
      </w:del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and</w:delText>
        </w:r>
      </w:del>
      <w:del w:id="166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a coin biased toward the second outcome.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Using logarithms to base 2,</w:delText>
        </w:r>
      </w:del>
      <w:del w:id="167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and</w:delText>
        </w:r>
      </w:del>
      <w:del w:id="167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1678" w:author="PR Preview" w:date="2026-01-01T00:00:00Z">
        <w:r>
          <w:delText xml:space="preserve">, so</w:delText>
        </w:r>
      </w:del>
    </w:p>
    <w:p>
      <w:pPr>
        <w:pStyle w:val="BodyText"/>
      </w:pPr>
      <w:ins w:id="1679" w:author="PR Preview" w:date="2026-01-01T00:00:00Z">
        <w:r>
          <w:rPr>
            <w:b/>
            <w:bCs/>
          </w:rPr>
          <w:t xml:space="preserve">Example 45 (Cross-entropy and divergence for two coins)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Let</w:t>
        </w:r>
      </w:ins>
      <w:ins w:id="16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be a fair coin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and</w:t>
        </w:r>
      </w:ins>
      <w:ins w:id="168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a coin biased toward the second outcome.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Using logarithms to base 2,</w:t>
        </w:r>
      </w:ins>
      <w:ins w:id="169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and</w:t>
        </w:r>
      </w:ins>
      <w:ins w:id="169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1696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5"/>
    <w:bookmarkStart w:id="206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[19,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6"/>
    <w:bookmarkEnd w:id="207"/>
    <w:bookmarkStart w:id="211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11"/>
    <w:bookmarkStart w:id="250" w:name="references"/>
    <w:p>
      <w:pPr>
        <w:pStyle w:val="Heading2"/>
      </w:pPr>
      <w:r>
        <w:t xml:space="preserve">References</w:t>
      </w:r>
    </w:p>
    <w:bookmarkStart w:id="249" w:name="refs"/>
    <w:bookmarkStart w:id="21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https://en.wikipedia.org/wiki/Expected_value</w:t>
        </w:r>
      </w:hyperlink>
    </w:p>
    <w:bookmarkEnd w:id="213"/>
    <w:bookmarkStart w:id="21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4"/>
    <w:bookmarkStart w:id="21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6"/>
    <w:bookmarkStart w:id="21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https://en.wikipedia.org/wiki/Law_of_the_unconscious_statistician</w:t>
        </w:r>
      </w:hyperlink>
    </w:p>
    <w:bookmarkEnd w:id="218"/>
    <w:bookmarkStart w:id="22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20"/>
    <w:bookmarkStart w:id="22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2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22"/>
    <w:bookmarkStart w:id="22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https://en.wikipedia.org/wiki/Law_of_the_unconscious_statistician</w:t>
        </w:r>
      </w:hyperlink>
    </w:p>
    <w:bookmarkEnd w:id="223"/>
    <w:bookmarkStart w:id="22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5"/>
    <w:bookmarkStart w:id="22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https://en.wikipedia.org/wiki/Conditional_expectation</w:t>
        </w:r>
      </w:hyperlink>
    </w:p>
    <w:bookmarkEnd w:id="227"/>
    <w:bookmarkStart w:id="22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8">
        <w:r>
          <w:rPr>
            <w:rStyle w:val="Hyperlink"/>
          </w:rPr>
          <w:t xml:space="preserve">https://bookdown.org/kevin_davisross/probsim-book/</w:t>
        </w:r>
      </w:hyperlink>
    </w:p>
    <w:bookmarkEnd w:id="229"/>
    <w:bookmarkStart w:id="23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30"/>
    <w:bookmarkStart w:id="23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https://en.wikipedia.org/wiki/Loss_function</w:t>
        </w:r>
      </w:hyperlink>
    </w:p>
    <w:bookmarkEnd w:id="232"/>
    <w:bookmarkStart w:id="23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4"/>
    <w:bookmarkStart w:id="23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https://en.wikipedia.org/wiki/Risk_function</w:t>
        </w:r>
      </w:hyperlink>
    </w:p>
    <w:bookmarkEnd w:id="236"/>
    <w:bookmarkStart w:id="238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8"/>
    <w:bookmarkStart w:id="240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9">
        <w:r>
          <w:rPr>
            <w:rStyle w:val="Hyperlink"/>
          </w:rPr>
          <w:t xml:space="preserve">https://www.deeplearningbook.org/</w:t>
        </w:r>
      </w:hyperlink>
    </w:p>
    <w:bookmarkEnd w:id="240"/>
    <w:bookmarkStart w:id="241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41"/>
    <w:bookmarkStart w:id="243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2">
        <w:r>
          <w:rPr>
            <w:rStyle w:val="Hyperlink"/>
          </w:rPr>
          <w:t xml:space="preserve">https://en.wikipedia.org/wiki/Entropy_(information_theory)</w:t>
        </w:r>
      </w:hyperlink>
    </w:p>
    <w:bookmarkEnd w:id="243"/>
    <w:bookmarkStart w:id="244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4"/>
    <w:bookmarkStart w:id="246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5">
        <w:r>
          <w:rPr>
            <w:rStyle w:val="Hyperlink"/>
          </w:rPr>
          <w:t xml:space="preserve">https://en.wikipedia.org/wiki/Cross-entropy</w:t>
        </w:r>
      </w:hyperlink>
    </w:p>
    <w:bookmarkEnd w:id="246"/>
    <w:bookmarkStart w:id="248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7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8"/>
    <w:bookmarkEnd w:id="249"/>
    <w:bookmarkEnd w:id="2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8" Type="http://schemas.openxmlformats.org/officeDocument/2006/relationships/image" Target="media/rId208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8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3" Type="http://schemas.openxmlformats.org/officeDocument/2006/relationships/hyperlink" Target="https://doi.org/10.1007/978-0-387-84858-7" TargetMode="External"/><Relationship Id="rId237" Type="http://schemas.openxmlformats.org/officeDocument/2006/relationships/hyperlink" Target="https://doi.org/10.1007/978-1-0716-1418-1" TargetMode="External"/><Relationship Id="rId247" Type="http://schemas.openxmlformats.org/officeDocument/2006/relationships/hyperlink" Target="https://doi.org/10.1007/978-1-0716-4172-9" TargetMode="External"/><Relationship Id="rId219" Type="http://schemas.openxmlformats.org/officeDocument/2006/relationships/hyperlink" Target="https://doi.org/10.1007/978-1-4614-4708-5" TargetMode="External"/><Relationship Id="rId224" Type="http://schemas.openxmlformats.org/officeDocument/2006/relationships/hyperlink" Target="https://doi.org/10.1201/9781315182780" TargetMode="External"/><Relationship Id="rId215" Type="http://schemas.openxmlformats.org/officeDocument/2006/relationships/hyperlink" Target="https://doi.org/10.5281/zenodo.4305949" TargetMode="External"/><Relationship Id="rId226" Type="http://schemas.openxmlformats.org/officeDocument/2006/relationships/hyperlink" Target="https://en.wikipedia.org/wiki/Conditional_expectation" TargetMode="External"/><Relationship Id="rId245" Type="http://schemas.openxmlformats.org/officeDocument/2006/relationships/hyperlink" Target="https://en.wikipedia.org/wiki/Cross-entropy" TargetMode="External"/><Relationship Id="rId242" Type="http://schemas.openxmlformats.org/officeDocument/2006/relationships/hyperlink" Target="https://en.wikipedia.org/wiki/Entropy_(information_theory)" TargetMode="External"/><Relationship Id="rId212" Type="http://schemas.openxmlformats.org/officeDocument/2006/relationships/hyperlink" Target="https://en.wikipedia.org/wiki/Expected_value" TargetMode="External"/><Relationship Id="rId217" Type="http://schemas.openxmlformats.org/officeDocument/2006/relationships/hyperlink" Target="https://en.wikipedia.org/wiki/Law_of_the_unconscious_statistician" TargetMode="External"/><Relationship Id="rId231" Type="http://schemas.openxmlformats.org/officeDocument/2006/relationships/hyperlink" Target="https://en.wikipedia.org/wiki/Loss_function" TargetMode="External"/><Relationship Id="rId235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4" Type="http://schemas.openxmlformats.org/officeDocument/2006/relationships/hyperlink" Target="https://morrison-lab.github.io/mds/algebra-basics.html#def-argmin" TargetMode="External"/><Relationship Id="rId163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133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40" Type="http://schemas.openxmlformats.org/officeDocument/2006/relationships/hyperlink" Target="https://morrison-lab.github.io/sds/estimation.html#def-estimand" TargetMode="External"/><Relationship Id="rId221" Type="http://schemas.openxmlformats.org/officeDocument/2006/relationships/hyperlink" Target="https://www.cengage.com/c/statistical-inference-2e-casella-berger/9780534243128/" TargetMode="External"/><Relationship Id="rId239" Type="http://schemas.openxmlformats.org/officeDocument/2006/relationships/hyperlink" Target="https://www.deeplearningbook.org/" TargetMode="External"/><Relationship Id="rId137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6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8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3" Type="http://schemas.openxmlformats.org/officeDocument/2006/relationships/hyperlink" Target="https://doi.org/10.1007/978-0-387-84858-7" TargetMode="External"/><Relationship Id="rId237" Type="http://schemas.openxmlformats.org/officeDocument/2006/relationships/hyperlink" Target="https://doi.org/10.1007/978-1-0716-1418-1" TargetMode="External"/><Relationship Id="rId247" Type="http://schemas.openxmlformats.org/officeDocument/2006/relationships/hyperlink" Target="https://doi.org/10.1007/978-1-0716-4172-9" TargetMode="External"/><Relationship Id="rId219" Type="http://schemas.openxmlformats.org/officeDocument/2006/relationships/hyperlink" Target="https://doi.org/10.1007/978-1-4614-4708-5" TargetMode="External"/><Relationship Id="rId224" Type="http://schemas.openxmlformats.org/officeDocument/2006/relationships/hyperlink" Target="https://doi.org/10.1201/9781315182780" TargetMode="External"/><Relationship Id="rId215" Type="http://schemas.openxmlformats.org/officeDocument/2006/relationships/hyperlink" Target="https://doi.org/10.5281/zenodo.4305949" TargetMode="External"/><Relationship Id="rId226" Type="http://schemas.openxmlformats.org/officeDocument/2006/relationships/hyperlink" Target="https://en.wikipedia.org/wiki/Conditional_expectation" TargetMode="External"/><Relationship Id="rId245" Type="http://schemas.openxmlformats.org/officeDocument/2006/relationships/hyperlink" Target="https://en.wikipedia.org/wiki/Cross-entropy" TargetMode="External"/><Relationship Id="rId242" Type="http://schemas.openxmlformats.org/officeDocument/2006/relationships/hyperlink" Target="https://en.wikipedia.org/wiki/Entropy_(information_theory)" TargetMode="External"/><Relationship Id="rId212" Type="http://schemas.openxmlformats.org/officeDocument/2006/relationships/hyperlink" Target="https://en.wikipedia.org/wiki/Expected_value" TargetMode="External"/><Relationship Id="rId217" Type="http://schemas.openxmlformats.org/officeDocument/2006/relationships/hyperlink" Target="https://en.wikipedia.org/wiki/Law_of_the_unconscious_statistician" TargetMode="External"/><Relationship Id="rId231" Type="http://schemas.openxmlformats.org/officeDocument/2006/relationships/hyperlink" Target="https://en.wikipedia.org/wiki/Loss_function" TargetMode="External"/><Relationship Id="rId235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4" Type="http://schemas.openxmlformats.org/officeDocument/2006/relationships/hyperlink" Target="https://morrison-lab.github.io/mds/algebra-basics.html#def-argmin" TargetMode="External"/><Relationship Id="rId163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133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40" Type="http://schemas.openxmlformats.org/officeDocument/2006/relationships/hyperlink" Target="https://morrison-lab.github.io/sds/estimation.html#def-estimand" TargetMode="External"/><Relationship Id="rId221" Type="http://schemas.openxmlformats.org/officeDocument/2006/relationships/hyperlink" Target="https://www.cengage.com/c/statistical-inference-2e-casella-berger/9780534243128/" TargetMode="External"/><Relationship Id="rId239" Type="http://schemas.openxmlformats.org/officeDocument/2006/relationships/hyperlink" Target="https://www.deeplearningbook.org/" TargetMode="External"/><Relationship Id="rId137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6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2026-10-29T22:48:02Z</dcterms:created>
  <dcterms:modified xsi:type="dcterms:W3CDTF">2026-10-29T22:48:02Z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15:37:19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