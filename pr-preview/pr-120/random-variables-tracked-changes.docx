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Random variables</w:t>
      </w:r>
    </w:p>
    <w:p>
      <w:pPr>
        <w:pStyle w:val="Date"/>
      </w:pPr>
      <w:del w:id="1" w:author="PR Preview" w:date="2026-01-01T00:00:00Z">
        <w:r>
          <w:delText xml:space="preserve">Last modified: 2026-10-13 16:32:42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18:25:50 (PDT)</w:t>
        </w:r>
      </w:ins>
    </w:p>
    <w:bookmarkStart w:id="25" w:name="sec-random-variables"/>
    <w:p>
      <w:pPr>
        <w:pStyle w:val="Heading2"/>
      </w:pPr>
      <w:r>
        <w:t xml:space="preserve">1 Random variables</w:t>
      </w:r>
    </w:p>
    <w:bookmarkStart w:id="12" w:name="def-random-variable"/>
    <w:p>
      <w:pPr>
        <w:pStyle w:val="FirstParagraph"/>
      </w:pPr>
      <w:r>
        <w:rPr>
          <w:b/>
          <w:bCs/>
        </w:rPr>
        <w:t xml:space="preserve">Definition 1 (Random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variable</w:t>
      </w:r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 a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to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w:r>
        <w:t xml:space="preserve">it assigns a number to each possible outcome of a</w:t>
      </w:r>
      <w:r>
        <w:t xml:space="preserve"> </w:t>
      </w:r>
      <w:hyperlink r:id="rId11">
        <w:r>
          <w:rPr>
            <w:rStyle w:val="Hyperlink"/>
          </w:rPr>
          <w:t xml:space="preserve">random experiment</w:t>
        </w:r>
      </w:hyperlink>
      <w:r>
        <w:t xml:space="preserve">.</w:t>
      </w:r>
    </w:p>
    <w:bookmarkEnd w:id="1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We use uppercase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, …) for random variables,</w:t>
      </w:r>
      <w:r>
        <w:t xml:space="preserve"> </w:t>
      </w:r>
      <w:r>
        <w:t xml:space="preserve">and lowercase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, …) for their realized (observed) values.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for the event</w:t>
      </w:r>
      <w:r>
        <w:t xml:space="preserve"> </w:t>
      </w:r>
      <m:oMath>
        <m:r>
          <m:rPr>
            <m:sty m:val="p"/>
          </m:rPr>
          <m:t>{</m:t>
        </m:r>
        <m:r>
          <m:t>ω</m:t>
        </m:r>
        <m:r>
          <m:rPr>
            <m:sty m:val="p"/>
          </m:rPr>
          <m:t>∈</m:t>
        </m:r>
        <m:r>
          <m:rPr>
            <m:sty m:val="p"/>
          </m:rPr>
          <m:t>Ω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similarly for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and other conditions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A fully rigorous definition also requires the function to be</w:t>
      </w:r>
      <w:r>
        <w:t xml:space="preserve"> </w:t>
      </w:r>
      <w:r>
        <w:rPr>
          <w:i/>
          <w:iCs/>
        </w:rPr>
        <w:t xml:space="preserve">measurable</w:t>
      </w:r>
      <w:r>
        <w:t xml:space="preserve">,</w:t>
      </w:r>
      <w:r>
        <w:t xml:space="preserve"> </w:t>
      </w:r>
      <w:r>
        <w:t xml:space="preserve">so that every such set is an event with a probability;</w:t>
      </w:r>
      <w:r>
        <w:t xml:space="preserve"> </w:t>
      </w:r>
      <w:r>
        <w:t xml:space="preserve">that requirement never binds in these notes.</w:t>
      </w:r>
    </w:p>
    <w:p>
      <w:pPr>
        <w:pStyle w:val="BodyText"/>
      </w:pPr>
      <w:r>
        <w:t xml:space="preserve">See also:</w:t>
      </w:r>
      <w:r>
        <w:t xml:space="preserve"> </w:t>
      </w:r>
      <w:hyperlink r:id="rId13">
        <w:r>
          <w:rPr>
            <w:rStyle w:val="Hyperlink"/>
          </w:rPr>
          <w:t xml:space="preserve">https://en.wikipedia.org/wiki/Random_variable</w:t>
        </w:r>
      </w:hyperlink>
    </w:p>
    <w:bookmarkStart w:id="14" w:name="exm-random-variable"/>
    <w:p>
      <w:pPr>
        <w:pStyle w:val="BodyText"/>
      </w:pPr>
      <w:r>
        <w:rPr>
          <w:b/>
          <w:bCs/>
        </w:rPr>
        <w:t xml:space="preserve">Example 1 (Number of heads in two coin flips)</w:t>
      </w:r>
      <w:r>
        <w:t xml:space="preserve"> </w:t>
      </w:r>
      <w:r>
        <w:t xml:space="preserve">Flip a fair coin twice.</w:t>
      </w:r>
      <w:r>
        <w:t xml:space="preserve"> </w:t>
      </w:r>
      <w:r>
        <w:t xml:space="preserve">The sample space is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H</m:t>
            </m:r>
            <m:r>
              <m:rPr>
                <m:sty m:val="p"/>
              </m:rPr>
              <m:t>,</m:t>
            </m:r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  <m:r>
              <m:rPr>
                <m:sty m:val="p"/>
              </m:rPr>
              <m:t>,</m:t>
            </m:r>
            <m:r>
              <m:t>T</m:t>
            </m:r>
            <m: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outcome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heads: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</m:e>
        </m:d>
        <m:r>
          <m:t>​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"/>
    <w:bookmarkStart w:id="15" w:name="def-range"/>
    <w:p>
      <w:pPr>
        <w:pStyle w:val="FirstParagraph"/>
      </w:pPr>
      <w:r>
        <w:rPr>
          <w:b/>
          <w:bCs/>
        </w:rPr>
        <w:t xml:space="preserve">Definition 2 (Range of a random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, denoted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ω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Ω</m:t>
              </m:r>
            </m:e>
          </m:d>
          <m:r>
            <m:t>​</m:t>
          </m:r>
        </m:oMath>
      </m:oMathPara>
    </w:p>
    <w:bookmarkEnd w:id="1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range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r:id="rId16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 function 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For a general function, these notes say</w:t>
      </w:r>
      <w:r>
        <w:t xml:space="preserve"> </w:t>
      </w:r>
      <w:r>
        <w:t xml:space="preserve">“image”</w:t>
      </w:r>
      <w:r>
        <w:t xml:space="preserve">,</w:t>
      </w:r>
      <w:r>
        <w:t xml:space="preserve"> </w:t>
      </w:r>
      <w:r>
        <w:t xml:space="preserve">because some sources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the codomain instead;</w:t>
      </w:r>
      <w:r>
        <w:t xml:space="preserve"> </w:t>
      </w:r>
      <w:r>
        <w:t xml:space="preserve">for a random variable,</w:t>
      </w:r>
      <w:r>
        <w:t xml:space="preserve"> </w:t>
      </w:r>
      <w:r>
        <w:t xml:space="preserve">“range”</w:t>
      </w:r>
      <w:r>
        <w:t xml:space="preserve"> </w:t>
      </w:r>
      <w:r>
        <w:t xml:space="preserve">is the standard term.</w:t>
      </w:r>
    </w:p>
    <w:bookmarkStart w:id="17" w:name="exm-range"/>
    <w:p>
      <w:pPr>
        <w:pStyle w:val="BodyText"/>
      </w:pPr>
      <w:r>
        <w:rPr>
          <w:b/>
          <w:bCs/>
        </w:rPr>
        <w:t xml:space="preserve">Example 2 (Range of the number of heads)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bookmarkEnd w:id="17"/>
    <w:bookmarkStart w:id="19" w:name="def-discrete-rv"/>
    <w:p>
      <w:pPr>
        <w:pStyle w:val="BodyText"/>
      </w:pPr>
      <w:r>
        <w:rPr>
          <w:b/>
          <w:bCs/>
        </w:rPr>
        <w:t xml:space="preserve">Definition 3 (Discrete random variable)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discrete</w:t>
      </w:r>
      <w:r>
        <w:t xml:space="preserve"> </w:t>
      </w:r>
      <w:r>
        <w:t xml:space="preserve">if its</w:t>
      </w:r>
      <w:r>
        <w:t xml:space="preserve"> </w:t>
      </w:r>
      <w:hyperlink w:anchor="def-range">
        <w:r>
          <w:rPr>
            <w:rStyle w:val="Hyperlink"/>
          </w:rPr>
          <w:t xml:space="preserve">range</w:t>
        </w:r>
      </w:hyperlink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18">
        <w:r>
          <w:rPr>
            <w:rStyle w:val="Hyperlink"/>
          </w:rPr>
          <w:t xml:space="preserve">countable</w:t>
        </w:r>
      </w:hyperlink>
      <w:r>
        <w:t xml:space="preserve">.</w:t>
      </w:r>
    </w:p>
    <w:bookmarkEnd w:id="19"/>
    <w:bookmarkStart w:id="20" w:name="exm-discrete-rv"/>
    <w:p>
      <w:pPr>
        <w:pStyle w:val="BodyText"/>
      </w:pPr>
      <w:r>
        <w:rPr>
          <w:b/>
          <w:bCs/>
        </w:rPr>
        <w:t xml:space="preserve">Example 3 (Discrete random variables)</w:t>
      </w:r>
      <w:r>
        <w:t xml:space="preserve"> </w:t>
      </w:r>
      <w:r>
        <w:t xml:space="preserve">The number of heads 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discrete,</w:t>
      </w:r>
      <w:r>
        <w:t xml:space="preserve"> </w:t>
      </w:r>
      <w:r>
        <w:t xml:space="preserve">with a finite range.</w:t>
      </w:r>
      <w:r>
        <w:t xml:space="preserve"> </w:t>
      </w:r>
      <w:r>
        <w:t xml:space="preserve">A count with no upper bound, such as the number of emergency-department visits in a day,</w:t>
      </w:r>
      <w:r>
        <w:t xml:space="preserve"> </w:t>
      </w:r>
      <w:r>
        <w:t xml:space="preserve">is discrete with a countably infinite range,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.</w:t>
      </w:r>
    </w:p>
    <w:bookmarkEnd w:id="20"/>
    <w:bookmarkStart w:id="21" w:name="def-continuous-rv"/>
    <w:p>
      <w:pPr>
        <w:pStyle w:val="BodyText"/>
      </w:pPr>
      <w:r>
        <w:rPr>
          <w:b/>
          <w:bCs/>
        </w:rPr>
        <w:t xml:space="preserve">Definition 4 (Continuous random variable)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Every continuous random variable in these notes also has a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  <w:r>
        <w:t xml:space="preserve"> </w:t>
      </w:r>
      <w:r>
        <w:t xml:space="preserve">Continuous random variables without a density exist,</w:t>
      </w:r>
      <w:r>
        <w:t xml:space="preserve"> </w:t>
      </w:r>
      <w:r>
        <w:t xml:space="preserve">but they do not arise in applications.</w:t>
      </w:r>
    </w:p>
    <w:bookmarkStart w:id="23" w:name="exm-continuous-rv"/>
    <w:p>
      <w:pPr>
        <w:pStyle w:val="BodyText"/>
      </w:pPr>
      <w:r>
        <w:rPr>
          <w:b/>
          <w:bCs/>
        </w:rPr>
        <w:t xml:space="preserve">Example 4 (A continuous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satisfy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by the</w:t>
      </w:r>
      <w:r>
        <w:t xml:space="preserve"> </w:t>
      </w:r>
      <w:hyperlink r:id="rId22">
        <w:r>
          <w:rPr>
            <w:rStyle w:val="Hyperlink"/>
          </w:rPr>
          <w:t xml:space="preserve">complement rule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falls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 probability 0,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as well.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Its range,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is uncountable.</w:t>
      </w:r>
    </w:p>
    <w:bookmarkEnd w:id="23"/>
    <w:bookmarkStart w:id="24" w:name="exm-mixed-rv"/>
    <w:p>
      <w:pPr>
        <w:pStyle w:val="BodyText"/>
      </w:pPr>
      <w:r>
        <w:rPr>
          <w:b/>
          <w:bCs/>
        </w:rPr>
        <w:t xml:space="preserve">Example 5 (A random variable that is neither discrete nor continuous)</w:t>
      </w:r>
      <w:r>
        <w:t xml:space="preserve"> </w:t>
      </w:r>
      <w:r>
        <w:t xml:space="preserve">Some random variables are neither discrete nor continuous:</w:t>
      </w:r>
      <w:r>
        <w:t xml:space="preserve"> </w:t>
      </w:r>
      <w:r>
        <w:t xml:space="preserve">a time to event that equals exactly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with positive probability,</w:t>
      </w:r>
      <w:r>
        <w:t xml:space="preserve"> </w:t>
      </w:r>
      <w:r>
        <w:t xml:space="preserve">and otherwise spreads over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is one.</w:t>
      </w:r>
      <w:r>
        <w:t xml:space="preserve"> </w:t>
      </w:r>
      <w:r>
        <w:t xml:space="preserve">For instance,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be the continuous random variable of</w:t>
      </w:r>
      <w:r>
        <w:t xml:space="preserve"> </w:t>
      </w:r>
      <w:hyperlink w:anchor="exm-continuous-rv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U</m:t>
        </m:r>
        <m:r>
          <m:rPr>
            <m:sty m:val="p"/>
          </m:rPr>
          <m:t>&lt;</m:t>
        </m:r>
        <m:r>
          <m:t>1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&lt;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increasing in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 takes values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solving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&lt;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continuous (</w:t>
      </w:r>
      <w:hyperlink w:anchor="exm-continuous-rv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single points have probability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Using these values: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&lt;</m:t>
              </m:r>
              <m:r>
                <m:t>U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&lt;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m:oMath>
        <m:r>
          <m:t>T</m:t>
        </m:r>
      </m:oMath>
      <w:r>
        <w:t xml:space="preserve"> </w:t>
      </w:r>
      <w:r>
        <w:t xml:space="preserve">is not continuous,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by the</w:t>
      </w:r>
      <w:r>
        <w:t xml:space="preserve"> </w:t>
      </w:r>
      <w:hyperlink r:id="rId22">
        <w:r>
          <w:rPr>
            <w:rStyle w:val="Hyperlink"/>
          </w:rPr>
          <w:t xml:space="preserve">complement rule</w:t>
        </w:r>
      </w:hyperlink>
      <w:r>
        <w:t xml:space="preserve">.</w:t>
      </w:r>
    </w:p>
    <w:p>
      <w:pPr>
        <w:pStyle w:val="BodyText"/>
      </w:pPr>
      <m:oMath>
        <m:r>
          <m:t>T</m:t>
        </m:r>
      </m:oMath>
      <w:r>
        <w:t xml:space="preserve"> </w:t>
      </w:r>
      <w:r>
        <w:t xml:space="preserve">is not discrete either.</w:t>
      </w:r>
      <w:r>
        <w:t xml:space="preserve"> </w:t>
      </w:r>
      <w:r>
        <w:t xml:space="preserve">If it were, its range would be countable,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would be the disjoint union of the countably many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U</m:t>
              </m:r>
              <m:r>
                <m:rPr>
                  <m:nor/>
                  <m:sty m:val="p"/>
                </m:rPr>
                <m:t> is continuous)</m:t>
              </m:r>
            </m:e>
          </m:eqArr>
        </m:oMath>
      </m:oMathPara>
    </w:p>
    <w:p>
      <w:pPr>
        <w:pStyle w:val="FirstParagraph"/>
      </w:pPr>
      <w:r>
        <w:t xml:space="preserve">which contradicts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24"/>
    <w:bookmarkEnd w:id="25"/>
    <w:bookmarkStart w:id="105" w:name="X07e058d1329d8fa48179146f153d016c4f9ff9a"/>
    <w:p>
      <w:pPr>
        <w:pStyle w:val="Heading2"/>
      </w:pPr>
      <w:r>
        <w:t xml:space="preserve">2 Characteristics of probability distributions</w:t>
      </w:r>
    </w:p>
    <w:bookmarkStart w:id="26" w:name="def-pmf"/>
    <w:p>
      <w:pPr>
        <w:pStyle w:val="FirstParagraph"/>
      </w:pPr>
      <w:r>
        <w:rPr>
          <w:b/>
          <w:bCs/>
        </w:rPr>
        <w:t xml:space="preserve">Definition 5 (Probability mass function (PMF))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w:anchor="def-discrete-rv">
        <w:r>
          <w:rPr>
            <w:rStyle w:val="Hyperlink"/>
          </w:rPr>
          <w:t xml:space="preserve">discrete random variable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probability 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exactly the value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See also</w:t>
      </w:r>
      <w:r>
        <w:t xml:space="preserve"> </w:t>
      </w:r>
      <w:hyperlink r:id="rId27">
        <w:r>
          <w:rPr>
            <w:rStyle w:val="Hyperlink"/>
          </w:rPr>
          <w:t xml:space="preserve">https://en.wikipedia.org/wiki/Probability_mass_function</w:t>
        </w:r>
      </w:hyperlink>
    </w:p>
    <w:bookmarkStart w:id="28" w:name="exm-pmf"/>
    <w:p>
      <w:pPr>
        <w:pStyle w:val="BodyText"/>
      </w:pPr>
      <w:r>
        <w:rPr>
          <w:b/>
          <w:bCs/>
        </w:rPr>
        <w:t xml:space="preserve">Example 6 (PMF of the number of heads)</w:t>
      </w:r>
      <w:r>
        <w:t xml:space="preserve"> </w:t>
      </w:r>
      <w:r>
        <w:t xml:space="preserve">For the number of heads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two fair coin flips</w:t>
      </w:r>
      <w:r>
        <w:t xml:space="preserve"> </w:t>
      </w:r>
      <w:r>
        <w:t xml:space="preserve">(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</m:oMath>
      </m:oMathPara>
    </w:p>
    <w:bookmarkEnd w:id="28"/>
    <w:bookmarkStart w:id="29" w:name="def-bernoulli"/>
    <w:p>
      <w:pPr>
        <w:pStyle w:val="FirstParagraph"/>
      </w:pPr>
      <w:r>
        <w:rPr>
          <w:b/>
          <w:bCs/>
        </w:rPr>
        <w:t xml:space="preserve">Definition 6 (Bernoulli distribution)</w:t>
      </w:r>
      <w:r>
        <w:t xml:space="preserve"> </w:t>
      </w:r>
      <w:r>
        <w:t xml:space="preserve">A</w:t>
      </w:r>
      <w:r>
        <w:t xml:space="preserve"> </w:t>
      </w:r>
      <w:hyperlink w:anchor="def-discrete-rv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Bernoulli distribution</w:t>
      </w:r>
      <w:r>
        <w:t xml:space="preserve"> </w:t>
      </w:r>
      <w:r>
        <w:t xml:space="preserve">with parameter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if: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b>
                <m:e>
                  <m:r>
                    <m:rPr>
                      <m:nor/>
                      <m:sty m:val="p"/>
                    </m:rPr>
                    <m:t>1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</m:sSub>
              <m:sSup>
                <m:e>
                  <m:r>
                    <m:t>π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{"/>
                  <m:sepChr m:val=""/>
                  <m:endChr m:val="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left"/>
                            <m:count m:val="1"/>
                          </m:mcPr>
                        </m:mc>
                        <m:mc>
                          <m:mcPr>
                            <m:mcJc m:val="left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29"/>
    <w:bookmarkStart w:id="30" w:name="exm-bernoulli-pmf"/>
    <w:p>
      <w:pPr>
        <w:pStyle w:val="FirstParagraph"/>
      </w:pPr>
      <w:r>
        <w:rPr>
          <w:b/>
          <w:bCs/>
        </w:rPr>
        <w:t xml:space="preserve">Example 7 (The first of two coin flips)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 flip,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H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H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30"/>
    <w:bookmarkStart w:id="32" w:name="def-pdf"/>
    <w:p>
      <w:pPr>
        <w:pStyle w:val="BodyText"/>
      </w:pPr>
      <w:r>
        <w:rPr>
          <w:b/>
          <w:bCs/>
        </w:rPr>
        <w:t xml:space="preserve">Definition 7 (Probability density function (PDF))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w:anchor="def-continuous-rv">
        <w:r>
          <w:rPr>
            <w:rStyle w:val="Hyperlink"/>
          </w:rPr>
          <w:t xml:space="preserve">continuous random variable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density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 any interval</w:t>
      </w:r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that interval: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  <m:r>
            <m:rPr>
              <m:sty m:val="p"/>
            </m:rPr>
            <m:t>≤</m:t>
          </m:r>
          <m:r>
            <m:t>b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See also</w:t>
      </w:r>
      <w:r>
        <w:t xml:space="preserve"> </w:t>
      </w:r>
      <w:hyperlink r:id="rId33">
        <w:r>
          <w:rPr>
            <w:rStyle w:val="Hyperlink"/>
          </w:rPr>
          <w:t xml:space="preserve">https://en.wikipedia.org/wiki/Probability_density_function#Formal_definition</w:t>
        </w:r>
      </w:hyperlink>
    </w:p>
    <w:bookmarkStart w:id="35" w:name="def-uniform-set"/>
    <w:p>
      <w:pPr>
        <w:pStyle w:val="BodyText"/>
      </w:pPr>
      <w:r>
        <w:rPr>
          <w:b/>
          <w:bCs/>
        </w:rPr>
        <w:t xml:space="preserve">Definition 8 (Uniform distribution on a set)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 with a</w:t>
      </w:r>
      <w:r>
        <w:t xml:space="preserve"> </w:t>
      </w:r>
      <w:hyperlink r:id="rId34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uniform distribution</w:t>
      </w:r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 measure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μ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t>μ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A</m:t>
          </m:r>
          <m:r>
            <m:rPr>
              <m:sty m:val="p"/>
            </m:rPr>
            <m:t>⊆</m:t>
          </m:r>
          <m:r>
            <m:t>S</m:t>
          </m:r>
          <m:r>
            <m:rPr>
              <m:sty m:val="p"/>
            </m:rPr>
            <m:t>.</m:t>
          </m:r>
        </m:oMath>
      </m:oMathPara>
    </w:p>
    <w:bookmarkEnd w:id="35"/>
    <w:bookmarkStart w:id="36" w:name="def-uniform"/>
    <w:p>
      <w:pPr>
        <w:pStyle w:val="FirstParagraph"/>
      </w:pPr>
      <w:r>
        <w:rPr>
          <w:b/>
          <w:bCs/>
        </w:rPr>
        <w:t xml:space="preserve">Definition 9 (Uniform distribution on an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uniform distribution</w:t>
      </w:r>
      <w:r>
        <w:t xml:space="preserve"> </w:t>
      </w:r>
      <w:r>
        <w:t xml:space="preserve">on an interval</w:t>
      </w:r>
      <w:r>
        <w:t xml:space="preserve"> </w:t>
      </w:r>
      <m:oMath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uniform-set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 length),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β</m:t>
        </m:r>
      </m:oMath>
      <w:r>
        <w:t xml:space="preserve">,</w:t>
      </w:r>
      <w:r>
        <w:t xml:space="preserve"> </w:t>
      </w:r>
      <w:r>
        <w:t xml:space="preserve">is the distribution of a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β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α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α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β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bookmarkEnd w:id="36"/>
    <w:bookmarkStart w:id="37" w:name="exm-pdf"/>
    <w:p>
      <w:pPr>
        <w:pStyle w:val="FirstParagraph"/>
      </w:pPr>
      <w:r>
        <w:rPr>
          <w:b/>
          <w:bCs/>
        </w:rPr>
        <w:t xml:space="preserve">Example 8 (Subinterval probabilities of a uniform random variable)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any subinterval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⊆</m:t>
        </m:r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(so</w:t>
      </w:r>
      <w:r>
        <w:t xml:space="preserve"> </w:t>
      </w:r>
      <m:oMath>
        <m:r>
          <m:t>α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β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probability density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β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α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num>
                <m:den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In particular,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any subinterval</w:t>
      </w:r>
      <w:r>
        <w:t xml:space="preserve"> </w:t>
      </w:r>
      <w:r>
        <w:t xml:space="preserve">is proportional to that subinterval’s length.</w:t>
      </w:r>
      <w:r>
        <w:t xml:space="preserve"> </w:t>
      </w:r>
      <w:r>
        <w:t xml:space="preserve">For the standard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giving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An interval reaching outside</w:t>
      </w:r>
      <w:r>
        <w:t xml:space="preserve"> </w:t>
      </w:r>
      <m:oMath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adds nothing to the probability,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there.</w:t>
      </w:r>
    </w:p>
    <w:bookmarkEnd w:id="37"/>
    <w:bookmarkStart w:id="38" w:name="thm-density-not-unique"/>
    <w:p>
      <w:pPr>
        <w:pStyle w:val="BodyText"/>
      </w:pPr>
      <w:r>
        <w:rPr>
          <w:b/>
          <w:bCs/>
        </w:rPr>
        <w:t xml:space="preserve">Theorem 1 (A density is not unique)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 a continuous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differs from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only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also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 difference</w:t>
      </w:r>
      <w:r>
        <w:t xml:space="preserve"> </w:t>
      </w:r>
      <m:oMath>
        <m:r>
          <m:t>g</m:t>
        </m:r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all but finitely many points,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that is 0 at all but finitely many points integrates to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a density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Together with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, this is</w:t>
      </w:r>
      <w:r>
        <w:t xml:space="preserve"> </w:t>
      </w:r>
      <w:hyperlink w:anchor="def-pdf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 the value of a density at a single point carries no probability by itself.</w:t>
      </w:r>
      <w:r>
        <w:t xml:space="preserve"> </w:t>
      </w:r>
      <w:r>
        <w:t xml:space="preserve">These notes use the version that is continuous wherever possible.</w:t>
      </w:r>
    </w:p>
    <w:bookmarkStart w:id="39" w:name="thm-continuous-no-density"/>
    <w:p>
      <w:pPr>
        <w:pStyle w:val="BodyText"/>
      </w:pPr>
      <w:r>
        <w:rPr>
          <w:b/>
          <w:bCs/>
        </w:rPr>
        <w:t xml:space="preserve">Theorem 2 (Some continuous random variables have no density)</w:t>
      </w:r>
      <w:r>
        <w:t xml:space="preserve"> </w:t>
      </w:r>
      <w:r>
        <w:t xml:space="preserve">There exist continuous random variables</w:t>
      </w:r>
      <w:r>
        <w:t xml:space="preserve"> </w:t>
      </w:r>
      <w:r>
        <w:t xml:space="preserve">that have no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</w:p>
    <w:bookmarkEnd w:id="3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notes.</w:t>
      </w:r>
      <w:r>
        <w:t xml:space="preserve"> </w:t>
      </w:r>
      <w:r>
        <w:t xml:space="preserve">The standard example is the</w:t>
      </w:r>
      <w:r>
        <w:t xml:space="preserve"> </w:t>
      </w:r>
      <w:hyperlink r:id="rId40">
        <w:r>
          <w:rPr>
            <w:rStyle w:val="Hyperlink"/>
          </w:rPr>
          <w:t xml:space="preserve">Cantor distribution</w:t>
        </w:r>
      </w:hyperlink>
      <w:r>
        <w:t xml:space="preserve">,</w:t>
      </w:r>
      <w:r>
        <w:t xml:space="preserve"> </w:t>
      </w:r>
      <w:r>
        <w:t xml:space="preserve">which puts no probability on any single point,</w:t>
      </w:r>
      <w:r>
        <w:t xml:space="preserve"> </w:t>
      </w:r>
      <w:r>
        <w:t xml:space="preserve">but puts all of its probability on a set of total length 0,</w:t>
      </w:r>
      <w:r>
        <w:t xml:space="preserve"> </w:t>
      </w:r>
      <w:r>
        <w:t xml:space="preserve">so any candidate density would integrate to 0 over a set of probability 1.</w:t>
      </w:r>
    </w:p>
    <w:p>
      <w:pPr>
        <w:pStyle w:val="BodyText"/>
      </w:pPr>
      <w:r>
        <w:t xml:space="preserve">Every continuous random variable in these notes also has a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  <w:r>
        <w:t xml:space="preserve"> </w:t>
      </w:r>
      <w:r>
        <w:t xml:space="preserve">Continuous random variables without a density</w:t>
      </w:r>
      <w:r>
        <w:t xml:space="preserve"> </w:t>
      </w:r>
      <w:r>
        <w:t xml:space="preserve">do not arise in applications.</w:t>
      </w:r>
    </w:p>
    <w:bookmarkStart w:id="41" w:name="def-normal"/>
    <w:p>
      <w:pPr>
        <w:pStyle w:val="BodyText"/>
      </w:pPr>
      <w:r>
        <w:rPr>
          <w:b/>
          <w:bCs/>
        </w:rPr>
        <w:t xml:space="preserve">Definition 10 (Normal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normal distribution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Gaussian distribution</w:t>
      </w:r>
      <w:r>
        <w:t xml:space="preserve">)</w:t>
      </w:r>
      <w:r>
        <w:t xml:space="preserve"> </w:t>
      </w:r>
      <w:r>
        <w:t xml:space="preserve">with mean parameter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variance parameter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41"/>
    <w:bookmarkStart w:id="42" w:name="exm-normal"/>
    <w:p>
      <w:pPr>
        <w:pStyle w:val="FirstParagraph"/>
      </w:pPr>
      <w:r>
        <w:rPr>
          <w:b/>
          <w:bCs/>
        </w:rPr>
        <w:t xml:space="preserve">Example 9 (Normal densities at their centers)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 the density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1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density with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0.1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the same steps give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0.1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  <m:r>
          <m:rPr>
            <m:sty m:val="p"/>
          </m:rPr>
          <m:t>)</m:t>
        </m:r>
        <m:r>
          <m:rPr>
            <m:sty m:val="p"/>
          </m:rPr>
          <m:t>≈</m:t>
        </m:r>
        <m:r>
          <m:t>3.99</m:t>
        </m:r>
      </m:oMath>
      <w:r>
        <w:t xml:space="preserve">,</w:t>
      </w:r>
      <w:r>
        <w:t xml:space="preserve"> </w:t>
      </w:r>
      <w:r>
        <w:t xml:space="preserve">a density greater than 1.</w:t>
      </w:r>
    </w:p>
    <w:bookmarkEnd w:id="4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density is not a probability: it can exceed 1,</w:t>
      </w:r>
      <w:r>
        <w:t xml:space="preserve"> </w:t>
      </w:r>
      <w:r>
        <w:t xml:space="preserve">as the second density in</w:t>
      </w:r>
      <w:r>
        <w:t xml:space="preserve"> </w:t>
      </w:r>
      <w:hyperlink w:anchor="exm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does.</w:t>
      </w:r>
    </w:p>
    <w:bookmarkStart w:id="45" w:name="thm-normal-density"/>
    <w:p>
      <w:pPr>
        <w:pStyle w:val="BodyText"/>
      </w:pPr>
      <w:r>
        <w:rPr>
          <w:b/>
          <w:bCs/>
        </w:rPr>
        <w:t xml:space="preserve">Theorem 3 (The normal density integrates to 1, with mean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 variance</w:t>
      </w:r>
      <w:r>
        <w:rPr>
          <w:b/>
          <w:bCs/>
        </w:rP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w:anchor="def-normal">
        <w:r>
          <w:rPr>
            <w:rStyle w:val="Hyperlink"/>
          </w:rPr>
          <w:t xml:space="preserve">Definition 10</w:t>
        </w:r>
      </w:hyperlink>
      <w:r>
        <w:t xml:space="preserve">), then: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</m:e>
          </m:nary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hyperlink r:id="rId43">
        <w:r>
          <w:rPr>
            <w:rStyle w:val="Hyperlink"/>
          </w:rPr>
          <w:t xml:space="preserve">mean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4">
        <w:r>
          <w:rPr>
            <w:rStyle w:val="Hyperlink"/>
          </w:rPr>
          <w:t xml:space="preserve">variance</w:t>
        </w:r>
      </w:hyperlink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45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evaluates three integrals by calculus,</w:t>
      </w:r>
      <w:r>
        <w:t xml:space="preserve"> </w:t>
      </w:r>
      <w:r>
        <w:t xml:space="preserve">one of them the Gaussian integral;</w:t>
      </w:r>
      <w:r>
        <w:t xml:space="preserve"> </w:t>
      </w:r>
      <w:r>
        <w:t xml:space="preserve">it is omitted here</w:t>
      </w:r>
      <w:r>
        <w:t xml:space="preserve"> </w:t>
      </w:r>
      <w:r>
        <w:t xml:space="preserve">(Casella and Berger 2002)</w:t>
      </w:r>
      <w:r>
        <w:t xml:space="preserve">.</w:t>
      </w:r>
      <w:r>
        <w:t xml:space="preserve"> </w:t>
      </w:r>
      <w:r>
        <w:t xml:space="preserve">These facts are where the parameters’ names come from.</w:t>
      </w:r>
    </w:p>
    <w:bookmarkStart w:id="46" w:name="def-std-normal"/>
    <w:p>
      <w:pPr>
        <w:pStyle w:val="BodyText"/>
      </w:pPr>
      <w:r>
        <w:rPr>
          <w:b/>
          <w:bCs/>
        </w:rPr>
        <w:t xml:space="preserve">Definition 11 (Standard normal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normal distribution</w:t>
      </w:r>
      <w:r>
        <w:t xml:space="preserve"> </w:t>
      </w:r>
      <w:r>
        <w:t xml:space="preserve">is the</w:t>
      </w:r>
      <w:r>
        <w:t xml:space="preserve"> </w:t>
      </w:r>
      <w:hyperlink w:anchor="def-normal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 parameter 0 and variance parameter 1,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46"/>
    <w:bookmarkStart w:id="47" w:name="exm-std-normal"/>
    <w:p>
      <w:pPr>
        <w:pStyle w:val="BodyText"/>
      </w:pPr>
      <w:r>
        <w:rPr>
          <w:b/>
          <w:bCs/>
        </w:rPr>
        <w:t xml:space="preserve">Example 10 (Half of a standard normal lies below 0)</w:t>
      </w:r>
      <w:r>
        <w:t xml:space="preserve"> </w:t>
      </w:r>
      <w:r>
        <w:t xml:space="preserve">If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the standard normal distribution,</w:t>
      </w:r>
      <w:r>
        <w:t xml:space="preserve"> </w:t>
      </w:r>
      <w:r>
        <w:t xml:space="preserve">its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takes the same value at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z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Those two probabilities sum to 1, 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continuous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so each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7"/>
    <w:bookmarkStart w:id="48" w:name="def-exponential"/>
    <w:p>
      <w:pPr>
        <w:pStyle w:val="BodyText"/>
      </w:pPr>
      <w:r>
        <w:rPr>
          <w:b/>
          <w:bCs/>
        </w:rPr>
        <w:t xml:space="preserve">Definition 12 (Exponential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exponential distribution</w:t>
      </w:r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λ</m:t>
                    </m:r>
                    <m:s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λ</m:t>
                        </m:r>
                        <m:r>
                          <m:t>t</m:t>
                        </m:r>
                      </m:sup>
                    </m:sSup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48"/>
    <w:bookmarkStart w:id="49" w:name="exm-exponential"/>
    <w:p>
      <w:pPr>
        <w:pStyle w:val="FirstParagraph"/>
      </w:pPr>
      <w:r>
        <w:rPr>
          <w:b/>
          <w:bCs/>
        </w:rPr>
        <w:t xml:space="preserve">Example 11 (Probability of an event within one time unit)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exponential with rate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falls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0.5</m:t>
        </m:r>
      </m:oMath>
      <w:r>
        <w:t xml:space="preserve">, for example,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0.5</m:t>
            </m:r>
          </m:sup>
        </m:sSup>
        <m:r>
          <m:rPr>
            <m:sty m:val="p"/>
          </m:rPr>
          <m:t>≈</m:t>
        </m:r>
        <m:r>
          <m:t>0.393</m:t>
        </m:r>
      </m:oMath>
      <w:r>
        <w:t xml:space="preserve">.</w:t>
      </w:r>
    </w:p>
    <w:bookmarkEnd w:id="49"/>
    <w:bookmarkStart w:id="50" w:name="def-cdf"/>
    <w:p>
      <w:pPr>
        <w:pStyle w:val="BodyText"/>
      </w:pPr>
      <w:r>
        <w:rPr>
          <w:b/>
          <w:bCs/>
        </w:rPr>
        <w:t xml:space="preserve">Definition 13 (Cumulative distribution function (CDF))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(discrete or continuous),</w:t>
      </w:r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cumulative distribution function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.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CDF is always defined, whether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 or continuous.</w:t>
      </w:r>
    </w:p>
    <w:p>
      <w:pPr>
        <w:pStyle w:val="BodyText"/>
      </w:pPr>
      <w:r>
        <w:t xml:space="preserve">See also</w:t>
      </w:r>
      <w:r>
        <w:t xml:space="preserve"> </w:t>
      </w:r>
      <w:hyperlink r:id="rId51">
        <w:r>
          <w:rPr>
            <w:rStyle w:val="Hyperlink"/>
          </w:rPr>
          <w:t xml:space="preserve">https://en.wikipedia.org/wiki/Cumulative_distribution_function</w:t>
        </w:r>
      </w:hyperlink>
    </w:p>
    <w:bookmarkStart w:id="52" w:name="exm-cdf"/>
    <w:p>
      <w:pPr>
        <w:pStyle w:val="BodyText"/>
      </w:pPr>
      <w:r>
        <w:rPr>
          <w:b/>
          <w:bCs/>
        </w:rPr>
        <w:t xml:space="preserve">Example 12 (CDF of the number of heads)</w:t>
      </w:r>
      <w:r>
        <w:t xml:space="preserve"> </w:t>
      </w:r>
      <w:r>
        <w:t xml:space="preserve">Summing the PMF in</w:t>
      </w:r>
      <w:r>
        <w:t xml:space="preserve"> </w:t>
      </w:r>
      <w:hyperlink w:anchor="exm-pmf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over values at or below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  <m:mr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1</m:t>
                    </m:r>
                  </m:e>
                </m:mr>
                <m:mr>
                  <m:e>
                    <m:f>
                      <m:fPr>
                        <m:type m:val="lin"/>
                      </m:fPr>
                      <m:num>
                        <m:r>
                          <m:t>3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bookmarkEnd w:id="52"/>
    <w:bookmarkStart w:id="53" w:name="thm-cdf-properties"/>
    <w:p>
      <w:pPr>
        <w:pStyle w:val="FirstParagraph"/>
      </w:pPr>
      <w:r>
        <w:rPr>
          <w:b/>
          <w:bCs/>
        </w:rPr>
        <w:t xml:space="preserve">Theorem 4 (Properties of a CDF)</w:t>
      </w:r>
      <w:r>
        <w:t xml:space="preserve"> </w:t>
      </w:r>
      <w:r>
        <w:t xml:space="preserve">The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of any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and: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i/>
          <w:iCs/>
        </w:rPr>
        <w:t xml:space="preserve">Non-decreasing.</w:t>
      </w:r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t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s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s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54">
        <w:r>
          <w:rPr>
            <w:rStyle w:val="Hyperlink"/>
          </w:rPr>
          <w:t xml:space="preserve">finite additivity</w:t>
        </w:r>
      </w:hyperlink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(probabilities are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Limit at</w:t>
      </w:r>
      <w:r>
        <w:rPr>
          <w:i/>
          <w:iCs/>
        </w:rP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 are decreasing,</w:t>
      </w:r>
      <w:r>
        <w:t xml:space="preserve"> </w:t>
      </w:r>
      <w:r>
        <w:t xml:space="preserve">and their intersection is empty,</w:t>
      </w:r>
      <w:r>
        <w:t xml:space="preserve"> </w:t>
      </w:r>
      <w:r>
        <w:t xml:space="preserve">because 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55">
        <w:r>
          <w:rPr>
            <w:rStyle w:val="Hyperlink"/>
          </w:rPr>
          <w:t xml:space="preserve">continuity of probability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</m:oMath>
      <w:r>
        <w:t xml:space="preserve">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Limit at</w:t>
      </w:r>
      <w:r>
        <w:rPr>
          <w:i/>
          <w:iCs/>
        </w:rPr>
        <w:t xml:space="preserve"> </w:t>
      </w:r>
      <m:oMath>
        <m:r>
          <m:rPr>
            <m:sty m:val="p"/>
          </m:rPr>
          <m:t>∞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&gt;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are decreasing,</w:t>
      </w:r>
      <w:r>
        <w:t xml:space="preserve"> </w:t>
      </w:r>
      <w:r>
        <w:t xml:space="preserve">and their intersection is empty,</w:t>
      </w:r>
      <w:r>
        <w:t xml:space="preserve"> </w:t>
      </w:r>
      <w:r>
        <w:t xml:space="preserve">because 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continuity of probability,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so, by the</w:t>
      </w:r>
      <w:r>
        <w:t xml:space="preserve"> </w:t>
      </w:r>
      <w:hyperlink r:id="rId22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Start w:id="57" w:name="thm-cdf-characterizes"/>
    <w:p>
      <w:pPr>
        <w:pStyle w:val="BodyText"/>
      </w:pPr>
      <w:r>
        <w:rPr>
          <w:b/>
          <w:bCs/>
        </w:rPr>
        <w:t xml:space="preserve">Theorem 5 (The CDF determines the distribution)</w:t>
      </w:r>
      <w:r>
        <w:t xml:space="preserve"> </w:t>
      </w:r>
      <w:r>
        <w:t xml:space="preserve">If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the same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w:hyperlink r:id="rId56">
        <w:r>
          <w:rPr>
            <w:rStyle w:val="Hyperlink"/>
          </w:rPr>
          <w:t xml:space="preserve">Borel set</w:t>
        </w:r>
      </w:hyperlink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includes every interval,</w:t>
      </w:r>
      <w:r>
        <w:t xml:space="preserve"> </w:t>
      </w:r>
      <w:r>
        <w:t xml:space="preserve">and every set built from intervals by countably many unions, intersections, and complements.</w:t>
      </w:r>
    </w:p>
    <w:bookmarkEnd w:id="5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</w:t>
      </w:r>
      <w:r>
        <w:t xml:space="preserve"> </w:t>
      </w:r>
      <w:r>
        <w:t xml:space="preserve">(Billingsley 1995)</w:t>
      </w:r>
      <w:r>
        <w:t xml:space="preserve">;</w:t>
      </w:r>
      <w:r>
        <w:t xml:space="preserve"> </w:t>
      </w:r>
      <w:r>
        <w:t xml:space="preserve">see also</w:t>
      </w:r>
      <w:r>
        <w:t xml:space="preserve"> </w:t>
      </w:r>
      <w:hyperlink r:id="rId51">
        <w:r>
          <w:rPr>
            <w:rStyle w:val="Hyperlink"/>
          </w:rPr>
          <w:t xml:space="preserve">https://en.wikipedia.org/wiki/Cumulative_distribution_function</w:t>
        </w:r>
      </w:hyperlink>
      <w:r>
        <w:t xml:space="preserve">.</w:t>
      </w:r>
    </w:p>
    <w:bookmarkStart w:id="58" w:name="def-quantile-function"/>
    <w:p>
      <w:pPr>
        <w:pStyle w:val="BodyText"/>
      </w:pPr>
      <w:r>
        <w:rPr>
          <w:b/>
          <w:bCs/>
        </w:rPr>
        <w:t xml:space="preserve">Definition 14 (Quantile function (population inverse CDF))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w:anchor="def-cdf">
        <w:r>
          <w:rPr>
            <w:rStyle w:val="Hyperlink"/>
          </w:rPr>
          <w:t xml:space="preserve">cumulative distribution function (CDF)</w:t>
        </w:r>
      </w:hyperlink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its population</w:t>
      </w:r>
      <w:r>
        <w:t xml:space="preserve"> </w:t>
      </w:r>
      <w:r>
        <w:rPr>
          <w:b/>
          <w:bCs/>
        </w:rPr>
        <w:t xml:space="preserve">quantile function</w:t>
      </w:r>
      <w:r>
        <w:t xml:space="preserve"> </w:t>
      </w:r>
      <w:r>
        <w:t xml:space="preserve">(generalized inverse of</w:t>
      </w:r>
      <w:r>
        <w:t xml:space="preserve"> </w:t>
      </w:r>
      <m:oMath>
        <m:r>
          <m:t>F</m:t>
        </m:r>
      </m:oMath>
      <w:r>
        <w:t xml:space="preserve">)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Q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rPr>
              <m:sty m:val="p"/>
            </m:rPr>
            <m:t>{</m:t>
          </m:r>
          <m:r>
            <m:t>t</m:t>
          </m:r>
          <m:r>
            <m:rPr>
              <m:sty m:val="p"/>
            </m:rPr>
            <m:t>:</m:t>
          </m:r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p</m:t>
          </m:r>
          <m:r>
            <m:rPr>
              <m:sty m:val="p"/>
            </m:rPr>
            <m:t>}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5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restriction to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keeps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finite: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set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: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is empty whenever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as for a</w:t>
      </w:r>
      <w:r>
        <w:t xml:space="preserve"> </w:t>
      </w:r>
      <w:hyperlink w:anchor="def-normal">
        <w:r>
          <w:rPr>
            <w:rStyle w:val="Hyperlink"/>
          </w:rPr>
          <w:t xml:space="preserve">normal distribution</w:t>
        </w:r>
      </w:hyperlink>
      <w:r>
        <w:t xml:space="preserve">, and the infimum of the empty set is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.</w:t>
      </w:r>
    </w:p>
    <w:bookmarkStart w:id="59" w:name="exm-quantile-function"/>
    <w:p>
      <w:pPr>
        <w:pStyle w:val="BodyText"/>
      </w:pPr>
      <w:r>
        <w:rPr>
          <w:b/>
          <w:bCs/>
        </w:rPr>
        <w:t xml:space="preserve">Example 13 (Median of the number of heads)</w:t>
      </w:r>
      <w:r>
        <w:t xml:space="preserve"> </w:t>
      </w:r>
      <w:r>
        <w:t xml:space="preserve">From</w:t>
      </w:r>
      <w:r>
        <w:t xml:space="preserve"> </w:t>
      </w:r>
      <w:hyperlink w:anchor="exm-cdf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0.5</m:t>
        </m:r>
      </m:oMath>
      <w:r>
        <w:t xml:space="preserve"> </w:t>
      </w:r>
      <w:r>
        <w:t xml:space="preserve">first holds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median of the number of heads is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9"/>
    <w:bookmarkStart w:id="60" w:name="thm-density-vs-CDF"/>
    <w:p>
      <w:pPr>
        <w:pStyle w:val="BodyText"/>
      </w:pPr>
      <w:r>
        <w:rPr>
          <w:b/>
          <w:bCs/>
        </w:rPr>
        <w:t xml:space="preserve">Theorem 6 (A density integrates to the CDF, and is its derivative)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CDF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t>t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and at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t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t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density)</m:t>
              </m:r>
            </m:e>
          </m:eqArr>
        </m:oMath>
      </m:oMathPara>
    </w:p>
    <w:p>
      <w:pPr>
        <w:pStyle w:val="FirstParagraph"/>
      </w:pPr>
      <w:r>
        <w:t xml:space="preserve">Letting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thm-cdf-properties">
        <w:r>
          <w:rPr>
            <w:rStyle w:val="Hyperlink"/>
          </w:rPr>
          <w:t xml:space="preserve">Theorem 4</w:t>
        </w:r>
      </w:hyperlink>
      <w:r>
        <w:t xml:space="preserve">),</w:t>
      </w:r>
      <w:r>
        <w:t xml:space="preserve"> </w:t>
      </w:r>
      <w:r>
        <w:t xml:space="preserve">which 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The fundamental theorem of calculus then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continuous.</w:t>
      </w:r>
    </w:p>
    <w:bookmarkStart w:id="61" w:name="cor-cdf-derivative-density-ae"/>
    <w:p>
      <w:pPr>
        <w:pStyle w:val="BodyText"/>
      </w:pPr>
      <w:r>
        <w:rPr>
          <w:b/>
          <w:bCs/>
        </w:rPr>
        <w:t xml:space="preserve">Corollary 1 (A CDF has its density as derivative at all but finitely many points)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CDF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continuous at all but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at all but finitely many points.</w:t>
      </w:r>
    </w:p>
    <w:bookmarkEnd w:id="6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At every point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continuous,</w:t>
      </w:r>
      <w:r>
        <w:t xml:space="preserve"> </w:t>
      </w:r>
      <w:hyperlink w:anchor="thm-density-vs-CDF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 assumption those are all but finitely many points.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Every density in these notes is continuous at all but finitely many points,</w:t>
      </w:r>
      <w:r>
        <w:t xml:space="preserve"> </w:t>
      </w:r>
      <w:r>
        <w:t xml:space="preserve">so</w:t>
      </w:r>
      <w:r>
        <w:t xml:space="preserve"> </w:t>
      </w:r>
      <w:hyperlink w:anchor="cor-cdf-derivative-density-a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to each of them.</w:t>
      </w:r>
    </w:p>
    <w:bookmarkStart w:id="62" w:name="exm-density-vs-CDF"/>
    <w:p>
      <w:pPr>
        <w:pStyle w:val="BodyText"/>
      </w:pPr>
      <w:r>
        <w:rPr>
          <w:b/>
          <w:bCs/>
        </w:rPr>
        <w:t xml:space="preserve">Example 14 (CDF and density of a uniform random variable)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is the integral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at 0, and 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jumps from 1 to 0,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derivative:</w:t>
      </w:r>
      <w:r>
        <w:t xml:space="preserve"> </w:t>
      </w:r>
      <w:r>
        <w:t xml:space="preserve">its slope is 1 on the left and 0 on the right.</w:t>
      </w:r>
    </w:p>
    <w:bookmarkEnd w:id="62"/>
    <w:bookmarkStart w:id="63" w:name="thm-cdf-derivative-density"/>
    <w:p>
      <w:pPr>
        <w:pStyle w:val="BodyText"/>
      </w:pPr>
      <w:r>
        <w:rPr>
          <w:b/>
          <w:bCs/>
        </w:rPr>
        <w:t xml:space="preserve">Theorem 7 (A piecewise-smooth CDF has its derivative as a density)</w:t>
      </w:r>
      <w:r>
        <w:t xml:space="preserve"> </w:t>
      </w:r>
      <w:r>
        <w:t xml:space="preserve">If the CDF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and has a continuous derivative at all but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(given any values at the finitely many exceptional points)</w:t>
      </w:r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events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\</m:t>
        </m:r>
        <m:r>
          <m:t>A</m:t>
        </m:r>
      </m:oMath>
      <w:r>
        <w:t xml:space="preserve">,</w:t>
      </w:r>
      <w:r>
        <w:t xml:space="preserve"> </w:t>
      </w:r>
      <w:r>
        <w:t xml:space="preserve">so additivity 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(probabilities are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⊆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Then, 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(fundamental theorem of calculus)</m:t>
              </m:r>
            </m:e>
          </m:eqArr>
        </m:oMath>
      </m:oMathPara>
    </w:p>
    <w:p>
      <w:pPr>
        <w:pStyle w:val="FirstParagraph"/>
      </w:pPr>
      <w:r>
        <w:t xml:space="preserve">The last step applies the fundamental theorem of calculus</w:t>
      </w:r>
      <w:r>
        <w:t xml:space="preserve"> </w:t>
      </w:r>
      <w:r>
        <w:t xml:space="preserve">on each piece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between exceptional points,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continuous,</w:t>
      </w:r>
      <w:r>
        <w:t xml:space="preserve"> </w:t>
      </w:r>
      <w:r>
        <w:t xml:space="preserve">and joins the pieces using the continuity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exceptional points.</w:t>
      </w:r>
      <w:r>
        <w:t xml:space="preserve"> </w:t>
      </w:r>
      <w:r>
        <w:t xml:space="preserve">Finally,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wherever it exists,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non-decreasing (</w:t>
      </w:r>
      <w:hyperlink w:anchor="thm-cdf-properties">
        <w:r>
          <w:rPr>
            <w:rStyle w:val="Hyperlink"/>
          </w:rPr>
          <w:t xml:space="preserve">Theorem 4</w:t>
        </w:r>
      </w:hyperlink>
      <w:r>
        <w:t xml:space="preserve">).</w:t>
      </w:r>
    </w:p>
    <w:bookmarkStart w:id="64" w:name="exm-cdf-derivative-density"/>
    <w:p>
      <w:pPr>
        <w:pStyle w:val="BodyText"/>
      </w:pPr>
      <w:r>
        <w:rPr>
          <w:b/>
          <w:bCs/>
        </w:rPr>
        <w:t xml:space="preserve">Example 15 (A density from a CDF with a corner)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and has a continuous derivative everywhere except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its slope drops from 2 to 0.</w:t>
      </w:r>
      <w:r>
        <w:t xml:space="preserve"> </w:t>
      </w:r>
      <w:r>
        <w:t xml:space="preserve">By</w:t>
      </w:r>
      <w:r>
        <w:t xml:space="preserve"> </w:t>
      </w:r>
      <w:hyperlink w:anchor="thm-cdf-derivative-density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with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As a check,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4"/>
    <w:bookmarkStart w:id="65" w:name="thm-density-limit"/>
    <w:p>
      <w:pPr>
        <w:pStyle w:val="BodyText"/>
      </w:pPr>
      <w:r>
        <w:rPr>
          <w:b/>
          <w:bCs/>
        </w:rPr>
        <w:t xml:space="preserve">Theorem 8 (A density as a limit of interval probabilities)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limit of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an interval starting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divided by the width of that interval,</w:t>
      </w:r>
      <w:r>
        <w:t xml:space="preserve"> </w:t>
      </w:r>
      <w:r>
        <w:t xml:space="preserve">as that width shrinks to 0: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ensity-vs-CDF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this difference quotient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small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Δ</m:t>
        </m:r>
        <m:r>
          <m:rPr>
            <m:sty m:val="p"/>
          </m:rPr>
          <m:t>≈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Although a density is not unique (</w:t>
      </w:r>
      <w:hyperlink w:anchor="thm-density-not-uniqu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this limit pins down its value at every point where it is continuous.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Rothman et al. (2021)</w:t>
      </w:r>
      <w:r>
        <w:t xml:space="preserve"> </w:t>
      </w:r>
      <w:r>
        <w:t xml:space="preserve">(Chapter 22, p. 535).</w:t>
      </w:r>
    </w:p>
    <w:bookmarkStart w:id="66" w:name="exm-density-limit"/>
    <w:p>
      <w:pPr>
        <w:pStyle w:val="BodyText"/>
      </w:pPr>
      <w:r>
        <w:rPr>
          <w:b/>
          <w:bCs/>
        </w:rPr>
        <w:t xml:space="preserve">Example 16 (The uniform density as a limit)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Δ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−</m:t>
        </m:r>
        <m:r>
          <m:t>x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, the interval eventually misses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 the limit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Both agree with the density of</w:t>
      </w:r>
      <w:r>
        <w:t xml:space="preserve"> 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.</w:t>
      </w:r>
    </w:p>
    <w:bookmarkEnd w:id="66"/>
    <w:bookmarkStart w:id="67" w:name="prp-density-limit-right-derivative"/>
    <w:p>
      <w:pPr>
        <w:pStyle w:val="BodyText"/>
      </w:pPr>
      <w:r>
        <w:rPr>
          <w:b/>
          <w:bCs/>
        </w:rPr>
        <w:t xml:space="preserve">Proposition 1 (The density limit is the right derivative of the CDF)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CDF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p>
      <w:pPr>
        <w:pStyle w:val="FirstParagraph"/>
      </w:pPr>
      <w:r>
        <w:t xml:space="preserve">whenever either limit exists;</w:t>
      </w:r>
      <w:r>
        <w:t xml:space="preserve"> </w:t>
      </w:r>
      <w:r>
        <w:t xml:space="preserve">the right-hand side is the right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two lines of the proof of</w:t>
      </w:r>
      <w:r>
        <w:t xml:space="preserve"> </w:t>
      </w:r>
      <w:hyperlink w:anchor="thm-density-limi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use only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so for every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two quotients are equal.</w:t>
      </w:r>
      <w:r>
        <w:t xml:space="preserve"> </w:t>
      </w:r>
      <w:r>
        <w:t xml:space="preserve">Equal functions of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have the same limit 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,</w:t>
      </w:r>
      <w:r>
        <w:t xml:space="preserve"> </w:t>
      </w:r>
      <w:r>
        <w:t xml:space="preserve">or both have none.</w:t>
      </w:r>
    </w:p>
    <w:bookmarkStart w:id="68" w:name="exm-density-limit-jump"/>
    <w:p>
      <w:pPr>
        <w:pStyle w:val="BodyText"/>
      </w:pPr>
      <w:r>
        <w:rPr>
          <w:b/>
          <w:bCs/>
        </w:rPr>
        <w:t xml:space="preserve">Example 17 (The density limit at a jump)</w:t>
      </w:r>
      <w:r>
        <w:t xml:space="preserve"> </w:t>
      </w:r>
      <w:r>
        <w:t xml:space="preserve">At a point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continuous,</w:t>
      </w:r>
      <w:r>
        <w:t xml:space="preserve"> </w:t>
      </w:r>
      <w:r>
        <w:t xml:space="preserve">the limit can differ from the chosen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which sets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; one point does not change an integral)</m:t>
              </m:r>
            </m:e>
          </m:eqArr>
        </m:oMath>
      </m:oMathPara>
    </w:p>
    <w:p>
      <w:pPr>
        <w:pStyle w:val="FirstParagraph"/>
      </w:pPr>
      <w:r>
        <w:t xml:space="preserve">So the limit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0,</w:t>
      </w:r>
      <w:r>
        <w:t xml:space="preserve"> </w:t>
      </w:r>
      <w:r>
        <w:t xml:space="preserve">although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prp-density-limit-right-derivative">
        <w:r>
          <w:rPr>
            <w:rStyle w:val="Hyperlink"/>
          </w:rPr>
          <w:t xml:space="preserve">Proposition 1</w:t>
        </w:r>
      </w:hyperlink>
      <w:r>
        <w:t xml:space="preserve">,</w:t>
      </w:r>
      <w:r>
        <w:t xml:space="preserve"> </w:t>
      </w:r>
      <w:r>
        <w:t xml:space="preserve">0 is also the right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1,</w:t>
      </w:r>
      <w:r>
        <w:t xml:space="preserve"> </w:t>
      </w:r>
      <w:r>
        <w:t xml:space="preserve">matching the slope of 0 on the right in</w:t>
      </w:r>
      <w:r>
        <w:t xml:space="preserve"> </w:t>
      </w:r>
      <w:hyperlink w:anchor="exm-density-vs-CDF">
        <w:r>
          <w:rPr>
            <w:rStyle w:val="Hyperlink"/>
          </w:rPr>
          <w:t xml:space="preserve">Example 14</w:t>
        </w:r>
      </w:hyperlink>
      <w:r>
        <w:t xml:space="preserve">.</w:t>
      </w:r>
    </w:p>
    <w:bookmarkEnd w:id="68"/>
    <w:bookmarkStart w:id="69" w:name="thm-density-sums-to-one"/>
    <w:p>
      <w:pPr>
        <w:pStyle w:val="BodyText"/>
      </w:pPr>
      <w:r>
        <w:rPr>
          <w:b/>
          <w:bCs/>
        </w:rPr>
        <w:t xml:space="preserve">Theorem 9 (Density functions integrate to 1)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improper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is the integral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CDF)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thm-cdf-properties">
        <w:r>
          <w:rPr>
            <w:rStyle w:val="Hyperlink"/>
          </w:rPr>
          <w:t xml:space="preserve">Theorem 4</w:t>
        </w:r>
      </w:hyperlink>
      <w:r>
        <w:t xml:space="preserve">.</w:t>
      </w:r>
    </w:p>
    <w:bookmarkStart w:id="70" w:name="exm-density-sums-to-one"/>
    <w:p>
      <w:pPr>
        <w:pStyle w:val="BodyText"/>
      </w:pPr>
      <w:r>
        <w:rPr>
          <w:b/>
          <w:bCs/>
        </w:rPr>
        <w:t xml:space="preserve">Example 18 (The uniform density integrates to 1)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0"/>
    <w:bookmarkStart w:id="71" w:name="def-jointly-distributed"/>
    <w:p>
      <w:pPr>
        <w:pStyle w:val="FirstParagraph"/>
      </w:pPr>
      <w:r>
        <w:rPr>
          <w:b/>
          <w:bCs/>
        </w:rPr>
        <w:t xml:space="preserve">Definition 15 (Jointly distributed random variables)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jointly distributed</w:t>
      </w:r>
      <w:r>
        <w:t xml:space="preserve"> </w:t>
      </w:r>
      <w:r>
        <w:t xml:space="preserve">when they are defined on the same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 that an event about several of them at once,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has a probability.</w:t>
      </w:r>
    </w:p>
    <w:bookmarkEnd w:id="7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We write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}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similarly for more variables.</w:t>
      </w:r>
    </w:p>
    <w:bookmarkStart w:id="72" w:name="exm-jointly-distributed"/>
    <w:p>
      <w:pPr>
        <w:pStyle w:val="BodyText"/>
      </w:pPr>
      <w:r>
        <w:rPr>
          <w:b/>
          <w:bCs/>
        </w:rPr>
        <w:t xml:space="preserve">Example 19 (The first flip and the total)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 flip (as in</w:t>
      </w:r>
      <w:r>
        <w:t xml:space="preserve"> </w:t>
      </w:r>
      <w:hyperlink w:anchor="exm-bernoulli-pmf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total number of heads.</w:t>
      </w:r>
      <w:r>
        <w:t xml:space="preserve"> </w:t>
      </w:r>
      <w:r>
        <w:t xml:space="preserve">Both are functions on the same sample space,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H</m:t>
            </m:r>
            <m:r>
              <m:rPr>
                <m:sty m:val="p"/>
              </m:rPr>
              <m:t>,</m:t>
            </m:r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  <m:r>
              <m:rPr>
                <m:sty m:val="p"/>
              </m:rPr>
              <m:t>,</m:t>
            </m:r>
            <m:r>
              <m:t>T</m:t>
            </m:r>
            <m: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they are jointly distributed, and, for example: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t>H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72"/>
    <w:bookmarkStart w:id="74" w:name="def-joint-distribution"/>
    <w:p>
      <w:pPr>
        <w:pStyle w:val="FirstParagraph"/>
      </w:pPr>
      <w:r>
        <w:rPr>
          <w:b/>
          <w:bCs/>
        </w:rPr>
        <w:t xml:space="preserve">Definition 16 (Joint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joint distribution</w:t>
      </w:r>
      <w:r>
        <w:t xml:space="preserve"> </w:t>
      </w:r>
      <w:r>
        <w:t xml:space="preserve">of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function that assigns to each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is an</w:t>
      </w:r>
      <w:r>
        <w:t xml:space="preserve"> </w:t>
      </w:r>
      <w:hyperlink r:id="rId73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74"/>
    <w:bookmarkStart w:id="75" w:name="exm-joint-distribution"/>
    <w:p>
      <w:pPr>
        <w:pStyle w:val="BodyText"/>
      </w:pPr>
      <w:r>
        <w:rPr>
          <w:b/>
          <w:bCs/>
        </w:rPr>
        <w:t xml:space="preserve">Example 20 (Joint distribution of the first flip and the total)</w:t>
      </w:r>
      <w:r>
        <w:t xml:space="preserve"> </w:t>
      </w:r>
      <w:r>
        <w:t xml:space="preserve">In</w:t>
      </w:r>
      <w:r>
        <w:t xml:space="preserve"> </w:t>
      </w:r>
      <w:hyperlink w:anchor="exm-jointly-distributed">
        <w:r>
          <w:rPr>
            <w:rStyle w:val="Hyperlink"/>
          </w:rPr>
          <w:t xml:space="preserve">Example 19</w:t>
        </w:r>
      </w:hyperlink>
      <w:r>
        <w:t xml:space="preserve">,</w:t>
      </w:r>
      <w:r>
        <w:t xml:space="preserve"> </w:t>
      </w:r>
      <w:r>
        <w:t xml:space="preserve">the joint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assigns to the set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x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since the first flip is heads exactly on</w:t>
      </w:r>
      <w:r>
        <w:t xml:space="preserve"> </w:t>
      </w:r>
      <m:oMath>
        <m:r>
          <m:t>H</m:t>
        </m:r>
        <m: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t>T</m:t>
        </m:r>
      </m:oMath>
      <w:r>
        <w:t xml:space="preserve">,</w:t>
      </w:r>
      <w:r>
        <w:t xml:space="preserve"> </w:t>
      </w:r>
      <w:r>
        <w:t xml:space="preserve">and each of those outcomes has at least one head.</w:t>
      </w:r>
    </w:p>
    <w:bookmarkEnd w:id="75"/>
    <w:bookmarkStart w:id="76" w:name="thm-joint-distribution-rectangles"/>
    <w:p>
      <w:pPr>
        <w:pStyle w:val="BodyText"/>
      </w:pPr>
      <w:r>
        <w:rPr>
          <w:b/>
          <w:bCs/>
        </w:rPr>
        <w:t xml:space="preserve">Theorem 10 (A joint distribution is determined by its rectangle probabilities)</w:t>
      </w:r>
      <w:r>
        <w:t xml:space="preserve"> </w:t>
      </w:r>
      <w:r>
        <w:t xml:space="preserve">If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jointly distributed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satisfy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real numbers for which these are events,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have the same</w:t>
      </w:r>
      <w:r>
        <w:t xml:space="preserve"> </w:t>
      </w:r>
      <w:hyperlink w:anchor="def-joint-distribution">
        <w:r>
          <w:rPr>
            <w:rStyle w:val="Hyperlink"/>
          </w:rPr>
          <w:t xml:space="preserve">joint distribution</w:t>
        </w:r>
      </w:hyperlink>
      <w:r>
        <w:t xml:space="preserve">.</w:t>
      </w:r>
    </w:p>
    <w:bookmarkEnd w:id="7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notes:</w:t>
      </w:r>
      <w:r>
        <w:t xml:space="preserve"> </w:t>
      </w:r>
      <w:r>
        <w:t xml:space="preserve">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⋯</m:t>
        </m:r>
        <m:r>
          <m:rPr>
            <m:sty m:val="p"/>
          </m:rPr>
          <m:t>×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form a</w:t>
      </w:r>
      <w:r>
        <w:t xml:space="preserve"> </w:t>
      </w:r>
      <w:hyperlink r:id="rId77">
        <m:oMath>
          <m:r>
            <m:t>π</m:t>
          </m:r>
        </m:oMath>
        <w:r>
          <w:rPr>
            <w:rStyle w:val="Hyperlink"/>
          </w:rPr>
          <w:t xml:space="preserve">-system</w:t>
        </w:r>
      </w:hyperlink>
      <w:r>
        <w:t xml:space="preserve">,</w:t>
      </w:r>
      <w:r>
        <w:t xml:space="preserve"> </w:t>
      </w:r>
      <w:r>
        <w:t xml:space="preserve">and two probability measures that agree on a</w:t>
      </w:r>
      <w:r>
        <w:t xml:space="preserve"> </w:t>
      </w:r>
      <m:oMath>
        <m:r>
          <m:t>π</m:t>
        </m:r>
      </m:oMath>
      <w:r>
        <w:t xml:space="preserve">-system</w:t>
      </w:r>
      <w:r>
        <w:t xml:space="preserve"> </w:t>
      </w:r>
      <w:r>
        <w:t xml:space="preserve">agree on the</w:t>
      </w:r>
      <w:r>
        <w:t xml:space="preserve"> </w:t>
      </w:r>
      <m:oMath>
        <m:r>
          <m:t>σ</m:t>
        </m:r>
      </m:oMath>
      <w:r>
        <w:t xml:space="preserve">-algebra it generates</w:t>
      </w:r>
      <w:r>
        <w:t xml:space="preserve"> </w:t>
      </w:r>
      <w:r>
        <w:t xml:space="preserve">(Billingsley 1995)</w:t>
      </w:r>
      <w:r>
        <w:t xml:space="preserve">.</w:t>
      </w:r>
    </w:p>
    <w:bookmarkStart w:id="78" w:name="def-joint-pmf"/>
    <w:p>
      <w:pPr>
        <w:pStyle w:val="BodyText"/>
      </w:pPr>
      <w:r>
        <w:rPr>
          <w:b/>
          <w:bCs/>
        </w:rPr>
        <w:t xml:space="preserve">Definition 17 (Joint probability mass function)</w:t>
      </w:r>
      <w:r>
        <w:t xml:space="preserve"> </w:t>
      </w:r>
      <w:r>
        <w:t xml:space="preserve">For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discrete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joint probability mass function</w:t>
      </w:r>
      <w:r>
        <w:t xml:space="preserve"> </w:t>
      </w:r>
      <w:r>
        <w:t xml:space="preserve">(joint PMF)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∩</m:t>
          </m:r>
          <m:r>
            <m:rPr>
              <m:sty m:val="p"/>
            </m:rPr>
            <m:t>{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</m:oMath>
      </m:oMathPara>
    </w:p>
    <w:bookmarkEnd w:id="78"/>
    <w:bookmarkStart w:id="79" w:name="exm-joint-pmf"/>
    <w:p>
      <w:pPr>
        <w:pStyle w:val="FirstParagraph"/>
      </w:pPr>
      <w:r>
        <w:rPr>
          <w:b/>
          <w:bCs/>
        </w:rPr>
        <w:t xml:space="preserve">Example 21 (Joint PMF of the first flip and the total)</w:t>
      </w:r>
      <w:r>
        <w:t xml:space="preserve"> </w:t>
      </w:r>
      <w:r>
        <w:t xml:space="preserve">Continuing</w:t>
      </w:r>
      <w:r>
        <w:t xml:space="preserve"> </w:t>
      </w:r>
      <w:hyperlink w:anchor="exm-jointly-distributed">
        <w:r>
          <w:rPr>
            <w:rStyle w:val="Hyperlink"/>
          </w:rPr>
          <w:t xml:space="preserve">Example 19</w:t>
        </w:r>
      </w:hyperlink>
      <w:r>
        <w:t xml:space="preserve">,</w:t>
      </w:r>
      <w:r>
        <w:t xml:space="preserve"> </w:t>
      </w:r>
      <w:r>
        <w:t xml:space="preserve">each outcome of the two flips fixes both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 joint PMF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on each outcome’s pair of values: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T</m:t>
              </m:r>
              <m:r>
                <m:t>T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T</m:t>
              </m:r>
              <m:r>
                <m:t>H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H</m:t>
              </m:r>
              <m:r>
                <m:t>T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H</m:t>
              </m:r>
              <m:r>
                <m:t>H</m:t>
              </m:r>
            </m:oMath>
            <w:r>
              <w:t xml:space="preserve">)</w:t>
            </w:r>
          </w:p>
        </w:tc>
      </w:tr>
    </w:tbl>
    <w:bookmarkEnd w:id="79"/>
    <w:bookmarkStart w:id="80" w:name="def-marginal"/>
    <w:p>
      <w:pPr>
        <w:pStyle w:val="BodyText"/>
      </w:pPr>
      <w:r>
        <w:rPr>
          <w:b/>
          <w:bCs/>
        </w:rPr>
        <w:t xml:space="preserve">Definition 18 (Marginal distribution)</w:t>
      </w:r>
      <w:r>
        <w:t xml:space="preserve"> </w:t>
      </w:r>
      <w:r>
        <w:t xml:space="preserve">When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one of several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variables,</w:t>
      </w:r>
      <w:r>
        <w:t xml:space="preserve"> </w:t>
      </w:r>
      <w:r>
        <w:t xml:space="preserve">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itself</w:t>
      </w:r>
      <w:r>
        <w:t xml:space="preserve"> </w:t>
      </w:r>
      <w:r>
        <w:t xml:space="preserve">(its CDF, and its PMF or density)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marginal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</w:p>
    <w:bookmarkEnd w:id="8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word</w:t>
      </w:r>
      <w:r>
        <w:t xml:space="preserve"> </w:t>
      </w:r>
      <w:r>
        <w:t xml:space="preserve">“marginal”</w:t>
      </w:r>
      <w:r>
        <w:t xml:space="preserve"> </w:t>
      </w:r>
      <w:r>
        <w:t xml:space="preserve">only says that the other variables are being set aside;</w:t>
      </w:r>
      <w:r>
        <w:t xml:space="preserve"> </w:t>
      </w:r>
      <w:r>
        <w:t xml:space="preserve">the marginal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same object as the distribution of</w:t>
      </w:r>
      <w:r>
        <w:t xml:space="preserve"> </w:t>
      </w:r>
      <m:oMath>
        <m:r>
          <m:t>X</m:t>
        </m:r>
      </m:oMath>
      <w:r>
        <w:t xml:space="preserve">.</w:t>
      </w:r>
    </w:p>
    <w:bookmarkStart w:id="81" w:name="exm-marginal"/>
    <w:p>
      <w:pPr>
        <w:pStyle w:val="BodyText"/>
      </w:pPr>
      <w:r>
        <w:rPr>
          <w:b/>
          <w:bCs/>
        </w:rPr>
        <w:t xml:space="preserve">Example 22 (Marginal distribution of the total)</w:t>
      </w:r>
      <w:r>
        <w:t xml:space="preserve"> </w:t>
      </w:r>
      <w:r>
        <w:t xml:space="preserve">In</w:t>
      </w:r>
      <w:r>
        <w:t xml:space="preserve"> </w:t>
      </w:r>
      <w:hyperlink w:anchor="exm-joint-pmf">
        <w:r>
          <w:rPr>
            <w:rStyle w:val="Hyperlink"/>
          </w:rPr>
          <w:t xml:space="preserve">Example 21</w:t>
        </w:r>
      </w:hyperlink>
      <w:r>
        <w:t xml:space="preserve">,</w:t>
      </w:r>
      <w:r>
        <w:t xml:space="preserve"> </w:t>
      </w:r>
      <w:r>
        <w:t xml:space="preserve">the marginal distribution of the total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PMF of</w:t>
      </w:r>
      <w:r>
        <w:t xml:space="preserve"> </w:t>
      </w:r>
      <w:hyperlink w:anchor="exm-pmf">
        <w:r>
          <w:rPr>
            <w:rStyle w:val="Hyperlink"/>
          </w:rPr>
          <w:t xml:space="preserve">Example 6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81"/>
    <w:bookmarkStart w:id="82" w:name="thm-marginal-pmf"/>
    <w:p>
      <w:pPr>
        <w:pStyle w:val="BodyText"/>
      </w:pPr>
      <w:r>
        <w:rPr>
          <w:b/>
          <w:bCs/>
        </w:rPr>
        <w:t xml:space="preserve">Theorem 11 (Marginal PMF from a joint PMF)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jointly distributed discrete random variables,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</m:oMath>
      </m:oMathPara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over the countably many values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lim>
                  </m:limLow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{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}</m:t>
                      </m:r>
                      <m:r>
                        <m:rPr>
                          <m:sty m:val="p"/>
                        </m:rPr>
                        <m:t>∩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}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partition 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{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joint PMF)</m:t>
              </m:r>
            </m:e>
          </m:eqArr>
        </m:oMath>
      </m:oMathPara>
    </w:p>
    <w:bookmarkStart w:id="83" w:name="exm-marginal-pmf"/>
    <w:p>
      <w:pPr>
        <w:pStyle w:val="FirstParagraph"/>
      </w:pPr>
      <w:r>
        <w:rPr>
          <w:b/>
          <w:bCs/>
        </w:rPr>
        <w:t xml:space="preserve">Example 23 (Summing a row of the joint PMF)</w:t>
      </w:r>
      <w:r>
        <w:t xml:space="preserve"> </w:t>
      </w:r>
      <w:r>
        <w:t xml:space="preserve">In</w:t>
      </w:r>
      <w:r>
        <w:t xml:space="preserve"> </w:t>
      </w:r>
      <w:hyperlink w:anchor="exm-joint-pmf">
        <w:r>
          <w:rPr>
            <w:rStyle w:val="Hyperlink"/>
          </w:rPr>
          <w:t xml:space="preserve">Example 21</w:t>
        </w:r>
      </w:hyperlink>
      <w:r>
        <w:t xml:space="preserve">, summing the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row: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(read the table)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bernoulli-pmf">
        <w:r>
          <w:rPr>
            <w:rStyle w:val="Hyperlink"/>
          </w:rPr>
          <w:t xml:space="preserve">Example 7</w:t>
        </w:r>
      </w:hyperlink>
      <w:r>
        <w:t xml:space="preserve">.</w:t>
      </w:r>
    </w:p>
    <w:bookmarkEnd w:id="83"/>
    <w:bookmarkStart w:id="84" w:name="def-joint-pdf"/>
    <w:p>
      <w:pPr>
        <w:pStyle w:val="BodyText"/>
      </w:pPr>
      <w:r>
        <w:rPr>
          <w:b/>
          <w:bCs/>
        </w:rPr>
        <w:t xml:space="preserve">Definition 19 (Joint probability density function)</w:t>
      </w:r>
      <w:r>
        <w:t xml:space="preserve"> </w:t>
      </w:r>
      <w:r>
        <w:t xml:space="preserve">For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continuous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joint probability density function</w:t>
      </w:r>
      <w:r>
        <w:t xml:space="preserve"> </w:t>
      </w:r>
      <w:r>
        <w:t xml:space="preserve">(joint density)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integral of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over any region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probability that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falls in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bookmarkEnd w:id="8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with</w:t>
      </w:r>
      <w:r>
        <w:t xml:space="preserve"> </w:t>
      </w:r>
      <w:hyperlink r:id="rId73">
        <w:r>
          <w:rPr>
            <w:rStyle w:val="Hyperlink"/>
          </w:rPr>
          <w:t xml:space="preserve">events</w:t>
        </w:r>
      </w:hyperlink>
      <w:r>
        <w:t xml:space="preserve">, a fully rigorous version restricts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designated collection of regions;</w:t>
      </w:r>
      <w:r>
        <w:t xml:space="preserve"> </w:t>
      </w:r>
      <w:r>
        <w:t xml:space="preserve">every region that arises in these notes is in it.</w:t>
      </w:r>
    </w:p>
    <w:bookmarkStart w:id="85" w:name="exm-joint-pdf"/>
    <w:p>
      <w:pPr>
        <w:pStyle w:val="BodyText"/>
      </w:pPr>
      <w:r>
        <w:rPr>
          <w:b/>
          <w:bCs/>
        </w:rPr>
        <w:t xml:space="preserve">Example 24 (A joint density on a triangle)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 triangle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has area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gives the whole plane probability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is the joint density of a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always.</w:t>
      </w:r>
      <w:r>
        <w:t xml:space="preserve"> </w:t>
      </w:r>
      <w:r>
        <w:t xml:space="preserve">For example, the probability that both are at most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times the area of the smaller triangle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85"/>
    <w:bookmarkStart w:id="86" w:name="thm-no-joint-density-diagonal"/>
    <w:p>
      <w:pPr>
        <w:pStyle w:val="FirstParagraph"/>
      </w:pPr>
      <w:r>
        <w:rPr>
          <w:b/>
          <w:bCs/>
        </w:rPr>
        <w:t xml:space="preserve">Theorem 12 (Not every pair of continuous random variables has a joint density)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variable,</w:t>
      </w:r>
      <w:r>
        <w:t xml:space="preserve"> </w:t>
      </w:r>
      <w:r>
        <w:t xml:space="preserve">then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no</w:t>
      </w:r>
      <w:r>
        <w:t xml:space="preserve"> </w:t>
      </w:r>
      <w:hyperlink w:anchor="def-joint-pdf">
        <w:r>
          <w:rPr>
            <w:rStyle w:val="Hyperlink"/>
          </w:rPr>
          <w:t xml:space="preserve">joint density</w:t>
        </w:r>
      </w:hyperlink>
      <w:r>
        <w:t xml:space="preserve">.</w:t>
      </w:r>
    </w:p>
    <w:bookmarkEnd w:id="8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were a joint density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y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 diagonal line.</w:t>
      </w:r>
      <w:r>
        <w:t xml:space="preserve"> </w:t>
      </w:r>
      <w:r>
        <w:t xml:space="preserve">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L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</m:oMath>
      <w:r>
        <w:t xml:space="preserve">, the function</w:t>
      </w:r>
      <w:r>
        <w:t xml:space="preserve"> </w:t>
      </w:r>
      <m:oMath>
        <m:r>
          <m:t>y</m:t>
        </m:r>
        <m:r>
          <m:rPr>
            <m:sty m:val="p"/>
          </m:rPr>
          <m:t>↦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y</m:t>
            </m:r>
            <m:r>
              <m:rPr>
                <m:sty m:val="p"/>
              </m:rPr>
              <m:t>=</m:t>
            </m:r>
            <m:r>
              <m:t>x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except at the single point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so its integral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L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1</m:t>
                          </m:r>
                        </m:e>
                        <m:sub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x</m:t>
                          </m:r>
                        </m:sub>
                      </m:sSub>
                    </m:e>
                  </m:nary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 the integral; Tonelli’s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inner integrand is 0 except at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which is a contradiction.</w:t>
      </w:r>
      <w:r>
        <w:t xml:space="preserve"> </w:t>
      </w:r>
      <w:r>
        <w:t xml:space="preserve">Tonelli’s theorem allows the iterated integral because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87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(1995)</w:t>
      </w:r>
      <w:r>
        <w:t xml:space="preserve">, Theorem 18.3).</w:t>
      </w:r>
    </w:p>
    <w:bookmarkStart w:id="88" w:name="thm-marginal-density"/>
    <w:p>
      <w:pPr>
        <w:pStyle w:val="BodyText"/>
      </w:pPr>
      <w:r>
        <w:rPr>
          <w:b/>
          <w:bCs/>
        </w:rPr>
        <w:t xml:space="preserve">Theorem 13 (Marginal density from a joint density)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 density: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}</m:t>
        </m:r>
      </m:oMath>
      <w:r>
        <w:t xml:space="preserve"> </w:t>
      </w:r>
      <w:r>
        <w:t xml:space="preserve">is the event that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falls in the strip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R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(same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b>
                        <m:e>
                          <m:r>
                            <m:t>f</m:t>
                          </m:r>
                        </m:e>
                        <m:sub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Y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 the integral; Tonelli’s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Tonelli’s theorem allows the iterated integral because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87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(1995)</w:t>
      </w:r>
      <w:r>
        <w:t xml:space="preserve">, Theorem 18.3).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satisfies</w:t>
      </w:r>
      <w:r>
        <w:t xml:space="preserve"> </w:t>
      </w:r>
      <w:hyperlink w:anchor="def-pdf">
        <w:r>
          <w:rPr>
            <w:rStyle w:val="Hyperlink"/>
          </w:rPr>
          <w:t xml:space="preserve">Definition 7</w:t>
        </w:r>
      </w:hyperlink>
      <w:r>
        <w:t xml:space="preserve">.</w:t>
      </w:r>
    </w:p>
    <w:bookmarkStart w:id="89" w:name="exm-marginal-density"/>
    <w:p>
      <w:pPr>
        <w:pStyle w:val="BodyText"/>
      </w:pPr>
      <w:r>
        <w:rPr>
          <w:b/>
          <w:bCs/>
        </w:rPr>
        <w:t xml:space="preserve">Example 25 (Marginal densities on the triangle)</w:t>
      </w:r>
      <w:r>
        <w:t xml:space="preserve"> </w:t>
      </w:r>
      <w:r>
        <w:t xml:space="preserve">For the joint density of</w:t>
      </w:r>
      <w:r>
        <w:t xml:space="preserve"> </w:t>
      </w:r>
      <w:hyperlink w:anchor="exm-joint-pdf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density from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, else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The same steps with the roles swapped 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y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89"/>
    <w:bookmarkStart w:id="90" w:name="def-joint-density-mass"/>
    <w:p>
      <w:pPr>
        <w:pStyle w:val="BodyText"/>
      </w:pPr>
      <w:r>
        <w:rPr>
          <w:b/>
          <w:bCs/>
        </w:rPr>
        <w:t xml:space="preserve">Definition 20 (Joint density-mass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discrete random variable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 continuous random variable,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joint density-mass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that is a probability mass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probability density in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∈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B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discrete, the roles swap: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t>B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bookmarkStart w:id="91" w:name="cor-joint-density-mass-marginal"/>
    <w:p>
      <w:pPr>
        <w:pStyle w:val="BodyText"/>
      </w:pPr>
      <w:r>
        <w:rPr>
          <w:b/>
          <w:bCs/>
        </w:rPr>
        <w:t xml:space="preserve">Corollary 2 (Marginal PMF from a joint density-mass function)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joint density-mass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outcome has</w:t>
      </w:r>
      <w:r>
        <w:t xml:space="preserve"> </w:t>
      </w:r>
      <m:oMath>
        <m:r>
          <m:t>Y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⊆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density-mass function, with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2" w:name="exm-joint-density-mass"/>
    <w:p>
      <w:pPr>
        <w:pStyle w:val="FirstParagraph"/>
      </w:pPr>
      <w:r>
        <w:rPr>
          <w:b/>
          <w:bCs/>
        </w:rPr>
        <w:t xml:space="preserve">Example 26 (A coin flip and a waiting time)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which add to 1.</w:t>
      </w:r>
      <w:r>
        <w:t xml:space="preserve"> </w:t>
      </w:r>
      <w:r>
        <w:t xml:space="preserve">For example, the probability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92"/>
    <w:bookmarkStart w:id="95" w:name="sec-joint-marginal"/>
    <w:p>
      <w:pPr>
        <w:pStyle w:val="Heading3"/>
      </w:pPr>
      <w:r>
        <w:t xml:space="preserve">2.1 Joint distributions and marginalization</w:t>
      </w:r>
    </w:p>
    <w:p>
      <w:pPr>
        <w:pStyle w:val="FirstParagraph"/>
      </w:pP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taking values in</w:t>
      </w:r>
      <w:r>
        <w:t xml:space="preserve"> </w:t>
      </w:r>
      <m:oMath>
        <m:r>
          <m:rPr>
            <m:scr m:val="double-struck"/>
            <m:sty m:val="p"/>
          </m:rPr>
          <m:t>X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mass function</w:t>
      </w:r>
      <w:r>
        <w:t xml:space="preserve"> </w:t>
      </w:r>
      <w:r>
        <w:t xml:space="preserve">(PMF)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gives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support</w:t>
      </w:r>
      <w:r>
        <w:t xml:space="preserve"> </w:t>
      </w:r>
      <w:r>
        <w:t xml:space="preserve">of the distribution is the subset of values where the probability is strictly positive: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: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cr m:val="double-struck"/>
            <m:sty m:val="p"/>
          </m:rPr>
          <m:t>X</m:t>
        </m:r>
      </m:oMath>
      <w:r>
        <w:t xml:space="preserve"> </w:t>
      </w:r>
      <w:r>
        <w:t xml:space="preserve">is finite,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 probability vector.</w:t>
      </w:r>
    </w:p>
    <w:p>
      <w:pPr>
        <w:pStyle w:val="BodyText"/>
      </w:pPr>
      <w:r>
        <w:t xml:space="preserve">For two discrete variables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Y</m:t>
        </m:r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r>
        <w:rPr>
          <w:b/>
          <w:bCs/>
        </w:rPr>
        <w:t xml:space="preserve">joint probability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Y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Y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For two variables, the joint probabilities can be laid out in a matrix or table.</w:t>
      </w:r>
      <w:r>
        <w:t xml:space="preserve"> </w:t>
      </w:r>
      <w:r>
        <w:t xml:space="preserve">Summing across a row or column collapses that variable away,</w:t>
      </w:r>
      <w:r>
        <w:t xml:space="preserve"> </w:t>
      </w:r>
      <w:r>
        <w:t xml:space="preserve">a process called</w:t>
      </w:r>
      <w:r>
        <w:t xml:space="preserve"> </w:t>
      </w:r>
      <w:r>
        <w:rPr>
          <w:b/>
          <w:bCs/>
        </w:rPr>
        <w:t xml:space="preserve">marginalization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Y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resulting distributions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marginal distributions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Start w:id="94" w:name="exm-meteorite"/>
    <w:p>
      <w:pPr>
        <w:pStyle w:val="BodyText"/>
      </w:pPr>
      <w:r>
        <w:rPr>
          <w:b/>
          <w:bCs/>
        </w:rPr>
        <w:t xml:space="preserve">Example 27 (Joint probabilities and marginalization)</w:t>
      </w:r>
      <w:r>
        <w:t xml:space="preserve"> </w:t>
      </w:r>
      <w:r>
        <w:t xml:space="preserve">Consider an example adapted from Brian Hutchinson’s notes</w:t>
      </w:r>
      <w:r>
        <w:t xml:space="preserve"> </w:t>
      </w:r>
      <w:r>
        <w:t xml:space="preserve">(Hutchinson 2024)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indicate whether a meteorite hits your house on a given day (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d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indicate whether you have a good day (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).</w:t>
      </w:r>
      <w:r>
        <w:t xml:space="preserve"> </w:t>
      </w:r>
      <w:r>
        <w:t xml:space="preserve">In this distribution, 9 out of 10 days are good days (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),</w:t>
      </w:r>
      <w:r>
        <w:t xml:space="preserve"> </w:t>
      </w:r>
      <w:r>
        <w:t xml:space="preserve">and the probability of a meteorite strike is 1 in a million (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</m:oMath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3" w:name="tbl-meteorit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Joint distribution of a meteorite strike (</w:t>
            </w:r>
            <m:oMath>
              <m:r>
                <m:t>m</m:t>
              </m:r>
            </m:oMath>
            <w:r>
              <w:t xml:space="preserve">) and day quality (</w:t>
            </w:r>
            <m:oMath>
              <m:r>
                <m:t>d</m:t>
              </m:r>
            </m:oMath>
            <w:r>
              <w:t xml:space="preserve">), with marginals.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(bad day)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(good day)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Marginal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m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(no meteorite)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0.09999902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0.89999998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0.999999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(meteorite hit)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0.00000098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0.00000002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0.000001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Marginal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d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0.10000000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0.90000000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1.000000</m:t>
                    </m:r>
                  </m:oMath>
                </w:p>
              </w:tc>
            </w:tr>
          </w:tbl>
          <w:bookmarkEnd w:id="93"/>
          <w:p/>
        </w:tc>
      </w:tr>
    </w:tbl>
    <w:p>
      <w:pPr>
        <w:pStyle w:val="BodyText"/>
      </w:pPr>
      <w:r>
        <w:t xml:space="preserve">Summing each row yields the marginal distribution of</w:t>
      </w:r>
      <w:r>
        <w:t xml:space="preserve"> </w:t>
      </w:r>
      <m:oMath>
        <m:r>
          <m:t>m</m:t>
        </m:r>
      </m:oMath>
      <w:r>
        <w:t xml:space="preserve">;</w:t>
      </w:r>
      <w:r>
        <w:t xml:space="preserve"> </w:t>
      </w:r>
      <w:r>
        <w:t xml:space="preserve">summing each column yields the marginal distribution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Conditioning inverts the perspective: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0.00000098</m:t>
                  </m:r>
                </m:num>
                <m:den>
                  <m:r>
                    <m:t>0.000001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0.98</m:t>
              </m:r>
            </m:e>
          </m:eqArr>
        </m:oMath>
      </m:oMathPara>
    </w:p>
    <w:p>
      <w:pPr>
        <w:pStyle w:val="FirstParagraph"/>
      </w:pPr>
      <w:r>
        <w:t xml:space="preserve">Given that a meteorite struck your house, you have a 98% chance of having a bad day.</w:t>
      </w:r>
      <w:r>
        <w:t xml:space="preserve"> </w:t>
      </w:r>
      <w:r>
        <w:t xml:space="preserve">In reverse: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0.00000098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0.0000098</m:t>
              </m:r>
            </m:e>
          </m:eqArr>
        </m:oMath>
      </m:oMathPara>
    </w:p>
    <w:p>
      <w:pPr>
        <w:pStyle w:val="FirstParagraph"/>
      </w:pPr>
      <w:r>
        <w:t xml:space="preserve">Given that you are having a bad day, the probability of a meteorite hit is roughly 1 in 100,000.</w:t>
      </w:r>
      <w:r>
        <w:t xml:space="preserve"> </w:t>
      </w:r>
      <w:r>
        <w:t xml:space="preserve">Bad days are common (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), so having one is very weak evidence that an astronomical rarity occurred.</w:t>
      </w:r>
    </w:p>
    <w:bookmarkEnd w:id="94"/>
    <w:bookmarkEnd w:id="95"/>
    <w:bookmarkStart w:id="104" w:name="sec-continuous-distributions"/>
    <w:p>
      <w:pPr>
        <w:pStyle w:val="Heading3"/>
      </w:pPr>
      <w:r>
        <w:t xml:space="preserve">2.2 Continuous distributions and densities</w:t>
      </w:r>
    </w:p>
    <w:p>
      <w:pPr>
        <w:pStyle w:val="FirstParagraph"/>
      </w:pPr>
      <w:r>
        <w:t xml:space="preserve">When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values in a continuous space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its behavior is described by a</w:t>
      </w:r>
      <w:r>
        <w:t xml:space="preserve"> </w:t>
      </w:r>
      <w:r>
        <w:rPr>
          <w:b/>
          <w:bCs/>
        </w:rPr>
        <w:t xml:space="preserve">probability density function</w:t>
      </w:r>
      <w:r>
        <w:t xml:space="preserve"> </w:t>
      </w:r>
      <w:r>
        <w:t xml:space="preserve">(PDF)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rPr>
                <m:scr m:val="double-struck"/>
                <m:sty m:val="p"/>
              </m:rPr>
              <m:t>R</m:t>
            </m:r>
          </m:e>
          <m:sub>
            <m:r>
              <m:rPr>
                <m:sty m:val="p"/>
              </m:rPr>
              <m:t>+</m:t>
            </m:r>
          </m:sub>
        </m:sSub>
      </m:oMath>
      <w:r>
        <w:t xml:space="preserve"> </w:t>
      </w:r>
      <w:r>
        <w:t xml:space="preserve">satisfying: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Probabilities are assigned to subsets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by integrating the density over that set: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</m:oMath>
      </m:oMathPara>
    </w:p>
    <w:bookmarkStart w:id="96" w:name="thm-zero-point-prob"/>
    <w:p>
      <w:pPr>
        <w:pStyle w:val="FirstParagraph"/>
      </w:pPr>
      <w:r>
        <w:rPr>
          <w:b/>
          <w:bCs/>
        </w:rPr>
        <w:t xml:space="preserve">Theorem 14 (Points have zero probability in continuous distributions)</w:t>
      </w:r>
      <w:r>
        <w:t xml:space="preserve"> </w:t>
      </w:r>
      <w:r>
        <w:t xml:space="preserve">For any continuous random variable and any specific value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96"/>
    <w:p>
      <w:pPr>
        <w:pStyle w:val="FirstParagraph"/>
      </w:pPr>
      <w:r>
        <w:t xml:space="preserve">Why?</w:t>
      </w:r>
      <w:r>
        <w:t xml:space="preserve"> </w:t>
      </w:r>
      <w:r>
        <w:t xml:space="preserve">As Brian Hutchinson notes</w:t>
      </w:r>
      <w:r>
        <w:t xml:space="preserve"> </w:t>
      </w:r>
      <w:r>
        <w:t xml:space="preserve">(Hutchinson 2024)</w:t>
      </w:r>
      <w:r>
        <w:t xml:space="preserve">, what is the probability that someone’s height is</w:t>
      </w:r>
      <w:r>
        <w:t xml:space="preserve"> </w:t>
      </w:r>
      <w:r>
        <w:rPr>
          <w:i/>
          <w:iCs/>
        </w:rPr>
        <w:t xml:space="preserve">exactly</w:t>
      </w:r>
      <w:r>
        <w:t xml:space="preserve"> </w:t>
      </w:r>
      <m:oMath>
        <m:r>
          <m:t>6.0000000000</m:t>
        </m:r>
        <m:r>
          <m:rPr>
            <m:sty m:val="p"/>
          </m:rPr>
          <m:t>…</m:t>
        </m:r>
      </m:oMath>
      <w:r>
        <w:t xml:space="preserve"> </w:t>
      </w:r>
      <w:r>
        <w:t xml:space="preserve">feet?</w:t>
      </w:r>
      <w:r>
        <w:t xml:space="preserve"> </w:t>
      </w:r>
      <w:r>
        <w:t xml:space="preserve">Zero.</w:t>
      </w:r>
      <w:r>
        <w:t xml:space="preserve"> </w:t>
      </w:r>
      <w:r>
        <w:t xml:space="preserve">A single real point has width zero, so the integral over a single point is zero.</w:t>
      </w:r>
    </w:p>
    <w:p>
      <w:pPr>
        <w:pStyle w:val="BodyText"/>
      </w:pPr>
      <w:r>
        <w:t xml:space="preserve">Non-zero probabilities attach to intervals or regions of non-zero width: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−</m:t>
          </m:r>
          <m:r>
            <m:t>ε</m:t>
          </m:r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≤</m:t>
          </m:r>
          <m:r>
            <m:t>6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6</m:t>
              </m:r>
              <m:r>
                <m:rPr>
                  <m:sty m:val="p"/>
                </m:rPr>
                <m:t>−</m:t>
              </m:r>
              <m:r>
                <m:t>ε</m:t>
              </m:r>
            </m:sub>
            <m:sup>
              <m:r>
                <m:t>6</m:t>
              </m:r>
              <m:r>
                <m:rPr>
                  <m:sty m:val="p"/>
                </m:rPr>
                <m:t>+</m:t>
              </m:r>
              <m:r>
                <m:t>ε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for </m:t>
          </m:r>
          <m:r>
            <m:t>ε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Every rule developed for discrete variables carries over to continuous variables by replacing sums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with integrals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d</m:t>
            </m:r>
          </m:e>
        </m:nary>
        <m:r>
          <m:t>x</m:t>
        </m:r>
      </m:oMath>
      <w:r>
        <w:t xml:space="preserve">.</w:t>
      </w:r>
      <w:r>
        <w:t xml:space="preserve"> </w:t>
      </w:r>
      <w:r>
        <w:t xml:space="preserve">For example, marginalizing out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a joint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to find the marginal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becomes: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00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probability mass functions and probability density functions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01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5MinuteAI explains</w:t>
      </w:r>
      <w:r>
        <w:t xml:space="preserve"> </w:t>
      </w:r>
      <w:hyperlink r:id="rId102">
        <w:r>
          <w:rPr>
            <w:rStyle w:val="Hyperlink"/>
          </w:rPr>
          <w:t xml:space="preserve">discrete random variables</w:t>
        </w:r>
      </w:hyperlink>
      <w:r>
        <w:t xml:space="preserve"> </w:t>
      </w:r>
      <w:r>
        <w:t xml:space="preserve">and</w:t>
      </w:r>
      <w:r>
        <w:t xml:space="preserve"> </w:t>
      </w:r>
      <w:hyperlink r:id="rId103">
        <w:r>
          <w:rPr>
            <w:rStyle w:val="Hyperlink"/>
          </w:rPr>
          <w:t xml:space="preserve">continuous random variables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104"/>
    <w:bookmarkEnd w:id="105"/>
    <w:bookmarkStart w:id="125" w:name="sec-prob-haz"/>
    <w:p>
      <w:pPr>
        <w:pStyle w:val="Heading2"/>
      </w:pPr>
      <w:r>
        <w:t xml:space="preserve">3 Survival, hazard, and cumulative hazard functions</w:t>
      </w:r>
    </w:p>
    <w:bookmarkStart w:id="106" w:name="def-surv-fn"/>
    <w:p>
      <w:pPr>
        <w:pStyle w:val="FirstParagraph"/>
      </w:pPr>
      <w:r>
        <w:rPr>
          <w:b/>
          <w:bCs/>
        </w:rPr>
        <w:t xml:space="preserve">Definition 21 (Survival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survival function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survivor function</w:t>
      </w:r>
      <w:r>
        <w:t xml:space="preserve">)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exceeds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&gt;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0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name comes from time-to-event analysis: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time at which a participant dies,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the participant is still alive at time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The definition itself applies to any random variable.</w:t>
      </w:r>
    </w:p>
    <w:bookmarkStart w:id="107" w:name="thm-survival-expressions-1"/>
    <w:p>
      <w:pPr>
        <w:pStyle w:val="BodyText"/>
      </w:pPr>
      <w:r>
        <w:rPr>
          <w:b/>
          <w:bCs/>
        </w:rPr>
        <w:t xml:space="preserve">Theorem 15 (Survival function and CDF)</w:t>
      </w:r>
      <w:r>
        <w:t xml:space="preserve"> </w:t>
      </w:r>
      <w:r>
        <w:t xml:space="preserve">For any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 then also: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t>t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complement of 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r:id="rId22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t xml:space="preserve">For continuous</w:t>
      </w:r>
      <w:r>
        <w:t xml:space="preserve"> </w:t>
      </w:r>
      <m:oMath>
        <m:r>
          <m:t>T</m:t>
        </m:r>
      </m:oMath>
      <w:r>
        <w:t xml:space="preserve">, the density integrates to 1 over the real line</w:t>
      </w:r>
      <w:r>
        <w:t xml:space="preserve"> </w:t>
      </w:r>
      <w:r>
        <w:t xml:space="preserve">(</w:t>
      </w:r>
      <w:hyperlink w:anchor="thm-density-sums-to-one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integral of the density up to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w:anchor="thm-density-vs-CDF">
        <w:r>
          <w:rPr>
            <w:rStyle w:val="Hyperlink"/>
          </w:rPr>
          <w:t xml:space="preserve">Theorem 6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(total integral is 1; </m:t>
              </m:r>
              <m:r>
                <m:t>F</m:t>
              </m:r>
              <m:r>
                <m:rPr>
                  <m:nor/>
                  <m:sty m:val="p"/>
                </m:rPr>
                <m:t> is the integral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first integral at </m:t>
              </m:r>
              <m:r>
                <m:t>t</m:t>
              </m:r>
              <m:r>
                <m:rPr>
                  <m:nor/>
                  <m:sty m:val="p"/>
                </m:rPr>
                <m:t> and cancel)</m:t>
              </m:r>
            </m:e>
          </m:eqArr>
        </m:oMath>
      </m:oMathPara>
    </w:p>
    <w:bookmarkStart w:id="108" w:name="exm-exp-survfn"/>
    <w:p>
      <w:pPr>
        <w:pStyle w:val="FirstParagraph"/>
      </w:pPr>
      <w:r>
        <w:rPr>
          <w:b/>
          <w:bCs/>
        </w:rPr>
        <w:t xml:space="preserve">Example 28 (Survival function of an exponential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exponential 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exponential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by</w:t>
      </w:r>
      <w:r>
        <w:t xml:space="preserve"> </w:t>
      </w:r>
      <w:hyperlink w:anchor="thm-survival-expressions-1">
        <w:r>
          <w:rPr>
            <w:rStyle w:val="Hyperlink"/>
          </w:rPr>
          <w:t xml:space="preserve">Theorem 15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(integral form of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u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0.5</m:t>
        </m:r>
      </m:oMath>
      <w:r>
        <w:t xml:space="preserve">, for example,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≈</m:t>
        </m:r>
        <m:r>
          <m:t>0.368</m:t>
        </m:r>
      </m:oMath>
      <w:r>
        <w:t xml:space="preserve">.</w:t>
      </w:r>
    </w:p>
    <w:bookmarkEnd w:id="108"/>
    <w:bookmarkStart w:id="110" w:name="def-hazard"/>
    <w:p>
      <w:pPr>
        <w:pStyle w:val="BodyText"/>
      </w:pPr>
      <w:r>
        <w:rPr>
          <w:b/>
          <w:bCs/>
        </w:rPr>
        <w:t xml:space="preserve">Definition 22 (Hazard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hazard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hazard rate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hazard rate function</w:t>
      </w:r>
      <w:r>
        <w:t xml:space="preserve">)</w:t>
      </w:r>
      <w:r>
        <w:t xml:space="preserve"> </w:t>
      </w:r>
      <w:r>
        <w:t xml:space="preserve">of a continuous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typically denoted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limit of the</w:t>
      </w:r>
      <w:r>
        <w:t xml:space="preserve"> </w:t>
      </w:r>
      <w:hyperlink r:id="rId109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falls in an interval starting at</w:t>
      </w:r>
      <w:r>
        <w:t xml:space="preserve"> </w:t>
      </w:r>
      <m:oMath>
        <m:r>
          <m:t>t</m:t>
        </m:r>
      </m:oMath>
      <w:r>
        <w:t xml:space="preserve">, given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,</w:t>
      </w:r>
      <w:r>
        <w:t xml:space="preserve"> </w:t>
      </w:r>
      <w:r>
        <w:t xml:space="preserve">divided by the width of that interval,</w:t>
      </w:r>
      <w:r>
        <w:t xml:space="preserve"> </w:t>
      </w:r>
      <w:r>
        <w:t xml:space="preserve">as that width shrinks to 0: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&lt;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bookmarkEnd w:id="11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Sources differ on the symbol: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appears in</w:t>
      </w:r>
      <w:r>
        <w:t xml:space="preserve"> </w:t>
      </w:r>
      <w:r>
        <w:t xml:space="preserve">Dobson and Barnett (2018)</w:t>
      </w:r>
      <w:r>
        <w:t xml:space="preserve">,</w:t>
      </w:r>
      <w:r>
        <w:t xml:space="preserve"> </w:t>
      </w:r>
      <w:r>
        <w:t xml:space="preserve">Vittinghoff et al. (2012)</w:t>
      </w:r>
      <w:r>
        <w:t xml:space="preserve">,</w:t>
      </w:r>
      <w:r>
        <w:t xml:space="preserve"> </w:t>
      </w:r>
      <w:r>
        <w:t xml:space="preserve">Klein and Moeschberger (2003)</w:t>
      </w:r>
      <w:r>
        <w:t xml:space="preserve">, and</w:t>
      </w:r>
      <w:r>
        <w:t xml:space="preserve"> </w:t>
      </w:r>
      <w:r>
        <w:t xml:space="preserve">Kleinbaum and Klein (2012)</w:t>
      </w:r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appears in</w:t>
      </w:r>
      <w:r>
        <w:t xml:space="preserve"> </w:t>
      </w:r>
      <w:r>
        <w:t xml:space="preserve">Rothman et al. (2021)</w:t>
      </w:r>
      <w:r>
        <w:t xml:space="preserve"> </w:t>
      </w:r>
      <w:r>
        <w:t xml:space="preserve">and</w:t>
      </w:r>
      <w:r>
        <w:t xml:space="preserve"> </w:t>
      </w:r>
      <w:r>
        <w:t xml:space="preserve">Kalbfleisch and Prentice (2011)</w:t>
      </w:r>
      <w:r>
        <w:t xml:space="preserve">.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time at which an event occurs,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a rate, not a probability:</w:t>
      </w:r>
      <w:r>
        <w:t xml:space="preserve"> </w:t>
      </w:r>
      <w:r>
        <w:t xml:space="preserve">for a small interval width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Δ</m:t>
        </m:r>
      </m:oMath>
      <w:r>
        <w:t xml:space="preserve"> </w:t>
      </w:r>
      <w:r>
        <w:t xml:space="preserve">is approximately the probability</w:t>
      </w:r>
      <w:r>
        <w:t xml:space="preserve"> </w:t>
      </w:r>
      <w:r>
        <w:t xml:space="preserve">that the event occurs in</w:t>
      </w:r>
      <w:r>
        <w:t xml:space="preserve"> </w:t>
      </w:r>
      <m:oMath>
        <m:r>
          <m:rPr>
            <m:sty m:val="p"/>
          </m:rPr>
          <m:t>[</m:t>
        </m:r>
        <m:r>
          <m:t>t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given that it has not occurred before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Many sources write the hazard as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reading it as the density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</m:oMath>
      <w:r>
        <w:t xml:space="preserve">, conditional on the event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;</w:t>
      </w:r>
      <w:r>
        <w:t xml:space="preserve"> </w:t>
      </w:r>
      <w:r>
        <w:t xml:space="preserve">that notation abbreviates the limit in</w:t>
      </w:r>
      <w:r>
        <w:t xml:space="preserve"> </w:t>
      </w:r>
      <w:hyperlink w:anchor="def-hazard">
        <w:r>
          <w:rPr>
            <w:rStyle w:val="Hyperlink"/>
          </w:rPr>
          <w:t xml:space="preserve">Definition 22</w:t>
        </w:r>
      </w:hyperlink>
      <w:r>
        <w:t xml:space="preserve">.</w:t>
      </w:r>
      <w:r>
        <w:t xml:space="preserve"> </w:t>
      </w:r>
      <w:r>
        <w:t xml:space="preserve">For a discrete</w:t>
      </w:r>
      <w:r>
        <w:t xml:space="preserve"> </w:t>
      </w:r>
      <m:oMath>
        <m:r>
          <m:t>T</m:t>
        </m:r>
      </m:oMath>
      <w:r>
        <w:t xml:space="preserve">, the analogous quantity is the</w:t>
      </w:r>
      <w:r>
        <w:t xml:space="preserve"> </w:t>
      </w:r>
      <w:hyperlink w:anchor="def-discrete-hazard">
        <w:r>
          <w:rPr>
            <w:rStyle w:val="Hyperlink"/>
          </w:rPr>
          <w:t xml:space="preserve">discrete-time hazard</w:t>
        </w:r>
      </w:hyperlink>
      <w:r>
        <w:t xml:space="preserve">.</w:t>
      </w:r>
    </w:p>
    <w:p>
      <w:pPr>
        <w:pStyle w:val="BodyText"/>
      </w:pPr>
      <w:r>
        <w:t xml:space="preserve">The name</w:t>
      </w:r>
      <w:r>
        <w:t xml:space="preserve"> </w:t>
      </w:r>
      <w:r>
        <w:t xml:space="preserve">“hazard”</w:t>
      </w:r>
      <w:r>
        <w:t xml:space="preserve"> </w:t>
      </w:r>
      <w:r>
        <w:t xml:space="preserve">carries a connotation that the event is undesirable —</w:t>
      </w:r>
      <w:r>
        <w:t xml:space="preserve"> </w:t>
      </w:r>
      <w:r>
        <w:t xml:space="preserve">death, relapse, equipment failure, and so on.</w:t>
      </w:r>
      <w:r>
        <w:t xml:space="preserve"> </w:t>
      </w:r>
      <w:r>
        <w:t xml:space="preserve">When the event in question is neutral or desirable</w:t>
      </w:r>
      <w:r>
        <w:t xml:space="preserve"> </w:t>
      </w:r>
      <w:r>
        <w:t xml:space="preserve">(recovery, conception, graduation, response to treatment),</w:t>
      </w:r>
      <w:r>
        <w:t xml:space="preserve"> </w:t>
      </w:r>
      <w:r>
        <w:t xml:space="preserve">the same quantity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often called the</w:t>
      </w:r>
      <w:r>
        <w:t xml:space="preserve"> </w:t>
      </w:r>
      <w:r>
        <w:rPr>
          <w:b/>
          <w:bCs/>
        </w:rPr>
        <w:t xml:space="preserve">event incidence rate</w:t>
      </w:r>
      <w:r>
        <w:t xml:space="preserve"> </w:t>
      </w:r>
      <w:r>
        <w:t xml:space="preserve">instead.</w:t>
      </w:r>
      <w:r>
        <w:t xml:space="preserve"> </w:t>
      </w:r>
      <w:r>
        <w:t xml:space="preserve">This terminology parallels the convention that conditional probabilities of</w:t>
      </w:r>
      <w:r>
        <w:t xml:space="preserve"> </w:t>
      </w:r>
      <w:r>
        <w:t xml:space="preserve">undesirable events are called</w:t>
      </w:r>
      <w:r>
        <w:t xml:space="preserve"> </w:t>
      </w:r>
      <w:r>
        <w:rPr>
          <w:b/>
          <w:bCs/>
        </w:rPr>
        <w:t xml:space="preserve">risks</w:t>
      </w:r>
      <w:r>
        <w:t xml:space="preserve">,</w:t>
      </w:r>
      <w:r>
        <w:t xml:space="preserve"> </w:t>
      </w:r>
      <w:r>
        <w:t xml:space="preserve">while the same conditional probabilities for neutral or desirable events</w:t>
      </w:r>
      <w:r>
        <w:t xml:space="preserve"> </w:t>
      </w:r>
      <w:r>
        <w:t xml:space="preserve">are simply called</w:t>
      </w:r>
      <w:r>
        <w:t xml:space="preserve"> </w:t>
      </w:r>
      <w:r>
        <w:rPr>
          <w:b/>
          <w:bCs/>
        </w:rPr>
        <w:t xml:space="preserve">probabilities</w:t>
      </w:r>
      <w:r>
        <w:t xml:space="preserve">.</w:t>
      </w:r>
      <w:r>
        <w:t xml:space="preserve"> </w:t>
      </w:r>
      <w:r>
        <w:t xml:space="preserve">The math is identical; only the name changes with the valence of the event.</w:t>
      </w:r>
    </w:p>
    <w:bookmarkStart w:id="112" w:name="exm-hazard-exceeds-one"/>
    <w:p>
      <w:pPr>
        <w:pStyle w:val="BodyText"/>
      </w:pPr>
      <w:r>
        <w:rPr>
          <w:b/>
          <w:bCs/>
        </w:rPr>
        <w:t xml:space="preserve">Example 29 (A hazard greater than 1)</w:t>
      </w:r>
      <w:r>
        <w:t xml:space="preserve"> </w:t>
      </w:r>
      <w:r>
        <w:t xml:space="preserve">A hazard can exceed 1, just as a density can (</w:t>
      </w:r>
      <w:hyperlink w:anchor="exm-normal">
        <w:r>
          <w:rPr>
            <w:rStyle w:val="Hyperlink"/>
          </w:rPr>
          <w:t xml:space="preserve">Example 9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w:hyperlink w:anchor="def-exponential">
        <w:r>
          <w:rPr>
            <w:rStyle w:val="Hyperlink"/>
          </w:rPr>
          <w:t xml:space="preserve">exponential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&lt;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Δ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Δ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111">
        <w:r>
          <w:rPr>
            <w:rStyle w:val="Hyperlink"/>
          </w:rPr>
          <w:t xml:space="preserve">subset property</w:t>
        </w:r>
      </w:hyperlink>
      <w:r>
        <w:t xml:space="preserve"> </w:t>
      </w:r>
      <w:r>
        <w:t xml:space="preserve">applies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Δ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Δ</m:t>
                          </m:r>
                        </m:den>
                      </m:f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rPr>
                                  <m:nor/>
                                  <m:sty m:val="p"/>
                                </m:rP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2</m:t>
                              </m:r>
                              <m:r>
                                <m:rPr>
                                  <m:sty m:val="p"/>
                                </m:rPr>
                                <m:t>Δ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b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derivative;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  <w:r>
        <w:t xml:space="preserve"> </w:t>
      </w:r>
      <w:r>
        <w:t xml:space="preserve">a hazard is a rate, not a probability.</w:t>
      </w:r>
    </w:p>
    <w:bookmarkEnd w:id="112"/>
    <w:bookmarkStart w:id="113" w:name="def-discrete-hazard"/>
    <w:p>
      <w:pPr>
        <w:pStyle w:val="BodyText"/>
      </w:pPr>
      <w:r>
        <w:rPr>
          <w:b/>
          <w:bCs/>
        </w:rPr>
        <w:t xml:space="preserve">Definition 23 (Discrete-time hazard)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discrete-time hazard</w:t>
      </w:r>
      <w:r>
        <w:t xml:space="preserve"> </w:t>
      </w:r>
      <w:r>
        <w:t xml:space="preserve">of a</w:t>
      </w:r>
      <w:r>
        <w:t xml:space="preserve"> </w:t>
      </w:r>
      <w:hyperlink w:anchor="def-discrete-rv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</w:t>
      </w:r>
      <w:r>
        <w:t xml:space="preserve"> </w:t>
      </w:r>
      <w:hyperlink r:id="rId109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t</m:t>
        </m:r>
      </m:oMath>
      <w:r>
        <w:t xml:space="preserve">, given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13"/>
    <w:bookmarkStart w:id="114" w:name="exm-discrete-hazard"/>
    <w:p>
      <w:pPr>
        <w:pStyle w:val="FirstParagraph"/>
      </w:pPr>
      <w:r>
        <w:rPr>
          <w:b/>
          <w:bCs/>
        </w:rPr>
        <w:t xml:space="preserve">Example 30 (Rolling until the first six)</w:t>
      </w:r>
      <w:r>
        <w:t xml:space="preserve"> </w:t>
      </w:r>
      <w:r>
        <w:t xml:space="preserve">Roll a fair die repeatedly,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the number of the roll that first shows a six.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 </w:t>
      </w:r>
      <w:r>
        <w:t xml:space="preserve">exactly when the first</w:t>
      </w:r>
      <w:r>
        <w:t xml:space="preserve"> </w:t>
      </w:r>
      <m:oMath>
        <m:r>
          <m:t>t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rolls are not sixes,</w:t>
      </w:r>
      <w:r>
        <w:t xml:space="preserve"> </w:t>
      </w:r>
      <w:r>
        <w:t xml:space="preserve">which has probability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/</m:t>
        </m:r>
        <m:r>
          <m:t>6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when, in addition, roll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six.</w:t>
      </w:r>
      <w:r>
        <w:t xml:space="preserve"> </w:t>
      </w:r>
      <w:r>
        <w:t xml:space="preserve">So, 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nor/>
                  <m:sty m:val="p"/>
                </m:rPr>
                <m:t> implies 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(rolls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(cancel)</m:t>
              </m:r>
            </m:e>
          </m:eqArr>
        </m:oMath>
      </m:oMathPara>
    </w:p>
    <w:p>
      <w:pPr>
        <w:pStyle w:val="FirstParagraph"/>
      </w:pPr>
      <w:r>
        <w:t xml:space="preserve">The discrete-time hazard is the same at every roll:</w:t>
      </w:r>
      <w:r>
        <w:t xml:space="preserve"> </w:t>
      </w:r>
      <w:r>
        <w:t xml:space="preserve">having gone without a six so far does not change the chance of a six on the next roll.</w:t>
      </w:r>
    </w:p>
    <w:bookmarkEnd w:id="114"/>
    <w:bookmarkStart w:id="115" w:name="cor-discrete-hazard-unit-interval"/>
    <w:p>
      <w:pPr>
        <w:pStyle w:val="BodyText"/>
      </w:pPr>
      <w:r>
        <w:rPr>
          <w:b/>
          <w:bCs/>
        </w:rPr>
        <w:t xml:space="preserve">Corollary 3 (A discrete-time hazard lies in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</w:t>
      </w:r>
      <w:r>
        <w:t xml:space="preserve"> </w:t>
      </w:r>
      <w:hyperlink w:anchor="def-discrete-hazard">
        <w:r>
          <w:rPr>
            <w:rStyle w:val="Hyperlink"/>
          </w:rPr>
          <w:t xml:space="preserve">discrete-time hazard</w:t>
        </w:r>
      </w:hyperlink>
      <w:r>
        <w:t xml:space="preserve"> </w:t>
      </w:r>
      <w:r>
        <w:t xml:space="preserve">of a discrete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t>0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1</m:t>
          </m:r>
        </m:oMath>
      </m:oMathPara>
    </w:p>
    <w:bookmarkEnd w:id="1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so, by additivity,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</m:eqArr>
        </m:oMath>
      </m:oMathPara>
    </w:p>
    <w:p>
      <w:pPr>
        <w:pStyle w:val="FirstParagraph"/>
      </w:pPr>
      <w:r>
        <w:t xml:space="preserve">The numerator is non-negative and at most the positive denominator,</w:t>
      </w:r>
      <w:r>
        <w:t xml:space="preserve"> </w:t>
      </w:r>
      <w:r>
        <w:t xml:space="preserve">so the ratio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Unlike the continuous-time</w:t>
      </w:r>
      <w:r>
        <w:t xml:space="preserve"> </w:t>
      </w:r>
      <w:hyperlink w:anchor="def-hazard">
        <w:r>
          <w:rPr>
            <w:rStyle w:val="Hyperlink"/>
          </w:rPr>
          <w:t xml:space="preserve">hazard function</w:t>
        </w:r>
      </w:hyperlink>
      <w:r>
        <w:t xml:space="preserve">,</w:t>
      </w:r>
      <w:r>
        <w:t xml:space="preserve"> </w:t>
      </w:r>
      <w:r>
        <w:t xml:space="preserve">which is a rate and can exceed 1 (</w:t>
      </w:r>
      <w:hyperlink w:anchor="exm-hazard-exceeds-one">
        <w:r>
          <w:rPr>
            <w:rStyle w:val="Hyperlink"/>
          </w:rPr>
          <w:t xml:space="preserve">Example 29</w:t>
        </w:r>
      </w:hyperlink>
      <w:r>
        <w:t xml:space="preserve">),</w:t>
      </w:r>
      <w:r>
        <w:t xml:space="preserve"> </w:t>
      </w:r>
      <w:r>
        <w:t xml:space="preserve">the discrete-time hazard is a probability.</w:t>
      </w:r>
    </w:p>
    <w:bookmarkStart w:id="116" w:name="thm-hazard-dens-surv"/>
    <w:p>
      <w:pPr>
        <w:pStyle w:val="BodyText"/>
      </w:pPr>
      <w:r>
        <w:rPr>
          <w:b/>
          <w:bCs/>
        </w:rPr>
        <w:t xml:space="preserve">Theorem 16 (Hazard equals density over survival)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w:anchor="def-surv-fn">
        <w:r>
          <w:rPr>
            <w:rStyle w:val="Hyperlink"/>
          </w:rPr>
          <w:t xml:space="preserve">survival function</w:t>
        </w:r>
      </w:hyperlink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at which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11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uses three facts.</w:t>
      </w:r>
      <w:r>
        <w:t xml:space="preserve"> </w:t>
      </w:r>
      <w:r>
        <w:t xml:space="preserve">First, 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is a subset of 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 intersecting them leaves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(the</w:t>
      </w:r>
      <w:r>
        <w:t xml:space="preserve"> </w:t>
      </w:r>
      <w:hyperlink r:id="rId111">
        <w:r>
          <w:rPr>
            <w:rStyle w:val="Hyperlink"/>
          </w:rPr>
          <w:t xml:space="preserve">subset property</w:t>
        </w:r>
      </w:hyperlink>
      <w:r>
        <w:t xml:space="preserve">).</w:t>
      </w:r>
      <w:r>
        <w:t xml:space="preserve"> </w:t>
      </w:r>
      <w:r>
        <w:t xml:space="preserve">Second,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continuous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positive.</w:t>
      </w:r>
      <w:r>
        <w:t xml:space="preserve"> </w:t>
      </w:r>
      <w:r>
        <w:t xml:space="preserve">Third,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hyperlink w:anchor="thm-density-limi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as the limit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rPr>
                  <m:sty m:val="p"/>
                </m:rP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(density as a limit; </m:t>
              </m:r>
              <m:r>
                <m:t>f</m:t>
              </m:r>
              <m:r>
                <m:rPr>
                  <m:nor/>
                  <m:sty m:val="p"/>
                </m:rPr>
                <m:t> is continuous at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continuous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17" w:name="exm-exp-haz"/>
    <w:p>
      <w:pPr>
        <w:pStyle w:val="FirstParagraph"/>
      </w:pPr>
      <w:r>
        <w:rPr>
          <w:b/>
          <w:bCs/>
        </w:rPr>
        <w:t xml:space="preserve">Example 31 (Hazard function of an exponential distribution)</w:t>
      </w:r>
      <w:r>
        <w:t xml:space="preserve"> </w:t>
      </w:r>
      <w:r>
        <w:t xml:space="preserve">Continuing</w:t>
      </w:r>
      <w:r>
        <w:t xml:space="preserve"> 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(hazard equals density over survival)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exponential density and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jumps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hyperlink w:anchor="def-hazard">
        <w:r>
          <w:rPr>
            <w:rStyle w:val="Hyperlink"/>
          </w:rPr>
          <w:t xml:space="preserve">Definition 22</w:t>
        </w:r>
      </w:hyperlink>
      <w:r>
        <w:t xml:space="preserve"> </w:t>
      </w:r>
      <w:r>
        <w:t xml:space="preserve">gives the same value directly: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rPr>
                    <m:nor/>
                    <m:sty m:val="p"/>
                  </m:rP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λ</m:t>
                </m:r>
                <m:r>
                  <m:rPr>
                    <m:sty m:val="p"/>
                  </m:rPr>
                  <m:t>Δ</m:t>
                </m:r>
              </m:sup>
            </m:sSup>
          </m:e>
        </m:d>
        <m:r>
          <m:t>​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rPr>
            <m:sty m:val="p"/>
          </m:rPr>
          <m:t>→</m:t>
        </m:r>
        <m:r>
          <m:t>λ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.</w:t>
      </w:r>
      <w:r>
        <w:t xml:space="preserve"> </w:t>
      </w:r>
      <w:r>
        <w:t xml:space="preserve">So the exponential distribution has a constant hazard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equal to its rate parameter;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17"/>
    <w:bookmarkStart w:id="118" w:name="def-cuhaz"/>
    <w:p>
      <w:pPr>
        <w:pStyle w:val="BodyText"/>
      </w:pPr>
      <w:r>
        <w:rPr>
          <w:b/>
          <w:bCs/>
        </w:rPr>
        <w:t xml:space="preserve">Definition 24 (Cumulative hazard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cumulative hazard function</w:t>
      </w:r>
      <w:r>
        <w:t xml:space="preserve"> </w:t>
      </w:r>
      <w:r>
        <w:t xml:space="preserve">of a continuous random variable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often denoted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integral of its</w:t>
      </w:r>
      <w:r>
        <w:t xml:space="preserve"> </w:t>
      </w:r>
      <w:hyperlink w:anchor="def-hazard">
        <w:r>
          <w:rPr>
            <w:rStyle w:val="Hyperlink"/>
          </w:rPr>
          <w:t xml:space="preserve">hazard function</w:t>
        </w:r>
      </w:hyperlink>
      <w:r>
        <w:t xml:space="preserve"> </w:t>
      </w:r>
      <w:r>
        <w:t xml:space="preserve">up to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18"/>
    <w:bookmarkStart w:id="119" w:name="exm-exp-cumhaz"/>
    <w:p>
      <w:pPr>
        <w:pStyle w:val="FirstParagraph"/>
      </w:pPr>
      <w:r>
        <w:rPr>
          <w:b/>
          <w:bCs/>
        </w:rPr>
        <w:t xml:space="preserve">Example 32 (Cumulative hazard function of an exponential distribution)</w:t>
      </w:r>
      <w:r>
        <w:t xml:space="preserve"> </w:t>
      </w:r>
      <w:r>
        <w:t xml:space="preserve">Continuing</w:t>
      </w:r>
      <w:r>
        <w:t xml:space="preserve"> </w:t>
      </w:r>
      <w:hyperlink w:anchor="exm-exp-haz">
        <w:r>
          <w:rPr>
            <w:rStyle w:val="Hyperlink"/>
          </w:rPr>
          <w:t xml:space="preserve">Example 31</w:t>
        </w:r>
      </w:hyperlink>
      <w:r>
        <w:t xml:space="preserve">,</w:t>
      </w:r>
      <w:r>
        <w:t xml:space="preserve"> </w:t>
      </w:r>
      <w:r>
        <w:t xml:space="preserve">the hazard is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so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integral at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λ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 each piece)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19"/>
    <w:bookmarkStart w:id="120" w:name="cor-cuhaz-nonneg"/>
    <w:p>
      <w:pPr>
        <w:pStyle w:val="BodyText"/>
      </w:pPr>
      <w:r>
        <w:rPr>
          <w:b/>
          <w:bCs/>
        </w:rPr>
        <w:t xml:space="preserve">Corollary 4 (Cumulative hazard of a non-negative random variable)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such as a time to event,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Every outcome has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&gt;</m:t>
        </m:r>
        <m:r>
          <m:t>u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u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which has probability</w:t>
      </w:r>
      <w:r>
        <w:t xml:space="preserve"> </w:t>
      </w:r>
      <m:oMath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, 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u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u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u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r>
          <m:t>u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≤</m:t>
        </m:r>
        <m:r>
          <m:t>0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∅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events found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Then,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integral at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u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form in</w:t>
      </w:r>
      <w:r>
        <w:t xml:space="preserve"> </w:t>
      </w:r>
      <w:hyperlink w:anchor="cor-cuhaz-nonneg">
        <w:r>
          <w:rPr>
            <w:rStyle w:val="Hyperlink"/>
          </w:rPr>
          <w:t xml:space="preserve">Corollary 4</w:t>
        </w:r>
      </w:hyperlink>
      <w:r>
        <w:t xml:space="preserve">, with lower limit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is the form most survival-analysis texts use.</w:t>
      </w:r>
    </w:p>
    <w:bookmarkStart w:id="122" w:name="cor-surv-int-haz"/>
    <w:p>
      <w:pPr>
        <w:pStyle w:val="BodyText"/>
      </w:pPr>
      <w:r>
        <w:rPr>
          <w:b/>
          <w:bCs/>
        </w:rPr>
        <w:t xml:space="preserve">Corollary 5 (Survival function from the cumulative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</w:t>
      </w:r>
      <w:r>
        <w:t xml:space="preserve"> </w:t>
      </w:r>
      <w:r>
        <w:t xml:space="preserve">whose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all but finitely many points,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therefore:</w:t>
      </w:r>
    </w:p>
    <w:p>
      <w:pPr>
        <w:pStyle w:val="BodyText"/>
      </w:pPr>
      <w:bookmarkStart w:id="121" w:name="eq-surv-int-haz"/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21"/>
    </w:p>
    <w:bookmarkEnd w:id="1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survival-expressions-1">
        <w:r>
          <w:rPr>
            <w:rStyle w:val="Hyperlink"/>
          </w:rPr>
          <w:t xml:space="preserve">Theorem 15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(</w:t>
      </w:r>
      <w:hyperlink w:anchor="thm-density-vs-CDF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has derivative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at those points.</w:t>
      </w:r>
      <w:r>
        <w:t xml:space="preserve"> </w:t>
      </w:r>
      <w:r>
        <w:t xml:space="preserve">At each such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(hazard equals density over survival)</m:t>
              </m:r>
            </m:e>
          </m:eqArr>
        </m:oMath>
      </m:oMathPara>
    </w:p>
    <w:p>
      <w:pPr>
        <w:pStyle w:val="FirstParagraph"/>
      </w:pPr>
      <w:r>
        <w:t xml:space="preserve">The function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is continuous for a continuous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 it has derivative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at all but finitely many points,</w:t>
      </w:r>
      <w:r>
        <w:t xml:space="preserve"> </w:t>
      </w:r>
      <w:r>
        <w:t xml:space="preserve">so it is an antiderivative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for the fundamental theorem of calculus.</w:t>
      </w:r>
      <w:r>
        <w:t xml:space="preserve"> </w:t>
      </w:r>
      <w:r>
        <w:t xml:space="preserve">As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S</m:t>
              </m:r>
              <m:r>
                <m:rPr>
                  <m:nor/>
                  <m:sty m:val="p"/>
                </m:rPr>
                <m:t> is an antiderivative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Exponentiating both sides 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w:hyperlink w:anchor="eq-surv-int-haz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123" w:name="exm-exp-surv-int-haz"/>
    <w:p>
      <w:pPr>
        <w:pStyle w:val="BodyText"/>
      </w:pPr>
      <w:r>
        <w:rPr>
          <w:b/>
          <w:bCs/>
        </w:rPr>
        <w:t xml:space="preserve">Example 33 (Recovering the exponential survival function from its cumulative hazard)</w:t>
      </w:r>
      <w:r>
        <w:t xml:space="preserve"> </w:t>
      </w:r>
      <w:r>
        <w:t xml:space="preserve">Continuing</w:t>
      </w:r>
      <w:r>
        <w:t xml:space="preserve"> </w:t>
      </w:r>
      <w:hyperlink w:anchor="exm-exp-cumhaz">
        <w:r>
          <w:rPr>
            <w:rStyle w:val="Hyperlink"/>
          </w:rPr>
          <w:t xml:space="preserve">Example 32</w:t>
        </w:r>
      </w:hyperlink>
      <w:r>
        <w:t xml:space="preserve">,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(survival function from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 the survival function computed directly</w:t>
      </w:r>
      <w:r>
        <w:t xml:space="preserve"> </w:t>
      </w:r>
      <w:r>
        <w:t xml:space="preserve">in</w:t>
      </w:r>
      <w:r>
        <w:t xml:space="preserve"> 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.</w:t>
      </w:r>
    </w:p>
    <w:bookmarkEnd w:id="123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4" w:name="tbl-prob-dist-f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Probability distribution functions of a continuous random variable</w:t>
            </w:r>
            <w:r>
              <w:t xml:space="preserve"> </w:t>
            </w:r>
            <m:oMath>
              <m:r>
                <m:t>T</m:t>
              </m:r>
            </m:oMath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832"/>
              <w:gridCol w:w="1532"/>
              <w:gridCol w:w="255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Name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Symbols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Definition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pdf">
                    <w:r>
                      <w:rPr>
                        <w:rStyle w:val="Hyperlink"/>
                      </w:rPr>
                      <w:t xml:space="preserve">Probability density function (PDF)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a</m:t>
                        </m:r>
                      </m:sub>
                      <m:sup>
                        <m:r>
                          <m:t>b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u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b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cdf">
                    <w:r>
                      <w:rPr>
                        <w:rStyle w:val="Hyperlink"/>
                      </w:rPr>
                      <w:t xml:space="preserve">Cumulative distribution function (CDF)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surv-fn">
                    <w:r>
                      <w:rPr>
                        <w:rStyle w:val="Hyperlink"/>
                      </w:rPr>
                      <w:t xml:space="preserve">Survival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S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acc>
                      <m:accPr>
                        <m:chr m:val="‾"/>
                      </m:accPr>
                      <m:e>
                        <m:r>
                          <m:t>F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hazard">
                    <w:r>
                      <w:rPr>
                        <w:rStyle w:val="Hyperlink"/>
                      </w:rPr>
                      <w:t xml:space="preserve">Hazard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ty m:val="p"/>
                          </m:rPr>
                          <m:t>lim</m:t>
                        </m:r>
                      </m:e>
                      <m:sub>
                        <m:r>
                          <m:rPr>
                            <m:sty m:val="p"/>
                          </m:rPr>
                          <m:t>Δ</m:t>
                        </m:r>
                        <m:r>
                          <m:rPr>
                            <m:sty m:val="p"/>
                          </m:rPr>
                          <m:t>↓</m:t>
                        </m:r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Δ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/</m:t>
                    </m:r>
                    <m:r>
                      <m:rPr>
                        <m:sty m:val="p"/>
                      </m:rPr>
                      <m:t>Δ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cuhaz">
                    <w:r>
                      <w:rPr>
                        <w:rStyle w:val="Hyperlink"/>
                      </w:rPr>
                      <w:t xml:space="preserve">Cumulative hazard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t>t</m:t>
                        </m:r>
                      </m:sup>
                      <m:e>
                        <m:r>
                          <m:t>λ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Log-hazard function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η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log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λ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124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a continuous random variable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whose density is continuous at all but finitely many points,</w:t>
      </w:r>
      <w:r>
        <w:t xml:space="preserve"> </w:t>
      </w:r>
      <w:r>
        <w:t xml:space="preserve">the following results connect the functions in</w:t>
      </w:r>
      <w:r>
        <w:t xml:space="preserve"> </w:t>
      </w:r>
      <w:hyperlink w:anchor="tbl-prob-dist-fns">
        <w:r>
          <w:rPr>
            <w:rStyle w:val="Hyperlink"/>
          </w:rPr>
          <w:t xml:space="preserve">Table 2</w:t>
        </w:r>
      </w:hyperlink>
      <w:r>
        <w:t xml:space="preserve">:</w:t>
      </w:r>
    </w:p>
    <w:p>
      <w:pPr>
        <w:pStyle w:val="Compact"/>
        <w:numPr>
          <w:ilvl w:val="0"/>
          <w:numId w:val="1003"/>
        </w:numPr>
      </w:pPr>
      <w:hyperlink w:anchor="thm-survival-expressions-1">
        <w:r>
          <w:rPr>
            <w:rStyle w:val="Hyperlink"/>
          </w:rPr>
          <w:t xml:space="preserve">Theorem 15</w:t>
        </w:r>
      </w:hyperlink>
    </w:p>
    <w:p>
      <w:pPr>
        <w:pStyle w:val="Compact"/>
        <w:numPr>
          <w:ilvl w:val="0"/>
          <w:numId w:val="1003"/>
        </w:numPr>
      </w:pPr>
      <w:hyperlink w:anchor="thm-hazard-dens-surv">
        <w:r>
          <w:rPr>
            <w:rStyle w:val="Hyperlink"/>
          </w:rPr>
          <w:t xml:space="preserve">Theorem 16</w:t>
        </w:r>
      </w:hyperlink>
    </w:p>
    <w:p>
      <w:pPr>
        <w:pStyle w:val="Compact"/>
        <w:numPr>
          <w:ilvl w:val="0"/>
          <w:numId w:val="1003"/>
        </w:numPr>
      </w:pPr>
      <w:hyperlink w:anchor="cor-cuhaz-nonneg">
        <w:r>
          <w:rPr>
            <w:rStyle w:val="Hyperlink"/>
          </w:rPr>
          <w:t xml:space="preserve">Corollary 4</w:t>
        </w:r>
      </w:hyperlink>
    </w:p>
    <w:p>
      <w:pPr>
        <w:pStyle w:val="Compact"/>
        <w:numPr>
          <w:ilvl w:val="0"/>
          <w:numId w:val="1003"/>
        </w:numPr>
      </w:pPr>
      <w:hyperlink w:anchor="cor-surv-int-haz">
        <w:r>
          <w:rPr>
            <w:rStyle w:val="Hyperlink"/>
          </w:rPr>
          <w:t xml:space="preserve">Corollary 5</w:t>
        </w:r>
      </w:hyperlink>
    </w:p>
    <w:p>
      <w:pPr>
        <w:pStyle w:val="FirstParagraph"/>
      </w:pPr>
      <w:r>
        <w:t xml:space="preserve">Each arrow in the following diagram converts one function into the next: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p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Λ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lim>
              </m:limUpp>
            </m:e>
            <m:lim>
              <m:r>
                <m:t>​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t</m:t>
                      </m:r>
                    </m:sup>
                    <m:e>
                      <m:r>
                        <m:t>λ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u</m:t>
                  </m:r>
                </m:lim>
              </m:limUpp>
            </m:e>
            <m:lim>
              <m:r>
                <m:t>​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η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lim>
              </m:limUpp>
            </m:e>
            <m:lim>
              <m:r>
                <m:t>​</m:t>
              </m:r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</m:lim>
          </m:limLow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sSup>
                <m:e>
                  <m:r>
                    <m:rPr>
                      <m:sty m:val="p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25"/>
    <w:bookmarkStart w:id="145" w:name="references"/>
    <w:p>
      <w:pPr>
        <w:pStyle w:val="Heading2"/>
      </w:pPr>
      <w:r>
        <w:t xml:space="preserve">References</w:t>
      </w:r>
    </w:p>
    <w:bookmarkStart w:id="144" w:name="refs"/>
    <w:bookmarkStart w:id="127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126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127"/>
    <w:bookmarkStart w:id="128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28"/>
    <w:bookmarkStart w:id="130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29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30"/>
    <w:bookmarkStart w:id="132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31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32"/>
    <w:bookmarkStart w:id="133" w:name="ref-hutchinson2024data471"/>
    <w:p>
      <w:pPr>
        <w:pStyle w:val="Bibliography"/>
      </w:pPr>
      <w:r>
        <w:t xml:space="preserve">Hutchinson, Brian. 2024.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471/571: Machine Learning</w:t>
      </w:r>
      <w:r>
        <w:t xml:space="preserve">. Western Washington University.</w:t>
      </w:r>
    </w:p>
    <w:bookmarkEnd w:id="133"/>
    <w:bookmarkStart w:id="135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34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35"/>
    <w:bookmarkStart w:id="136" w:name="ref-kalbfleisch2011statistical"/>
    <w:p>
      <w:pPr>
        <w:pStyle w:val="Bibliography"/>
      </w:pPr>
      <w:r>
        <w:t xml:space="preserve">Kalbfleisch, John D, and Ross L Prentice. 2011.</w:t>
      </w:r>
      <w:r>
        <w:t xml:space="preserve"> </w:t>
      </w:r>
      <w:r>
        <w:rPr>
          <w:i/>
          <w:iCs/>
        </w:rPr>
        <w:t xml:space="preserve">The Statistical Analysis of Failure Time Data</w:t>
      </w:r>
      <w:r>
        <w:t xml:space="preserve">. John Wiley &amp; Sons.</w:t>
      </w:r>
    </w:p>
    <w:bookmarkEnd w:id="136"/>
    <w:bookmarkStart w:id="138" w:name="ref-klein2003survival"/>
    <w:p>
      <w:pPr>
        <w:pStyle w:val="Bibliography"/>
      </w:pPr>
      <w:r>
        <w:t xml:space="preserve">Klein, John P, and Melvin L Moeschberger. 2003.</w:t>
      </w:r>
      <w:r>
        <w:t xml:space="preserve"> </w:t>
      </w:r>
      <w:r>
        <w:rPr>
          <w:i/>
          <w:iCs/>
        </w:rPr>
        <w:t xml:space="preserve">Survival Analysis: Techniques for Censored and Truncated Data</w:t>
      </w:r>
      <w:r>
        <w:t xml:space="preserve">. 2nd ed. Springer.</w:t>
      </w:r>
      <w:r>
        <w:t xml:space="preserve"> </w:t>
      </w:r>
      <w:hyperlink r:id="rId137">
        <w:r>
          <w:rPr>
            <w:rStyle w:val="Hyperlink"/>
          </w:rPr>
          <w:t xml:space="preserve">https://link.springer.com/book/10.1007/b97377</w:t>
        </w:r>
      </w:hyperlink>
      <w:r>
        <w:t xml:space="preserve">.</w:t>
      </w:r>
    </w:p>
    <w:bookmarkEnd w:id="138"/>
    <w:bookmarkStart w:id="140" w:name="ref-kleinbaum2012survival"/>
    <w:p>
      <w:pPr>
        <w:pStyle w:val="Bibliography"/>
      </w:pPr>
      <w:r>
        <w:t xml:space="preserve">Kleinbaum, David G, and Mitchel Klein. 2012.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. 3rd ed. Springer.</w:t>
      </w:r>
      <w:r>
        <w:t xml:space="preserve"> </w:t>
      </w:r>
      <w:hyperlink r:id="rId139">
        <w:r>
          <w:rPr>
            <w:rStyle w:val="Hyperlink"/>
          </w:rPr>
          <w:t xml:space="preserve">https://link.springer.com/book/10.1007/978-1-4419-6646-9</w:t>
        </w:r>
      </w:hyperlink>
      <w:r>
        <w:t xml:space="preserve">.</w:t>
      </w:r>
    </w:p>
    <w:bookmarkEnd w:id="140"/>
    <w:bookmarkStart w:id="141" w:name="ref-me4"/>
    <w:p>
      <w:pPr>
        <w:pStyle w:val="Bibliography"/>
      </w:pPr>
      <w:r>
        <w:t xml:space="preserve">Rothman, Kenneth J., Timothy L. Lash, Tyler J. VanderWeele, and Sebastien Haneuse. 2021.</w:t>
      </w:r>
      <w:r>
        <w:t xml:space="preserve"> </w:t>
      </w:r>
      <w:r>
        <w:rPr>
          <w:i/>
          <w:iCs/>
        </w:rPr>
        <w:t xml:space="preserve">Modern Epidemiology</w:t>
      </w:r>
      <w:r>
        <w:t xml:space="preserve">. Fourth edition. Wolters Kluwer.</w:t>
      </w:r>
    </w:p>
    <w:bookmarkEnd w:id="141"/>
    <w:bookmarkStart w:id="143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42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43"/>
    <w:bookmarkEnd w:id="144"/>
    <w:bookmarkEnd w:id="1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7" Type="http://schemas.openxmlformats.org/officeDocument/2006/relationships/image" Target="media/rId97.png"/><Relationship Id="rId43" Type="http://schemas.openxmlformats.org/officeDocument/2006/relationships/hyperlink" Target="expectation.qmd#def-expectation" TargetMode="External"/><Relationship Id="rId142" Type="http://schemas.openxmlformats.org/officeDocument/2006/relationships/hyperlink" Target="https://doi.org/10.1007/978-1-4614-1353-0" TargetMode="External"/><Relationship Id="rId131" Type="http://schemas.openxmlformats.org/officeDocument/2006/relationships/hyperlink" Target="https://doi.org/10.1201/9781315182780" TargetMode="External"/><Relationship Id="rId56" Type="http://schemas.openxmlformats.org/officeDocument/2006/relationships/hyperlink" Target="https://en.wikipedia.org/wiki/Borel_set" TargetMode="External"/><Relationship Id="rId40" Type="http://schemas.openxmlformats.org/officeDocument/2006/relationships/hyperlink" Target="https://en.wikipedia.org/wiki/Cantor_distribution" TargetMode="External"/><Relationship Id="rId51" Type="http://schemas.openxmlformats.org/officeDocument/2006/relationships/hyperlink" Target="https://en.wikipedia.org/wiki/Cumulative_distribution_function" TargetMode="External"/><Relationship Id="rId77" Type="http://schemas.openxmlformats.org/officeDocument/2006/relationships/hyperlink" Target="https://en.wikipedia.org/wiki/Pi-system" TargetMode="External"/><Relationship Id="rId33" Type="http://schemas.openxmlformats.org/officeDocument/2006/relationships/hyperlink" Target="https://en.wikipedia.org/wiki/Probability_density_function#Formal_definition" TargetMode="External"/><Relationship Id="rId27" Type="http://schemas.openxmlformats.org/officeDocument/2006/relationships/hyperlink" Target="https://en.wikipedia.org/wiki/Probability_mass_function" TargetMode="External"/><Relationship Id="rId13" Type="http://schemas.openxmlformats.org/officeDocument/2006/relationships/hyperlink" Target="https://en.wikipedia.org/wiki/Random_variable" TargetMode="External"/><Relationship Id="rId134" Type="http://schemas.openxmlformats.org/officeDocument/2006/relationships/hyperlink" Target="https://facultyweb.cs.wwu.edu/~hutchib2/video_lectures/data371/" TargetMode="External"/><Relationship Id="rId100" Type="http://schemas.openxmlformats.org/officeDocument/2006/relationships/hyperlink" Target="https://facultyweb.cs.wwu.edu/~hutchib2/video_lectures/data371/#probability_refresher" TargetMode="External"/><Relationship Id="rId139" Type="http://schemas.openxmlformats.org/officeDocument/2006/relationships/hyperlink" Target="https://link.springer.com/book/10.1007/978-1-4419-6646-9" TargetMode="External"/><Relationship Id="rId137" Type="http://schemas.openxmlformats.org/officeDocument/2006/relationships/hyperlink" Target="https://link.springer.com/book/10.1007/b97377" TargetMode="External"/><Relationship Id="rId87" Type="http://schemas.openxmlformats.org/officeDocument/2006/relationships/hyperlink" Target="https://morrison-lab.github.io/mds/calculus-double-integrals.html#thm-fubini-tonelli" TargetMode="External"/><Relationship Id="rId34" Type="http://schemas.openxmlformats.org/officeDocument/2006/relationships/hyperlink" Target="https://morrison-lab.github.io/mds/measures.html#def-measure" TargetMode="External"/><Relationship Id="rId18" Type="http://schemas.openxmlformats.org/officeDocument/2006/relationships/hyperlink" Target="https://morrison-lab.github.io/mds/sets-functions.html#def-countable-set" TargetMode="External"/><Relationship Id="rId9" Type="http://schemas.openxmlformats.org/officeDocument/2006/relationships/hyperlink" Target="https://morrison-lab.github.io/mds/sets-functions.html#def-function" TargetMode="External"/><Relationship Id="rId16" Type="http://schemas.openxmlformats.org/officeDocument/2006/relationships/hyperlink" Target="https://morrison-lab.github.io/mds/sets-functions.html#def-image" TargetMode="External"/><Relationship Id="rId101" Type="http://schemas.openxmlformats.org/officeDocument/2006/relationships/hyperlink" Target="https://wwu.instructure.com/courses/1906010/modules#module_3922392" TargetMode="External"/><Relationship Id="rId129" Type="http://schemas.openxmlformats.org/officeDocument/2006/relationships/hyperlink" Target="https://www.cengage.com/c/statistical-inference-2e-casella-berger/9780534243128/" TargetMode="External"/><Relationship Id="rId126" Type="http://schemas.openxmlformats.org/officeDocument/2006/relationships/hyperlink" Target="https://www.youtube.com/playlist?list=PLeB45KifGiuHesi4PALNZSYZFhViVGQJK" TargetMode="External"/><Relationship Id="rId102" Type="http://schemas.openxmlformats.org/officeDocument/2006/relationships/hyperlink" Target="https://www.youtube.com/watch?v=STcqHZyPRI8" TargetMode="External"/><Relationship Id="rId103" Type="http://schemas.openxmlformats.org/officeDocument/2006/relationships/hyperlink" Target="https://www.youtube.com/watch?v=xP6uYaU-E0Y" TargetMode="External"/><Relationship Id="rId22" Type="http://schemas.openxmlformats.org/officeDocument/2006/relationships/hyperlink" Target="probability-basics.qmd#cor-p-neg0" TargetMode="External"/><Relationship Id="rId54" Type="http://schemas.openxmlformats.org/officeDocument/2006/relationships/hyperlink" Target="probability-basics.qmd#cor-probability-finitely-additive" TargetMode="External"/><Relationship Id="rId109" Type="http://schemas.openxmlformats.org/officeDocument/2006/relationships/hyperlink" Target="probability-basics.qmd#def-conditional-prob" TargetMode="External"/><Relationship Id="rId73" Type="http://schemas.openxmlformats.org/officeDocument/2006/relationships/hyperlink" Target="probability-basics.qmd#def-event" TargetMode="External"/><Relationship Id="rId31" Type="http://schemas.openxmlformats.org/officeDocument/2006/relationships/hyperlink" Target="probability-basics.qmd#def-probability" TargetMode="External"/><Relationship Id="rId11" Type="http://schemas.openxmlformats.org/officeDocument/2006/relationships/hyperlink" Target="probability-basics.qmd#def-random-experiment" TargetMode="External"/><Relationship Id="rId10" Type="http://schemas.openxmlformats.org/officeDocument/2006/relationships/hyperlink" Target="probability-basics.qmd#def-sample-space" TargetMode="External"/><Relationship Id="rId55" Type="http://schemas.openxmlformats.org/officeDocument/2006/relationships/hyperlink" Target="probability-basics.qmd#thm-continuity-probability" TargetMode="External"/><Relationship Id="rId111" Type="http://schemas.openxmlformats.org/officeDocument/2006/relationships/hyperlink" Target="probability-basics.qmd#thm-prob-subset" TargetMode="External"/><Relationship Id="rId44" Type="http://schemas.openxmlformats.org/officeDocument/2006/relationships/hyperlink" Target="variance-covariance.qmd#def-variance" TargetMode="External"/></Relationships>
</file>

<file path=word/_rels/footnotes.xml.rels><?xml version='1.0' encoding='UTF-8' standalone='yes'?>
<Relationships xmlns="http://schemas.openxmlformats.org/package/2006/relationships"><Relationship Id="rId43" Type="http://schemas.openxmlformats.org/officeDocument/2006/relationships/hyperlink" Target="expectation.qmd#def-expectation" TargetMode="External"/><Relationship Id="rId142" Type="http://schemas.openxmlformats.org/officeDocument/2006/relationships/hyperlink" Target="https://doi.org/10.1007/978-1-4614-1353-0" TargetMode="External"/><Relationship Id="rId131" Type="http://schemas.openxmlformats.org/officeDocument/2006/relationships/hyperlink" Target="https://doi.org/10.1201/9781315182780" TargetMode="External"/><Relationship Id="rId56" Type="http://schemas.openxmlformats.org/officeDocument/2006/relationships/hyperlink" Target="https://en.wikipedia.org/wiki/Borel_set" TargetMode="External"/><Relationship Id="rId40" Type="http://schemas.openxmlformats.org/officeDocument/2006/relationships/hyperlink" Target="https://en.wikipedia.org/wiki/Cantor_distribution" TargetMode="External"/><Relationship Id="rId51" Type="http://schemas.openxmlformats.org/officeDocument/2006/relationships/hyperlink" Target="https://en.wikipedia.org/wiki/Cumulative_distribution_function" TargetMode="External"/><Relationship Id="rId77" Type="http://schemas.openxmlformats.org/officeDocument/2006/relationships/hyperlink" Target="https://en.wikipedia.org/wiki/Pi-system" TargetMode="External"/><Relationship Id="rId33" Type="http://schemas.openxmlformats.org/officeDocument/2006/relationships/hyperlink" Target="https://en.wikipedia.org/wiki/Probability_density_function#Formal_definition" TargetMode="External"/><Relationship Id="rId27" Type="http://schemas.openxmlformats.org/officeDocument/2006/relationships/hyperlink" Target="https://en.wikipedia.org/wiki/Probability_mass_function" TargetMode="External"/><Relationship Id="rId13" Type="http://schemas.openxmlformats.org/officeDocument/2006/relationships/hyperlink" Target="https://en.wikipedia.org/wiki/Random_variable" TargetMode="External"/><Relationship Id="rId134" Type="http://schemas.openxmlformats.org/officeDocument/2006/relationships/hyperlink" Target="https://facultyweb.cs.wwu.edu/~hutchib2/video_lectures/data371/" TargetMode="External"/><Relationship Id="rId100" Type="http://schemas.openxmlformats.org/officeDocument/2006/relationships/hyperlink" Target="https://facultyweb.cs.wwu.edu/~hutchib2/video_lectures/data371/#probability_refresher" TargetMode="External"/><Relationship Id="rId139" Type="http://schemas.openxmlformats.org/officeDocument/2006/relationships/hyperlink" Target="https://link.springer.com/book/10.1007/978-1-4419-6646-9" TargetMode="External"/><Relationship Id="rId137" Type="http://schemas.openxmlformats.org/officeDocument/2006/relationships/hyperlink" Target="https://link.springer.com/book/10.1007/b97377" TargetMode="External"/><Relationship Id="rId87" Type="http://schemas.openxmlformats.org/officeDocument/2006/relationships/hyperlink" Target="https://morrison-lab.github.io/mds/calculus-double-integrals.html#thm-fubini-tonelli" TargetMode="External"/><Relationship Id="rId34" Type="http://schemas.openxmlformats.org/officeDocument/2006/relationships/hyperlink" Target="https://morrison-lab.github.io/mds/measures.html#def-measure" TargetMode="External"/><Relationship Id="rId18" Type="http://schemas.openxmlformats.org/officeDocument/2006/relationships/hyperlink" Target="https://morrison-lab.github.io/mds/sets-functions.html#def-countable-set" TargetMode="External"/><Relationship Id="rId9" Type="http://schemas.openxmlformats.org/officeDocument/2006/relationships/hyperlink" Target="https://morrison-lab.github.io/mds/sets-functions.html#def-function" TargetMode="External"/><Relationship Id="rId16" Type="http://schemas.openxmlformats.org/officeDocument/2006/relationships/hyperlink" Target="https://morrison-lab.github.io/mds/sets-functions.html#def-image" TargetMode="External"/><Relationship Id="rId101" Type="http://schemas.openxmlformats.org/officeDocument/2006/relationships/hyperlink" Target="https://wwu.instructure.com/courses/1906010/modules#module_3922392" TargetMode="External"/><Relationship Id="rId129" Type="http://schemas.openxmlformats.org/officeDocument/2006/relationships/hyperlink" Target="https://www.cengage.com/c/statistical-inference-2e-casella-berger/9780534243128/" TargetMode="External"/><Relationship Id="rId126" Type="http://schemas.openxmlformats.org/officeDocument/2006/relationships/hyperlink" Target="https://www.youtube.com/playlist?list=PLeB45KifGiuHesi4PALNZSYZFhViVGQJK" TargetMode="External"/><Relationship Id="rId102" Type="http://schemas.openxmlformats.org/officeDocument/2006/relationships/hyperlink" Target="https://www.youtube.com/watch?v=STcqHZyPRI8" TargetMode="External"/><Relationship Id="rId103" Type="http://schemas.openxmlformats.org/officeDocument/2006/relationships/hyperlink" Target="https://www.youtube.com/watch?v=xP6uYaU-E0Y" TargetMode="External"/><Relationship Id="rId22" Type="http://schemas.openxmlformats.org/officeDocument/2006/relationships/hyperlink" Target="probability-basics.qmd#cor-p-neg0" TargetMode="External"/><Relationship Id="rId54" Type="http://schemas.openxmlformats.org/officeDocument/2006/relationships/hyperlink" Target="probability-basics.qmd#cor-probability-finitely-additive" TargetMode="External"/><Relationship Id="rId109" Type="http://schemas.openxmlformats.org/officeDocument/2006/relationships/hyperlink" Target="probability-basics.qmd#def-conditional-prob" TargetMode="External"/><Relationship Id="rId73" Type="http://schemas.openxmlformats.org/officeDocument/2006/relationships/hyperlink" Target="probability-basics.qmd#def-event" TargetMode="External"/><Relationship Id="rId31" Type="http://schemas.openxmlformats.org/officeDocument/2006/relationships/hyperlink" Target="probability-basics.qmd#def-probability" TargetMode="External"/><Relationship Id="rId11" Type="http://schemas.openxmlformats.org/officeDocument/2006/relationships/hyperlink" Target="probability-basics.qmd#def-random-experiment" TargetMode="External"/><Relationship Id="rId10" Type="http://schemas.openxmlformats.org/officeDocument/2006/relationships/hyperlink" Target="probability-basics.qmd#def-sample-space" TargetMode="External"/><Relationship Id="rId55" Type="http://schemas.openxmlformats.org/officeDocument/2006/relationships/hyperlink" Target="probability-basics.qmd#thm-continuity-probability" TargetMode="External"/><Relationship Id="rId111" Type="http://schemas.openxmlformats.org/officeDocument/2006/relationships/hyperlink" Target="probability-basics.qmd#thm-prob-subset" TargetMode="External"/><Relationship Id="rId44" Type="http://schemas.openxmlformats.org/officeDocument/2006/relationships/hyperlink" Target="variance-covariance.qmd#def-varia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Random variables</dc:title>
  <dc:creator/>
  <cp:keywords/>
  <dcterms:created xsi:type="dcterms:W3CDTF">2026-10-14T01:31:42Z</dcterms:created>
  <dcterms:modified xsi:type="dcterms:W3CDTF">2026-10-14T01:31:42Z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18:25:50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