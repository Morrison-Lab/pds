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01:16:25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4 (Random experiment)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random experiment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</w:delText>
        </w:r>
      </w:del>
      <w:del w:id="10" w:author="PR Preview" w:date="2026-01-01T00:00:00Z">
        <w:r>
          <w:delText xml:space="preserve"> </w:delText>
        </w:r>
      </w:del>
      <w:hyperlink w:anchor="def-procedure">
        <w:del w:id="11" w:author="PR Preview" w:date="2026-01-01T00:00:00Z">
          <w:r>
            <w:rPr>
              <w:rStyle w:val="Hyperlink"/>
            </w:rPr>
            <w:delText xml:space="preserve">procedure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that ends in exactly one</w:delText>
        </w:r>
      </w:del>
      <w:del w:id="14" w:author="PR Preview" w:date="2026-01-01T00:00:00Z">
        <w:r>
          <w:delText xml:space="preserve"> </w:delText>
        </w:r>
      </w:del>
      <w:hyperlink w:anchor="def-experiment-outcome">
        <w:del w:id="15" w:author="PR Preview" w:date="2026-01-01T00:00:00Z">
          <w:r>
            <w:rPr>
              <w:rStyle w:val="Hyperlink"/>
            </w:rPr>
            <w:delText xml:space="preserve">outcome</w:delText>
          </w:r>
        </w:del>
      </w:hyperlink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that we have not determined in advance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(Wikipedia contributors 2026e)</w:delText>
        </w:r>
      </w:del>
      <w:del w:id="20" w:author="PR Preview" w:date="2026-01-01T00:00:00Z">
        <w:r>
          <w:delText xml:space="preserve">.</w:delText>
        </w:r>
      </w:del>
    </w:p>
    <w:p>
      <w:pPr>
        <w:pStyle w:val="BodyText"/>
      </w:pPr>
      <w:ins w:id="21" w:author="PR Preview" w:date="2026-01-01T00:00:00Z">
        <w:r>
          <w:rPr>
            <w:b/>
            <w:bCs/>
          </w:rPr>
          <w:t xml:space="preserve">Definition 4 (Random experiment)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b/>
            <w:bCs/>
          </w:rPr>
          <w:t xml:space="preserve">random experiment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a</w:t>
        </w:r>
      </w:ins>
      <w:ins w:id="28" w:author="PR Preview" w:date="2026-01-01T00:00:00Z">
        <w:r>
          <w:t xml:space="preserve"> </w:t>
        </w:r>
      </w:ins>
      <w:hyperlink w:anchor="def-procedure">
        <w:ins w:id="29" w:author="PR Preview" w:date="2026-01-01T00:00:00Z">
          <w:r>
            <w:rPr>
              <w:rStyle w:val="Hyperlink"/>
            </w:rPr>
            <w:t xml:space="preserve">procedure</w:t>
          </w:r>
        </w:ins>
      </w:hyperlink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that ends in exactly one</w:t>
        </w:r>
      </w:ins>
      <w:ins w:id="32" w:author="PR Preview" w:date="2026-01-01T00:00:00Z">
        <w:r>
          <w:t xml:space="preserve"> </w:t>
        </w:r>
      </w:ins>
      <w:hyperlink w:anchor="def-experiment-outcome">
        <w:ins w:id="33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that we have not determined in advance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[1]</w:t>
        </w:r>
      </w:ins>
      <w:ins w:id="38" w:author="PR Preview" w:date="2026-01-01T00:00:00Z">
        <w:r>
          <w:t xml:space="preserve">.</w:t>
        </w:r>
      </w:ins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del w:id="39" w:author="PR Preview" w:date="2026-01-01T00:00:00Z">
        <w:r>
          <w:rPr>
            <w:b/>
            <w:bCs/>
          </w:rPr>
          <w:delText xml:space="preserve">Definition 5 (Sample space)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The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b/>
            <w:bCs/>
          </w:rPr>
          <w:delText xml:space="preserve">sample space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of a</w:delText>
        </w:r>
      </w:del>
      <w:del w:id="46" w:author="PR Preview" w:date="2026-01-01T00:00:00Z">
        <w:r>
          <w:delText xml:space="preserve"> </w:delText>
        </w:r>
      </w:del>
      <w:hyperlink w:anchor="def-random-experiment">
        <w:del w:id="47" w:author="PR Preview" w:date="2026-01-01T00:00:00Z">
          <w:r>
            <w:rPr>
              <w:rStyle w:val="Hyperlink"/>
            </w:rPr>
            <w:delText xml:space="preserve">random experiment</w:delText>
          </w:r>
        </w:del>
      </w:hyperlink>
      <w:del w:id="48" w:author="PR Preview" w:date="2026-01-01T00:00:00Z">
        <w:r>
          <w:delText xml:space="preserve">, denoted</w:delText>
        </w:r>
      </w:del>
      <w:del w:id="49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50" w:author="PR Preview" w:date="2026-01-01T00:00:00Z">
        <w:r>
          <w:delText xml:space="preserve">,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is the</w:delText>
        </w:r>
      </w:del>
      <w:del w:id="53" w:author="PR Preview" w:date="2026-01-01T00:00:00Z">
        <w:r>
          <w:delText xml:space="preserve"> </w:delText>
        </w:r>
      </w:del>
      <w:hyperlink r:id="rId21">
        <w:del w:id="54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of all of its possible outcomes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(Wikipedia contributors 2026i)</w:delText>
        </w:r>
      </w:del>
      <w:del w:id="59" w:author="PR Preview" w:date="2026-01-01T00:00:00Z">
        <w:r>
          <w:delText xml:space="preserve">.</w:delText>
        </w:r>
      </w:del>
    </w:p>
    <w:p>
      <w:pPr>
        <w:pStyle w:val="FirstParagraph"/>
      </w:pPr>
      <w:ins w:id="60" w:author="PR Preview" w:date="2026-01-01T00:00:00Z">
        <w:r>
          <w:rPr>
            <w:b/>
            <w:bCs/>
          </w:rPr>
          <w:t xml:space="preserve">Definition 5 (Sample space)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The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rPr>
            <w:b/>
            <w:bCs/>
          </w:rPr>
          <w:t xml:space="preserve">sample space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of a</w:t>
        </w:r>
      </w:ins>
      <w:ins w:id="67" w:author="PR Preview" w:date="2026-01-01T00:00:00Z">
        <w:r>
          <w:t xml:space="preserve"> </w:t>
        </w:r>
      </w:ins>
      <w:hyperlink w:anchor="def-random-experiment">
        <w:ins w:id="68" w:author="PR Preview" w:date="2026-01-01T00:00:00Z">
          <w:r>
            <w:rPr>
              <w:rStyle w:val="Hyperlink"/>
            </w:rPr>
            <w:t xml:space="preserve">random experiment</w:t>
          </w:r>
        </w:ins>
      </w:hyperlink>
      <w:ins w:id="69" w:author="PR Preview" w:date="2026-01-01T00:00:00Z">
        <w:r>
          <w:t xml:space="preserve">, denoted</w:t>
        </w:r>
      </w:ins>
      <w:ins w:id="70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is the</w:t>
        </w:r>
      </w:ins>
      <w:ins w:id="74" w:author="PR Preview" w:date="2026-01-01T00:00:00Z">
        <w:r>
          <w:t xml:space="preserve"> </w:t>
        </w:r>
      </w:ins>
      <w:hyperlink r:id="rId21">
        <w:ins w:id="75" w:author="PR Preview" w:date="2026-01-01T00:00:00Z">
          <w:r>
            <w:rPr>
              <w:rStyle w:val="Hyperlink"/>
            </w:rPr>
            <w:t xml:space="preserve">set</w:t>
          </w:r>
        </w:ins>
      </w:hyperlink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of all of its possible outcomes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[2]</w:t>
        </w:r>
      </w:ins>
      <w:ins w:id="80" w:author="PR Preview" w:date="2026-01-01T00:00:00Z">
        <w:r>
          <w:t xml:space="preserve">.</w:t>
        </w:r>
      </w:ins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del w:id="81" w:author="PR Preview" w:date="2026-01-01T00:00:00Z">
        <w:r>
          <w:rPr>
            <w:b/>
            <w:bCs/>
          </w:rPr>
          <w:delText xml:space="preserve">Definition 6 (Event)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An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rPr>
            <w:b/>
            <w:bCs/>
          </w:rPr>
          <w:delText xml:space="preserve">event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is a subset of the</w:delText>
        </w:r>
      </w:del>
      <w:del w:id="88" w:author="PR Preview" w:date="2026-01-01T00:00:00Z">
        <w:r>
          <w:delText xml:space="preserve"> </w:delText>
        </w:r>
      </w:del>
      <w:hyperlink w:anchor="def-sample-space">
        <w:del w:id="89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90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(Wikipedia contributors 2026d)</w:delText>
        </w:r>
      </w:del>
      <w:del w:id="93" w:author="PR Preview" w:date="2026-01-01T00:00:00Z">
        <w:r>
          <w:delText xml:space="preserve">: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a set of outcomes.</w:delText>
        </w:r>
      </w:del>
    </w:p>
    <w:p>
      <w:pPr>
        <w:pStyle w:val="BodyText"/>
      </w:pPr>
      <w:del w:id="96" w:author="PR Preview" w:date="2026-01-01T00:00:00Z">
        <w:r>
          <w:rPr>
            <w:i/>
            <w:iCs/>
          </w:rPr>
          <w:delText xml:space="preserve">Remark</w:delText>
        </w:r>
      </w:del>
      <w:del w:id="97" w:author="PR Preview" w:date="2026-01-01T00:00:00Z">
        <w:r>
          <w:delText xml:space="preserve">. </w:delText>
        </w:r>
      </w:del>
      <w:del w:id="98" w:author="PR Preview" w:date="2026-01-01T00:00:00Z">
        <w:r>
          <w:delText xml:space="preserve">When</w:delText>
        </w:r>
      </w:del>
      <w:del w:id="99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is uncountable, such as an interval of real numbers,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only the subsets in a designated</w:delText>
        </w:r>
      </w:del>
      <w:del w:id="104" w:author="PR Preview" w:date="2026-01-01T00:00:00Z">
        <w:r>
          <w:delText xml:space="preserve"> </w:delText>
        </w:r>
      </w:del>
      <w:hyperlink r:id="rId25">
        <m:oMath>
          <m:r>
            <m:t>σ</m:t>
          </m:r>
        </m:oMath>
        <w:del w:id="105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0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on</w:delText>
        </w:r>
      </w:del>
      <w:del w:id="109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count as events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(some sources call a</w:delText>
        </w:r>
      </w:del>
      <w:del w:id="114" w:author="PR Preview" w:date="2026-01-01T00:00:00Z">
        <w:r>
          <w:delText xml:space="preserve"> </w:delText>
        </w:r>
      </w:del>
      <m:oMath>
        <m:r>
          <m:t>σ</m:t>
        </m:r>
      </m:oMath>
      <w:del w:id="115" w:author="PR Preview" w:date="2026-01-01T00:00:00Z">
        <w:r>
          <w:delText xml:space="preserve">-algebra a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rPr>
            <w:b/>
            <w:bCs/>
          </w:rPr>
          <w:delText xml:space="preserve">Borel field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(Casella and Berger 2002, Def. 1.2.1)</w:delText>
        </w:r>
      </w:del>
      <w:del w:id="120" w:author="PR Preview" w:date="2026-01-01T00:00:00Z">
        <w:r>
          <w:delText xml:space="preserve">);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every set that arises in these notes is in</w:delText>
        </w:r>
      </w:del>
      <w:del w:id="12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24" w:author="PR Preview" w:date="2026-01-01T00:00:00Z">
        <w:r>
          <w:delText xml:space="preserve">.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When</w:delText>
        </w:r>
      </w:del>
      <w:del w:id="127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is finite or</w:delText>
        </w:r>
      </w:del>
      <w:del w:id="130" w:author="PR Preview" w:date="2026-01-01T00:00:00Z">
        <w:r>
          <w:delText xml:space="preserve"> </w:delText>
        </w:r>
      </w:del>
      <w:hyperlink r:id="rId26">
        <w:del w:id="131" w:author="PR Preview" w:date="2026-01-01T00:00:00Z">
          <w:r>
            <w:rPr>
              <w:rStyle w:val="Hyperlink"/>
            </w:rPr>
            <w:delText xml:space="preserve">countably infinite</w:delText>
          </w:r>
        </w:del>
      </w:hyperlink>
      <w:del w:id="132" w:author="PR Preview" w:date="2026-01-01T00:00:00Z">
        <w:r>
          <w:delText xml:space="preserve">,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every subset of</w:delText>
        </w:r>
      </w:del>
      <w:del w:id="135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can be an event,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because the collection of all subsets of</w:delText>
        </w:r>
      </w:del>
      <w:del w:id="140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is a</w:delText>
        </w:r>
      </w:del>
      <w:del w:id="143" w:author="PR Preview" w:date="2026-01-01T00:00:00Z">
        <w:r>
          <w:delText xml:space="preserve"> </w:delText>
        </w:r>
      </w:del>
      <m:oMath>
        <m:r>
          <m:t>σ</m:t>
        </m:r>
      </m:oMath>
      <w:del w:id="144" w:author="PR Preview" w:date="2026-01-01T00:00:00Z">
        <w:r>
          <w:delText xml:space="preserve">-algebra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(</w:delText>
        </w:r>
      </w:del>
      <w:hyperlink r:id="rId27">
        <w:del w:id="147" w:author="PR Preview" w:date="2026-01-01T00:00:00Z">
          <w:r>
            <w:rPr>
              <w:rStyle w:val="Hyperlink"/>
            </w:rPr>
            <w:delText xml:space="preserve">all subsets form a</w:delText>
          </w:r>
        </w:del>
        <w:del w:id="148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149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50" w:author="PR Preview" w:date="2026-01-01T00:00:00Z">
        <w:r>
          <w:delText xml:space="preserve">),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as in</w:delText>
        </w:r>
      </w:del>
      <w:del w:id="153" w:author="PR Preview" w:date="2026-01-01T00:00:00Z">
        <w:r>
          <w:delText xml:space="preserve"> </w:delText>
        </w:r>
      </w:del>
      <w:hyperlink r:id="rId28">
        <m:oMath>
          <m:r>
            <m:t>σ</m:t>
          </m:r>
        </m:oMath>
        <w:del w:id="154" w:author="PR Preview" w:date="2026-01-01T00:00:00Z">
          <w:r>
            <w:rPr>
              <w:rStyle w:val="Hyperlink"/>
            </w:rPr>
            <w:delText xml:space="preserve">-algebras for die rolls</w:delText>
          </w:r>
        </w:del>
      </w:hyperlink>
      <w:del w:id="155" w:author="PR Preview" w:date="2026-01-01T00:00:00Z">
        <w:r>
          <w:delText xml:space="preserve">.</w:delText>
        </w:r>
      </w:del>
    </w:p>
    <w:p>
      <w:pPr>
        <w:pStyle w:val="BodyText"/>
      </w:pPr>
      <w:ins w:id="156" w:author="PR Preview" w:date="2026-01-01T00:00:00Z">
        <w:r>
          <w:rPr>
            <w:b/>
            <w:bCs/>
          </w:rPr>
          <w:t xml:space="preserve">Definition 6 (Event)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An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rPr>
            <w:b/>
            <w:bCs/>
          </w:rPr>
          <w:t xml:space="preserve">event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is a subset of the</w:t>
        </w:r>
      </w:ins>
      <w:ins w:id="163" w:author="PR Preview" w:date="2026-01-01T00:00:00Z">
        <w:r>
          <w:t xml:space="preserve"> </w:t>
        </w:r>
      </w:ins>
      <w:hyperlink w:anchor="def-sample-space">
        <w:ins w:id="164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165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[3]</w:t>
        </w:r>
      </w:ins>
      <w:ins w:id="168" w:author="PR Preview" w:date="2026-01-01T00:00:00Z">
        <w:r>
          <w:t xml:space="preserve">: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a set of outcomes.</w:t>
        </w:r>
      </w:ins>
    </w:p>
    <w:bookmarkEnd w:id="24"/>
    <w:p>
      <w:pPr>
        <w:pStyle w:val="BodyText"/>
      </w:pPr>
      <w:ins w:id="171" w:author="PR Preview" w:date="2026-01-01T00:00:00Z">
        <w:r>
          <w:rPr>
            <w:i/>
            <w:iCs/>
          </w:rPr>
          <w:t xml:space="preserve">Remark</w:t>
        </w:r>
      </w:ins>
      <w:ins w:id="172" w:author="PR Preview" w:date="2026-01-01T00:00:00Z">
        <w:r>
          <w:t xml:space="preserve">. </w:t>
        </w:r>
      </w:ins>
      <w:ins w:id="173" w:author="PR Preview" w:date="2026-01-01T00:00:00Z">
        <w:r>
          <w:t xml:space="preserve">When</w:t>
        </w:r>
      </w:ins>
      <w:ins w:id="174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is uncountable, such as an interval of real numbers,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only the subsets in a designated</w:t>
        </w:r>
      </w:ins>
      <w:ins w:id="179" w:author="PR Preview" w:date="2026-01-01T00:00:00Z">
        <w:r>
          <w:t xml:space="preserve"> </w:t>
        </w:r>
      </w:ins>
      <w:hyperlink r:id="rId25">
        <m:oMath>
          <m:r>
            <m:t>σ</m:t>
          </m:r>
        </m:oMath>
        <w:ins w:id="180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8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on</w:t>
        </w:r>
      </w:ins>
      <w:ins w:id="184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count as events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(some sources call a</w:t>
        </w:r>
      </w:ins>
      <w:ins w:id="189" w:author="PR Preview" w:date="2026-01-01T00:00:00Z">
        <w:r>
          <w:t xml:space="preserve"> </w:t>
        </w:r>
      </w:ins>
      <m:oMath>
        <m:r>
          <m:t>σ</m:t>
        </m:r>
      </m:oMath>
      <w:ins w:id="190" w:author="PR Preview" w:date="2026-01-01T00:00:00Z">
        <w:r>
          <w:t xml:space="preserve">-algebra a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rPr>
            <w:b/>
            <w:bCs/>
          </w:rPr>
          <w:t xml:space="preserve">Borel field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[4], Def. 1.2.1</w:t>
        </w:r>
      </w:ins>
      <w:ins w:id="195" w:author="PR Preview" w:date="2026-01-01T00:00:00Z">
        <w:r>
          <w:t xml:space="preserve">);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every set that arises in these notes is in</w:t>
        </w:r>
      </w:ins>
      <w:ins w:id="1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99" w:author="PR Preview" w:date="2026-01-01T00:00:00Z">
        <w:r>
          <w:t xml:space="preserve">.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When</w:t>
        </w:r>
      </w:ins>
      <w:ins w:id="202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is finite or</w:t>
        </w:r>
      </w:ins>
      <w:ins w:id="205" w:author="PR Preview" w:date="2026-01-01T00:00:00Z">
        <w:r>
          <w:t xml:space="preserve"> </w:t>
        </w:r>
      </w:ins>
      <w:hyperlink r:id="rId26">
        <w:ins w:id="206" w:author="PR Preview" w:date="2026-01-01T00:00:00Z">
          <w:r>
            <w:rPr>
              <w:rStyle w:val="Hyperlink"/>
            </w:rPr>
            <w:t xml:space="preserve">countably infinite</w:t>
          </w:r>
        </w:ins>
      </w:hyperlink>
      <w:ins w:id="207" w:author="PR Preview" w:date="2026-01-01T00:00:00Z">
        <w:r>
          <w:t xml:space="preserve">,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every subset of</w:t>
        </w:r>
      </w:ins>
      <w:ins w:id="210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can be an event,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because the collection of all subsets of</w:t>
        </w:r>
      </w:ins>
      <w:ins w:id="215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is a</w:t>
        </w:r>
      </w:ins>
      <w:ins w:id="218" w:author="PR Preview" w:date="2026-01-01T00:00:00Z">
        <w:r>
          <w:t xml:space="preserve"> </w:t>
        </w:r>
      </w:ins>
      <m:oMath>
        <m:r>
          <m:t>σ</m:t>
        </m:r>
      </m:oMath>
      <w:ins w:id="219" w:author="PR Preview" w:date="2026-01-01T00:00:00Z">
        <w:r>
          <w:t xml:space="preserve">-algebra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(</w:t>
        </w:r>
      </w:ins>
      <w:hyperlink r:id="rId27">
        <w:ins w:id="222" w:author="PR Preview" w:date="2026-01-01T00:00:00Z">
          <w:r>
            <w:rPr>
              <w:rStyle w:val="Hyperlink"/>
            </w:rPr>
            <w:t xml:space="preserve">all subsets form a</w:t>
          </w:r>
        </w:ins>
        <w:ins w:id="223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224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225" w:author="PR Preview" w:date="2026-01-01T00:00:00Z">
        <w:r>
          <w:t xml:space="preserve">),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as in</w:t>
        </w:r>
      </w:ins>
      <w:ins w:id="228" w:author="PR Preview" w:date="2026-01-01T00:00:00Z">
        <w:r>
          <w:t xml:space="preserve"> </w:t>
        </w:r>
      </w:ins>
      <w:hyperlink r:id="rId28">
        <m:oMath>
          <m:r>
            <m:t>σ</m:t>
          </m:r>
        </m:oMath>
        <w:ins w:id="229" w:author="PR Preview" w:date="2026-01-01T00:00:00Z">
          <w:r>
            <w:rPr>
              <w:rStyle w:val="Hyperlink"/>
            </w:rPr>
            <w:t xml:space="preserve">-algebras for die rolls</w:t>
          </w:r>
        </w:ins>
      </w:hyperlink>
      <w:ins w:id="230" w:author="PR Preview" w:date="2026-01-01T00:00:00Z">
        <w:r>
          <w:t xml:space="preserve">.</w:t>
        </w:r>
      </w:ins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del w:id="231" w:author="PR Preview" w:date="2026-01-01T00:00:00Z">
        <w:r>
          <w:rPr>
            <w:b/>
            <w:bCs/>
          </w:rPr>
          <w:delText xml:space="preserve">Definition 11 (Probability measure)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A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rPr>
            <w:b/>
            <w:bCs/>
          </w:rPr>
          <w:delText xml:space="preserve">probability measure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on a</w:delText>
        </w:r>
      </w:del>
      <w:del w:id="238" w:author="PR Preview" w:date="2026-01-01T00:00:00Z">
        <w:r>
          <w:delText xml:space="preserve"> </w:delText>
        </w:r>
      </w:del>
      <w:hyperlink w:anchor="def-sample-space">
        <w:del w:id="239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240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41" w:author="PR Preview" w:date="2026-01-01T00:00:00Z">
        <w:r>
          <w:delText xml:space="preserve">,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often denoted</w:delText>
        </w:r>
      </w:del>
      <w:del w:id="244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or</w:delText>
        </w:r>
      </w:del>
      <w:del w:id="24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248" w:author="PR Preview" w:date="2026-01-01T00:00:00Z">
        <w:r>
          <w:delText xml:space="preserve">,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is a</w:delText>
        </w:r>
      </w:del>
      <w:del w:id="251" w:author="PR Preview" w:date="2026-01-01T00:00:00Z">
        <w:r>
          <w:delText xml:space="preserve"> </w:delText>
        </w:r>
      </w:del>
      <w:hyperlink r:id="rId40">
        <w:del w:id="252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on the</w:delText>
        </w:r>
      </w:del>
      <w:del w:id="255" w:author="PR Preview" w:date="2026-01-01T00:00:00Z">
        <w:r>
          <w:delText xml:space="preserve"> </w:delText>
        </w:r>
      </w:del>
      <w:hyperlink w:anchor="def-event">
        <w:del w:id="256" w:author="PR Preview" w:date="2026-01-01T00:00:00Z">
          <w:r>
            <w:rPr>
              <w:rStyle w:val="Hyperlink"/>
            </w:rPr>
            <w:delText xml:space="preserve">events</w:delText>
          </w:r>
        </w:del>
      </w:hyperlink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of</w:delText>
        </w:r>
      </w:del>
      <w:del w:id="259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that gives the whole sample space probability 1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(Wikipedia contributors 2026h)</w:delText>
        </w:r>
      </w:del>
      <w:del w:id="264" w:author="PR Preview" w:date="2026-01-01T00:00:00Z">
        <w:r>
          <w:delText xml:space="preserve">:</w:delText>
        </w:r>
      </w:del>
    </w:p>
    <w:p>
      <w:pPr>
        <w:pStyle w:val="BodyText"/>
      </w:pPr>
      <w:ins w:id="265" w:author="PR Preview" w:date="2026-01-01T00:00:00Z">
        <w:r>
          <w:rPr>
            <w:b/>
            <w:bCs/>
          </w:rPr>
          <w:t xml:space="preserve">Definition 11 (Probability measure)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A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rPr>
            <w:b/>
            <w:bCs/>
          </w:rPr>
          <w:t xml:space="preserve">probability measure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on a</w:t>
        </w:r>
      </w:ins>
      <w:ins w:id="272" w:author="PR Preview" w:date="2026-01-01T00:00:00Z">
        <w:r>
          <w:t xml:space="preserve"> </w:t>
        </w:r>
      </w:ins>
      <w:hyperlink w:anchor="def-sample-space">
        <w:ins w:id="273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274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75" w:author="PR Preview" w:date="2026-01-01T00:00:00Z">
        <w:r>
          <w:t xml:space="preserve">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often denoted</w:t>
        </w:r>
      </w:ins>
      <w:ins w:id="27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or</w:t>
        </w:r>
      </w:ins>
      <w:ins w:id="28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ins w:id="282" w:author="PR Preview" w:date="2026-01-01T00:00:00Z">
        <w:r>
          <w:t xml:space="preserve">,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is a</w:t>
        </w:r>
      </w:ins>
      <w:ins w:id="285" w:author="PR Preview" w:date="2026-01-01T00:00:00Z">
        <w:r>
          <w:t xml:space="preserve"> </w:t>
        </w:r>
      </w:ins>
      <w:hyperlink r:id="rId40">
        <w:ins w:id="286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on the</w:t>
        </w:r>
      </w:ins>
      <w:ins w:id="289" w:author="PR Preview" w:date="2026-01-01T00:00:00Z">
        <w:r>
          <w:t xml:space="preserve"> </w:t>
        </w:r>
      </w:ins>
      <w:hyperlink w:anchor="def-event">
        <w:ins w:id="290" w:author="PR Preview" w:date="2026-01-01T00:00:00Z">
          <w:r>
            <w:rPr>
              <w:rStyle w:val="Hyperlink"/>
            </w:rPr>
            <w:t xml:space="preserve">events</w:t>
          </w:r>
        </w:ins>
      </w:hyperlink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of</w:t>
        </w:r>
      </w:ins>
      <w:ins w:id="293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that gives the whole sample space probability 1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[5]</w:t>
        </w:r>
      </w:ins>
      <w:ins w:id="29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del w:id="299" w:author="PR Preview" w:date="2026-01-01T00:00:00Z">
        <w:r>
          <w:rPr>
            <w:i/>
            <w:iCs/>
          </w:rPr>
          <w:delText xml:space="preserve">Remark</w:delText>
        </w:r>
      </w:del>
      <w:del w:id="300" w:author="PR Preview" w:date="2026-01-01T00:00:00Z">
        <w:r>
          <w:delText xml:space="preserve">. </w:delText>
        </w:r>
      </w:del>
      <w:del w:id="301" w:author="PR Preview" w:date="2026-01-01T00:00:00Z">
        <w:r>
          <w:delText xml:space="preserve">Other sources call a probability measure a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rPr>
            <w:b/>
            <w:bCs/>
          </w:rPr>
          <w:delText xml:space="preserve">probability function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(Casella and Berger 2002, Def. 1.2.4)</w:delText>
        </w:r>
      </w:del>
      <w:del w:id="306" w:author="PR Preview" w:date="2026-01-01T00:00:00Z">
        <w:r>
          <w:delText xml:space="preserve">.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The two names mean the same thing.</w:delText>
        </w:r>
      </w:del>
    </w:p>
    <w:p>
      <w:pPr>
        <w:pStyle w:val="FirstParagraph"/>
      </w:pPr>
      <w:ins w:id="309" w:author="PR Preview" w:date="2026-01-01T00:00:00Z">
        <w:r>
          <w:rPr>
            <w:i/>
            <w:iCs/>
          </w:rPr>
          <w:t xml:space="preserve">Remark</w:t>
        </w:r>
      </w:ins>
      <w:ins w:id="310" w:author="PR Preview" w:date="2026-01-01T00:00:00Z">
        <w:r>
          <w:t xml:space="preserve">. </w:t>
        </w:r>
      </w:ins>
      <w:ins w:id="311" w:author="PR Preview" w:date="2026-01-01T00:00:00Z">
        <w:r>
          <w:t xml:space="preserve">Other sources call a probability measure a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rPr>
            <w:b/>
            <w:bCs/>
          </w:rPr>
          <w:t xml:space="preserve">probability function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[4], Def. 1.2.4</w:t>
        </w:r>
      </w:ins>
      <w:ins w:id="316" w:author="PR Preview" w:date="2026-01-01T00:00:00Z">
        <w:r>
          <w:t xml:space="preserve">.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The two names mean the same thing.</w:t>
        </w:r>
      </w:ins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del w:id="319" w:author="PR Preview" w:date="2026-01-01T00:00:00Z">
        <w:r>
          <w:rPr>
            <w:i/>
            <w:iCs/>
          </w:rPr>
          <w:delText xml:space="preserve">Remark</w:delText>
        </w:r>
      </w:del>
      <w:del w:id="320" w:author="PR Preview" w:date="2026-01-01T00:00:00Z">
        <w:r>
          <w:delText xml:space="preserve">. </w:delText>
        </w:r>
      </w:del>
      <w:del w:id="321" w:author="PR Preview" w:date="2026-01-01T00:00:00Z">
        <w:r>
          <w:delText xml:space="preserve">Many sources define a probability measure by these three axioms instead;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the theorem shows that the two definitions agree.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The axioms are named for Kolmogorov,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who introduced them in 1933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(Wikipedia contributors 2026g)</w:delText>
        </w:r>
      </w:del>
      <w:del w:id="330" w:author="PR Preview" w:date="2026-01-01T00:00:00Z">
        <w:r>
          <w:delText xml:space="preserve">.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The axiom form does not list</w:delText>
        </w:r>
      </w:del>
      <w:del w:id="333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34" w:author="PR Preview" w:date="2026-01-01T00:00:00Z">
        <w:r>
          <w:delText xml:space="preserve">;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the proof above derives it.</w:delText>
        </w:r>
      </w:del>
    </w:p>
    <w:p>
      <w:pPr>
        <w:pStyle w:val="BodyText"/>
      </w:pPr>
      <w:ins w:id="337" w:author="PR Preview" w:date="2026-01-01T00:00:00Z">
        <w:r>
          <w:rPr>
            <w:i/>
            <w:iCs/>
          </w:rPr>
          <w:t xml:space="preserve">Remark</w:t>
        </w:r>
      </w:ins>
      <w:ins w:id="338" w:author="PR Preview" w:date="2026-01-01T00:00:00Z">
        <w:r>
          <w:t xml:space="preserve">. </w:t>
        </w:r>
      </w:ins>
      <w:ins w:id="339" w:author="PR Preview" w:date="2026-01-01T00:00:00Z">
        <w:r>
          <w:t xml:space="preserve">Many sources define a probability measure by these three axioms instead;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the theorem shows that the two definitions agree.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The axioms are named for Kolmogorov,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who introduced them in 1933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[6]</w:t>
        </w:r>
      </w:ins>
      <w:ins w:id="348" w:author="PR Preview" w:date="2026-01-01T00:00:00Z">
        <w:r>
          <w:t xml:space="preserve">.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The axiom form does not list</w:t>
        </w:r>
      </w:ins>
      <w:ins w:id="351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52" w:author="PR Preview" w:date="2026-01-01T00:00:00Z">
        <w:r>
          <w:t xml:space="preserve">;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the proof above derives it.</w:t>
        </w:r>
      </w:ins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del w:id="355" w:author="PR Preview" w:date="2026-01-01T00:00:00Z">
        <w:r>
          <w:rPr>
            <w:b/>
            <w:bCs/>
          </w:rPr>
          <w:delText xml:space="preserve">Definition 13 (Conditional probability)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For two events</w:delText>
        </w:r>
      </w:del>
      <w:del w:id="358" w:author="PR Preview" w:date="2026-01-01T00:00:00Z">
        <w:r>
          <w:delText xml:space="preserve"> </w:delText>
        </w:r>
      </w:del>
      <m:oMath>
        <m:r>
          <m:t>A</m:t>
        </m:r>
      </m:oMath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and</w:delText>
        </w:r>
      </w:del>
      <w:del w:id="361" w:author="PR Preview" w:date="2026-01-01T00:00:00Z">
        <w:r>
          <w:delText xml:space="preserve"> </w:delText>
        </w:r>
      </w:del>
      <m:oMath>
        <m:r>
          <m:t>B</m:t>
        </m:r>
      </m:oMath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with</w:delText>
        </w:r>
      </w:del>
      <w:del w:id="364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65" w:author="PR Preview" w:date="2026-01-01T00:00:00Z">
        <w:r>
          <w:delText xml:space="preserve">,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the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rPr>
            <w:b/>
            <w:bCs/>
          </w:rPr>
          <w:delText xml:space="preserve">conditional probability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of</w:delText>
        </w:r>
      </w:del>
      <w:del w:id="372" w:author="PR Preview" w:date="2026-01-01T00:00:00Z">
        <w:r>
          <w:delText xml:space="preserve"> </w:delText>
        </w:r>
      </w:del>
      <m:oMath>
        <m:r>
          <m:t>A</m:t>
        </m:r>
      </m:oMath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given</w:delText>
        </w:r>
      </w:del>
      <w:del w:id="375" w:author="PR Preview" w:date="2026-01-01T00:00:00Z">
        <w:r>
          <w:delText xml:space="preserve"> </w:delText>
        </w:r>
      </w:del>
      <m:oMath>
        <m:r>
          <m:t>B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(Wikipedia contributors 2026c)</w:delText>
        </w:r>
      </w:del>
      <w:del w:id="378" w:author="PR Preview" w:date="2026-01-01T00:00:00Z">
        <w:r>
          <w:delText xml:space="preserve">,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denoted</w:delText>
        </w:r>
      </w:del>
      <w:del w:id="381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del w:id="382" w:author="PR Preview" w:date="2026-01-01T00:00:00Z">
        <w:r>
          <w:delText xml:space="preserve">, is:</w:delText>
        </w:r>
      </w:del>
    </w:p>
    <w:p>
      <w:pPr>
        <w:pStyle w:val="FirstParagraph"/>
      </w:pPr>
      <w:ins w:id="383" w:author="PR Preview" w:date="2026-01-01T00:00:00Z">
        <w:r>
          <w:rPr>
            <w:b/>
            <w:bCs/>
          </w:rPr>
          <w:t xml:space="preserve">Definition 13 (Conditional probability)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For two events</w:t>
        </w:r>
      </w:ins>
      <w:ins w:id="386" w:author="PR Preview" w:date="2026-01-01T00:00:00Z">
        <w:r>
          <w:t xml:space="preserve"> </w:t>
        </w:r>
      </w:ins>
      <m:oMath>
        <m:r>
          <m:t>A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and</w:t>
        </w:r>
      </w:ins>
      <w:ins w:id="389" w:author="PR Preview" w:date="2026-01-01T00:00:00Z">
        <w:r>
          <w:t xml:space="preserve"> </w:t>
        </w:r>
      </w:ins>
      <m:oMath>
        <m:r>
          <m:t>B</m:t>
        </m:r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with</w:t>
        </w:r>
      </w:ins>
      <w:ins w:id="392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393" w:author="PR Preview" w:date="2026-01-01T00:00:00Z">
        <w:r>
          <w:t xml:space="preserve">,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the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rPr>
            <w:b/>
            <w:bCs/>
          </w:rPr>
          <w:t xml:space="preserve">conditional probability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of</w:t>
        </w:r>
      </w:ins>
      <w:ins w:id="400" w:author="PR Preview" w:date="2026-01-01T00:00:00Z">
        <w:r>
          <w:t xml:space="preserve"> </w:t>
        </w:r>
      </w:ins>
      <m:oMath>
        <m:r>
          <m:t>A</m:t>
        </m:r>
      </m:oMath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given</w:t>
        </w:r>
      </w:ins>
      <w:ins w:id="403" w:author="PR Preview" w:date="2026-01-01T00:00:00Z">
        <w:r>
          <w:t xml:space="preserve"> </w:t>
        </w:r>
      </w:ins>
      <m:oMath>
        <m:r>
          <m:t>B</m:t>
        </m:r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[7]</w:t>
        </w:r>
      </w:ins>
      <w:ins w:id="406" w:author="PR Preview" w:date="2026-01-01T00:00:00Z">
        <w:r>
          <w:t xml:space="preserve">,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denoted</w:t>
        </w:r>
      </w:ins>
      <w:ins w:id="40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ins w:id="410" w:author="PR Preview" w:date="2026-01-01T00:00:00Z">
        <w:r>
          <w:t xml:space="preserve">, 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del w:id="411" w:author="PR Preview" w:date="2026-01-01T00:00:00Z">
        <w:r>
          <w:rPr>
            <w:i/>
            <w:iCs/>
          </w:rPr>
          <w:delText xml:space="preserve">Remark</w:delText>
        </w:r>
      </w:del>
      <w:del w:id="412" w:author="PR Preview" w:date="2026-01-01T00:00:00Z">
        <w:r>
          <w:delText xml:space="preserve">. </w:delText>
        </w:r>
      </w:del>
      <w:del w:id="413" w:author="PR Preview" w:date="2026-01-01T00:00:00Z">
        <w:r>
          <w:delText xml:space="preserve">Geometrically and computationally, conditioning on an event</w:delText>
        </w:r>
      </w:del>
      <w:del w:id="414" w:author="PR Preview" w:date="2026-01-01T00:00:00Z">
        <w:r>
          <w:delText xml:space="preserve"> </w:delText>
        </w:r>
      </w:del>
      <m:oMath>
        <m:r>
          <m:t>B</m:t>
        </m:r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can be viewed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as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rPr>
            <w:i/>
            <w:iCs/>
          </w:rPr>
          <w:delText xml:space="preserve">slicing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the sample space to retain only the outcomes compatible with</w:delText>
        </w:r>
      </w:del>
      <w:del w:id="423" w:author="PR Preview" w:date="2026-01-01T00:00:00Z">
        <w:r>
          <w:delText xml:space="preserve"> </w:delText>
        </w:r>
      </w:del>
      <m:oMath>
        <m:r>
          <m:t>B</m:t>
        </m:r>
      </m:oMath>
      <w:del w:id="424" w:author="PR Preview" w:date="2026-01-01T00:00:00Z">
        <w:r>
          <w:delText xml:space="preserve">,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and then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rPr>
            <w:i/>
            <w:iCs/>
          </w:rPr>
          <w:delText xml:space="preserve">renormalizing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the remaining probabilities (dividing by</w:delText>
        </w:r>
      </w:del>
      <w:del w:id="431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del w:id="432" w:author="PR Preview" w:date="2026-01-01T00:00:00Z">
        <w:r>
          <w:delText xml:space="preserve">)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so that they sum to 1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(Ross 2022, sec. 2.7.4)</w:delText>
        </w:r>
      </w:del>
      <w:del w:id="437" w:author="PR Preview" w:date="2026-01-01T00:00:00Z">
        <w:r>
          <w:delText xml:space="preserve">.</w:delText>
        </w:r>
      </w:del>
    </w:p>
    <w:p>
      <w:pPr>
        <w:pStyle w:val="FirstParagraph"/>
      </w:pPr>
      <w:ins w:id="438" w:author="PR Preview" w:date="2026-01-01T00:00:00Z">
        <w:r>
          <w:rPr>
            <w:i/>
            <w:iCs/>
          </w:rPr>
          <w:t xml:space="preserve">Remark</w:t>
        </w:r>
      </w:ins>
      <w:ins w:id="439" w:author="PR Preview" w:date="2026-01-01T00:00:00Z">
        <w:r>
          <w:t xml:space="preserve">. </w:t>
        </w:r>
      </w:ins>
      <w:ins w:id="440" w:author="PR Preview" w:date="2026-01-01T00:00:00Z">
        <w:r>
          <w:t xml:space="preserve">Geometrically and computationally, conditioning on an event</w:t>
        </w:r>
      </w:ins>
      <w:ins w:id="441" w:author="PR Preview" w:date="2026-01-01T00:00:00Z">
        <w:r>
          <w:t xml:space="preserve"> </w:t>
        </w:r>
      </w:ins>
      <m:oMath>
        <m:r>
          <m:t>B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can be viewed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as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rPr>
            <w:i/>
            <w:iCs/>
          </w:rPr>
          <w:t xml:space="preserve">slicing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the sample space to retain only the outcomes compatible with</w:t>
        </w:r>
      </w:ins>
      <w:ins w:id="450" w:author="PR Preview" w:date="2026-01-01T00:00:00Z">
        <w:r>
          <w:t xml:space="preserve"> </w:t>
        </w:r>
      </w:ins>
      <m:oMath>
        <m:r>
          <m:t>B</m:t>
        </m:r>
      </m:oMath>
      <w:ins w:id="451" w:author="PR Preview" w:date="2026-01-01T00:00:00Z">
        <w:r>
          <w:t xml:space="preserve">,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and then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rPr>
            <w:i/>
            <w:iCs/>
          </w:rPr>
          <w:t xml:space="preserve">renormalizing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the remaining probabilities (dividing by</w:t>
        </w:r>
      </w:ins>
      <w:ins w:id="45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459" w:author="PR Preview" w:date="2026-01-01T00:00:00Z">
        <w:r>
          <w:t xml:space="preserve">)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so that they sum to 1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[8, Sec. 2.7.4]</w:t>
        </w:r>
      </w:ins>
      <w:ins w:id="464" w:author="PR Preview" w:date="2026-01-01T00:00:00Z">
        <w:r>
          <w:t xml:space="preserve">.</w:t>
        </w:r>
      </w:ins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del w:id="465" w:author="PR Preview" w:date="2026-01-01T00:00:00Z">
        <w:r>
          <w:rPr>
            <w:b/>
            <w:bCs/>
          </w:rPr>
          <w:delText xml:space="preserve">Theorem 6 (Law of total probability)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If</w:delText>
        </w:r>
      </w:del>
      <w:del w:id="468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is a</w:delText>
        </w:r>
      </w:del>
      <w:del w:id="471" w:author="PR Preview" w:date="2026-01-01T00:00:00Z">
        <w:r>
          <w:delText xml:space="preserve"> </w:delText>
        </w:r>
      </w:del>
      <w:hyperlink w:anchor="def-partition">
        <w:del w:id="472" w:author="PR Preview" w:date="2026-01-01T00:00:00Z">
          <w:r>
            <w:rPr>
              <w:rStyle w:val="Hyperlink"/>
            </w:rPr>
            <w:delText xml:space="preserve">partition</w:delText>
          </w:r>
        </w:del>
      </w:hyperlink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of the sample space,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with</w:delText>
        </w:r>
      </w:del>
      <w:del w:id="477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for every</w:delText>
        </w:r>
      </w:del>
      <w:del w:id="480" w:author="PR Preview" w:date="2026-01-01T00:00:00Z">
        <w:r>
          <w:delText xml:space="preserve"> </w:delText>
        </w:r>
      </w:del>
      <m:oMath>
        <m:r>
          <m:t>i</m:t>
        </m:r>
      </m:oMath>
      <w:del w:id="481" w:author="PR Preview" w:date="2026-01-01T00:00:00Z">
        <w:r>
          <w:delText xml:space="preserve">,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then for any event</w:delText>
        </w:r>
      </w:del>
      <w:del w:id="484" w:author="PR Preview" w:date="2026-01-01T00:00:00Z">
        <w:r>
          <w:delText xml:space="preserve"> </w:delText>
        </w:r>
      </w:del>
      <m:oMath>
        <m:r>
          <m:t>A</m:t>
        </m:r>
      </m:oMath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(Wikipedia contributors 2026f)</w:delText>
        </w:r>
      </w:del>
      <w:del w:id="487" w:author="PR Preview" w:date="2026-01-01T00:00:00Z">
        <w:r>
          <w:delText xml:space="preserve">:</w:delText>
        </w:r>
      </w:del>
    </w:p>
    <w:p>
      <w:pPr>
        <w:pStyle w:val="FirstParagraph"/>
      </w:pPr>
      <w:ins w:id="488" w:author="PR Preview" w:date="2026-01-01T00:00:00Z">
        <w:r>
          <w:rPr>
            <w:b/>
            <w:bCs/>
          </w:rPr>
          <w:t xml:space="preserve">Theorem 6 (Law of total probability)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If</w:t>
        </w:r>
      </w:ins>
      <w:ins w:id="491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is a</w:t>
        </w:r>
      </w:ins>
      <w:ins w:id="494" w:author="PR Preview" w:date="2026-01-01T00:00:00Z">
        <w:r>
          <w:t xml:space="preserve"> </w:t>
        </w:r>
      </w:ins>
      <w:hyperlink w:anchor="def-partition">
        <w:ins w:id="495" w:author="PR Preview" w:date="2026-01-01T00:00:00Z">
          <w:r>
            <w:rPr>
              <w:rStyle w:val="Hyperlink"/>
            </w:rPr>
            <w:t xml:space="preserve">partition</w:t>
          </w:r>
        </w:ins>
      </w:hyperlink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of the sample space,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with</w:t>
        </w:r>
      </w:ins>
      <w:ins w:id="500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for every</w:t>
        </w:r>
      </w:ins>
      <w:ins w:id="503" w:author="PR Preview" w:date="2026-01-01T00:00:00Z">
        <w:r>
          <w:t xml:space="preserve"> </w:t>
        </w:r>
      </w:ins>
      <m:oMath>
        <m:r>
          <m:t>i</m:t>
        </m:r>
      </m:oMath>
      <w:ins w:id="504" w:author="PR Preview" w:date="2026-01-01T00:00:00Z">
        <w:r>
          <w:t xml:space="preserve">,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then for any event</w:t>
        </w:r>
      </w:ins>
      <w:ins w:id="507" w:author="PR Preview" w:date="2026-01-01T00:00:00Z">
        <w:r>
          <w:t xml:space="preserve"> </w:t>
        </w:r>
      </w:ins>
      <m:oMath>
        <m:r>
          <m:t>A</m:t>
        </m:r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[9]</w:t>
        </w:r>
      </w:ins>
      <w:ins w:id="51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del w:id="511" w:author="PR Preview" w:date="2026-01-01T00:00:00Z">
        <w:r>
          <w:rPr>
            <w:b/>
            <w:bCs/>
          </w:rPr>
          <w:delText xml:space="preserve">Theorem 7 (Bayes’ theorem)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For any two events</w:delText>
        </w:r>
      </w:del>
      <w:del w:id="514" w:author="PR Preview" w:date="2026-01-01T00:00:00Z">
        <w:r>
          <w:delText xml:space="preserve"> </w:delText>
        </w:r>
      </w:del>
      <m:oMath>
        <m:r>
          <m:t>A</m:t>
        </m:r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and</w:delText>
        </w:r>
      </w:del>
      <w:del w:id="517" w:author="PR Preview" w:date="2026-01-01T00:00:00Z">
        <w:r>
          <w:delText xml:space="preserve"> </w:delText>
        </w:r>
      </w:del>
      <m:oMath>
        <m:r>
          <m:t>B</m:t>
        </m:r>
      </m:oMath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with</w:delText>
        </w:r>
      </w:del>
      <w:del w:id="520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and</w:delText>
        </w:r>
      </w:del>
      <w:del w:id="523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(Wikipedia contributors 2026b)</w:delText>
        </w:r>
      </w:del>
      <w:del w:id="526" w:author="PR Preview" w:date="2026-01-01T00:00:00Z">
        <w:r>
          <w:delText xml:space="preserve">:</w:delText>
        </w:r>
      </w:del>
    </w:p>
    <w:p>
      <w:pPr>
        <w:pStyle w:val="FirstParagraph"/>
      </w:pPr>
      <w:ins w:id="527" w:author="PR Preview" w:date="2026-01-01T00:00:00Z">
        <w:r>
          <w:rPr>
            <w:b/>
            <w:bCs/>
          </w:rPr>
          <w:t xml:space="preserve">Theorem 7 (Bayes’ theorem)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For any two events</w:t>
        </w:r>
      </w:ins>
      <w:ins w:id="530" w:author="PR Preview" w:date="2026-01-01T00:00:00Z">
        <w:r>
          <w:t xml:space="preserve"> </w:t>
        </w:r>
      </w:ins>
      <m:oMath>
        <m:r>
          <m:t>A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</w:t>
        </w:r>
      </w:ins>
      <w:ins w:id="533" w:author="PR Preview" w:date="2026-01-01T00:00:00Z">
        <w:r>
          <w:t xml:space="preserve"> </w:t>
        </w:r>
      </w:ins>
      <m:oMath>
        <m:r>
          <m:t>B</m:t>
        </m:r>
      </m:oMath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with</w:t>
        </w:r>
      </w:ins>
      <w:ins w:id="53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and</w:t>
        </w:r>
      </w:ins>
      <w:ins w:id="53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[10]</w:t>
        </w:r>
      </w:ins>
      <w:ins w:id="54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del w:id="543" w:author="PR Preview" w:date="2026-01-01T00:00:00Z">
        <w:r>
          <w:delText xml:space="preserve">As Hutchinson emphasizes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(Hutchinson 2024)</w:delText>
        </w:r>
      </w:del>
      <w:del w:id="546" w:author="PR Preview" w:date="2026-01-01T00:00:00Z">
        <w:r>
          <w:delText xml:space="preserve">, each component carries standard Bayesian terminology:</w:delText>
        </w:r>
      </w:del>
    </w:p>
    <w:p>
      <w:pPr>
        <w:pStyle w:val="BodyText"/>
      </w:pPr>
      <w:ins w:id="547" w:author="PR Preview" w:date="2026-01-01T00:00:00Z">
        <w:r>
          <w:t xml:space="preserve">As Hutchinson emphasizes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[11]</w:t>
        </w:r>
      </w:ins>
      <w:ins w:id="550" w:author="PR Preview" w:date="2026-01-01T00:00:00Z">
        <w:r>
          <w:t xml:space="preserve">, each component carries standard Bayesian terminology: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del w:id="551" w:author="PR Preview" w:date="2026-01-01T00:00:00Z">
        <w:r>
          <w:delText xml:space="preserve">5MinuteAI’s five-minute videos follow the same course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(5MinuteAI, n.d.)</w:delText>
        </w:r>
      </w:del>
      <w:del w:id="554" w:author="PR Preview" w:date="2026-01-01T00:00:00Z">
        <w:r>
          <w:delText xml:space="preserve">:</w:delText>
        </w:r>
      </w:del>
      <w:del w:id="555" w:author="PR Preview" w:date="2026-01-01T00:00:00Z">
        <w:r>
          <w:delText xml:space="preserve"> </w:delText>
        </w:r>
      </w:del>
      <w:hyperlink r:id="rId84">
        <w:del w:id="556" w:author="PR Preview" w:date="2026-01-01T00:00:00Z">
          <w:r>
            <w:rPr>
              <w:rStyle w:val="Hyperlink"/>
            </w:rPr>
            <w:delText xml:space="preserve">introduction to discrete probability</w:delText>
          </w:r>
        </w:del>
      </w:hyperlink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and</w:delText>
        </w:r>
      </w:del>
      <w:del w:id="559" w:author="PR Preview" w:date="2026-01-01T00:00:00Z">
        <w:r>
          <w:delText xml:space="preserve"> </w:delText>
        </w:r>
      </w:del>
      <w:hyperlink r:id="rId85">
        <w:del w:id="560" w:author="PR Preview" w:date="2026-01-01T00:00:00Z">
          <w:r>
            <w:rPr>
              <w:rStyle w:val="Hyperlink"/>
            </w:rPr>
            <w:delText xml:space="preserve">conditional probability</w:delText>
          </w:r>
        </w:del>
      </w:hyperlink>
      <w:del w:id="561" w:author="PR Preview" w:date="2026-01-01T00:00:00Z">
        <w:r>
          <w:delText xml:space="preserve">.</w:delText>
        </w:r>
      </w:del>
    </w:p>
    <w:p>
      <w:pPr>
        <w:pStyle w:val="BodyText"/>
      </w:pPr>
      <w:ins w:id="562" w:author="PR Preview" w:date="2026-01-01T00:00:00Z">
        <w:r>
          <w:t xml:space="preserve">5MinuteAI’s five-minute videos follow the same course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[13]</w:t>
        </w:r>
      </w:ins>
      <w:ins w:id="565" w:author="PR Preview" w:date="2026-01-01T00:00:00Z">
        <w:r>
          <w:t xml:space="preserve">:</w:t>
        </w:r>
      </w:ins>
      <w:ins w:id="566" w:author="PR Preview" w:date="2026-01-01T00:00:00Z">
        <w:r>
          <w:t xml:space="preserve"> </w:t>
        </w:r>
      </w:ins>
      <w:hyperlink r:id="rId84">
        <w:ins w:id="567" w:author="PR Preview" w:date="2026-01-01T00:00:00Z">
          <w:r>
            <w:rPr>
              <w:rStyle w:val="Hyperlink"/>
            </w:rPr>
            <w:t xml:space="preserve">introduction to discrete probability</w:t>
          </w:r>
        </w:ins>
      </w:hyperlink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and</w:t>
        </w:r>
      </w:ins>
      <w:ins w:id="570" w:author="PR Preview" w:date="2026-01-01T00:00:00Z">
        <w:r>
          <w:t xml:space="preserve"> </w:t>
        </w:r>
      </w:ins>
      <w:hyperlink r:id="rId85">
        <w:ins w:id="571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572" w:author="PR Preview" w:date="2026-01-01T00:00:00Z">
        <w:r>
          <w:t xml:space="preserve">.</w:t>
        </w:r>
      </w:ins>
    </w:p>
    <w:bookmarkEnd w:id="86"/>
    <w:bookmarkStart w:id="8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del w:id="573" w:author="PR Preview" w:date="2026-01-01T00:00:00Z">
        <w:r>
          <w:delText xml:space="preserve">Wikipedia contributors (2026i)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— sample spaces and events, with examples</w:delText>
        </w:r>
      </w:del>
    </w:p>
    <w:p>
      <w:pPr>
        <w:numPr>
          <w:ilvl w:val="0"/>
          <w:numId w:val="1005"/>
        </w:numPr>
      </w:pPr>
      <w:del w:id="576" w:author="PR Preview" w:date="2026-01-01T00:00:00Z">
        <w:r>
          <w:delText xml:space="preserve">Wikipedia contributors (2026h)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— the sample space, events and probability measure together</w:delText>
        </w:r>
      </w:del>
    </w:p>
    <w:p>
      <w:pPr>
        <w:numPr>
          <w:ilvl w:val="0"/>
          <w:numId w:val="1005"/>
        </w:numPr>
      </w:pPr>
      <w:del w:id="579" w:author="PR Preview" w:date="2026-01-01T00:00:00Z">
        <w:r>
          <w:delText xml:space="preserve">Wikipedia contributors (2026c)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— the definition, with common misreadings</w:delText>
        </w:r>
      </w:del>
    </w:p>
    <w:p>
      <w:pPr>
        <w:numPr>
          <w:ilvl w:val="0"/>
          <w:numId w:val="1005"/>
        </w:numPr>
      </w:pPr>
      <w:del w:id="582" w:author="PR Preview" w:date="2026-01-01T00:00:00Z">
        <w:r>
          <w:delText xml:space="preserve">Wikipedia contributors (2026f)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— the law, with examples</w:delText>
        </w:r>
      </w:del>
    </w:p>
    <w:p>
      <w:pPr>
        <w:numPr>
          <w:ilvl w:val="0"/>
          <w:numId w:val="1005"/>
        </w:numPr>
      </w:pPr>
      <w:del w:id="585" w:author="PR Preview" w:date="2026-01-01T00:00:00Z">
        <w:r>
          <w:delText xml:space="preserve">Wikipedia contributors (2026b)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— the theorem, its proof and its uses</w:delText>
        </w:r>
      </w:del>
    </w:p>
    <w:p>
      <w:pPr>
        <w:numPr>
          <w:ilvl w:val="0"/>
          <w:numId w:val="1005"/>
        </w:numPr>
      </w:pPr>
      <w:del w:id="588" w:author="PR Preview" w:date="2026-01-01T00:00:00Z">
        <w:r>
          <w:delText xml:space="preserve">Wikipedia contributors (2026a)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— why ignoring the base rate misleads</w:delText>
        </w:r>
      </w:del>
    </w:p>
    <w:p>
      <w:pPr>
        <w:numPr>
          <w:ilvl w:val="0"/>
          <w:numId w:val="1005"/>
        </w:numPr>
      </w:pPr>
      <w:ins w:id="591" w:author="PR Preview" w:date="2026-01-01T00:00:00Z">
        <w:r>
          <w:t xml:space="preserve">Wikipedia contributors [2]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— sample spaces and events, with examples</w:t>
        </w:r>
      </w:ins>
    </w:p>
    <w:p>
      <w:pPr>
        <w:numPr>
          <w:ilvl w:val="0"/>
          <w:numId w:val="1005"/>
        </w:numPr>
      </w:pPr>
      <w:ins w:id="594" w:author="PR Preview" w:date="2026-01-01T00:00:00Z">
        <w:r>
          <w:t xml:space="preserve">Wikipedia contributors [5]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— the sample space, events and probability measure together</w:t>
        </w:r>
      </w:ins>
    </w:p>
    <w:p>
      <w:pPr>
        <w:numPr>
          <w:ilvl w:val="0"/>
          <w:numId w:val="1005"/>
        </w:numPr>
      </w:pPr>
      <w:ins w:id="597" w:author="PR Preview" w:date="2026-01-01T00:00:00Z">
        <w:r>
          <w:t xml:space="preserve">Wikipedia contributors [7]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— the definition, with common misreadings</w:t>
        </w:r>
      </w:ins>
    </w:p>
    <w:p>
      <w:pPr>
        <w:numPr>
          <w:ilvl w:val="0"/>
          <w:numId w:val="1005"/>
        </w:numPr>
      </w:pPr>
      <w:ins w:id="600" w:author="PR Preview" w:date="2026-01-01T00:00:00Z">
        <w:r>
          <w:t xml:space="preserve">Wikipedia contributors [9]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— the law, with examples</w:t>
        </w:r>
      </w:ins>
    </w:p>
    <w:p>
      <w:pPr>
        <w:numPr>
          <w:ilvl w:val="0"/>
          <w:numId w:val="1005"/>
        </w:numPr>
      </w:pPr>
      <w:ins w:id="603" w:author="PR Preview" w:date="2026-01-01T00:00:00Z">
        <w:r>
          <w:t xml:space="preserve">Wikipedia contributors [10]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— the theorem, its proof and its uses</w:t>
        </w:r>
      </w:ins>
    </w:p>
    <w:p>
      <w:pPr>
        <w:numPr>
          <w:ilvl w:val="0"/>
          <w:numId w:val="1005"/>
        </w:numPr>
      </w:pPr>
      <w:ins w:id="606" w:author="PR Preview" w:date="2026-01-01T00:00:00Z">
        <w:r>
          <w:t xml:space="preserve">Wikipedia contributors [14]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— why ignoring the base rate misleads</w:t>
        </w:r>
      </w:ins>
    </w:p>
    <w:bookmarkEnd w:id="8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89" w:name="X0323630174b5cbd87b45a7fef24ef56ec3bdd6b"/>
    <w:p>
      <w:pPr>
        <w:pStyle w:val="Bibliography"/>
      </w:pPr>
      <w:del w:id="609" w:author="PR Preview" w:date="2026-01-01T00:00:00Z">
        <w:r>
          <w:delText xml:space="preserve">5MinuteAI. n.d.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rPr>
            <w:i/>
            <w:iCs/>
          </w:rPr>
          <w:delText xml:space="preserve">Probability &amp; Statistics</w:delText>
        </w:r>
      </w:del>
      <w:del w:id="612" w:author="PR Preview" w:date="2026-01-01T00:00:00Z">
        <w:r>
          <w:delText xml:space="preserve">. Video playlist on YouTube. Accessed October 12, 2026.</w:delText>
        </w:r>
      </w:del>
      <w:del w:id="613" w:author="PR Preview" w:date="2026-01-01T00:00:00Z">
        <w:r>
          <w:delText xml:space="preserve"> </w:delText>
        </w:r>
      </w:del>
      <w:hyperlink r:id="rId111">
        <w:del w:id="614" w:author="PR Preview" w:date="2026-01-01T00:00:00Z">
          <w:r>
            <w:rPr>
              <w:rStyle w:val="Hyperlink"/>
            </w:rPr>
            <w:delText xml:space="preserve">https://www.youtube.com/playlist?list=PLeB45KifGiuHesi4PALNZSYZFhViVGQJK</w:delText>
          </w:r>
        </w:del>
      </w:hyperlink>
      <w:del w:id="615" w:author="PR Preview" w:date="2026-01-01T00:00:00Z">
        <w:r>
          <w:delText xml:space="preserve">.</w:delText>
        </w:r>
      </w:del>
    </w:p>
    <w:p>
      <w:pPr>
        <w:pStyle w:val="Bibliography"/>
      </w:pPr>
      <w:del w:id="616" w:author="PR Preview" w:date="2026-01-01T00:00:00Z">
        <w:r>
          <w:delText xml:space="preserve">Casella, George, and Roger Berger. 2002.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rPr>
            <w:i/>
            <w:iCs/>
          </w:rPr>
          <w:delText xml:space="preserve">Statistical Inference</w:delText>
        </w:r>
      </w:del>
      <w:del w:id="619" w:author="PR Preview" w:date="2026-01-01T00:00:00Z">
        <w:r>
          <w:delText xml:space="preserve">. 2nd ed. Cengage Learning.</w:delText>
        </w:r>
      </w:del>
      <w:del w:id="620" w:author="PR Preview" w:date="2026-01-01T00:00:00Z">
        <w:r>
          <w:delText xml:space="preserve"> </w:delText>
        </w:r>
      </w:del>
      <w:hyperlink r:id="rId94">
        <w:del w:id="621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622" w:author="PR Preview" w:date="2026-01-01T00:00:00Z">
        <w:r>
          <w:delText xml:space="preserve">.</w:delText>
        </w:r>
      </w:del>
    </w:p>
    <w:p>
      <w:pPr>
        <w:pStyle w:val="Bibliography"/>
      </w:pPr>
      <w:del w:id="623" w:author="PR Preview" w:date="2026-01-01T00:00:00Z">
        <w:r>
          <w:delText xml:space="preserve">Hutchinson, Brian. 2024.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rPr>
            <w:i/>
            <w:iCs/>
          </w:rPr>
          <w:delText xml:space="preserve">DATA</w:delText>
        </w:r>
      </w:del>
      <w:del w:id="626" w:author="PR Preview" w:date="2026-01-01T00:00:00Z">
        <w:r>
          <w:rPr>
            <w:i/>
            <w:iCs/>
          </w:rPr>
          <w:delText xml:space="preserve"> </w:delText>
        </w:r>
      </w:del>
      <w:del w:id="627" w:author="PR Preview" w:date="2026-01-01T00:00:00Z">
        <w:r>
          <w:rPr>
            <w:i/>
            <w:iCs/>
          </w:rPr>
          <w:delText xml:space="preserve">471/571: Machine Learning</w:delText>
        </w:r>
      </w:del>
      <w:del w:id="628" w:author="PR Preview" w:date="2026-01-01T00:00:00Z">
        <w:r>
          <w:delText xml:space="preserve">. Western Washington University.</w:delText>
        </w:r>
      </w:del>
    </w:p>
    <w:p>
      <w:pPr>
        <w:pStyle w:val="Bibliography"/>
      </w:pPr>
      <w:del w:id="629" w:author="PR Preview" w:date="2026-01-01T00:00:00Z">
        <w:r>
          <w:delText xml:space="preserve">Hutchinson, Brian. n.d.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rPr>
            <w:i/>
            <w:iCs/>
          </w:rPr>
          <w:delText xml:space="preserve">DATA</w:delText>
        </w:r>
      </w:del>
      <w:del w:id="632" w:author="PR Preview" w:date="2026-01-01T00:00:00Z">
        <w:r>
          <w:rPr>
            <w:i/>
            <w:iCs/>
          </w:rPr>
          <w:delText xml:space="preserve"> </w:delText>
        </w:r>
      </w:del>
      <w:del w:id="633" w:author="PR Preview" w:date="2026-01-01T00:00:00Z">
        <w:r>
          <w:rPr>
            <w:i/>
            <w:iCs/>
          </w:rPr>
          <w:delText xml:space="preserve">471/571 (Machine Learning) and</w:delText>
        </w:r>
      </w:del>
      <w:del w:id="634" w:author="PR Preview" w:date="2026-01-01T00:00:00Z">
        <w:r>
          <w:rPr>
            <w:i/>
            <w:iCs/>
          </w:rPr>
          <w:delText xml:space="preserve"> </w:delText>
        </w:r>
      </w:del>
      <w:del w:id="635" w:author="PR Preview" w:date="2026-01-01T00:00:00Z">
        <w:r>
          <w:rPr>
            <w:i/>
            <w:iCs/>
          </w:rPr>
          <w:delText xml:space="preserve">CSCI</w:delText>
        </w:r>
      </w:del>
      <w:del w:id="636" w:author="PR Preview" w:date="2026-01-01T00:00:00Z">
        <w:r>
          <w:rPr>
            <w:i/>
            <w:iCs/>
          </w:rPr>
          <w:delText xml:space="preserve"> </w:delText>
        </w:r>
      </w:del>
      <w:del w:id="637" w:author="PR Preview" w:date="2026-01-01T00:00:00Z">
        <w:r>
          <w:rPr>
            <w:i/>
            <w:iCs/>
          </w:rPr>
          <w:delText xml:space="preserve">481/581 (Deep Learning) Video Lectures</w:delText>
        </w:r>
      </w:del>
      <w:del w:id="638" w:author="PR Preview" w:date="2026-01-01T00:00:00Z">
        <w:r>
          <w:delText xml:space="preserve">. Western Washington University. Accessed September 28, 2026.</w:delText>
        </w:r>
      </w:del>
      <w:del w:id="639" w:author="PR Preview" w:date="2026-01-01T00:00:00Z">
        <w:r>
          <w:delText xml:space="preserve"> </w:delText>
        </w:r>
      </w:del>
      <w:hyperlink r:id="rId109">
        <w:del w:id="640" w:author="PR Preview" w:date="2026-01-01T00:00:00Z">
          <w:r>
            <w:rPr>
              <w:rStyle w:val="Hyperlink"/>
            </w:rPr>
            <w:delText xml:space="preserve">https://facultyweb.cs.wwu.edu/~hutchib2/video_lectures/data371/</w:delText>
          </w:r>
        </w:del>
      </w:hyperlink>
      <w:del w:id="641" w:author="PR Preview" w:date="2026-01-01T00:00:00Z">
        <w:r>
          <w:delText xml:space="preserve">.</w:delText>
        </w:r>
      </w:del>
    </w:p>
    <w:p>
      <w:pPr>
        <w:pStyle w:val="Bibliography"/>
      </w:pPr>
      <w:del w:id="642" w:author="PR Preview" w:date="2026-01-01T00:00:00Z">
        <w:r>
          <w:delText xml:space="preserve">Ross, Kevin. 2022.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rPr>
            <w:i/>
            <w:iCs/>
          </w:rPr>
          <w:delText xml:space="preserve">An Introduction to Probability and Simulation</w:delText>
        </w:r>
      </w:del>
      <w:del w:id="645" w:author="PR Preview" w:date="2026-01-01T00:00:00Z">
        <w:r>
          <w:delText xml:space="preserve">. Bookdown.</w:delText>
        </w:r>
      </w:del>
      <w:del w:id="646" w:author="PR Preview" w:date="2026-01-01T00:00:00Z">
        <w:r>
          <w:delText xml:space="preserve"> </w:delText>
        </w:r>
      </w:del>
      <w:hyperlink r:id="rId102">
        <w:del w:id="647" w:author="PR Preview" w:date="2026-01-01T00:00:00Z">
          <w:r>
            <w:rPr>
              <w:rStyle w:val="Hyperlink"/>
            </w:rPr>
            <w:delText xml:space="preserve">https://bookdown.org/kevin_davisross/probsim-book/</w:delText>
          </w:r>
        </w:del>
      </w:hyperlink>
      <w:del w:id="648" w:author="PR Preview" w:date="2026-01-01T00:00:00Z">
        <w:r>
          <w:delText xml:space="preserve">.</w:delText>
        </w:r>
      </w:del>
    </w:p>
    <w:p>
      <w:pPr>
        <w:pStyle w:val="Bibliography"/>
      </w:pPr>
      <w:del w:id="649" w:author="PR Preview" w:date="2026-01-01T00:00:00Z">
        <w:r>
          <w:delText xml:space="preserve">Wikipedia contributors. 2026a.</w:delText>
        </w:r>
      </w:del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rPr>
            <w:i/>
            <w:iCs/>
          </w:rPr>
          <w:delText xml:space="preserve">Base Rate Fallacy —</w:delText>
        </w:r>
      </w:del>
      <w:del w:id="652" w:author="PR Preview" w:date="2026-01-01T00:00:00Z">
        <w:r>
          <w:rPr>
            <w:i/>
            <w:iCs/>
          </w:rPr>
          <w:delText xml:space="preserve"> </w:delText>
        </w:r>
      </w:del>
      <w:del w:id="653" w:author="PR Preview" w:date="2026-01-01T00:00:00Z">
        <w:r>
          <w:rPr>
            <w:i/>
            <w:iCs/>
          </w:rPr>
          <w:delText xml:space="preserve">Wikipedia</w:delText>
        </w:r>
      </w:del>
      <w:del w:id="654" w:author="PR Preview" w:date="2026-01-01T00:00:00Z">
        <w:r>
          <w:rPr>
            <w:i/>
            <w:iCs/>
          </w:rPr>
          <w:delText xml:space="preserve">,</w:delText>
        </w:r>
      </w:del>
      <w:del w:id="655" w:author="PR Preview" w:date="2026-01-01T00:00:00Z">
        <w:r>
          <w:rPr>
            <w:i/>
            <w:iCs/>
          </w:rPr>
          <w:delText xml:space="preserve"> </w:delText>
        </w:r>
      </w:del>
      <w:del w:id="656" w:author="PR Preview" w:date="2026-01-01T00:00:00Z">
        <w:r>
          <w:rPr>
            <w:i/>
            <w:iCs/>
          </w:rPr>
          <w:delText xml:space="preserve">the Free Encyclopedia</w:delText>
        </w:r>
      </w:del>
      <w:del w:id="657" w:author="PR Preview" w:date="2026-01-01T00:00:00Z">
        <w:r>
          <w:delText xml:space="preserve">.</w:delText>
        </w:r>
      </w:del>
      <w:del w:id="658" w:author="PR Preview" w:date="2026-01-01T00:00:00Z">
        <w:r>
          <w:delText xml:space="preserve"> </w:delText>
        </w:r>
      </w:del>
      <w:hyperlink r:id="rId113">
        <w:del w:id="659" w:author="PR Preview" w:date="2026-01-01T00:00:00Z">
          <w:r>
            <w:rPr>
              <w:rStyle w:val="Hyperlink"/>
            </w:rPr>
            <w:delText xml:space="preserve">https://en.wikipedia.org/wiki/Base_rate_fallacy</w:delText>
          </w:r>
        </w:del>
      </w:hyperlink>
      <w:del w:id="660" w:author="PR Preview" w:date="2026-01-01T00:00:00Z">
        <w:r>
          <w:delText xml:space="preserve">.</w:delText>
        </w:r>
      </w:del>
    </w:p>
    <w:p>
      <w:pPr>
        <w:pStyle w:val="Bibliography"/>
      </w:pPr>
      <w:del w:id="661" w:author="PR Preview" w:date="2026-01-01T00:00:00Z">
        <w:r>
          <w:delText xml:space="preserve">Wikipedia contributors. 2026b.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rPr>
            <w:i/>
            <w:iCs/>
          </w:rPr>
          <w:delText xml:space="preserve">Bayes’ Theorem —</w:delText>
        </w:r>
      </w:del>
      <w:del w:id="664" w:author="PR Preview" w:date="2026-01-01T00:00:00Z">
        <w:r>
          <w:rPr>
            <w:i/>
            <w:iCs/>
          </w:rPr>
          <w:delText xml:space="preserve"> </w:delText>
        </w:r>
      </w:del>
      <w:del w:id="665" w:author="PR Preview" w:date="2026-01-01T00:00:00Z">
        <w:r>
          <w:rPr>
            <w:i/>
            <w:iCs/>
          </w:rPr>
          <w:delText xml:space="preserve">Wikipedia</w:delText>
        </w:r>
      </w:del>
      <w:del w:id="666" w:author="PR Preview" w:date="2026-01-01T00:00:00Z">
        <w:r>
          <w:rPr>
            <w:i/>
            <w:iCs/>
          </w:rPr>
          <w:delText xml:space="preserve">,</w:delText>
        </w:r>
      </w:del>
      <w:del w:id="667" w:author="PR Preview" w:date="2026-01-01T00:00:00Z">
        <w:r>
          <w:rPr>
            <w:i/>
            <w:iCs/>
          </w:rPr>
          <w:delText xml:space="preserve"> </w:delText>
        </w:r>
      </w:del>
      <w:del w:id="668" w:author="PR Preview" w:date="2026-01-01T00:00:00Z">
        <w:r>
          <w:rPr>
            <w:i/>
            <w:iCs/>
          </w:rPr>
          <w:delText xml:space="preserve">the Free Encyclopedia</w:delText>
        </w:r>
      </w:del>
      <w:del w:id="669" w:author="PR Preview" w:date="2026-01-01T00:00:00Z">
        <w:r>
          <w:delText xml:space="preserve">.</w:delText>
        </w:r>
      </w:del>
      <w:del w:id="670" w:author="PR Preview" w:date="2026-01-01T00:00:00Z">
        <w:r>
          <w:delText xml:space="preserve"> </w:delText>
        </w:r>
      </w:del>
      <w:hyperlink r:id="rId106">
        <w:del w:id="671" w:author="PR Preview" w:date="2026-01-01T00:00:00Z">
          <w:r>
            <w:rPr>
              <w:rStyle w:val="Hyperlink"/>
            </w:rPr>
            <w:delText xml:space="preserve">https://en.wikipedia.org/wiki/Bayes%27_theorem</w:delText>
          </w:r>
        </w:del>
      </w:hyperlink>
      <w:del w:id="672" w:author="PR Preview" w:date="2026-01-01T00:00:00Z">
        <w:r>
          <w:delText xml:space="preserve">.</w:delText>
        </w:r>
      </w:del>
    </w:p>
    <w:p>
      <w:pPr>
        <w:pStyle w:val="Bibliography"/>
      </w:pPr>
      <w:del w:id="673" w:author="PR Preview" w:date="2026-01-01T00:00:00Z">
        <w:r>
          <w:delText xml:space="preserve">Wikipedia contributors. 2026c.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rPr>
            <w:i/>
            <w:iCs/>
          </w:rPr>
          <w:delText xml:space="preserve">Conditional Probability —</w:delText>
        </w:r>
      </w:del>
      <w:del w:id="676" w:author="PR Preview" w:date="2026-01-01T00:00:00Z">
        <w:r>
          <w:rPr>
            <w:i/>
            <w:iCs/>
          </w:rPr>
          <w:delText xml:space="preserve"> </w:delText>
        </w:r>
      </w:del>
      <w:del w:id="677" w:author="PR Preview" w:date="2026-01-01T00:00:00Z">
        <w:r>
          <w:rPr>
            <w:i/>
            <w:iCs/>
          </w:rPr>
          <w:delText xml:space="preserve">Wikipedia</w:delText>
        </w:r>
      </w:del>
      <w:del w:id="678" w:author="PR Preview" w:date="2026-01-01T00:00:00Z">
        <w:r>
          <w:rPr>
            <w:i/>
            <w:iCs/>
          </w:rPr>
          <w:delText xml:space="preserve">,</w:delText>
        </w:r>
      </w:del>
      <w:del w:id="679" w:author="PR Preview" w:date="2026-01-01T00:00:00Z">
        <w:r>
          <w:rPr>
            <w:i/>
            <w:iCs/>
          </w:rPr>
          <w:delText xml:space="preserve"> </w:delText>
        </w:r>
      </w:del>
      <w:del w:id="680" w:author="PR Preview" w:date="2026-01-01T00:00:00Z">
        <w:r>
          <w:rPr>
            <w:i/>
            <w:iCs/>
          </w:rPr>
          <w:delText xml:space="preserve">the Free Encyclopedia</w:delText>
        </w:r>
      </w:del>
      <w:del w:id="681" w:author="PR Preview" w:date="2026-01-01T00:00:00Z">
        <w:r>
          <w:delText xml:space="preserve">.</w:delText>
        </w:r>
      </w:del>
      <w:del w:id="682" w:author="PR Preview" w:date="2026-01-01T00:00:00Z">
        <w:r>
          <w:delText xml:space="preserve"> </w:delText>
        </w:r>
      </w:del>
      <w:hyperlink r:id="rId100">
        <w:del w:id="683" w:author="PR Preview" w:date="2026-01-01T00:00:00Z">
          <w:r>
            <w:rPr>
              <w:rStyle w:val="Hyperlink"/>
            </w:rPr>
            <w:delText xml:space="preserve">https://en.wikipedia.org/wiki/Conditional_probability</w:delText>
          </w:r>
        </w:del>
      </w:hyperlink>
      <w:del w:id="684" w:author="PR Preview" w:date="2026-01-01T00:00:00Z">
        <w:r>
          <w:delText xml:space="preserve">.</w:delText>
        </w:r>
      </w:del>
    </w:p>
    <w:p>
      <w:pPr>
        <w:pStyle w:val="Bibliography"/>
      </w:pPr>
      <w:del w:id="685" w:author="PR Preview" w:date="2026-01-01T00:00:00Z">
        <w:r>
          <w:delText xml:space="preserve">Wikipedia contributors. 2026d.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rPr>
            <w:i/>
            <w:iCs/>
          </w:rPr>
          <w:delText xml:space="preserve">Event (Probability Theory) —</w:delText>
        </w:r>
      </w:del>
      <w:del w:id="688" w:author="PR Preview" w:date="2026-01-01T00:00:00Z">
        <w:r>
          <w:rPr>
            <w:i/>
            <w:iCs/>
          </w:rPr>
          <w:delText xml:space="preserve"> </w:delText>
        </w:r>
      </w:del>
      <w:del w:id="689" w:author="PR Preview" w:date="2026-01-01T00:00:00Z">
        <w:r>
          <w:rPr>
            <w:i/>
            <w:iCs/>
          </w:rPr>
          <w:delText xml:space="preserve">Wikipedia</w:delText>
        </w:r>
      </w:del>
      <w:del w:id="690" w:author="PR Preview" w:date="2026-01-01T00:00:00Z">
        <w:r>
          <w:rPr>
            <w:i/>
            <w:iCs/>
          </w:rPr>
          <w:delText xml:space="preserve">,</w:delText>
        </w:r>
      </w:del>
      <w:del w:id="691" w:author="PR Preview" w:date="2026-01-01T00:00:00Z">
        <w:r>
          <w:rPr>
            <w:i/>
            <w:iCs/>
          </w:rPr>
          <w:delText xml:space="preserve"> </w:delText>
        </w:r>
      </w:del>
      <w:del w:id="692" w:author="PR Preview" w:date="2026-01-01T00:00:00Z">
        <w:r>
          <w:rPr>
            <w:i/>
            <w:iCs/>
          </w:rPr>
          <w:delText xml:space="preserve">the Free Encyclopedia</w:delText>
        </w:r>
      </w:del>
      <w:del w:id="693" w:author="PR Preview" w:date="2026-01-01T00:00:00Z">
        <w:r>
          <w:delText xml:space="preserve">.</w:delText>
        </w:r>
      </w:del>
      <w:del w:id="694" w:author="PR Preview" w:date="2026-01-01T00:00:00Z">
        <w:r>
          <w:delText xml:space="preserve"> </w:delText>
        </w:r>
      </w:del>
      <w:hyperlink r:id="rId92">
        <w:del w:id="695" w:author="PR Preview" w:date="2026-01-01T00:00:00Z">
          <w:r>
            <w:rPr>
              <w:rStyle w:val="Hyperlink"/>
            </w:rPr>
            <w:delText xml:space="preserve">https://en.wikipedia.org/wiki/Event_(probability_theory)</w:delText>
          </w:r>
        </w:del>
      </w:hyperlink>
      <w:del w:id="696" w:author="PR Preview" w:date="2026-01-01T00:00:00Z">
        <w:r>
          <w:delText xml:space="preserve">.</w:delText>
        </w:r>
      </w:del>
    </w:p>
    <w:p>
      <w:pPr>
        <w:pStyle w:val="Bibliography"/>
      </w:pPr>
      <w:del w:id="697" w:author="PR Preview" w:date="2026-01-01T00:00:00Z">
        <w:r>
          <w:delText xml:space="preserve">Wikipedia contributors. 2026e.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rPr>
            <w:i/>
            <w:iCs/>
          </w:rPr>
          <w:delText xml:space="preserve">Experiment (Probability Theory) —</w:delText>
        </w:r>
      </w:del>
      <w:del w:id="700" w:author="PR Preview" w:date="2026-01-01T00:00:00Z">
        <w:r>
          <w:rPr>
            <w:i/>
            <w:iCs/>
          </w:rPr>
          <w:delText xml:space="preserve"> </w:delText>
        </w:r>
      </w:del>
      <w:del w:id="701" w:author="PR Preview" w:date="2026-01-01T00:00:00Z">
        <w:r>
          <w:rPr>
            <w:i/>
            <w:iCs/>
          </w:rPr>
          <w:delText xml:space="preserve">Wikipedia</w:delText>
        </w:r>
      </w:del>
      <w:del w:id="702" w:author="PR Preview" w:date="2026-01-01T00:00:00Z">
        <w:r>
          <w:rPr>
            <w:i/>
            <w:iCs/>
          </w:rPr>
          <w:delText xml:space="preserve">,</w:delText>
        </w:r>
      </w:del>
      <w:del w:id="703" w:author="PR Preview" w:date="2026-01-01T00:00:00Z">
        <w:r>
          <w:rPr>
            <w:i/>
            <w:iCs/>
          </w:rPr>
          <w:delText xml:space="preserve"> </w:delText>
        </w:r>
      </w:del>
      <w:del w:id="704" w:author="PR Preview" w:date="2026-01-01T00:00:00Z">
        <w:r>
          <w:rPr>
            <w:i/>
            <w:iCs/>
          </w:rPr>
          <w:delText xml:space="preserve">the Free Encyclopedia</w:delText>
        </w:r>
      </w:del>
      <w:del w:id="705" w:author="PR Preview" w:date="2026-01-01T00:00:00Z">
        <w:r>
          <w:delText xml:space="preserve">.</w:delText>
        </w:r>
      </w:del>
      <w:del w:id="706" w:author="PR Preview" w:date="2026-01-01T00:00:00Z">
        <w:r>
          <w:delText xml:space="preserve"> </w:delText>
        </w:r>
      </w:del>
      <w:hyperlink r:id="rId88">
        <w:del w:id="707" w:author="PR Preview" w:date="2026-01-01T00:00:00Z">
          <w:r>
            <w:rPr>
              <w:rStyle w:val="Hyperlink"/>
            </w:rPr>
            <w:delText xml:space="preserve">https://en.wikipedia.org/wiki/Experiment_(probability_theory)</w:delText>
          </w:r>
        </w:del>
      </w:hyperlink>
      <w:del w:id="708" w:author="PR Preview" w:date="2026-01-01T00:00:00Z">
        <w:r>
          <w:delText xml:space="preserve">.</w:delText>
        </w:r>
      </w:del>
    </w:p>
    <w:p>
      <w:pPr>
        <w:pStyle w:val="Bibliography"/>
      </w:pPr>
      <w:del w:id="709" w:author="PR Preview" w:date="2026-01-01T00:00:00Z">
        <w:r>
          <w:delText xml:space="preserve">Wikipedia contributors. 2026f.</w:delText>
        </w:r>
      </w:del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rPr>
            <w:i/>
            <w:iCs/>
          </w:rPr>
          <w:delText xml:space="preserve">Law of Total Probability —</w:delText>
        </w:r>
      </w:del>
      <w:del w:id="712" w:author="PR Preview" w:date="2026-01-01T00:00:00Z">
        <w:r>
          <w:rPr>
            <w:i/>
            <w:iCs/>
          </w:rPr>
          <w:delText xml:space="preserve"> </w:delText>
        </w:r>
      </w:del>
      <w:del w:id="713" w:author="PR Preview" w:date="2026-01-01T00:00:00Z">
        <w:r>
          <w:rPr>
            <w:i/>
            <w:iCs/>
          </w:rPr>
          <w:delText xml:space="preserve">Wikipedia</w:delText>
        </w:r>
      </w:del>
      <w:del w:id="714" w:author="PR Preview" w:date="2026-01-01T00:00:00Z">
        <w:r>
          <w:rPr>
            <w:i/>
            <w:iCs/>
          </w:rPr>
          <w:delText xml:space="preserve">,</w:delText>
        </w:r>
      </w:del>
      <w:del w:id="715" w:author="PR Preview" w:date="2026-01-01T00:00:00Z">
        <w:r>
          <w:rPr>
            <w:i/>
            <w:iCs/>
          </w:rPr>
          <w:delText xml:space="preserve"> </w:delText>
        </w:r>
      </w:del>
      <w:del w:id="716" w:author="PR Preview" w:date="2026-01-01T00:00:00Z">
        <w:r>
          <w:rPr>
            <w:i/>
            <w:iCs/>
          </w:rPr>
          <w:delText xml:space="preserve">the Free Encyclopedia</w:delText>
        </w:r>
      </w:del>
      <w:del w:id="717" w:author="PR Preview" w:date="2026-01-01T00:00:00Z">
        <w:r>
          <w:delText xml:space="preserve">.</w:delText>
        </w:r>
      </w:del>
      <w:del w:id="718" w:author="PR Preview" w:date="2026-01-01T00:00:00Z">
        <w:r>
          <w:delText xml:space="preserve"> </w:delText>
        </w:r>
      </w:del>
      <w:hyperlink r:id="rId104">
        <w:del w:id="719" w:author="PR Preview" w:date="2026-01-01T00:00:00Z">
          <w:r>
            <w:rPr>
              <w:rStyle w:val="Hyperlink"/>
            </w:rPr>
            <w:delText xml:space="preserve">https://en.wikipedia.org/wiki/Law_of_total_probability</w:delText>
          </w:r>
        </w:del>
      </w:hyperlink>
      <w:del w:id="720" w:author="PR Preview" w:date="2026-01-01T00:00:00Z">
        <w:r>
          <w:delText xml:space="preserve">.</w:delText>
        </w:r>
      </w:del>
    </w:p>
    <w:p>
      <w:pPr>
        <w:pStyle w:val="Bibliography"/>
      </w:pPr>
      <w:del w:id="721" w:author="PR Preview" w:date="2026-01-01T00:00:00Z">
        <w:r>
          <w:delText xml:space="preserve">Wikipedia contributors. 2026g.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rPr>
            <w:i/>
            <w:iCs/>
          </w:rPr>
          <w:delText xml:space="preserve">Probability Axioms —</w:delText>
        </w:r>
      </w:del>
      <w:del w:id="724" w:author="PR Preview" w:date="2026-01-01T00:00:00Z">
        <w:r>
          <w:rPr>
            <w:i/>
            <w:iCs/>
          </w:rPr>
          <w:delText xml:space="preserve"> </w:delText>
        </w:r>
      </w:del>
      <w:del w:id="725" w:author="PR Preview" w:date="2026-01-01T00:00:00Z">
        <w:r>
          <w:rPr>
            <w:i/>
            <w:iCs/>
          </w:rPr>
          <w:delText xml:space="preserve">Wikipedia</w:delText>
        </w:r>
      </w:del>
      <w:del w:id="726" w:author="PR Preview" w:date="2026-01-01T00:00:00Z">
        <w:r>
          <w:rPr>
            <w:i/>
            <w:iCs/>
          </w:rPr>
          <w:delText xml:space="preserve">,</w:delText>
        </w:r>
      </w:del>
      <w:del w:id="727" w:author="PR Preview" w:date="2026-01-01T00:00:00Z">
        <w:r>
          <w:rPr>
            <w:i/>
            <w:iCs/>
          </w:rPr>
          <w:delText xml:space="preserve"> </w:delText>
        </w:r>
      </w:del>
      <w:del w:id="728" w:author="PR Preview" w:date="2026-01-01T00:00:00Z">
        <w:r>
          <w:rPr>
            <w:i/>
            <w:iCs/>
          </w:rPr>
          <w:delText xml:space="preserve">the Free Encyclopedia</w:delText>
        </w:r>
      </w:del>
      <w:del w:id="729" w:author="PR Preview" w:date="2026-01-01T00:00:00Z">
        <w:r>
          <w:delText xml:space="preserve">.</w:delText>
        </w:r>
      </w:del>
      <w:del w:id="730" w:author="PR Preview" w:date="2026-01-01T00:00:00Z">
        <w:r>
          <w:delText xml:space="preserve"> </w:delText>
        </w:r>
      </w:del>
      <w:hyperlink r:id="rId98">
        <w:del w:id="731" w:author="PR Preview" w:date="2026-01-01T00:00:00Z">
          <w:r>
            <w:rPr>
              <w:rStyle w:val="Hyperlink"/>
            </w:rPr>
            <w:delText xml:space="preserve">https://en.wikipedia.org/wiki/Probability_axioms</w:delText>
          </w:r>
        </w:del>
      </w:hyperlink>
      <w:del w:id="732" w:author="PR Preview" w:date="2026-01-01T00:00:00Z">
        <w:r>
          <w:delText xml:space="preserve">.</w:delText>
        </w:r>
      </w:del>
    </w:p>
    <w:p>
      <w:pPr>
        <w:pStyle w:val="Bibliography"/>
      </w:pPr>
      <w:del w:id="733" w:author="PR Preview" w:date="2026-01-01T00:00:00Z">
        <w:r>
          <w:delText xml:space="preserve">Wikipedia contributors. 2026h.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rPr>
            <w:i/>
            <w:iCs/>
          </w:rPr>
          <w:delText xml:space="preserve">Probability Space —</w:delText>
        </w:r>
      </w:del>
      <w:del w:id="736" w:author="PR Preview" w:date="2026-01-01T00:00:00Z">
        <w:r>
          <w:rPr>
            <w:i/>
            <w:iCs/>
          </w:rPr>
          <w:delText xml:space="preserve"> </w:delText>
        </w:r>
      </w:del>
      <w:del w:id="737" w:author="PR Preview" w:date="2026-01-01T00:00:00Z">
        <w:r>
          <w:rPr>
            <w:i/>
            <w:iCs/>
          </w:rPr>
          <w:delText xml:space="preserve">Wikipedia</w:delText>
        </w:r>
      </w:del>
      <w:del w:id="738" w:author="PR Preview" w:date="2026-01-01T00:00:00Z">
        <w:r>
          <w:rPr>
            <w:i/>
            <w:iCs/>
          </w:rPr>
          <w:delText xml:space="preserve">,</w:delText>
        </w:r>
      </w:del>
      <w:del w:id="739" w:author="PR Preview" w:date="2026-01-01T00:00:00Z">
        <w:r>
          <w:rPr>
            <w:i/>
            <w:iCs/>
          </w:rPr>
          <w:delText xml:space="preserve"> </w:delText>
        </w:r>
      </w:del>
      <w:del w:id="740" w:author="PR Preview" w:date="2026-01-01T00:00:00Z">
        <w:r>
          <w:rPr>
            <w:i/>
            <w:iCs/>
          </w:rPr>
          <w:delText xml:space="preserve">the Free Encyclopedia</w:delText>
        </w:r>
      </w:del>
      <w:del w:id="741" w:author="PR Preview" w:date="2026-01-01T00:00:00Z">
        <w:r>
          <w:delText xml:space="preserve">.</w:delText>
        </w:r>
      </w:del>
      <w:del w:id="742" w:author="PR Preview" w:date="2026-01-01T00:00:00Z">
        <w:r>
          <w:delText xml:space="preserve"> </w:delText>
        </w:r>
      </w:del>
      <w:hyperlink r:id="rId96">
        <w:del w:id="743" w:author="PR Preview" w:date="2026-01-01T00:00:00Z">
          <w:r>
            <w:rPr>
              <w:rStyle w:val="Hyperlink"/>
            </w:rPr>
            <w:delText xml:space="preserve">https://en.wikipedia.org/wiki/Probability_space</w:delText>
          </w:r>
        </w:del>
      </w:hyperlink>
      <w:del w:id="744" w:author="PR Preview" w:date="2026-01-01T00:00:00Z">
        <w:r>
          <w:delText xml:space="preserve">.</w:delText>
        </w:r>
      </w:del>
    </w:p>
    <w:p>
      <w:pPr>
        <w:pStyle w:val="Bibliography"/>
      </w:pPr>
      <w:del w:id="745" w:author="PR Preview" w:date="2026-01-01T00:00:00Z">
        <w:r>
          <w:delText xml:space="preserve">Wikipedia contributors. 2026i.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rPr>
            <w:i/>
            <w:iCs/>
          </w:rPr>
          <w:delText xml:space="preserve">Sample Space —</w:delText>
        </w:r>
      </w:del>
      <w:del w:id="748" w:author="PR Preview" w:date="2026-01-01T00:00:00Z">
        <w:r>
          <w:rPr>
            <w:i/>
            <w:iCs/>
          </w:rPr>
          <w:delText xml:space="preserve"> </w:delText>
        </w:r>
      </w:del>
      <w:del w:id="749" w:author="PR Preview" w:date="2026-01-01T00:00:00Z">
        <w:r>
          <w:rPr>
            <w:i/>
            <w:iCs/>
          </w:rPr>
          <w:delText xml:space="preserve">Wikipedia</w:delText>
        </w:r>
      </w:del>
      <w:del w:id="750" w:author="PR Preview" w:date="2026-01-01T00:00:00Z">
        <w:r>
          <w:rPr>
            <w:i/>
            <w:iCs/>
          </w:rPr>
          <w:delText xml:space="preserve">,</w:delText>
        </w:r>
      </w:del>
      <w:del w:id="751" w:author="PR Preview" w:date="2026-01-01T00:00:00Z">
        <w:r>
          <w:rPr>
            <w:i/>
            <w:iCs/>
          </w:rPr>
          <w:delText xml:space="preserve"> </w:delText>
        </w:r>
      </w:del>
      <w:del w:id="752" w:author="PR Preview" w:date="2026-01-01T00:00:00Z">
        <w:r>
          <w:rPr>
            <w:i/>
            <w:iCs/>
          </w:rPr>
          <w:delText xml:space="preserve">the Free Encyclopedia</w:delText>
        </w:r>
      </w:del>
      <w:del w:id="753" w:author="PR Preview" w:date="2026-01-01T00:00:00Z">
        <w:r>
          <w:delText xml:space="preserve">.</w:delText>
        </w:r>
      </w:del>
      <w:del w:id="754" w:author="PR Preview" w:date="2026-01-01T00:00:00Z">
        <w:r>
          <w:delText xml:space="preserve"> </w:delText>
        </w:r>
      </w:del>
      <w:hyperlink r:id="rId90">
        <w:del w:id="755" w:author="PR Preview" w:date="2026-01-01T00:00:00Z">
          <w:r>
            <w:rPr>
              <w:rStyle w:val="Hyperlink"/>
            </w:rPr>
            <w:delText xml:space="preserve">https://en.wikipedia.org/wiki/Sample_space</w:delText>
          </w:r>
        </w:del>
      </w:hyperlink>
      <w:del w:id="756" w:author="PR Preview" w:date="2026-01-01T00:00:00Z">
        <w:r>
          <w:delText xml:space="preserve">.</w:delText>
        </w:r>
      </w:del>
    </w:p>
    <w:p>
      <w:pPr>
        <w:pStyle w:val="Bibliography"/>
      </w:pPr>
      <w:ins w:id="757" w:author="PR Preview" w:date="2026-01-01T00:00:00Z">
        <w:r>
          <w:t xml:space="preserve">[1]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	</w:t>
        </w:r>
      </w:ins>
      <w:ins w:id="760" w:author="PR Preview" w:date="2026-01-01T00:00:00Z">
        <w:r>
          <w:t xml:space="preserve">Wikipedia contributors,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“Experiment (probability theory) —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Wikipedia</w:t>
        </w:r>
      </w:ins>
      <w:ins w:id="765" w:author="PR Preview" w:date="2026-01-01T00:00:00Z">
        <w:r>
          <w:t xml:space="preserve">,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the free encyclopedia.”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2026. Available:</w:t>
        </w:r>
      </w:ins>
      <w:ins w:id="770" w:author="PR Preview" w:date="2026-01-01T00:00:00Z">
        <w:r>
          <w:t xml:space="preserve"> </w:t>
        </w:r>
      </w:ins>
      <w:hyperlink r:id="rId88">
        <w:ins w:id="771" w:author="PR Preview" w:date="2026-01-01T00:00:00Z">
          <w:r>
            <w:rPr>
              <w:rStyle w:val="Hyperlink"/>
            </w:rPr>
            <w:t xml:space="preserve">https://en.wikipedia.org/wiki/Experiment_(probability_theory)</w:t>
          </w:r>
        </w:ins>
      </w:hyperlink>
    </w:p>
    <w:bookmarkEnd w:id="89"/>
    <w:bookmarkStart w:id="91" w:name="ref-wikipedia_sample_space"/>
    <w:p>
      <w:pPr>
        <w:pStyle w:val="Bibliography"/>
      </w:pPr>
      <w:ins w:id="772" w:author="PR Preview" w:date="2026-01-01T00:00:00Z">
        <w:r>
          <w:t xml:space="preserve">[2]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	</w:t>
        </w:r>
      </w:ins>
      <w:ins w:id="775" w:author="PR Preview" w:date="2026-01-01T00:00:00Z">
        <w:r>
          <w:t xml:space="preserve">Wikipedia contributors,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“Sample space —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Wikipedia</w:t>
        </w:r>
      </w:ins>
      <w:ins w:id="780" w:author="PR Preview" w:date="2026-01-01T00:00:00Z">
        <w:r>
          <w:t xml:space="preserve">,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the free encyclopedia.”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2026. Available:</w:t>
        </w:r>
      </w:ins>
      <w:ins w:id="785" w:author="PR Preview" w:date="2026-01-01T00:00:00Z">
        <w:r>
          <w:t xml:space="preserve"> </w:t>
        </w:r>
      </w:ins>
      <w:hyperlink r:id="rId90">
        <w:ins w:id="786" w:author="PR Preview" w:date="2026-01-01T00:00:00Z">
          <w:r>
            <w:rPr>
              <w:rStyle w:val="Hyperlink"/>
            </w:rPr>
            <w:t xml:space="preserve">https://en.wikipedia.org/wiki/Sample_space</w:t>
          </w:r>
        </w:ins>
      </w:hyperlink>
    </w:p>
    <w:bookmarkEnd w:id="91"/>
    <w:bookmarkStart w:id="93" w:name="ref-wikipedia_event_probability_theory"/>
    <w:p>
      <w:pPr>
        <w:pStyle w:val="Bibliography"/>
      </w:pPr>
      <w:ins w:id="787" w:author="PR Preview" w:date="2026-01-01T00:00:00Z">
        <w:r>
          <w:t xml:space="preserve">[3]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	</w:t>
        </w:r>
      </w:ins>
      <w:ins w:id="790" w:author="PR Preview" w:date="2026-01-01T00:00:00Z">
        <w:r>
          <w:t xml:space="preserve">Wikipedia contributors,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“Event (probability theory) —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Wikipedia</w:t>
        </w:r>
      </w:ins>
      <w:ins w:id="795" w:author="PR Preview" w:date="2026-01-01T00:00:00Z">
        <w:r>
          <w:t xml:space="preserve">,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the free encyclopedia.”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2026. Available:</w:t>
        </w:r>
      </w:ins>
      <w:ins w:id="800" w:author="PR Preview" w:date="2026-01-01T00:00:00Z">
        <w:r>
          <w:t xml:space="preserve"> </w:t>
        </w:r>
      </w:ins>
      <w:hyperlink r:id="rId92">
        <w:ins w:id="801" w:author="PR Preview" w:date="2026-01-01T00:00:00Z">
          <w:r>
            <w:rPr>
              <w:rStyle w:val="Hyperlink"/>
            </w:rPr>
            <w:t xml:space="preserve">https://en.wikipedia.org/wiki/Event_(probability_theory)</w:t>
          </w:r>
        </w:ins>
      </w:hyperlink>
    </w:p>
    <w:bookmarkEnd w:id="93"/>
    <w:bookmarkStart w:id="95" w:name="ref-CaseBerg01"/>
    <w:p>
      <w:pPr>
        <w:pStyle w:val="Bibliography"/>
      </w:pPr>
      <w:ins w:id="802" w:author="PR Preview" w:date="2026-01-01T00:00:00Z">
        <w:r>
          <w:t xml:space="preserve">[4]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	</w:t>
        </w:r>
      </w:ins>
      <w:ins w:id="805" w:author="PR Preview" w:date="2026-01-01T00:00:00Z">
        <w:r>
          <w:t xml:space="preserve">G. Casella and R. Berger,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rPr>
            <w:i/>
            <w:iCs/>
          </w:rPr>
          <w:t xml:space="preserve">Statistical inference</w:t>
        </w:r>
      </w:ins>
      <w:ins w:id="808" w:author="PR Preview" w:date="2026-01-01T00:00:00Z">
        <w:r>
          <w:t xml:space="preserve">, 2nd ed. Cengage Learning, 2002. Available:</w:t>
        </w:r>
      </w:ins>
      <w:ins w:id="809" w:author="PR Preview" w:date="2026-01-01T00:00:00Z">
        <w:r>
          <w:t xml:space="preserve"> </w:t>
        </w:r>
      </w:ins>
      <w:hyperlink r:id="rId94">
        <w:ins w:id="810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95"/>
    <w:bookmarkStart w:id="97" w:name="ref-wikipedia_probability_space"/>
    <w:p>
      <w:pPr>
        <w:pStyle w:val="Bibliography"/>
      </w:pPr>
      <w:ins w:id="811" w:author="PR Preview" w:date="2026-01-01T00:00:00Z">
        <w:r>
          <w:t xml:space="preserve">[5]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	</w:t>
        </w:r>
      </w:ins>
      <w:ins w:id="814" w:author="PR Preview" w:date="2026-01-01T00:00:00Z">
        <w:r>
          <w:t xml:space="preserve">Wikipedia contributors,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“Probability space —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Wikipedia</w:t>
        </w:r>
      </w:ins>
      <w:ins w:id="819" w:author="PR Preview" w:date="2026-01-01T00:00:00Z">
        <w:r>
          <w:t xml:space="preserve">,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the free encyclopedia.”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2026. Available:</w:t>
        </w:r>
      </w:ins>
      <w:ins w:id="824" w:author="PR Preview" w:date="2026-01-01T00:00:00Z">
        <w:r>
          <w:t xml:space="preserve"> </w:t>
        </w:r>
      </w:ins>
      <w:hyperlink r:id="rId96">
        <w:ins w:id="825" w:author="PR Preview" w:date="2026-01-01T00:00:00Z">
          <w:r>
            <w:rPr>
              <w:rStyle w:val="Hyperlink"/>
            </w:rPr>
            <w:t xml:space="preserve">https://en.wikipedia.org/wiki/Probability_space</w:t>
          </w:r>
        </w:ins>
      </w:hyperlink>
    </w:p>
    <w:bookmarkEnd w:id="97"/>
    <w:bookmarkStart w:id="99" w:name="ref-wikipedia_probability_axioms"/>
    <w:p>
      <w:pPr>
        <w:pStyle w:val="Bibliography"/>
      </w:pPr>
      <w:ins w:id="826" w:author="PR Preview" w:date="2026-01-01T00:00:00Z">
        <w:r>
          <w:t xml:space="preserve">[6]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	</w:t>
        </w:r>
      </w:ins>
      <w:ins w:id="829" w:author="PR Preview" w:date="2026-01-01T00:00:00Z">
        <w:r>
          <w:t xml:space="preserve">Wikipedia contributors,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“Probability axioms —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Wikipedia</w:t>
        </w:r>
      </w:ins>
      <w:ins w:id="834" w:author="PR Preview" w:date="2026-01-01T00:00:00Z">
        <w:r>
          <w:t xml:space="preserve">,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the free encyclopedia.”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2026. Available:</w:t>
        </w:r>
      </w:ins>
      <w:ins w:id="839" w:author="PR Preview" w:date="2026-01-01T00:00:00Z">
        <w:r>
          <w:t xml:space="preserve"> </w:t>
        </w:r>
      </w:ins>
      <w:hyperlink r:id="rId98">
        <w:ins w:id="840" w:author="PR Preview" w:date="2026-01-01T00:00:00Z">
          <w:r>
            <w:rPr>
              <w:rStyle w:val="Hyperlink"/>
            </w:rPr>
            <w:t xml:space="preserve">https://en.wikipedia.org/wiki/Probability_axioms</w:t>
          </w:r>
        </w:ins>
      </w:hyperlink>
    </w:p>
    <w:bookmarkEnd w:id="99"/>
    <w:bookmarkStart w:id="101" w:name="ref-wikipedia_conditional_probability"/>
    <w:p>
      <w:pPr>
        <w:pStyle w:val="Bibliography"/>
      </w:pPr>
      <w:ins w:id="841" w:author="PR Preview" w:date="2026-01-01T00:00:00Z">
        <w:r>
          <w:t xml:space="preserve">[7]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	</w:t>
        </w:r>
      </w:ins>
      <w:ins w:id="844" w:author="PR Preview" w:date="2026-01-01T00:00:00Z">
        <w:r>
          <w:t xml:space="preserve">Wikipedia contributors,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“Conditional probability —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Wikipedia</w:t>
        </w:r>
      </w:ins>
      <w:ins w:id="849" w:author="PR Preview" w:date="2026-01-01T00:00:00Z">
        <w:r>
          <w:t xml:space="preserve">,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the free encyclopedia.”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2026. Available:</w:t>
        </w:r>
      </w:ins>
      <w:ins w:id="854" w:author="PR Preview" w:date="2026-01-01T00:00:00Z">
        <w:r>
          <w:t xml:space="preserve"> </w:t>
        </w:r>
      </w:ins>
      <w:hyperlink r:id="rId100">
        <w:ins w:id="855" w:author="PR Preview" w:date="2026-01-01T00:00:00Z">
          <w:r>
            <w:rPr>
              <w:rStyle w:val="Hyperlink"/>
            </w:rPr>
            <w:t xml:space="preserve">https://en.wikipedia.org/wiki/Conditional_probability</w:t>
          </w:r>
        </w:ins>
      </w:hyperlink>
    </w:p>
    <w:bookmarkEnd w:id="101"/>
    <w:bookmarkStart w:id="103" w:name="ref-ross-probsim"/>
    <w:p>
      <w:pPr>
        <w:pStyle w:val="Bibliography"/>
      </w:pPr>
      <w:ins w:id="856" w:author="PR Preview" w:date="2026-01-01T00:00:00Z">
        <w:r>
          <w:t xml:space="preserve">[8]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	</w:t>
        </w:r>
      </w:ins>
      <w:ins w:id="859" w:author="PR Preview" w:date="2026-01-01T00:00:00Z">
        <w:r>
          <w:t xml:space="preserve">K. Ross,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“An introduction to probability and simulation.”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Bookdown, 2022. Available:</w:t>
        </w:r>
      </w:ins>
      <w:ins w:id="864" w:author="PR Preview" w:date="2026-01-01T00:00:00Z">
        <w:r>
          <w:t xml:space="preserve"> </w:t>
        </w:r>
      </w:ins>
      <w:hyperlink r:id="rId102">
        <w:ins w:id="865" w:author="PR Preview" w:date="2026-01-01T00:00:00Z">
          <w:r>
            <w:rPr>
              <w:rStyle w:val="Hyperlink"/>
            </w:rPr>
            <w:t xml:space="preserve">https://bookdown.org/kevin_davisross/probsim-book/</w:t>
          </w:r>
        </w:ins>
      </w:hyperlink>
    </w:p>
    <w:bookmarkEnd w:id="103"/>
    <w:bookmarkStart w:id="105" w:name="ref-wikipedia_law_of_total_probability"/>
    <w:p>
      <w:pPr>
        <w:pStyle w:val="Bibliography"/>
      </w:pPr>
      <w:ins w:id="866" w:author="PR Preview" w:date="2026-01-01T00:00:00Z">
        <w:r>
          <w:t xml:space="preserve">[9]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	</w:t>
        </w:r>
      </w:ins>
      <w:ins w:id="869" w:author="PR Preview" w:date="2026-01-01T00:00:00Z">
        <w:r>
          <w:t xml:space="preserve">Wikipedia contributors,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“Law of total probability —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Wikipedia</w:t>
        </w:r>
      </w:ins>
      <w:ins w:id="874" w:author="PR Preview" w:date="2026-01-01T00:00:00Z">
        <w:r>
          <w:t xml:space="preserve">,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the free encyclopedia.”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2026. Available:</w:t>
        </w:r>
      </w:ins>
      <w:ins w:id="879" w:author="PR Preview" w:date="2026-01-01T00:00:00Z">
        <w:r>
          <w:t xml:space="preserve"> </w:t>
        </w:r>
      </w:ins>
      <w:hyperlink r:id="rId104">
        <w:ins w:id="880" w:author="PR Preview" w:date="2026-01-01T00:00:00Z">
          <w:r>
            <w:rPr>
              <w:rStyle w:val="Hyperlink"/>
            </w:rPr>
            <w:t xml:space="preserve">https://en.wikipedia.org/wiki/Law_of_total_probability</w:t>
          </w:r>
        </w:ins>
      </w:hyperlink>
    </w:p>
    <w:bookmarkEnd w:id="105"/>
    <w:bookmarkStart w:id="107" w:name="ref-wikipedia_bayes_theorem"/>
    <w:p>
      <w:pPr>
        <w:pStyle w:val="Bibliography"/>
      </w:pPr>
      <w:ins w:id="881" w:author="PR Preview" w:date="2026-01-01T00:00:00Z">
        <w:r>
          <w:t xml:space="preserve">[10]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	</w:t>
        </w:r>
      </w:ins>
      <w:ins w:id="884" w:author="PR Preview" w:date="2026-01-01T00:00:00Z">
        <w:r>
          <w:t xml:space="preserve">Wikipedia contributors,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“Bayes’ theorem —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Wikipedia</w:t>
        </w:r>
      </w:ins>
      <w:ins w:id="889" w:author="PR Preview" w:date="2026-01-01T00:00:00Z">
        <w:r>
          <w:t xml:space="preserve">,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the free encyclopedia.”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2026. Available:</w:t>
        </w:r>
      </w:ins>
      <w:ins w:id="894" w:author="PR Preview" w:date="2026-01-01T00:00:00Z">
        <w:r>
          <w:t xml:space="preserve"> </w:t>
        </w:r>
      </w:ins>
      <w:hyperlink r:id="rId106">
        <w:ins w:id="895" w:author="PR Preview" w:date="2026-01-01T00:00:00Z">
          <w:r>
            <w:rPr>
              <w:rStyle w:val="Hyperlink"/>
            </w:rPr>
            <w:t xml:space="preserve">https://en.wikipedia.org/wiki/Bayes%27_theorem</w:t>
          </w:r>
        </w:ins>
      </w:hyperlink>
    </w:p>
    <w:bookmarkEnd w:id="107"/>
    <w:bookmarkStart w:id="108" w:name="ref-hutchinson2024data471"/>
    <w:p>
      <w:pPr>
        <w:pStyle w:val="Bibliography"/>
      </w:pPr>
      <w:ins w:id="896" w:author="PR Preview" w:date="2026-01-01T00:00:00Z">
        <w:r>
          <w:t xml:space="preserve">[11]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	</w:t>
        </w:r>
      </w:ins>
      <w:ins w:id="899" w:author="PR Preview" w:date="2026-01-01T00:00:00Z">
        <w:r>
          <w:t xml:space="preserve">B. Hutchinson,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“</w:t>
        </w:r>
      </w:ins>
      <w:ins w:id="902" w:author="PR Preview" w:date="2026-01-01T00:00:00Z">
        <w:r>
          <w:t xml:space="preserve">DATA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471/571: Machine learning.”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Western Washington University, 2024.</w:t>
        </w:r>
      </w:ins>
    </w:p>
    <w:bookmarkEnd w:id="108"/>
    <w:bookmarkStart w:id="110" w:name="ref-hutchinson_wwu_ml_videos"/>
    <w:p>
      <w:pPr>
        <w:pStyle w:val="Bibliography"/>
      </w:pPr>
      <w:ins w:id="907" w:author="PR Preview" w:date="2026-01-01T00:00:00Z">
        <w:r>
          <w:t xml:space="preserve">[12]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	</w:t>
        </w:r>
      </w:ins>
      <w:ins w:id="910" w:author="PR Preview" w:date="2026-01-01T00:00:00Z">
        <w:r>
          <w:t xml:space="preserve">B. Hutchinson,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“</w:t>
        </w:r>
      </w:ins>
      <w:ins w:id="913" w:author="PR Preview" w:date="2026-01-01T00:00:00Z">
        <w:r>
          <w:t xml:space="preserve">DATA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471/571 (machine learning) and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CSCI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481/581 (deep learning) video lectures.”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Western Washington University. Accessed: Sep. 28, 2026. [Online]. Available:</w:t>
        </w:r>
      </w:ins>
      <w:ins w:id="922" w:author="PR Preview" w:date="2026-01-01T00:00:00Z">
        <w:r>
          <w:t xml:space="preserve"> </w:t>
        </w:r>
      </w:ins>
      <w:hyperlink r:id="rId109">
        <w:ins w:id="923" w:author="PR Preview" w:date="2026-01-01T00:00:00Z">
          <w:r>
            <w:rPr>
              <w:rStyle w:val="Hyperlink"/>
            </w:rPr>
            <w:t xml:space="preserve">https://facultyweb.cs.wwu.edu/~hutchib2/video_lectures/data371/</w:t>
          </w:r>
        </w:ins>
      </w:hyperlink>
    </w:p>
    <w:bookmarkEnd w:id="110"/>
    <w:bookmarkStart w:id="112" w:name="ref-fiveminuteai_probstat"/>
    <w:p>
      <w:pPr>
        <w:pStyle w:val="Bibliography"/>
      </w:pPr>
      <w:ins w:id="924" w:author="PR Preview" w:date="2026-01-01T00:00:00Z">
        <w:r>
          <w:t xml:space="preserve">[13]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	</w:t>
        </w:r>
      </w:ins>
      <w:ins w:id="927" w:author="PR Preview" w:date="2026-01-01T00:00:00Z">
        <w:r>
          <w:t xml:space="preserve">5MinuteAI,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“Probability &amp; statistics.”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Video playlist on YouTube. Accessed: Oct. 12, 2026. [Online]. Available:</w:t>
        </w:r>
      </w:ins>
      <w:ins w:id="932" w:author="PR Preview" w:date="2026-01-01T00:00:00Z">
        <w:r>
          <w:t xml:space="preserve"> </w:t>
        </w:r>
      </w:ins>
      <w:hyperlink r:id="rId111">
        <w:ins w:id="933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</w:p>
    <w:bookmarkEnd w:id="112"/>
    <w:bookmarkStart w:id="114" w:name="ref-wikipedia_base_rate_fallacy"/>
    <w:p>
      <w:pPr>
        <w:pStyle w:val="Bibliography"/>
      </w:pPr>
      <w:ins w:id="934" w:author="PR Preview" w:date="2026-01-01T00:00:00Z">
        <w:r>
          <w:t xml:space="preserve">[14]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	</w:t>
        </w:r>
      </w:ins>
      <w:ins w:id="937" w:author="PR Preview" w:date="2026-01-01T00:00:00Z">
        <w:r>
          <w:t xml:space="preserve">Wikipedia contributors,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“Base rate fallacy —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Wikipedia</w:t>
        </w:r>
      </w:ins>
      <w:ins w:id="942" w:author="PR Preview" w:date="2026-01-01T00:00:00Z">
        <w:r>
          <w:t xml:space="preserve">,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the free encyclopedia.”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2026. Available:</w:t>
        </w:r>
      </w:ins>
      <w:ins w:id="947" w:author="PR Preview" w:date="2026-01-01T00:00:00Z">
        <w:r>
          <w:t xml:space="preserve"> </w:t>
        </w:r>
      </w:ins>
      <w:hyperlink r:id="rId113">
        <w:ins w:id="948" w:author="PR Preview" w:date="2026-01-01T00:00:00Z">
          <w:r>
            <w:rPr>
              <w:rStyle w:val="Hyperlink"/>
            </w:rPr>
            <w:t xml:space="preserve">https://en.wikipedia.org/wiki/Base_rate_fallacy</w:t>
          </w:r>
        </w:ins>
      </w:hyperlink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19" Type="http://schemas.openxmlformats.org/officeDocument/2006/relationships/hyperlink" Target="data/auto.csv" TargetMode="External"/><Relationship Id="rId102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en.wikipedia.org/wiki/Base_rate_fallacy" TargetMode="External"/><Relationship Id="rId106" Type="http://schemas.openxmlformats.org/officeDocument/2006/relationships/hyperlink" Target="https://en.wikipedia.org/wiki/Bayes%27_theorem" TargetMode="External"/><Relationship Id="rId100" Type="http://schemas.openxmlformats.org/officeDocument/2006/relationships/hyperlink" Target="https://en.wikipedia.org/wiki/Conditional_probability" TargetMode="External"/><Relationship Id="rId92" Type="http://schemas.openxmlformats.org/officeDocument/2006/relationships/hyperlink" Target="https://en.wikipedia.org/wiki/Event_(probability_theory)" TargetMode="External"/><Relationship Id="rId88" Type="http://schemas.openxmlformats.org/officeDocument/2006/relationships/hyperlink" Target="https://en.wikipedia.org/wiki/Experiment_(probability_theory)" TargetMode="External"/><Relationship Id="rId104" Type="http://schemas.openxmlformats.org/officeDocument/2006/relationships/hyperlink" Target="https://en.wikipedia.org/wiki/Law_of_total_probability" TargetMode="External"/><Relationship Id="rId98" Type="http://schemas.openxmlformats.org/officeDocument/2006/relationships/hyperlink" Target="https://en.wikipedia.org/wiki/Probability_axioms" TargetMode="External"/><Relationship Id="rId96" Type="http://schemas.openxmlformats.org/officeDocument/2006/relationships/hyperlink" Target="https://en.wikipedia.org/wiki/Probability_space" TargetMode="External"/><Relationship Id="rId90" Type="http://schemas.openxmlformats.org/officeDocument/2006/relationships/hyperlink" Target="https://en.wikipedia.org/wiki/Sample_space" TargetMode="External"/><Relationship Id="rId109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02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en.wikipedia.org/wiki/Base_rate_fallacy" TargetMode="External"/><Relationship Id="rId106" Type="http://schemas.openxmlformats.org/officeDocument/2006/relationships/hyperlink" Target="https://en.wikipedia.org/wiki/Bayes%27_theorem" TargetMode="External"/><Relationship Id="rId100" Type="http://schemas.openxmlformats.org/officeDocument/2006/relationships/hyperlink" Target="https://en.wikipedia.org/wiki/Conditional_probability" TargetMode="External"/><Relationship Id="rId92" Type="http://schemas.openxmlformats.org/officeDocument/2006/relationships/hyperlink" Target="https://en.wikipedia.org/wiki/Event_(probability_theory)" TargetMode="External"/><Relationship Id="rId88" Type="http://schemas.openxmlformats.org/officeDocument/2006/relationships/hyperlink" Target="https://en.wikipedia.org/wiki/Experiment_(probability_theory)" TargetMode="External"/><Relationship Id="rId104" Type="http://schemas.openxmlformats.org/officeDocument/2006/relationships/hyperlink" Target="https://en.wikipedia.org/wiki/Law_of_total_probability" TargetMode="External"/><Relationship Id="rId98" Type="http://schemas.openxmlformats.org/officeDocument/2006/relationships/hyperlink" Target="https://en.wikipedia.org/wiki/Probability_axioms" TargetMode="External"/><Relationship Id="rId96" Type="http://schemas.openxmlformats.org/officeDocument/2006/relationships/hyperlink" Target="https://en.wikipedia.org/wiki/Probability_space" TargetMode="External"/><Relationship Id="rId90" Type="http://schemas.openxmlformats.org/officeDocument/2006/relationships/hyperlink" Target="https://en.wikipedia.org/wiki/Sample_space" TargetMode="External"/><Relationship Id="rId109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2026-10-18T08:26:05Z</dcterms:created>
  <dcterms:modified xsi:type="dcterms:W3CDTF">2026-10-18T08:26:05Z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01:16:25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