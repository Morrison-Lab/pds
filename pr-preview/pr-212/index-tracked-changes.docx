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01:16:25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del w:id="3" w:author="PR Preview" w:date="2026-01-01T00:00:00Z">
        <w:r>
          <w:rPr>
            <w:b/>
            <w:bCs/>
          </w:rPr>
          <w:delText xml:space="preserve">Harvard University Stat 110</w:delText>
        </w:r>
      </w:del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hyperlink r:id="rId28">
        <w:del w:id="6" w:author="PR Preview" w:date="2026-01-01T00:00:00Z">
          <w:r>
            <w:rPr>
              <w:rStyle w:val="Hyperlink"/>
              <w:i/>
              <w:iCs/>
            </w:rPr>
            <w:delText xml:space="preserve">Introduction to Probability</w:delText>
          </w:r>
        </w:del>
      </w:hyperlink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(Joseph K. Blitzstein; companion textbook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Blitzstein and Hwang (2019)</w:delText>
        </w:r>
      </w:del>
      <w:del w:id="11" w:author="PR Preview" w:date="2026-01-01T00:00:00Z">
        <w:r>
          <w:delText xml:space="preserve">, online at</w:delText>
        </w:r>
      </w:del>
      <w:del w:id="12" w:author="PR Preview" w:date="2026-01-01T00:00:00Z">
        <w:r>
          <w:delText xml:space="preserve"> </w:delText>
        </w:r>
      </w:del>
      <w:hyperlink r:id="rId29">
        <w:del w:id="13" w:author="PR Preview" w:date="2026-01-01T00:00:00Z">
          <w:r>
            <w:rPr>
              <w:rStyle w:val="Hyperlink"/>
            </w:rPr>
            <w:delText xml:space="preserve">probabilitybook.net</w:delText>
          </w:r>
        </w:del>
      </w:hyperlink>
      <w:del w:id="14" w:author="PR Preview" w:date="2026-01-01T00:00:00Z">
        <w:r>
          <w:delText xml:space="preserve">) covers conditioning, distributions, transform methods, and Markov chains with an emphasis on intuitive storytelling.</w:delText>
        </w:r>
      </w:del>
    </w:p>
    <w:p>
      <w:pPr>
        <w:pStyle w:val="Compact"/>
        <w:numPr>
          <w:ilvl w:val="0"/>
          <w:numId w:val="1002"/>
        </w:numPr>
      </w:pPr>
      <w:ins w:id="15" w:author="PR Preview" w:date="2026-01-01T00:00:00Z">
        <w:r>
          <w:rPr>
            <w:b/>
            <w:bCs/>
          </w:rPr>
          <w:t xml:space="preserve">Harvard University Stat 110</w:t>
        </w:r>
      </w:ins>
      <w:ins w:id="16" w:author="PR Preview" w:date="2026-01-01T00:00:00Z">
        <w:r>
          <w:t xml:space="preserve">:</w:t>
        </w:r>
      </w:ins>
      <w:ins w:id="17" w:author="PR Preview" w:date="2026-01-01T00:00:00Z">
        <w:r>
          <w:t xml:space="preserve"> </w:t>
        </w:r>
      </w:ins>
      <w:hyperlink r:id="rId28">
        <w:ins w:id="18" w:author="PR Preview" w:date="2026-01-01T00:00:00Z">
          <w:r>
            <w:rPr>
              <w:rStyle w:val="Hyperlink"/>
              <w:i/>
              <w:iCs/>
            </w:rPr>
            <w:t xml:space="preserve">Introduction to Probability</w:t>
          </w:r>
        </w:ins>
      </w:hyperlink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(Joseph K. Blitzstein; companion textbook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Blitzstein and Hwang [1]</w:t>
        </w:r>
      </w:ins>
      <w:ins w:id="23" w:author="PR Preview" w:date="2026-01-01T00:00:00Z">
        <w:r>
          <w:t xml:space="preserve">, online at</w:t>
        </w:r>
      </w:ins>
      <w:ins w:id="24" w:author="PR Preview" w:date="2026-01-01T00:00:00Z">
        <w:r>
          <w:t xml:space="preserve"> </w:t>
        </w:r>
      </w:ins>
      <w:hyperlink r:id="rId29">
        <w:ins w:id="25" w:author="PR Preview" w:date="2026-01-01T00:00:00Z">
          <w:r>
            <w:rPr>
              <w:rStyle w:val="Hyperlink"/>
            </w:rPr>
            <w:t xml:space="preserve">probabilitybook.net</w:t>
          </w:r>
        </w:ins>
      </w:hyperlink>
      <w:ins w:id="26" w:author="PR Preview" w:date="2026-01-01T00:00:00Z">
        <w:r>
          <w:t xml:space="preserve">) covers conditioning, distributions, transform methods, and Markov chains with an emphasis on intuitive storytelling.</w:t>
        </w:r>
      </w:ins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del w:id="27" w:author="PR Preview" w:date="2026-01-01T00:00:00Z">
        <w:r>
          <w:rPr>
            <w:b/>
            <w:bCs/>
          </w:rPr>
          <w:delText xml:space="preserve">Cal Poly / Kevin Ross</w:delText>
        </w:r>
      </w:del>
      <w:del w:id="28" w:author="PR Preview" w:date="2026-01-01T00:00:00Z">
        <w:r>
          <w:delText xml:space="preserve">:</w:delText>
        </w:r>
      </w:del>
      <w:del w:id="29" w:author="PR Preview" w:date="2026-01-01T00:00:00Z">
        <w:r>
          <w:delText xml:space="preserve"> </w:delText>
        </w:r>
      </w:del>
      <w:hyperlink r:id="rId32">
        <w:del w:id="30" w:author="PR Preview" w:date="2026-01-01T00:00:00Z">
          <w:r>
            <w:rPr>
              <w:rStyle w:val="Hyperlink"/>
              <w:i/>
              <w:iCs/>
            </w:rPr>
            <w:delText xml:space="preserve">An Introduction to Probability and Simulation</w:delText>
          </w:r>
        </w:del>
      </w:hyperlink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(</w:delText>
        </w:r>
      </w:del>
      <w:del w:id="33" w:author="PR Preview" w:date="2026-01-01T00:00:00Z">
        <w:r>
          <w:delText xml:space="preserve">Ross (2022)</w:delText>
        </w:r>
      </w:del>
      <w:del w:id="34" w:author="PR Preview" w:date="2026-01-01T00:00:00Z">
        <w:r>
          <w:delText xml:space="preserve">) develops probability concepts through simulation in R and Python, providing intuitive frameworks including conditioning as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“slicing and renormalizing”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“taking out what is known”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in conditional expectation.</w:delText>
        </w:r>
      </w:del>
    </w:p>
    <w:p>
      <w:pPr>
        <w:pStyle w:val="Compact"/>
        <w:numPr>
          <w:ilvl w:val="0"/>
          <w:numId w:val="1002"/>
        </w:numPr>
      </w:pPr>
      <w:ins w:id="43" w:author="PR Preview" w:date="2026-01-01T00:00:00Z">
        <w:r>
          <w:rPr>
            <w:b/>
            <w:bCs/>
          </w:rPr>
          <w:t xml:space="preserve">Cal Poly / Kevin Ross</w:t>
        </w:r>
      </w:ins>
      <w:ins w:id="44" w:author="PR Preview" w:date="2026-01-01T00:00:00Z">
        <w:r>
          <w:t xml:space="preserve">:</w:t>
        </w:r>
      </w:ins>
      <w:ins w:id="45" w:author="PR Preview" w:date="2026-01-01T00:00:00Z">
        <w:r>
          <w:t xml:space="preserve"> </w:t>
        </w:r>
      </w:ins>
      <w:hyperlink r:id="rId32">
        <w:ins w:id="46" w:author="PR Preview" w:date="2026-01-01T00:00:00Z">
          <w:r>
            <w:rPr>
              <w:rStyle w:val="Hyperlink"/>
              <w:i/>
              <w:iCs/>
            </w:rPr>
            <w:t xml:space="preserve">An Introduction to Probability and Simulation</w:t>
          </w:r>
        </w:ins>
      </w:hyperlink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(</w:t>
        </w:r>
      </w:ins>
      <w:ins w:id="49" w:author="PR Preview" w:date="2026-01-01T00:00:00Z">
        <w:r>
          <w:t xml:space="preserve">Ross [2]</w:t>
        </w:r>
      </w:ins>
      <w:ins w:id="50" w:author="PR Preview" w:date="2026-01-01T00:00:00Z">
        <w:r>
          <w:t xml:space="preserve">) develops probability concepts through simulation in R and Python, providing intuitive frameworks including conditioning as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“slicing and renormalizing”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and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“taking out what is known”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in conditional expectation.</w:t>
        </w:r>
      </w:ins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del w:id="59" w:author="PR Preview" w:date="2026-01-01T00:00:00Z">
        <w:r>
          <w:delText xml:space="preserve">Miller (2017)</w:delText>
        </w:r>
      </w:del>
    </w:p>
    <w:p>
      <w:pPr>
        <w:pStyle w:val="Compact"/>
        <w:numPr>
          <w:ilvl w:val="0"/>
          <w:numId w:val="1003"/>
        </w:numPr>
      </w:pPr>
      <w:del w:id="60" w:author="PR Preview" w:date="2026-01-01T00:00:00Z">
        <w:r>
          <w:delText xml:space="preserve">Blitzstein and Hwang (2019)</w:delText>
        </w:r>
      </w:del>
    </w:p>
    <w:p>
      <w:pPr>
        <w:pStyle w:val="Compact"/>
        <w:numPr>
          <w:ilvl w:val="0"/>
          <w:numId w:val="1003"/>
        </w:numPr>
      </w:pPr>
      <w:del w:id="61" w:author="PR Preview" w:date="2026-01-01T00:00:00Z">
        <w:r>
          <w:delText xml:space="preserve">Hastie et al. (2009)</w:delText>
        </w:r>
      </w:del>
    </w:p>
    <w:p>
      <w:pPr>
        <w:pStyle w:val="Compact"/>
        <w:numPr>
          <w:ilvl w:val="0"/>
          <w:numId w:val="1003"/>
        </w:numPr>
      </w:pPr>
      <w:del w:id="62" w:author="PR Preview" w:date="2026-01-01T00:00:00Z">
        <w:r>
          <w:delText xml:space="preserve">James et al. (2021)</w:delText>
        </w:r>
      </w:del>
    </w:p>
    <w:p>
      <w:pPr>
        <w:pStyle w:val="Compact"/>
        <w:numPr>
          <w:ilvl w:val="0"/>
          <w:numId w:val="1003"/>
        </w:numPr>
      </w:pPr>
      <w:del w:id="63" w:author="PR Preview" w:date="2026-01-01T00:00:00Z">
        <w:r>
          <w:delText xml:space="preserve">Amir Dembo and Kevin Ross,</w:delText>
        </w:r>
      </w:del>
      <w:del w:id="64" w:author="PR Preview" w:date="2026-01-01T00:00:00Z">
        <w:r>
          <w:delText xml:space="preserve"> </w:delText>
        </w:r>
      </w:del>
      <w:hyperlink r:id="rId22">
        <w:del w:id="65" w:author="PR Preview" w:date="2026-01-01T00:00:00Z">
          <w:r>
            <w:rPr>
              <w:rStyle w:val="Hyperlink"/>
              <w:i/>
              <w:iCs/>
            </w:rPr>
            <w:delText xml:space="preserve">Stochastic Processes</w:delText>
          </w:r>
        </w:del>
      </w:hyperlink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lecture notes (</w:delText>
        </w:r>
      </w:del>
      <w:del w:id="68" w:author="PR Preview" w:date="2026-01-01T00:00:00Z">
        <w:r>
          <w:delText xml:space="preserve">Dembo and Ross (2021)</w:delText>
        </w:r>
      </w:del>
      <w:del w:id="69" w:author="PR Preview" w:date="2026-01-01T00:00:00Z">
        <w:r>
          <w:delText xml:space="preserve">, Stanford MATH 136 / STAT 219)</w:delText>
        </w:r>
      </w:del>
    </w:p>
    <w:p>
      <w:pPr>
        <w:pStyle w:val="Compact"/>
        <w:numPr>
          <w:ilvl w:val="0"/>
          <w:numId w:val="1003"/>
        </w:numPr>
      </w:pPr>
      <w:ins w:id="70" w:author="PR Preview" w:date="2026-01-01T00:00:00Z">
        <w:r>
          <w:t xml:space="preserve">Miller [3]</w:t>
        </w:r>
      </w:ins>
    </w:p>
    <w:p>
      <w:pPr>
        <w:pStyle w:val="Compact"/>
        <w:numPr>
          <w:ilvl w:val="0"/>
          <w:numId w:val="1003"/>
        </w:numPr>
      </w:pPr>
      <w:ins w:id="71" w:author="PR Preview" w:date="2026-01-01T00:00:00Z">
        <w:r>
          <w:t xml:space="preserve">Blitzstein and Hwang [1]</w:t>
        </w:r>
      </w:ins>
    </w:p>
    <w:p>
      <w:pPr>
        <w:pStyle w:val="Compact"/>
        <w:numPr>
          <w:ilvl w:val="0"/>
          <w:numId w:val="1003"/>
        </w:numPr>
      </w:pPr>
      <w:ins w:id="72" w:author="PR Preview" w:date="2026-01-01T00:00:00Z">
        <w:r>
          <w:t xml:space="preserve">Hastie et al. [4]</w:t>
        </w:r>
      </w:ins>
    </w:p>
    <w:p>
      <w:pPr>
        <w:pStyle w:val="Compact"/>
        <w:numPr>
          <w:ilvl w:val="0"/>
          <w:numId w:val="1003"/>
        </w:numPr>
      </w:pPr>
      <w:ins w:id="73" w:author="PR Preview" w:date="2026-01-01T00:00:00Z">
        <w:r>
          <w:t xml:space="preserve">James et al. [5]</w:t>
        </w:r>
      </w:ins>
    </w:p>
    <w:p>
      <w:pPr>
        <w:pStyle w:val="Compact"/>
        <w:numPr>
          <w:ilvl w:val="0"/>
          <w:numId w:val="1003"/>
        </w:numPr>
      </w:pPr>
      <w:ins w:id="74" w:author="PR Preview" w:date="2026-01-01T00:00:00Z">
        <w:r>
          <w:t xml:space="preserve">Amir Dembo and Kevin Ross,</w:t>
        </w:r>
      </w:ins>
      <w:ins w:id="75" w:author="PR Preview" w:date="2026-01-01T00:00:00Z">
        <w:r>
          <w:t xml:space="preserve"> </w:t>
        </w:r>
      </w:ins>
      <w:hyperlink r:id="rId22">
        <w:ins w:id="76" w:author="PR Preview" w:date="2026-01-01T00:00:00Z">
          <w:r>
            <w:rPr>
              <w:rStyle w:val="Hyperlink"/>
              <w:i/>
              <w:iCs/>
            </w:rPr>
            <w:t xml:space="preserve">Stochastic Processes</w:t>
          </w:r>
        </w:ins>
      </w:hyperlink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lecture notes (</w:t>
        </w:r>
      </w:ins>
      <w:ins w:id="79" w:author="PR Preview" w:date="2026-01-01T00:00:00Z">
        <w:r>
          <w:t xml:space="preserve">Dembo and Ross [6]</w:t>
        </w:r>
      </w:ins>
      <w:ins w:id="80" w:author="PR Preview" w:date="2026-01-01T00:00:00Z">
        <w:r>
          <w:t xml:space="preserve">, Stanford MATH 136 / STAT 219)</w:t>
        </w:r>
      </w:ins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del w:id="81" w:author="PR Preview" w:date="2026-01-01T00:00:00Z">
        <w:r>
          <w:delText xml:space="preserve">Blitzstein, Joseph K, and Jessica Hwang. 2019.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rPr>
            <w:i/>
            <w:iCs/>
          </w:rPr>
          <w:delText xml:space="preserve">Introduction to Probability</w:delText>
        </w:r>
      </w:del>
      <w:del w:id="84" w:author="PR Preview" w:date="2026-01-01T00:00:00Z">
        <w:r>
          <w:delText xml:space="preserve">. 2nd ed. Chapman; Hall/CRC.</w:delText>
        </w:r>
      </w:del>
      <w:del w:id="85" w:author="PR Preview" w:date="2026-01-01T00:00:00Z">
        <w:r>
          <w:delText xml:space="preserve"> </w:delText>
        </w:r>
      </w:del>
      <w:hyperlink r:id="rId40">
        <w:del w:id="86" w:author="PR Preview" w:date="2026-01-01T00:00:00Z">
          <w:r>
            <w:rPr>
              <w:rStyle w:val="Hyperlink"/>
            </w:rPr>
            <w:delText xml:space="preserve">https://doi.org/10.1201/9780429428357</w:delText>
          </w:r>
        </w:del>
      </w:hyperlink>
      <w:del w:id="87" w:author="PR Preview" w:date="2026-01-01T00:00:00Z">
        <w:r>
          <w:delText xml:space="preserve">.</w:delText>
        </w:r>
      </w:del>
    </w:p>
    <w:p>
      <w:pPr>
        <w:pStyle w:val="Bibliography"/>
      </w:pPr>
      <w:del w:id="88" w:author="PR Preview" w:date="2026-01-01T00:00:00Z">
        <w:r>
          <w:delText xml:space="preserve">Dembo, Amir, and Kevin Ross. 2021.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rPr>
            <w:i/>
            <w:iCs/>
          </w:rPr>
          <w:delText xml:space="preserve">Stochastic Processes</w:delText>
        </w:r>
      </w:del>
      <w:del w:id="91" w:author="PR Preview" w:date="2026-01-01T00:00:00Z">
        <w:r>
          <w:delText xml:space="preserve">. Stanford University.</w:delText>
        </w:r>
      </w:del>
      <w:del w:id="92" w:author="PR Preview" w:date="2026-01-01T00:00:00Z">
        <w:r>
          <w:delText xml:space="preserve"> </w:delText>
        </w:r>
      </w:del>
      <w:hyperlink r:id="rId22">
        <w:del w:id="93" w:author="PR Preview" w:date="2026-01-01T00:00:00Z">
          <w:r>
            <w:rPr>
              <w:rStyle w:val="Hyperlink"/>
            </w:rPr>
            <w:delText xml:space="preserve">https://adembo.su.domains/math-136/nnotes.pdf</w:delText>
          </w:r>
        </w:del>
      </w:hyperlink>
      <w:del w:id="94" w:author="PR Preview" w:date="2026-01-01T00:00:00Z">
        <w:r>
          <w:delText xml:space="preserve">.</w:delText>
        </w:r>
      </w:del>
    </w:p>
    <w:p>
      <w:pPr>
        <w:pStyle w:val="Bibliography"/>
      </w:pPr>
      <w:del w:id="95" w:author="PR Preview" w:date="2026-01-01T00:00:00Z">
        <w:r>
          <w:delText xml:space="preserve">Hastie, Trevor, Robert Tibshirani, and Jerome Friedman. 2009.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rPr>
            <w:i/>
            <w:iCs/>
          </w:rPr>
          <w:delText xml:space="preserve">The Elements of Statistical Learning: Data Mining, Inference, and Prediction</w:delText>
        </w:r>
      </w:del>
      <w:del w:id="98" w:author="PR Preview" w:date="2026-01-01T00:00:00Z">
        <w:r>
          <w:delText xml:space="preserve">. 2nd ed. Springer.</w:delText>
        </w:r>
      </w:del>
      <w:del w:id="99" w:author="PR Preview" w:date="2026-01-01T00:00:00Z">
        <w:r>
          <w:delText xml:space="preserve"> </w:delText>
        </w:r>
      </w:del>
      <w:hyperlink r:id="rId45">
        <w:del w:id="100" w:author="PR Preview" w:date="2026-01-01T00:00:00Z">
          <w:r>
            <w:rPr>
              <w:rStyle w:val="Hyperlink"/>
            </w:rPr>
            <w:delText xml:space="preserve">https://doi.org/10.1007/978-0-387-84858-7</w:delText>
          </w:r>
        </w:del>
      </w:hyperlink>
      <w:del w:id="101" w:author="PR Preview" w:date="2026-01-01T00:00:00Z">
        <w:r>
          <w:delText xml:space="preserve">.</w:delText>
        </w:r>
      </w:del>
    </w:p>
    <w:p>
      <w:pPr>
        <w:pStyle w:val="Bibliography"/>
      </w:pPr>
      <w:del w:id="102" w:author="PR Preview" w:date="2026-01-01T00:00:00Z">
        <w:r>
          <w:delText xml:space="preserve">James, Gareth, Daniela Witten, Trevor Hastie, and Robert Tibshirani. 2021.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rPr>
            <w:i/>
            <w:iCs/>
          </w:rPr>
          <w:delText xml:space="preserve">An Introduction to Statistical Learning: With Applications in</w:delText>
        </w:r>
      </w:del>
      <w:del w:id="105" w:author="PR Preview" w:date="2026-01-01T00:00:00Z">
        <w:r>
          <w:rPr>
            <w:i/>
            <w:iCs/>
          </w:rPr>
          <w:delText xml:space="preserve"> </w:delText>
        </w:r>
      </w:del>
      <w:del w:id="106" w:author="PR Preview" w:date="2026-01-01T00:00:00Z">
        <w:r>
          <w:rPr>
            <w:i/>
            <w:iCs/>
          </w:rPr>
          <w:delText xml:space="preserve">R</w:delText>
        </w:r>
      </w:del>
      <w:del w:id="107" w:author="PR Preview" w:date="2026-01-01T00:00:00Z">
        <w:r>
          <w:delText xml:space="preserve">. 2nd ed. Springer.</w:delText>
        </w:r>
      </w:del>
      <w:del w:id="108" w:author="PR Preview" w:date="2026-01-01T00:00:00Z">
        <w:r>
          <w:delText xml:space="preserve"> </w:delText>
        </w:r>
      </w:del>
      <w:hyperlink r:id="rId47">
        <w:del w:id="109" w:author="PR Preview" w:date="2026-01-01T00:00:00Z">
          <w:r>
            <w:rPr>
              <w:rStyle w:val="Hyperlink"/>
            </w:rPr>
            <w:delText xml:space="preserve">https://doi.org/10.1007/978-1-0716-1418-1</w:delText>
          </w:r>
        </w:del>
      </w:hyperlink>
      <w:del w:id="110" w:author="PR Preview" w:date="2026-01-01T00:00:00Z">
        <w:r>
          <w:delText xml:space="preserve">.</w:delText>
        </w:r>
      </w:del>
    </w:p>
    <w:p>
      <w:pPr>
        <w:pStyle w:val="Bibliography"/>
      </w:pPr>
      <w:del w:id="111" w:author="PR Preview" w:date="2026-01-01T00:00:00Z">
        <w:r>
          <w:delText xml:space="preserve">Miller, Steven J. 2017.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rPr>
            <w:i/>
            <w:iCs/>
          </w:rPr>
          <w:delText xml:space="preserve">The Probability Lifesaver: All the Tools You Need to Understand Chance</w:delText>
        </w:r>
      </w:del>
      <w:del w:id="114" w:author="PR Preview" w:date="2026-01-01T00:00:00Z">
        <w:r>
          <w:delText xml:space="preserve">. A Princeton Lifesaver Study Guide. Princeton University Press.</w:delText>
        </w:r>
      </w:del>
      <w:del w:id="115" w:author="PR Preview" w:date="2026-01-01T00:00:00Z">
        <w:r>
          <w:delText xml:space="preserve"> </w:delText>
        </w:r>
      </w:del>
      <w:hyperlink r:id="rId43">
        <w:del w:id="116" w:author="PR Preview" w:date="2026-01-01T00:00:00Z">
          <w:r>
            <w:rPr>
              <w:rStyle w:val="Hyperlink"/>
            </w:rPr>
            <w:delText xml:space="preserve">https://doi.org/10.1515/9781400885381</w:delText>
          </w:r>
        </w:del>
      </w:hyperlink>
      <w:del w:id="117" w:author="PR Preview" w:date="2026-01-01T00:00:00Z">
        <w:r>
          <w:delText xml:space="preserve">.</w:delText>
        </w:r>
      </w:del>
    </w:p>
    <w:p>
      <w:pPr>
        <w:pStyle w:val="Bibliography"/>
      </w:pPr>
      <w:del w:id="118" w:author="PR Preview" w:date="2026-01-01T00:00:00Z">
        <w:r>
          <w:delText xml:space="preserve">Ross, Kevin. 2022.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rPr>
            <w:i/>
            <w:iCs/>
          </w:rPr>
          <w:delText xml:space="preserve">An Introduction to Probability and Simulation</w:delText>
        </w:r>
      </w:del>
      <w:del w:id="121" w:author="PR Preview" w:date="2026-01-01T00:00:00Z">
        <w:r>
          <w:delText xml:space="preserve">. Bookdown.</w:delText>
        </w:r>
      </w:del>
      <w:del w:id="122" w:author="PR Preview" w:date="2026-01-01T00:00:00Z">
        <w:r>
          <w:delText xml:space="preserve"> </w:delText>
        </w:r>
      </w:del>
      <w:hyperlink r:id="rId32">
        <w:del w:id="123" w:author="PR Preview" w:date="2026-01-01T00:00:00Z">
          <w:r>
            <w:rPr>
              <w:rStyle w:val="Hyperlink"/>
            </w:rPr>
            <w:delText xml:space="preserve">https://bookdown.org/kevin_davisross/probsim-book/</w:delText>
          </w:r>
        </w:del>
      </w:hyperlink>
      <w:del w:id="124" w:author="PR Preview" w:date="2026-01-01T00:00:00Z">
        <w:r>
          <w:delText xml:space="preserve">.</w:delText>
        </w:r>
      </w:del>
    </w:p>
    <w:p>
      <w:pPr>
        <w:pStyle w:val="Bibliography"/>
      </w:pPr>
      <w:ins w:id="125" w:author="PR Preview" w:date="2026-01-01T00:00:00Z">
        <w:r>
          <w:t xml:space="preserve">[1]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	</w:t>
        </w:r>
      </w:ins>
      <w:ins w:id="128" w:author="PR Preview" w:date="2026-01-01T00:00:00Z">
        <w:r>
          <w:t xml:space="preserve">J. K. Blitzstein and J. Hwang,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rPr>
            <w:i/>
            <w:iCs/>
          </w:rPr>
          <w:t xml:space="preserve">Introduction to probability</w:t>
        </w:r>
      </w:ins>
      <w:ins w:id="131" w:author="PR Preview" w:date="2026-01-01T00:00:00Z">
        <w:r>
          <w:t xml:space="preserve">, 2nd ed. Chapman; Hall/CRC, 2019. doi:</w:t>
        </w:r>
      </w:ins>
      <w:ins w:id="132" w:author="PR Preview" w:date="2026-01-01T00:00:00Z">
        <w:r>
          <w:t xml:space="preserve"> </w:t>
        </w:r>
      </w:ins>
      <w:hyperlink r:id="rId40">
        <w:ins w:id="133" w:author="PR Preview" w:date="2026-01-01T00:00:00Z">
          <w:r>
            <w:rPr>
              <w:rStyle w:val="Hyperlink"/>
            </w:rPr>
            <w:t xml:space="preserve">10.1201/9780429428357</w:t>
          </w:r>
        </w:ins>
      </w:hyperlink>
      <w:ins w:id="134" w:author="PR Preview" w:date="2026-01-01T00:00:00Z">
        <w:r>
          <w:t xml:space="preserve">.</w:t>
        </w:r>
      </w:ins>
    </w:p>
    <w:bookmarkEnd w:id="41"/>
    <w:bookmarkStart w:id="42" w:name="ref-ross-probsim"/>
    <w:p>
      <w:pPr>
        <w:pStyle w:val="Bibliography"/>
      </w:pPr>
      <w:ins w:id="135" w:author="PR Preview" w:date="2026-01-01T00:00:00Z">
        <w:r>
          <w:t xml:space="preserve">[2]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	</w:t>
        </w:r>
      </w:ins>
      <w:ins w:id="138" w:author="PR Preview" w:date="2026-01-01T00:00:00Z">
        <w:r>
          <w:t xml:space="preserve">K. Ross,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“An introduction to probability and simulation.”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Bookdown, 2022. Available:</w:t>
        </w:r>
      </w:ins>
      <w:ins w:id="143" w:author="PR Preview" w:date="2026-01-01T00:00:00Z">
        <w:r>
          <w:t xml:space="preserve"> </w:t>
        </w:r>
      </w:ins>
      <w:hyperlink r:id="rId32">
        <w:ins w:id="144" w:author="PR Preview" w:date="2026-01-01T00:00:00Z">
          <w:r>
            <w:rPr>
              <w:rStyle w:val="Hyperlink"/>
            </w:rPr>
            <w:t xml:space="preserve">https://bookdown.org/kevin_davisross/probsim-book/</w:t>
          </w:r>
        </w:ins>
      </w:hyperlink>
    </w:p>
    <w:bookmarkEnd w:id="42"/>
    <w:bookmarkStart w:id="44" w:name="ref-problifesaver"/>
    <w:p>
      <w:pPr>
        <w:pStyle w:val="Bibliography"/>
      </w:pPr>
      <w:ins w:id="145" w:author="PR Preview" w:date="2026-01-01T00:00:00Z">
        <w:r>
          <w:t xml:space="preserve">[3]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	</w:t>
        </w:r>
      </w:ins>
      <w:ins w:id="148" w:author="PR Preview" w:date="2026-01-01T00:00:00Z">
        <w:r>
          <w:t xml:space="preserve">S. J. Miller,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rPr>
            <w:i/>
            <w:iCs/>
          </w:rPr>
          <w:t xml:space="preserve">The probability lifesaver: All the tools you need to understand chance</w:t>
        </w:r>
      </w:ins>
      <w:ins w:id="151" w:author="PR Preview" w:date="2026-01-01T00:00:00Z">
        <w:r>
          <w:t xml:space="preserve">. in A princeton lifesaver study guide. Princeton: Princeton University Press, 2017. doi:</w:t>
        </w:r>
      </w:ins>
      <w:ins w:id="152" w:author="PR Preview" w:date="2026-01-01T00:00:00Z">
        <w:r>
          <w:t xml:space="preserve"> </w:t>
        </w:r>
      </w:ins>
      <w:hyperlink r:id="rId43">
        <w:ins w:id="153" w:author="PR Preview" w:date="2026-01-01T00:00:00Z">
          <w:r>
            <w:rPr>
              <w:rStyle w:val="Hyperlink"/>
            </w:rPr>
            <w:t xml:space="preserve">10.1515/9781400885381</w:t>
          </w:r>
        </w:ins>
      </w:hyperlink>
      <w:ins w:id="154" w:author="PR Preview" w:date="2026-01-01T00:00:00Z">
        <w:r>
          <w:t xml:space="preserve">.</w:t>
        </w:r>
      </w:ins>
    </w:p>
    <w:bookmarkEnd w:id="44"/>
    <w:bookmarkStart w:id="46" w:name="ref-hastie2009elements"/>
    <w:p>
      <w:pPr>
        <w:pStyle w:val="Bibliography"/>
      </w:pPr>
      <w:ins w:id="155" w:author="PR Preview" w:date="2026-01-01T00:00:00Z">
        <w:r>
          <w:t xml:space="preserve">[4]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	</w:t>
        </w:r>
      </w:ins>
      <w:ins w:id="158" w:author="PR Preview" w:date="2026-01-01T00:00:00Z">
        <w:r>
          <w:t xml:space="preserve">T. Hastie, R. Tibshirani, and J. Friedman,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rPr>
            <w:i/>
            <w:iCs/>
          </w:rPr>
          <w:t xml:space="preserve">The elements of statistical learning: Data mining, inference, and prediction</w:t>
        </w:r>
      </w:ins>
      <w:ins w:id="161" w:author="PR Preview" w:date="2026-01-01T00:00:00Z">
        <w:r>
          <w:t xml:space="preserve">, 2nd ed. Springer, 2009. doi:</w:t>
        </w:r>
      </w:ins>
      <w:ins w:id="162" w:author="PR Preview" w:date="2026-01-01T00:00:00Z">
        <w:r>
          <w:t xml:space="preserve"> </w:t>
        </w:r>
      </w:ins>
      <w:hyperlink r:id="rId45">
        <w:ins w:id="163" w:author="PR Preview" w:date="2026-01-01T00:00:00Z">
          <w:r>
            <w:rPr>
              <w:rStyle w:val="Hyperlink"/>
            </w:rPr>
            <w:t xml:space="preserve">10.1007/978-0-387-84858-7</w:t>
          </w:r>
        </w:ins>
      </w:hyperlink>
      <w:ins w:id="164" w:author="PR Preview" w:date="2026-01-01T00:00:00Z">
        <w:r>
          <w:t xml:space="preserve">.</w:t>
        </w:r>
      </w:ins>
    </w:p>
    <w:bookmarkEnd w:id="46"/>
    <w:bookmarkStart w:id="48" w:name="ref-james2021islr2e"/>
    <w:p>
      <w:pPr>
        <w:pStyle w:val="Bibliography"/>
      </w:pPr>
      <w:ins w:id="165" w:author="PR Preview" w:date="2026-01-01T00:00:00Z">
        <w:r>
          <w:t xml:space="preserve">[5]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	</w:t>
        </w:r>
      </w:ins>
      <w:ins w:id="168" w:author="PR Preview" w:date="2026-01-01T00:00:00Z">
        <w:r>
          <w:t xml:space="preserve">G. James, D. Witten, T. Hastie, and R. Tibshirani,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rPr>
            <w:i/>
            <w:iCs/>
          </w:rPr>
          <w:t xml:space="preserve">An introduction to statistical learning: With applications in</w:t>
        </w:r>
      </w:ins>
      <w:ins w:id="171" w:author="PR Preview" w:date="2026-01-01T00:00:00Z">
        <w:r>
          <w:rPr>
            <w:i/>
            <w:iCs/>
          </w:rPr>
          <w:t xml:space="preserve"> </w:t>
        </w:r>
      </w:ins>
      <w:ins w:id="172" w:author="PR Preview" w:date="2026-01-01T00:00:00Z">
        <w:r>
          <w:rPr>
            <w:i/>
            <w:iCs/>
          </w:rPr>
          <w:t xml:space="preserve">R</w:t>
        </w:r>
      </w:ins>
      <w:ins w:id="173" w:author="PR Preview" w:date="2026-01-01T00:00:00Z">
        <w:r>
          <w:t xml:space="preserve">, 2nd ed. Springer, 2021. doi:</w:t>
        </w:r>
      </w:ins>
      <w:ins w:id="174" w:author="PR Preview" w:date="2026-01-01T00:00:00Z">
        <w:r>
          <w:t xml:space="preserve"> </w:t>
        </w:r>
      </w:ins>
      <w:hyperlink r:id="rId47">
        <w:ins w:id="175" w:author="PR Preview" w:date="2026-01-01T00:00:00Z">
          <w:r>
            <w:rPr>
              <w:rStyle w:val="Hyperlink"/>
            </w:rPr>
            <w:t xml:space="preserve">10.1007/978-1-0716-1418-1</w:t>
          </w:r>
        </w:ins>
      </w:hyperlink>
      <w:ins w:id="176" w:author="PR Preview" w:date="2026-01-01T00:00:00Z">
        <w:r>
          <w:t xml:space="preserve">.</w:t>
        </w:r>
      </w:ins>
    </w:p>
    <w:bookmarkEnd w:id="48"/>
    <w:bookmarkStart w:id="49" w:name="ref-dembo-notes"/>
    <w:p>
      <w:pPr>
        <w:pStyle w:val="Bibliography"/>
      </w:pPr>
      <w:ins w:id="177" w:author="PR Preview" w:date="2026-01-01T00:00:00Z">
        <w:r>
          <w:t xml:space="preserve">[6]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	</w:t>
        </w:r>
      </w:ins>
      <w:ins w:id="180" w:author="PR Preview" w:date="2026-01-01T00:00:00Z">
        <w:r>
          <w:t xml:space="preserve">A. Dembo and K. Ross,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“Stochastic processes.”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Stanford University, 2021. Available:</w:t>
        </w:r>
      </w:ins>
      <w:ins w:id="185" w:author="PR Preview" w:date="2026-01-01T00:00:00Z">
        <w:r>
          <w:t xml:space="preserve"> </w:t>
        </w:r>
      </w:ins>
      <w:hyperlink r:id="rId22">
        <w:ins w:id="186" w:author="PR Preview" w:date="2026-01-01T00:00:00Z">
          <w:r>
            <w:rPr>
              <w:rStyle w:val="Hyperlink"/>
            </w:rPr>
            <w:t xml:space="preserve">https://adembo.su.domains/math-136/nnotes.pdf</w:t>
          </w:r>
        </w:ins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2026-10-18T08:25:13Z</dcterms:created>
  <dcterms:modified xsi:type="dcterms:W3CDTF">2026-10-18T08:25:13Z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01:16:25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