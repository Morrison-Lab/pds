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FirstParagraph"/>
      </w:pPr>
      <w:bookmarkStart w:id="9" w:name="sec-expectation"/>
      <w:bookmarkEnd w:id="9"/>
    </w:p>
    <w:p>
      <w:pPr>
        <w:pStyle w:val="BodyText"/>
      </w:pPr>
      <w:del w:id="2" w:author="PR Preview" w:date="2026-01-01T00:00:00Z">
        <w:r>
          <w:rPr>
            <w:b/>
            <w:bCs/>
          </w:rPr>
          <w:delText xml:space="preserve">Definition 1 (Expectation, expected value, population mean)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The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expectation</w:delText>
        </w:r>
      </w:del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b/>
            <w:bCs/>
          </w:rPr>
          <w:delText xml:space="preserve">expected value</w:delText>
        </w:r>
      </w:del>
      <w:del w:id="10" w:author="PR Preview" w:date="2026-01-01T00:00:00Z">
        <w:r>
          <w:delText xml:space="preserve">, 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population mean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discrete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random variable</w:delText>
        </w:r>
      </w:del>
      <w:del w:id="19" w:author="PR Preview" w:date="2026-01-01T00:00:00Z">
        <w:r>
          <w:delText xml:space="preserve"> </w:delText>
        </w:r>
      </w:del>
      <m:oMath>
        <m:r>
          <m:t>X</m:t>
        </m:r>
      </m:oMath>
      <w:del w:id="20" w:author="PR Preview" w:date="2026-01-01T00:00:00Z">
        <w:r>
          <w:delText xml:space="preserve">, denoted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, or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the mean of</w:delText>
        </w:r>
      </w:del>
      <w:del w:id="29" w:author="PR Preview" w:date="2026-01-01T00:00:00Z">
        <w:r>
          <w:delText xml:space="preserve"> </w:delText>
        </w:r>
      </w:del>
      <m:oMath>
        <m:r>
          <m:t>X</m:t>
        </m:r>
      </m:oMath>
      <w:del w:id="30" w:author="PR Preview" w:date="2026-01-01T00:00:00Z">
        <w:r>
          <w:delText xml:space="preserve">’s possible values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(Wikipedia contributors 2026d)</w:delText>
        </w:r>
      </w:del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weighted by the</w:delText>
        </w:r>
      </w:del>
      <w:del w:id="36" w:author="PR Preview" w:date="2026-01-01T00:00:00Z">
        <w:r>
          <w:delText xml:space="preserve"> </w:delText>
        </w:r>
      </w:del>
      <w:hyperlink r:id="rId10">
        <w:del w:id="37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of those values:</w:delText>
        </w:r>
      </w:del>
    </w:p>
    <w:p>
      <w:pPr>
        <w:pStyle w:val="Date"/>
      </w:pPr>
      <w:ins w:id="40" w:author="PR Preview" w:date="2026-01-01T00:00:00Z">
        <w:r>
          <w:t xml:space="preserve">Last modified: 2026-10-18 01:16:25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Definition 1 (Expectation, expected value, population mean)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expectation</w:t>
        </w:r>
      </w:ins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expected value</w:t>
        </w:r>
      </w:ins>
      <w:ins w:id="49" w:author="PR Preview" w:date="2026-01-01T00:00:00Z">
        <w:r>
          <w:t xml:space="preserve">, or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population mean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a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i/>
            <w:iCs/>
          </w:rPr>
          <w:t xml:space="preserve">discrete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random variable</w:t>
        </w:r>
      </w:ins>
      <w:ins w:id="58" w:author="PR Preview" w:date="2026-01-01T00:00:00Z">
        <w:r>
          <w:t xml:space="preserve"> </w:t>
        </w:r>
      </w:ins>
      <m:oMath>
        <m:r>
          <m:t>X</m:t>
        </m:r>
      </m:oMath>
      <w:ins w:id="59" w:author="PR Preview" w:date="2026-01-01T00:00:00Z">
        <w:r>
          <w:t xml:space="preserve">, denoted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3" w:author="PR Preview" w:date="2026-01-01T00:00:00Z">
        <w:r>
          <w:t xml:space="preserve">, or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mean of</w:t>
        </w:r>
      </w:ins>
      <w:ins w:id="68" w:author="PR Preview" w:date="2026-01-01T00:00:00Z">
        <w:r>
          <w:t xml:space="preserve"> </w:t>
        </w:r>
      </w:ins>
      <m:oMath>
        <m:r>
          <m:t>X</m:t>
        </m:r>
      </m:oMath>
      <w:ins w:id="69" w:author="PR Preview" w:date="2026-01-01T00:00:00Z">
        <w:r>
          <w:t xml:space="preserve">’s possible values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[1]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weighted by the</w:t>
        </w:r>
      </w:ins>
      <w:ins w:id="75" w:author="PR Preview" w:date="2026-01-01T00:00:00Z">
        <w:r>
          <w:t xml:space="preserve"> </w:t>
        </w:r>
      </w:ins>
      <w:hyperlink r:id="rId10">
        <w:ins w:id="76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 those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del w:id="79" w:author="PR Preview" w:date="2026-01-01T00:00:00Z">
        <w:r>
          <w:rPr>
            <w:i/>
            <w:iCs/>
          </w:rPr>
          <w:delText xml:space="preserve">Proof</w:delText>
        </w:r>
      </w:del>
      <w:del w:id="80" w:author="PR Preview" w:date="2026-01-01T00:00:00Z">
        <w:r>
          <w:delText xml:space="preserve">. </w:delText>
        </w:r>
      </w:del>
      <w:del w:id="81" w:author="PR Preview" w:date="2026-01-01T00:00:00Z">
        <w:r>
          <w:delText xml:space="preserve">We prove the continuous case, in which</w:delText>
        </w:r>
      </w:del>
      <w:del w:id="82" w:author="PR Preview" w:date="2026-01-01T00:00:00Z">
        <w:r>
          <w:delText xml:space="preserve"> </w:delText>
        </w:r>
      </w:del>
      <m:oMath>
        <m:r>
          <m:t>T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has a density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 integrand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non-negative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on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so Tonelli’s theorem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(the non-negative case of the</w:delText>
        </w:r>
      </w:del>
      <w:del w:id="100" w:author="PR Preview" w:date="2026-01-01T00:00:00Z">
        <w:r>
          <w:delText xml:space="preserve"> </w:delText>
        </w:r>
      </w:del>
      <w:hyperlink r:id="rId18">
        <w:del w:id="101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102" w:author="PR Preview" w:date="2026-01-01T00:00:00Z">
        <w:r>
          <w:delText xml:space="preserve">;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Billingsley (1995)</w:delText>
        </w:r>
      </w:del>
      <w:del w:id="105" w:author="PR Preview" w:date="2026-01-01T00:00:00Z">
        <w:r>
          <w:delText xml:space="preserve">, Theorem 18.3)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lets us exchange the order of integration:</w:delText>
        </w:r>
      </w:del>
    </w:p>
    <w:p>
      <w:pPr>
        <w:pStyle w:val="FirstParagraph"/>
      </w:pPr>
      <w:ins w:id="108" w:author="PR Preview" w:date="2026-01-01T00:00:00Z">
        <w:r>
          <w:rPr>
            <w:i/>
            <w:iCs/>
          </w:rPr>
          <w:t xml:space="preserve">Proof</w:t>
        </w:r>
      </w:ins>
      <w:ins w:id="109" w:author="PR Preview" w:date="2026-01-01T00:00:00Z">
        <w:r>
          <w:t xml:space="preserve">. </w:t>
        </w:r>
      </w:ins>
      <w:ins w:id="110" w:author="PR Preview" w:date="2026-01-01T00:00:00Z">
        <w:r>
          <w:t xml:space="preserve">We prove the continuous case, in which</w:t>
        </w:r>
      </w:ins>
      <w:ins w:id="111" w:author="PR Preview" w:date="2026-01-01T00:00:00Z">
        <w:r>
          <w:t xml:space="preserve"> </w:t>
        </w:r>
      </w:ins>
      <m:oMath>
        <m:r>
          <m:t>T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has a density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 integrand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non-negative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on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so Tonelli’s theorem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(the non-negative case of the</w:t>
        </w:r>
      </w:ins>
      <w:ins w:id="129" w:author="PR Preview" w:date="2026-01-01T00:00:00Z">
        <w:r>
          <w:t xml:space="preserve"> </w:t>
        </w:r>
      </w:ins>
      <w:hyperlink r:id="rId18">
        <w:ins w:id="130" w:author="PR Preview" w:date="2026-01-01T00:00:00Z">
          <w:r>
            <w:rPr>
              <w:rStyle w:val="Hyperlink"/>
            </w:rPr>
            <w:t xml:space="preserve">Fubini–Tonelli theorem</w:t>
          </w:r>
        </w:ins>
      </w:hyperlink>
      <w:ins w:id="131" w:author="PR Preview" w:date="2026-01-01T00:00:00Z">
        <w:r>
          <w:t xml:space="preserve">;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Billingsley [2]</w:t>
        </w:r>
      </w:ins>
      <w:ins w:id="134" w:author="PR Preview" w:date="2026-01-01T00:00:00Z">
        <w:r>
          <w:t xml:space="preserve">, Theorem 18.3)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lets us exchange the order of integration: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del w:id="137" w:author="PR Preview" w:date="2026-01-01T00:00:00Z">
        <w:r>
          <w:delText xml:space="preserve">See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(Soch 2020)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for an alternative presentation of this proof.</w:delText>
        </w:r>
      </w:del>
    </w:p>
    <w:p>
      <w:pPr>
        <w:pStyle w:val="BodyText"/>
      </w:pPr>
      <w:ins w:id="142" w:author="PR Preview" w:date="2026-01-01T00:00:00Z">
        <w:r>
          <w:t xml:space="preserve">See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[3]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for an alternative presentation of this proof.</w:t>
        </w:r>
      </w:ins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Example 3 (Expectation of a random vector of coin flips)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For the two fair coin flips in</w:delText>
        </w:r>
      </w:del>
      <w:del w:id="150" w:author="PR Preview" w:date="2026-01-01T00:00:00Z">
        <w:r>
          <w:delText xml:space="preserve"> </w:delText>
        </w:r>
      </w:del>
      <w:hyperlink r:id="rId23">
        <w:del w:id="151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the random vector</w:delText>
        </w:r>
      </w:del>
      <w:del w:id="1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a</w:delText>
        </w:r>
      </w:del>
      <w:del w:id="15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random matrix, and: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3 (Expectation of a random vector of coin flips)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the two fair coin flips in</w:t>
        </w:r>
      </w:ins>
      <w:ins w:id="164" w:author="PR Preview" w:date="2026-01-01T00:00:00Z">
        <w:r>
          <w:t xml:space="preserve"> </w:t>
        </w:r>
      </w:ins>
      <w:hyperlink r:id="rId23">
        <w:ins w:id="165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 random vector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$\mathord{\smash[b]{\underset{\raise.3ex\hbox{$\scriptstyle\sim$}}{X}}\vphantom{X}}= {(X_1, X_2)}^{\top}$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</w:t>
        </w:r>
      </w:ins>
      <w:ins w:id="17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random matrix, and:</w:t>
        </w:r>
      </w:ins>
    </w:p>
    <w:p>
      <w:pPr>
        <w:pStyle w:val="BodyText"/>
      </w:pPr>
      <w:ins w:id="176" w:author="PR Preview" w:date="2026-01-01T00:00:00Z">
        <w:r>
  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  </w:r>
      </w:ins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Theorem 3 (Law of the Unconscious Statistician (LOTUS))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rPr>
            <w:b/>
            <w:bCs/>
          </w:rPr>
          <w:delText xml:space="preserve">Discrete case.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For any function</w:delText>
        </w:r>
      </w:del>
      <w:del w:id="182" w:author="PR Preview" w:date="2026-01-01T00:00:00Z">
        <w:r>
          <w:delText xml:space="preserve"> </w:delText>
        </w:r>
      </w:del>
      <m:oMath>
        <m:r>
          <m:t>g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of a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i/>
            <w:iCs/>
          </w:rPr>
          <w:delText xml:space="preserve">discrete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random variable</w:delText>
        </w:r>
      </w:del>
      <w:del w:id="189" w:author="PR Preview" w:date="2026-01-01T00:00:00Z">
        <w:r>
          <w:delText xml:space="preserve"> </w:delText>
        </w:r>
      </w:del>
      <m:oMath>
        <m:r>
          <m:t>X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(Wikipedia contributors 2026e)</w:delText>
        </w:r>
      </w:del>
      <w:del w:id="192" w:author="PR Preview" w:date="2026-01-01T00:00:00Z">
        <w:r>
          <w:delText xml:space="preserve">:</w:delText>
        </w:r>
      </w:del>
    </w:p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Theorem 3 (Law of the Unconscious Statistician (LOTUS))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b/>
            <w:bCs/>
          </w:rPr>
          <w:t xml:space="preserve">Discrete case.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For any function</w:t>
        </w:r>
      </w:ins>
      <w:ins w:id="198" w:author="PR Preview" w:date="2026-01-01T00:00:00Z">
        <w:r>
          <w:t xml:space="preserve"> </w:t>
        </w:r>
      </w:ins>
      <m:oMath>
        <m:r>
          <m:t>g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 a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i/>
            <w:iCs/>
          </w:rPr>
          <w:t xml:space="preserve">discrete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random variable</w:t>
        </w:r>
      </w:ins>
      <w:ins w:id="205" w:author="PR Preview" w:date="2026-01-01T00:00:00Z">
        <w:r>
          <w:t xml:space="preserve"> </w:t>
        </w:r>
      </w:ins>
      <m:oMath>
        <m:r>
          <m:t>X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[4]</w:t>
        </w:r>
      </w:ins>
      <w:ins w:id="2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del w:id="209" w:author="PR Preview" w:date="2026-01-01T00:00:00Z">
        <w:r>
          <w:rPr>
            <w:i/>
            <w:iCs/>
          </w:rPr>
          <w:delText xml:space="preserve">Remark</w:delText>
        </w:r>
      </w:del>
      <w:del w:id="210" w:author="PR Preview" w:date="2026-01-01T00:00:00Z">
        <w:r>
          <w:delText xml:space="preserve">. </w:delText>
        </w:r>
      </w:del>
      <w:del w:id="211" w:author="PR Preview" w:date="2026-01-01T00:00:00Z">
        <w:r>
          <w:delText xml:space="preserve">LOTUS says that to compute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13" w:author="PR Preview" w:date="2026-01-01T00:00:00Z">
        <w:r>
          <w:delText xml:space="preserve">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we do not need to first find the distribution of</w:delText>
        </w:r>
      </w:del>
      <w:del w:id="21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7" w:author="PR Preview" w:date="2026-01-01T00:00:00Z">
        <w:r>
          <w:delText xml:space="preserve">;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we can compute the expectation directly using the distribution of</w:delText>
        </w:r>
      </w:del>
      <w:del w:id="220" w:author="PR Preview" w:date="2026-01-01T00:00:00Z">
        <w:r>
          <w:delText xml:space="preserve"> </w:delText>
        </w:r>
      </w:del>
      <m:oMath>
        <m:r>
          <m:t>X</m:t>
        </m:r>
      </m:oMath>
      <w:del w:id="221" w:author="PR Preview" w:date="2026-01-01T00:00:00Z">
        <w:r>
          <w:delText xml:space="preserve">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 continuous case is the density-weighted analogue of this argument,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but a fully rigorous proof needs the general change-of-variables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theorem for integrals against a pushforward measure — approximating</w:delText>
        </w:r>
      </w:del>
      <w:del w:id="228" w:author="PR Preview" w:date="2026-01-01T00:00:00Z">
        <w:r>
          <w:delText xml:space="preserve"> </w:delText>
        </w:r>
      </w:del>
      <m:oMath>
        <m:r>
          <m:t>g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by simple functions and passing to the limit — which is beyond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this page’s scope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(Billingsley 1995; Gut 2013; Casella and Berger 2002; Wikipedia contributors 2026f)</w:delText>
        </w:r>
      </w:del>
      <w:del w:id="235" w:author="PR Preview" w:date="2026-01-01T00:00:00Z">
        <w:r>
          <w:delText xml:space="preserve">.</w:delText>
        </w:r>
      </w:del>
    </w:p>
    <w:p>
      <w:pPr>
        <w:pStyle w:val="BodyText"/>
      </w:pPr>
      <w:ins w:id="236" w:author="PR Preview" w:date="2026-01-01T00:00:00Z">
        <w:r>
          <w:rPr>
            <w:i/>
            <w:iCs/>
          </w:rPr>
          <w:t xml:space="preserve">Remark</w:t>
        </w:r>
      </w:ins>
      <w:ins w:id="237" w:author="PR Preview" w:date="2026-01-01T00:00:00Z">
        <w:r>
          <w:t xml:space="preserve">. </w:t>
        </w:r>
      </w:ins>
      <w:ins w:id="238" w:author="PR Preview" w:date="2026-01-01T00:00:00Z">
        <w:r>
          <w:t xml:space="preserve">LOTUS says that to compute</w:t>
        </w:r>
      </w:ins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we do not need to first find the distribution of</w:t>
        </w:r>
      </w:ins>
      <w:ins w:id="24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4" w:author="PR Preview" w:date="2026-01-01T00:00:00Z">
        <w:r>
          <w:t xml:space="preserve">;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we can compute the expectation directly using the distribution of</w:t>
        </w:r>
      </w:ins>
      <w:ins w:id="247" w:author="PR Preview" w:date="2026-01-01T00:00:00Z">
        <w:r>
          <w:t xml:space="preserve"> </w:t>
        </w:r>
      </w:ins>
      <m:oMath>
        <m:r>
          <m:t>X</m:t>
        </m:r>
      </m:oMath>
      <w:ins w:id="248" w:author="PR Preview" w:date="2026-01-01T00:00:00Z">
        <w:r>
          <w:t xml:space="preserve">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 continuous case is the density-weighted analogue of this argument,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but a fully rigorous proof needs the general change-of-variables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theorem for integrals against a pushforward measure — approximating</w:t>
        </w:r>
      </w:ins>
      <w:ins w:id="255" w:author="PR Preview" w:date="2026-01-01T00:00:00Z">
        <w:r>
          <w:t xml:space="preserve"> </w:t>
        </w:r>
      </w:ins>
      <m:oMath>
        <m:r>
          <m:t>g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by simple functions and passing to the limit — which is beyond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this page’s scope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[2], [5], [6], [7]</w:t>
        </w:r>
      </w:ins>
      <w:ins w:id="262" w:author="PR Preview" w:date="2026-01-01T00:00:00Z">
        <w:r>
          <w:t xml:space="preserve">.</w:t>
        </w:r>
      </w:ins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del w:id="263" w:author="PR Preview" w:date="2026-01-01T00:00:00Z">
        <w:r>
          <w:delText xml:space="preserve">Beyond the discrete case, this proof does not carry over by replacing sums with integrals.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That replacement would need a joint density for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and some pairs have none: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if</w:delText>
        </w:r>
      </w:del>
      <w:del w:id="272" w:author="PR Preview" w:date="2026-01-01T00:00:00Z">
        <w:r>
          <w:delText xml:space="preserve"> </w:delText>
        </w:r>
      </w:del>
      <m:oMath>
        <m:r>
          <m:t>X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is continuous, the pair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has no joint density.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In general, expectation is an integral against the probability measure,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 the theorem is the linearity of that (Lebesgue) integral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(Billingsley 1995)</w:delText>
        </w:r>
      </w:del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which is beyond these notes’ scope.</w:delText>
        </w:r>
      </w:del>
    </w:p>
    <w:p>
      <w:pPr>
        <w:pStyle w:val="BodyText"/>
      </w:pPr>
      <w:ins w:id="287" w:author="PR Preview" w:date="2026-01-01T00:00:00Z">
        <w:r>
          <w:t xml:space="preserve">Beyond the discrete case, this proof does not carry over by replacing sums with integrals.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That replacement would need a joint density for</w:t>
        </w:r>
      </w:ins>
      <w:ins w:id="2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 some pairs have none: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if</w:t>
        </w:r>
      </w:ins>
      <w:ins w:id="296" w:author="PR Preview" w:date="2026-01-01T00:00:00Z">
        <w:r>
          <w:t xml:space="preserve"> </w:t>
        </w:r>
      </w:ins>
      <m:oMath>
        <m:r>
          <m:t>X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continuous, the pair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has no joint density.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In general, expectation is an integral against the probability measure,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 the theorem is the linearity of that (Lebesgue) integral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[2]</w:t>
        </w:r>
      </w:ins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which is beyond these notes’ scope.</w:t>
        </w:r>
      </w:ins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del w:id="311" w:author="PR Preview" w:date="2026-01-01T00:00:00Z">
        <w:r>
          <w:rPr>
            <w:b/>
            <w:bCs/>
          </w:rPr>
          <w:delText xml:space="preserve">Example 8 (Conditional PMF from a vaccine trial)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rPr>
            <w:rStyle w:val="VerbatimChar"/>
          </w:rPr>
          <w:delText xml:space="preserve">vaccine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dataset in the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rStyle w:val="VerbatimChar"/>
          </w:rPr>
          <w:delText xml:space="preserve">dobson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package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(</w:delText>
        </w:r>
      </w:del>
      <w:del w:id="324" w:author="PR Preview" w:date="2026-01-01T00:00:00Z">
        <w:r>
          <w:delText xml:space="preserve">Dobson and Barnett (2018)</w:delText>
        </w:r>
      </w:del>
      <w:del w:id="325" w:author="PR Preview" w:date="2026-01-01T00:00:00Z">
        <w:r>
          <w:delText xml:space="preserve">, Table 9.6)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records the responses in a flu vaccine trial:</w:delText>
        </w:r>
      </w:del>
      <w:del w:id="328" w:author="PR Preview" w:date="2026-01-01T00:00:00Z">
        <w:r>
          <w:delText xml:space="preserve"> </w:delText>
        </w:r>
      </w:del>
      <m:oMath>
        <m:r>
          <m:t>X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 treatment group (placebo or vaccine)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and</w:delText>
        </w:r>
      </w:del>
      <w:del w:id="333" w:author="PR Preview" w:date="2026-01-01T00:00:00Z">
        <w:r>
          <w:delText xml:space="preserve"> </w:delText>
        </w:r>
      </w:del>
      <m:oMath>
        <m:r>
          <m:t>Y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is the level of response to treatment (small, moderate, or large).</w:delText>
        </w:r>
      </w:del>
    </w:p>
    <w:p>
      <w:pPr>
        <w:pStyle w:val="FirstParagraph"/>
      </w:pPr>
      <w:ins w:id="336" w:author="PR Preview" w:date="2026-01-01T00:00:00Z">
        <w:r>
          <w:rPr>
            <w:b/>
            <w:bCs/>
          </w:rPr>
          <w:t xml:space="preserve">Example 8 (Conditional PMF from a vaccine trial)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rPr>
            <w:rStyle w:val="VerbatimChar"/>
          </w:rPr>
          <w:t xml:space="preserve">vaccine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dataset in the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rStyle w:val="VerbatimChar"/>
          </w:rPr>
          <w:t xml:space="preserve">dobson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package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(</w:t>
        </w:r>
      </w:ins>
      <w:ins w:id="349" w:author="PR Preview" w:date="2026-01-01T00:00:00Z">
        <w:r>
          <w:t xml:space="preserve">Dobson and Barnett [8]</w:t>
        </w:r>
      </w:ins>
      <w:ins w:id="350" w:author="PR Preview" w:date="2026-01-01T00:00:00Z">
        <w:r>
          <w:t xml:space="preserve">, Table 9.6)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records the responses in a flu vaccine trial:</w:t>
        </w:r>
      </w:ins>
      <w:ins w:id="353" w:author="PR Preview" w:date="2026-01-01T00:00:00Z">
        <w:r>
          <w:t xml:space="preserve"> </w:t>
        </w:r>
      </w:ins>
      <m:oMath>
        <m:r>
          <m:t>X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treatment group (placebo or vaccine)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and</w:t>
        </w:r>
      </w:ins>
      <w:ins w:id="358" w:author="PR Preview" w:date="2026-01-01T00:00:00Z">
        <w:r>
          <w:t xml:space="preserve"> </w:t>
        </w:r>
      </w:ins>
      <m:oMath>
        <m:r>
          <m:t>Y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the level of response to treatment (small, moderate, or large).</w:t>
        </w:r>
      </w:ins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Example 9 (Conditional PDF from a bivariate normal model of birthweight data)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rStyle w:val="VerbatimChar"/>
          </w:rPr>
          <w:delText xml:space="preserve">birthweight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dataset in the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rPr>
            <w:rStyle w:val="VerbatimChar"/>
          </w:rPr>
          <w:delText xml:space="preserve">dobson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package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(</w:delText>
        </w:r>
      </w:del>
      <w:del w:id="374" w:author="PR Preview" w:date="2026-01-01T00:00:00Z">
        <w:r>
          <w:delText xml:space="preserve">Dobson and Barnett (2018)</w:delText>
        </w:r>
      </w:del>
      <w:del w:id="375" w:author="PR Preview" w:date="2026-01-01T00:00:00Z">
        <w:r>
          <w:delText xml:space="preserve">, Table 2.3)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records gestational age (weeks) and birthweight (grams)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for 12 boys and 12 girls.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Let</w:delText>
        </w:r>
      </w:del>
      <w:del w:id="382" w:author="PR Preview" w:date="2026-01-01T00:00:00Z">
        <w:r>
          <w:delText xml:space="preserve"> </w:delText>
        </w:r>
      </w:del>
      <m:oMath>
        <m:r>
          <m:t>X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be gestational age and</w:delText>
        </w:r>
      </w:del>
      <w:del w:id="385" w:author="PR Preview" w:date="2026-01-01T00:00:00Z">
        <w:r>
          <w:delText xml:space="preserve"> </w:delText>
        </w:r>
      </w:del>
      <m:oMath>
        <m:r>
          <m:t>Y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be birthweight,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pooling both sexes into</w:delText>
        </w:r>
      </w:del>
      <w:del w:id="39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24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observations.</w:delText>
        </w:r>
      </w:del>
    </w:p>
    <w:p>
      <w:pPr>
        <w:pStyle w:val="FirstParagraph"/>
      </w:pPr>
      <w:ins w:id="393" w:author="PR Preview" w:date="2026-01-01T00:00:00Z">
        <w:r>
          <w:rPr>
            <w:b/>
            <w:bCs/>
          </w:rPr>
          <w:t xml:space="preserve">Example 9 (Conditional PDF from a bivariate normal model of birthweight data)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rStyle w:val="VerbatimChar"/>
          </w:rPr>
          <w:t xml:space="preserve">birthweight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dataset in the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rStyle w:val="VerbatimChar"/>
          </w:rPr>
          <w:t xml:space="preserve">dobson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package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</w:t>
        </w:r>
      </w:ins>
      <w:ins w:id="406" w:author="PR Preview" w:date="2026-01-01T00:00:00Z">
        <w:r>
          <w:t xml:space="preserve">Dobson and Barnett [8]</w:t>
        </w:r>
      </w:ins>
      <w:ins w:id="407" w:author="PR Preview" w:date="2026-01-01T00:00:00Z">
        <w:r>
          <w:t xml:space="preserve">, Table 2.3)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records gestational age (weeks) and birthweight (grams)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for 12 boys and 12 girls.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Let</w:t>
        </w:r>
      </w:ins>
      <w:ins w:id="414" w:author="PR Preview" w:date="2026-01-01T00:00:00Z">
        <w:r>
          <w:t xml:space="preserve"> </w:t>
        </w:r>
      </w:ins>
      <m:oMath>
        <m:r>
          <m:t>X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be gestational age and</w:t>
        </w:r>
      </w:ins>
      <w:ins w:id="417" w:author="PR Preview" w:date="2026-01-01T00:00:00Z">
        <w:r>
          <w:t xml:space="preserve"> </w:t>
        </w:r>
      </w:ins>
      <m:oMath>
        <m:r>
          <m:t>Y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be birthweight,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pooling both sexes into</w:t>
        </w:r>
      </w:ins>
      <w:ins w:id="4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24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observations.</w:t>
        </w:r>
      </w:ins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del w:id="425" w:author="PR Preview" w:date="2026-01-01T00:00:00Z">
        <w:r>
          <w:delText xml:space="preserve">Modeling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as bivariate normal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with parameters set equal to these values computed from the data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(they stand in for the parameters here):</w:delText>
        </w:r>
      </w:del>
      <w:del w:id="43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and</w:delText>
        </w:r>
      </w:del>
      <w:del w:id="43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are the means of</w:delText>
        </w:r>
      </w:del>
      <w:del w:id="439" w:author="PR Preview" w:date="2026-01-01T00:00:00Z">
        <w:r>
          <w:delText xml:space="preserve"> </w:delText>
        </w:r>
      </w:del>
      <m:oMath>
        <m:r>
          <m:t>X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and</w:delText>
        </w:r>
      </w:del>
      <w:del w:id="442" w:author="PR Preview" w:date="2026-01-01T00:00:00Z">
        <w:r>
          <w:delText xml:space="preserve"> </w:delText>
        </w:r>
      </w:del>
      <m:oMath>
        <m:r>
          <m:t>Y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their</w:delText>
        </w:r>
      </w:del>
      <w:del w:id="450" w:author="PR Preview" w:date="2026-01-01T00:00:00Z">
        <w:r>
          <w:delText xml:space="preserve"> </w:delText>
        </w:r>
      </w:del>
      <w:hyperlink r:id="rId46">
        <w:del w:id="451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452" w:author="PR Preview" w:date="2026-01-01T00:00:00Z">
        <w:r>
          <w:delText xml:space="preserve">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and</w:delText>
        </w:r>
      </w:del>
      <w:del w:id="455" w:author="PR Preview" w:date="2026-01-01T00:00:00Z">
        <w:r>
          <w:delText xml:space="preserve"> </w:delText>
        </w:r>
      </w:del>
      <m:oMath>
        <m:r>
          <m:t>ρ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their</w:delText>
        </w:r>
      </w:del>
      <w:del w:id="458" w:author="PR Preview" w:date="2026-01-01T00:00:00Z">
        <w:r>
          <w:delText xml:space="preserve"> </w:delText>
        </w:r>
      </w:del>
      <w:hyperlink r:id="rId47">
        <w:del w:id="459" w:author="PR Preview" w:date="2026-01-01T00:00:00Z">
          <w:r>
            <w:rPr>
              <w:rStyle w:val="Hyperlink"/>
            </w:rPr>
            <w:delText xml:space="preserve">correlation</w:delText>
          </w:r>
        </w:del>
      </w:hyperlink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(the next page defines the last two).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The joint density is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(a standard result; e.g.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Casella and Berger (2002)</w:delText>
        </w:r>
      </w:del>
      <w:del w:id="468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del w:id="469" w:author="PR Preview" w:date="2026-01-01T00:00:00Z">
        <w:r>
          <w:delText xml:space="preserve">A further standard fact about the bivariate normal (</w:delText>
        </w:r>
      </w:del>
      <w:del w:id="470" w:author="PR Preview" w:date="2026-01-01T00:00:00Z">
        <w:r>
          <w:delText xml:space="preserve">Casella and Berger (2002)</w:delText>
        </w:r>
      </w:del>
      <w:del w:id="471" w:author="PR Preview" w:date="2026-01-01T00:00:00Z">
        <w:r>
          <w:delText xml:space="preserve">)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that the marginal distribution of</w:delText>
        </w:r>
      </w:del>
      <w:del w:id="474" w:author="PR Preview" w:date="2026-01-01T00:00:00Z">
        <w:r>
          <w:delText xml:space="preserve"> </w:delText>
        </w:r>
      </w:del>
      <m:oMath>
        <m:r>
          <m:t>X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</w:delText>
        </w:r>
      </w:del>
      <w:del w:id="477" w:author="PR Preview" w:date="2026-01-01T00:00:00Z">
        <w:r>
          <w:delText xml:space="preserve"> </w:delText>
        </w:r>
      </w:del>
      <w:hyperlink r:id="rId48">
        <w:del w:id="478" w:author="PR Preview" w:date="2026-01-01T00:00:00Z">
          <w:r>
            <w:rPr>
              <w:rStyle w:val="Hyperlink"/>
            </w:rPr>
            <w:delText xml:space="preserve">normal</w:delText>
          </w:r>
        </w:del>
      </w:hyperlink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del w:id="481" w:author="PR Preview" w:date="2026-01-01T00:00:00Z">
        <w:r>
          <w:delText xml:space="preserve">.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At</w:delText>
        </w:r>
      </w:del>
      <w:del w:id="4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weeks (a full-term pregnancy),</w:delText>
        </w:r>
      </w:del>
      <w:del w:id="48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del w:id="491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del w:id="492" w:author="PR Preview" w:date="2026-01-01T00:00:00Z">
        <w:r>
          <w:delText xml:space="preserve">By</w:delText>
        </w:r>
      </w:del>
      <w:del w:id="493" w:author="PR Preview" w:date="2026-01-01T00:00:00Z">
        <w:r>
          <w:delText xml:space="preserve"> </w:delText>
        </w:r>
      </w:del>
      <w:hyperlink w:anchor="def-cond-pdf">
        <w:del w:id="49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95" w:author="PR Preview" w:date="2026-01-01T00:00:00Z">
        <w:r>
          <w:delText xml:space="preserve">, dividing the joint density by this marginal density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and simplifying the exponent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(completing the square in</w:delText>
        </w:r>
      </w:del>
      <w:del w:id="500" w:author="PR Preview" w:date="2026-01-01T00:00:00Z">
        <w:r>
          <w:delText xml:space="preserve"> </w:delText>
        </w:r>
      </w:del>
      <m:oMath>
        <m:r>
          <m:t>y</m:t>
        </m:r>
      </m:oMath>
      <w:del w:id="501" w:author="PR Preview" w:date="2026-01-01T00:00:00Z">
        <w:r>
          <w:delText xml:space="preserve">;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Casella and Berger (2002)</w:delText>
        </w:r>
      </w:del>
      <w:del w:id="504" w:author="PR Preview" w:date="2026-01-01T00:00:00Z">
        <w:r>
          <w:delText xml:space="preserve">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gives the conditional PDF of</w:delText>
        </w:r>
      </w:del>
      <w:del w:id="507" w:author="PR Preview" w:date="2026-01-01T00:00:00Z">
        <w:r>
          <w:delText xml:space="preserve"> </w:delText>
        </w:r>
      </w:del>
      <m:oMath>
        <m:r>
          <m:t>Y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given</w:delText>
        </w:r>
      </w:del>
      <w:del w:id="51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511" w:author="PR Preview" w:date="2026-01-01T00:00:00Z">
        <w:r>
          <w:delText xml:space="preserve">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which is itself normal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with mean shifted along the regression line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and variance reduced by a factor of</w:delText>
        </w:r>
      </w:del>
      <w:del w:id="5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del w:id="519" w:author="PR Preview" w:date="2026-01-01T00:00:00Z">
        <w:r>
          <w:delText xml:space="preserve">:</w:delText>
        </w:r>
      </w:del>
    </w:p>
    <w:p>
      <w:pPr>
        <w:pStyle w:val="BodyText"/>
      </w:pPr>
      <w:ins w:id="520" w:author="PR Preview" w:date="2026-01-01T00:00:00Z">
        <w:r>
          <w:t xml:space="preserve">Modeling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as bivariate normal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with parameters set equal to these values computed from the data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(they stand in for the parameters here):</w:t>
        </w:r>
      </w:ins>
      <w:ins w:id="52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</w:t>
        </w:r>
      </w:ins>
      <w:ins w:id="53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are the means of</w:t>
        </w:r>
      </w:ins>
      <w:ins w:id="534" w:author="PR Preview" w:date="2026-01-01T00:00:00Z">
        <w:r>
          <w:t xml:space="preserve"> </w:t>
        </w:r>
      </w:ins>
      <m:oMath>
        <m:r>
          <m:t>X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</w:t>
        </w:r>
      </w:ins>
      <w:ins w:id="537" w:author="PR Preview" w:date="2026-01-01T00:00:00Z">
        <w:r>
          <w:t xml:space="preserve"> </w:t>
        </w:r>
      </w:ins>
      <m:oMath>
        <m:r>
          <m:t>Y</m:t>
        </m:r>
      </m:oMath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</w:t>
        </w:r>
      </w:ins>
      <w:ins w:id="542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their</w:t>
        </w:r>
      </w:ins>
      <w:ins w:id="545" w:author="PR Preview" w:date="2026-01-01T00:00:00Z">
        <w:r>
          <w:t xml:space="preserve"> </w:t>
        </w:r>
      </w:ins>
      <w:hyperlink r:id="rId46">
        <w:ins w:id="546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</w:t>
        </w:r>
      </w:ins>
      <w:ins w:id="550" w:author="PR Preview" w:date="2026-01-01T00:00:00Z">
        <w:r>
          <w:t xml:space="preserve"> </w:t>
        </w:r>
      </w:ins>
      <m:oMath>
        <m:r>
          <m:t>ρ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their</w:t>
        </w:r>
      </w:ins>
      <w:ins w:id="553" w:author="PR Preview" w:date="2026-01-01T00:00:00Z">
        <w:r>
          <w:t xml:space="preserve"> </w:t>
        </w:r>
      </w:ins>
      <w:hyperlink r:id="rId47">
        <w:ins w:id="554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(the next page defines the last two).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The joint density is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(a standard result; e.g.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Casella and Berger [6]</w:t>
        </w:r>
      </w:ins>
      <w:ins w:id="56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ins w:id="564" w:author="PR Preview" w:date="2026-01-01T00:00:00Z">
        <w:r>
          <w:t xml:space="preserve">A further standard fact about the bivariate normal (</w:t>
        </w:r>
      </w:ins>
      <w:ins w:id="565" w:author="PR Preview" w:date="2026-01-01T00:00:00Z">
        <w:r>
          <w:t xml:space="preserve">Casella and Berger [6]</w:t>
        </w:r>
      </w:ins>
      <w:ins w:id="566" w:author="PR Preview" w:date="2026-01-01T00:00:00Z">
        <w:r>
          <w:t xml:space="preserve">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is that the marginal distribution of</w:t>
        </w:r>
      </w:ins>
      <w:ins w:id="569" w:author="PR Preview" w:date="2026-01-01T00:00:00Z">
        <w:r>
          <w:t xml:space="preserve"> </w:t>
        </w:r>
      </w:ins>
      <m:oMath>
        <m:r>
          <m:t>X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is</w:t>
        </w:r>
      </w:ins>
      <w:ins w:id="572" w:author="PR Preview" w:date="2026-01-01T00:00:00Z">
        <w:r>
          <w:t xml:space="preserve"> </w:t>
        </w:r>
      </w:ins>
      <w:hyperlink r:id="rId48">
        <w:ins w:id="573" w:author="PR Preview" w:date="2026-01-01T00:00:00Z">
          <w:r>
            <w:rPr>
              <w:rStyle w:val="Hyperlink"/>
            </w:rPr>
            <w:t xml:space="preserve">normal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ins w:id="576" w:author="PR Preview" w:date="2026-01-01T00:00:00Z">
        <w:r>
          <w:t xml:space="preserve">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At</w:t>
        </w:r>
      </w:ins>
      <w:ins w:id="5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weeks (a full-term pregnancy),</w:t>
        </w:r>
      </w:ins>
      <w:ins w:id="58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and</w:t>
        </w:r>
      </w:ins>
      <w:ins w:id="585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ins w:id="58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ins w:id="587" w:author="PR Preview" w:date="2026-01-01T00:00:00Z">
        <w:r>
          <w:t xml:space="preserve">By</w:t>
        </w:r>
      </w:ins>
      <w:ins w:id="588" w:author="PR Preview" w:date="2026-01-01T00:00:00Z">
        <w:r>
          <w:t xml:space="preserve"> </w:t>
        </w:r>
      </w:ins>
      <w:hyperlink w:anchor="def-cond-pdf">
        <w:ins w:id="58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90" w:author="PR Preview" w:date="2026-01-01T00:00:00Z">
        <w:r>
          <w:t xml:space="preserve">, dividing the joint density by this marginal density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and simplifying the exponent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(completing the square in</w:t>
        </w:r>
      </w:ins>
      <w:ins w:id="595" w:author="PR Preview" w:date="2026-01-01T00:00:00Z">
        <w:r>
          <w:t xml:space="preserve"> </w:t>
        </w:r>
      </w:ins>
      <m:oMath>
        <m:r>
          <m:t>y</m:t>
        </m:r>
      </m:oMath>
      <w:ins w:id="596" w:author="PR Preview" w:date="2026-01-01T00:00:00Z">
        <w:r>
          <w:t xml:space="preserve">;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Casella and Berger [6]</w:t>
        </w:r>
      </w:ins>
      <w:ins w:id="599" w:author="PR Preview" w:date="2026-01-01T00:00:00Z">
        <w:r>
          <w:t xml:space="preserve">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gives the conditional PDF of</w:t>
        </w:r>
      </w:ins>
      <w:ins w:id="602" w:author="PR Preview" w:date="2026-01-01T00:00:00Z">
        <w:r>
          <w:t xml:space="preserve"> </w:t>
        </w:r>
      </w:ins>
      <m:oMath>
        <m:r>
          <m:t>Y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given</w:t>
        </w:r>
      </w:ins>
      <w:ins w:id="6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606" w:author="PR Preview" w:date="2026-01-01T00:00:00Z">
        <w:r>
          <w:t xml:space="preserve">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which is itself normal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with mean shifted along the regression line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and variance reduced by a factor of</w:t>
        </w:r>
      </w:ins>
      <w:ins w:id="6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ins w:id="6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del w:id="615" w:author="PR Preview" w:date="2026-01-01T00:00:00Z">
        <w:r>
          <w:rPr>
            <w:b/>
            <w:bCs/>
          </w:rPr>
          <w:delText xml:space="preserve">Continuous case.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Continuing</w:delText>
        </w:r>
      </w:del>
      <w:del w:id="618" w:author="PR Preview" w:date="2026-01-01T00:00:00Z">
        <w:r>
          <w:delText xml:space="preserve"> </w:delText>
        </w:r>
      </w:del>
      <w:hyperlink w:anchor="exm-cond-pdf">
        <w:del w:id="619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22" w:author="PR Preview" w:date="2026-01-01T00:00:00Z">
        <w:r>
          <w:delText xml:space="preserve">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 mean of a normal distribution is its location parameter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(</w:delText>
        </w:r>
      </w:del>
      <w:del w:id="627" w:author="PR Preview" w:date="2026-01-01T00:00:00Z">
        <w:r>
          <w:delText xml:space="preserve">Casella and Berger (2002)</w:delText>
        </w:r>
      </w:del>
      <w:del w:id="628" w:author="PR Preview" w:date="2026-01-01T00:00:00Z">
        <w:r>
          <w:delText xml:space="preserve">),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so integrating</w:delText>
        </w:r>
      </w:del>
      <w:del w:id="631" w:author="PR Preview" w:date="2026-01-01T00:00:00Z">
        <w:r>
          <w:delText xml:space="preserve"> </w:delText>
        </w:r>
      </w:del>
      <m:oMath>
        <m:r>
          <m:t>y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against this conditional density gives:</w:delText>
        </w:r>
      </w:del>
    </w:p>
    <w:p>
      <w:pPr>
        <w:pStyle w:val="FirstParagraph"/>
      </w:pPr>
      <w:ins w:id="634" w:author="PR Preview" w:date="2026-01-01T00:00:00Z">
        <w:r>
          <w:rPr>
            <w:b/>
            <w:bCs/>
          </w:rPr>
          <w:t xml:space="preserve">Continuous case.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Continuing</w:t>
        </w:r>
      </w:ins>
      <w:ins w:id="637" w:author="PR Preview" w:date="2026-01-01T00:00:00Z">
        <w:r>
          <w:t xml:space="preserve"> </w:t>
        </w:r>
      </w:ins>
      <w:hyperlink w:anchor="exm-cond-pdf">
        <w:ins w:id="638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The mean of a normal distribution is its location parameter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(</w:t>
        </w:r>
      </w:ins>
      <w:ins w:id="646" w:author="PR Preview" w:date="2026-01-01T00:00:00Z">
        <w:r>
          <w:t xml:space="preserve">Casella and Berger [6]</w:t>
        </w:r>
      </w:ins>
      <w:ins w:id="647" w:author="PR Preview" w:date="2026-01-01T00:00:00Z">
        <w:r>
          <w:t xml:space="preserve">),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so integrating</w:t>
        </w:r>
      </w:ins>
      <w:ins w:id="650" w:author="PR Preview" w:date="2026-01-01T00:00:00Z">
        <w:r>
          <w:t xml:space="preserve"> </w:t>
        </w:r>
      </w:ins>
      <m:oMath>
        <m:r>
          <m:t>y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against this conditional density 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del w:id="653" w:author="PR Preview" w:date="2026-01-01T00:00:00Z">
        <w:r>
          <w:rPr>
            <w:b/>
            <w:bCs/>
          </w:rPr>
          <w:delText xml:space="preserve">Example 11 (Conditional expectation, one discrete variable and one continuous variable)</w:delText>
        </w:r>
      </w:del>
      <w:del w:id="654" w:author="PR Preview" w:date="2026-01-01T00:00:00Z">
        <w:r>
          <w:delText xml:space="preserve"> </w:delText>
        </w:r>
      </w:del>
      <m:oMath>
        <m:r>
          <m:t>X</m:t>
        </m:r>
      </m:oMath>
      <w:del w:id="655" w:author="PR Preview" w:date="2026-01-01T00:00:00Z">
        <w:r>
          <w:rPr>
            <w:b/>
            <w:bCs/>
          </w:rPr>
          <w:delText xml:space="preserve"> </w:delText>
        </w:r>
      </w:del>
      <w:del w:id="656" w:author="PR Preview" w:date="2026-01-01T00:00:00Z">
        <w:r>
          <w:rPr>
            <w:b/>
            <w:bCs/>
          </w:rPr>
          <w:delText xml:space="preserve">discrete,</w:delText>
        </w:r>
      </w:del>
      <w:del w:id="657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</m:oMath>
      <w:del w:id="658" w:author="PR Preview" w:date="2026-01-01T00:00:00Z">
        <w:r>
          <w:rPr>
            <w:b/>
            <w:bCs/>
          </w:rPr>
          <w:delText xml:space="preserve"> </w:delText>
        </w:r>
      </w:del>
      <w:del w:id="659" w:author="PR Preview" w:date="2026-01-01T00:00:00Z">
        <w:r>
          <w:rPr>
            <w:b/>
            <w:bCs/>
          </w:rPr>
          <w:delText xml:space="preserve">continuous.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rPr>
            <w:rStyle w:val="VerbatimChar"/>
          </w:rPr>
          <w:delText xml:space="preserve">plasma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dataset in the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rPr>
            <w:rStyle w:val="VerbatimChar"/>
          </w:rPr>
          <w:delText xml:space="preserve">dobson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package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(</w:delText>
        </w:r>
      </w:del>
      <w:del w:id="672" w:author="PR Preview" w:date="2026-01-01T00:00:00Z">
        <w:r>
          <w:delText xml:space="preserve">Dobson and Barnett (2018)</w:delText>
        </w:r>
      </w:del>
      <w:del w:id="673" w:author="PR Preview" w:date="2026-01-01T00:00:00Z">
        <w:r>
          <w:delText xml:space="preserve">, Table 6.25)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records plasma inorganic phosphate levels (mg/dL)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one hour after a glucose tolerance test,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for hyperinsulinemic obese (</w:delText>
        </w:r>
      </w:del>
      <w:del w:id="680" w:author="PR Preview" w:date="2026-01-01T00:00:00Z">
        <w:r>
          <w:rPr>
            <w:rStyle w:val="VerbatimChar"/>
          </w:rPr>
          <w:delText xml:space="preserve">H-O</w:delText>
        </w:r>
      </w:del>
      <w:del w:id="681" w:author="PR Preview" w:date="2026-01-01T00:00:00Z">
        <w:r>
          <w:delText xml:space="preserve">) and control (</w:delText>
        </w:r>
      </w:del>
      <w:del w:id="682" w:author="PR Preview" w:date="2026-01-01T00:00:00Z">
        <w:r>
          <w:rPr>
            <w:rStyle w:val="VerbatimChar"/>
          </w:rPr>
          <w:delText xml:space="preserve">C</w:delText>
        </w:r>
      </w:del>
      <w:del w:id="683" w:author="PR Preview" w:date="2026-01-01T00:00:00Z">
        <w:r>
          <w:delText xml:space="preserve">) participants.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Let</w:delText>
        </w:r>
      </w:del>
      <w:del w:id="686" w:author="PR Preview" w:date="2026-01-01T00:00:00Z">
        <w:r>
          <w:delText xml:space="preserve"> </w:delText>
        </w:r>
      </w:del>
      <m:oMath>
        <m:r>
          <m:t>X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be group and</w:delText>
        </w:r>
      </w:del>
      <w:del w:id="689" w:author="PR Preview" w:date="2026-01-01T00:00:00Z">
        <w:r>
          <w:delText xml:space="preserve"> </w:delText>
        </w:r>
      </w:del>
      <m:oMath>
        <m:r>
          <m:t>Y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be phosphate level.</w:delText>
        </w:r>
      </w:del>
    </w:p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Example 11 (Conditional expectation, one discrete variable and one continuous variable)</w:t>
        </w:r>
      </w:ins>
      <w:ins w:id="693" w:author="PR Preview" w:date="2026-01-01T00:00:00Z">
        <w:r>
          <w:t xml:space="preserve"> </w:t>
        </w:r>
      </w:ins>
      <m:oMath>
        <m:r>
          <m:t>X</m:t>
        </m:r>
      </m:oMath>
      <w:ins w:id="694" w:author="PR Preview" w:date="2026-01-01T00:00:00Z">
        <w:r>
          <w:rPr>
            <w:b/>
            <w:bCs/>
          </w:rP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discrete,</w:t>
        </w:r>
      </w:ins>
      <w:ins w:id="696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697" w:author="PR Preview" w:date="2026-01-01T00:00:00Z">
        <w:r>
          <w:rPr>
            <w:b/>
            <w:bCs/>
          </w:rPr>
          <w:t xml:space="preserve"> </w:t>
        </w:r>
      </w:ins>
      <w:ins w:id="698" w:author="PR Preview" w:date="2026-01-01T00:00:00Z">
        <w:r>
          <w:rPr>
            <w:b/>
            <w:bCs/>
          </w:rPr>
          <w:t xml:space="preserve">continuous.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The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rPr>
            <w:rStyle w:val="VerbatimChar"/>
          </w:rPr>
          <w:t xml:space="preserve">plasma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dataset in the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rPr>
            <w:rStyle w:val="VerbatimChar"/>
          </w:rPr>
          <w:t xml:space="preserve">dobson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package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(</w:t>
        </w:r>
      </w:ins>
      <w:ins w:id="711" w:author="PR Preview" w:date="2026-01-01T00:00:00Z">
        <w:r>
          <w:t xml:space="preserve">Dobson and Barnett [8]</w:t>
        </w:r>
      </w:ins>
      <w:ins w:id="712" w:author="PR Preview" w:date="2026-01-01T00:00:00Z">
        <w:r>
          <w:t xml:space="preserve">, Table 6.25)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records plasma inorganic phosphate levels (mg/dL)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one hour after a glucose tolerance test,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for hyperinsulinemic obese (</w:t>
        </w:r>
      </w:ins>
      <w:ins w:id="719" w:author="PR Preview" w:date="2026-01-01T00:00:00Z">
        <w:r>
          <w:rPr>
            <w:rStyle w:val="VerbatimChar"/>
          </w:rPr>
          <w:t xml:space="preserve">H-O</w:t>
        </w:r>
      </w:ins>
      <w:ins w:id="720" w:author="PR Preview" w:date="2026-01-01T00:00:00Z">
        <w:r>
          <w:t xml:space="preserve">) and control (</w:t>
        </w:r>
      </w:ins>
      <w:ins w:id="721" w:author="PR Preview" w:date="2026-01-01T00:00:00Z">
        <w:r>
          <w:rPr>
            <w:rStyle w:val="VerbatimChar"/>
          </w:rPr>
          <w:t xml:space="preserve">C</w:t>
        </w:r>
      </w:ins>
      <w:ins w:id="722" w:author="PR Preview" w:date="2026-01-01T00:00:00Z">
        <w:r>
          <w:t xml:space="preserve">) participants.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Let</w:t>
        </w:r>
      </w:ins>
      <w:ins w:id="725" w:author="PR Preview" w:date="2026-01-01T00:00:00Z">
        <w:r>
          <w:t xml:space="preserve"> </w:t>
        </w:r>
      </w:ins>
      <m:oMath>
        <m:r>
          <m:t>X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be group and</w:t>
        </w:r>
      </w:ins>
      <w:ins w:id="728" w:author="PR Preview" w:date="2026-01-01T00:00:00Z">
        <w:r>
          <w:t xml:space="preserve"> </w:t>
        </w:r>
      </w:ins>
      <m:oMath>
        <m:r>
          <m:t>Y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be phosphate level.</w:t>
        </w:r>
      </w:ins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del w:id="731" w:author="PR Preview" w:date="2026-01-01T00:00:00Z">
        <w:r>
          <w:rPr>
            <w:b/>
            <w:bCs/>
          </w:rPr>
          <w:delText xml:space="preserve"> </w:delText>
        </w:r>
      </w:del>
      <w:del w:id="732" w:author="PR Preview" w:date="2026-01-01T00:00:00Z">
        <w:r>
          <w:rPr>
            <w:b/>
            <w:bCs/>
          </w:rPr>
          <w:delText xml:space="preserve">continuous,</w:delText>
        </w:r>
      </w:del>
      <w:del w:id="733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</m:oMath>
      <w:del w:id="734" w:author="PR Preview" w:date="2026-01-01T00:00:00Z">
        <w:r>
          <w:rPr>
            <w:b/>
            <w:bCs/>
          </w:rPr>
          <w:delText xml:space="preserve"> </w:delText>
        </w:r>
      </w:del>
      <w:del w:id="735" w:author="PR Preview" w:date="2026-01-01T00:00:00Z">
        <w:r>
          <w:rPr>
            <w:b/>
            <w:bCs/>
          </w:rPr>
          <w:delText xml:space="preserve">discrete.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The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rPr>
            <w:rStyle w:val="VerbatimChar"/>
          </w:rPr>
          <w:delText xml:space="preserve">senility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dataset in the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rPr>
            <w:rStyle w:val="VerbatimChar"/>
          </w:rPr>
          <w:delText xml:space="preserve">dobson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package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(</w:delText>
        </w:r>
      </w:del>
      <w:del w:id="748" w:author="PR Preview" w:date="2026-01-01T00:00:00Z">
        <w:r>
          <w:delText xml:space="preserve">Dobson and Barnett (2018)</w:delText>
        </w:r>
      </w:del>
      <w:del w:id="749" w:author="PR Preview" w:date="2026-01-01T00:00:00Z">
        <w:r>
          <w:delText xml:space="preserve">, Table 7.8)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records, for 54 elderly people,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 WAIS (Wechsler Adult Intelligence Scale) score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and whether symptoms of senility were present.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Let</w:delText>
        </w:r>
      </w:del>
      <w:del w:id="758" w:author="PR Preview" w:date="2026-01-01T00:00:00Z">
        <w:r>
          <w:delText xml:space="preserve"> </w:delText>
        </w:r>
      </w:del>
      <m:oMath>
        <m:r>
          <m:t>X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be WAIS score and</w:delText>
        </w:r>
      </w:del>
      <w:del w:id="761" w:author="PR Preview" w:date="2026-01-01T00:00:00Z">
        <w:r>
          <w:delText xml:space="preserve"> </w:delText>
        </w:r>
      </w:del>
      <m:oMath>
        <m:r>
          <m:t>Y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indicate senility symptoms.</w:delText>
        </w:r>
      </w:del>
    </w:p>
    <w:p>
      <w:pPr>
        <w:pStyle w:val="FirstParagraph"/>
      </w:pPr>
      <m:oMath>
        <m:r>
          <m:t>X</m:t>
        </m:r>
      </m:oMath>
      <w:ins w:id="764" w:author="PR Preview" w:date="2026-01-01T00:00:00Z">
        <w:r>
          <w:rPr>
            <w:b/>
            <w:bCs/>
          </w:rPr>
          <w:t xml:space="preserve"> </w:t>
        </w:r>
      </w:ins>
      <w:ins w:id="765" w:author="PR Preview" w:date="2026-01-01T00:00:00Z">
        <w:r>
          <w:rPr>
            <w:b/>
            <w:bCs/>
          </w:rPr>
          <w:t xml:space="preserve">continuous,</w:t>
        </w:r>
      </w:ins>
      <w:ins w:id="766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767" w:author="PR Preview" w:date="2026-01-01T00:00:00Z">
        <w:r>
          <w:rPr>
            <w:b/>
            <w:bCs/>
          </w:rPr>
          <w:t xml:space="preserve"> </w:t>
        </w:r>
      </w:ins>
      <w:ins w:id="768" w:author="PR Preview" w:date="2026-01-01T00:00:00Z">
        <w:r>
          <w:rPr>
            <w:b/>
            <w:bCs/>
          </w:rPr>
          <w:t xml:space="preserve">discrete.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The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rPr>
            <w:rStyle w:val="VerbatimChar"/>
          </w:rPr>
          <w:t xml:space="preserve">senility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dataset in the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rPr>
            <w:rStyle w:val="VerbatimChar"/>
          </w:rPr>
          <w:t xml:space="preserve">dobson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package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(</w:t>
        </w:r>
      </w:ins>
      <w:ins w:id="781" w:author="PR Preview" w:date="2026-01-01T00:00:00Z">
        <w:r>
          <w:t xml:space="preserve">Dobson and Barnett [8]</w:t>
        </w:r>
      </w:ins>
      <w:ins w:id="782" w:author="PR Preview" w:date="2026-01-01T00:00:00Z">
        <w:r>
          <w:t xml:space="preserve">, Table 7.8)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records, for 54 elderly people,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 WAIS (Wechsler Adult Intelligence Scale) score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and whether symptoms of senility were present.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Let</w:t>
        </w:r>
      </w:ins>
      <w:ins w:id="791" w:author="PR Preview" w:date="2026-01-01T00:00:00Z">
        <w:r>
          <w:t xml:space="preserve"> </w:t>
        </w:r>
      </w:ins>
      <m:oMath>
        <m:r>
          <m:t>X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be WAIS score and</w:t>
        </w:r>
      </w:ins>
      <w:ins w:id="794" w:author="PR Preview" w:date="2026-01-01T00:00:00Z">
        <w:r>
          <w:t xml:space="preserve"> </w:t>
        </w:r>
      </w:ins>
      <m:oMath>
        <m:r>
          <m:t>Y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indicate senility symptoms.</w:t>
        </w:r>
      </w:ins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del w:id="797" w:author="PR Preview" w:date="2026-01-01T00:00:00Z">
        <w:r>
          <w:rPr>
            <w:i/>
            <w:iCs/>
          </w:rPr>
          <w:delText xml:space="preserve">Remark</w:delText>
        </w:r>
      </w:del>
      <w:del w:id="798" w:author="PR Preview" w:date="2026-01-01T00:00:00Z">
        <w:r>
          <w:delText xml:space="preserve">. </w:delText>
        </w:r>
      </w:del>
      <w:del w:id="799" w:author="PR Preview" w:date="2026-01-01T00:00:00Z">
        <w:r>
          <w:delText xml:space="preserve">This result is often summarized as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“taking out what is known”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(e.g.,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Ross (2022)</w:delText>
        </w:r>
      </w:del>
      <w:del w:id="806" w:author="PR Preview" w:date="2026-01-01T00:00:00Z">
        <w:r>
          <w:delText xml:space="preserve">, Section 5.6.4):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given</w:delText>
        </w:r>
      </w:del>
      <w:del w:id="80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810" w:author="PR Preview" w:date="2026-01-01T00:00:00Z">
        <w:r>
          <w:delText xml:space="preserve">, any function of</w:delText>
        </w:r>
      </w:del>
      <w:del w:id="811" w:author="PR Preview" w:date="2026-01-01T00:00:00Z">
        <w:r>
          <w:delText xml:space="preserve"> </w:delText>
        </w:r>
      </w:del>
      <m:oMath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is the known constant</w:delText>
        </w:r>
      </w:del>
      <w:del w:id="81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.</w:delText>
        </w:r>
      </w:del>
    </w:p>
    <w:p>
      <w:pPr>
        <w:pStyle w:val="BodyText"/>
      </w:pPr>
      <w:ins w:id="816" w:author="PR Preview" w:date="2026-01-01T00:00:00Z">
        <w:r>
          <w:rPr>
            <w:i/>
            <w:iCs/>
          </w:rPr>
          <w:t xml:space="preserve">Remark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This result is often summarized as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“taking out what is known”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(e.g.,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Ross [9]</w:t>
        </w:r>
      </w:ins>
      <w:ins w:id="825" w:author="PR Preview" w:date="2026-01-01T00:00:00Z">
        <w:r>
          <w:t xml:space="preserve">, Section 5.6.4):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given</w:t>
        </w:r>
      </w:ins>
      <w:ins w:id="8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829" w:author="PR Preview" w:date="2026-01-01T00:00:00Z">
        <w:r>
          <w:t xml:space="preserve">, any function of</w:t>
        </w:r>
      </w:ins>
      <w:ins w:id="830" w:author="PR Preview" w:date="2026-01-01T00:00:00Z">
        <w:r>
          <w:t xml:space="preserve"> </w:t>
        </w:r>
      </w:ins>
      <m:oMath>
        <m:r>
          <m:t>X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 the known constant</w:t>
        </w:r>
      </w:ins>
      <w:ins w:id="83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34" w:author="PR Preview" w:date="2026-01-01T00:00:00Z">
        <w:r>
          <w:t xml:space="preserve">.</w:t>
        </w:r>
      </w:ins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del w:id="835" w:author="PR Preview" w:date="2026-01-01T00:00:00Z">
        <w:r>
          <w:rPr>
            <w:i/>
            <w:iCs/>
          </w:rPr>
          <w:delText xml:space="preserve">Remark</w:delText>
        </w:r>
      </w:del>
      <w:del w:id="836" w:author="PR Preview" w:date="2026-01-01T00:00:00Z">
        <w:r>
          <w:delText xml:space="preserve">. </w:delText>
        </w:r>
      </w:del>
      <w:del w:id="837" w:author="PR Preview" w:date="2026-01-01T00:00:00Z">
        <w:r>
          <w:delText xml:space="preserve">For expectations, we use this measure-theoretic form of the</w:delText>
        </w:r>
      </w:del>
      <w:del w:id="838" w:author="PR Preview" w:date="2026-01-01T00:00:00Z">
        <w:r>
          <w:delText xml:space="preserve"> </w:delText>
        </w:r>
      </w:del>
      <w:hyperlink r:id="rId18">
        <w:del w:id="839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840" w:author="PR Preview" w:date="2026-01-01T00:00:00Z">
        <w:r>
          <w:delText xml:space="preserve">,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which lets us exchange the order of integration (or summation)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over a product of</w:delText>
        </w:r>
      </w:del>
      <w:del w:id="845" w:author="PR Preview" w:date="2026-01-01T00:00:00Z">
        <w:r>
          <w:delText xml:space="preserve"> </w:delText>
        </w:r>
      </w:del>
      <m:oMath>
        <m:r>
          <m:t>σ</m:t>
        </m:r>
      </m:oMath>
      <w:del w:id="846" w:author="PR Preview" w:date="2026-01-01T00:00:00Z">
        <w:r>
          <w:delText xml:space="preserve">-finite measure spaces,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provided the integrand is non-negative (Tonelli)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or absolutely integrable (Fubini).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Its proof is beyond these notes’ scope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(Billingsley 1995, Theorem 18.3)</w:delText>
        </w:r>
      </w:del>
      <w:del w:id="855" w:author="PR Preview" w:date="2026-01-01T00:00:00Z">
        <w:r>
          <w:delText xml:space="preserve">.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Lebesgue measure on the real line and</w:delText>
        </w:r>
      </w:del>
      <w:del w:id="858" w:author="PR Preview" w:date="2026-01-01T00:00:00Z">
        <w:r>
          <w:delText xml:space="preserve"> </w:delText>
        </w:r>
      </w:del>
      <w:hyperlink r:id="rId71">
        <w:del w:id="859" w:author="PR Preview" w:date="2026-01-01T00:00:00Z">
          <w:r>
            <w:rPr>
              <w:rStyle w:val="Hyperlink"/>
            </w:rPr>
            <w:delText xml:space="preserve">counting measure</w:delText>
          </w:r>
        </w:del>
      </w:hyperlink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on a countable set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are both</w:delText>
        </w:r>
      </w:del>
      <w:del w:id="864" w:author="PR Preview" w:date="2026-01-01T00:00:00Z">
        <w:r>
          <w:delText xml:space="preserve"> </w:delText>
        </w:r>
      </w:del>
      <m:oMath>
        <m:r>
          <m:t>σ</m:t>
        </m:r>
      </m:oMath>
      <w:del w:id="865" w:author="PR Preview" w:date="2026-01-01T00:00:00Z">
        <w:r>
          <w:delText xml:space="preserve">-finite,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which gives the theorem a form stated in terms of a joint distribution.</w:delText>
        </w:r>
      </w:del>
    </w:p>
    <w:p>
      <w:pPr>
        <w:pStyle w:val="BodyText"/>
      </w:pPr>
      <w:ins w:id="868" w:author="PR Preview" w:date="2026-01-01T00:00:00Z">
        <w:r>
          <w:rPr>
            <w:i/>
            <w:iCs/>
          </w:rPr>
          <w:t xml:space="preserve">Remark</w:t>
        </w:r>
      </w:ins>
      <w:ins w:id="869" w:author="PR Preview" w:date="2026-01-01T00:00:00Z">
        <w:r>
          <w:t xml:space="preserve">. </w:t>
        </w:r>
      </w:ins>
      <w:ins w:id="870" w:author="PR Preview" w:date="2026-01-01T00:00:00Z">
        <w:r>
          <w:t xml:space="preserve">For expectations, we use this measure-theoretic form of the</w:t>
        </w:r>
      </w:ins>
      <w:ins w:id="871" w:author="PR Preview" w:date="2026-01-01T00:00:00Z">
        <w:r>
          <w:t xml:space="preserve"> </w:t>
        </w:r>
      </w:ins>
      <w:hyperlink r:id="rId18">
        <w:ins w:id="872" w:author="PR Preview" w:date="2026-01-01T00:00:00Z">
          <w:r>
            <w:rPr>
              <w:rStyle w:val="Hyperlink"/>
            </w:rPr>
            <w:t xml:space="preserve">Fubini–Tonelli theorem</w:t>
          </w:r>
        </w:ins>
      </w:hyperlink>
      <w:ins w:id="873" w:author="PR Preview" w:date="2026-01-01T00:00:00Z">
        <w:r>
          <w:t xml:space="preserve">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which lets us exchange the order of integration (or summation)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over a product of</w:t>
        </w:r>
      </w:ins>
      <w:ins w:id="878" w:author="PR Preview" w:date="2026-01-01T00:00:00Z">
        <w:r>
          <w:t xml:space="preserve"> </w:t>
        </w:r>
      </w:ins>
      <m:oMath>
        <m:r>
          <m:t>σ</m:t>
        </m:r>
      </m:oMath>
      <w:ins w:id="879" w:author="PR Preview" w:date="2026-01-01T00:00:00Z">
        <w:r>
          <w:t xml:space="preserve">-finite measure spaces,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provided the integrand is non-negative (Tonelli)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or absolutely integrable (Fubini).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Its proof is beyond these notes’ scope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[2], Theorem 18.3</w:t>
        </w:r>
      </w:ins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Lebesgue measure on the real line and</w:t>
        </w:r>
      </w:ins>
      <w:ins w:id="891" w:author="PR Preview" w:date="2026-01-01T00:00:00Z">
        <w:r>
          <w:t xml:space="preserve"> </w:t>
        </w:r>
      </w:ins>
      <w:hyperlink r:id="rId71">
        <w:ins w:id="892" w:author="PR Preview" w:date="2026-01-01T00:00:00Z">
          <w:r>
            <w:rPr>
              <w:rStyle w:val="Hyperlink"/>
            </w:rPr>
            <w:t xml:space="preserve">counting measure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on a countable set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are both</w:t>
        </w:r>
      </w:ins>
      <w:ins w:id="897" w:author="PR Preview" w:date="2026-01-01T00:00:00Z">
        <w:r>
          <w:t xml:space="preserve"> </w:t>
        </w:r>
      </w:ins>
      <m:oMath>
        <m:r>
          <m:t>σ</m:t>
        </m:r>
      </m:oMath>
      <w:ins w:id="898" w:author="PR Preview" w:date="2026-01-01T00:00:00Z">
        <w:r>
          <w:t xml:space="preserve">-finite,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which gives the theorem a form stated in terms of a joint distribution.</w:t>
        </w:r>
      </w:ins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del w:id="901" w:author="PR Preview" w:date="2026-01-01T00:00:00Z">
        <w:r>
          <w:delText xml:space="preserve">The derivation uses the standard geometric-series facts</w:delText>
        </w:r>
      </w:del>
      <w:del w:id="90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</w:delText>
        </w:r>
      </w:del>
      <w:del w:id="90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(e.g.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Casella and Berger (2002)</w:delText>
        </w:r>
      </w:del>
      <w:del w:id="910" w:author="PR Preview" w:date="2026-01-01T00:00:00Z">
        <w:r>
          <w:delText xml:space="preserve">).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By</w:delText>
        </w:r>
      </w:del>
      <w:del w:id="913" w:author="PR Preview" w:date="2026-01-01T00:00:00Z">
        <w:r>
          <w:delText xml:space="preserve"> </w:delText>
        </w:r>
      </w:del>
      <w:hyperlink w:anchor="cor-fubini-joint">
        <w:del w:id="91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(both-discrete case), summing over</w:delText>
        </w:r>
      </w:del>
      <w:del w:id="917" w:author="PR Preview" w:date="2026-01-01T00:00:00Z">
        <w:r>
          <w:delText xml:space="preserve"> </w:delText>
        </w:r>
      </w:del>
      <m:oMath>
        <m:r>
          <m:t>y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first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for each fixed</w:delText>
        </w:r>
      </w:del>
      <w:del w:id="922" w:author="PR Preview" w:date="2026-01-01T00:00:00Z">
        <w:r>
          <w:delText xml:space="preserve"> </w:delText>
        </w:r>
      </w:del>
      <m:oMath>
        <m:r>
          <m:t>x</m:t>
        </m:r>
      </m:oMath>
      <w:del w:id="923" w:author="PR Preview" w:date="2026-01-01T00:00:00Z">
        <w:r>
          <w:delText xml:space="preserve">:</w:delText>
        </w:r>
      </w:del>
    </w:p>
    <w:p>
      <w:pPr>
        <w:pStyle w:val="BodyText"/>
      </w:pPr>
      <w:ins w:id="924" w:author="PR Preview" w:date="2026-01-01T00:00:00Z">
        <w:r>
          <w:t xml:space="preserve">The derivation uses the standard geometric-series facts</w:t>
        </w:r>
      </w:ins>
      <w:ins w:id="92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and</w:t>
        </w:r>
      </w:ins>
      <w:ins w:id="92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(e.g.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Casella and Berger [6]</w:t>
        </w:r>
      </w:ins>
      <w:ins w:id="933" w:author="PR Preview" w:date="2026-01-01T00:00:00Z">
        <w:r>
          <w:t xml:space="preserve">).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By</w:t>
        </w:r>
      </w:ins>
      <w:ins w:id="936" w:author="PR Preview" w:date="2026-01-01T00:00:00Z">
        <w:r>
          <w:t xml:space="preserve"> </w:t>
        </w:r>
      </w:ins>
      <w:hyperlink w:anchor="cor-fubini-joint">
        <w:ins w:id="937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(both-discrete case), summing over</w:t>
        </w:r>
      </w:ins>
      <w:ins w:id="940" w:author="PR Preview" w:date="2026-01-01T00:00:00Z">
        <w:r>
          <w:t xml:space="preserve"> </w:t>
        </w:r>
      </w:ins>
      <m:oMath>
        <m:r>
          <m:t>y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first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for each fixed</w:t>
        </w:r>
      </w:ins>
      <w:ins w:id="945" w:author="PR Preview" w:date="2026-01-01T00:00:00Z">
        <w:r>
          <w:t xml:space="preserve"> </w:t>
        </w:r>
      </w:ins>
      <m:oMath>
        <m:r>
          <m:t>x</m:t>
        </m:r>
      </m:oMath>
      <w:ins w:id="9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del w:id="947" w:author="PR Preview" w:date="2026-01-01T00:00:00Z">
        <w:r>
          <w:delText xml:space="preserve">(the mean of this Geometric distribution;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Casella and Berger (2002)</w:delText>
        </w:r>
      </w:del>
      <w:del w:id="950" w:author="PR Preview" w:date="2026-01-01T00:00:00Z">
        <w:r>
          <w:delText xml:space="preserve">),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so</w:delText>
        </w:r>
      </w:del>
    </w:p>
    <w:p>
      <w:pPr>
        <w:pStyle w:val="FirstParagraph"/>
      </w:pPr>
      <w:ins w:id="953" w:author="PR Preview" w:date="2026-01-01T00:00:00Z">
        <w:r>
          <w:t xml:space="preserve">(the mean of this Geometric distribution;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Casella and Berger [6]</w:t>
        </w:r>
      </w:ins>
      <w:ins w:id="956" w:author="PR Preview" w:date="2026-01-01T00:00:00Z">
        <w:r>
          <w:t xml:space="preserve">),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[10],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59" w:author="PR Preview" w:date="2026-01-01T00:00:00Z">
        <w:r>
          <w:delText xml:space="preserve">using the same geometric-series facts as</w:delText>
        </w:r>
      </w:del>
      <w:del w:id="960" w:author="PR Preview" w:date="2026-01-01T00:00:00Z">
        <w:r>
          <w:delText xml:space="preserve"> </w:delText>
        </w:r>
      </w:del>
      <w:hyperlink w:anchor="exr-fubini-joint-disc-infinite">
        <w:del w:id="961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(e.g.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Casella and Berger (2002)</w:delText>
        </w:r>
      </w:del>
      <w:del w:id="966" w:author="PR Preview" w:date="2026-01-01T00:00:00Z">
        <w:r>
          <w:delText xml:space="preserve">).</w:delText>
        </w:r>
      </w:del>
    </w:p>
    <w:p>
      <w:pPr>
        <w:pStyle w:val="BodyText"/>
      </w:pPr>
      <w:del w:id="967" w:author="PR Preview" w:date="2026-01-01T00:00:00Z">
        <w:r>
          <w:delText xml:space="preserve">As a check using the law of iterated expectations (</w:delText>
        </w:r>
      </w:del>
      <w:hyperlink w:anchor="thm-lie">
        <w:del w:id="96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969" w:author="PR Preview" w:date="2026-01-01T00:00:00Z">
        <w:r>
          <w:delText xml:space="preserve">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 the expectation of a linear function (</w:delText>
        </w:r>
      </w:del>
      <w:hyperlink w:anchor="cor-linearity-affine">
        <w:del w:id="97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73" w:author="PR Preview" w:date="2026-01-01T00:00:00Z">
        <w:r>
          <w:delText xml:space="preserve">):</w:delText>
        </w:r>
      </w:del>
      <w:del w:id="97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(the mean of</w:delText>
        </w:r>
      </w:del>
      <w:del w:id="977" w:author="PR Preview" w:date="2026-01-01T00:00:00Z">
        <w:r>
          <w:delText xml:space="preserve"> </w:delText>
        </w:r>
      </w:del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978" w:author="PR Preview" w:date="2026-01-01T00:00:00Z">
        <w:r>
          <w:delText xml:space="preserve">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(the mean of this Geometric distribution;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Casella and Berger (2002)</w:delText>
        </w:r>
      </w:del>
      <w:del w:id="986" w:author="PR Preview" w:date="2026-01-01T00:00:00Z">
        <w:r>
          <w:delText xml:space="preserve">), so:</w:delText>
        </w:r>
      </w:del>
    </w:p>
    <w:p>
      <w:pPr>
        <w:pStyle w:val="FirstParagraph"/>
      </w:pPr>
      <w:ins w:id="987" w:author="PR Preview" w:date="2026-01-01T00:00:00Z">
        <w:r>
          <w:t xml:space="preserve">using the same geometric-series facts as</w:t>
        </w:r>
      </w:ins>
      <w:ins w:id="988" w:author="PR Preview" w:date="2026-01-01T00:00:00Z">
        <w:r>
          <w:t xml:space="preserve"> </w:t>
        </w:r>
      </w:ins>
      <w:hyperlink w:anchor="exr-fubini-joint-disc-infinite">
        <w:ins w:id="989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(e.g.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Casella and Berger [6]</w:t>
        </w:r>
      </w:ins>
      <w:ins w:id="994" w:author="PR Preview" w:date="2026-01-01T00:00:00Z">
        <w:r>
          <w:t xml:space="preserve">).</w:t>
        </w:r>
      </w:ins>
    </w:p>
    <w:p>
      <w:pPr>
        <w:pStyle w:val="BodyText"/>
      </w:pPr>
      <w:ins w:id="995" w:author="PR Preview" w:date="2026-01-01T00:00:00Z">
        <w:r>
          <w:t xml:space="preserve">As a check using the law of iterated expectations (</w:t>
        </w:r>
      </w:ins>
      <w:hyperlink w:anchor="thm-lie">
        <w:ins w:id="996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97" w:author="PR Preview" w:date="2026-01-01T00:00:00Z">
        <w:r>
          <w:t xml:space="preserve">)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and the expectation of a linear function (</w:t>
        </w:r>
      </w:ins>
      <w:hyperlink w:anchor="cor-linearity-affine">
        <w:ins w:id="100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001" w:author="PR Preview" w:date="2026-01-01T00:00:00Z">
        <w:r>
          <w:t xml:space="preserve">):</w:t>
        </w:r>
      </w:ins>
      <w:ins w:id="100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(the mean of</w:t>
        </w:r>
      </w:ins>
      <w:ins w:id="1005" w:author="PR Preview" w:date="2026-01-01T00:00:00Z">
        <w:r>
          <w:t xml:space="preserve"> </w:t>
        </w:r>
      </w:ins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006" w:author="PR Preview" w:date="2026-01-01T00:00:00Z">
        <w:r>
          <w:t xml:space="preserve">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and</w:t>
        </w:r>
      </w:ins>
      <w:ins w:id="100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(the mean of this Geometric distribution;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Casella and Berger [6]</w:t>
        </w:r>
      </w:ins>
      <w:ins w:id="1014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35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del w:id="1015" w:author="PR Preview" w:date="2026-01-01T00:00:00Z">
        <w:r>
          <w:rPr>
            <w:b/>
            <w:bCs/>
          </w:rPr>
          <w:delText xml:space="preserve">Definition 10 (Loss function)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rPr>
            <w:b/>
            <w:bCs/>
          </w:rPr>
          <w:delText xml:space="preserve">loss function</w:delText>
        </w:r>
      </w:del>
      <w:del w:id="102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is a rule that gives a number that is 0 or larger: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the cost of</w:delText>
        </w:r>
      </w:del>
      <w:del w:id="1025" w:author="PR Preview" w:date="2026-01-01T00:00:00Z">
        <w:r>
          <w:delText xml:space="preserve"> </w:delText>
        </w:r>
      </w:del>
      <w:hyperlink w:anchor="def-prediction">
        <w:del w:id="1026" w:author="PR Preview" w:date="2026-01-01T00:00:00Z">
          <w:r>
            <w:rPr>
              <w:rStyle w:val="Hyperlink"/>
            </w:rPr>
            <w:delText xml:space="preserve">predicting</w:delText>
          </w:r>
        </w:del>
      </w:hyperlink>
      <w:del w:id="10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when the true value is</w:delText>
        </w:r>
      </w:del>
      <w:del w:id="1030" w:author="PR Preview" w:date="2026-01-01T00:00:00Z">
        <w:r>
          <w:delText xml:space="preserve"> </w:delText>
        </w:r>
      </w:del>
      <m:oMath>
        <m:r>
          <m:t>y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(Wikipedia contributors 2026g)</w:delText>
        </w:r>
      </w:del>
      <w:del w:id="1033" w:author="PR Preview" w:date="2026-01-01T00:00:00Z">
        <w:r>
          <w:delText xml:space="preserve">.</w:delText>
        </w:r>
      </w:del>
    </w:p>
    <w:p>
      <w:pPr>
        <w:pStyle w:val="FirstParagraph"/>
      </w:pPr>
      <w:ins w:id="1034" w:author="PR Preview" w:date="2026-01-01T00:00:00Z">
        <w:r>
          <w:rPr>
            <w:b/>
            <w:bCs/>
          </w:rPr>
          <w:t xml:space="preserve">Definition 10 (Loss function)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A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rPr>
            <w:b/>
            <w:bCs/>
          </w:rPr>
          <w:t xml:space="preserve">loss function</w:t>
        </w:r>
      </w:ins>
      <w:ins w:id="103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is a rule that gives a number that is 0 or larger: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the cost of</w:t>
        </w:r>
      </w:ins>
      <w:ins w:id="1044" w:author="PR Preview" w:date="2026-01-01T00:00:00Z">
        <w:r>
          <w:t xml:space="preserve"> </w:t>
        </w:r>
      </w:ins>
      <w:hyperlink w:anchor="def-prediction">
        <w:ins w:id="1045" w:author="PR Preview" w:date="2026-01-01T00:00:00Z">
          <w:r>
            <w:rPr>
              <w:rStyle w:val="Hyperlink"/>
            </w:rPr>
            <w:t xml:space="preserve">predicting</w:t>
          </w:r>
        </w:ins>
      </w:hyperlink>
      <w:ins w:id="10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when the true value is</w:t>
        </w:r>
      </w:ins>
      <w:ins w:id="1049" w:author="PR Preview" w:date="2026-01-01T00:00:00Z">
        <w:r>
          <w:t xml:space="preserve"> </w:t>
        </w:r>
      </w:ins>
      <m:oMath>
        <m:r>
          <m:t>y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[11]</w:t>
        </w:r>
      </w:ins>
      <w:ins w:id="1052" w:author="PR Preview" w:date="2026-01-01T00:00:00Z">
        <w:r>
          <w:t xml:space="preserve">.</w:t>
        </w:r>
      </w:ins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1053" w:author="PR Preview" w:date="2026-01-01T00:00:00Z">
        <w:r>
          <w:delText xml:space="preserve">Hastie et al. (2009, 18)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call squared error loss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“by far the most common and convenient”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choice.</w:delText>
        </w:r>
      </w:del>
    </w:p>
    <w:p>
      <w:pPr>
        <w:pStyle w:val="FirstParagraph"/>
      </w:pPr>
      <w:ins w:id="1060" w:author="PR Preview" w:date="2026-01-01T00:00:00Z">
        <w:r>
          <w:t xml:space="preserve">Hastie et al. [12, p. 18]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call squared error loss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“by far the most common and convenient”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choice.</w:t>
        </w:r>
      </w:ins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del w:id="1067" w:author="PR Preview" w:date="2026-01-01T00:00:00Z">
        <w:r>
          <w:rPr>
            <w:b/>
            <w:bCs/>
          </w:rPr>
          <w:delText xml:space="preserve">Definition 11 (Risk (expected loss))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For a random variable</w:delText>
        </w:r>
      </w:del>
      <w:del w:id="1070" w:author="PR Preview" w:date="2026-01-01T00:00:00Z">
        <w:r>
          <w:delText xml:space="preserve"> </w:delText>
        </w:r>
      </w:del>
      <m:oMath>
        <m:r>
          <m:t>Y</m:t>
        </m: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and a</w:delText>
        </w:r>
      </w:del>
      <w:del w:id="1073" w:author="PR Preview" w:date="2026-01-01T00:00:00Z">
        <w:r>
          <w:delText xml:space="preserve"> </w:delText>
        </w:r>
      </w:del>
      <w:hyperlink w:anchor="def-prediction">
        <w:del w:id="107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(a constant, or a function</w:delText>
        </w:r>
      </w:del>
      <w:del w:id="10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of a random input</w:delText>
        </w:r>
      </w:del>
      <w:del w:id="1081" w:author="PR Preview" w:date="2026-01-01T00:00:00Z">
        <w:r>
          <w:delText xml:space="preserve"> </w:delText>
        </w:r>
      </w:del>
      <m:oMath>
        <m:r>
          <m:t>X</m:t>
        </m:r>
      </m:oMath>
      <w:del w:id="1082" w:author="PR Preview" w:date="2026-01-01T00:00:00Z">
        <w:r>
          <w:delText xml:space="preserve">),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rPr>
            <w:b/>
            <w:bCs/>
          </w:rPr>
          <w:delText xml:space="preserve">risk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is the expectation of the</w:delText>
        </w:r>
      </w:del>
      <w:del w:id="1089" w:author="PR Preview" w:date="2026-01-01T00:00:00Z">
        <w:r>
          <w:delText xml:space="preserve"> </w:delText>
        </w:r>
      </w:del>
      <w:hyperlink w:anchor="def-loss-function">
        <w:del w:id="109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(Wikipedia contributors 2026h)</w:delText>
        </w:r>
      </w:del>
      <w:del w:id="1093" w:author="PR Preview" w:date="2026-01-01T00:00:00Z">
        <w:r>
          <w:delText xml:space="preserve">:</w:delText>
        </w:r>
      </w:del>
    </w:p>
    <w:p>
      <w:pPr>
        <w:pStyle w:val="BodyText"/>
      </w:pPr>
      <w:ins w:id="1094" w:author="PR Preview" w:date="2026-01-01T00:00:00Z">
        <w:r>
          <w:rPr>
            <w:b/>
            <w:bCs/>
          </w:rPr>
          <w:t xml:space="preserve">Definition 11 (Risk (expected loss))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For a random variable</w:t>
        </w:r>
      </w:ins>
      <w:ins w:id="1097" w:author="PR Preview" w:date="2026-01-01T00:00:00Z">
        <w:r>
          <w:t xml:space="preserve"> </w:t>
        </w:r>
      </w:ins>
      <m:oMath>
        <m:r>
          <m:t>Y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 a</w:t>
        </w:r>
      </w:ins>
      <w:ins w:id="1100" w:author="PR Preview" w:date="2026-01-01T00:00:00Z">
        <w:r>
          <w:t xml:space="preserve"> </w:t>
        </w:r>
      </w:ins>
      <w:hyperlink w:anchor="def-prediction">
        <w:ins w:id="110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(a constant, or a function</w:t>
        </w:r>
      </w:ins>
      <w:ins w:id="110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of a random input</w:t>
        </w:r>
      </w:ins>
      <w:ins w:id="1108" w:author="PR Preview" w:date="2026-01-01T00:00:00Z">
        <w:r>
          <w:t xml:space="preserve"> </w:t>
        </w:r>
      </w:ins>
      <m:oMath>
        <m:r>
          <m:t>X</m:t>
        </m:r>
      </m:oMath>
      <w:ins w:id="1109" w:author="PR Preview" w:date="2026-01-01T00:00:00Z">
        <w:r>
          <w:t xml:space="preserve">),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the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rPr>
            <w:b/>
            <w:bCs/>
          </w:rPr>
          <w:t xml:space="preserve">risk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is the expectation of the</w:t>
        </w:r>
      </w:ins>
      <w:ins w:id="1116" w:author="PR Preview" w:date="2026-01-01T00:00:00Z">
        <w:r>
          <w:t xml:space="preserve"> </w:t>
        </w:r>
      </w:ins>
      <w:hyperlink w:anchor="def-loss-function">
        <w:ins w:id="111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[13]</w:t>
        </w:r>
      </w:ins>
      <w:ins w:id="11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del w:id="1121" w:author="PR Preview" w:date="2026-01-01T00:00:00Z">
        <w:r>
          <w:delText xml:space="preserve">For squared error loss and a prediction</w:delText>
        </w:r>
      </w:del>
      <w:del w:id="112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 risk is</w:delText>
        </w:r>
      </w:del>
      <w:del w:id="11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also called the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rPr>
            <w:b/>
            <w:bCs/>
          </w:rPr>
          <w:delText xml:space="preserve">expected prediction error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(Hastie et al. 2009, 18)</w:delText>
        </w:r>
      </w:del>
      <w:del w:id="1134" w:author="PR Preview" w:date="2026-01-01T00:00:00Z">
        <w:r>
          <w:delText xml:space="preserve">.</w:delText>
        </w:r>
      </w:del>
    </w:p>
    <w:p>
      <w:pPr>
        <w:pStyle w:val="BodyText"/>
      </w:pPr>
      <w:ins w:id="1135" w:author="PR Preview" w:date="2026-01-01T00:00:00Z">
        <w:r>
          <w:t xml:space="preserve">For squared error loss and a prediction</w:t>
        </w:r>
      </w:ins>
      <w:ins w:id="113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37" w:author="PR Preview" w:date="2026-01-01T00:00:00Z">
        <w:r>
          <w:t xml:space="preserve">,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the risk is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also called the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rPr>
            <w:b/>
            <w:bCs/>
          </w:rPr>
          <w:t xml:space="preserve">expected prediction error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[12, p. 18]</w:t>
        </w:r>
      </w:ins>
      <w:ins w:id="1148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49" w:author="PR Preview" w:date="2026-01-01T00:00:00Z">
        <w:r>
          <w:delText xml:space="preserve">Only</w:delText>
        </w:r>
      </w:del>
      <w:del w:id="115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has the smallest squared error risk.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Under squared error loss, the prediction function that minimizes risk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is the conditional mean</w:delText>
        </w:r>
      </w:del>
      <w:del w:id="115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158" w:author="PR Preview" w:date="2026-01-01T00:00:00Z">
        <w:r>
          <w:delText xml:space="preserve">, proved below (</w:delText>
        </w:r>
      </w:del>
      <w:hyperlink w:anchor="thm-best-predictor">
        <w:del w:id="115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60" w:author="PR Preview" w:date="2026-01-01T00:00:00Z">
        <w:r>
          <w:delText xml:space="preserve">).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Hastie et al. (2009, 20)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state that, for absolute error loss,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the best prediction function is the conditional median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instead of the conditional mean.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This statement is given here without proof.</w:delText>
        </w:r>
      </w:del>
    </w:p>
    <w:p>
      <w:pPr>
        <w:pStyle w:val="FirstParagraph"/>
      </w:pPr>
      <w:ins w:id="1171" w:author="PR Preview" w:date="2026-01-01T00:00:00Z">
        <w:r>
          <w:t xml:space="preserve">Only</w:t>
        </w:r>
      </w:ins>
      <w:ins w:id="1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has the smallest squared error risk.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Under squared error loss, the prediction function that minimizes risk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the conditional mean</w:t>
        </w:r>
      </w:ins>
      <w:ins w:id="117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180" w:author="PR Preview" w:date="2026-01-01T00:00:00Z">
        <w:r>
          <w:t xml:space="preserve">, proved below (</w:t>
        </w:r>
      </w:ins>
      <w:hyperlink w:anchor="thm-best-predictor">
        <w:ins w:id="118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182" w:author="PR Preview" w:date="2026-01-01T00:00:00Z">
        <w:r>
          <w:t xml:space="preserve">).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Hastie et al. [12, p. 20]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state that, for absolute error loss,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the best prediction function is the conditional median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instead of the conditional mean.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This statement is given here without proof.</w:t>
        </w:r>
      </w:ins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9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2"/>
    <w:bookmarkStart w:id="103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04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4"/>
    <w:bookmarkStart w:id="105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5"/>
    <w:bookmarkStart w:id="108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8"/>
    <w:bookmarkStart w:id="109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09"/>
    <w:bookmarkStart w:id="111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1"/>
    <w:bookmarkStart w:id="112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2"/>
    <w:bookmarkStart w:id="113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3"/>
    <w:bookmarkStart w:id="114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4"/>
    <w:bookmarkStart w:id="115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6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6"/>
    <w:bookmarkStart w:id="117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8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8"/>
    <w:bookmarkStart w:id="11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0"/>
    <w:bookmarkStart w:id="12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2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2"/>
    <w:bookmarkStart w:id="123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3"/>
    <w:bookmarkStart w:id="12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4"/>
    <w:bookmarkStart w:id="125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5"/>
    <w:bookmarkStart w:id="126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6"/>
    <w:bookmarkStart w:id="12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7"/>
    <w:bookmarkStart w:id="128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p>
      <w:pPr>
        <w:pStyle w:val="BodyText"/>
      </w:pPr>
      <w:del w:id="1193" w:author="PR Preview" w:date="2026-01-01T00:00:00Z">
        <w:r>
          <w:rPr>
            <w:i/>
            <w:iCs/>
          </w:rPr>
          <w:delText xml:space="preserve">Remark</w:delText>
        </w:r>
      </w:del>
      <w:del w:id="1194" w:author="PR Preview" w:date="2026-01-01T00:00:00Z">
        <w:r>
          <w:delText xml:space="preserve">. </w:delText>
        </w:r>
      </w:del>
      <w:del w:id="1195" w:author="PR Preview" w:date="2026-01-01T00:00:00Z">
        <w:r>
          <w:delText xml:space="preserve">This characterization of the best predictor under squared error loss follows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Hastie et al. (2009, sec. 2.4, eq. 2.11)</w:delText>
        </w:r>
      </w:del>
      <w:del w:id="1198" w:author="PR Preview" w:date="2026-01-01T00:00:00Z">
        <w:r>
          <w:delText xml:space="preserve">.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The risk identity in</w:delText>
        </w:r>
      </w:del>
      <w:del w:id="1201" w:author="PR Preview" w:date="2026-01-01T00:00:00Z">
        <w:r>
          <w:delText xml:space="preserve"> </w:delText>
        </w:r>
      </w:del>
      <w:hyperlink w:anchor="thm-risk-decomposition">
        <w:del w:id="120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</w:p>
    <w:p>
      <w:pPr>
        <w:pStyle w:val="BodyText"/>
      </w:pPr>
      <w:ins w:id="1203" w:author="PR Preview" w:date="2026-01-01T00:00:00Z">
        <w:r>
          <w:rPr>
            <w:i/>
            <w:iCs/>
          </w:rPr>
          <w:t xml:space="preserve">Remark</w:t>
        </w:r>
      </w:ins>
      <w:ins w:id="1204" w:author="PR Preview" w:date="2026-01-01T00:00:00Z">
        <w:r>
          <w:t xml:space="preserve">. </w:t>
        </w:r>
      </w:ins>
      <w:ins w:id="1205" w:author="PR Preview" w:date="2026-01-01T00:00:00Z">
        <w:r>
          <w:t xml:space="preserve">This characterization of the best predictor under squared error loss follows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Hastie et al. [12, Sec. 2.4], eq. 2.11</w:t>
        </w:r>
      </w:ins>
      <w:ins w:id="1208" w:author="PR Preview" w:date="2026-01-01T00:00:00Z">
        <w:r>
          <w:t xml:space="preserve">.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The risk identity in</w:t>
        </w:r>
      </w:ins>
      <w:ins w:id="1211" w:author="PR Preview" w:date="2026-01-01T00:00:00Z">
        <w:r>
          <w:t xml:space="preserve"> </w:t>
        </w:r>
      </w:ins>
      <w:hyperlink w:anchor="thm-risk-decomposition">
        <w:ins w:id="1212" w:author="PR Preview" w:date="2026-01-01T00:00:00Z">
          <w:r>
            <w:rPr>
              <w:rStyle w:val="Hyperlink"/>
            </w:rPr>
            <w:t xml:space="preserve">Theorem 12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2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2"/>
    <w:bookmarkStart w:id="13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bookmarkEnd w:id="135"/>
    <w:bookmarkStart w:id="147" w:name="sec-entropy"/>
    <w:p>
      <w:pPr>
        <w:pStyle w:val="Heading2"/>
      </w:pPr>
      <w:r>
        <w:t xml:space="preserve">4 Entropy and cross-entropy</w:t>
      </w:r>
    </w:p>
    <w:bookmarkStart w:id="136" w:name="def-entropy"/>
    <w:p>
      <w:pPr>
        <w:pStyle w:val="FirstParagraph"/>
      </w:pPr>
      <w:del w:id="1213" w:author="PR Preview" w:date="2026-01-01T00:00:00Z">
        <w:r>
          <w:rPr>
            <w:b/>
            <w:bCs/>
          </w:rPr>
          <w:delText xml:space="preserve">Definition 19 (Entropy)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The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rPr>
            <w:b/>
            <w:bCs/>
          </w:rPr>
          <w:delText xml:space="preserve">entropy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of a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rPr>
            <w:i/>
            <w:iCs/>
          </w:rPr>
          <w:delText xml:space="preserve">discrete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random variable</w:delText>
        </w:r>
      </w:del>
      <w:del w:id="1224" w:author="PR Preview" w:date="2026-01-01T00:00:00Z">
        <w:r>
          <w:delText xml:space="preserve"> </w:delText>
        </w:r>
      </w:del>
      <m:oMath>
        <m:r>
          <m:t>X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with</w:delText>
        </w:r>
      </w:del>
      <w:del w:id="1227" w:author="PR Preview" w:date="2026-01-01T00:00:00Z">
        <w:r>
          <w:delText xml:space="preserve"> </w:delText>
        </w:r>
      </w:del>
      <w:hyperlink r:id="rId10">
        <w:del w:id="1228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22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is the</w:delText>
        </w:r>
      </w:del>
      <w:del w:id="1232" w:author="PR Preview" w:date="2026-01-01T00:00:00Z">
        <w:r>
          <w:delText xml:space="preserve"> </w:delText>
        </w:r>
      </w:del>
      <w:hyperlink w:anchor="def-expectation">
        <w:del w:id="123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of</w:delText>
        </w:r>
      </w:del>
      <w:del w:id="123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(Wikipedia contributors 2026c)</w:delText>
        </w:r>
      </w:del>
      <w:del w:id="1239" w:author="PR Preview" w:date="2026-01-01T00:00:00Z">
        <w:r>
          <w:delText xml:space="preserve">:</w:delText>
        </w:r>
      </w:del>
    </w:p>
    <w:p>
      <w:pPr>
        <w:pStyle w:val="FirstParagraph"/>
      </w:pPr>
      <w:ins w:id="1240" w:author="PR Preview" w:date="2026-01-01T00:00:00Z">
        <w:r>
          <w:rPr>
            <w:b/>
            <w:bCs/>
          </w:rPr>
          <w:t xml:space="preserve">Definition 19 (Entropy)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The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rPr>
            <w:b/>
            <w:bCs/>
          </w:rPr>
          <w:t xml:space="preserve">entropy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of a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rPr>
            <w:i/>
            <w:iCs/>
          </w:rPr>
          <w:t xml:space="preserve">discrete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random variable</w:t>
        </w:r>
      </w:ins>
      <w:ins w:id="1251" w:author="PR Preview" w:date="2026-01-01T00:00:00Z">
        <w:r>
          <w:t xml:space="preserve"> </w:t>
        </w:r>
      </w:ins>
      <m:oMath>
        <m:r>
          <m:t>X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with</w:t>
        </w:r>
      </w:ins>
      <w:ins w:id="1254" w:author="PR Preview" w:date="2026-01-01T00:00:00Z">
        <w:r>
          <w:t xml:space="preserve"> </w:t>
        </w:r>
      </w:ins>
      <w:hyperlink r:id="rId10">
        <w:ins w:id="125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25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is the</w:t>
        </w:r>
      </w:ins>
      <w:ins w:id="1259" w:author="PR Preview" w:date="2026-01-01T00:00:00Z">
        <w:r>
          <w:t xml:space="preserve"> </w:t>
        </w:r>
      </w:ins>
      <w:hyperlink w:anchor="def-expectation">
        <w:ins w:id="126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of</w:t>
        </w:r>
      </w:ins>
      <w:ins w:id="126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[14]</w:t>
        </w:r>
      </w:ins>
      <w:ins w:id="12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6"/>
    <w:bookmarkStart w:id="137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7"/>
    <w:bookmarkStart w:id="138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8"/>
    <w:bookmarkStart w:id="139" w:name="rem-entropy-source"/>
    <w:p>
      <w:pPr>
        <w:pStyle w:val="BodyText"/>
      </w:pPr>
      <w:del w:id="1267" w:author="PR Preview" w:date="2026-01-01T00:00:00Z">
        <w:r>
          <w:rPr>
            <w:i/>
            <w:iCs/>
          </w:rPr>
          <w:delText xml:space="preserve">Remark 4</w:delText>
        </w:r>
      </w:del>
      <w:del w:id="1268" w:author="PR Preview" w:date="2026-01-01T00:00:00Z">
        <w:r>
          <w:delText xml:space="preserve"> (Where the definition comes from). </w:delText>
        </w:r>
      </w:del>
      <w:del w:id="1269" w:author="PR Preview" w:date="2026-01-01T00:00:00Z">
        <w:r>
          <w:delText xml:space="preserve">Murphy (2012, sec. 2.8.1, p. 56)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defines entropy this way,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and notes that among distributions on</w:delText>
        </w:r>
      </w:del>
      <w:del w:id="1274" w:author="PR Preview" w:date="2026-01-01T00:00:00Z">
        <w:r>
          <w:delText xml:space="preserve"> </w:delText>
        </w:r>
      </w:del>
      <m:oMath>
        <m:r>
          <m:t>K</m:t>
        </m:r>
      </m:oMath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outcomes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it is largest,</w:delText>
        </w:r>
      </w:del>
      <w:del w:id="127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1280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1281" w:author="PR Preview" w:date="2026-01-01T00:00:00Z">
        <w:r>
          <w:rPr>
            <w:b/>
            <w:bCs/>
          </w:rPr>
          <w:delText xml:space="preserve">Definition 20 (Cross-entropy)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Let</w:delText>
        </w:r>
      </w:del>
      <w:del w:id="1284" w:author="PR Preview" w:date="2026-01-01T00:00:00Z">
        <w:r>
          <w:delText xml:space="preserve"> </w:delText>
        </w:r>
      </w:del>
      <m:oMath>
        <m:r>
          <m:t>p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and</w:delText>
        </w:r>
      </w:del>
      <w:del w:id="1287" w:author="PR Preview" w:date="2026-01-01T00:00:00Z">
        <w:r>
          <w:delText xml:space="preserve"> </w:delText>
        </w:r>
      </w:del>
      <m:oMath>
        <m:r>
          <m:t>q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be</w:delText>
        </w:r>
      </w:del>
      <w:del w:id="1290" w:author="PR Preview" w:date="2026-01-01T00:00:00Z">
        <w:r>
          <w:delText xml:space="preserve"> </w:delText>
        </w:r>
      </w:del>
      <w:hyperlink r:id="rId10">
        <w:del w:id="1291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on the same finite set of outcomes</w:delText>
        </w:r>
      </w:del>
      <w:del w:id="12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295" w:author="PR Preview" w:date="2026-01-01T00:00:00Z">
        <w:r>
          <w:delText xml:space="preserve">,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with</w:delText>
        </w:r>
      </w:del>
      <w:del w:id="129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and</w:delText>
        </w:r>
      </w:del>
      <w:del w:id="1301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the probabilities of outcome</w:delText>
        </w:r>
      </w:del>
      <w:del w:id="1304" w:author="PR Preview" w:date="2026-01-01T00:00:00Z">
        <w:r>
          <w:delText xml:space="preserve"> </w:delText>
        </w:r>
      </w:del>
      <m:oMath>
        <m:r>
          <m:t>k</m:t>
        </m:r>
      </m:oMath>
      <w:del w:id="1305" w:author="PR Preview" w:date="2026-01-01T00:00:00Z">
        <w:r>
          <w:delText xml:space="preserve">.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The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rPr>
            <w:b/>
            <w:bCs/>
          </w:rPr>
          <w:delText xml:space="preserve">cross-entropy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of</w:delText>
        </w:r>
      </w:del>
      <w:del w:id="1312" w:author="PR Preview" w:date="2026-01-01T00:00:00Z">
        <w:r>
          <w:delText xml:space="preserve"> </w:delText>
        </w:r>
      </w:del>
      <m:oMath>
        <m:r>
          <m:t>q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relative to</w:delText>
        </w:r>
      </w:del>
      <w:del w:id="1315" w:author="PR Preview" w:date="2026-01-01T00:00:00Z">
        <w:r>
          <w:delText xml:space="preserve"> </w:delText>
        </w:r>
      </w:del>
      <m:oMath>
        <m:r>
          <m:t>p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(Wikipedia contributors 2026b)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</w:delText>
        </w:r>
      </w:del>
    </w:p>
    <w:p>
      <w:pPr>
        <w:pStyle w:val="BodyText"/>
      </w:pPr>
      <w:ins w:id="1320" w:author="PR Preview" w:date="2026-01-01T00:00:00Z">
        <w:r>
          <w:rPr>
            <w:i/>
            <w:iCs/>
          </w:rPr>
          <w:t xml:space="preserve">Remark 4</w:t>
        </w:r>
      </w:ins>
      <w:ins w:id="1321" w:author="PR Preview" w:date="2026-01-01T00:00:00Z">
        <w:r>
          <w:t xml:space="preserve"> (Where the definition comes from). </w:t>
        </w:r>
      </w:ins>
      <w:ins w:id="1322" w:author="PR Preview" w:date="2026-01-01T00:00:00Z">
        <w:r>
          <w:t xml:space="preserve">Murphy [15, Sec. 2.8.1], p. 56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defines entropy this way,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and notes that among distributions on</w:t>
        </w:r>
      </w:ins>
      <w:ins w:id="1327" w:author="PR Preview" w:date="2026-01-01T00:00:00Z">
        <w:r>
          <w:t xml:space="preserve"> </w:t>
        </w:r>
      </w:ins>
      <m:oMath>
        <m:r>
          <m:t>K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outcomes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it is largest,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1333" w:author="PR Preview" w:date="2026-01-01T00:00:00Z">
        <w:r>
          <w:t xml:space="preserve">, for the uniform distribution.</w:t>
        </w:r>
      </w:ins>
    </w:p>
    <w:bookmarkEnd w:id="139"/>
    <w:bookmarkStart w:id="140" w:name="def-cross-entropy"/>
    <w:p>
      <w:pPr>
        <w:pStyle w:val="BodyText"/>
      </w:pPr>
      <w:ins w:id="1334" w:author="PR Preview" w:date="2026-01-01T00:00:00Z">
        <w:r>
          <w:rPr>
            <w:b/>
            <w:bCs/>
          </w:rPr>
          <w:t xml:space="preserve">Definition 20 (Cross-entropy)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Let</w:t>
        </w:r>
      </w:ins>
      <w:ins w:id="1337" w:author="PR Preview" w:date="2026-01-01T00:00:00Z">
        <w:r>
          <w:t xml:space="preserve"> </w:t>
        </w:r>
      </w:ins>
      <m:oMath>
        <m:r>
          <m:t>p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</w:t>
        </w:r>
      </w:ins>
      <w:ins w:id="1340" w:author="PR Preview" w:date="2026-01-01T00:00:00Z">
        <w:r>
          <w:t xml:space="preserve"> </w:t>
        </w:r>
      </w:ins>
      <m:oMath>
        <m:r>
          <m:t>q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be</w:t>
        </w:r>
      </w:ins>
      <w:ins w:id="1343" w:author="PR Preview" w:date="2026-01-01T00:00:00Z">
        <w:r>
          <w:t xml:space="preserve"> </w:t>
        </w:r>
      </w:ins>
      <w:hyperlink r:id="rId10">
        <w:ins w:id="134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on the same finite set of outcomes</w:t>
        </w:r>
      </w:ins>
      <w:ins w:id="13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with</w:t>
        </w:r>
      </w:ins>
      <w:ins w:id="135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and</w:t>
        </w:r>
      </w:ins>
      <w:ins w:id="135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the probabilities of outcome</w:t>
        </w:r>
      </w:ins>
      <w:ins w:id="1357" w:author="PR Preview" w:date="2026-01-01T00:00:00Z">
        <w:r>
          <w:t xml:space="preserve"> </w:t>
        </w:r>
      </w:ins>
      <m:oMath>
        <m:r>
          <m:t>k</m:t>
        </m:r>
      </m:oMath>
      <w:ins w:id="1358" w:author="PR Preview" w:date="2026-01-01T00:00:00Z">
        <w:r>
          <w:t xml:space="preserve">.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The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rPr>
            <w:b/>
            <w:bCs/>
          </w:rPr>
          <w:t xml:space="preserve">cross-entropy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of</w:t>
        </w:r>
      </w:ins>
      <w:ins w:id="1365" w:author="PR Preview" w:date="2026-01-01T00:00:00Z">
        <w:r>
          <w:t xml:space="preserve"> </w:t>
        </w:r>
      </w:ins>
      <m:oMath>
        <m:r>
          <m:t>q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relative to</w:t>
        </w:r>
      </w:ins>
      <w:ins w:id="1368" w:author="PR Preview" w:date="2026-01-01T00:00:00Z">
        <w:r>
          <w:t xml:space="preserve"> </w:t>
        </w:r>
      </w:ins>
      <m:oMath>
        <m:r>
          <m:t>p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[16]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0"/>
    <w:bookmarkStart w:id="141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1"/>
    <w:bookmarkStart w:id="142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3"/>
    <w:bookmarkStart w:id="144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4"/>
    <w:bookmarkStart w:id="145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5"/>
    <w:bookmarkStart w:id="146" w:name="rem-cross-entropy-source"/>
    <w:p>
      <w:pPr>
        <w:pStyle w:val="BodyText"/>
      </w:pPr>
      <w:del w:id="1373" w:author="PR Preview" w:date="2026-01-01T00:00:00Z">
        <w:r>
          <w:rPr>
            <w:i/>
            <w:iCs/>
          </w:rPr>
          <w:delText xml:space="preserve">Remark 8</w:delText>
        </w:r>
      </w:del>
      <w:del w:id="1374" w:author="PR Preview" w:date="2026-01-01T00:00:00Z">
        <w:r>
          <w:delText xml:space="preserve"> (Where the definitions come from). </w:delText>
        </w:r>
      </w:del>
      <w:del w:id="1375" w:author="PR Preview" w:date="2026-01-01T00:00:00Z">
        <w:r>
          <w:delText xml:space="preserve">Murphy (2012, sec. 2.8.2, pp. 57–58)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defines the KL divergence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and the cross-entropy as above,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and gives the coding interpretation: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the cross-entropy is the average number of bits needed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to encode data from a source with distribution</w:delText>
        </w:r>
      </w:del>
      <w:del w:id="1386" w:author="PR Preview" w:date="2026-01-01T00:00:00Z">
        <w:r>
          <w:delText xml:space="preserve"> </w:delText>
        </w:r>
      </w:del>
      <m:oMath>
        <m:r>
          <m:t>p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using a code designed for</w:delText>
        </w:r>
      </w:del>
      <w:del w:id="1389" w:author="PR Preview" w:date="2026-01-01T00:00:00Z">
        <w:r>
          <w:delText xml:space="preserve"> </w:delText>
        </w:r>
      </w:del>
      <m:oMath>
        <m:r>
          <m:t>q</m:t>
        </m:r>
      </m:oMath>
      <w:del w:id="1390" w:author="PR Preview" w:date="2026-01-01T00:00:00Z">
        <w:r>
          <w:delText xml:space="preserve">.</w:delText>
        </w:r>
      </w:del>
    </w:p>
    <w:p>
      <w:pPr>
        <w:pStyle w:val="BodyText"/>
      </w:pPr>
      <w:ins w:id="1391" w:author="PR Preview" w:date="2026-01-01T00:00:00Z">
        <w:r>
          <w:rPr>
            <w:i/>
            <w:iCs/>
          </w:rPr>
          <w:t xml:space="preserve">Remark 8</w:t>
        </w:r>
      </w:ins>
      <w:ins w:id="1392" w:author="PR Preview" w:date="2026-01-01T00:00:00Z">
        <w:r>
          <w:t xml:space="preserve"> (Where the definitions come from). </w:t>
        </w:r>
      </w:ins>
      <w:ins w:id="1393" w:author="PR Preview" w:date="2026-01-01T00:00:00Z">
        <w:r>
          <w:t xml:space="preserve">Murphy [15, Sec. 2.8.2], pp. 57–58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defines the KL divergence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and the cross-entropy as above,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and gives the coding interpretation: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the cross-entropy is the average number of bits needed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to encode data from a source with distribution</w:t>
        </w:r>
      </w:ins>
      <w:ins w:id="1404" w:author="PR Preview" w:date="2026-01-01T00:00:00Z">
        <w:r>
          <w:t xml:space="preserve"> </w:t>
        </w:r>
      </w:ins>
      <m:oMath>
        <m:r>
          <m:t>p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using a code designed for</w:t>
        </w:r>
      </w:ins>
      <w:ins w:id="1407" w:author="PR Preview" w:date="2026-01-01T00:00:00Z">
        <w:r>
          <w:t xml:space="preserve"> </w:t>
        </w:r>
      </w:ins>
      <m:oMath>
        <m:r>
          <m:t>q</m:t>
        </m:r>
      </m:oMath>
      <w:ins w:id="1408" w:author="PR Preview" w:date="2026-01-01T00:00:00Z">
        <w:r>
          <w:t xml:space="preserve">.</w:t>
        </w:r>
      </w:ins>
    </w:p>
    <w:bookmarkEnd w:id="146"/>
    <w:bookmarkEnd w:id="147"/>
    <w:bookmarkStart w:id="1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del w:id="1409" w:author="PR Preview" w:date="2026-01-01T00:00:00Z">
        <w:r>
          <w:delText xml:space="preserve">Wikipedia contributors (2026d)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— the expectation, its properties and examples</w:delText>
        </w:r>
      </w:del>
    </w:p>
    <w:p>
      <w:pPr>
        <w:numPr>
          <w:ilvl w:val="0"/>
          <w:numId w:val="1008"/>
        </w:numPr>
      </w:pPr>
      <w:del w:id="1412" w:author="PR Preview" w:date="2026-01-01T00:00:00Z">
        <w:r>
          <w:delText xml:space="preserve">Wikipedia contributors (2026e)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— the expectation of a function of a random variable</w:delText>
        </w:r>
      </w:del>
    </w:p>
    <w:p>
      <w:pPr>
        <w:numPr>
          <w:ilvl w:val="0"/>
          <w:numId w:val="1008"/>
        </w:numPr>
      </w:pPr>
      <w:del w:id="1415" w:author="PR Preview" w:date="2026-01-01T00:00:00Z">
        <w:r>
          <w:delText xml:space="preserve">Wikipedia contributors (2026a)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— conditional expectation and its properties</w:delText>
        </w:r>
      </w:del>
    </w:p>
    <w:p>
      <w:pPr>
        <w:numPr>
          <w:ilvl w:val="0"/>
          <w:numId w:val="1008"/>
        </w:numPr>
      </w:pPr>
      <w:del w:id="1418" w:author="PR Preview" w:date="2026-01-01T00:00:00Z">
        <w:r>
          <w:delText xml:space="preserve">Wikipedia contributors (2026g)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— loss functions in statistics and machine learning</w:delText>
        </w:r>
      </w:del>
    </w:p>
    <w:p>
      <w:pPr>
        <w:numPr>
          <w:ilvl w:val="0"/>
          <w:numId w:val="1008"/>
        </w:numPr>
      </w:pPr>
      <w:del w:id="1421" w:author="PR Preview" w:date="2026-01-01T00:00:00Z">
        <w:r>
          <w:delText xml:space="preserve">Wikipedia contributors (2026h)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— the risk as an expected loss</w:delText>
        </w:r>
      </w:del>
    </w:p>
    <w:p>
      <w:pPr>
        <w:numPr>
          <w:ilvl w:val="0"/>
          <w:numId w:val="1008"/>
        </w:numPr>
      </w:pPr>
      <w:del w:id="1424" w:author="PR Preview" w:date="2026-01-01T00:00:00Z">
        <w:r>
          <w:delText xml:space="preserve">Wikipedia contributors (2026c)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— entropy, with examples</w:delText>
        </w:r>
      </w:del>
    </w:p>
    <w:p>
      <w:pPr>
        <w:numPr>
          <w:ilvl w:val="0"/>
          <w:numId w:val="1008"/>
        </w:numPr>
      </w:pPr>
      <w:del w:id="1427" w:author="PR Preview" w:date="2026-01-01T00:00:00Z">
        <w:r>
          <w:delText xml:space="preserve">Wikipedia contributors (2026b)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— cross-entropy and its use as a loss</w:delText>
        </w:r>
      </w:del>
    </w:p>
    <w:p>
      <w:pPr>
        <w:numPr>
          <w:ilvl w:val="0"/>
          <w:numId w:val="1008"/>
        </w:numPr>
      </w:pPr>
      <w:ins w:id="1430" w:author="PR Preview" w:date="2026-01-01T00:00:00Z">
        <w:r>
          <w:t xml:space="preserve">Wikipedia contributors [1]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— the expectation, its properties and examples</w:t>
        </w:r>
      </w:ins>
    </w:p>
    <w:p>
      <w:pPr>
        <w:numPr>
          <w:ilvl w:val="0"/>
          <w:numId w:val="1008"/>
        </w:numPr>
      </w:pPr>
      <w:ins w:id="1433" w:author="PR Preview" w:date="2026-01-01T00:00:00Z">
        <w:r>
          <w:t xml:space="preserve">Wikipedia contributors [4]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— the expectation of a function of a random variable</w:t>
        </w:r>
      </w:ins>
    </w:p>
    <w:p>
      <w:pPr>
        <w:numPr>
          <w:ilvl w:val="0"/>
          <w:numId w:val="1008"/>
        </w:numPr>
      </w:pPr>
      <w:ins w:id="1436" w:author="PR Preview" w:date="2026-01-01T00:00:00Z">
        <w:r>
          <w:t xml:space="preserve">Wikipedia contributors [17]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— conditional expectation and its properties</w:t>
        </w:r>
      </w:ins>
    </w:p>
    <w:p>
      <w:pPr>
        <w:numPr>
          <w:ilvl w:val="0"/>
          <w:numId w:val="1008"/>
        </w:numPr>
      </w:pPr>
      <w:ins w:id="1439" w:author="PR Preview" w:date="2026-01-01T00:00:00Z">
        <w:r>
          <w:t xml:space="preserve">Wikipedia contributors [11]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— loss functions in statistics and machine learning</w:t>
        </w:r>
      </w:ins>
    </w:p>
    <w:p>
      <w:pPr>
        <w:numPr>
          <w:ilvl w:val="0"/>
          <w:numId w:val="1008"/>
        </w:numPr>
      </w:pPr>
      <w:ins w:id="1442" w:author="PR Preview" w:date="2026-01-01T00:00:00Z">
        <w:r>
          <w:t xml:space="preserve">Wikipedia contributors [13]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— the risk as an expected loss</w:t>
        </w:r>
      </w:ins>
    </w:p>
    <w:p>
      <w:pPr>
        <w:numPr>
          <w:ilvl w:val="0"/>
          <w:numId w:val="1008"/>
        </w:numPr>
      </w:pPr>
      <w:ins w:id="1445" w:author="PR Preview" w:date="2026-01-01T00:00:00Z">
        <w:r>
          <w:t xml:space="preserve">Wikipedia contributors [14]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— entropy, with examples</w:t>
        </w:r>
      </w:ins>
    </w:p>
    <w:p>
      <w:pPr>
        <w:numPr>
          <w:ilvl w:val="0"/>
          <w:numId w:val="1008"/>
        </w:numPr>
      </w:pPr>
      <w:ins w:id="1448" w:author="PR Preview" w:date="2026-01-01T00:00:00Z">
        <w:r>
          <w:t xml:space="preserve">Wikipedia contributors [16]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— cross-entropy and its use as a loss</w:t>
        </w:r>
      </w:ins>
    </w:p>
    <w:bookmarkEnd w:id="14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50" w:name="ref-wikipedia_expected_value"/>
    <w:p>
      <w:pPr>
        <w:pStyle w:val="Bibliography"/>
      </w:pPr>
      <w:del w:id="1451" w:author="PR Preview" w:date="2026-01-01T00:00:00Z">
        <w:r>
          <w:delText xml:space="preserve">Billingsley, Patrick. 1995.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rPr>
            <w:i/>
            <w:iCs/>
          </w:rPr>
          <w:delText xml:space="preserve">Probability and Measure</w:delText>
        </w:r>
      </w:del>
      <w:del w:id="1454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1455" w:author="PR Preview" w:date="2026-01-01T00:00:00Z">
        <w:r>
          <w:delText xml:space="preserve">Casella, George, and Roger Berger. 2002.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rPr>
            <w:i/>
            <w:iCs/>
          </w:rPr>
          <w:delText xml:space="preserve">Statistical Inference</w:delText>
        </w:r>
      </w:del>
      <w:del w:id="1458" w:author="PR Preview" w:date="2026-01-01T00:00:00Z">
        <w:r>
          <w:delText xml:space="preserve">. 2nd ed. Cengage Learning.</w:delText>
        </w:r>
      </w:del>
      <w:del w:id="1459" w:author="PR Preview" w:date="2026-01-01T00:00:00Z">
        <w:r>
          <w:delText xml:space="preserve"> </w:delText>
        </w:r>
      </w:del>
      <w:hyperlink r:id="rId158">
        <w:del w:id="1460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461" w:author="PR Preview" w:date="2026-01-01T00:00:00Z">
        <w:r>
          <w:delText xml:space="preserve">.</w:delText>
        </w:r>
      </w:del>
    </w:p>
    <w:p>
      <w:pPr>
        <w:pStyle w:val="Bibliography"/>
      </w:pPr>
      <w:del w:id="1462" w:author="PR Preview" w:date="2026-01-01T00:00:00Z">
        <w:r>
          <w:delText xml:space="preserve">Dobson, Annette J, and Adrian G Barnett. 2018.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1465" w:author="PR Preview" w:date="2026-01-01T00:00:00Z">
        <w:r>
          <w:delText xml:space="preserve">. 4th ed. CRC press.</w:delText>
        </w:r>
      </w:del>
      <w:del w:id="1466" w:author="PR Preview" w:date="2026-01-01T00:00:00Z">
        <w:r>
          <w:delText xml:space="preserve"> </w:delText>
        </w:r>
      </w:del>
      <w:hyperlink r:id="rId161">
        <w:del w:id="1467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1468" w:author="PR Preview" w:date="2026-01-01T00:00:00Z">
        <w:r>
          <w:delText xml:space="preserve">.</w:delText>
        </w:r>
      </w:del>
    </w:p>
    <w:p>
      <w:pPr>
        <w:pStyle w:val="Bibliography"/>
      </w:pPr>
      <w:del w:id="1469" w:author="PR Preview" w:date="2026-01-01T00:00:00Z">
        <w:r>
          <w:delText xml:space="preserve">Gut, Allan. 2013.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1472" w:author="PR Preview" w:date="2026-01-01T00:00:00Z">
        <w:r>
          <w:delText xml:space="preserve">. 2nd ed. Springer Texts in Statistics. Springer.</w:delText>
        </w:r>
      </w:del>
      <w:del w:id="1473" w:author="PR Preview" w:date="2026-01-01T00:00:00Z">
        <w:r>
          <w:delText xml:space="preserve"> </w:delText>
        </w:r>
      </w:del>
      <w:hyperlink r:id="rId156">
        <w:del w:id="1474" w:author="PR Preview" w:date="2026-01-01T00:00:00Z">
          <w:r>
            <w:rPr>
              <w:rStyle w:val="Hyperlink"/>
            </w:rPr>
            <w:delText xml:space="preserve">https://doi.org/10.1007/978-1-4614-4708-5</w:delText>
          </w:r>
        </w:del>
      </w:hyperlink>
      <w:del w:id="1475" w:author="PR Preview" w:date="2026-01-01T00:00:00Z">
        <w:r>
          <w:delText xml:space="preserve">.</w:delText>
        </w:r>
      </w:del>
    </w:p>
    <w:p>
      <w:pPr>
        <w:pStyle w:val="Bibliography"/>
      </w:pPr>
      <w:del w:id="1476" w:author="PR Preview" w:date="2026-01-01T00:00:00Z">
        <w:r>
          <w:delText xml:space="preserve">Hastie, Trevor, Robert Tibshirani, and Jerome Friedman. 2009.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1479" w:author="PR Preview" w:date="2026-01-01T00:00:00Z">
        <w:r>
          <w:delText xml:space="preserve">. 2nd ed. Springer.</w:delText>
        </w:r>
      </w:del>
      <w:del w:id="1480" w:author="PR Preview" w:date="2026-01-01T00:00:00Z">
        <w:r>
          <w:delText xml:space="preserve"> </w:delText>
        </w:r>
      </w:del>
      <w:hyperlink r:id="rId168">
        <w:del w:id="1481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1482" w:author="PR Preview" w:date="2026-01-01T00:00:00Z">
        <w:r>
          <w:delText xml:space="preserve">.</w:delText>
        </w:r>
      </w:del>
    </w:p>
    <w:p>
      <w:pPr>
        <w:pStyle w:val="Bibliography"/>
      </w:pPr>
      <w:del w:id="1483" w:author="PR Preview" w:date="2026-01-01T00:00:00Z">
        <w:r>
          <w:delText xml:space="preserve">Murphy, Kevin P. 2012.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1486" w:author="PR Preview" w:date="2026-01-01T00:00:00Z">
        <w:r>
          <w:delText xml:space="preserve">. Adaptive Computation and Machine Learning. MIT Press.</w:delText>
        </w:r>
      </w:del>
    </w:p>
    <w:p>
      <w:pPr>
        <w:pStyle w:val="Bibliography"/>
      </w:pPr>
      <w:del w:id="1487" w:author="PR Preview" w:date="2026-01-01T00:00:00Z">
        <w:r>
          <w:delText xml:space="preserve">Ross, Kevin. 2022.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rPr>
            <w:i/>
            <w:iCs/>
          </w:rPr>
          <w:delText xml:space="preserve">An Introduction to Probability and Simulation</w:delText>
        </w:r>
      </w:del>
      <w:del w:id="1490" w:author="PR Preview" w:date="2026-01-01T00:00:00Z">
        <w:r>
          <w:delText xml:space="preserve">. Bookdown.</w:delText>
        </w:r>
      </w:del>
      <w:del w:id="1491" w:author="PR Preview" w:date="2026-01-01T00:00:00Z">
        <w:r>
          <w:delText xml:space="preserve"> </w:delText>
        </w:r>
      </w:del>
      <w:hyperlink r:id="rId163">
        <w:del w:id="1492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  <w:del w:id="1493" w:author="PR Preview" w:date="2026-01-01T00:00:00Z">
        <w:r>
          <w:delText xml:space="preserve">.</w:delText>
        </w:r>
      </w:del>
    </w:p>
    <w:p>
      <w:pPr>
        <w:pStyle w:val="Bibliography"/>
      </w:pPr>
      <w:del w:id="1494" w:author="PR Preview" w:date="2026-01-01T00:00:00Z">
        <w:r>
          <w:delText xml:space="preserve">Rudin, Walter. 1976.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1497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1498" w:author="PR Preview" w:date="2026-01-01T00:00:00Z">
        <w:r>
          <w:delText xml:space="preserve">Soch, Joram. 2020.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rPr>
            <w:i/>
            <w:iCs/>
          </w:rPr>
          <w:delText xml:space="preserve">Proof: Expected Value of a Non-Negative Random Variable</w:delText>
        </w:r>
      </w:del>
      <w:del w:id="1501" w:author="PR Preview" w:date="2026-01-01T00:00:00Z">
        <w:r>
          <w:delText xml:space="preserve">. The Book of Statistical Proofs.</w:delText>
        </w:r>
      </w:del>
      <w:del w:id="1502" w:author="PR Preview" w:date="2026-01-01T00:00:00Z">
        <w:r>
          <w:delText xml:space="preserve"> </w:delText>
        </w:r>
      </w:del>
      <w:hyperlink r:id="rId152">
        <w:del w:id="1503" w:author="PR Preview" w:date="2026-01-01T00:00:00Z">
          <w:r>
            <w:rPr>
              <w:rStyle w:val="Hyperlink"/>
            </w:rPr>
            <w:delText xml:space="preserve">https://doi.org/10.5281/zenodo.4305949</w:delText>
          </w:r>
        </w:del>
      </w:hyperlink>
      <w:del w:id="1504" w:author="PR Preview" w:date="2026-01-01T00:00:00Z">
        <w:r>
          <w:delText xml:space="preserve">.</w:delText>
        </w:r>
      </w:del>
    </w:p>
    <w:p>
      <w:pPr>
        <w:pStyle w:val="Bibliography"/>
      </w:pPr>
      <w:del w:id="1505" w:author="PR Preview" w:date="2026-01-01T00:00:00Z">
        <w:r>
          <w:delText xml:space="preserve">Wikipedia contributors. 2026a.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rPr>
            <w:i/>
            <w:iCs/>
          </w:rPr>
          <w:delText xml:space="preserve">Conditional Expectation —</w:delText>
        </w:r>
      </w:del>
      <w:del w:id="1508" w:author="PR Preview" w:date="2026-01-01T00:00:00Z">
        <w:r>
          <w:rPr>
            <w:i/>
            <w:iCs/>
          </w:rPr>
          <w:delText xml:space="preserve"> </w:delText>
        </w:r>
      </w:del>
      <w:del w:id="1509" w:author="PR Preview" w:date="2026-01-01T00:00:00Z">
        <w:r>
          <w:rPr>
            <w:i/>
            <w:iCs/>
          </w:rPr>
          <w:delText xml:space="preserve">Wikipedia</w:delText>
        </w:r>
      </w:del>
      <w:del w:id="1510" w:author="PR Preview" w:date="2026-01-01T00:00:00Z">
        <w:r>
          <w:rPr>
            <w:i/>
            <w:iCs/>
          </w:rPr>
          <w:delText xml:space="preserve">,</w:delText>
        </w:r>
      </w:del>
      <w:del w:id="1511" w:author="PR Preview" w:date="2026-01-01T00:00:00Z">
        <w:r>
          <w:rPr>
            <w:i/>
            <w:iCs/>
          </w:rPr>
          <w:delText xml:space="preserve"> </w:delText>
        </w:r>
      </w:del>
      <w:del w:id="1512" w:author="PR Preview" w:date="2026-01-01T00:00:00Z">
        <w:r>
          <w:rPr>
            <w:i/>
            <w:iCs/>
          </w:rPr>
          <w:delText xml:space="preserve">the Free Encyclopedia</w:delText>
        </w:r>
      </w:del>
      <w:del w:id="1513" w:author="PR Preview" w:date="2026-01-01T00:00:00Z">
        <w:r>
          <w:delText xml:space="preserve">.</w:delText>
        </w:r>
      </w:del>
      <w:del w:id="1514" w:author="PR Preview" w:date="2026-01-01T00:00:00Z">
        <w:r>
          <w:delText xml:space="preserve"> </w:delText>
        </w:r>
      </w:del>
      <w:hyperlink r:id="rId177">
        <w:del w:id="1515" w:author="PR Preview" w:date="2026-01-01T00:00:00Z">
          <w:r>
            <w:rPr>
              <w:rStyle w:val="Hyperlink"/>
            </w:rPr>
            <w:delText xml:space="preserve">https://en.wikipedia.org/wiki/Conditional_expectation</w:delText>
          </w:r>
        </w:del>
      </w:hyperlink>
      <w:del w:id="1516" w:author="PR Preview" w:date="2026-01-01T00:00:00Z">
        <w:r>
          <w:delText xml:space="preserve">.</w:delText>
        </w:r>
      </w:del>
    </w:p>
    <w:p>
      <w:pPr>
        <w:pStyle w:val="Bibliography"/>
      </w:pPr>
      <w:del w:id="1517" w:author="PR Preview" w:date="2026-01-01T00:00:00Z">
        <w:r>
          <w:delText xml:space="preserve">Wikipedia contributors. 2026b.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rPr>
            <w:i/>
            <w:iCs/>
          </w:rPr>
          <w:delText xml:space="preserve">Cross-Entropy —</w:delText>
        </w:r>
      </w:del>
      <w:del w:id="1520" w:author="PR Preview" w:date="2026-01-01T00:00:00Z">
        <w:r>
          <w:rPr>
            <w:i/>
            <w:iCs/>
          </w:rPr>
          <w:delText xml:space="preserve"> </w:delText>
        </w:r>
      </w:del>
      <w:del w:id="1521" w:author="PR Preview" w:date="2026-01-01T00:00:00Z">
        <w:r>
          <w:rPr>
            <w:i/>
            <w:iCs/>
          </w:rPr>
          <w:delText xml:space="preserve">Wikipedia</w:delText>
        </w:r>
      </w:del>
      <w:del w:id="1522" w:author="PR Preview" w:date="2026-01-01T00:00:00Z">
        <w:r>
          <w:rPr>
            <w:i/>
            <w:iCs/>
          </w:rPr>
          <w:delText xml:space="preserve">,</w:delText>
        </w:r>
      </w:del>
      <w:del w:id="1523" w:author="PR Preview" w:date="2026-01-01T00:00:00Z">
        <w:r>
          <w:rPr>
            <w:i/>
            <w:iCs/>
          </w:rPr>
          <w:delText xml:space="preserve"> </w:delText>
        </w:r>
      </w:del>
      <w:del w:id="1524" w:author="PR Preview" w:date="2026-01-01T00:00:00Z">
        <w:r>
          <w:rPr>
            <w:i/>
            <w:iCs/>
          </w:rPr>
          <w:delText xml:space="preserve">the Free Encyclopedia</w:delText>
        </w:r>
      </w:del>
      <w:del w:id="1525" w:author="PR Preview" w:date="2026-01-01T00:00:00Z">
        <w:r>
          <w:delText xml:space="preserve">.</w:delText>
        </w:r>
      </w:del>
      <w:del w:id="1526" w:author="PR Preview" w:date="2026-01-01T00:00:00Z">
        <w:r>
          <w:delText xml:space="preserve"> </w:delText>
        </w:r>
      </w:del>
      <w:hyperlink r:id="rId175">
        <w:del w:id="1527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  <w:del w:id="1528" w:author="PR Preview" w:date="2026-01-01T00:00:00Z">
        <w:r>
          <w:delText xml:space="preserve">.</w:delText>
        </w:r>
      </w:del>
    </w:p>
    <w:p>
      <w:pPr>
        <w:pStyle w:val="Bibliography"/>
      </w:pPr>
      <w:del w:id="1529" w:author="PR Preview" w:date="2026-01-01T00:00:00Z">
        <w:r>
          <w:delText xml:space="preserve">Wikipedia contributors. 2026c.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rPr>
            <w:i/>
            <w:iCs/>
          </w:rPr>
          <w:delText xml:space="preserve">Entropy (Information Theory) —</w:delText>
        </w:r>
      </w:del>
      <w:del w:id="1532" w:author="PR Preview" w:date="2026-01-01T00:00:00Z">
        <w:r>
          <w:rPr>
            <w:i/>
            <w:iCs/>
          </w:rPr>
          <w:delText xml:space="preserve"> </w:delText>
        </w:r>
      </w:del>
      <w:del w:id="1533" w:author="PR Preview" w:date="2026-01-01T00:00:00Z">
        <w:r>
          <w:rPr>
            <w:i/>
            <w:iCs/>
          </w:rPr>
          <w:delText xml:space="preserve">Wikipedia</w:delText>
        </w:r>
      </w:del>
      <w:del w:id="1534" w:author="PR Preview" w:date="2026-01-01T00:00:00Z">
        <w:r>
          <w:rPr>
            <w:i/>
            <w:iCs/>
          </w:rPr>
          <w:delText xml:space="preserve">,</w:delText>
        </w:r>
      </w:del>
      <w:del w:id="1535" w:author="PR Preview" w:date="2026-01-01T00:00:00Z">
        <w:r>
          <w:rPr>
            <w:i/>
            <w:iCs/>
          </w:rPr>
          <w:delText xml:space="preserve"> </w:delText>
        </w:r>
      </w:del>
      <w:del w:id="1536" w:author="PR Preview" w:date="2026-01-01T00:00:00Z">
        <w:r>
          <w:rPr>
            <w:i/>
            <w:iCs/>
          </w:rPr>
          <w:delText xml:space="preserve">the Free Encyclopedia</w:delText>
        </w:r>
      </w:del>
      <w:del w:id="1537" w:author="PR Preview" w:date="2026-01-01T00:00:00Z">
        <w:r>
          <w:delText xml:space="preserve">.</w:delText>
        </w:r>
      </w:del>
      <w:del w:id="1538" w:author="PR Preview" w:date="2026-01-01T00:00:00Z">
        <w:r>
          <w:delText xml:space="preserve"> </w:delText>
        </w:r>
      </w:del>
      <w:hyperlink r:id="rId172">
        <w:del w:id="1539" w:author="PR Preview" w:date="2026-01-01T00:00:00Z">
          <w:r>
            <w:rPr>
              <w:rStyle w:val="Hyperlink"/>
            </w:rPr>
            <w:delText xml:space="preserve">https://en.wikipedia.org/wiki/Entropy_(information_theory)</w:delText>
          </w:r>
        </w:del>
      </w:hyperlink>
      <w:del w:id="1540" w:author="PR Preview" w:date="2026-01-01T00:00:00Z">
        <w:r>
          <w:delText xml:space="preserve">.</w:delText>
        </w:r>
      </w:del>
    </w:p>
    <w:p>
      <w:pPr>
        <w:pStyle w:val="Bibliography"/>
      </w:pPr>
      <w:del w:id="1541" w:author="PR Preview" w:date="2026-01-01T00:00:00Z">
        <w:r>
          <w:delText xml:space="preserve">Wikipedia contributors. 2026d.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rPr>
            <w:i/>
            <w:iCs/>
          </w:rPr>
          <w:delText xml:space="preserve">Expected Value —</w:delText>
        </w:r>
      </w:del>
      <w:del w:id="1544" w:author="PR Preview" w:date="2026-01-01T00:00:00Z">
        <w:r>
          <w:rPr>
            <w:i/>
            <w:iCs/>
          </w:rPr>
          <w:delText xml:space="preserve"> </w:delText>
        </w:r>
      </w:del>
      <w:del w:id="1545" w:author="PR Preview" w:date="2026-01-01T00:00:00Z">
        <w:r>
          <w:rPr>
            <w:i/>
            <w:iCs/>
          </w:rPr>
          <w:delText xml:space="preserve">Wikipedia</w:delText>
        </w:r>
      </w:del>
      <w:del w:id="1546" w:author="PR Preview" w:date="2026-01-01T00:00:00Z">
        <w:r>
          <w:rPr>
            <w:i/>
            <w:iCs/>
          </w:rPr>
          <w:delText xml:space="preserve">,</w:delText>
        </w:r>
      </w:del>
      <w:del w:id="1547" w:author="PR Preview" w:date="2026-01-01T00:00:00Z">
        <w:r>
          <w:rPr>
            <w:i/>
            <w:iCs/>
          </w:rPr>
          <w:delText xml:space="preserve"> </w:delText>
        </w:r>
      </w:del>
      <w:del w:id="1548" w:author="PR Preview" w:date="2026-01-01T00:00:00Z">
        <w:r>
          <w:rPr>
            <w:i/>
            <w:iCs/>
          </w:rPr>
          <w:delText xml:space="preserve">the Free Encyclopedia</w:delText>
        </w:r>
      </w:del>
      <w:del w:id="1549" w:author="PR Preview" w:date="2026-01-01T00:00:00Z">
        <w:r>
          <w:delText xml:space="preserve">.</w:delText>
        </w:r>
      </w:del>
      <w:del w:id="1550" w:author="PR Preview" w:date="2026-01-01T00:00:00Z">
        <w:r>
          <w:delText xml:space="preserve"> </w:delText>
        </w:r>
      </w:del>
      <w:hyperlink r:id="rId149">
        <w:del w:id="1551" w:author="PR Preview" w:date="2026-01-01T00:00:00Z">
          <w:r>
            <w:rPr>
              <w:rStyle w:val="Hyperlink"/>
            </w:rPr>
            <w:delText xml:space="preserve">https://en.wikipedia.org/wiki/Expected_value</w:delText>
          </w:r>
        </w:del>
      </w:hyperlink>
      <w:del w:id="1552" w:author="PR Preview" w:date="2026-01-01T00:00:00Z">
        <w:r>
          <w:delText xml:space="preserve">.</w:delText>
        </w:r>
      </w:del>
    </w:p>
    <w:p>
      <w:pPr>
        <w:pStyle w:val="Bibliography"/>
      </w:pPr>
      <w:del w:id="1553" w:author="PR Preview" w:date="2026-01-01T00:00:00Z">
        <w:r>
          <w:delText xml:space="preserve">Wikipedia contributors. 2026f.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rPr>
            <w:i/>
            <w:iCs/>
          </w:rPr>
          <w:delText xml:space="preserve">Law of the Unconscious Statistician —</w:delText>
        </w:r>
      </w:del>
      <w:del w:id="1556" w:author="PR Preview" w:date="2026-01-01T00:00:00Z">
        <w:r>
          <w:rPr>
            <w:i/>
            <w:iCs/>
          </w:rPr>
          <w:delText xml:space="preserve"> </w:delText>
        </w:r>
      </w:del>
      <w:del w:id="1557" w:author="PR Preview" w:date="2026-01-01T00:00:00Z">
        <w:r>
          <w:rPr>
            <w:i/>
            <w:iCs/>
          </w:rPr>
          <w:delText xml:space="preserve">Wikipedia</w:delText>
        </w:r>
      </w:del>
      <w:del w:id="1558" w:author="PR Preview" w:date="2026-01-01T00:00:00Z">
        <w:r>
          <w:rPr>
            <w:i/>
            <w:iCs/>
          </w:rPr>
          <w:delText xml:space="preserve">,</w:delText>
        </w:r>
      </w:del>
      <w:del w:id="1559" w:author="PR Preview" w:date="2026-01-01T00:00:00Z">
        <w:r>
          <w:rPr>
            <w:i/>
            <w:iCs/>
          </w:rPr>
          <w:delText xml:space="preserve"> </w:delText>
        </w:r>
      </w:del>
      <w:del w:id="1560" w:author="PR Preview" w:date="2026-01-01T00:00:00Z">
        <w:r>
          <w:rPr>
            <w:i/>
            <w:iCs/>
          </w:rPr>
          <w:delText xml:space="preserve">the Free Encyclopedia</w:delText>
        </w:r>
      </w:del>
      <w:del w:id="1561" w:author="PR Preview" w:date="2026-01-01T00:00:00Z">
        <w:r>
          <w:delText xml:space="preserve">.</w:delText>
        </w:r>
      </w:del>
      <w:del w:id="1562" w:author="PR Preview" w:date="2026-01-01T00:00:00Z">
        <w:r>
          <w:delText xml:space="preserve"> </w:delText>
        </w:r>
      </w:del>
      <w:hyperlink r:id="rId154">
        <w:del w:id="1563" w:author="PR Preview" w:date="2026-01-01T00:00:00Z">
          <w:r>
            <w:rPr>
              <w:rStyle w:val="Hyperlink"/>
            </w:rPr>
            <w:delText xml:space="preserve">https://en.wikipedia.org/wiki/Law_of_the_unconscious_statistician</w:delText>
          </w:r>
        </w:del>
      </w:hyperlink>
      <w:del w:id="1564" w:author="PR Preview" w:date="2026-01-01T00:00:00Z">
        <w:r>
          <w:delText xml:space="preserve">.</w:delText>
        </w:r>
      </w:del>
    </w:p>
    <w:p>
      <w:pPr>
        <w:pStyle w:val="Bibliography"/>
      </w:pPr>
      <w:del w:id="1565" w:author="PR Preview" w:date="2026-01-01T00:00:00Z">
        <w:r>
          <w:delText xml:space="preserve">Wikipedia contributors. 2026e.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rPr>
            <w:i/>
            <w:iCs/>
          </w:rPr>
          <w:delText xml:space="preserve">Law of the Unconscious Statistician —</w:delText>
        </w:r>
      </w:del>
      <w:del w:id="1568" w:author="PR Preview" w:date="2026-01-01T00:00:00Z">
        <w:r>
          <w:rPr>
            <w:i/>
            <w:iCs/>
          </w:rPr>
          <w:delText xml:space="preserve"> </w:delText>
        </w:r>
      </w:del>
      <w:del w:id="1569" w:author="PR Preview" w:date="2026-01-01T00:00:00Z">
        <w:r>
          <w:rPr>
            <w:i/>
            <w:iCs/>
          </w:rPr>
          <w:delText xml:space="preserve">Wikipedia</w:delText>
        </w:r>
      </w:del>
      <w:del w:id="1570" w:author="PR Preview" w:date="2026-01-01T00:00:00Z">
        <w:r>
          <w:rPr>
            <w:i/>
            <w:iCs/>
          </w:rPr>
          <w:delText xml:space="preserve">,</w:delText>
        </w:r>
      </w:del>
      <w:del w:id="1571" w:author="PR Preview" w:date="2026-01-01T00:00:00Z">
        <w:r>
          <w:rPr>
            <w:i/>
            <w:iCs/>
          </w:rPr>
          <w:delText xml:space="preserve"> </w:delText>
        </w:r>
      </w:del>
      <w:del w:id="1572" w:author="PR Preview" w:date="2026-01-01T00:00:00Z">
        <w:r>
          <w:rPr>
            <w:i/>
            <w:iCs/>
          </w:rPr>
          <w:delText xml:space="preserve">the Free Encyclopedia</w:delText>
        </w:r>
      </w:del>
      <w:del w:id="1573" w:author="PR Preview" w:date="2026-01-01T00:00:00Z">
        <w:r>
          <w:delText xml:space="preserve">.</w:delText>
        </w:r>
      </w:del>
      <w:del w:id="1574" w:author="PR Preview" w:date="2026-01-01T00:00:00Z">
        <w:r>
          <w:delText xml:space="preserve"> </w:delText>
        </w:r>
      </w:del>
      <w:hyperlink r:id="rId154">
        <w:del w:id="1575" w:author="PR Preview" w:date="2026-01-01T00:00:00Z">
          <w:r>
            <w:rPr>
              <w:rStyle w:val="Hyperlink"/>
            </w:rPr>
            <w:delText xml:space="preserve">https://en.wikipedia.org/wiki/Law_of_the_unconscious_statistician</w:delText>
          </w:r>
        </w:del>
      </w:hyperlink>
      <w:del w:id="1576" w:author="PR Preview" w:date="2026-01-01T00:00:00Z">
        <w:r>
          <w:delText xml:space="preserve">.</w:delText>
        </w:r>
      </w:del>
    </w:p>
    <w:p>
      <w:pPr>
        <w:pStyle w:val="Bibliography"/>
      </w:pPr>
      <w:del w:id="1577" w:author="PR Preview" w:date="2026-01-01T00:00:00Z">
        <w:r>
          <w:delText xml:space="preserve">Wikipedia contributors. 2026g.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rPr>
            <w:i/>
            <w:iCs/>
          </w:rPr>
          <w:delText xml:space="preserve">Loss Function —</w:delText>
        </w:r>
      </w:del>
      <w:del w:id="1580" w:author="PR Preview" w:date="2026-01-01T00:00:00Z">
        <w:r>
          <w:rPr>
            <w:i/>
            <w:iCs/>
          </w:rPr>
          <w:delText xml:space="preserve"> </w:delText>
        </w:r>
      </w:del>
      <w:del w:id="1581" w:author="PR Preview" w:date="2026-01-01T00:00:00Z">
        <w:r>
          <w:rPr>
            <w:i/>
            <w:iCs/>
          </w:rPr>
          <w:delText xml:space="preserve">Wikipedia</w:delText>
        </w:r>
      </w:del>
      <w:del w:id="1582" w:author="PR Preview" w:date="2026-01-01T00:00:00Z">
        <w:r>
          <w:rPr>
            <w:i/>
            <w:iCs/>
          </w:rPr>
          <w:delText xml:space="preserve">,</w:delText>
        </w:r>
      </w:del>
      <w:del w:id="1583" w:author="PR Preview" w:date="2026-01-01T00:00:00Z">
        <w:r>
          <w:rPr>
            <w:i/>
            <w:iCs/>
          </w:rPr>
          <w:delText xml:space="preserve"> </w:delText>
        </w:r>
      </w:del>
      <w:del w:id="1584" w:author="PR Preview" w:date="2026-01-01T00:00:00Z">
        <w:r>
          <w:rPr>
            <w:i/>
            <w:iCs/>
          </w:rPr>
          <w:delText xml:space="preserve">the Free Encyclopedia</w:delText>
        </w:r>
      </w:del>
      <w:del w:id="1585" w:author="PR Preview" w:date="2026-01-01T00:00:00Z">
        <w:r>
          <w:delText xml:space="preserve">.</w:delText>
        </w:r>
      </w:del>
      <w:del w:id="1586" w:author="PR Preview" w:date="2026-01-01T00:00:00Z">
        <w:r>
          <w:delText xml:space="preserve"> </w:delText>
        </w:r>
      </w:del>
      <w:hyperlink r:id="rId166">
        <w:del w:id="1587" w:author="PR Preview" w:date="2026-01-01T00:00:00Z">
          <w:r>
            <w:rPr>
              <w:rStyle w:val="Hyperlink"/>
            </w:rPr>
            <w:delText xml:space="preserve">https://en.wikipedia.org/wiki/Loss_function</w:delText>
          </w:r>
        </w:del>
      </w:hyperlink>
      <w:del w:id="1588" w:author="PR Preview" w:date="2026-01-01T00:00:00Z">
        <w:r>
          <w:delText xml:space="preserve">.</w:delText>
        </w:r>
      </w:del>
    </w:p>
    <w:p>
      <w:pPr>
        <w:pStyle w:val="Bibliography"/>
      </w:pPr>
      <w:del w:id="1589" w:author="PR Preview" w:date="2026-01-01T00:00:00Z">
        <w:r>
          <w:delText xml:space="preserve">Wikipedia contributors. 2026h.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rPr>
            <w:i/>
            <w:iCs/>
          </w:rPr>
          <w:delText xml:space="preserve">Risk Function —</w:delText>
        </w:r>
      </w:del>
      <w:del w:id="1592" w:author="PR Preview" w:date="2026-01-01T00:00:00Z">
        <w:r>
          <w:rPr>
            <w:i/>
            <w:iCs/>
          </w:rPr>
          <w:delText xml:space="preserve"> </w:delText>
        </w:r>
      </w:del>
      <w:del w:id="1593" w:author="PR Preview" w:date="2026-01-01T00:00:00Z">
        <w:r>
          <w:rPr>
            <w:i/>
            <w:iCs/>
          </w:rPr>
          <w:delText xml:space="preserve">Wikipedia</w:delText>
        </w:r>
      </w:del>
      <w:del w:id="1594" w:author="PR Preview" w:date="2026-01-01T00:00:00Z">
        <w:r>
          <w:rPr>
            <w:i/>
            <w:iCs/>
          </w:rPr>
          <w:delText xml:space="preserve">,</w:delText>
        </w:r>
      </w:del>
      <w:del w:id="1595" w:author="PR Preview" w:date="2026-01-01T00:00:00Z">
        <w:r>
          <w:rPr>
            <w:i/>
            <w:iCs/>
          </w:rPr>
          <w:delText xml:space="preserve"> </w:delText>
        </w:r>
      </w:del>
      <w:del w:id="1596" w:author="PR Preview" w:date="2026-01-01T00:00:00Z">
        <w:r>
          <w:rPr>
            <w:i/>
            <w:iCs/>
          </w:rPr>
          <w:delText xml:space="preserve">the Free Encyclopedia</w:delText>
        </w:r>
      </w:del>
      <w:del w:id="1597" w:author="PR Preview" w:date="2026-01-01T00:00:00Z">
        <w:r>
          <w:delText xml:space="preserve">.</w:delText>
        </w:r>
      </w:del>
      <w:del w:id="1598" w:author="PR Preview" w:date="2026-01-01T00:00:00Z">
        <w:r>
          <w:delText xml:space="preserve"> </w:delText>
        </w:r>
      </w:del>
      <w:hyperlink r:id="rId170">
        <w:del w:id="1599" w:author="PR Preview" w:date="2026-01-01T00:00:00Z">
          <w:r>
            <w:rPr>
              <w:rStyle w:val="Hyperlink"/>
            </w:rPr>
            <w:delText xml:space="preserve">https://en.wikipedia.org/wiki/Risk_function</w:delText>
          </w:r>
        </w:del>
      </w:hyperlink>
      <w:del w:id="1600" w:author="PR Preview" w:date="2026-01-01T00:00:00Z">
        <w:r>
          <w:delText xml:space="preserve">.</w:delText>
        </w:r>
      </w:del>
    </w:p>
    <w:p>
      <w:pPr>
        <w:pStyle w:val="Bibliography"/>
      </w:pPr>
      <w:ins w:id="1601" w:author="PR Preview" w:date="2026-01-01T00:00:00Z">
        <w:r>
          <w:t xml:space="preserve">[1]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	</w:t>
        </w:r>
      </w:ins>
      <w:ins w:id="1604" w:author="PR Preview" w:date="2026-01-01T00:00:00Z">
        <w:r>
          <w:t xml:space="preserve">Wikipedia contributors,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“Expected value —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Wikipedia</w:t>
        </w:r>
      </w:ins>
      <w:ins w:id="1609" w:author="PR Preview" w:date="2026-01-01T00:00:00Z">
        <w:r>
          <w:t xml:space="preserve">,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the free encyclopedia.”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2026. Available:</w:t>
        </w:r>
      </w:ins>
      <w:ins w:id="1614" w:author="PR Preview" w:date="2026-01-01T00:00:00Z">
        <w:r>
          <w:t xml:space="preserve"> </w:t>
        </w:r>
      </w:ins>
      <w:hyperlink r:id="rId149">
        <w:ins w:id="1615" w:author="PR Preview" w:date="2026-01-01T00:00:00Z">
          <w:r>
            <w:rPr>
              <w:rStyle w:val="Hyperlink"/>
            </w:rPr>
            <w:t xml:space="preserve">https://en.wikipedia.org/wiki/Expected_value</w:t>
          </w:r>
        </w:ins>
      </w:hyperlink>
    </w:p>
    <w:bookmarkEnd w:id="150"/>
    <w:bookmarkStart w:id="151" w:name="ref-billingsley1995probability"/>
    <w:p>
      <w:pPr>
        <w:pStyle w:val="Bibliography"/>
      </w:pPr>
      <w:ins w:id="1616" w:author="PR Preview" w:date="2026-01-01T00:00:00Z">
        <w:r>
          <w:t xml:space="preserve">[2]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	</w:t>
        </w:r>
      </w:ins>
      <w:ins w:id="1619" w:author="PR Preview" w:date="2026-01-01T00:00:00Z">
        <w:r>
          <w:t xml:space="preserve">P. Billingsley,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i/>
            <w:iCs/>
          </w:rPr>
          <w:t xml:space="preserve">Probability and measure</w:t>
        </w:r>
      </w:ins>
      <w:ins w:id="1622" w:author="PR Preview" w:date="2026-01-01T00:00:00Z">
        <w:r>
          <w:t xml:space="preserve">, 3rd ed. in Wiley series in probability and mathematical statistics. New York: Wiley, 1995.</w:t>
        </w:r>
      </w:ins>
    </w:p>
    <w:bookmarkEnd w:id="151"/>
    <w:bookmarkStart w:id="153" w:name="ref-statproofbook:mean-nnrvar"/>
    <w:p>
      <w:pPr>
        <w:pStyle w:val="Bibliography"/>
      </w:pPr>
      <w:ins w:id="1623" w:author="PR Preview" w:date="2026-01-01T00:00:00Z">
        <w:r>
          <w:t xml:space="preserve">[3]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	</w:t>
        </w:r>
      </w:ins>
      <w:ins w:id="1626" w:author="PR Preview" w:date="2026-01-01T00:00:00Z">
        <w:r>
          <w:t xml:space="preserve">J. Soch,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“Proof: Expected value of a non-negative random variable.”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The Book of Statistical Proofs, 2020. doi:</w:t>
        </w:r>
      </w:ins>
      <w:ins w:id="1631" w:author="PR Preview" w:date="2026-01-01T00:00:00Z">
        <w:r>
          <w:t xml:space="preserve"> </w:t>
        </w:r>
      </w:ins>
      <w:hyperlink r:id="rId152">
        <w:ins w:id="1632" w:author="PR Preview" w:date="2026-01-01T00:00:00Z">
          <w:r>
            <w:rPr>
              <w:rStyle w:val="Hyperlink"/>
            </w:rPr>
            <w:t xml:space="preserve">10.5281/zenodo.4305949</w:t>
          </w:r>
        </w:ins>
      </w:hyperlink>
      <w:ins w:id="1633" w:author="PR Preview" w:date="2026-01-01T00:00:00Z">
        <w:r>
          <w:t xml:space="preserve">.</w:t>
        </w:r>
      </w:ins>
    </w:p>
    <w:bookmarkEnd w:id="153"/>
    <w:bookmarkStart w:id="155" w:name="X57fd29787e4b8098f01e52482fbfe60ee90e0f2"/>
    <w:p>
      <w:pPr>
        <w:pStyle w:val="Bibliography"/>
      </w:pPr>
      <w:ins w:id="1634" w:author="PR Preview" w:date="2026-01-01T00:00:00Z">
        <w:r>
          <w:t xml:space="preserve">[4]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	</w:t>
        </w:r>
      </w:ins>
      <w:ins w:id="1637" w:author="PR Preview" w:date="2026-01-01T00:00:00Z">
        <w:r>
          <w:t xml:space="preserve">Wikipedia contributors,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“Law of the unconscious statistician —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Wikipedia</w:t>
        </w:r>
      </w:ins>
      <w:ins w:id="1642" w:author="PR Preview" w:date="2026-01-01T00:00:00Z">
        <w:r>
          <w:t xml:space="preserve">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the free encyclopedia.”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2026. Available:</w:t>
        </w:r>
      </w:ins>
      <w:ins w:id="1647" w:author="PR Preview" w:date="2026-01-01T00:00:00Z">
        <w:r>
          <w:t xml:space="preserve"> </w:t>
        </w:r>
      </w:ins>
      <w:hyperlink r:id="rId154">
        <w:ins w:id="1648" w:author="PR Preview" w:date="2026-01-01T00:00:00Z">
          <w:r>
            <w:rPr>
              <w:rStyle w:val="Hyperlink"/>
            </w:rPr>
            <w:t xml:space="preserve">https://en.wikipedia.org/wiki/Law_of_the_unconscious_statistician</w:t>
          </w:r>
        </w:ins>
      </w:hyperlink>
    </w:p>
    <w:bookmarkEnd w:id="155"/>
    <w:bookmarkStart w:id="157" w:name="ref-gut2013"/>
    <w:p>
      <w:pPr>
        <w:pStyle w:val="Bibliography"/>
      </w:pPr>
      <w:ins w:id="1649" w:author="PR Preview" w:date="2026-01-01T00:00:00Z">
        <w:r>
          <w:t xml:space="preserve">[5]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	</w:t>
        </w:r>
      </w:ins>
      <w:ins w:id="1652" w:author="PR Preview" w:date="2026-01-01T00:00:00Z">
        <w:r>
          <w:t xml:space="preserve">A. Gut,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rPr>
            <w:i/>
            <w:iCs/>
          </w:rPr>
          <w:t xml:space="preserve">Probability: A graduate course</w:t>
        </w:r>
      </w:ins>
      <w:ins w:id="1655" w:author="PR Preview" w:date="2026-01-01T00:00:00Z">
        <w:r>
          <w:t xml:space="preserve">, 2nd ed. in Springer texts in statistics. New York: Springer, 2013. doi:</w:t>
        </w:r>
      </w:ins>
      <w:ins w:id="1656" w:author="PR Preview" w:date="2026-01-01T00:00:00Z">
        <w:r>
          <w:t xml:space="preserve"> </w:t>
        </w:r>
      </w:ins>
      <w:hyperlink r:id="rId156">
        <w:ins w:id="1657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1658" w:author="PR Preview" w:date="2026-01-01T00:00:00Z">
        <w:r>
          <w:t xml:space="preserve">.</w:t>
        </w:r>
      </w:ins>
    </w:p>
    <w:bookmarkEnd w:id="157"/>
    <w:bookmarkStart w:id="159" w:name="ref-CaseBerg01"/>
    <w:p>
      <w:pPr>
        <w:pStyle w:val="Bibliography"/>
      </w:pPr>
      <w:ins w:id="1659" w:author="PR Preview" w:date="2026-01-01T00:00:00Z">
        <w:r>
          <w:t xml:space="preserve">[6]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	</w:t>
        </w:r>
      </w:ins>
      <w:ins w:id="1662" w:author="PR Preview" w:date="2026-01-01T00:00:00Z">
        <w:r>
          <w:t xml:space="preserve">G. Casella and R. Berger,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rPr>
            <w:i/>
            <w:iCs/>
          </w:rPr>
          <w:t xml:space="preserve">Statistical inference</w:t>
        </w:r>
      </w:ins>
      <w:ins w:id="1665" w:author="PR Preview" w:date="2026-01-01T00:00:00Z">
        <w:r>
          <w:t xml:space="preserve">, 2nd ed. Cengage Learning, 2002. Available:</w:t>
        </w:r>
      </w:ins>
      <w:ins w:id="1666" w:author="PR Preview" w:date="2026-01-01T00:00:00Z">
        <w:r>
          <w:t xml:space="preserve"> </w:t>
        </w:r>
      </w:ins>
      <w:hyperlink r:id="rId158">
        <w:ins w:id="1667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59"/>
    <w:bookmarkStart w:id="160" w:name="ref-wp:lotus"/>
    <w:p>
      <w:pPr>
        <w:pStyle w:val="Bibliography"/>
      </w:pPr>
      <w:ins w:id="1668" w:author="PR Preview" w:date="2026-01-01T00:00:00Z">
        <w:r>
          <w:t xml:space="preserve">[7]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	</w:t>
        </w:r>
      </w:ins>
      <w:ins w:id="1671" w:author="PR Preview" w:date="2026-01-01T00:00:00Z">
        <w:r>
          <w:t xml:space="preserve">Wikipedia contributors,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“Law of the unconscious statistician —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Wikipedia</w:t>
        </w:r>
      </w:ins>
      <w:ins w:id="1676" w:author="PR Preview" w:date="2026-01-01T00:00:00Z">
        <w:r>
          <w:t xml:space="preserve">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the free encyclopedia.”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2026. Available:</w:t>
        </w:r>
      </w:ins>
      <w:ins w:id="1681" w:author="PR Preview" w:date="2026-01-01T00:00:00Z">
        <w:r>
          <w:t xml:space="preserve"> </w:t>
        </w:r>
      </w:ins>
      <w:hyperlink r:id="rId154">
        <w:ins w:id="1682" w:author="PR Preview" w:date="2026-01-01T00:00:00Z">
          <w:r>
            <w:rPr>
              <w:rStyle w:val="Hyperlink"/>
            </w:rPr>
            <w:t xml:space="preserve">https://en.wikipedia.org/wiki/Law_of_the_unconscious_statistician</w:t>
          </w:r>
        </w:ins>
      </w:hyperlink>
    </w:p>
    <w:bookmarkEnd w:id="160"/>
    <w:bookmarkStart w:id="162" w:name="ref-dobson4e"/>
    <w:p>
      <w:pPr>
        <w:pStyle w:val="Bibliography"/>
      </w:pPr>
      <w:ins w:id="1683" w:author="PR Preview" w:date="2026-01-01T00:00:00Z">
        <w:r>
          <w:t xml:space="preserve">[8]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	</w:t>
        </w:r>
      </w:ins>
      <w:ins w:id="1686" w:author="PR Preview" w:date="2026-01-01T00:00:00Z">
        <w:r>
          <w:t xml:space="preserve">A. J. Dobson and A. G. Barnett,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689" w:author="PR Preview" w:date="2026-01-01T00:00:00Z">
        <w:r>
          <w:t xml:space="preserve">, 4th ed. CRC press, 2018. doi:</w:t>
        </w:r>
      </w:ins>
      <w:ins w:id="1690" w:author="PR Preview" w:date="2026-01-01T00:00:00Z">
        <w:r>
          <w:t xml:space="preserve"> </w:t>
        </w:r>
      </w:ins>
      <w:hyperlink r:id="rId161">
        <w:ins w:id="1691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692" w:author="PR Preview" w:date="2026-01-01T00:00:00Z">
        <w:r>
          <w:t xml:space="preserve">.</w:t>
        </w:r>
      </w:ins>
    </w:p>
    <w:bookmarkEnd w:id="162"/>
    <w:bookmarkStart w:id="164" w:name="ref-ross-probsim"/>
    <w:p>
      <w:pPr>
        <w:pStyle w:val="Bibliography"/>
      </w:pPr>
      <w:ins w:id="1693" w:author="PR Preview" w:date="2026-01-01T00:00:00Z">
        <w:r>
          <w:t xml:space="preserve">[9]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	</w:t>
        </w:r>
      </w:ins>
      <w:ins w:id="1696" w:author="PR Preview" w:date="2026-01-01T00:00:00Z">
        <w:r>
          <w:t xml:space="preserve">K. Ross,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“An introduction to probability and simulation.”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Bookdown, 2022. Available:</w:t>
        </w:r>
      </w:ins>
      <w:ins w:id="1701" w:author="PR Preview" w:date="2026-01-01T00:00:00Z">
        <w:r>
          <w:t xml:space="preserve"> </w:t>
        </w:r>
      </w:ins>
      <w:hyperlink r:id="rId163">
        <w:ins w:id="1702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64"/>
    <w:bookmarkStart w:id="165" w:name="ref-rudin1976principles"/>
    <w:p>
      <w:pPr>
        <w:pStyle w:val="Bibliography"/>
      </w:pPr>
      <w:ins w:id="1703" w:author="PR Preview" w:date="2026-01-01T00:00:00Z">
        <w:r>
          <w:t xml:space="preserve">[10]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	</w:t>
        </w:r>
      </w:ins>
      <w:ins w:id="1706" w:author="PR Preview" w:date="2026-01-01T00:00:00Z">
        <w:r>
          <w:t xml:space="preserve">W. Rudin,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rPr>
            <w:i/>
            <w:iCs/>
          </w:rPr>
          <w:t xml:space="preserve">Principles of mathematical analysis</w:t>
        </w:r>
      </w:ins>
      <w:ins w:id="1709" w:author="PR Preview" w:date="2026-01-01T00:00:00Z">
        <w:r>
          <w:t xml:space="preserve">, 3rd ed. in International series in pure and applied mathematics. New York: McGraw-Hill, 1976.</w:t>
        </w:r>
      </w:ins>
    </w:p>
    <w:bookmarkEnd w:id="165"/>
    <w:bookmarkStart w:id="167" w:name="ref-wikipedia_loss_function"/>
    <w:p>
      <w:pPr>
        <w:pStyle w:val="Bibliography"/>
      </w:pPr>
      <w:ins w:id="1710" w:author="PR Preview" w:date="2026-01-01T00:00:00Z">
        <w:r>
          <w:t xml:space="preserve">[11]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	</w:t>
        </w:r>
      </w:ins>
      <w:ins w:id="1713" w:author="PR Preview" w:date="2026-01-01T00:00:00Z">
        <w:r>
          <w:t xml:space="preserve">Wikipedia contributors,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“Loss function —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Wikipedia</w:t>
        </w:r>
      </w:ins>
      <w:ins w:id="1718" w:author="PR Preview" w:date="2026-01-01T00:00:00Z">
        <w:r>
          <w:t xml:space="preserve">,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the free encyclopedia.”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2026. Available:</w:t>
        </w:r>
      </w:ins>
      <w:ins w:id="1723" w:author="PR Preview" w:date="2026-01-01T00:00:00Z">
        <w:r>
          <w:t xml:space="preserve"> </w:t>
        </w:r>
      </w:ins>
      <w:hyperlink r:id="rId166">
        <w:ins w:id="1724" w:author="PR Preview" w:date="2026-01-01T00:00:00Z">
          <w:r>
            <w:rPr>
              <w:rStyle w:val="Hyperlink"/>
            </w:rPr>
            <w:t xml:space="preserve">https://en.wikipedia.org/wiki/Loss_function</w:t>
          </w:r>
        </w:ins>
      </w:hyperlink>
    </w:p>
    <w:bookmarkEnd w:id="167"/>
    <w:bookmarkStart w:id="169" w:name="ref-hastie2009elements"/>
    <w:p>
      <w:pPr>
        <w:pStyle w:val="Bibliography"/>
      </w:pPr>
      <w:ins w:id="1725" w:author="PR Preview" w:date="2026-01-01T00:00:00Z">
        <w:r>
          <w:t xml:space="preserve">[12]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	</w:t>
        </w:r>
      </w:ins>
      <w:ins w:id="1728" w:author="PR Preview" w:date="2026-01-01T00:00:00Z">
        <w:r>
          <w:t xml:space="preserve">T. Hastie, R. Tibshirani, and J. Friedman,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731" w:author="PR Preview" w:date="2026-01-01T00:00:00Z">
        <w:r>
          <w:t xml:space="preserve">, 2nd ed. Springer, 2009. doi:</w:t>
        </w:r>
      </w:ins>
      <w:ins w:id="1732" w:author="PR Preview" w:date="2026-01-01T00:00:00Z">
        <w:r>
          <w:t xml:space="preserve"> </w:t>
        </w:r>
      </w:ins>
      <w:hyperlink r:id="rId168">
        <w:ins w:id="1733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734" w:author="PR Preview" w:date="2026-01-01T00:00:00Z">
        <w:r>
          <w:t xml:space="preserve">.</w:t>
        </w:r>
      </w:ins>
    </w:p>
    <w:bookmarkEnd w:id="169"/>
    <w:bookmarkStart w:id="171" w:name="ref-wikipedia_risk_function"/>
    <w:p>
      <w:pPr>
        <w:pStyle w:val="Bibliography"/>
      </w:pPr>
      <w:ins w:id="1735" w:author="PR Preview" w:date="2026-01-01T00:00:00Z">
        <w:r>
          <w:t xml:space="preserve">[13]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	</w:t>
        </w:r>
      </w:ins>
      <w:ins w:id="1738" w:author="PR Preview" w:date="2026-01-01T00:00:00Z">
        <w:r>
          <w:t xml:space="preserve">Wikipedia contributors,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“Risk function —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Wikipedia</w:t>
        </w:r>
      </w:ins>
      <w:ins w:id="1743" w:author="PR Preview" w:date="2026-01-01T00:00:00Z">
        <w:r>
          <w:t xml:space="preserve">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the free encyclopedia.”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2026. Available:</w:t>
        </w:r>
      </w:ins>
      <w:ins w:id="1748" w:author="PR Preview" w:date="2026-01-01T00:00:00Z">
        <w:r>
          <w:t xml:space="preserve"> </w:t>
        </w:r>
      </w:ins>
      <w:hyperlink r:id="rId170">
        <w:ins w:id="1749" w:author="PR Preview" w:date="2026-01-01T00:00:00Z">
          <w:r>
            <w:rPr>
              <w:rStyle w:val="Hyperlink"/>
            </w:rPr>
            <w:t xml:space="preserve">https://en.wikipedia.org/wiki/Risk_function</w:t>
          </w:r>
        </w:ins>
      </w:hyperlink>
    </w:p>
    <w:bookmarkEnd w:id="171"/>
    <w:bookmarkStart w:id="173" w:name="ref-wikipedia_entropy_information_theory"/>
    <w:p>
      <w:pPr>
        <w:pStyle w:val="Bibliography"/>
      </w:pPr>
      <w:ins w:id="1750" w:author="PR Preview" w:date="2026-01-01T00:00:00Z">
        <w:r>
          <w:t xml:space="preserve">[14]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	</w:t>
        </w:r>
      </w:ins>
      <w:ins w:id="1753" w:author="PR Preview" w:date="2026-01-01T00:00:00Z">
        <w:r>
          <w:t xml:space="preserve">Wikipedia contributors,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“Entropy (information theory) —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Wikipedia</w:t>
        </w:r>
      </w:ins>
      <w:ins w:id="1758" w:author="PR Preview" w:date="2026-01-01T00:00:00Z">
        <w:r>
          <w:t xml:space="preserve">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the free encyclopedia.”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2026. Available:</w:t>
        </w:r>
      </w:ins>
      <w:ins w:id="1763" w:author="PR Preview" w:date="2026-01-01T00:00:00Z">
        <w:r>
          <w:t xml:space="preserve"> </w:t>
        </w:r>
      </w:ins>
      <w:hyperlink r:id="rId172">
        <w:ins w:id="1764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</w:p>
    <w:bookmarkEnd w:id="173"/>
    <w:bookmarkStart w:id="174" w:name="ref-murphy2012mlpp"/>
    <w:p>
      <w:pPr>
        <w:pStyle w:val="Bibliography"/>
      </w:pPr>
      <w:ins w:id="1765" w:author="PR Preview" w:date="2026-01-01T00:00:00Z">
        <w:r>
          <w:t xml:space="preserve">[15]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	</w:t>
        </w:r>
      </w:ins>
      <w:ins w:id="1768" w:author="PR Preview" w:date="2026-01-01T00:00:00Z">
        <w:r>
          <w:t xml:space="preserve">K. P. Murphy,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1771" w:author="PR Preview" w:date="2026-01-01T00:00:00Z">
        <w:r>
          <w:t xml:space="preserve">. in Adaptive computation and machine learning. MIT Press, 2012.</w:t>
        </w:r>
      </w:ins>
    </w:p>
    <w:bookmarkEnd w:id="174"/>
    <w:bookmarkStart w:id="176" w:name="ref-wikipedia_cross_entropy"/>
    <w:p>
      <w:pPr>
        <w:pStyle w:val="Bibliography"/>
      </w:pPr>
      <w:ins w:id="1772" w:author="PR Preview" w:date="2026-01-01T00:00:00Z">
        <w:r>
          <w:t xml:space="preserve">[16]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	</w:t>
        </w:r>
      </w:ins>
      <w:ins w:id="1775" w:author="PR Preview" w:date="2026-01-01T00:00:00Z">
        <w:r>
          <w:t xml:space="preserve">Wikipedia contributors,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“Cross-entropy —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Wikipedia</w:t>
        </w:r>
      </w:ins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free encyclopedia.”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2026. Available:</w:t>
        </w:r>
      </w:ins>
      <w:ins w:id="1785" w:author="PR Preview" w:date="2026-01-01T00:00:00Z">
        <w:r>
          <w:t xml:space="preserve"> </w:t>
        </w:r>
      </w:ins>
      <w:hyperlink r:id="rId175">
        <w:ins w:id="1786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176"/>
    <w:bookmarkStart w:id="178" w:name="ref-wikipedia_conditional_expectation"/>
    <w:p>
      <w:pPr>
        <w:pStyle w:val="Bibliography"/>
      </w:pPr>
      <w:ins w:id="1787" w:author="PR Preview" w:date="2026-01-01T00:00:00Z">
        <w:r>
          <w:t xml:space="preserve">[17]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	</w:t>
        </w:r>
      </w:ins>
      <w:ins w:id="1790" w:author="PR Preview" w:date="2026-01-01T00:00:00Z">
        <w:r>
          <w:t xml:space="preserve">Wikipedia contributors,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“Conditional expectation —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Wikipedia</w:t>
        </w:r>
      </w:ins>
      <w:ins w:id="1795" w:author="PR Preview" w:date="2026-01-01T00:00:00Z">
        <w:r>
          <w:t xml:space="preserve">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the free encyclopedia.”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2026. Available:</w:t>
        </w:r>
      </w:ins>
      <w:ins w:id="1800" w:author="PR Preview" w:date="2026-01-01T00:00:00Z">
        <w:r>
          <w:t xml:space="preserve"> </w:t>
        </w:r>
      </w:ins>
      <w:hyperlink r:id="rId177">
        <w:ins w:id="1801" w:author="PR Preview" w:date="2026-01-01T00:00:00Z">
          <w:r>
            <w:rPr>
              <w:rStyle w:val="Hyperlink"/>
            </w:rPr>
            <w:t xml:space="preserve">https://en.wikipedia.org/wiki/Conditional_expectation</w:t>
          </w:r>
        </w:ins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6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56" Type="http://schemas.openxmlformats.org/officeDocument/2006/relationships/hyperlink" Target="https://doi.org/10.1007/978-1-4614-4708-5" TargetMode="External"/><Relationship Id="rId161" Type="http://schemas.openxmlformats.org/officeDocument/2006/relationships/hyperlink" Target="https://doi.org/10.1201/9781315182780" TargetMode="External"/><Relationship Id="rId152" Type="http://schemas.openxmlformats.org/officeDocument/2006/relationships/hyperlink" Target="https://doi.org/10.5281/zenodo.4305949" TargetMode="External"/><Relationship Id="rId177" Type="http://schemas.openxmlformats.org/officeDocument/2006/relationships/hyperlink" Target="https://en.wikipedia.org/wiki/Conditional_expectation" TargetMode="External"/><Relationship Id="rId175" Type="http://schemas.openxmlformats.org/officeDocument/2006/relationships/hyperlink" Target="https://en.wikipedia.org/wiki/Cross-entropy" TargetMode="External"/><Relationship Id="rId172" Type="http://schemas.openxmlformats.org/officeDocument/2006/relationships/hyperlink" Target="https://en.wikipedia.org/wiki/Entropy_(information_theory)" TargetMode="External"/><Relationship Id="rId149" Type="http://schemas.openxmlformats.org/officeDocument/2006/relationships/hyperlink" Target="https://en.wikipedia.org/wiki/Expected_value" TargetMode="External"/><Relationship Id="rId154" Type="http://schemas.openxmlformats.org/officeDocument/2006/relationships/hyperlink" Target="https://en.wikipedia.org/wiki/Law_of_the_unconscious_statistician" TargetMode="External"/><Relationship Id="rId166" Type="http://schemas.openxmlformats.org/officeDocument/2006/relationships/hyperlink" Target="https://en.wikipedia.org/wiki/Loss_function" TargetMode="External"/><Relationship Id="rId170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8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6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56" Type="http://schemas.openxmlformats.org/officeDocument/2006/relationships/hyperlink" Target="https://doi.org/10.1007/978-1-4614-4708-5" TargetMode="External"/><Relationship Id="rId161" Type="http://schemas.openxmlformats.org/officeDocument/2006/relationships/hyperlink" Target="https://doi.org/10.1201/9781315182780" TargetMode="External"/><Relationship Id="rId152" Type="http://schemas.openxmlformats.org/officeDocument/2006/relationships/hyperlink" Target="https://doi.org/10.5281/zenodo.4305949" TargetMode="External"/><Relationship Id="rId177" Type="http://schemas.openxmlformats.org/officeDocument/2006/relationships/hyperlink" Target="https://en.wikipedia.org/wiki/Conditional_expectation" TargetMode="External"/><Relationship Id="rId175" Type="http://schemas.openxmlformats.org/officeDocument/2006/relationships/hyperlink" Target="https://en.wikipedia.org/wiki/Cross-entropy" TargetMode="External"/><Relationship Id="rId172" Type="http://schemas.openxmlformats.org/officeDocument/2006/relationships/hyperlink" Target="https://en.wikipedia.org/wiki/Entropy_(information_theory)" TargetMode="External"/><Relationship Id="rId149" Type="http://schemas.openxmlformats.org/officeDocument/2006/relationships/hyperlink" Target="https://en.wikipedia.org/wiki/Expected_value" TargetMode="External"/><Relationship Id="rId154" Type="http://schemas.openxmlformats.org/officeDocument/2006/relationships/hyperlink" Target="https://en.wikipedia.org/wiki/Law_of_the_unconscious_statistician" TargetMode="External"/><Relationship Id="rId166" Type="http://schemas.openxmlformats.org/officeDocument/2006/relationships/hyperlink" Target="https://en.wikipedia.org/wiki/Loss_function" TargetMode="External"/><Relationship Id="rId170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8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2026-10-18T08:24:42Z</dcterms:created>
  <dcterms:modified xsi:type="dcterms:W3CDTF">2026-10-18T08:24:42Z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