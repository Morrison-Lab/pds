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2026-10-18 11:26:57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11:28:44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1 (Central Limit Theorem)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</w:delText>
        </w:r>
      </w:del>
      <w:del w:id="9" w:author="PR Preview" w:date="2026-01-01T00:00:00Z">
        <w:r>
          <w:delText xml:space="preserve"> </w:delText>
        </w:r>
      </w:del>
      <w:hyperlink r:id="rId9">
        <w:del w:id="10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random variables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with population mean</w:delText>
        </w:r>
      </w:del>
      <w:del w:id="15" w:author="PR Preview" w:date="2026-01-01T00:00:00Z">
        <w:r>
          <w:delText xml:space="preserve"> </w:delText>
        </w:r>
      </w:del>
      <m:oMath>
        <m:r>
          <m:t>μ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 finite variance</w:delText>
        </w:r>
      </w:del>
      <w:del w:id="1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 let</w:delText>
        </w:r>
      </w:del>
      <w:del w:id="22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23" w:author="PR Preview" w:date="2026-01-01T00:00:00Z">
        <w:r>
          <w:delText xml:space="preserve">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Then for every real number</w:delText>
        </w:r>
      </w:del>
      <w:del w:id="26" w:author="PR Preview" w:date="2026-01-01T00:00:00Z">
        <w:r>
          <w:delText xml:space="preserve"> </w:delText>
        </w:r>
      </w:del>
      <m:oMath>
        <m:r>
          <m:t>z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(Wikipedia contributors 2026a)</w:delText>
        </w:r>
      </w:del>
      <w:del w:id="29" w:author="PR Preview" w:date="2026-01-01T00:00:00Z">
        <w:r>
          <w:delText xml:space="preserve">:</w:delText>
        </w:r>
      </w:del>
    </w:p>
    <w:p>
      <w:pPr>
        <w:pStyle w:val="BodyText"/>
      </w:pPr>
      <w:ins w:id="30" w:author="PR Preview" w:date="2026-01-01T00:00:00Z">
        <w:r>
          <w:rPr>
            <w:b/>
            <w:bCs/>
          </w:rPr>
          <w:t xml:space="preserve">Theorem 1 (Central Limit Theorem)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Let</w:t>
        </w:r>
      </w:ins>
      <w:ins w:id="3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be</w:t>
        </w:r>
      </w:ins>
      <w:ins w:id="36" w:author="PR Preview" w:date="2026-01-01T00:00:00Z">
        <w:r>
          <w:t xml:space="preserve"> </w:t>
        </w:r>
      </w:ins>
      <w:hyperlink r:id="rId9">
        <w:ins w:id="37" w:author="PR Preview" w:date="2026-01-01T00:00:00Z">
          <w:r>
            <w:rPr>
              <w:rStyle w:val="Hyperlink"/>
            </w:rPr>
            <w:t xml:space="preserve">IID</w:t>
          </w:r>
        </w:ins>
      </w:hyperlink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random variables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with population mean</w:t>
        </w:r>
      </w:ins>
      <w:ins w:id="42" w:author="PR Preview" w:date="2026-01-01T00:00:00Z">
        <w:r>
          <w:t xml:space="preserve"> </w:t>
        </w:r>
      </w:ins>
      <m:oMath>
        <m:r>
          <m:t>μ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and finite variance</w:t>
        </w:r>
      </w:ins>
      <w:ins w:id="4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 let</w:t>
        </w:r>
      </w:ins>
      <w:ins w:id="49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50" w:author="PR Preview" w:date="2026-01-01T00:00:00Z">
        <w:r>
          <w:t xml:space="preserve">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Then for every real number</w:t>
        </w:r>
      </w:ins>
      <w:ins w:id="53" w:author="PR Preview" w:date="2026-01-01T00:00:00Z">
        <w:r>
          <w:t xml:space="preserve"> </w:t>
        </w:r>
      </w:ins>
      <m:oMath>
        <m:r>
          <m:t>z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[1]</w:t>
        </w:r>
      </w:ins>
      <w:ins w:id="5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del w:id="57" w:author="PR Preview" w:date="2026-01-01T00:00:00Z">
        <w:r>
          <w:rPr>
            <w:i/>
            <w:iCs/>
          </w:rPr>
          <w:delText xml:space="preserve">Remark</w:delText>
        </w:r>
      </w:del>
      <w:del w:id="58" w:author="PR Preview" w:date="2026-01-01T00:00:00Z">
        <w:r>
          <w:delText xml:space="preserve">. </w:delText>
        </w:r>
      </w:del>
      <w:del w:id="59" w:author="PR Preview" w:date="2026-01-01T00:00:00Z">
        <w:r>
          <w:delText xml:space="preserve">This version is the Lindeberg–Lévy CLT;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its proof is beyond these notes’ scope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(Billingsley 1995, Theorem 27.1)</w:delText>
        </w:r>
      </w:del>
      <w:del w:id="64" w:author="PR Preview" w:date="2026-01-01T00:00:00Z">
        <w:r>
          <w:delText xml:space="preserve">.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Other versions relax the IID assumption,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which is why the informal statement asks only that no summand dominate.</w:delText>
        </w:r>
      </w:del>
    </w:p>
    <w:p>
      <w:pPr>
        <w:pStyle w:val="BodyText"/>
      </w:pPr>
      <w:ins w:id="69" w:author="PR Preview" w:date="2026-01-01T00:00:00Z">
        <w:r>
          <w:rPr>
            <w:i/>
            <w:iCs/>
          </w:rPr>
          <w:t xml:space="preserve">Remark</w:t>
        </w:r>
      </w:ins>
      <w:ins w:id="70" w:author="PR Preview" w:date="2026-01-01T00:00:00Z">
        <w:r>
          <w:t xml:space="preserve">. </w:t>
        </w:r>
      </w:ins>
      <w:ins w:id="71" w:author="PR Preview" w:date="2026-01-01T00:00:00Z">
        <w:r>
          <w:t xml:space="preserve">This version is the Lindeberg–Lévy CLT;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its proof is beyond these notes’ scope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[2], Theorem 27.1</w:t>
        </w:r>
      </w:ins>
      <w:ins w:id="76" w:author="PR Preview" w:date="2026-01-01T00:00:00Z">
        <w:r>
          <w:t xml:space="preserve">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Other versions relax the IID assumption,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which is why the informal statement asks only that no summand dominate.</w:t>
        </w:r>
      </w:ins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del w:id="81" w:author="PR Preview" w:date="2026-01-01T00:00:00Z">
        <w:r>
          <w:delText xml:space="preserve">5MinuteAI explains</w:delText>
        </w:r>
      </w:del>
      <w:del w:id="82" w:author="PR Preview" w:date="2026-01-01T00:00:00Z">
        <w:r>
          <w:delText xml:space="preserve"> </w:delText>
        </w:r>
      </w:del>
      <w:hyperlink r:id="rId36">
        <w:del w:id="83" w:author="PR Preview" w:date="2026-01-01T00:00:00Z">
          <w:r>
            <w:rPr>
              <w:rStyle w:val="Hyperlink"/>
            </w:rPr>
            <w:delText xml:space="preserve">limit theorems</w:delText>
          </w:r>
        </w:del>
      </w:hyperlink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and gives a</w:delText>
        </w:r>
      </w:del>
      <w:del w:id="86" w:author="PR Preview" w:date="2026-01-01T00:00:00Z">
        <w:r>
          <w:delText xml:space="preserve"> </w:delText>
        </w:r>
      </w:del>
      <w:hyperlink r:id="rId37">
        <w:del w:id="87" w:author="PR Preview" w:date="2026-01-01T00:00:00Z">
          <w:r>
            <w:rPr>
              <w:rStyle w:val="Hyperlink"/>
            </w:rPr>
            <w:delText xml:space="preserve">proof of the CLT</w:delText>
          </w:r>
        </w:del>
      </w:hyperlink>
      <w:del w:id="88" w:author="PR Preview" w:date="2026-01-01T00:00:00Z">
        <w:r>
          <w:delText xml:space="preserve">,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following the University of Washington’s CSE 312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(5MinuteAI, n.d.)</w:delText>
        </w:r>
      </w:del>
      <w:del w:id="93" w:author="PR Preview" w:date="2026-01-01T00:00:00Z">
        <w:r>
          <w:delText xml:space="preserve">.</w:delText>
        </w:r>
      </w:del>
    </w:p>
    <w:p>
      <w:pPr>
        <w:pStyle w:val="BodyText"/>
      </w:pPr>
      <w:ins w:id="94" w:author="PR Preview" w:date="2026-01-01T00:00:00Z">
        <w:r>
          <w:t xml:space="preserve">5MinuteAI explains</w:t>
        </w:r>
      </w:ins>
      <w:ins w:id="95" w:author="PR Preview" w:date="2026-01-01T00:00:00Z">
        <w:r>
          <w:t xml:space="preserve"> </w:t>
        </w:r>
      </w:ins>
      <w:hyperlink r:id="rId36">
        <w:ins w:id="96" w:author="PR Preview" w:date="2026-01-01T00:00:00Z">
          <w:r>
            <w:rPr>
              <w:rStyle w:val="Hyperlink"/>
            </w:rPr>
            <w:t xml:space="preserve">limit theorems</w:t>
          </w:r>
        </w:ins>
      </w:hyperlink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and gives a</w:t>
        </w:r>
      </w:ins>
      <w:ins w:id="99" w:author="PR Preview" w:date="2026-01-01T00:00:00Z">
        <w:r>
          <w:t xml:space="preserve"> </w:t>
        </w:r>
      </w:ins>
      <w:hyperlink r:id="rId37">
        <w:ins w:id="100" w:author="PR Preview" w:date="2026-01-01T00:00:00Z">
          <w:r>
            <w:rPr>
              <w:rStyle w:val="Hyperlink"/>
            </w:rPr>
            <w:t xml:space="preserve">proof of the CLT</w:t>
          </w:r>
        </w:ins>
      </w:hyperlink>
      <w:ins w:id="101" w:author="PR Preview" w:date="2026-01-01T00:00:00Z">
        <w:r>
          <w:t xml:space="preserve">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following the University of Washington’s CSE 312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[3]</w:t>
        </w:r>
      </w:ins>
      <w:ins w:id="106" w:author="PR Preview" w:date="2026-01-01T00:00:00Z">
        <w:r>
          <w:t xml:space="preserve">.</w:t>
        </w:r>
      </w:ins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del w:id="107" w:author="PR Preview" w:date="2026-01-01T00:00:00Z">
        <w:r>
          <w:rPr>
            <w:b/>
            <w:bCs/>
          </w:rPr>
          <w:delText xml:space="preserve">Theorem 2 (Markov’s inequality)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Let</w:delText>
        </w:r>
      </w:del>
      <w:del w:id="110" w:author="PR Preview" w:date="2026-01-01T00:00:00Z">
        <w:r>
          <w:delText xml:space="preserve"> </w:delText>
        </w:r>
      </w:del>
      <m:oMath>
        <m:r>
          <m:t>X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be a random variable with</w:delText>
        </w:r>
      </w:del>
      <w:del w:id="11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≥</m:t>
        </m:r>
        <m:r>
          <m:t>0</m:t>
        </m:r>
      </m:oMath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and</w:delText>
        </w:r>
      </w:del>
      <w:del w:id="11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17" w:author="PR Preview" w:date="2026-01-01T00:00:00Z">
        <w:r>
          <w:delText xml:space="preserve">.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Then for every</w:delText>
        </w:r>
      </w:del>
      <w:del w:id="12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(Wikipedia contributors 2026f)</w:delText>
        </w:r>
      </w:del>
      <w:del w:id="123" w:author="PR Preview" w:date="2026-01-01T00:00:00Z">
        <w:r>
          <w:delText xml:space="preserve">:</w:delText>
        </w:r>
      </w:del>
    </w:p>
    <w:p>
      <w:pPr>
        <w:pStyle w:val="FirstParagraph"/>
      </w:pPr>
      <w:ins w:id="124" w:author="PR Preview" w:date="2026-01-01T00:00:00Z">
        <w:r>
          <w:rPr>
            <w:b/>
            <w:bCs/>
          </w:rPr>
          <w:t xml:space="preserve">Theorem 2 (Markov’s inequality)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Let</w:t>
        </w:r>
      </w:ins>
      <w:ins w:id="127" w:author="PR Preview" w:date="2026-01-01T00:00:00Z">
        <w:r>
          <w:t xml:space="preserve"> </w:t>
        </w:r>
      </w:ins>
      <m:oMath>
        <m:r>
          <m:t>X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be a random variable with</w:t>
        </w:r>
      </w:ins>
      <w:ins w:id="13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and</w:t>
        </w:r>
      </w:ins>
      <w:ins w:id="13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34" w:author="PR Preview" w:date="2026-01-01T00:00:00Z">
        <w:r>
          <w:t xml:space="preserve">.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Then for every</w:t>
        </w:r>
      </w:ins>
      <w:ins w:id="13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[4]</w:t>
        </w:r>
      </w:ins>
      <w:ins w:id="14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del w:id="141" w:author="PR Preview" w:date="2026-01-01T00:00:00Z">
        <w:r>
          <w:rPr>
            <w:i/>
            <w:iCs/>
          </w:rPr>
          <w:delText xml:space="preserve">Remark</w:delText>
        </w:r>
      </w:del>
      <w:del w:id="142" w:author="PR Preview" w:date="2026-01-01T00:00:00Z">
        <w:r>
          <w:delText xml:space="preserve">. </w:delText>
        </w:r>
      </w:del>
      <w:del w:id="143" w:author="PR Preview" w:date="2026-01-01T00:00:00Z">
        <w:r>
          <w:delText xml:space="preserve">The inequality carries Markov’s name by convention.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Chebyshev’s inequality, which follows from it,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is older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(Bienaymé 1853; Tchébychef 1867)</w:delText>
        </w:r>
      </w:del>
      <w:del w:id="150" w:author="PR Preview" w:date="2026-01-01T00:00:00Z">
        <w:r>
          <w:delText xml:space="preserve">;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see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(Seneta 2013)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for the history of the attribution.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A modern treatment is in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(Blitzstein and Hwang 2019)</w:delText>
        </w:r>
      </w:del>
      <w:del w:id="161" w:author="PR Preview" w:date="2026-01-01T00:00:00Z">
        <w:r>
          <w:delText xml:space="preserve">.</w:delText>
        </w:r>
      </w:del>
    </w:p>
    <w:p>
      <w:pPr>
        <w:pStyle w:val="BodyText"/>
      </w:pPr>
      <w:del w:id="162" w:author="PR Preview" w:date="2026-01-01T00:00:00Z">
        <w:r>
          <w:rPr>
            <w:b/>
            <w:bCs/>
          </w:rPr>
          <w:delText xml:space="preserve">Theorem 3 (Chebyshev’s inequality)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Let</w:delText>
        </w:r>
      </w:del>
      <w:del w:id="165" w:author="PR Preview" w:date="2026-01-01T00:00:00Z">
        <w:r>
          <w:delText xml:space="preserve"> </w:delText>
        </w:r>
      </w:del>
      <m:oMath>
        <m:r>
          <m:t>X</m:t>
        </m:r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be a random variable with mean</w:delText>
        </w:r>
      </w:del>
      <w:del w:id="168" w:author="PR Preview" w:date="2026-01-01T00:00:00Z">
        <w:r>
          <w:delText xml:space="preserve"> </w:delText>
        </w:r>
      </w:del>
      <m:oMath>
        <m:r>
          <m:t>μ</m:t>
        </m:r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and finite variance</w:delText>
        </w:r>
      </w:del>
      <w:del w:id="17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72" w:author="PR Preview" w:date="2026-01-01T00:00:00Z">
        <w:r>
          <w:delText xml:space="preserve">.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Then for every</w:delText>
        </w:r>
      </w:del>
      <w:del w:id="17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&gt;</m:t>
        </m:r>
        <m:r>
          <m:t>0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(Wikipedia contributors 2026b)</w:delText>
        </w:r>
      </w:del>
      <w:del w:id="178" w:author="PR Preview" w:date="2026-01-01T00:00:00Z">
        <w:r>
          <w:delText xml:space="preserve">:</w:delText>
        </w:r>
      </w:del>
    </w:p>
    <w:p>
      <w:pPr>
        <w:pStyle w:val="BodyText"/>
      </w:pPr>
      <w:ins w:id="179" w:author="PR Preview" w:date="2026-01-01T00:00:00Z">
        <w:r>
          <w:rPr>
            <w:i/>
            <w:iCs/>
          </w:rPr>
          <w:t xml:space="preserve">Remark</w:t>
        </w:r>
      </w:ins>
      <w:ins w:id="180" w:author="PR Preview" w:date="2026-01-01T00:00:00Z">
        <w:r>
          <w:t xml:space="preserve">. </w:t>
        </w:r>
      </w:ins>
      <w:ins w:id="181" w:author="PR Preview" w:date="2026-01-01T00:00:00Z">
        <w:r>
          <w:t xml:space="preserve">The inequality carries Markov’s name by convention.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Chebyshev’s inequality, which follows from it,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is older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[5], [6]</w:t>
        </w:r>
      </w:ins>
      <w:ins w:id="188" w:author="PR Preview" w:date="2026-01-01T00:00:00Z">
        <w:r>
          <w:t xml:space="preserve">;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see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[7]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for the history of the attribution.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 modern treatment is in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[8]</w:t>
        </w:r>
      </w:ins>
      <w:ins w:id="199" w:author="PR Preview" w:date="2026-01-01T00:00:00Z">
        <w:r>
          <w:t xml:space="preserve">.</w:t>
        </w:r>
      </w:ins>
    </w:p>
    <w:bookmarkStart w:id="40" w:name="thm-chebyshev"/>
    <w:p>
      <w:pPr>
        <w:pStyle w:val="BodyText"/>
      </w:pPr>
      <w:ins w:id="200" w:author="PR Preview" w:date="2026-01-01T00:00:00Z">
        <w:r>
          <w:rPr>
            <w:b/>
            <w:bCs/>
          </w:rPr>
          <w:t xml:space="preserve">Theorem 3 (Chebyshev’s inequality)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Let</w:t>
        </w:r>
      </w:ins>
      <w:ins w:id="203" w:author="PR Preview" w:date="2026-01-01T00:00:00Z">
        <w:r>
          <w:t xml:space="preserve"> </w:t>
        </w:r>
      </w:ins>
      <m:oMath>
        <m:r>
          <m:t>X</m:t>
        </m:r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be a random variable with mean</w:t>
        </w:r>
      </w:ins>
      <w:ins w:id="206" w:author="PR Preview" w:date="2026-01-01T00:00:00Z">
        <w:r>
          <w:t xml:space="preserve"> </w:t>
        </w:r>
      </w:ins>
      <m:oMath>
        <m:r>
          <m:t>μ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and finite variance</w:t>
        </w:r>
      </w:ins>
      <w:ins w:id="20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210" w:author="PR Preview" w:date="2026-01-01T00:00:00Z">
        <w:r>
          <w:t xml:space="preserve">.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Then for every</w:t>
        </w:r>
      </w:ins>
      <w:ins w:id="21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0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[9]</w:t>
        </w:r>
      </w:ins>
      <w:ins w:id="21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del w:id="217" w:author="PR Preview" w:date="2026-01-01T00:00:00Z">
        <w:r>
          <w:rPr>
            <w:i/>
            <w:iCs/>
          </w:rPr>
          <w:delText xml:space="preserve">Remark</w:delText>
        </w:r>
      </w:del>
      <w:del w:id="218" w:author="PR Preview" w:date="2026-01-01T00:00:00Z">
        <w:r>
          <w:delText xml:space="preserve">. </w:delText>
        </w:r>
      </w:del>
      <w:del w:id="219" w:author="PR Preview" w:date="2026-01-01T00:00:00Z">
        <w:r>
          <w:delText xml:space="preserve">Bienaymé derived this bound in 1853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(Bienaymé 1853)</w:delText>
        </w:r>
      </w:del>
      <w:del w:id="222" w:author="PR Preview" w:date="2026-01-01T00:00:00Z">
        <w:r>
          <w:delText xml:space="preserve">,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and Chebyshev proved a more general form in 1867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(Tchébychef 1867)</w:delText>
        </w:r>
      </w:del>
      <w:del w:id="227" w:author="PR Preview" w:date="2026-01-01T00:00:00Z">
        <w:r>
          <w:delText xml:space="preserve">.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A modern treatment is in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(Blitzstein and Hwang 2019)</w:delText>
        </w:r>
      </w:del>
      <w:del w:id="232" w:author="PR Preview" w:date="2026-01-01T00:00:00Z">
        <w:r>
          <w:delText xml:space="preserve">.</w:delText>
        </w:r>
      </w:del>
    </w:p>
    <w:p>
      <w:pPr>
        <w:pStyle w:val="BodyText"/>
      </w:pPr>
      <w:ins w:id="233" w:author="PR Preview" w:date="2026-01-01T00:00:00Z">
        <w:r>
          <w:rPr>
            <w:i/>
            <w:iCs/>
          </w:rPr>
          <w:t xml:space="preserve">Remark</w:t>
        </w:r>
      </w:ins>
      <w:ins w:id="234" w:author="PR Preview" w:date="2026-01-01T00:00:00Z">
        <w:r>
          <w:t xml:space="preserve">. </w:t>
        </w:r>
      </w:ins>
      <w:ins w:id="235" w:author="PR Preview" w:date="2026-01-01T00:00:00Z">
        <w:r>
          <w:t xml:space="preserve">Bienaymé derived this bound in 1853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[5]</w:t>
        </w:r>
      </w:ins>
      <w:ins w:id="238" w:author="PR Preview" w:date="2026-01-01T00:00:00Z">
        <w:r>
          <w:t xml:space="preserve">,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and Chebyshev proved a more general form in 1867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[6]</w:t>
        </w:r>
      </w:ins>
      <w:ins w:id="243" w:author="PR Preview" w:date="2026-01-01T00:00:00Z">
        <w:r>
          <w:t xml:space="preserve">.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 modern treatment is in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[8]</w:t>
        </w:r>
      </w:ins>
      <w:ins w:id="248" w:author="PR Preview" w:date="2026-01-01T00:00:00Z">
        <w:r>
          <w:t xml:space="preserve">.</w:t>
        </w:r>
      </w:ins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del w:id="249" w:author="PR Preview" w:date="2026-01-01T00:00:00Z">
        <w:r>
          <w:rPr>
            <w:i/>
            <w:iCs/>
          </w:rPr>
          <w:delText xml:space="preserve">Remark</w:delText>
        </w:r>
      </w:del>
      <w:del w:id="250" w:author="PR Preview" w:date="2026-01-01T00:00:00Z">
        <w:r>
          <w:delText xml:space="preserve">. </w:delText>
        </w:r>
      </w:del>
      <w:del w:id="251" w:author="PR Preview" w:date="2026-01-01T00:00:00Z">
        <w:r>
          <w:delText xml:space="preserve">The bound on the moment generating function</w:delText>
        </w:r>
      </w:del>
      <w:del w:id="25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is the step of Hoeffding’s 1963 paper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(Hoeffding 1963)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that the literature calls Hoeffding’s lemma.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The next result uses it to bound the tails of a sample mean.</w:delText>
        </w:r>
      </w:del>
    </w:p>
    <w:p>
      <w:pPr>
        <w:pStyle w:val="BodyText"/>
      </w:pPr>
      <w:del w:id="261" w:author="PR Preview" w:date="2026-01-01T00:00:00Z">
        <w:r>
          <w:rPr>
            <w:b/>
            <w:bCs/>
          </w:rPr>
          <w:delText xml:space="preserve">Theorem 5 (Hoeffding’s inequality)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Let</w:delText>
        </w:r>
      </w:del>
      <w:del w:id="26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be</w:delText>
        </w:r>
      </w:del>
      <w:del w:id="267" w:author="PR Preview" w:date="2026-01-01T00:00:00Z">
        <w:r>
          <w:delText xml:space="preserve"> </w:delText>
        </w:r>
      </w:del>
      <w:hyperlink r:id="rId9">
        <w:del w:id="268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random variables with</w:delText>
        </w:r>
      </w:del>
      <w:del w:id="271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and population mean</w:delText>
        </w:r>
      </w:del>
      <w:del w:id="274" w:author="PR Preview" w:date="2026-01-01T00:00:00Z">
        <w:r>
          <w:delText xml:space="preserve"> </w:delText>
        </w:r>
      </w:del>
      <m:oMath>
        <m:r>
          <m:t>μ</m:t>
        </m:r>
      </m:oMath>
      <w:del w:id="275" w:author="PR Preview" w:date="2026-01-01T00:00:00Z">
        <w:r>
          <w:delText xml:space="preserve">,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and let</w:delText>
        </w:r>
      </w:del>
      <w:del w:id="278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279" w:author="PR Preview" w:date="2026-01-01T00:00:00Z">
        <w:r>
          <w:delText xml:space="preserve">.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Then for every</w:delText>
        </w:r>
      </w:del>
      <w:del w:id="282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(Wikipedia contributors 2026d)</w:delText>
        </w:r>
      </w:del>
      <w:del w:id="285" w:author="PR Preview" w:date="2026-01-01T00:00:00Z">
        <w:r>
          <w:delText xml:space="preserve">,</w:delText>
        </w:r>
      </w:del>
    </w:p>
    <w:p>
      <w:pPr>
        <w:pStyle w:val="BodyText"/>
      </w:pPr>
      <w:ins w:id="286" w:author="PR Preview" w:date="2026-01-01T00:00:00Z">
        <w:r>
          <w:rPr>
            <w:i/>
            <w:iCs/>
          </w:rPr>
          <w:t xml:space="preserve">Remark</w:t>
        </w:r>
      </w:ins>
      <w:ins w:id="287" w:author="PR Preview" w:date="2026-01-01T00:00:00Z">
        <w:r>
          <w:t xml:space="preserve">. </w:t>
        </w:r>
      </w:ins>
      <w:ins w:id="288" w:author="PR Preview" w:date="2026-01-01T00:00:00Z">
        <w:r>
          <w:t xml:space="preserve">The bound on the moment generating function</w:t>
        </w:r>
      </w:ins>
      <w:ins w:id="28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is the step of Hoeffding’s 1963 paper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[10]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that the literature calls Hoeffding’s lemma.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The next result uses it to bound the tails of a sample mean.</w:t>
        </w:r>
      </w:ins>
    </w:p>
    <w:bookmarkStart w:id="47" w:name="thm-hoeffding"/>
    <w:p>
      <w:pPr>
        <w:pStyle w:val="BodyText"/>
      </w:pPr>
      <w:ins w:id="298" w:author="PR Preview" w:date="2026-01-01T00:00:00Z">
        <w:r>
          <w:rPr>
            <w:b/>
            <w:bCs/>
          </w:rPr>
          <w:t xml:space="preserve">Theorem 5 (Hoeffding’s inequality)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Let</w:t>
        </w:r>
      </w:ins>
      <w:ins w:id="30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be</w:t>
        </w:r>
      </w:ins>
      <w:ins w:id="304" w:author="PR Preview" w:date="2026-01-01T00:00:00Z">
        <w:r>
          <w:t xml:space="preserve"> </w:t>
        </w:r>
      </w:ins>
      <w:hyperlink r:id="rId9">
        <w:ins w:id="305" w:author="PR Preview" w:date="2026-01-01T00:00:00Z">
          <w:r>
            <w:rPr>
              <w:rStyle w:val="Hyperlink"/>
            </w:rPr>
            <w:t xml:space="preserve">IID</w:t>
          </w:r>
        </w:ins>
      </w:hyperlink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random variables with</w:t>
        </w:r>
      </w:ins>
      <w:ins w:id="30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and population mean</w:t>
        </w:r>
      </w:ins>
      <w:ins w:id="311" w:author="PR Preview" w:date="2026-01-01T00:00:00Z">
        <w:r>
          <w:t xml:space="preserve"> </w:t>
        </w:r>
      </w:ins>
      <m:oMath>
        <m:r>
          <m:t>μ</m:t>
        </m:r>
      </m:oMath>
      <w:ins w:id="312" w:author="PR Preview" w:date="2026-01-01T00:00:00Z">
        <w:r>
          <w:t xml:space="preserve">,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and let</w:t>
        </w:r>
      </w:ins>
      <w:ins w:id="315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316" w:author="PR Preview" w:date="2026-01-01T00:00:00Z">
        <w:r>
          <w:t xml:space="preserve">.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Then for every</w:t>
        </w:r>
      </w:ins>
      <w:ins w:id="31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[11]</w:t>
        </w:r>
      </w:ins>
      <w:ins w:id="322" w:author="PR Preview" w:date="2026-01-01T00:00:00Z">
        <w:r>
          <w:t xml:space="preserve">,</w:t>
        </w:r>
      </w:ins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del w:id="323" w:author="PR Preview" w:date="2026-01-01T00:00:00Z">
        <w:r>
          <w:rPr>
            <w:i/>
            <w:iCs/>
          </w:rPr>
          <w:delText xml:space="preserve">Remark</w:delText>
        </w:r>
      </w:del>
      <w:del w:id="324" w:author="PR Preview" w:date="2026-01-01T00:00:00Z">
        <w:r>
          <w:delText xml:space="preserve">. </w:delText>
        </w:r>
      </w:del>
      <w:del w:id="325" w:author="PR Preview" w:date="2026-01-01T00:00:00Z">
        <w:r>
          <w:delText xml:space="preserve">Hoeffding stated the inequality for sums of independent bounded random variables, with different bounds for each term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(Hoeffding 1963)</w:delText>
        </w:r>
      </w:del>
      <w:del w:id="328" w:author="PR Preview" w:date="2026-01-01T00:00:00Z">
        <w:r>
          <w:delText xml:space="preserve">.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This page states the case of the sample mean of IID variables in</w:delText>
        </w:r>
      </w:del>
      <w:del w:id="33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32" w:author="PR Preview" w:date="2026-01-01T00:00:00Z">
        <w:r>
          <w:delText xml:space="preserve">,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which is the case that bounds the gap between a sample proportion and the probability it estimates.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For an indicator variable,</w:delText>
        </w:r>
      </w:del>
      <w:del w:id="337" w:author="PR Preview" w:date="2026-01-01T00:00:00Z">
        <w:r>
          <w:delText xml:space="preserve"> </w:delText>
        </w:r>
      </w:del>
      <m:oMath>
        <m:r>
          <m:t>μ</m:t>
        </m:r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is the probability of the event and</w:delText>
        </w:r>
      </w:del>
      <w:del w:id="340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is the share of the</w:delText>
        </w:r>
      </w:del>
      <w:del w:id="343" w:author="PR Preview" w:date="2026-01-01T00:00:00Z">
        <w:r>
          <w:delText xml:space="preserve"> </w:delText>
        </w:r>
      </w:del>
      <m:oMath>
        <m:r>
          <m:t>n</m:t>
        </m:r>
      </m:oMath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draws in which it occurs.</w:delText>
        </w:r>
      </w:del>
    </w:p>
    <w:p>
      <w:pPr>
        <w:pStyle w:val="FirstParagraph"/>
      </w:pPr>
      <w:ins w:id="346" w:author="PR Preview" w:date="2026-01-01T00:00:00Z">
        <w:r>
          <w:rPr>
            <w:i/>
            <w:iCs/>
          </w:rPr>
          <w:t xml:space="preserve">Remark</w:t>
        </w:r>
      </w:ins>
      <w:ins w:id="347" w:author="PR Preview" w:date="2026-01-01T00:00:00Z">
        <w:r>
          <w:t xml:space="preserve">. </w:t>
        </w:r>
      </w:ins>
      <w:ins w:id="348" w:author="PR Preview" w:date="2026-01-01T00:00:00Z">
        <w:r>
          <w:t xml:space="preserve">Hoeffding stated the inequality for sums of independent bounded random variables, with different bounds for each term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[10]</w:t>
        </w:r>
      </w:ins>
      <w:ins w:id="351" w:author="PR Preview" w:date="2026-01-01T00:00:00Z">
        <w:r>
          <w:t xml:space="preserve">.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This page states the case of the sample mean of IID variables in</w:t>
        </w:r>
      </w:ins>
      <w:ins w:id="35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55" w:author="PR Preview" w:date="2026-01-01T00:00:00Z">
        <w:r>
          <w:t xml:space="preserve">,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which is the case that bounds the gap between a sample proportion and the probability it estimates.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For an indicator variable,</w:t>
        </w:r>
      </w:ins>
      <w:ins w:id="360" w:author="PR Preview" w:date="2026-01-01T00:00:00Z">
        <w:r>
          <w:t xml:space="preserve"> </w:t>
        </w:r>
      </w:ins>
      <m:oMath>
        <m:r>
          <m:t>μ</m:t>
        </m:r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is the probability of the event and</w:t>
        </w:r>
      </w:ins>
      <w:ins w:id="363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is the share of the</w:t>
        </w:r>
      </w:ins>
      <w:ins w:id="366" w:author="PR Preview" w:date="2026-01-01T00:00:00Z">
        <w:r>
          <w:t xml:space="preserve"> </w:t>
        </w:r>
      </w:ins>
      <m:oMath>
        <m:r>
          <m:t>n</m:t>
        </m:r>
      </m:oMath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draws in which it occurs.</w:t>
        </w:r>
      </w:ins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del w:id="369" w:author="PR Preview" w:date="2026-01-01T00:00:00Z">
        <w:r>
          <w:rPr>
            <w:b/>
            <w:bCs/>
          </w:rPr>
          <w:delText xml:space="preserve">Definition 1 (Convergence in probability)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A sequence of random variables</w:delText>
        </w:r>
      </w:del>
      <w:del w:id="37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rPr>
            <w:b/>
            <w:bCs/>
          </w:rPr>
          <w:delText xml:space="preserve">converges in probability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to a constant</w:delText>
        </w:r>
      </w:del>
      <w:del w:id="377" w:author="PR Preview" w:date="2026-01-01T00:00:00Z">
        <w:r>
          <w:delText xml:space="preserve"> </w:delText>
        </w:r>
      </w:del>
      <m:oMath>
        <m:r>
          <m:t>c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(Wikipedia contributors 2026c)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if, for every distance</w:delText>
        </w:r>
      </w:del>
      <w:del w:id="382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383" w:author="PR Preview" w:date="2026-01-01T00:00:00Z">
        <w:r>
          <w:delText xml:space="preserve">,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the probability that</w:delText>
        </w:r>
      </w:del>
      <w:del w:id="38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n</m:t>
            </m:r>
          </m:sub>
        </m:sSub>
      </m:oMath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lies at least</w:delText>
        </w:r>
      </w:del>
      <w:del w:id="389" w:author="PR Preview" w:date="2026-01-01T00:00:00Z">
        <w:r>
          <w:delText xml:space="preserve"> </w:delText>
        </w:r>
      </w:del>
      <m:oMath>
        <m:r>
          <m:t>ε</m:t>
        </m:r>
      </m:oMath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away from</w:delText>
        </w:r>
      </w:del>
      <w:del w:id="392" w:author="PR Preview" w:date="2026-01-01T00:00:00Z">
        <w:r>
          <w:delText xml:space="preserve"> </w:delText>
        </w:r>
      </w:del>
      <m:oMath>
        <m:r>
          <m:t>c</m:t>
        </m:r>
      </m:oMath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goes to zero as</w:delText>
        </w:r>
      </w:del>
      <w:del w:id="395" w:author="PR Preview" w:date="2026-01-01T00:00:00Z">
        <w:r>
          <w:delText xml:space="preserve"> </w:delText>
        </w:r>
      </w:del>
      <m:oMath>
        <m:r>
          <m:t>n</m:t>
        </m:r>
      </m:oMath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grows:</w:delText>
        </w:r>
      </w:del>
    </w:p>
    <w:p>
      <w:pPr>
        <w:pStyle w:val="FirstParagraph"/>
      </w:pPr>
      <w:ins w:id="398" w:author="PR Preview" w:date="2026-01-01T00:00:00Z">
        <w:r>
          <w:rPr>
            <w:b/>
            <w:bCs/>
          </w:rPr>
          <w:t xml:space="preserve">Definition 1 (Convergence in probability)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A sequence of random variables</w:t>
        </w:r>
      </w:ins>
      <w:ins w:id="40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rPr>
            <w:b/>
            <w:bCs/>
          </w:rPr>
          <w:t xml:space="preserve">converges in probability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to a constant</w:t>
        </w:r>
      </w:ins>
      <w:ins w:id="406" w:author="PR Preview" w:date="2026-01-01T00:00:00Z">
        <w:r>
          <w:t xml:space="preserve"> </w:t>
        </w:r>
      </w:ins>
      <m:oMath>
        <m:r>
          <m:t>c</m:t>
        </m:r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[12]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if, for every distance</w:t>
        </w:r>
      </w:ins>
      <w:ins w:id="411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412" w:author="PR Preview" w:date="2026-01-01T00:00:00Z">
        <w:r>
          <w:t xml:space="preserve">,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the probability that</w:t>
        </w:r>
      </w:ins>
      <w:ins w:id="41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n</m:t>
            </m:r>
          </m:sub>
        </m:sSub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lies at least</w:t>
        </w:r>
      </w:ins>
      <w:ins w:id="418" w:author="PR Preview" w:date="2026-01-01T00:00:00Z">
        <w:r>
          <w:t xml:space="preserve"> </w:t>
        </w:r>
      </w:ins>
      <m:oMath>
        <m:r>
          <m:t>ε</m:t>
        </m:r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away from</w:t>
        </w:r>
      </w:ins>
      <w:ins w:id="421" w:author="PR Preview" w:date="2026-01-01T00:00:00Z">
        <w:r>
          <w:t xml:space="preserve"> </w:t>
        </w:r>
      </w:ins>
      <m:oMath>
        <m:r>
          <m:t>c</m:t>
        </m:r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goes to zero as</w:t>
        </w:r>
      </w:ins>
      <w:ins w:id="424" w:author="PR Preview" w:date="2026-01-01T00:00:00Z">
        <w:r>
          <w:t xml:space="preserve"> </w:t>
        </w:r>
      </w:ins>
      <m:oMath>
        <m:r>
          <m:t>n</m:t>
        </m:r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grows: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del w:id="427" w:author="PR Preview" w:date="2026-01-01T00:00:00Z">
        <w:r>
          <w:rPr>
            <w:b/>
            <w:bCs/>
          </w:rPr>
          <w:delText xml:space="preserve">Theorem 6 (Weak law of large numbers)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Let</w:delText>
        </w:r>
      </w:del>
      <w:del w:id="43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be</w:delText>
        </w:r>
      </w:del>
      <w:del w:id="433" w:author="PR Preview" w:date="2026-01-01T00:00:00Z">
        <w:r>
          <w:delText xml:space="preserve"> </w:delText>
        </w:r>
      </w:del>
      <w:hyperlink r:id="rId9">
        <w:del w:id="434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random variables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with population mean</w:delText>
        </w:r>
      </w:del>
      <w:del w:id="439" w:author="PR Preview" w:date="2026-01-01T00:00:00Z">
        <w:r>
          <w:delText xml:space="preserve"> </w:delText>
        </w:r>
      </w:del>
      <m:oMath>
        <m:r>
          <m:t>μ</m:t>
        </m:r>
      </m:oMath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and finite variance</w:delText>
        </w:r>
      </w:del>
      <w:del w:id="44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443" w:author="PR Preview" w:date="2026-01-01T00:00:00Z">
        <w:r>
          <w:delText xml:space="preserve">,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and let</w:delText>
        </w:r>
      </w:del>
      <w:del w:id="446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be the sample mean.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Then the sample mean</w:delText>
        </w:r>
      </w:del>
      <w:del w:id="451" w:author="PR Preview" w:date="2026-01-01T00:00:00Z">
        <w:r>
          <w:delText xml:space="preserve"> </w:delText>
        </w:r>
      </w:del>
      <w:hyperlink w:anchor="def-convergence-in-probability">
        <w:del w:id="452" w:author="PR Preview" w:date="2026-01-01T00:00:00Z">
          <w:r>
            <w:rPr>
              <w:rStyle w:val="Hyperlink"/>
            </w:rPr>
            <w:delText xml:space="preserve">converges in probability</w:delText>
          </w:r>
        </w:del>
      </w:hyperlink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to</w:delText>
        </w:r>
      </w:del>
      <w:del w:id="455" w:author="PR Preview" w:date="2026-01-01T00:00:00Z">
        <w:r>
          <w:delText xml:space="preserve"> </w:delText>
        </w:r>
      </w:del>
      <m:oMath>
        <m:r>
          <m:t>μ</m:t>
        </m:r>
      </m:oMath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(Wikipedia contributors 2026e)</w:delText>
        </w:r>
      </w:del>
      <w:del w:id="458" w:author="PR Preview" w:date="2026-01-01T00:00:00Z">
        <w:r>
          <w:delText xml:space="preserve">:</w:delText>
        </w:r>
      </w:del>
    </w:p>
    <w:p>
      <w:pPr>
        <w:pStyle w:val="BodyText"/>
      </w:pPr>
      <w:ins w:id="459" w:author="PR Preview" w:date="2026-01-01T00:00:00Z">
        <w:r>
          <w:rPr>
            <w:b/>
            <w:bCs/>
          </w:rPr>
          <w:t xml:space="preserve">Theorem 6 (Weak law of large numbers)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Let</w:t>
        </w:r>
      </w:ins>
      <w:ins w:id="46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be</w:t>
        </w:r>
      </w:ins>
      <w:ins w:id="465" w:author="PR Preview" w:date="2026-01-01T00:00:00Z">
        <w:r>
          <w:t xml:space="preserve"> </w:t>
        </w:r>
      </w:ins>
      <w:hyperlink r:id="rId9">
        <w:ins w:id="466" w:author="PR Preview" w:date="2026-01-01T00:00:00Z">
          <w:r>
            <w:rPr>
              <w:rStyle w:val="Hyperlink"/>
            </w:rPr>
            <w:t xml:space="preserve">IID</w:t>
          </w:r>
        </w:ins>
      </w:hyperlink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random variables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with population mean</w:t>
        </w:r>
      </w:ins>
      <w:ins w:id="471" w:author="PR Preview" w:date="2026-01-01T00:00:00Z">
        <w:r>
          <w:t xml:space="preserve"> </w:t>
        </w:r>
      </w:ins>
      <m:oMath>
        <m:r>
          <m:t>μ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and finite variance</w:t>
        </w:r>
      </w:ins>
      <w:ins w:id="47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475" w:author="PR Preview" w:date="2026-01-01T00:00:00Z">
        <w:r>
          <w:t xml:space="preserve">,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and let</w:t>
        </w:r>
      </w:ins>
      <w:ins w:id="478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be the sample mean.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Then the sample mean</w:t>
        </w:r>
      </w:ins>
      <w:ins w:id="483" w:author="PR Preview" w:date="2026-01-01T00:00:00Z">
        <w:r>
          <w:t xml:space="preserve"> </w:t>
        </w:r>
      </w:ins>
      <w:hyperlink w:anchor="def-convergence-in-probability">
        <w:ins w:id="484" w:author="PR Preview" w:date="2026-01-01T00:00:00Z">
          <w:r>
            <w:rPr>
              <w:rStyle w:val="Hyperlink"/>
            </w:rPr>
            <w:t xml:space="preserve">converges in probability</w:t>
          </w:r>
        </w:ins>
      </w:hyperlink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to</w:t>
        </w:r>
      </w:ins>
      <w:ins w:id="487" w:author="PR Preview" w:date="2026-01-01T00:00:00Z">
        <w:r>
          <w:t xml:space="preserve"> </w:t>
        </w:r>
      </w:ins>
      <m:oMath>
        <m:r>
          <m:t>μ</m:t>
        </m:r>
      </m:oMath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[14]</w:t>
        </w:r>
      </w:ins>
      <w:ins w:id="49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6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del w:id="491" w:author="PR Preview" w:date="2026-01-01T00:00:00Z">
        <w:r>
          <w:delText xml:space="preserve">Wikipedia contributors (2026a)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— the theorem, its variants and its history</w:delText>
        </w:r>
      </w:del>
    </w:p>
    <w:p>
      <w:pPr>
        <w:numPr>
          <w:ilvl w:val="0"/>
          <w:numId w:val="1003"/>
        </w:numPr>
      </w:pPr>
      <w:del w:id="494" w:author="PR Preview" w:date="2026-01-01T00:00:00Z">
        <w:r>
          <w:delText xml:space="preserve">Wikipedia contributors (2026f)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— the inequality and its extensions</w:delText>
        </w:r>
      </w:del>
    </w:p>
    <w:p>
      <w:pPr>
        <w:numPr>
          <w:ilvl w:val="0"/>
          <w:numId w:val="1003"/>
        </w:numPr>
      </w:pPr>
      <w:del w:id="497" w:author="PR Preview" w:date="2026-01-01T00:00:00Z">
        <w:r>
          <w:delText xml:space="preserve">Wikipedia contributors (2026b)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— the inequality, with examples</w:delText>
        </w:r>
      </w:del>
    </w:p>
    <w:p>
      <w:pPr>
        <w:numPr>
          <w:ilvl w:val="0"/>
          <w:numId w:val="1003"/>
        </w:numPr>
      </w:pPr>
      <w:del w:id="500" w:author="PR Preview" w:date="2026-01-01T00:00:00Z">
        <w:r>
          <w:delText xml:space="preserve">Wikipedia contributors (2026d)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— the inequality for bounded variables</w:delText>
        </w:r>
      </w:del>
    </w:p>
    <w:p>
      <w:pPr>
        <w:numPr>
          <w:ilvl w:val="0"/>
          <w:numId w:val="1003"/>
        </w:numPr>
      </w:pPr>
      <w:del w:id="503" w:author="PR Preview" w:date="2026-01-01T00:00:00Z">
        <w:r>
          <w:delText xml:space="preserve">Wikipedia contributors (2026e)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— the weak and strong laws</w:delText>
        </w:r>
      </w:del>
    </w:p>
    <w:p>
      <w:pPr>
        <w:numPr>
          <w:ilvl w:val="0"/>
          <w:numId w:val="1003"/>
        </w:numPr>
      </w:pPr>
      <w:del w:id="506" w:author="PR Preview" w:date="2026-01-01T00:00:00Z">
        <w:r>
          <w:delText xml:space="preserve">Wikipedia contributors (2026c)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— the modes of convergence and how they relate</w:delText>
        </w:r>
      </w:del>
    </w:p>
    <w:p>
      <w:pPr>
        <w:numPr>
          <w:ilvl w:val="0"/>
          <w:numId w:val="1003"/>
        </w:numPr>
      </w:pPr>
      <w:ins w:id="509" w:author="PR Preview" w:date="2026-01-01T00:00:00Z">
        <w:r>
          <w:t xml:space="preserve">Wikipedia contributors [1]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— the theorem, its variants and its history</w:t>
        </w:r>
      </w:ins>
    </w:p>
    <w:p>
      <w:pPr>
        <w:numPr>
          <w:ilvl w:val="0"/>
          <w:numId w:val="1003"/>
        </w:numPr>
      </w:pPr>
      <w:ins w:id="512" w:author="PR Preview" w:date="2026-01-01T00:00:00Z">
        <w:r>
          <w:t xml:space="preserve">Wikipedia contributors [4]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— the inequality and its extensions</w:t>
        </w:r>
      </w:ins>
    </w:p>
    <w:p>
      <w:pPr>
        <w:numPr>
          <w:ilvl w:val="0"/>
          <w:numId w:val="1003"/>
        </w:numPr>
      </w:pPr>
      <w:ins w:id="515" w:author="PR Preview" w:date="2026-01-01T00:00:00Z">
        <w:r>
          <w:t xml:space="preserve">Wikipedia contributors [9]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— the inequality, with examples</w:t>
        </w:r>
      </w:ins>
    </w:p>
    <w:p>
      <w:pPr>
        <w:numPr>
          <w:ilvl w:val="0"/>
          <w:numId w:val="1003"/>
        </w:numPr>
      </w:pPr>
      <w:ins w:id="518" w:author="PR Preview" w:date="2026-01-01T00:00:00Z">
        <w:r>
          <w:t xml:space="preserve">Wikipedia contributors [11]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— the inequality for bounded variables</w:t>
        </w:r>
      </w:ins>
    </w:p>
    <w:p>
      <w:pPr>
        <w:numPr>
          <w:ilvl w:val="0"/>
          <w:numId w:val="1003"/>
        </w:numPr>
      </w:pPr>
      <w:ins w:id="521" w:author="PR Preview" w:date="2026-01-01T00:00:00Z">
        <w:r>
          <w:t xml:space="preserve">Wikipedia contributors [14]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— the weak and strong laws</w:t>
        </w:r>
      </w:ins>
    </w:p>
    <w:p>
      <w:pPr>
        <w:numPr>
          <w:ilvl w:val="0"/>
          <w:numId w:val="1003"/>
        </w:numPr>
      </w:pPr>
      <w:ins w:id="524" w:author="PR Preview" w:date="2026-01-01T00:00:00Z">
        <w:r>
          <w:t xml:space="preserve">Wikipedia contributors [12]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— the modes of convergence and how they relate</w:t>
        </w:r>
      </w:ins>
    </w:p>
    <w:bookmarkEnd w:id="60"/>
    <w:bookmarkStart w:id="89" w:name="references"/>
    <w:p>
      <w:pPr>
        <w:pStyle w:val="Heading2"/>
      </w:pPr>
      <w:r>
        <w:t xml:space="preserve">References</w:t>
      </w:r>
    </w:p>
    <w:bookmarkStart w:id="88" w:name="refs"/>
    <w:bookmarkStart w:id="62" w:name="ref-wikipedia_central_limit_theorem"/>
    <w:p>
      <w:pPr>
        <w:pStyle w:val="Bibliography"/>
      </w:pPr>
      <w:del w:id="527" w:author="PR Preview" w:date="2026-01-01T00:00:00Z">
        <w:r>
          <w:delText xml:space="preserve">5MinuteAI. n.d.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rPr>
            <w:i/>
            <w:iCs/>
          </w:rPr>
          <w:delText xml:space="preserve">Probability &amp; Statistics</w:delText>
        </w:r>
      </w:del>
      <w:del w:id="530" w:author="PR Preview" w:date="2026-01-01T00:00:00Z">
        <w:r>
          <w:delText xml:space="preserve">. Video playlist on YouTube. Accessed October 12, 2026.</w:delText>
        </w:r>
      </w:del>
      <w:del w:id="531" w:author="PR Preview" w:date="2026-01-01T00:00:00Z">
        <w:r>
          <w:delText xml:space="preserve"> </w:delText>
        </w:r>
      </w:del>
      <w:hyperlink r:id="rId64">
        <w:del w:id="532" w:author="PR Preview" w:date="2026-01-01T00:00:00Z">
          <w:r>
            <w:rPr>
              <w:rStyle w:val="Hyperlink"/>
            </w:rPr>
            <w:delText xml:space="preserve">https://www.youtube.com/playlist?list=PLeB45KifGiuHesi4PALNZSYZFhViVGQJK</w:delText>
          </w:r>
        </w:del>
      </w:hyperlink>
      <w:del w:id="533" w:author="PR Preview" w:date="2026-01-01T00:00:00Z">
        <w:r>
          <w:delText xml:space="preserve">.</w:delText>
        </w:r>
      </w:del>
    </w:p>
    <w:p>
      <w:pPr>
        <w:pStyle w:val="Bibliography"/>
      </w:pPr>
      <w:del w:id="534" w:author="PR Preview" w:date="2026-01-01T00:00:00Z">
        <w:r>
          <w:delText xml:space="preserve">Bienaymé, Irénée-Jules. 1853.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“Considérations à l’appui de La Découverte de</w:delText>
        </w:r>
      </w:del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Laplace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Sur La Loi de Probabilité Dans La Méthode Des Moindres Carrés.”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rPr>
            <w:i/>
            <w:iCs/>
          </w:rPr>
          <w:delText xml:space="preserve">Comptes Rendus de l’Académie Des Sciences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37: 309–24.</w:delText>
        </w:r>
      </w:del>
      <w:del w:id="545" w:author="PR Preview" w:date="2026-01-01T00:00:00Z">
        <w:r>
          <w:delText xml:space="preserve"> </w:delText>
        </w:r>
      </w:del>
      <w:hyperlink r:id="rId68">
        <w:del w:id="546" w:author="PR Preview" w:date="2026-01-01T00:00:00Z">
          <w:r>
            <w:rPr>
              <w:rStyle w:val="Hyperlink"/>
            </w:rPr>
            <w:delText xml:space="preserve">https://www.numdam.org/item/JMPA_1867_2_12__158_0/</w:delText>
          </w:r>
        </w:del>
      </w:hyperlink>
      <w:del w:id="547" w:author="PR Preview" w:date="2026-01-01T00:00:00Z">
        <w:r>
          <w:delText xml:space="preserve">.</w:delText>
        </w:r>
      </w:del>
    </w:p>
    <w:p>
      <w:pPr>
        <w:pStyle w:val="Bibliography"/>
      </w:pPr>
      <w:del w:id="548" w:author="PR Preview" w:date="2026-01-01T00:00:00Z">
        <w:r>
          <w:delText xml:space="preserve">Billingsley, Patrick. 1995.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rPr>
            <w:i/>
            <w:iCs/>
          </w:rPr>
          <w:delText xml:space="preserve">Probability and Measure</w:delText>
        </w:r>
      </w:del>
      <w:del w:id="551" w:author="PR Preview" w:date="2026-01-01T00:00:00Z">
        <w:r>
          <w:delText xml:space="preserve">. 3rd ed. Wiley Series in Probability and Mathematical Statistics. Wiley.</w:delText>
        </w:r>
      </w:del>
    </w:p>
    <w:p>
      <w:pPr>
        <w:pStyle w:val="Bibliography"/>
      </w:pPr>
      <w:del w:id="552" w:author="PR Preview" w:date="2026-01-01T00:00:00Z">
        <w:r>
          <w:delText xml:space="preserve">Blitzstein, Joseph K, and Jessica Hwang. 2019.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rPr>
            <w:i/>
            <w:iCs/>
          </w:rPr>
          <w:delText xml:space="preserve">Introduction to Probability</w:delText>
        </w:r>
      </w:del>
      <w:del w:id="555" w:author="PR Preview" w:date="2026-01-01T00:00:00Z">
        <w:r>
          <w:delText xml:space="preserve">. 2nd ed. Chapman; Hall/CRC.</w:delText>
        </w:r>
      </w:del>
      <w:del w:id="556" w:author="PR Preview" w:date="2026-01-01T00:00:00Z">
        <w:r>
          <w:delText xml:space="preserve"> </w:delText>
        </w:r>
      </w:del>
      <w:hyperlink r:id="rId74">
        <w:del w:id="557" w:author="PR Preview" w:date="2026-01-01T00:00:00Z">
          <w:r>
            <w:rPr>
              <w:rStyle w:val="Hyperlink"/>
            </w:rPr>
            <w:delText xml:space="preserve">https://doi.org/10.1201/9780429428357</w:delText>
          </w:r>
        </w:del>
      </w:hyperlink>
      <w:del w:id="558" w:author="PR Preview" w:date="2026-01-01T00:00:00Z">
        <w:r>
          <w:delText xml:space="preserve">.</w:delText>
        </w:r>
      </w:del>
    </w:p>
    <w:p>
      <w:pPr>
        <w:pStyle w:val="Bibliography"/>
      </w:pPr>
      <w:del w:id="559" w:author="PR Preview" w:date="2026-01-01T00:00:00Z">
        <w:r>
          <w:delText xml:space="preserve">Casella, George, and Roger Berger. 2002.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rPr>
            <w:i/>
            <w:iCs/>
          </w:rPr>
          <w:delText xml:space="preserve">Statistical Inference</w:delText>
        </w:r>
      </w:del>
      <w:del w:id="562" w:author="PR Preview" w:date="2026-01-01T00:00:00Z">
        <w:r>
          <w:delText xml:space="preserve">. 2nd ed. Cengage Learning.</w:delText>
        </w:r>
      </w:del>
      <w:del w:id="563" w:author="PR Preview" w:date="2026-01-01T00:00:00Z">
        <w:r>
          <w:delText xml:space="preserve"> </w:delText>
        </w:r>
      </w:del>
      <w:hyperlink r:id="rId84">
        <w:del w:id="564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565" w:author="PR Preview" w:date="2026-01-01T00:00:00Z">
        <w:r>
          <w:delText xml:space="preserve">.</w:delText>
        </w:r>
      </w:del>
    </w:p>
    <w:p>
      <w:pPr>
        <w:pStyle w:val="Bibliography"/>
      </w:pPr>
      <w:del w:id="566" w:author="PR Preview" w:date="2026-01-01T00:00:00Z">
        <w:r>
          <w:delText xml:space="preserve">Hoeffding, Wassily. 1963.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“Probability Inequalities for Sums of Bounded Random Variables.”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rPr>
            <w:i/>
            <w:iCs/>
          </w:rPr>
          <w:delText xml:space="preserve">Journal of the American Statistical Association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58 (301): 13–30.</w:delText>
        </w:r>
      </w:del>
      <w:del w:id="573" w:author="PR Preview" w:date="2026-01-01T00:00:00Z">
        <w:r>
          <w:delText xml:space="preserve"> </w:delText>
        </w:r>
      </w:del>
      <w:hyperlink r:id="rId78">
        <w:del w:id="574" w:author="PR Preview" w:date="2026-01-01T00:00:00Z">
          <w:r>
            <w:rPr>
              <w:rStyle w:val="Hyperlink"/>
            </w:rPr>
            <w:delText xml:space="preserve">https://doi.org/10.1080/01621459.1963.10500830</w:delText>
          </w:r>
        </w:del>
      </w:hyperlink>
      <w:del w:id="575" w:author="PR Preview" w:date="2026-01-01T00:00:00Z">
        <w:r>
          <w:delText xml:space="preserve">.</w:delText>
        </w:r>
      </w:del>
    </w:p>
    <w:p>
      <w:pPr>
        <w:pStyle w:val="Bibliography"/>
      </w:pPr>
      <w:del w:id="576" w:author="PR Preview" w:date="2026-01-01T00:00:00Z">
        <w:r>
          <w:delText xml:space="preserve">Seneta, Eugene. 2013.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“A Tricentenary History of the Law of Large Numbers.”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rPr>
            <w:i/>
            <w:iCs/>
          </w:rPr>
          <w:delText xml:space="preserve">Bernoulli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19 (4): 1088–121.</w:delText>
        </w:r>
      </w:del>
      <w:del w:id="583" w:author="PR Preview" w:date="2026-01-01T00:00:00Z">
        <w:r>
          <w:delText xml:space="preserve"> </w:delText>
        </w:r>
      </w:del>
      <w:hyperlink r:id="rId72">
        <w:del w:id="584" w:author="PR Preview" w:date="2026-01-01T00:00:00Z">
          <w:r>
            <w:rPr>
              <w:rStyle w:val="Hyperlink"/>
            </w:rPr>
            <w:delText xml:space="preserve">https://doi.org/10.3150/12-BEJSP12</w:delText>
          </w:r>
        </w:del>
      </w:hyperlink>
      <w:del w:id="585" w:author="PR Preview" w:date="2026-01-01T00:00:00Z">
        <w:r>
          <w:delText xml:space="preserve">.</w:delText>
        </w:r>
      </w:del>
    </w:p>
    <w:p>
      <w:pPr>
        <w:pStyle w:val="Bibliography"/>
      </w:pPr>
      <w:del w:id="586" w:author="PR Preview" w:date="2026-01-01T00:00:00Z">
        <w:r>
          <w:delText xml:space="preserve">Tchébychef, P. L. 1867.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“Des Valeurs Moyennes.”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rPr>
            <w:i/>
            <w:iCs/>
          </w:rPr>
          <w:delText xml:space="preserve">Journal de Mathématiques Pures Et Appliquées</w:delText>
        </w:r>
      </w:del>
      <w:del w:id="591" w:author="PR Preview" w:date="2026-01-01T00:00:00Z">
        <w:r>
          <w:delText xml:space="preserve">, 2nd series, vol. 12: 177–84.</w:delText>
        </w:r>
      </w:del>
      <w:del w:id="592" w:author="PR Preview" w:date="2026-01-01T00:00:00Z">
        <w:r>
          <w:delText xml:space="preserve"> </w:delText>
        </w:r>
      </w:del>
      <w:hyperlink r:id="rId70">
        <w:del w:id="593" w:author="PR Preview" w:date="2026-01-01T00:00:00Z">
          <w:r>
            <w:rPr>
              <w:rStyle w:val="Hyperlink"/>
            </w:rPr>
            <w:delText xml:space="preserve">https://www.numdam.org/item/JMPA_1867_2_12__177_0/</w:delText>
          </w:r>
        </w:del>
      </w:hyperlink>
      <w:del w:id="594" w:author="PR Preview" w:date="2026-01-01T00:00:00Z">
        <w:r>
          <w:delText xml:space="preserve">.</w:delText>
        </w:r>
      </w:del>
    </w:p>
    <w:p>
      <w:pPr>
        <w:pStyle w:val="Bibliography"/>
      </w:pPr>
      <w:del w:id="595" w:author="PR Preview" w:date="2026-01-01T00:00:00Z">
        <w:r>
          <w:delText xml:space="preserve">Wikipedia contributors. 2026a.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rPr>
            <w:i/>
            <w:iCs/>
          </w:rPr>
          <w:delText xml:space="preserve">Central Limit Theorem —</w:delText>
        </w:r>
      </w:del>
      <w:del w:id="598" w:author="PR Preview" w:date="2026-01-01T00:00:00Z">
        <w:r>
          <w:rPr>
            <w:i/>
            <w:iCs/>
          </w:rPr>
          <w:delText xml:space="preserve"> </w:delText>
        </w:r>
      </w:del>
      <w:del w:id="599" w:author="PR Preview" w:date="2026-01-01T00:00:00Z">
        <w:r>
          <w:rPr>
            <w:i/>
            <w:iCs/>
          </w:rPr>
          <w:delText xml:space="preserve">Wikipedia</w:delText>
        </w:r>
      </w:del>
      <w:del w:id="600" w:author="PR Preview" w:date="2026-01-01T00:00:00Z">
        <w:r>
          <w:rPr>
            <w:i/>
            <w:iCs/>
          </w:rPr>
          <w:delText xml:space="preserve">,</w:delText>
        </w:r>
      </w:del>
      <w:del w:id="601" w:author="PR Preview" w:date="2026-01-01T00:00:00Z">
        <w:r>
          <w:rPr>
            <w:i/>
            <w:iCs/>
          </w:rPr>
          <w:delText xml:space="preserve"> </w:delText>
        </w:r>
      </w:del>
      <w:del w:id="602" w:author="PR Preview" w:date="2026-01-01T00:00:00Z">
        <w:r>
          <w:rPr>
            <w:i/>
            <w:iCs/>
          </w:rPr>
          <w:delText xml:space="preserve">the Free Encyclopedia</w:delText>
        </w:r>
      </w:del>
      <w:del w:id="603" w:author="PR Preview" w:date="2026-01-01T00:00:00Z">
        <w:r>
          <w:delText xml:space="preserve">.</w:delText>
        </w:r>
      </w:del>
      <w:del w:id="604" w:author="PR Preview" w:date="2026-01-01T00:00:00Z">
        <w:r>
          <w:delText xml:space="preserve"> </w:delText>
        </w:r>
      </w:del>
      <w:hyperlink r:id="rId61">
        <w:del w:id="605" w:author="PR Preview" w:date="2026-01-01T00:00:00Z">
          <w:r>
            <w:rPr>
              <w:rStyle w:val="Hyperlink"/>
            </w:rPr>
            <w:delText xml:space="preserve">https://en.wikipedia.org/wiki/Central_limit_theorem</w:delText>
          </w:r>
        </w:del>
      </w:hyperlink>
      <w:del w:id="606" w:author="PR Preview" w:date="2026-01-01T00:00:00Z">
        <w:r>
          <w:delText xml:space="preserve">.</w:delText>
        </w:r>
      </w:del>
    </w:p>
    <w:p>
      <w:pPr>
        <w:pStyle w:val="Bibliography"/>
      </w:pPr>
      <w:del w:id="607" w:author="PR Preview" w:date="2026-01-01T00:00:00Z">
        <w:r>
          <w:delText xml:space="preserve">Wikipedia contributors. 2026b.</w:delText>
        </w:r>
      </w:del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rPr>
            <w:i/>
            <w:iCs/>
          </w:rPr>
          <w:delText xml:space="preserve">Chebyshev’s Inequality —</w:delText>
        </w:r>
      </w:del>
      <w:del w:id="610" w:author="PR Preview" w:date="2026-01-01T00:00:00Z">
        <w:r>
          <w:rPr>
            <w:i/>
            <w:iCs/>
          </w:rPr>
          <w:delText xml:space="preserve"> </w:delText>
        </w:r>
      </w:del>
      <w:del w:id="611" w:author="PR Preview" w:date="2026-01-01T00:00:00Z">
        <w:r>
          <w:rPr>
            <w:i/>
            <w:iCs/>
          </w:rPr>
          <w:delText xml:space="preserve">Wikipedia</w:delText>
        </w:r>
      </w:del>
      <w:del w:id="612" w:author="PR Preview" w:date="2026-01-01T00:00:00Z">
        <w:r>
          <w:rPr>
            <w:i/>
            <w:iCs/>
          </w:rPr>
          <w:delText xml:space="preserve">,</w:delText>
        </w:r>
      </w:del>
      <w:del w:id="613" w:author="PR Preview" w:date="2026-01-01T00:00:00Z">
        <w:r>
          <w:rPr>
            <w:i/>
            <w:iCs/>
          </w:rPr>
          <w:delText xml:space="preserve"> </w:delText>
        </w:r>
      </w:del>
      <w:del w:id="614" w:author="PR Preview" w:date="2026-01-01T00:00:00Z">
        <w:r>
          <w:rPr>
            <w:i/>
            <w:iCs/>
          </w:rPr>
          <w:delText xml:space="preserve">the Free Encyclopedia</w:delText>
        </w:r>
      </w:del>
      <w:del w:id="615" w:author="PR Preview" w:date="2026-01-01T00:00:00Z">
        <w:r>
          <w:delText xml:space="preserve">.</w:delText>
        </w:r>
      </w:del>
      <w:del w:id="616" w:author="PR Preview" w:date="2026-01-01T00:00:00Z">
        <w:r>
          <w:delText xml:space="preserve"> </w:delText>
        </w:r>
      </w:del>
      <w:hyperlink r:id="rId76">
        <w:del w:id="617" w:author="PR Preview" w:date="2026-01-01T00:00:00Z">
          <w:r>
            <w:rPr>
              <w:rStyle w:val="Hyperlink"/>
            </w:rPr>
            <w:delText xml:space="preserve">https://en.wikipedia.org/wiki/Chebyshev%27s_inequality</w:delText>
          </w:r>
        </w:del>
      </w:hyperlink>
      <w:del w:id="618" w:author="PR Preview" w:date="2026-01-01T00:00:00Z">
        <w:r>
          <w:delText xml:space="preserve">.</w:delText>
        </w:r>
      </w:del>
    </w:p>
    <w:p>
      <w:pPr>
        <w:pStyle w:val="Bibliography"/>
      </w:pPr>
      <w:del w:id="619" w:author="PR Preview" w:date="2026-01-01T00:00:00Z">
        <w:r>
          <w:delText xml:space="preserve">Wikipedia contributors. 2026c.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rPr>
            <w:i/>
            <w:iCs/>
          </w:rPr>
          <w:delText xml:space="preserve">Convergence of Random Variables —</w:delText>
        </w:r>
      </w:del>
      <w:del w:id="622" w:author="PR Preview" w:date="2026-01-01T00:00:00Z">
        <w:r>
          <w:rPr>
            <w:i/>
            <w:iCs/>
          </w:rPr>
          <w:delText xml:space="preserve"> </w:delText>
        </w:r>
      </w:del>
      <w:del w:id="623" w:author="PR Preview" w:date="2026-01-01T00:00:00Z">
        <w:r>
          <w:rPr>
            <w:i/>
            <w:iCs/>
          </w:rPr>
          <w:delText xml:space="preserve">Wikipedia</w:delText>
        </w:r>
      </w:del>
      <w:del w:id="624" w:author="PR Preview" w:date="2026-01-01T00:00:00Z">
        <w:r>
          <w:rPr>
            <w:i/>
            <w:iCs/>
          </w:rPr>
          <w:delText xml:space="preserve">,</w:delText>
        </w:r>
      </w:del>
      <w:del w:id="625" w:author="PR Preview" w:date="2026-01-01T00:00:00Z">
        <w:r>
          <w:rPr>
            <w:i/>
            <w:iCs/>
          </w:rPr>
          <w:delText xml:space="preserve"> </w:delText>
        </w:r>
      </w:del>
      <w:del w:id="626" w:author="PR Preview" w:date="2026-01-01T00:00:00Z">
        <w:r>
          <w:rPr>
            <w:i/>
            <w:iCs/>
          </w:rPr>
          <w:delText xml:space="preserve">the Free Encyclopedia</w:delText>
        </w:r>
      </w:del>
      <w:del w:id="627" w:author="PR Preview" w:date="2026-01-01T00:00:00Z">
        <w:r>
          <w:delText xml:space="preserve">.</w:delText>
        </w:r>
      </w:del>
      <w:del w:id="628" w:author="PR Preview" w:date="2026-01-01T00:00:00Z">
        <w:r>
          <w:delText xml:space="preserve"> </w:delText>
        </w:r>
      </w:del>
      <w:hyperlink r:id="rId82">
        <w:del w:id="629" w:author="PR Preview" w:date="2026-01-01T00:00:00Z">
          <w:r>
            <w:rPr>
              <w:rStyle w:val="Hyperlink"/>
            </w:rPr>
            <w:delText xml:space="preserve">https://en.wikipedia.org/wiki/Convergence_of_random_variables</w:delText>
          </w:r>
        </w:del>
      </w:hyperlink>
      <w:del w:id="630" w:author="PR Preview" w:date="2026-01-01T00:00:00Z">
        <w:r>
          <w:delText xml:space="preserve">.</w:delText>
        </w:r>
      </w:del>
    </w:p>
    <w:p>
      <w:pPr>
        <w:pStyle w:val="Bibliography"/>
      </w:pPr>
      <w:del w:id="631" w:author="PR Preview" w:date="2026-01-01T00:00:00Z">
        <w:r>
          <w:delText xml:space="preserve">Wikipedia contributors. 2026d.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rPr>
            <w:i/>
            <w:iCs/>
          </w:rPr>
          <w:delText xml:space="preserve">Hoeffding’s Inequality —</w:delText>
        </w:r>
      </w:del>
      <w:del w:id="634" w:author="PR Preview" w:date="2026-01-01T00:00:00Z">
        <w:r>
          <w:rPr>
            <w:i/>
            <w:iCs/>
          </w:rPr>
          <w:delText xml:space="preserve"> </w:delText>
        </w:r>
      </w:del>
      <w:del w:id="635" w:author="PR Preview" w:date="2026-01-01T00:00:00Z">
        <w:r>
          <w:rPr>
            <w:i/>
            <w:iCs/>
          </w:rPr>
          <w:delText xml:space="preserve">Wikipedia</w:delText>
        </w:r>
      </w:del>
      <w:del w:id="636" w:author="PR Preview" w:date="2026-01-01T00:00:00Z">
        <w:r>
          <w:rPr>
            <w:i/>
            <w:iCs/>
          </w:rPr>
          <w:delText xml:space="preserve">,</w:delText>
        </w:r>
      </w:del>
      <w:del w:id="637" w:author="PR Preview" w:date="2026-01-01T00:00:00Z">
        <w:r>
          <w:rPr>
            <w:i/>
            <w:iCs/>
          </w:rPr>
          <w:delText xml:space="preserve"> </w:delText>
        </w:r>
      </w:del>
      <w:del w:id="638" w:author="PR Preview" w:date="2026-01-01T00:00:00Z">
        <w:r>
          <w:rPr>
            <w:i/>
            <w:iCs/>
          </w:rPr>
          <w:delText xml:space="preserve">the Free Encyclopedia</w:delText>
        </w:r>
      </w:del>
      <w:del w:id="639" w:author="PR Preview" w:date="2026-01-01T00:00:00Z">
        <w:r>
          <w:delText xml:space="preserve">.</w:delText>
        </w:r>
      </w:del>
      <w:del w:id="640" w:author="PR Preview" w:date="2026-01-01T00:00:00Z">
        <w:r>
          <w:delText xml:space="preserve"> </w:delText>
        </w:r>
      </w:del>
      <w:hyperlink r:id="rId80">
        <w:del w:id="641" w:author="PR Preview" w:date="2026-01-01T00:00:00Z">
          <w:r>
            <w:rPr>
              <w:rStyle w:val="Hyperlink"/>
            </w:rPr>
            <w:delText xml:space="preserve">https://en.wikipedia.org/wiki/Hoeffding%27s_inequality</w:delText>
          </w:r>
        </w:del>
      </w:hyperlink>
      <w:del w:id="642" w:author="PR Preview" w:date="2026-01-01T00:00:00Z">
        <w:r>
          <w:delText xml:space="preserve">.</w:delText>
        </w:r>
      </w:del>
    </w:p>
    <w:p>
      <w:pPr>
        <w:pStyle w:val="Bibliography"/>
      </w:pPr>
      <w:del w:id="643" w:author="PR Preview" w:date="2026-01-01T00:00:00Z">
        <w:r>
          <w:delText xml:space="preserve">Wikipedia contributors. 2026e.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rPr>
            <w:i/>
            <w:iCs/>
          </w:rPr>
          <w:delText xml:space="preserve">Law of Large Numbers —</w:delText>
        </w:r>
      </w:del>
      <w:del w:id="646" w:author="PR Preview" w:date="2026-01-01T00:00:00Z">
        <w:r>
          <w:rPr>
            <w:i/>
            <w:iCs/>
          </w:rPr>
          <w:delText xml:space="preserve"> </w:delText>
        </w:r>
      </w:del>
      <w:del w:id="647" w:author="PR Preview" w:date="2026-01-01T00:00:00Z">
        <w:r>
          <w:rPr>
            <w:i/>
            <w:iCs/>
          </w:rPr>
          <w:delText xml:space="preserve">Wikipedia</w:delText>
        </w:r>
      </w:del>
      <w:del w:id="648" w:author="PR Preview" w:date="2026-01-01T00:00:00Z">
        <w:r>
          <w:rPr>
            <w:i/>
            <w:iCs/>
          </w:rPr>
          <w:delText xml:space="preserve">,</w:delText>
        </w:r>
      </w:del>
      <w:del w:id="649" w:author="PR Preview" w:date="2026-01-01T00:00:00Z">
        <w:r>
          <w:rPr>
            <w:i/>
            <w:iCs/>
          </w:rPr>
          <w:delText xml:space="preserve"> </w:delText>
        </w:r>
      </w:del>
      <w:del w:id="650" w:author="PR Preview" w:date="2026-01-01T00:00:00Z">
        <w:r>
          <w:rPr>
            <w:i/>
            <w:iCs/>
          </w:rPr>
          <w:delText xml:space="preserve">the Free Encyclopedia</w:delText>
        </w:r>
      </w:del>
      <w:del w:id="651" w:author="PR Preview" w:date="2026-01-01T00:00:00Z">
        <w:r>
          <w:delText xml:space="preserve">.</w:delText>
        </w:r>
      </w:del>
      <w:del w:id="652" w:author="PR Preview" w:date="2026-01-01T00:00:00Z">
        <w:r>
          <w:delText xml:space="preserve"> </w:delText>
        </w:r>
      </w:del>
      <w:hyperlink r:id="rId86">
        <w:del w:id="653" w:author="PR Preview" w:date="2026-01-01T00:00:00Z">
          <w:r>
            <w:rPr>
              <w:rStyle w:val="Hyperlink"/>
            </w:rPr>
            <w:delText xml:space="preserve">https://en.wikipedia.org/wiki/Law_of_large_numbers</w:delText>
          </w:r>
        </w:del>
      </w:hyperlink>
      <w:del w:id="654" w:author="PR Preview" w:date="2026-01-01T00:00:00Z">
        <w:r>
          <w:delText xml:space="preserve">.</w:delText>
        </w:r>
      </w:del>
    </w:p>
    <w:p>
      <w:pPr>
        <w:pStyle w:val="Bibliography"/>
      </w:pPr>
      <w:del w:id="655" w:author="PR Preview" w:date="2026-01-01T00:00:00Z">
        <w:r>
          <w:delText xml:space="preserve">Wikipedia contributors. 2026f.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rPr>
            <w:i/>
            <w:iCs/>
          </w:rPr>
          <w:delText xml:space="preserve">Markov’s Inequality —</w:delText>
        </w:r>
      </w:del>
      <w:del w:id="658" w:author="PR Preview" w:date="2026-01-01T00:00:00Z">
        <w:r>
          <w:rPr>
            <w:i/>
            <w:iCs/>
          </w:rPr>
          <w:delText xml:space="preserve"> </w:delText>
        </w:r>
      </w:del>
      <w:del w:id="659" w:author="PR Preview" w:date="2026-01-01T00:00:00Z">
        <w:r>
          <w:rPr>
            <w:i/>
            <w:iCs/>
          </w:rPr>
          <w:delText xml:space="preserve">Wikipedia</w:delText>
        </w:r>
      </w:del>
      <w:del w:id="660" w:author="PR Preview" w:date="2026-01-01T00:00:00Z">
        <w:r>
          <w:rPr>
            <w:i/>
            <w:iCs/>
          </w:rPr>
          <w:delText xml:space="preserve">,</w:delText>
        </w:r>
      </w:del>
      <w:del w:id="661" w:author="PR Preview" w:date="2026-01-01T00:00:00Z">
        <w:r>
          <w:rPr>
            <w:i/>
            <w:iCs/>
          </w:rPr>
          <w:delText xml:space="preserve"> </w:delText>
        </w:r>
      </w:del>
      <w:del w:id="662" w:author="PR Preview" w:date="2026-01-01T00:00:00Z">
        <w:r>
          <w:rPr>
            <w:i/>
            <w:iCs/>
          </w:rPr>
          <w:delText xml:space="preserve">the Free Encyclopedia</w:delText>
        </w:r>
      </w:del>
      <w:del w:id="663" w:author="PR Preview" w:date="2026-01-01T00:00:00Z">
        <w:r>
          <w:delText xml:space="preserve">.</w:delText>
        </w:r>
      </w:del>
      <w:del w:id="664" w:author="PR Preview" w:date="2026-01-01T00:00:00Z">
        <w:r>
          <w:delText xml:space="preserve"> </w:delText>
        </w:r>
      </w:del>
      <w:hyperlink r:id="rId66">
        <w:del w:id="665" w:author="PR Preview" w:date="2026-01-01T00:00:00Z">
          <w:r>
            <w:rPr>
              <w:rStyle w:val="Hyperlink"/>
            </w:rPr>
            <w:delText xml:space="preserve">https://en.wikipedia.org/wiki/Markov%27s_inequality</w:delText>
          </w:r>
        </w:del>
      </w:hyperlink>
      <w:del w:id="666" w:author="PR Preview" w:date="2026-01-01T00:00:00Z">
        <w:r>
          <w:delText xml:space="preserve">.</w:delText>
        </w:r>
      </w:del>
    </w:p>
    <w:p>
      <w:pPr>
        <w:pStyle w:val="Bibliography"/>
      </w:pPr>
      <w:ins w:id="667" w:author="PR Preview" w:date="2026-01-01T00:00:00Z">
        <w:r>
          <w:t xml:space="preserve">[1]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	</w:t>
        </w:r>
      </w:ins>
      <w:ins w:id="670" w:author="PR Preview" w:date="2026-01-01T00:00:00Z">
        <w:r>
          <w:t xml:space="preserve">Wikipedia contributors,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“Central limit theorem —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Wikipedia</w:t>
        </w:r>
      </w:ins>
      <w:ins w:id="675" w:author="PR Preview" w:date="2026-01-01T00:00:00Z">
        <w:r>
          <w:t xml:space="preserve">,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the free encyclopedia.”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2026. Available:</w:t>
        </w:r>
      </w:ins>
      <w:ins w:id="680" w:author="PR Preview" w:date="2026-01-01T00:00:00Z">
        <w:r>
          <w:t xml:space="preserve"> </w:t>
        </w:r>
      </w:ins>
      <w:hyperlink r:id="rId61">
        <w:ins w:id="681" w:author="PR Preview" w:date="2026-01-01T00:00:00Z">
          <w:r>
            <w:rPr>
              <w:rStyle w:val="Hyperlink"/>
            </w:rPr>
            <w:t xml:space="preserve">https://en.wikipedia.org/wiki/Central_limit_theorem</w:t>
          </w:r>
        </w:ins>
      </w:hyperlink>
    </w:p>
    <w:bookmarkEnd w:id="62"/>
    <w:bookmarkStart w:id="63" w:name="ref-billingsley1995probability"/>
    <w:p>
      <w:pPr>
        <w:pStyle w:val="Bibliography"/>
      </w:pPr>
      <w:ins w:id="682" w:author="PR Preview" w:date="2026-01-01T00:00:00Z">
        <w:r>
          <w:t xml:space="preserve">[2]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	</w:t>
        </w:r>
      </w:ins>
      <w:ins w:id="685" w:author="PR Preview" w:date="2026-01-01T00:00:00Z">
        <w:r>
          <w:t xml:space="preserve">P. Billingsley,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rPr>
            <w:i/>
            <w:iCs/>
          </w:rPr>
          <w:t xml:space="preserve">Probability and measure</w:t>
        </w:r>
      </w:ins>
      <w:ins w:id="688" w:author="PR Preview" w:date="2026-01-01T00:00:00Z">
        <w:r>
          <w:t xml:space="preserve">, 3rd ed. in Wiley series in probability and mathematical statistics. New York: Wiley, 1995.</w:t>
        </w:r>
      </w:ins>
    </w:p>
    <w:bookmarkEnd w:id="63"/>
    <w:bookmarkStart w:id="65" w:name="ref-fiveminuteai_probstat"/>
    <w:p>
      <w:pPr>
        <w:pStyle w:val="Bibliography"/>
      </w:pPr>
      <w:ins w:id="689" w:author="PR Preview" w:date="2026-01-01T00:00:00Z">
        <w:r>
          <w:t xml:space="preserve">[3]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	</w:t>
        </w:r>
      </w:ins>
      <w:ins w:id="692" w:author="PR Preview" w:date="2026-01-01T00:00:00Z">
        <w:r>
          <w:t xml:space="preserve">5MinuteAI,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“Probability &amp; statistics.”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Video playlist on YouTube. Accessed: Oct. 12, 2026. [Online]. Available:</w:t>
        </w:r>
      </w:ins>
      <w:ins w:id="697" w:author="PR Preview" w:date="2026-01-01T00:00:00Z">
        <w:r>
          <w:t xml:space="preserve"> </w:t>
        </w:r>
      </w:ins>
      <w:hyperlink r:id="rId64">
        <w:ins w:id="698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</w:p>
    <w:bookmarkEnd w:id="65"/>
    <w:bookmarkStart w:id="67" w:name="ref-wikipedia_markovs_inequality"/>
    <w:p>
      <w:pPr>
        <w:pStyle w:val="Bibliography"/>
      </w:pPr>
      <w:ins w:id="699" w:author="PR Preview" w:date="2026-01-01T00:00:00Z">
        <w:r>
          <w:t xml:space="preserve">[4]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	</w:t>
        </w:r>
      </w:ins>
      <w:ins w:id="702" w:author="PR Preview" w:date="2026-01-01T00:00:00Z">
        <w:r>
          <w:t xml:space="preserve">Wikipedia contributors,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“Markov’s inequality —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Wikipedia</w:t>
        </w:r>
      </w:ins>
      <w:ins w:id="707" w:author="PR Preview" w:date="2026-01-01T00:00:00Z">
        <w:r>
          <w:t xml:space="preserve">,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the free encyclopedia.”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2026. Available:</w:t>
        </w:r>
      </w:ins>
      <w:ins w:id="712" w:author="PR Preview" w:date="2026-01-01T00:00:00Z">
        <w:r>
          <w:t xml:space="preserve"> </w:t>
        </w:r>
      </w:ins>
      <w:hyperlink r:id="rId66">
        <w:ins w:id="713" w:author="PR Preview" w:date="2026-01-01T00:00:00Z">
          <w:r>
            <w:rPr>
              <w:rStyle w:val="Hyperlink"/>
            </w:rPr>
            <w:t xml:space="preserve">https://en.wikipedia.org/wiki/Markov%27s_inequality</w:t>
          </w:r>
        </w:ins>
      </w:hyperlink>
    </w:p>
    <w:bookmarkEnd w:id="67"/>
    <w:bookmarkStart w:id="69" w:name="ref-bienayme1853"/>
    <w:p>
      <w:pPr>
        <w:pStyle w:val="Bibliography"/>
      </w:pPr>
      <w:ins w:id="714" w:author="PR Preview" w:date="2026-01-01T00:00:00Z">
        <w:r>
          <w:t xml:space="preserve">[5]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	</w:t>
        </w:r>
      </w:ins>
      <w:ins w:id="717" w:author="PR Preview" w:date="2026-01-01T00:00:00Z">
        <w:r>
          <w:t xml:space="preserve">I.-J. Bienaymé,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“Considérations à l’appui de la découverte de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Laplace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sur la loi de probabilité dans la méthode des moindres carrés,”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rPr>
            <w:i/>
            <w:iCs/>
          </w:rPr>
          <w:t xml:space="preserve">Comptes Rendus de l’Académie des Sciences</w:t>
        </w:r>
      </w:ins>
      <w:ins w:id="726" w:author="PR Preview" w:date="2026-01-01T00:00:00Z">
        <w:r>
          <w:t xml:space="preserve">, vol. 37, pp. 309–324, 1853, Available:</w:t>
        </w:r>
      </w:ins>
      <w:ins w:id="727" w:author="PR Preview" w:date="2026-01-01T00:00:00Z">
        <w:r>
          <w:t xml:space="preserve"> </w:t>
        </w:r>
      </w:ins>
      <w:hyperlink r:id="rId68">
        <w:ins w:id="728" w:author="PR Preview" w:date="2026-01-01T00:00:00Z">
          <w:r>
            <w:rPr>
              <w:rStyle w:val="Hyperlink"/>
            </w:rPr>
            <w:t xml:space="preserve">https://www.numdam.org/item/JMPA_1867_2_12__158_0/</w:t>
          </w:r>
        </w:ins>
      </w:hyperlink>
    </w:p>
    <w:bookmarkEnd w:id="69"/>
    <w:bookmarkStart w:id="71" w:name="ref-tchebichef1867"/>
    <w:p>
      <w:pPr>
        <w:pStyle w:val="Bibliography"/>
      </w:pPr>
      <w:ins w:id="729" w:author="PR Preview" w:date="2026-01-01T00:00:00Z">
        <w:r>
          <w:t xml:space="preserve">[6]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	</w:t>
        </w:r>
      </w:ins>
      <w:ins w:id="732" w:author="PR Preview" w:date="2026-01-01T00:00:00Z">
        <w:r>
          <w:t xml:space="preserve">P. L. Tchébychef,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“Des valeurs moyennes,”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rPr>
            <w:i/>
            <w:iCs/>
          </w:rPr>
          <w:t xml:space="preserve">Journal de mathématiques pures et appliquées</w:t>
        </w:r>
      </w:ins>
      <w:ins w:id="737" w:author="PR Preview" w:date="2026-01-01T00:00:00Z">
        <w:r>
          <w:t xml:space="preserve">, vol. 12, pp. 177–184, 1867, Available:</w:t>
        </w:r>
      </w:ins>
      <w:ins w:id="738" w:author="PR Preview" w:date="2026-01-01T00:00:00Z">
        <w:r>
          <w:t xml:space="preserve"> </w:t>
        </w:r>
      </w:ins>
      <w:hyperlink r:id="rId70">
        <w:ins w:id="739" w:author="PR Preview" w:date="2026-01-01T00:00:00Z">
          <w:r>
            <w:rPr>
              <w:rStyle w:val="Hyperlink"/>
            </w:rPr>
            <w:t xml:space="preserve">https://www.numdam.org/item/JMPA_1867_2_12__177_0/</w:t>
          </w:r>
        </w:ins>
      </w:hyperlink>
    </w:p>
    <w:bookmarkEnd w:id="71"/>
    <w:bookmarkStart w:id="73" w:name="ref-seneta2013"/>
    <w:p>
      <w:pPr>
        <w:pStyle w:val="Bibliography"/>
      </w:pPr>
      <w:ins w:id="740" w:author="PR Preview" w:date="2026-01-01T00:00:00Z">
        <w:r>
          <w:t xml:space="preserve">[7]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	</w:t>
        </w:r>
      </w:ins>
      <w:ins w:id="743" w:author="PR Preview" w:date="2026-01-01T00:00:00Z">
        <w:r>
          <w:t xml:space="preserve">E. Seneta,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“A tricentenary history of the law of large numbers,”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rPr>
            <w:i/>
            <w:iCs/>
          </w:rPr>
          <w:t xml:space="preserve">Bernoulli</w:t>
        </w:r>
      </w:ins>
      <w:ins w:id="748" w:author="PR Preview" w:date="2026-01-01T00:00:00Z">
        <w:r>
          <w:t xml:space="preserve">, vol. 19, no. 4, pp. 1088–1121, 2013, doi:</w:t>
        </w:r>
      </w:ins>
      <w:ins w:id="749" w:author="PR Preview" w:date="2026-01-01T00:00:00Z">
        <w:r>
          <w:t xml:space="preserve"> </w:t>
        </w:r>
      </w:ins>
      <w:hyperlink r:id="rId72">
        <w:ins w:id="750" w:author="PR Preview" w:date="2026-01-01T00:00:00Z">
          <w:r>
            <w:rPr>
              <w:rStyle w:val="Hyperlink"/>
            </w:rPr>
            <w:t xml:space="preserve">10.3150/12-BEJSP12</w:t>
          </w:r>
        </w:ins>
      </w:hyperlink>
      <w:ins w:id="751" w:author="PR Preview" w:date="2026-01-01T00:00:00Z">
        <w:r>
          <w:t xml:space="preserve">.</w:t>
        </w:r>
      </w:ins>
    </w:p>
    <w:bookmarkEnd w:id="73"/>
    <w:bookmarkStart w:id="75" w:name="ref-blitzstein2019introduction"/>
    <w:p>
      <w:pPr>
        <w:pStyle w:val="Bibliography"/>
      </w:pPr>
      <w:ins w:id="752" w:author="PR Preview" w:date="2026-01-01T00:00:00Z">
        <w:r>
          <w:t xml:space="preserve">[8]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	</w:t>
        </w:r>
      </w:ins>
      <w:ins w:id="755" w:author="PR Preview" w:date="2026-01-01T00:00:00Z">
        <w:r>
          <w:t xml:space="preserve">J. K. Blitzstein and J. Hwang,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rPr>
            <w:i/>
            <w:iCs/>
          </w:rPr>
          <w:t xml:space="preserve">Introduction to probability</w:t>
        </w:r>
      </w:ins>
      <w:ins w:id="758" w:author="PR Preview" w:date="2026-01-01T00:00:00Z">
        <w:r>
          <w:t xml:space="preserve">, 2nd ed. Chapman; Hall/CRC, 2019. doi:</w:t>
        </w:r>
      </w:ins>
      <w:ins w:id="759" w:author="PR Preview" w:date="2026-01-01T00:00:00Z">
        <w:r>
          <w:t xml:space="preserve"> </w:t>
        </w:r>
      </w:ins>
      <w:hyperlink r:id="rId74">
        <w:ins w:id="760" w:author="PR Preview" w:date="2026-01-01T00:00:00Z">
          <w:r>
            <w:rPr>
              <w:rStyle w:val="Hyperlink"/>
            </w:rPr>
            <w:t xml:space="preserve">10.1201/9780429428357</w:t>
          </w:r>
        </w:ins>
      </w:hyperlink>
      <w:ins w:id="761" w:author="PR Preview" w:date="2026-01-01T00:00:00Z">
        <w:r>
          <w:t xml:space="preserve">.</w:t>
        </w:r>
      </w:ins>
    </w:p>
    <w:bookmarkEnd w:id="75"/>
    <w:bookmarkStart w:id="77" w:name="ref-wikipedia_chebyshevs_inequality"/>
    <w:p>
      <w:pPr>
        <w:pStyle w:val="Bibliography"/>
      </w:pPr>
      <w:ins w:id="762" w:author="PR Preview" w:date="2026-01-01T00:00:00Z">
        <w:r>
          <w:t xml:space="preserve">[9]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	</w:t>
        </w:r>
      </w:ins>
      <w:ins w:id="765" w:author="PR Preview" w:date="2026-01-01T00:00:00Z">
        <w:r>
          <w:t xml:space="preserve">Wikipedia contributors,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“Chebyshev’s inequality —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Wikipedia</w:t>
        </w:r>
      </w:ins>
      <w:ins w:id="770" w:author="PR Preview" w:date="2026-01-01T00:00:00Z">
        <w:r>
          <w:t xml:space="preserve">,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the free encyclopedia.”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2026. Available:</w:t>
        </w:r>
      </w:ins>
      <w:ins w:id="775" w:author="PR Preview" w:date="2026-01-01T00:00:00Z">
        <w:r>
          <w:t xml:space="preserve"> </w:t>
        </w:r>
      </w:ins>
      <w:hyperlink r:id="rId76">
        <w:ins w:id="776" w:author="PR Preview" w:date="2026-01-01T00:00:00Z">
          <w:r>
            <w:rPr>
              <w:rStyle w:val="Hyperlink"/>
            </w:rPr>
            <w:t xml:space="preserve">https://en.wikipedia.org/wiki/Chebyshev%27s_inequality</w:t>
          </w:r>
        </w:ins>
      </w:hyperlink>
    </w:p>
    <w:bookmarkEnd w:id="77"/>
    <w:bookmarkStart w:id="79" w:name="ref-hoeffding1963"/>
    <w:p>
      <w:pPr>
        <w:pStyle w:val="Bibliography"/>
      </w:pPr>
      <w:ins w:id="777" w:author="PR Preview" w:date="2026-01-01T00:00:00Z">
        <w:r>
          <w:t xml:space="preserve">[10]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	</w:t>
        </w:r>
      </w:ins>
      <w:ins w:id="780" w:author="PR Preview" w:date="2026-01-01T00:00:00Z">
        <w:r>
          <w:t xml:space="preserve">W. Hoeffding,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“Probability inequalities for sums of bounded random variables,”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rPr>
            <w:i/>
            <w:iCs/>
          </w:rPr>
          <w:t xml:space="preserve">Journal of the American Statistical Association</w:t>
        </w:r>
      </w:ins>
      <w:ins w:id="785" w:author="PR Preview" w:date="2026-01-01T00:00:00Z">
        <w:r>
          <w:t xml:space="preserve">, vol. 58, no. 301, pp. 13–30, 1963, doi:</w:t>
        </w:r>
      </w:ins>
      <w:ins w:id="786" w:author="PR Preview" w:date="2026-01-01T00:00:00Z">
        <w:r>
          <w:t xml:space="preserve"> </w:t>
        </w:r>
      </w:ins>
      <w:hyperlink r:id="rId78">
        <w:ins w:id="787" w:author="PR Preview" w:date="2026-01-01T00:00:00Z">
          <w:r>
            <w:rPr>
              <w:rStyle w:val="Hyperlink"/>
            </w:rPr>
            <w:t xml:space="preserve">10.1080/01621459.1963.10500830</w:t>
          </w:r>
        </w:ins>
      </w:hyperlink>
      <w:ins w:id="788" w:author="PR Preview" w:date="2026-01-01T00:00:00Z">
        <w:r>
          <w:t xml:space="preserve">.</w:t>
        </w:r>
      </w:ins>
    </w:p>
    <w:bookmarkEnd w:id="79"/>
    <w:bookmarkStart w:id="81" w:name="ref-wikipedia_hoeffdings_inequality"/>
    <w:p>
      <w:pPr>
        <w:pStyle w:val="Bibliography"/>
      </w:pPr>
      <w:ins w:id="789" w:author="PR Preview" w:date="2026-01-01T00:00:00Z">
        <w:r>
          <w:t xml:space="preserve">[11]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	</w:t>
        </w:r>
      </w:ins>
      <w:ins w:id="792" w:author="PR Preview" w:date="2026-01-01T00:00:00Z">
        <w:r>
          <w:t xml:space="preserve">Wikipedia contributors,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“Hoeffding’s inequality —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Wikipedia</w:t>
        </w:r>
      </w:ins>
      <w:ins w:id="797" w:author="PR Preview" w:date="2026-01-01T00:00:00Z">
        <w:r>
          <w:t xml:space="preserve">,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the free encyclopedia.”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2026. Available:</w:t>
        </w:r>
      </w:ins>
      <w:ins w:id="802" w:author="PR Preview" w:date="2026-01-01T00:00:00Z">
        <w:r>
          <w:t xml:space="preserve"> </w:t>
        </w:r>
      </w:ins>
      <w:hyperlink r:id="rId80">
        <w:ins w:id="803" w:author="PR Preview" w:date="2026-01-01T00:00:00Z">
          <w:r>
            <w:rPr>
              <w:rStyle w:val="Hyperlink"/>
            </w:rPr>
            <w:t xml:space="preserve">https://en.wikipedia.org/wiki/Hoeffding%27s_inequality</w:t>
          </w:r>
        </w:ins>
      </w:hyperlink>
    </w:p>
    <w:bookmarkEnd w:id="81"/>
    <w:bookmarkStart w:id="83" w:name="Xd57efcf36cbfbff962c3240b4f16e14e48748ce"/>
    <w:p>
      <w:pPr>
        <w:pStyle w:val="Bibliography"/>
      </w:pPr>
      <w:ins w:id="804" w:author="PR Preview" w:date="2026-01-01T00:00:00Z">
        <w:r>
          <w:t xml:space="preserve">[12]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	</w:t>
        </w:r>
      </w:ins>
      <w:ins w:id="807" w:author="PR Preview" w:date="2026-01-01T00:00:00Z">
        <w:r>
          <w:t xml:space="preserve">Wikipedia contributors,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“Convergence of random variables —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Wikipedia</w:t>
        </w:r>
      </w:ins>
      <w:ins w:id="812" w:author="PR Preview" w:date="2026-01-01T00:00:00Z">
        <w:r>
          <w:t xml:space="preserve">,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the free encyclopedia.”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2026. Available:</w:t>
        </w:r>
      </w:ins>
      <w:ins w:id="817" w:author="PR Preview" w:date="2026-01-01T00:00:00Z">
        <w:r>
          <w:t xml:space="preserve"> </w:t>
        </w:r>
      </w:ins>
      <w:hyperlink r:id="rId82">
        <w:ins w:id="818" w:author="PR Preview" w:date="2026-01-01T00:00:00Z">
          <w:r>
            <w:rPr>
              <w:rStyle w:val="Hyperlink"/>
            </w:rPr>
            <w:t xml:space="preserve">https://en.wikipedia.org/wiki/Convergence_of_random_variables</w:t>
          </w:r>
        </w:ins>
      </w:hyperlink>
    </w:p>
    <w:bookmarkEnd w:id="83"/>
    <w:bookmarkStart w:id="85" w:name="ref-CaseBerg01"/>
    <w:p>
      <w:pPr>
        <w:pStyle w:val="Bibliography"/>
      </w:pPr>
      <w:ins w:id="819" w:author="PR Preview" w:date="2026-01-01T00:00:00Z">
        <w:r>
          <w:t xml:space="preserve">[13]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	</w:t>
        </w:r>
      </w:ins>
      <w:ins w:id="822" w:author="PR Preview" w:date="2026-01-01T00:00:00Z">
        <w:r>
          <w:t xml:space="preserve">G. Casella and R. Berger,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rPr>
            <w:i/>
            <w:iCs/>
          </w:rPr>
          <w:t xml:space="preserve">Statistical inference</w:t>
        </w:r>
      </w:ins>
      <w:ins w:id="825" w:author="PR Preview" w:date="2026-01-01T00:00:00Z">
        <w:r>
          <w:t xml:space="preserve">, 2nd ed. Cengage Learning, 2002. Available:</w:t>
        </w:r>
      </w:ins>
      <w:ins w:id="826" w:author="PR Preview" w:date="2026-01-01T00:00:00Z">
        <w:r>
          <w:t xml:space="preserve"> </w:t>
        </w:r>
      </w:ins>
      <w:hyperlink r:id="rId84">
        <w:ins w:id="827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85"/>
    <w:bookmarkStart w:id="87" w:name="ref-wikipedia_law_of_large_numbers"/>
    <w:p>
      <w:pPr>
        <w:pStyle w:val="Bibliography"/>
      </w:pPr>
      <w:ins w:id="828" w:author="PR Preview" w:date="2026-01-01T00:00:00Z">
        <w:r>
          <w:t xml:space="preserve">[14]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	</w:t>
        </w:r>
      </w:ins>
      <w:ins w:id="831" w:author="PR Preview" w:date="2026-01-01T00:00:00Z">
        <w:r>
          <w:t xml:space="preserve">Wikipedia contributors,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“Law of large numbers —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Wikipedia</w:t>
        </w:r>
      </w:ins>
      <w:ins w:id="836" w:author="PR Preview" w:date="2026-01-01T00:00:00Z">
        <w:r>
          <w:t xml:space="preserve">,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the free encyclopedia.”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2026. Available:</w:t>
        </w:r>
      </w:ins>
      <w:ins w:id="841" w:author="PR Preview" w:date="2026-01-01T00:00:00Z">
        <w:r>
          <w:t xml:space="preserve"> </w:t>
        </w:r>
      </w:ins>
      <w:hyperlink r:id="rId86">
        <w:ins w:id="842" w:author="PR Preview" w:date="2026-01-01T00:00:00Z">
          <w:r>
            <w:rPr>
              <w:rStyle w:val="Hyperlink"/>
            </w:rPr>
            <w:t xml:space="preserve">https://en.wikipedia.org/wiki/Law_of_large_numbers</w:t>
          </w:r>
        </w:ins>
      </w:hyperlink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8" Type="http://schemas.openxmlformats.org/officeDocument/2006/relationships/hyperlink" Target="https://doi.org/10.1080/01621459.1963.10500830" TargetMode="External"/><Relationship Id="rId74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doi.org/10.3150/12-BEJSP12" TargetMode="External"/><Relationship Id="rId61" Type="http://schemas.openxmlformats.org/officeDocument/2006/relationships/hyperlink" Target="https://en.wikipedia.org/wiki/Central_limit_theorem" TargetMode="External"/><Relationship Id="rId76" Type="http://schemas.openxmlformats.org/officeDocument/2006/relationships/hyperlink" Target="https://en.wikipedia.org/wiki/Chebyshev%27s_inequality" TargetMode="External"/><Relationship Id="rId82" Type="http://schemas.openxmlformats.org/officeDocument/2006/relationships/hyperlink" Target="https://en.wikipedia.org/wiki/Convergence_of_random_variables" TargetMode="External"/><Relationship Id="rId80" Type="http://schemas.openxmlformats.org/officeDocument/2006/relationships/hyperlink" Target="https://en.wikipedia.org/wiki/Hoeffding%27s_inequality" TargetMode="External"/><Relationship Id="rId86" Type="http://schemas.openxmlformats.org/officeDocument/2006/relationships/hyperlink" Target="https://en.wikipedia.org/wiki/Law_of_large_numbers" TargetMode="External"/><Relationship Id="rId66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4" Type="http://schemas.openxmlformats.org/officeDocument/2006/relationships/hyperlink" Target="https://www.cengage.com/c/statistical-inference-2e-casella-berger/9780534243128/" TargetMode="External"/><Relationship Id="rId68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64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8" Type="http://schemas.openxmlformats.org/officeDocument/2006/relationships/hyperlink" Target="https://doi.org/10.1080/01621459.1963.10500830" TargetMode="External"/><Relationship Id="rId74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doi.org/10.3150/12-BEJSP12" TargetMode="External"/><Relationship Id="rId61" Type="http://schemas.openxmlformats.org/officeDocument/2006/relationships/hyperlink" Target="https://en.wikipedia.org/wiki/Central_limit_theorem" TargetMode="External"/><Relationship Id="rId76" Type="http://schemas.openxmlformats.org/officeDocument/2006/relationships/hyperlink" Target="https://en.wikipedia.org/wiki/Chebyshev%27s_inequality" TargetMode="External"/><Relationship Id="rId82" Type="http://schemas.openxmlformats.org/officeDocument/2006/relationships/hyperlink" Target="https://en.wikipedia.org/wiki/Convergence_of_random_variables" TargetMode="External"/><Relationship Id="rId80" Type="http://schemas.openxmlformats.org/officeDocument/2006/relationships/hyperlink" Target="https://en.wikipedia.org/wiki/Hoeffding%27s_inequality" TargetMode="External"/><Relationship Id="rId86" Type="http://schemas.openxmlformats.org/officeDocument/2006/relationships/hyperlink" Target="https://en.wikipedia.org/wiki/Law_of_large_numbers" TargetMode="External"/><Relationship Id="rId66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4" Type="http://schemas.openxmlformats.org/officeDocument/2006/relationships/hyperlink" Target="https://www.cengage.com/c/statistical-inference-2e-casella-berger/9780534243128/" TargetMode="External"/><Relationship Id="rId68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64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2026-10-18T18:36:12Z</dcterms:created>
  <dcterms:modified xsi:type="dcterms:W3CDTF">2026-10-18T18:36:12Z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11:28:44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