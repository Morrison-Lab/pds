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01:16:25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(Binomial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r:id="rId19">
        <w:del w:id="7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random variable</w:delText>
        </w:r>
      </w:del>
      <w:del w:id="10" w:author="PR Preview" w:date="2026-01-01T00:00:00Z">
        <w:r>
          <w:delText xml:space="preserve"> </w:delText>
        </w:r>
      </w:del>
      <m:oMath>
        <m:r>
          <m:t>X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has 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binomial distribution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number of trials</w:delText>
        </w:r>
      </w:del>
      <w:del w:id="1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event probability</w:delText>
        </w:r>
      </w:del>
      <w:del w:id="2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written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(Wikipedia contributors 2026a)</w:delText>
        </w:r>
      </w:del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if:</w:delText>
        </w:r>
      </w:del>
    </w:p>
    <w:p>
      <w:pPr>
        <w:pStyle w:val="FirstParagraph"/>
      </w:pPr>
      <w:ins w:id="30" w:author="PR Preview" w:date="2026-01-01T00:00:00Z">
        <w:r>
          <w:rPr>
            <w:b/>
            <w:bCs/>
          </w:rPr>
          <w:t xml:space="preserve">Definition 1 (Binomial distribution)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</w:t>
        </w:r>
      </w:ins>
      <w:ins w:id="33" w:author="PR Preview" w:date="2026-01-01T00:00:00Z">
        <w:r>
          <w:t xml:space="preserve"> </w:t>
        </w:r>
      </w:ins>
      <w:hyperlink r:id="rId19">
        <w:ins w:id="34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random variable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has the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binomial distribution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number of trials</w:t>
        </w:r>
      </w:ins>
      <w:ins w:id="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event probability</w:t>
        </w:r>
      </w:ins>
      <w:ins w:id="4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written</w:t>
        </w:r>
      </w:ins>
      <w:ins w:id="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[1]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if:</w:t>
        </w:r>
      </w:ins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del w:id="57" w:author="PR Preview" w:date="2026-01-01T00:00:00Z">
        <w:r>
          <w:rPr>
            <w:i/>
            <w:iCs/>
          </w:rPr>
          <w:delText xml:space="preserve">Remark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Casella and Berger (2002, sec. 3.2)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defines the binomial distribution the same way.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With</w:delText>
        </w:r>
      </w:del>
      <w:del w:id="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hyperlink w:anchor="eq-binom-pmf">
        <w:del w:id="67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the</w:delText>
        </w:r>
      </w:del>
      <w:del w:id="70" w:author="PR Preview" w:date="2026-01-01T00:00:00Z">
        <w:r>
          <w:delText xml:space="preserve"> </w:delText>
        </w:r>
      </w:del>
      <w:hyperlink r:id="rId10">
        <w:del w:id="71" w:author="PR Preview" w:date="2026-01-01T00:00:00Z">
          <w:r>
            <w:rPr>
              <w:rStyle w:val="Hyperlink"/>
            </w:rPr>
            <w:delText xml:space="preserve">Bernoulli PMF</w:delText>
          </w:r>
        </w:del>
      </w:hyperlink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are the same distribution.</w:delText>
        </w:r>
      </w:del>
    </w:p>
    <w:p>
      <w:pPr>
        <w:pStyle w:val="BodyText"/>
      </w:pPr>
      <w:ins w:id="79" w:author="PR Preview" w:date="2026-01-01T00:00:00Z">
        <w:r>
          <w:rPr>
            <w:i/>
            <w:iCs/>
          </w:rPr>
          <w:t xml:space="preserve">Remark</w:t>
        </w:r>
      </w:ins>
      <w:ins w:id="80" w:author="PR Preview" w:date="2026-01-01T00:00:00Z">
        <w:r>
          <w:t xml:space="preserve">. </w:t>
        </w:r>
      </w:ins>
      <w:ins w:id="81" w:author="PR Preview" w:date="2026-01-01T00:00:00Z">
        <w:r>
          <w:t xml:space="preserve">Casella and Berger [2, Sec. 3.2]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defines the binomial distribution the same way.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With</w:t>
        </w:r>
      </w:ins>
      <w:ins w:id="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hyperlink w:anchor="eq-binom-pmf">
        <w:ins w:id="8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the</w:t>
        </w:r>
      </w:ins>
      <w:ins w:id="92" w:author="PR Preview" w:date="2026-01-01T00:00:00Z">
        <w:r>
          <w:t xml:space="preserve"> </w:t>
        </w:r>
      </w:ins>
      <w:hyperlink r:id="rId10">
        <w:ins w:id="93" w:author="PR Preview" w:date="2026-01-01T00:00:00Z">
          <w:r>
            <w:rPr>
              <w:rStyle w:val="Hyperlink"/>
            </w:rPr>
            <w:t xml:space="preserve">Bernoulli PMF</w:t>
          </w:r>
        </w:ins>
      </w:hyperlink>
      <w:ins w:id="94" w:author="PR Preview" w:date="2026-01-01T00:00:00Z">
        <w:r>
          <w:t xml:space="preserve">:</w:t>
        </w:r>
      </w:ins>
      <w:ins w:id="95" w:author="PR Preview" w:date="2026-01-01T00:00:00Z">
        <w:r>
          <w:t xml:space="preserve"> </w:t>
        </w:r>
      </w:ins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are the same distribution.</w:t>
        </w:r>
      </w:ins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del w:id="101" w:author="PR Preview" w:date="2026-01-01T00:00:00Z">
        <w:r>
          <w:rPr>
            <w:b/>
            <w:bCs/>
          </w:rPr>
          <w:delText xml:space="preserve">Definition 2 (Poisson distribution)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 random variable</w:delText>
        </w:r>
      </w:del>
      <w:del w:id="104" w:author="PR Preview" w:date="2026-01-01T00:00:00Z">
        <w:r>
          <w:delText xml:space="preserve"> </w:delText>
        </w:r>
      </w:del>
      <m:oMath>
        <m:r>
          <m:t>Y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has the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Poisson distribution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with mean parameter</w:delText>
        </w:r>
      </w:del>
      <w:del w:id="11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written</w:delText>
        </w:r>
      </w:del>
      <w:del w:id="11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(Wikipedia contributors 2026g)</w:delText>
        </w:r>
      </w:del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if:</w:delText>
        </w:r>
      </w:del>
    </w:p>
    <w:p>
      <w:pPr>
        <w:pStyle w:val="FirstParagraph"/>
      </w:pPr>
      <w:ins w:id="121" w:author="PR Preview" w:date="2026-01-01T00:00:00Z">
        <w:r>
          <w:rPr>
            <w:b/>
            <w:bCs/>
          </w:rPr>
          <w:t xml:space="preserve">Definition 2 (Poisson distribution)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 random variable</w:t>
        </w:r>
      </w:ins>
      <w:ins w:id="124" w:author="PR Preview" w:date="2026-01-01T00:00:00Z">
        <w:r>
          <w:t xml:space="preserve"> </w:t>
        </w:r>
      </w:ins>
      <m:oMath>
        <m:r>
          <m:t>Y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has the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b/>
            <w:bCs/>
          </w:rPr>
          <w:t xml:space="preserve">Poisson distribution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with mean parameter</w:t>
        </w:r>
      </w:ins>
      <w:ins w:id="1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written</w:t>
        </w:r>
      </w:ins>
      <w:ins w:id="13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[3]</w:t>
        </w:r>
      </w:ins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if:</w:t>
        </w:r>
      </w:ins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del w:id="141" w:author="PR Preview" w:date="2026-01-01T00:00:00Z">
        <w:r>
          <w:rPr>
            <w:b/>
            <w:bCs/>
          </w:rPr>
          <w:delText xml:space="preserve">Definition 5 (Offset)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a count outcome with exposure magnitude</w:delText>
        </w:r>
      </w:del>
      <w:del w:id="144" w:author="PR Preview" w:date="2026-01-01T00:00:00Z">
        <w:r>
          <w:delText xml:space="preserve"> </w:delText>
        </w:r>
      </w:del>
      <m:oMath>
        <m:r>
          <m:t>t</m:t>
        </m:r>
      </m:oMath>
      <w:del w:id="145" w:author="PR Preview" w:date="2026-01-01T00:00:00Z">
        <w:r>
          <w:delText xml:space="preserve">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 known term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t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in the log-scale decomposition of the mean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hyperlink w:anchor="thm-exposure-log-scale">
        <w:del w:id="153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54" w:author="PR Preview" w:date="2026-01-01T00:00:00Z">
        <w:r>
          <w:delText xml:space="preserve">),</w:delText>
        </w:r>
      </w:del>
    </w:p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Definition 5 (Offset)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 a count outcome with exposure magnitude</w:t>
        </w:r>
      </w:ins>
      <w:ins w:id="158" w:author="PR Preview" w:date="2026-01-01T00:00:00Z">
        <w:r>
          <w:t xml:space="preserve"> </w:t>
        </w:r>
      </w:ins>
      <m:oMath>
        <m:r>
          <m:t>t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known term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t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in the log-scale decomposition of the mean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</w:t>
        </w:r>
      </w:ins>
      <w:hyperlink w:anchor="thm-exposure-log-scale">
        <w:ins w:id="167" w:author="PR Preview" w:date="2026-01-01T00:00:00Z">
          <w:r>
            <w:rPr>
              <w:rStyle w:val="Hyperlink"/>
            </w:rPr>
            <w:t xml:space="preserve">8</w:t>
          </w:r>
        </w:ins>
      </w:hyperlink>
      <w:ins w:id="168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del w:id="169" w:author="PR Preview" w:date="2026-01-01T00:00:00Z">
        <w:r>
          <w:rPr>
            <w:b/>
            <w:bCs/>
          </w:rPr>
          <w:delText xml:space="preserve">Definition 6 (Negative binomial distribution)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 random variable</w:delText>
        </w:r>
      </w:del>
      <w:del w:id="172" w:author="PR Preview" w:date="2026-01-01T00:00:00Z">
        <w:r>
          <w:delText xml:space="preserve"> </w:delText>
        </w:r>
      </w:del>
      <m:oMath>
        <m:r>
          <m:t>Y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has the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rPr>
            <w:b/>
            <w:bCs/>
          </w:rPr>
          <w:delText xml:space="preserve">negative binomial distribution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with mean</w:delText>
        </w:r>
      </w:del>
      <w:del w:id="17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 overdispersion parameter</w:delText>
        </w:r>
      </w:del>
      <w:del w:id="182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&gt;</m:t>
        </m:r>
        <m:r>
          <m:t>0</m:t>
        </m:r>
      </m:oMath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written</w:delText>
        </w:r>
      </w:del>
      <w:del w:id="18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(Wikipedia contributors 2026f)</w:delText>
        </w:r>
      </w:del>
      <w:del w:id="189" w:author="PR Preview" w:date="2026-01-01T00:00:00Z">
        <w:r>
          <w:delText xml:space="preserve">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if, for</w:delText>
        </w:r>
      </w:del>
      <w:del w:id="19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93" w:author="PR Preview" w:date="2026-01-01T00:00:00Z">
        <w:r>
          <w:delText xml:space="preserve">:</w:delText>
        </w:r>
      </w:del>
    </w:p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Definition 6 (Negative binomial distribution)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 random variable</w:t>
        </w:r>
      </w:ins>
      <w:ins w:id="197" w:author="PR Preview" w:date="2026-01-01T00:00:00Z">
        <w:r>
          <w:t xml:space="preserve"> </w:t>
        </w:r>
      </w:ins>
      <m:oMath>
        <m:r>
          <m:t>Y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the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negative binomial distribution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with mean</w:t>
        </w:r>
      </w:ins>
      <w:ins w:id="20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overdispersion parameter</w:t>
        </w:r>
      </w:ins>
      <w:ins w:id="207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&gt;</m:t>
        </m:r>
        <m:r>
          <m:t>0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written</w:t>
        </w:r>
      </w:ins>
      <w:ins w:id="2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[4]</w:t>
        </w:r>
      </w:ins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if, for</w:t>
        </w:r>
      </w:ins>
      <w:ins w:id="21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del w:id="219" w:author="PR Preview" w:date="2026-01-01T00:00:00Z">
        <w:r>
          <w:rPr>
            <w:i/>
            <w:iCs/>
          </w:rPr>
          <w:delText xml:space="preserve">Proof</w:delText>
        </w:r>
      </w:del>
      <w:del w:id="220" w:author="PR Preview" w:date="2026-01-01T00:00:00Z">
        <w:r>
          <w:delText xml:space="preserve">. </w:delText>
        </w:r>
      </w:del>
      <w:del w:id="221" w:author="PR Preview" w:date="2026-01-01T00:00:00Z">
        <w:r>
          <w:delText xml:space="preserve">The negative binomial distribution is a gamma mixture of Poisson distributions: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if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has the gamma density</w:delText>
        </w:r>
      </w:del>
      <w:del w:id="22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for</w:delText>
        </w:r>
      </w:del>
      <w:del w:id="23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which has mean</w:delText>
        </w:r>
      </w:del>
      <w:del w:id="234" w:author="PR Preview" w:date="2026-01-01T00:00:00Z">
        <w:r>
          <w:delText xml:space="preserve"> </w:delText>
        </w:r>
      </w:del>
      <m:oMath>
        <m:r>
          <m:t>μ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and variance</w:delText>
        </w:r>
      </w:del>
      <w:del w:id="237" w:author="PR Preview" w:date="2026-01-01T00:00:00Z">
        <w:r>
          <w:delText xml:space="preserve"> </w:delText>
        </w:r>
      </w:del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(Casella and Berger 2002)</w:delText>
        </w:r>
      </w:del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</w:delText>
        </w:r>
      </w:del>
      <w:del w:id="24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then</w:delText>
        </w:r>
      </w:del>
      <w:del w:id="24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248" w:author="PR Preview" w:date="2026-01-01T00:00:00Z">
        <w:r>
          <w:delText xml:space="preserve">.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To check this, integrate the joint density over</w:delText>
        </w:r>
      </w:del>
      <w:del w:id="251" w:author="PR Preview" w:date="2026-01-01T00:00:00Z">
        <w:r>
          <w:delText xml:space="preserve"> </w:delText>
        </w:r>
      </w:del>
      <m:oMath>
        <m:r>
          <m:t>λ</m:t>
        </m:r>
      </m:oMath>
      <w:del w:id="252" w:author="PR Preview" w:date="2026-01-01T00:00:00Z">
        <w:r>
          <w:delText xml:space="preserve">:</w:delText>
        </w:r>
      </w:del>
    </w:p>
    <w:p>
      <w:pPr>
        <w:pStyle w:val="FirstParagraph"/>
      </w:pPr>
      <w:ins w:id="253" w:author="PR Preview" w:date="2026-01-01T00:00:00Z">
        <w:r>
          <w:rPr>
            <w:i/>
            <w:iCs/>
          </w:rPr>
          <w:t xml:space="preserve">Proof</w:t>
        </w:r>
      </w:ins>
      <w:ins w:id="254" w:author="PR Preview" w:date="2026-01-01T00:00:00Z">
        <w:r>
          <w:t xml:space="preserve">. </w:t>
        </w:r>
      </w:ins>
      <w:ins w:id="255" w:author="PR Preview" w:date="2026-01-01T00:00:00Z">
        <w:r>
          <w:t xml:space="preserve">The negative binomial distribution is a gamma mixture of Poisson distributions: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if</w:t>
        </w:r>
      </w:ins>
      <w:ins w:id="258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has the gamma density</w:t>
        </w:r>
      </w:ins>
      <w:ins w:id="2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for</w:t>
        </w:r>
      </w:ins>
      <w:ins w:id="26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which has mean</w:t>
        </w:r>
      </w:ins>
      <w:ins w:id="268" w:author="PR Preview" w:date="2026-01-01T00:00:00Z">
        <w:r>
          <w:t xml:space="preserve"> </w:t>
        </w:r>
      </w:ins>
      <m:oMath>
        <m:r>
          <m:t>μ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 variance</w:t>
        </w:r>
      </w:ins>
      <w:ins w:id="271" w:author="PR Preview" w:date="2026-01-01T00:00:00Z">
        <w:r>
          <w:t xml:space="preserve"> </w:t>
        </w:r>
      </w:ins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[2]</w:t>
        </w:r>
      </w:ins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</w:t>
        </w:r>
      </w:ins>
      <w:ins w:id="2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then</w:t>
        </w:r>
      </w:ins>
      <w:ins w:id="28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To check this, integrate the joint density over</w:t>
        </w:r>
      </w:ins>
      <w:ins w:id="285" w:author="PR Preview" w:date="2026-01-01T00:00:00Z">
        <w:r>
          <w:t xml:space="preserve"> </w:t>
        </w:r>
      </w:ins>
      <m:oMath>
        <m:r>
          <m:t>λ</m:t>
        </m:r>
      </m:oMath>
      <w:ins w:id="2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del w:id="287" w:author="PR Preview" w:date="2026-01-01T00:00:00Z">
        <w:r>
          <w:rPr>
            <w:b/>
            <w:bCs/>
          </w:rPr>
          <w:delText xml:space="preserve">Definition 7 (Laplace distribution)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 random variable</w:delText>
        </w:r>
      </w:del>
      <w:del w:id="290" w:author="PR Preview" w:date="2026-01-01T00:00:00Z">
        <w:r>
          <w:delText xml:space="preserve"> </w:delText>
        </w:r>
      </w:del>
      <m:oMath>
        <m:r>
          <m:t>Y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has the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Laplace distribution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 location parameter</w:delText>
        </w:r>
      </w:del>
      <w:del w:id="29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 scale parameter</w:delText>
        </w:r>
      </w:del>
      <w:del w:id="30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written</w:delText>
        </w:r>
      </w:del>
      <w:del w:id="30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(Wikipedia contributors 2026b)</w:delText>
        </w:r>
      </w:del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if</w:delText>
        </w:r>
      </w:del>
      <w:del w:id="310" w:author="PR Preview" w:date="2026-01-01T00:00:00Z">
        <w:r>
          <w:delText xml:space="preserve"> </w:delText>
        </w:r>
      </w:del>
      <m:oMath>
        <m:r>
          <m:t>Y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continuous with</w:delText>
        </w:r>
      </w:del>
      <w:del w:id="313" w:author="PR Preview" w:date="2026-01-01T00:00:00Z">
        <w:r>
          <w:delText xml:space="preserve"> </w:delText>
        </w:r>
      </w:del>
      <w:hyperlink r:id="rId85">
        <w:del w:id="314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15" w:author="PR Preview" w:date="2026-01-01T00:00:00Z">
        <w:r>
          <w:delText xml:space="preserve">: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7 (Laplace distribution)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random variable</w:t>
        </w:r>
      </w:ins>
      <w:ins w:id="319" w:author="PR Preview" w:date="2026-01-01T00:00:00Z">
        <w:r>
          <w:t xml:space="preserve"> </w:t>
        </w:r>
      </w:ins>
      <m:oMath>
        <m:r>
          <m:t>Y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has the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Laplace distribution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with location parameter</w:t>
        </w:r>
      </w:ins>
      <w:ins w:id="32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 scale parameter</w:t>
        </w:r>
      </w:ins>
      <w:ins w:id="3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written</w:t>
        </w:r>
      </w:ins>
      <w:ins w:id="33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[5]</w:t>
        </w:r>
      </w:ins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if</w:t>
        </w:r>
      </w:ins>
      <w:ins w:id="339" w:author="PR Preview" w:date="2026-01-01T00:00:00Z">
        <w:r>
          <w:t xml:space="preserve"> </w:t>
        </w:r>
      </w:ins>
      <m:oMath>
        <m:r>
          <m:t>Y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continuous with</w:t>
        </w:r>
      </w:ins>
      <w:ins w:id="342" w:author="PR Preview" w:date="2026-01-01T00:00:00Z">
        <w:r>
          <w:t xml:space="preserve"> </w:t>
        </w:r>
      </w:ins>
      <w:hyperlink r:id="rId85">
        <w:ins w:id="34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44" w:author="PR Preview" w:date="2026-01-01T00:00:00Z">
        <w:r>
          <w:t xml:space="preserve">:</w:t>
        </w:r>
      </w:ins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del w:id="345" w:author="PR Preview" w:date="2026-01-01T00:00:00Z">
        <w:r>
          <w:rPr>
            <w:b/>
            <w:bCs/>
          </w:rPr>
          <w:delText xml:space="preserve">Definition 8 (Weibull distribution)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A non-negative random variable</w:delText>
        </w:r>
      </w:del>
      <w:del w:id="348" w:author="PR Preview" w:date="2026-01-01T00:00:00Z">
        <w:r>
          <w:delText xml:space="preserve"> </w:delText>
        </w:r>
      </w:del>
      <m:oMath>
        <m:r>
          <m:t>T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has the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rPr>
            <w:b/>
            <w:bCs/>
          </w:rPr>
          <w:delText xml:space="preserve">Weibull distribution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with shape</w:delText>
        </w:r>
      </w:del>
      <w:del w:id="355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&gt;</m:t>
        </m:r>
        <m:r>
          <m:t>0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 rate</w:delText>
        </w:r>
      </w:del>
      <w:del w:id="35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(Wikipedia contributors 2026h)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if its</w:delText>
        </w:r>
      </w:del>
      <w:del w:id="363" w:author="PR Preview" w:date="2026-01-01T00:00:00Z">
        <w:r>
          <w:delText xml:space="preserve"> </w:delText>
        </w:r>
      </w:del>
      <w:hyperlink r:id="rId97">
        <w:del w:id="364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is:</w:delText>
        </w:r>
      </w:del>
    </w:p>
    <w:p>
      <w:pPr>
        <w:pStyle w:val="FirstParagraph"/>
      </w:pPr>
      <w:ins w:id="367" w:author="PR Preview" w:date="2026-01-01T00:00:00Z">
        <w:r>
          <w:rPr>
            <w:b/>
            <w:bCs/>
          </w:rPr>
          <w:t xml:space="preserve">Definition 8 (Weibull distribution)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 non-negative random variable</w:t>
        </w:r>
      </w:ins>
      <w:ins w:id="370" w:author="PR Preview" w:date="2026-01-01T00:00:00Z">
        <w:r>
          <w:t xml:space="preserve"> </w:t>
        </w:r>
      </w:ins>
      <m:oMath>
        <m:r>
          <m:t>T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has the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rPr>
            <w:b/>
            <w:bCs/>
          </w:rPr>
          <w:t xml:space="preserve">Weibull distribution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with shape</w:t>
        </w:r>
      </w:ins>
      <w:ins w:id="377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&gt;</m:t>
        </m:r>
        <m:r>
          <m:t>0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 rate</w:t>
        </w:r>
      </w:ins>
      <w:ins w:id="38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[6]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if its</w:t>
        </w:r>
      </w:ins>
      <w:ins w:id="385" w:author="PR Preview" w:date="2026-01-01T00:00:00Z">
        <w:r>
          <w:t xml:space="preserve"> </w:t>
        </w:r>
      </w:ins>
      <w:hyperlink r:id="rId97">
        <w:ins w:id="386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del w:id="389" w:author="PR Preview" w:date="2026-01-01T00:00:00Z">
        <w:r>
          <w:rPr>
            <w:b/>
            <w:bCs/>
          </w:rPr>
          <w:delText xml:space="preserve">Definition 9 (Multivariate normal distribution (multivariate Gaussian distribution))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</w:delText>
        </w:r>
      </w:del>
      <w:del w:id="3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random vector</w:delText>
        </w:r>
      </w:del>
      <w:del w:id="3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has the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rPr>
            <w:b/>
            <w:bCs/>
          </w:rPr>
          <w:delText xml:space="preserve">multivariate normal distribution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(or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rPr>
            <w:b/>
            <w:bCs/>
          </w:rPr>
          <w:delText xml:space="preserve">multivariate Gaussian distribution</w:delText>
        </w:r>
      </w:del>
      <w:del w:id="404" w:author="PR Preview" w:date="2026-01-01T00:00:00Z">
        <w:r>
          <w:delText xml:space="preserve">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with mean parameter</w:delText>
        </w:r>
      </w:del>
      <w:del w:id="407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 variance parameter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a</w:delText>
        </w:r>
      </w:del>
      <w:del w:id="4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15" w:author="PR Preview" w:date="2026-01-01T00:00:00Z">
        <w:r>
          <w:delText xml:space="preserve"> </w:delText>
        </w:r>
      </w:del>
      <w:hyperlink r:id="rId109">
        <w:del w:id="41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matrix,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written</w:delText>
        </w:r>
      </w:del>
      <w:del w:id="4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if</w:delText>
        </w:r>
      </w:del>
      <w:del w:id="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has joint density: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ins w:id="428" w:author="PR Preview" w:date="2026-01-01T00:00:00Z">
        <w:r>
          <w:rPr>
            <w:b/>
            <w:bCs/>
          </w:rPr>
          <w:t xml:space="preserve">Definition 9 (Multivariate normal distribution (multivariate Gaussian distribution))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</w:t>
        </w:r>
      </w:ins>
      <w:ins w:id="4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random vector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$\mathord{\smash[b]{\underset{\raise.3ex\hbox{$\scriptstyle\sim$}}{X}}\vphantom{X}}= {(X_1, \ldots, X_p)}^{\top}$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has the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rPr>
            <w:b/>
            <w:bCs/>
          </w:rPr>
          <w:t xml:space="preserve">multivariate normal distribution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(or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multivariate Gaussian distribution</w:t>
        </w:r>
      </w:ins>
      <w:ins w:id="444" w:author="PR Preview" w:date="2026-01-01T00:00:00Z">
        <w:r>
          <w:t xml:space="preserve">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with mean parameter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$\mathord{\smash[b]{\underset{\raise.3ex\hbox{$\scriptstyle\sim$}}{\mu}}\vphantom{\mu}} \in \mathbb{R}^p$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and variance parameter</w:t>
        </w:r>
      </w:ins>
      <w:ins w:id="45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</w:t>
        </w:r>
      </w:ins>
      <w:ins w:id="4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56" w:author="PR Preview" w:date="2026-01-01T00:00:00Z">
        <w:r>
          <w:t xml:space="preserve"> </w:t>
        </w:r>
      </w:ins>
      <w:hyperlink r:id="rId109">
        <w:ins w:id="457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matrix,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written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if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$\mathord{\smash[b]{\underset{\raise.3ex\hbox{$\scriptstyle\sim$}}{X}}\vphantom{X}}$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has joint density:</w:t>
        </w:r>
      </w:ins>
    </w:p>
    <w:p>
      <w:pPr>
        <w:pStyle w:val="BodyText"/>
      </w:pPr>
      <w:ins w:id="471" w:author="PR Preview" w:date="2026-01-01T00:00:00Z">
        <w:r>
  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  </w:r>
      </w:ins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del w:id="472" w:author="PR Preview" w:date="2026-01-01T00:00:00Z">
        <w:r>
          <w:rPr>
            <w:i/>
            <w:iCs/>
          </w:rPr>
          <w:delText xml:space="preserve">Remark</w:delText>
        </w:r>
      </w:del>
      <w:del w:id="473" w:author="PR Preview" w:date="2026-01-01T00:00:00Z">
        <w:r>
          <w:delText xml:space="preserve">. </w:delText>
        </w:r>
      </w:del>
      <w:del w:id="474" w:author="PR Preview" w:date="2026-01-01T00:00:00Z">
        <w:r>
          <w:delText xml:space="preserve">A joint density of</w:delText>
        </w:r>
      </w:del>
      <w:del w:id="475" w:author="PR Preview" w:date="2026-01-01T00:00:00Z">
        <w:r>
          <w:delText xml:space="preserve"> </w:delText>
        </w:r>
      </w:del>
      <m:oMath>
        <m:r>
          <m:t>p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random variables is the</w:delText>
        </w:r>
      </w:del>
      <w:del w:id="478" w:author="PR Preview" w:date="2026-01-01T00:00:00Z">
        <w:r>
          <w:delText xml:space="preserve"> </w:delText>
        </w:r>
      </w:del>
      <m:oMath>
        <m:r>
          <m:t>p</m:t>
        </m:r>
      </m:oMath>
      <w:del w:id="479" w:author="PR Preview" w:date="2026-01-01T00:00:00Z">
        <w:r>
          <w:delText xml:space="preserve">-variable analogue of a</w:delText>
        </w:r>
      </w:del>
      <w:del w:id="480" w:author="PR Preview" w:date="2026-01-01T00:00:00Z">
        <w:r>
          <w:delText xml:space="preserve"> </w:delText>
        </w:r>
      </w:del>
      <w:hyperlink r:id="rId113">
        <w:del w:id="481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of two: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 non-negative function on</w:delText>
        </w:r>
      </w:del>
      <w:del w:id="4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whose integral over any region</w:delText>
        </w:r>
      </w:del>
      <w:del w:id="48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is</w:delText>
        </w:r>
      </w:del>
      <w:del w:id="49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493" w:author="PR Preview" w:date="2026-01-01T00:00:00Z">
        <w:r>
          <w:delText xml:space="preserve">.</w:delText>
        </w:r>
      </w:del>
    </w:p>
    <w:p>
      <w:pPr>
        <w:pStyle w:val="BodyText"/>
      </w:pPr>
      <w:ins w:id="494" w:author="PR Preview" w:date="2026-01-01T00:00:00Z">
        <w:r>
          <w:rPr>
            <w:i/>
            <w:iCs/>
          </w:rPr>
          <w:t xml:space="preserve">Remark</w:t>
        </w:r>
      </w:ins>
      <w:ins w:id="495" w:author="PR Preview" w:date="2026-01-01T00:00:00Z">
        <w:r>
          <w:t xml:space="preserve">. </w:t>
        </w:r>
      </w:ins>
      <w:ins w:id="496" w:author="PR Preview" w:date="2026-01-01T00:00:00Z">
        <w:r>
          <w:t xml:space="preserve">A joint density of</w:t>
        </w:r>
      </w:ins>
      <w:ins w:id="497" w:author="PR Preview" w:date="2026-01-01T00:00:00Z">
        <w:r>
          <w:t xml:space="preserve"> </w:t>
        </w:r>
      </w:ins>
      <m:oMath>
        <m:r>
          <m:t>p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random variables is the</w:t>
        </w:r>
      </w:ins>
      <w:ins w:id="500" w:author="PR Preview" w:date="2026-01-01T00:00:00Z">
        <w:r>
          <w:t xml:space="preserve"> </w:t>
        </w:r>
      </w:ins>
      <m:oMath>
        <m:r>
          <m:t>p</m:t>
        </m:r>
      </m:oMath>
      <w:ins w:id="501" w:author="PR Preview" w:date="2026-01-01T00:00:00Z">
        <w:r>
          <w:t xml:space="preserve">-variable analogue of a</w:t>
        </w:r>
      </w:ins>
      <w:ins w:id="502" w:author="PR Preview" w:date="2026-01-01T00:00:00Z">
        <w:r>
          <w:t xml:space="preserve"> </w:t>
        </w:r>
      </w:ins>
      <w:hyperlink r:id="rId113">
        <w:ins w:id="503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of two: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 non-negative function on</w:t>
        </w:r>
      </w:ins>
      <w:ins w:id="5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whose integral over any region</w:t>
        </w:r>
      </w:ins>
      <w:ins w:id="5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$\Pr(\mathord{\smash[b]{\underset{\raise.3ex\hbox{$\scriptstyle\sim$}}{X}}\vphantom{X}}\in A)$</w:t>
        </w:r>
      </w:ins>
      <w:ins w:id="51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del w:id="517" w:author="PR Preview" w:date="2026-01-01T00:00:00Z">
        <w:r>
          <w:rPr>
            <w:b/>
            <w:bCs/>
          </w:rPr>
          <w:delText xml:space="preserve">Theorem 15 (The multivariate normal density integrates to 1)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If</w:delText>
        </w:r>
      </w:del>
      <w:del w:id="5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(</w:delText>
        </w:r>
      </w:del>
      <w:hyperlink w:anchor="def-mvn">
        <w:del w:id="52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24" w:author="PR Preview" w:date="2026-01-01T00:00:00Z">
        <w:r>
          <w:delText xml:space="preserve">),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then the density in</w:delText>
        </w:r>
      </w:del>
      <w:del w:id="527" w:author="PR Preview" w:date="2026-01-01T00:00:00Z">
        <w:r>
          <w:delText xml:space="preserve"> </w:delText>
        </w:r>
      </w:del>
      <w:hyperlink w:anchor="def-mvn">
        <w:del w:id="52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integrates to 1 over</w:delText>
        </w:r>
      </w:del>
      <w:del w:id="53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32" w:author="PR Preview" w:date="2026-01-01T00:00:00Z">
        <w:r>
          <w:delText xml:space="preserve">.</w:delText>
        </w:r>
      </w:del>
    </w:p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Theorem 16 (The mean and variance of the multivariate normal distribution)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If</w:delText>
        </w:r>
      </w:del>
      <w:del w:id="53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(</w:delText>
        </w:r>
      </w:del>
      <w:hyperlink w:anchor="def-mvn">
        <w:del w:id="53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40" w:author="PR Preview" w:date="2026-01-01T00:00:00Z">
        <w:r>
          <w:delText xml:space="preserve">),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then</w:delText>
        </w:r>
      </w:del>
      <w:del w:id="54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(the</w:delText>
        </w:r>
      </w:del>
      <w:del w:id="546" w:author="PR Preview" w:date="2026-01-01T00:00:00Z">
        <w:r>
          <w:delText xml:space="preserve"> </w:delText>
        </w:r>
      </w:del>
      <w:hyperlink r:id="rId117">
        <w:del w:id="547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548" w:author="PR Preview" w:date="2026-01-01T00:00:00Z">
        <w:r>
          <w:delText xml:space="preserve">),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and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(the</w:delText>
        </w:r>
      </w:del>
      <w:del w:id="554" w:author="PR Preview" w:date="2026-01-01T00:00:00Z">
        <w:r>
          <w:delText xml:space="preserve"> </w:delText>
        </w:r>
      </w:del>
      <w:hyperlink r:id="rId118">
        <w:del w:id="555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556" w:author="PR Preview" w:date="2026-01-01T00:00:00Z">
        <w:r>
          <w:delText xml:space="preserve">).</w:delText>
        </w:r>
      </w:del>
    </w:p>
    <w:p>
      <w:pPr>
        <w:pStyle w:val="BodyText"/>
      </w:pPr>
      <w:del w:id="557" w:author="PR Preview" w:date="2026-01-01T00:00:00Z">
        <w:r>
          <w:rPr>
            <w:i/>
            <w:iCs/>
          </w:rPr>
          <w:delText xml:space="preserve">Remark</w:delText>
        </w:r>
      </w:del>
      <w:del w:id="558" w:author="PR Preview" w:date="2026-01-01T00:00:00Z">
        <w:r>
          <w:delText xml:space="preserve">. </w:delText>
        </w:r>
      </w:del>
      <w:del w:id="559" w:author="PR Preview" w:date="2026-01-01T00:00:00Z">
        <w:r>
          <w:delText xml:space="preserve">The proof changes variables in a</w:delText>
        </w:r>
      </w:del>
      <w:del w:id="560" w:author="PR Preview" w:date="2026-01-01T00:00:00Z">
        <w:r>
          <w:delText xml:space="preserve"> </w:delText>
        </w:r>
      </w:del>
      <m:oMath>
        <m:r>
          <m:t>p</m:t>
        </m:r>
      </m:oMath>
      <w:del w:id="561" w:author="PR Preview" w:date="2026-01-01T00:00:00Z">
        <w:r>
          <w:delText xml:space="preserve">-dimensional integral,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which these notes do not develop;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see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(Wikipedia contributors 2026e)</w:delText>
        </w:r>
      </w:del>
      <w:del w:id="568" w:author="PR Preview" w:date="2026-01-01T00:00:00Z">
        <w:r>
          <w:delText xml:space="preserve">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As with the univariate</w:delText>
        </w:r>
      </w:del>
      <w:del w:id="571" w:author="PR Preview" w:date="2026-01-01T00:00:00Z">
        <w:r>
          <w:delText xml:space="preserve"> </w:delText>
        </w:r>
      </w:del>
      <w:hyperlink r:id="rId120">
        <w:del w:id="572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these facts are where the parameters’ names come from.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They also show why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must at least be</w:delText>
        </w:r>
      </w:del>
      <w:del w:id="581" w:author="PR Preview" w:date="2026-01-01T00:00:00Z">
        <w:r>
          <w:delText xml:space="preserve"> </w:delText>
        </w:r>
      </w:del>
      <w:hyperlink r:id="rId121">
        <w:del w:id="582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583" w:author="PR Preview" w:date="2026-01-01T00:00:00Z">
        <w:r>
          <w:delText xml:space="preserve">;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requiring it to be positive definite rules out cases like</w:delText>
        </w:r>
      </w:del>
      <w:del w:id="586" w:author="PR Preview" w:date="2026-01-01T00:00:00Z">
        <w:r>
          <w:delText xml:space="preserve"> </w:delText>
        </w:r>
      </w:del>
      <w:hyperlink r:id="rId122">
        <w:del w:id="587" w:author="PR Preview" w:date="2026-01-01T00:00:00Z">
          <w:r>
            <w:rPr>
              <w:rStyle w:val="Hyperlink"/>
            </w:rPr>
            <w:delText xml:space="preserve">a variance matrix that is not positive definite</w:delText>
          </w:r>
        </w:del>
      </w:hyperlink>
      <w:del w:id="588" w:author="PR Preview" w:date="2026-01-01T00:00:00Z">
        <w:r>
          <w:delText xml:space="preserve">,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which has no joint density.</w:delText>
        </w:r>
      </w:del>
    </w:p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Example 17 (The univariate normal is the case</w:delText>
        </w:r>
      </w:del>
      <w:del w:id="592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93" w:author="PR Preview" w:date="2026-01-01T00:00:00Z">
        <w:r>
          <w:rPr>
            <w:b/>
            <w:bCs/>
          </w:rPr>
          <w:delText xml:space="preserve">)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With</w:delText>
        </w:r>
      </w:del>
      <w:del w:id="59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599" w:author="PR Preview" w:date="2026-01-01T00:00:00Z">
        <w:r>
          <w:delText xml:space="preserve">, and</w:delText>
        </w:r>
      </w:del>
      <w:del w:id="60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for</w:delText>
        </w:r>
      </w:del>
      <w:del w:id="6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604" w:author="PR Preview" w:date="2026-01-01T00:00:00Z">
        <w:r>
          <w:delText xml:space="preserve">,</w:delText>
        </w:r>
      </w:del>
      <w:del w:id="60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(</w:delText>
        </w:r>
      </w:del>
      <w:hyperlink r:id="rId110">
        <w:del w:id="608" w:author="PR Preview" w:date="2026-01-01T00:00:00Z">
          <w:r>
            <w:rPr>
              <w:rStyle w:val="Hyperlink"/>
            </w:rPr>
            <w:delText xml:space="preserve">determinant</w:delText>
          </w:r>
        </w:del>
      </w:hyperlink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611" w:author="PR Preview" w:date="2026-01-01T00:00:00Z">
        <w:r>
          <w:delText xml:space="preserve">)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and</w:delText>
        </w:r>
      </w:del>
      <w:del w:id="61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615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ins w:id="616" w:author="PR Preview" w:date="2026-01-01T00:00:00Z">
        <w:r>
          <w:rPr>
            <w:b/>
            <w:bCs/>
          </w:rPr>
          <w:t xml:space="preserve">Theorem 15 (The multivariate normal density integrates to 1)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If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mvn">
        <w:ins w:id="62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4" w:author="PR Preview" w:date="2026-01-01T00:00:00Z">
        <w:r>
          <w:t xml:space="preserve">),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then the density in</w:t>
        </w:r>
      </w:ins>
      <w:ins w:id="627" w:author="PR Preview" w:date="2026-01-01T00:00:00Z">
        <w:r>
          <w:t xml:space="preserve"> </w:t>
        </w:r>
      </w:ins>
      <w:hyperlink w:anchor="def-mvn">
        <w:ins w:id="62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integrates to 1 over</w:t>
        </w:r>
      </w:ins>
      <w:ins w:id="6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2" w:author="PR Preview" w:date="2026-01-01T00:00:00Z">
        <w:r>
          <w:t xml:space="preserve">.</w:t>
        </w:r>
      </w:ins>
    </w:p>
    <w:bookmarkEnd w:id="116"/>
    <w:bookmarkStart w:id="119" w:name="thm-mvn-moments"/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Theorem 16 (The mean and variance of the multivariate normal distribution)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If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(</w:t>
        </w:r>
      </w:ins>
      <w:hyperlink w:anchor="def-mvn">
        <w:ins w:id="64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41" w:author="PR Preview" w:date="2026-01-01T00:00:00Z">
        <w:r>
          <w:t xml:space="preserve">),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then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$\operatorname{E}\mathord{\smash[b]{\underset{\raise.3ex\hbox{$\scriptstyle\sim$}}{X}}\vphantom{X}}= \mathord{\smash[b]{\underset{\raise.3ex\hbox{$\scriptstyle\sim$}}{\mu}}\vphantom{\mu}}$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(the</w:t>
        </w:r>
      </w:ins>
      <w:ins w:id="648" w:author="PR Preview" w:date="2026-01-01T00:00:00Z">
        <w:r>
          <w:t xml:space="preserve"> </w:t>
        </w:r>
      </w:ins>
      <w:hyperlink r:id="rId117">
        <w:ins w:id="649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650" w:author="PR Preview" w:date="2026-01-01T00:00:00Z">
        <w:r>
          <w:t xml:space="preserve">),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$\operatorname{Var}\mathopen{}\left(\mathord{\smash[b]{\underset{\raise.3ex\hbox{$\scriptstyle\sim$}}{X}}\vphantom{X}}\right)\mathclose{} = \mathbf{\Sigma}$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(the</w:t>
        </w:r>
      </w:ins>
      <w:ins w:id="657" w:author="PR Preview" w:date="2026-01-01T00:00:00Z">
        <w:r>
          <w:t xml:space="preserve"> </w:t>
        </w:r>
      </w:ins>
      <w:hyperlink r:id="rId118">
        <w:ins w:id="658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659" w:author="PR Preview" w:date="2026-01-01T00:00:00Z">
        <w:r>
          <w:t xml:space="preserve">).</w:t>
        </w:r>
      </w:ins>
    </w:p>
    <w:bookmarkEnd w:id="119"/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Remark</w:t>
        </w:r>
      </w:ins>
      <w:ins w:id="661" w:author="PR Preview" w:date="2026-01-01T00:00:00Z">
        <w:r>
          <w:t xml:space="preserve">. </w:t>
        </w:r>
      </w:ins>
      <w:ins w:id="662" w:author="PR Preview" w:date="2026-01-01T00:00:00Z">
        <w:r>
          <w:t xml:space="preserve">The proof changes variables in a</w:t>
        </w:r>
      </w:ins>
      <w:ins w:id="663" w:author="PR Preview" w:date="2026-01-01T00:00:00Z">
        <w:r>
          <w:t xml:space="preserve"> </w:t>
        </w:r>
      </w:ins>
      <m:oMath>
        <m:r>
          <m:t>p</m:t>
        </m:r>
      </m:oMath>
      <w:ins w:id="664" w:author="PR Preview" w:date="2026-01-01T00:00:00Z">
        <w:r>
          <w:t xml:space="preserve">-dimensional integral,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which these notes do not develop;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see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[7]</w:t>
        </w:r>
      </w:ins>
      <w:ins w:id="671" w:author="PR Preview" w:date="2026-01-01T00:00:00Z">
        <w:r>
          <w:t xml:space="preserve">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As with the univariate</w:t>
        </w:r>
      </w:ins>
      <w:ins w:id="674" w:author="PR Preview" w:date="2026-01-01T00:00:00Z">
        <w:r>
          <w:t xml:space="preserve"> </w:t>
        </w:r>
      </w:ins>
      <w:hyperlink r:id="rId120">
        <w:ins w:id="675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676" w:author="PR Preview" w:date="2026-01-01T00:00:00Z">
        <w:r>
          <w:t xml:space="preserve">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these facts are where the parameters’ names come from.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They also show why</w:t>
        </w:r>
      </w:ins>
      <w:ins w:id="68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must at least be</w:t>
        </w:r>
      </w:ins>
      <w:ins w:id="684" w:author="PR Preview" w:date="2026-01-01T00:00:00Z">
        <w:r>
          <w:t xml:space="preserve"> </w:t>
        </w:r>
      </w:ins>
      <w:hyperlink r:id="rId121">
        <w:ins w:id="685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686" w:author="PR Preview" w:date="2026-01-01T00:00:00Z">
        <w:r>
          <w:t xml:space="preserve">;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requiring it to be positive definite rules out cases like</w:t>
        </w:r>
      </w:ins>
      <w:ins w:id="689" w:author="PR Preview" w:date="2026-01-01T00:00:00Z">
        <w:r>
          <w:t xml:space="preserve"> </w:t>
        </w:r>
      </w:ins>
      <w:hyperlink r:id="rId122">
        <w:ins w:id="690" w:author="PR Preview" w:date="2026-01-01T00:00:00Z">
          <w:r>
            <w:rPr>
              <w:rStyle w:val="Hyperlink"/>
            </w:rPr>
            <w:t xml:space="preserve">a variance matrix that is not positive definite</w:t>
          </w:r>
        </w:ins>
      </w:hyperlink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which has no joint density.</w:t>
        </w:r>
      </w:ins>
    </w:p>
    <w:bookmarkStart w:id="123" w:name="exm-mvn-univariate"/>
    <w:p>
      <w:pPr>
        <w:pStyle w:val="BodyText"/>
      </w:pPr>
      <w:ins w:id="694" w:author="PR Preview" w:date="2026-01-01T00:00:00Z">
        <w:r>
          <w:rPr>
            <w:b/>
            <w:bCs/>
          </w:rPr>
          <w:t xml:space="preserve">Example 17 (The univariate normal is the case</w:t>
        </w:r>
      </w:ins>
      <w:ins w:id="69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696" w:author="PR Preview" w:date="2026-01-01T00:00:00Z">
        <w:r>
          <w:rPr>
            <w:b/>
            <w:bCs/>
          </w:rPr>
          <w:t xml:space="preserve">)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With</w:t>
        </w:r>
      </w:ins>
      <w:ins w:id="6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00" w:author="PR Preview" w:date="2026-01-01T00:00:00Z">
        <w:r>
          <w:t xml:space="preserve">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$\mathord{\smash[b]{\underset{\raise.3ex\hbox{$\scriptstyle\sim$}}{\mu}}\vphantom{\mu}} = (\mu)$</w:t>
        </w:r>
      </w:ins>
      <w:ins w:id="703" w:author="PR Preview" w:date="2026-01-01T00:00:00Z">
        <w:r>
          <w:t xml:space="preserve">, and</w:t>
        </w:r>
      </w:ins>
      <w:ins w:id="70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for</w:t>
        </w:r>
      </w:ins>
      <w:ins w:id="7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08" w:author="PR Preview" w:date="2026-01-01T00:00:00Z">
        <w:r>
          <w:t xml:space="preserve">,</w:t>
        </w:r>
      </w:ins>
      <w:ins w:id="709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(</w:t>
        </w:r>
      </w:ins>
      <w:hyperlink r:id="rId110">
        <w:ins w:id="712" w:author="PR Preview" w:date="2026-01-01T00:00:00Z">
          <w:r>
            <w:rPr>
              <w:rStyle w:val="Hyperlink"/>
            </w:rPr>
            <w:t xml:space="preserve">determinant</w:t>
          </w:r>
        </w:ins>
      </w:hyperlink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15" w:author="PR Preview" w:date="2026-01-01T00:00:00Z">
        <w:r>
          <w:t xml:space="preserve">)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</w:t>
        </w:r>
      </w:ins>
      <w:ins w:id="71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719" w:author="PR Preview" w:date="2026-01-01T00:00:00Z">
        <w:r>
          <w:t xml:space="preserve">, so:</w:t>
        </w:r>
      </w:ins>
    </w:p>
    <w:p>
      <w:pPr>
        <w:pStyle w:val="BodyText"/>
      </w:pPr>
      <w:ins w:id="720" w:author="PR Preview" w:date="2026-01-01T00:00:00Z">
        <w:r>
  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  </w:r>
      </w:ins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del w:id="721" w:author="PR Preview" w:date="2026-01-01T00:00:00Z">
        <w:r>
          <w:rPr>
            <w:b/>
            <w:bCs/>
          </w:rPr>
          <w:delText xml:space="preserve">Lemma 1 (The quadratic form in the multivariate normal density is non-negative)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If</w:delText>
        </w:r>
      </w:del>
      <w:del w:id="72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is a</w:delText>
        </w:r>
      </w:del>
      <w:del w:id="7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positive definite matrix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and</w:delText>
        </w:r>
      </w:del>
      <w:del w:id="7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33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34" w:author="PR Preview" w:date="2026-01-01T00:00:00Z">
        <w:r>
          <w:delText xml:space="preserve">with equality if and only if</w:delText>
        </w:r>
      </w:del>
      <w:del w:id="7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36" w:author="PR Preview" w:date="2026-01-01T00:00:00Z">
        <w:r>
          <w:delText xml:space="preserve">.</w:delText>
        </w:r>
      </w:del>
    </w:p>
    <w:p>
      <w:pPr>
        <w:pStyle w:val="BodyText"/>
      </w:pPr>
      <w:del w:id="737" w:author="PR Preview" w:date="2026-01-01T00:00:00Z">
        <w:r>
          <w:rPr>
            <w:i/>
            <w:iCs/>
          </w:rPr>
          <w:delText xml:space="preserve">Proof</w:delText>
        </w:r>
      </w:del>
      <w:del w:id="738" w:author="PR Preview" w:date="2026-01-01T00:00:00Z">
        <w:r>
          <w:delText xml:space="preserve">.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is positive definite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(</w:delText>
        </w:r>
      </w:del>
      <w:hyperlink r:id="rId114">
        <w:del w:id="743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744" w:author="PR Preview" w:date="2026-01-01T00:00:00Z">
        <w:r>
          <w:delText xml:space="preserve">).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If</w:delText>
        </w:r>
      </w:del>
      <w:del w:id="7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48" w:author="PR Preview" w:date="2026-01-01T00:00:00Z">
        <w:r>
          <w:delText xml:space="preserve">, then</w:delText>
        </w:r>
      </w:del>
      <w:del w:id="7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0" w:author="PR Preview" w:date="2026-01-01T00:00:00Z">
        <w:r>
          <w:delText xml:space="preserve">,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so the quadratic form is positive by the</w:delText>
        </w:r>
      </w:del>
      <w:del w:id="753" w:author="PR Preview" w:date="2026-01-01T00:00:00Z">
        <w:r>
          <w:delText xml:space="preserve"> </w:delText>
        </w:r>
      </w:del>
      <w:hyperlink r:id="rId109">
        <w:del w:id="754" w:author="PR Preview" w:date="2026-01-01T00:00:00Z">
          <w:r>
            <w:rPr>
              <w:rStyle w:val="Hyperlink"/>
            </w:rPr>
            <w:delText xml:space="preserve">definition of positive definite</w:delText>
          </w:r>
        </w:del>
      </w:hyperlink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If</w:delText>
        </w:r>
      </w:del>
      <w:del w:id="7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9" w:author="PR Preview" w:date="2026-01-01T00:00:00Z">
        <w:r>
          <w:delText xml:space="preserve">, then</w:delText>
        </w:r>
      </w:del>
      <w:del w:id="7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and the quadratic form is</w:delText>
        </w:r>
      </w:del>
      <w:del w:id="764" w:author="PR Preview" w:date="2026-01-01T00:00:00Z">
        <w:r>
          <w:delText xml:space="preserve"> </w:delText>
        </w:r>
      </w:del>
      <m:oMath>
        <m:r>
          <m:t>0</m:t>
        </m:r>
      </m:oMath>
      <w:del w:id="765" w:author="PR Preview" w:date="2026-01-01T00:00:00Z">
        <w:r>
          <w:delText xml:space="preserve">.</w:delText>
        </w:r>
      </w:del>
    </w:p>
    <w:p>
      <w:pPr>
        <w:pStyle w:val="BodyText"/>
      </w:pPr>
      <w:del w:id="766" w:author="PR Preview" w:date="2026-01-01T00:00:00Z">
        <w:r>
          <w:rPr>
            <w:b/>
            <w:bCs/>
          </w:rPr>
          <w:delText xml:space="preserve">Definition 10 (Mahalanobis distance)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For a</w:delText>
        </w:r>
      </w:del>
      <w:del w:id="7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positive definite matrix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</w:delText>
        </w:r>
      </w:del>
      <w:del w:id="7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76" w:author="PR Preview" w:date="2026-01-01T00:00:00Z">
        <w:r>
          <w:delText xml:space="preserve">,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the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rPr>
            <w:b/>
            <w:bCs/>
          </w:rPr>
          <w:delText xml:space="preserve">Mahalanobis distance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from</w:delText>
        </w:r>
      </w:del>
      <w:del w:id="7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to</w:delText>
        </w:r>
      </w:del>
      <w:del w:id="786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with respect to</w:delText>
        </w:r>
      </w:del>
      <w:del w:id="78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del w:id="792" w:author="PR Preview" w:date="2026-01-01T00:00:00Z">
        <w:r>
          <w:rPr>
            <w:i/>
            <w:iCs/>
          </w:rPr>
          <w:delText xml:space="preserve">Remark</w:delText>
        </w:r>
      </w:del>
      <w:del w:id="793" w:author="PR Preview" w:date="2026-01-01T00:00:00Z">
        <w:r>
          <w:delText xml:space="preserve">. </w:delText>
        </w:r>
      </w:del>
      <w:del w:id="794" w:author="PR Preview" w:date="2026-01-01T00:00:00Z">
        <w:r>
          <w:delText xml:space="preserve">The square root is defined by</w:delText>
        </w:r>
      </w:del>
      <w:del w:id="795" w:author="PR Preview" w:date="2026-01-01T00:00:00Z">
        <w:r>
          <w:delText xml:space="preserve"> </w:delText>
        </w:r>
      </w:del>
      <w:hyperlink w:anchor="lem-mahalanobis-nonneg">
        <w:del w:id="79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797" w:author="PR Preview" w:date="2026-01-01T00:00:00Z">
        <w:r>
          <w:delText xml:space="preserve">.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See also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(Wikipedia contributors 2026c)</w:delText>
        </w:r>
      </w:del>
      <w:del w:id="802" w:author="PR Preview" w:date="2026-01-01T00:00:00Z">
        <w:r>
          <w:delText xml:space="preserve">.</w:delText>
        </w:r>
      </w:del>
    </w:p>
    <w:p>
      <w:pPr>
        <w:pStyle w:val="BodyText"/>
      </w:pPr>
      <w:del w:id="803" w:author="PR Preview" w:date="2026-01-01T00:00:00Z">
        <w:r>
          <w:rPr>
            <w:b/>
            <w:bCs/>
          </w:rPr>
          <w:delText xml:space="preserve">Corollary 3 (The multivariate normal density decreases with Mahalanobis distance)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If</w:delText>
        </w:r>
      </w:del>
      <w:del w:id="8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807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del w:id="808" w:author="PR Preview" w:date="2026-01-01T00:00:00Z">
        <w:r>
          <w:delText xml:space="preserve">where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the Mahalanobis distance to</w:delText>
        </w:r>
      </w:del>
      <w:del w:id="812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with respect to</w:delText>
        </w:r>
      </w:del>
      <w:del w:id="81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(</w:delText>
        </w:r>
      </w:del>
      <w:hyperlink w:anchor="def-mahalanobis">
        <w:del w:id="81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819" w:author="PR Preview" w:date="2026-01-01T00:00:00Z">
        <w:r>
          <w:delText xml:space="preserve">).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So the density is highest at</w:delText>
        </w:r>
      </w:del>
      <w:del w:id="82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3" w:author="PR Preview" w:date="2026-01-01T00:00:00Z">
        <w:r>
          <w:delText xml:space="preserve">,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decreases as</w:delText>
        </w:r>
      </w:del>
      <w:del w:id="82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increases,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 is the same at every</w:delText>
        </w:r>
      </w:del>
      <w:del w:id="8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with the same</w:delText>
        </w:r>
      </w:del>
      <w:del w:id="834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835" w:author="PR Preview" w:date="2026-01-01T00:00:00Z">
        <w:r>
          <w:delText xml:space="preserve">.</w:delText>
        </w:r>
      </w:del>
    </w:p>
    <w:p>
      <w:pPr>
        <w:pStyle w:val="BodyText"/>
      </w:pPr>
      <w:del w:id="836" w:author="PR Preview" w:date="2026-01-01T00:00:00Z">
        <w:r>
          <w:rPr>
            <w:i/>
            <w:iCs/>
          </w:rPr>
          <w:delText xml:space="preserve">Proof</w:delText>
        </w:r>
      </w:del>
      <w:del w:id="837" w:author="PR Preview" w:date="2026-01-01T00:00:00Z">
        <w:r>
          <w:delText xml:space="preserve">. </w:delText>
        </w:r>
      </w:del>
      <w:del w:id="838" w:author="PR Preview" w:date="2026-01-01T00:00:00Z">
        <w:r>
          <w:delText xml:space="preserve">Substitute</w:delText>
        </w:r>
      </w:del>
      <w:del w:id="839" w:author="PR Preview" w:date="2026-01-01T00:00:00Z">
        <w:r>
          <w:delText xml:space="preserve"> </w:delText>
        </w:r>
      </w:del>
      <w:hyperlink w:anchor="def-mahalanobis">
        <w:del w:id="84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into</w:delText>
        </w:r>
      </w:del>
      <w:del w:id="843" w:author="PR Preview" w:date="2026-01-01T00:00:00Z">
        <w:r>
          <w:delText xml:space="preserve"> </w:delText>
        </w:r>
      </w:del>
      <w:hyperlink w:anchor="def-mvn">
        <w:del w:id="84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45" w:author="PR Preview" w:date="2026-01-01T00:00:00Z">
        <w:r>
          <w:delText xml:space="preserve">.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The function</w:delText>
        </w:r>
      </w:del>
      <w:del w:id="84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decreases on</w:delText>
        </w:r>
      </w:del>
      <w:del w:id="85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≥</m:t>
        </m:r>
        <m:r>
          <m:t>0</m:t>
        </m:r>
      </m:oMath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and by</w:delText>
        </w:r>
      </w:del>
      <w:del w:id="855" w:author="PR Preview" w:date="2026-01-01T00:00:00Z">
        <w:r>
          <w:delText xml:space="preserve"> </w:delText>
        </w:r>
      </w:del>
      <w:hyperlink w:anchor="lem-mahalanobis-nonneg">
        <w:del w:id="85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only at</w:delText>
        </w:r>
      </w:del>
      <w:del w:id="8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2" w:author="PR Preview" w:date="2026-01-01T00:00:00Z">
        <w:r>
          <w:delText xml:space="preserve">.</w:delText>
        </w:r>
      </w:del>
    </w:p>
    <w:p>
      <w:pPr>
        <w:pStyle w:val="BodyText"/>
      </w:pPr>
      <w:ins w:id="863" w:author="PR Preview" w:date="2026-01-01T00:00:00Z">
        <w:r>
          <w:rPr>
            <w:b/>
            <w:bCs/>
          </w:rPr>
          <w:t xml:space="preserve">Lemma 1 (The quadratic form in the multivariate normal density is non-negative)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If</w:t>
        </w:r>
      </w:ins>
      <w:ins w:id="86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is a</w:t>
        </w:r>
      </w:ins>
      <w:ins w:id="8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positive definite matrix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and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$\mathord{\smash[b]{\underset{\raise.3ex\hbox{$\scriptstyle\sim$}}{x}}\vphantom{x}}, \mathord{\smash[b]{\underset{\raise.3ex\hbox{$\scriptstyle\sim$}}{\mu}}\vphantom{\mu}} \in \mathbb{R}^p$</w:t>
        </w:r>
      </w:ins>
      <w:ins w:id="876" w:author="PR Preview" w:date="2026-01-01T00:00:00Z">
        <w:r>
          <w:t xml:space="preserve">, then</w:t>
        </w:r>
      </w:ins>
    </w:p>
    <w:p>
      <w:pPr>
        <w:pStyle w:val="BodyText"/>
      </w:pPr>
      <w:ins w:id="877" w:author="PR Preview" w:date="2026-01-01T00:00:00Z">
        <w:r>
  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  </w:r>
      </w:ins>
    </w:p>
    <w:p>
      <w:pPr>
        <w:pStyle w:val="FirstParagraph"/>
      </w:pPr>
      <w:ins w:id="878" w:author="PR Preview" w:date="2026-01-01T00:00:00Z">
        <w:r>
          <w:t xml:space="preserve">with equality if and only if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881" w:author="PR Preview" w:date="2026-01-01T00:00:00Z">
        <w:r>
          <w:t xml:space="preserve">.</w:t>
        </w:r>
      </w:ins>
    </w:p>
    <w:bookmarkEnd w:id="124"/>
    <w:p>
      <w:pPr>
        <w:pStyle w:val="BodyText"/>
      </w:pPr>
      <w:ins w:id="882" w:author="PR Preview" w:date="2026-01-01T00:00:00Z">
        <w:r>
          <w:rPr>
            <w:i/>
            <w:iCs/>
          </w:rPr>
          <w:t xml:space="preserve">Proof</w:t>
        </w:r>
      </w:ins>
      <w:ins w:id="883" w:author="PR Preview" w:date="2026-01-01T00:00:00Z">
        <w:r>
          <w:t xml:space="preserve">.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 positive definite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(</w:t>
        </w:r>
      </w:ins>
      <w:hyperlink r:id="rId114">
        <w:ins w:id="888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889" w:author="PR Preview" w:date="2026-01-01T00:00:00Z">
        <w:r>
          <w:t xml:space="preserve">).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If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$\mathord{\smash[b]{\underset{\raise.3ex\hbox{$\scriptstyle\sim$}}{x}}\vphantom{x}}\neq \mathord{\smash[b]{\underset{\raise.3ex\hbox{$\scriptstyle\sim$}}{\mu}}\vphantom{\mu}}$</w:t>
        </w:r>
      </w:ins>
      <w:ins w:id="894" w:author="PR Preview" w:date="2026-01-01T00:00:00Z">
        <w:r>
          <w:t xml:space="preserve">, then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  </w:r>
      </w:ins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so the quadratic form is positive by the</w:t>
        </w:r>
      </w:ins>
      <w:ins w:id="900" w:author="PR Preview" w:date="2026-01-01T00:00:00Z">
        <w:r>
          <w:t xml:space="preserve"> </w:t>
        </w:r>
      </w:ins>
      <w:hyperlink r:id="rId109">
        <w:ins w:id="901" w:author="PR Preview" w:date="2026-01-01T00:00:00Z">
          <w:r>
            <w:rPr>
              <w:rStyle w:val="Hyperlink"/>
            </w:rPr>
            <w:t xml:space="preserve">definition of positive definite</w:t>
          </w:r>
        </w:ins>
      </w:hyperlink>
      <w:ins w:id="902" w:author="PR Preview" w:date="2026-01-01T00:00:00Z">
        <w:r>
          <w:t xml:space="preserve">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If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907" w:author="PR Preview" w:date="2026-01-01T00:00:00Z">
        <w:r>
          <w:t xml:space="preserve">, then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  </w:r>
      </w:ins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and the quadratic form is</w:t>
        </w:r>
      </w:ins>
      <w:ins w:id="913" w:author="PR Preview" w:date="2026-01-01T00:00:00Z">
        <w:r>
          <w:t xml:space="preserve"> </w:t>
        </w:r>
      </w:ins>
      <m:oMath>
        <m:r>
          <m:t>0</m:t>
        </m:r>
      </m:oMath>
      <w:ins w:id="914" w:author="PR Preview" w:date="2026-01-01T00:00:00Z">
        <w:r>
          <w:t xml:space="preserve">.</w:t>
        </w:r>
      </w:ins>
    </w:p>
    <w:bookmarkStart w:id="125" w:name="def-mahalanobis"/>
    <w:p>
      <w:pPr>
        <w:pStyle w:val="BodyText"/>
      </w:pPr>
      <w:ins w:id="915" w:author="PR Preview" w:date="2026-01-01T00:00:00Z">
        <w:r>
          <w:rPr>
            <w:b/>
            <w:bCs/>
          </w:rPr>
          <w:t xml:space="preserve">Definition 10 (Mahalanobis distance)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For a</w:t>
        </w:r>
      </w:ins>
      <w:ins w:id="9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positive definite matrix</w:t>
        </w:r>
      </w:ins>
      <w:ins w:id="92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and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$\mathord{\smash[b]{\underset{\raise.3ex\hbox{$\scriptstyle\sim$}}{x}}\vphantom{x}}, \mathord{\smash[b]{\underset{\raise.3ex\hbox{$\scriptstyle\sim$}}{\mu}}\vphantom{\mu}} \in \mathbb{R}^p$</w:t>
        </w:r>
      </w:ins>
      <w:ins w:id="926" w:author="PR Preview" w:date="2026-01-01T00:00:00Z">
        <w:r>
          <w:t xml:space="preserve">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the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rPr>
            <w:b/>
            <w:bCs/>
          </w:rPr>
          <w:t xml:space="preserve">Mahalanobis distance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from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$\mathord{\smash[b]{\underset{\raise.3ex\hbox{$\scriptstyle\sim$}}{x}}\vphantom{x}}$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to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$\mathord{\smash[b]{\underset{\raise.3ex\hbox{$\scriptstyle\sim$}}{\mu}}\vphantom{\mu}}$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with respect to</w:t>
        </w:r>
      </w:ins>
      <w:ins w:id="94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is:</w:t>
        </w:r>
      </w:ins>
    </w:p>
    <w:p>
      <w:pPr>
        <w:pStyle w:val="BodyText"/>
      </w:pPr>
      <w:ins w:id="944" w:author="PR Preview" w:date="2026-01-01T00:00:00Z">
        <w:r>
  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  </w:r>
      </w:ins>
    </w:p>
    <w:bookmarkEnd w:id="125"/>
    <w:p>
      <w:pPr>
        <w:pStyle w:val="FirstParagraph"/>
      </w:pPr>
      <w:ins w:id="945" w:author="PR Preview" w:date="2026-01-01T00:00:00Z">
        <w:r>
          <w:rPr>
            <w:i/>
            <w:iCs/>
          </w:rPr>
          <w:t xml:space="preserve">Remark</w:t>
        </w:r>
      </w:ins>
      <w:ins w:id="946" w:author="PR Preview" w:date="2026-01-01T00:00:00Z">
        <w:r>
          <w:t xml:space="preserve">. </w:t>
        </w:r>
      </w:ins>
      <w:ins w:id="947" w:author="PR Preview" w:date="2026-01-01T00:00:00Z">
        <w:r>
          <w:t xml:space="preserve">The square root is defined by</w:t>
        </w:r>
      </w:ins>
      <w:ins w:id="948" w:author="PR Preview" w:date="2026-01-01T00:00:00Z">
        <w:r>
          <w:t xml:space="preserve"> </w:t>
        </w:r>
      </w:ins>
      <w:hyperlink w:anchor="lem-mahalanobis-nonneg">
        <w:ins w:id="94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50" w:author="PR Preview" w:date="2026-01-01T00:00:00Z">
        <w:r>
          <w:t xml:space="preserve">.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See also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[8]</w:t>
        </w:r>
      </w:ins>
      <w:ins w:id="955" w:author="PR Preview" w:date="2026-01-01T00:00:00Z">
        <w:r>
          <w:t xml:space="preserve">.</w:t>
        </w:r>
      </w:ins>
    </w:p>
    <w:bookmarkStart w:id="126" w:name="cor-mvn-mahalanobis"/>
    <w:p>
      <w:pPr>
        <w:pStyle w:val="BodyText"/>
      </w:pPr>
      <w:ins w:id="956" w:author="PR Preview" w:date="2026-01-01T00:00:00Z">
        <w:r>
          <w:rPr>
            <w:b/>
            <w:bCs/>
          </w:rPr>
          <w:t xml:space="preserve">Corollary 3 (The multivariate normal density decreases with Mahalanobis distance)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If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961" w:author="PR Preview" w:date="2026-01-01T00:00:00Z">
        <w:r>
          <w:t xml:space="preserve">, then:</w:t>
        </w:r>
      </w:ins>
    </w:p>
    <w:p>
      <w:pPr>
        <w:pStyle w:val="BodyText"/>
      </w:pPr>
      <w:ins w:id="962" w:author="PR Preview" w:date="2026-01-01T00:00:00Z">
        <w:r>
  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  </w:r>
      </w:ins>
    </w:p>
    <w:p>
      <w:pPr>
        <w:pStyle w:val="FirstParagraph"/>
      </w:pPr>
      <w:ins w:id="963" w:author="PR Preview" w:date="2026-01-01T00:00:00Z">
        <w:r>
          <w:t xml:space="preserve">where</w:t>
        </w:r>
      </w:ins>
      <w:ins w:id="96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is the Mahalanobis distance to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$\mathord{\smash[b]{\underset{\raise.3ex\hbox{$\scriptstyle\sim$}}{\mu}}\vphantom{\mu}}$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with respect to</w:t>
        </w:r>
      </w:ins>
      <w:ins w:id="97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(</w:t>
        </w:r>
      </w:ins>
      <w:hyperlink w:anchor="def-mahalanobis">
        <w:ins w:id="97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75" w:author="PR Preview" w:date="2026-01-01T00:00:00Z">
        <w:r>
          <w:t xml:space="preserve">).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So the density is highest at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decreases as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$\Delta(\mathord{\smash[b]{\underset{\raise.3ex\hbox{$\scriptstyle\sim$}}{x}}\vphantom{x}})$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increases,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and is the same at every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$\mathord{\smash[b]{\underset{\raise.3ex\hbox{$\scriptstyle\sim$}}{x}}\vphantom{x}}$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with the same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$\Delta(\mathord{\smash[b]{\underset{\raise.3ex\hbox{$\scriptstyle\sim$}}{x}}\vphantom{x}})$</w:t>
        </w:r>
      </w:ins>
      <w:ins w:id="995" w:author="PR Preview" w:date="2026-01-01T00:00:00Z">
        <w:r>
          <w:t xml:space="preserve">.</w:t>
        </w:r>
      </w:ins>
    </w:p>
    <w:bookmarkEnd w:id="126"/>
    <w:p>
      <w:pPr>
        <w:pStyle w:val="BodyText"/>
      </w:pPr>
      <w:ins w:id="996" w:author="PR Preview" w:date="2026-01-01T00:00:00Z">
        <w:r>
          <w:rPr>
            <w:i/>
            <w:iCs/>
          </w:rPr>
          <w:t xml:space="preserve">Proof</w:t>
        </w:r>
      </w:ins>
      <w:ins w:id="997" w:author="PR Preview" w:date="2026-01-01T00:00:00Z">
        <w:r>
          <w:t xml:space="preserve">. </w:t>
        </w:r>
      </w:ins>
      <w:ins w:id="998" w:author="PR Preview" w:date="2026-01-01T00:00:00Z">
        <w:r>
          <w:t xml:space="preserve">Substitute</w:t>
        </w:r>
      </w:ins>
      <w:ins w:id="999" w:author="PR Preview" w:date="2026-01-01T00:00:00Z">
        <w:r>
          <w:t xml:space="preserve"> </w:t>
        </w:r>
      </w:ins>
      <w:hyperlink w:anchor="def-mahalanobis">
        <w:ins w:id="100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into</w:t>
        </w:r>
      </w:ins>
      <w:ins w:id="1003" w:author="PR Preview" w:date="2026-01-01T00:00:00Z">
        <w:r>
          <w:t xml:space="preserve"> </w:t>
        </w:r>
      </w:ins>
      <w:hyperlink w:anchor="def-mvn">
        <w:ins w:id="10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05" w:author="PR Preview" w:date="2026-01-01T00:00:00Z">
        <w:r>
          <w:t xml:space="preserve">.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The function</w:t>
        </w:r>
      </w:ins>
      <w:ins w:id="100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decreases on</w:t>
        </w:r>
      </w:ins>
      <w:ins w:id="101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≥</m:t>
        </m:r>
        <m:r>
          <m:t>0</m:t>
        </m:r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and by</w:t>
        </w:r>
      </w:ins>
      <w:ins w:id="1015" w:author="PR Preview" w:date="2026-01-01T00:00:00Z">
        <w:r>
          <w:t xml:space="preserve"> </w:t>
        </w:r>
      </w:ins>
      <w:hyperlink w:anchor="lem-mahalanobis-nonneg">
        <w:ins w:id="101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$\Delta(\mathord{\smash[b]{\underset{\raise.3ex\hbox{$\scriptstyle\sim$}}{x}}\vphantom{x}}) = 0$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only at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1024" w:author="PR Preview" w:date="2026-01-01T00:00:00Z">
        <w:r>
          <w:t xml:space="preserve">.</w:t>
        </w:r>
      </w:ins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BodyText"/>
      </w:pPr>
      <w:ins w:id="1025" w:author="PR Preview" w:date="2026-01-01T00:00:00Z">
        <w:r>
          <w:t xml:space="preserve">$$
    \Delta(\mathord{\smash[b]{\underset{\raise.3ex\hbox{$\scriptstyle\sim$}}{x}}\vphantom{x}})^2 = \sum_{i=1}^p\frac{(x_i - \mu_i)^2}{\sigma^2_i}
    $$</w:t>
        </w:r>
      </w:ins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del w:id="1026" w:author="PR Preview" w:date="2026-01-01T00:00:00Z">
        <w:r>
          <w:delText xml:space="preserve">If</w:delText>
        </w:r>
      </w:del>
      <w:del w:id="1027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then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32" w:author="PR Preview" w:date="2026-01-01T00:00:00Z">
        <w:r>
          <w:delText xml:space="preserve">,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so the Mahalanobis distance is the ordinary (Euclidean) distance.</w:delText>
        </w:r>
      </w:del>
    </w:p>
    <w:p>
      <w:pPr>
        <w:pStyle w:val="Compact"/>
        <w:numPr>
          <w:ilvl w:val="0"/>
          <w:numId w:val="1009"/>
        </w:numPr>
      </w:pPr>
      <w:del w:id="1035" w:author="PR Preview" w:date="2026-01-01T00:00:00Z">
        <w:r>
          <w:delText xml:space="preserve">If</w:delText>
        </w:r>
      </w:del>
      <w:del w:id="103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37" w:author="PR Preview" w:date="2026-01-01T00:00:00Z">
        <w:r>
          <w:delText xml:space="preserve">,</w:delText>
        </w:r>
      </w:del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then</w:delText>
        </w:r>
      </w:del>
      <w:del w:id="104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is the Euclidean distance divided by</w:delText>
        </w:r>
      </w:del>
      <w:del w:id="1043" w:author="PR Preview" w:date="2026-01-01T00:00:00Z">
        <w:r>
          <w:delText xml:space="preserve"> </w:delText>
        </w:r>
      </w:del>
      <m:oMath>
        <m:r>
          <m:t>σ</m:t>
        </m:r>
      </m:oMath>
      <w:del w:id="10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1045" w:author="PR Preview" w:date="2026-01-01T00:00:00Z">
        <w:r>
          <w:t xml:space="preserve">If</w:t>
        </w:r>
      </w:ins>
      <w:ins w:id="104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47" w:author="PR Preview" w:date="2026-01-01T00:00:00Z">
        <w:r>
          <w:t xml:space="preserve">,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then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$\Delta(\mathord{\smash[b]{\underset{\raise.3ex\hbox{$\scriptstyle\sim$}}{x}}\vphantom{x}})^2 = \sum_{i=1}^p(x_i - \mu_i)^2$</w:t>
        </w:r>
      </w:ins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so the Mahalanobis distance is the ordinary (Euclidean) distance.</w:t>
        </w:r>
      </w:ins>
    </w:p>
    <w:p>
      <w:pPr>
        <w:pStyle w:val="Compact"/>
        <w:numPr>
          <w:ilvl w:val="0"/>
          <w:numId w:val="1009"/>
        </w:numPr>
      </w:pPr>
      <w:ins w:id="1055" w:author="PR Preview" w:date="2026-01-01T00:00:00Z">
        <w:r>
          <w:t xml:space="preserve">If</w:t>
        </w:r>
      </w:ins>
      <w:ins w:id="105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57" w:author="PR Preview" w:date="2026-01-01T00:00:00Z">
        <w:r>
          <w:t xml:space="preserve">,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then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$\Delta(\mathord{\smash[b]{\underset{\raise.3ex\hbox{$\scriptstyle\sim$}}{x}}\vphantom{x}})$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the Euclidean distance divided by</w:t>
        </w:r>
      </w:ins>
      <w:ins w:id="1064" w:author="PR Preview" w:date="2026-01-01T00:00:00Z">
        <w:r>
          <w:t xml:space="preserve"> </w:t>
        </w:r>
      </w:ins>
      <m:oMath>
        <m:r>
          <m:t>σ</m:t>
        </m:r>
      </m:oMath>
      <w:ins w:id="1065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del w:id="1066" w:author="PR Preview" w:date="2026-01-01T00:00:00Z">
        <w:r>
          <w:rPr>
            <w:b/>
            <w:bCs/>
          </w:rPr>
          <w:delText xml:space="preserve">Theorem 17 (A multivariate normal vector with diagonal variance has independent normal components)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If</w:delText>
        </w:r>
      </w:del>
      <w:del w:id="10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and</w:delText>
        </w:r>
      </w:del>
      <w:del w:id="1072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 diagonal with diagonal elements</w:delText>
        </w:r>
      </w:del>
      <w:del w:id="1075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10"/>
        </w:numPr>
      </w:pPr>
      <w:del w:id="1079" w:author="PR Preview" w:date="2026-01-01T00:00:00Z">
        <w:r>
          <w:delText xml:space="preserve">the joint density of</w:delText>
        </w:r>
      </w:del>
      <w:del w:id="108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is the product of the</w:delText>
        </w:r>
      </w:del>
      <w:del w:id="1083" w:author="PR Preview" w:date="2026-01-01T00:00:00Z">
        <w:r>
          <w:delText xml:space="preserve"> </w:delText>
        </w:r>
      </w:del>
      <w:hyperlink r:id="rId11">
        <w:del w:id="1084" w:author="PR Preview" w:date="2026-01-01T00:00:00Z">
          <w:r>
            <w:rPr>
              <w:rStyle w:val="Hyperlink"/>
            </w:rPr>
            <w:delText xml:space="preserve">normal densities</w:delText>
          </w:r>
        </w:del>
      </w:hyperlink>
      <w:del w:id="1085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del w:id="1086" w:author="PR Preview" w:date="2026-01-01T00:00:00Z">
        <w:r>
          <w:delText xml:space="preserve">,</w:delText>
        </w:r>
      </w:del>
      <w:del w:id="10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088" w:author="PR Preview" w:date="2026-01-01T00:00:00Z">
        <w:r>
          <w:delText xml:space="preserve">,</w:delText>
        </w:r>
      </w:del>
    </w:p>
    <w:p>
      <w:pPr>
        <w:pStyle w:val="BodyText"/>
      </w:pPr>
      <w:ins w:id="1089" w:author="PR Preview" w:date="2026-01-01T00:00:00Z">
        <w:r>
          <w:rPr>
            <w:b/>
            <w:bCs/>
          </w:rPr>
          <w:t xml:space="preserve">Theorem 17 (A multivariate normal vector with diagonal variance has independent normal components)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If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and</w:t>
        </w:r>
      </w:ins>
      <w:ins w:id="109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 diagonal with diagonal elements</w:t>
        </w:r>
      </w:ins>
      <w:ins w:id="1099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1100" w:author="PR Preview" w:date="2026-01-01T00:00:00Z">
        <w:r>
          <w:t xml:space="preserve">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0"/>
        </w:numPr>
      </w:pPr>
      <w:ins w:id="1103" w:author="PR Preview" w:date="2026-01-01T00:00:00Z">
        <w:r>
          <w:t xml:space="preserve">the joint density of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$\mathord{\smash[b]{\underset{\raise.3ex\hbox{$\scriptstyle\sim$}}{X}}\vphantom{X}}$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is the product of the</w:t>
        </w:r>
      </w:ins>
      <w:ins w:id="1108" w:author="PR Preview" w:date="2026-01-01T00:00:00Z">
        <w:r>
          <w:t xml:space="preserve"> </w:t>
        </w:r>
      </w:ins>
      <w:hyperlink r:id="rId11">
        <w:ins w:id="1109" w:author="PR Preview" w:date="2026-01-01T00:00:00Z">
          <w:r>
            <w:rPr>
              <w:rStyle w:val="Hyperlink"/>
            </w:rPr>
            <w:t xml:space="preserve">normal densities</w:t>
          </w:r>
        </w:ins>
      </w:hyperlink>
      <w:ins w:id="1110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113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114" w:author="PR Preview" w:date="2026-01-01T00:00:00Z">
        <w:r>
  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  </w:r>
      </w:ins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del w:id="1115" w:author="PR Preview" w:date="2026-01-01T00:00:00Z">
        <w:r>
          <w:rPr>
            <w:b/>
            <w:bCs/>
          </w:rPr>
          <w:delText xml:space="preserve">Corollary 4 (For a multivariate normal vector, uncorrelated components are independent)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If</w:delText>
        </w:r>
      </w:del>
      <w:del w:id="11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119" w:author="PR Preview" w:date="2026-01-01T00:00:00Z">
        <w:r>
          <w:delText xml:space="preserve">,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then</w:delText>
        </w:r>
      </w:del>
      <w:del w:id="11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are independent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if and only if</w:delText>
        </w:r>
      </w:del>
      <w:del w:id="1127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is diagonal,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that is, if and only if</w:delText>
        </w:r>
      </w:del>
      <w:del w:id="113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for every</w:delText>
        </w:r>
      </w:del>
      <w:del w:id="11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136" w:author="PR Preview" w:date="2026-01-01T00:00:00Z">
        <w:r>
          <w:delText xml:space="preserve">.</w:delText>
        </w:r>
      </w:del>
    </w:p>
    <w:p>
      <w:pPr>
        <w:pStyle w:val="BodyText"/>
      </w:pPr>
      <w:del w:id="1137" w:author="PR Preview" w:date="2026-01-01T00:00:00Z">
        <w:r>
          <w:rPr>
            <w:i/>
            <w:iCs/>
          </w:rPr>
          <w:delText xml:space="preserve">Proof</w:delText>
        </w:r>
      </w:del>
      <w:del w:id="1138" w:author="PR Preview" w:date="2026-01-01T00:00:00Z">
        <w:r>
          <w:delText xml:space="preserve">. </w:delText>
        </w:r>
      </w:del>
      <w:del w:id="1139" w:author="PR Preview" w:date="2026-01-01T00:00:00Z">
        <w:r>
          <w:delText xml:space="preserve">By</w:delText>
        </w:r>
      </w:del>
      <w:del w:id="1140" w:author="PR Preview" w:date="2026-01-01T00:00:00Z">
        <w:r>
          <w:delText xml:space="preserve"> </w:delText>
        </w:r>
      </w:del>
      <w:hyperlink w:anchor="thm-mvn-moments">
        <w:del w:id="114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142" w:author="PR Preview" w:date="2026-01-01T00:00:00Z">
        <w:r>
          <w:delText xml:space="preserve">,</w:delText>
        </w:r>
      </w:del>
      <w:del w:id="114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1144" w:author="PR Preview" w:date="2026-01-01T00:00:00Z">
        <w:r>
          <w:delText xml:space="preserve">,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whose</w:delText>
        </w:r>
      </w:del>
      <w:del w:id="11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148" w:author="PR Preview" w:date="2026-01-01T00:00:00Z">
        <w:r>
          <w:delText xml:space="preserve">-th element is</w:delText>
        </w:r>
      </w:del>
      <w:del w:id="114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(</w:delText>
        </w:r>
      </w:del>
      <w:hyperlink r:id="rId135">
        <w:del w:id="1152" w:author="PR Preview" w:date="2026-01-01T00:00:00Z">
          <w:r>
            <w:rPr>
              <w:rStyle w:val="Hyperlink"/>
            </w:rPr>
            <w:delText xml:space="preserve">elements of the variance matrix</w:delText>
          </w:r>
        </w:del>
      </w:hyperlink>
      <w:del w:id="1153" w:author="PR Preview" w:date="2026-01-01T00:00:00Z">
        <w:r>
          <w:delText xml:space="preserve">).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If</w:delText>
        </w:r>
      </w:del>
      <w:del w:id="115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is diagonal,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the components are independent by</w:delText>
        </w:r>
      </w:del>
      <w:del w:id="1161" w:author="PR Preview" w:date="2026-01-01T00:00:00Z">
        <w:r>
          <w:delText xml:space="preserve"> </w:delText>
        </w:r>
      </w:del>
      <w:hyperlink w:anchor="thm-mvn-diagonal-indpt">
        <w:del w:id="116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163" w:author="PR Preview" w:date="2026-01-01T00:00:00Z">
        <w:r>
          <w:delText xml:space="preserve">.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If the components are independent, then:</w:delText>
        </w:r>
      </w:del>
    </w:p>
    <w:p>
      <w:pPr>
        <w:pStyle w:val="BodyText"/>
      </w:pPr>
      <w:ins w:id="1166" w:author="PR Preview" w:date="2026-01-01T00:00:00Z">
        <w:r>
          <w:rPr>
            <w:b/>
            <w:bCs/>
          </w:rPr>
          <w:t xml:space="preserve">Corollary 4 (For a multivariate normal vector, uncorrelated components are independent)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If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then</w:t>
        </w:r>
      </w:ins>
      <w:ins w:id="1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are independent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if and only if</w:t>
        </w:r>
      </w:ins>
      <w:ins w:id="1179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is diagonal,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that is, if and only if</w:t>
        </w:r>
      </w:ins>
      <w:ins w:id="1184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for every</w:t>
        </w:r>
      </w:ins>
      <w:ins w:id="118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188" w:author="PR Preview" w:date="2026-01-01T00:00:00Z">
        <w:r>
          <w:t xml:space="preserve">.</w:t>
        </w:r>
      </w:ins>
    </w:p>
    <w:bookmarkEnd w:id="134"/>
    <w:p>
      <w:pPr>
        <w:pStyle w:val="BodyText"/>
      </w:pPr>
      <w:ins w:id="1189" w:author="PR Preview" w:date="2026-01-01T00:00:00Z">
        <w:r>
          <w:rPr>
            <w:i/>
            <w:iCs/>
          </w:rPr>
          <w:t xml:space="preserve">Proof</w:t>
        </w:r>
      </w:ins>
      <w:ins w:id="1190" w:author="PR Preview" w:date="2026-01-01T00:00:00Z">
        <w:r>
          <w:t xml:space="preserve">. </w:t>
        </w:r>
      </w:ins>
      <w:ins w:id="1191" w:author="PR Preview" w:date="2026-01-01T00:00:00Z">
        <w:r>
          <w:t xml:space="preserve">By</w:t>
        </w:r>
      </w:ins>
      <w:ins w:id="1192" w:author="PR Preview" w:date="2026-01-01T00:00:00Z">
        <w:r>
          <w:t xml:space="preserve"> </w:t>
        </w:r>
      </w:ins>
      <w:hyperlink w:anchor="thm-mvn-moments">
        <w:ins w:id="119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194" w:author="PR Preview" w:date="2026-01-01T00:00:00Z">
        <w:r>
          <w:t xml:space="preserve">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$\operatorname{Var}\mathopen{}\left(\mathord{\smash[b]{\underset{\raise.3ex\hbox{$\scriptstyle\sim$}}{X}}\vphantom{X}}\right)\mathclose{} = \mathbf{\Sigma}$</w:t>
        </w:r>
      </w:ins>
      <w:ins w:id="1197" w:author="PR Preview" w:date="2026-01-01T00:00:00Z">
        <w:r>
          <w:t xml:space="preserve">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whose</w:t>
        </w:r>
      </w:ins>
      <w:ins w:id="12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201" w:author="PR Preview" w:date="2026-01-01T00:00:00Z">
        <w:r>
          <w:t xml:space="preserve">-th element is</w:t>
        </w:r>
      </w:ins>
      <w:ins w:id="1202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(</w:t>
        </w:r>
      </w:ins>
      <w:hyperlink r:id="rId135">
        <w:ins w:id="1205" w:author="PR Preview" w:date="2026-01-01T00:00:00Z">
          <w:r>
            <w:rPr>
              <w:rStyle w:val="Hyperlink"/>
            </w:rPr>
            <w:t xml:space="preserve">elements of the variance matrix</w:t>
          </w:r>
        </w:ins>
      </w:hyperlink>
      <w:ins w:id="1206" w:author="PR Preview" w:date="2026-01-01T00:00:00Z">
        <w:r>
          <w:t xml:space="preserve">).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If</w:t>
        </w:r>
      </w:ins>
      <w:ins w:id="1209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is diagonal,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the components are independent by</w:t>
        </w:r>
      </w:ins>
      <w:ins w:id="1214" w:author="PR Preview" w:date="2026-01-01T00:00:00Z">
        <w:r>
          <w:t xml:space="preserve"> </w:t>
        </w:r>
      </w:ins>
      <w:hyperlink w:anchor="thm-mvn-diagonal-indpt">
        <w:ins w:id="121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If the components are independent, then:</w:t>
        </w:r>
      </w:ins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del w:id="1219" w:author="PR Preview" w:date="2026-01-01T00:00:00Z">
        <w:r>
          <w:rPr>
            <w:b/>
            <w:bCs/>
          </w:rPr>
          <w:delText xml:space="preserve">Theorem 18 (Mahalanobis distance in eigenvector coordinates)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Let</w:delText>
        </w:r>
      </w:del>
      <w:del w:id="1222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be positive definite, with</w:delText>
        </w:r>
      </w:del>
      <w:del w:id="1225" w:author="PR Preview" w:date="2026-01-01T00:00:00Z">
        <w:r>
          <w:delText xml:space="preserve"> </w:delText>
        </w:r>
      </w:del>
      <w:hyperlink r:id="rId139">
        <w:del w:id="1226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1227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28" w:author="PR Preview" w:date="2026-01-01T00:00:00Z">
        <w:r>
          <w:delText xml:space="preserve">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where</w:delText>
        </w:r>
      </w:del>
      <w:del w:id="123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has columns</w:delText>
        </w:r>
      </w:del>
      <w:del w:id="123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and</w:delText>
        </w:r>
      </w:del>
      <w:del w:id="123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has diagonal elements</w:delText>
        </w:r>
      </w:del>
      <w:del w:id="124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241" w:author="PR Preview" w:date="2026-01-01T00:00:00Z">
        <w:r>
          <w:delText xml:space="preserve">.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del w:id="1244" w:author="PR Preview" w:date="2026-01-01T00:00:00Z">
        <w:r>
          <w:rPr>
            <w:i/>
            <w:iCs/>
          </w:rPr>
          <w:delText xml:space="preserve">Proof</w:delText>
        </w:r>
      </w:del>
      <w:del w:id="1245" w:author="PR Preview" w:date="2026-01-01T00:00:00Z">
        <w:r>
          <w:delText xml:space="preserve">. </w:delText>
        </w:r>
      </w:del>
      <w:del w:id="1246" w:author="PR Preview" w:date="2026-01-01T00:00:00Z">
        <w:r>
          <w:delText xml:space="preserve">Let</w:delText>
        </w:r>
      </w:del>
      <w:del w:id="12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48" w:author="PR Preview" w:date="2026-01-01T00:00:00Z">
        <w:r>
          <w:delText xml:space="preserve">,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whose</w:delText>
        </w:r>
      </w:del>
      <w:del w:id="1251" w:author="PR Preview" w:date="2026-01-01T00:00:00Z">
        <w:r>
          <w:delText xml:space="preserve"> </w:delText>
        </w:r>
      </w:del>
      <m:oMath>
        <m:r>
          <m:t>i</m:t>
        </m:r>
      </m:oMath>
      <w:del w:id="1252" w:author="PR Preview" w:date="2026-01-01T00:00:00Z">
        <w:r>
          <w:delText xml:space="preserve">-th element is</w:delText>
        </w:r>
      </w:del>
      <w:del w:id="125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54" w:author="PR Preview" w:date="2026-01-01T00:00:00Z">
        <w:r>
          <w:delText xml:space="preserve">.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By the</w:delText>
        </w:r>
      </w:del>
      <w:del w:id="1257" w:author="PR Preview" w:date="2026-01-01T00:00:00Z">
        <w:r>
          <w:delText xml:space="preserve"> </w:delText>
        </w:r>
      </w:del>
      <w:hyperlink r:id="rId114">
        <w:del w:id="1258" w:author="PR Preview" w:date="2026-01-01T00:00:00Z">
          <w:r>
            <w:rPr>
              <w:rStyle w:val="Hyperlink"/>
            </w:rPr>
            <w:delText xml:space="preserve">inverse of a positive definite matrix</w:delText>
          </w:r>
        </w:del>
      </w:hyperlink>
      <w:del w:id="1259" w:author="PR Preview" w:date="2026-01-01T00:00:00Z">
        <w:r>
          <w:delText xml:space="preserve">,</w:delText>
        </w:r>
      </w:del>
      <w:del w:id="1260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with every</w:delText>
        </w:r>
      </w:del>
      <w:del w:id="126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1265" w:author="PR Preview" w:date="2026-01-01T00:00:00Z">
        <w:r>
          <w:delText xml:space="preserve">.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del w:id="1266" w:author="PR Preview" w:date="2026-01-01T00:00:00Z">
        <w:r>
          <w:rPr>
            <w:i/>
            <w:iCs/>
          </w:rPr>
          <w:delText xml:space="preserve">Remark</w:delText>
        </w:r>
      </w:del>
      <w:del w:id="1267" w:author="PR Preview" w:date="2026-01-01T00:00:00Z">
        <w:r>
          <w:delText xml:space="preserve">.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is the coordinate of</w:delText>
        </w:r>
      </w:del>
      <w:del w:id="12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along the eigenvector</w:delText>
        </w:r>
      </w:del>
      <w:del w:id="12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So the set of points at Mahalanobis distance</w:delText>
        </w:r>
      </w:del>
      <w:del w:id="1277" w:author="PR Preview" w:date="2026-01-01T00:00:00Z">
        <w:r>
          <w:delText xml:space="preserve"> </w:delText>
        </w:r>
      </w:del>
      <m:oMath>
        <m:r>
          <m:t>δ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from</w:delText>
        </w:r>
      </w:del>
      <w:del w:id="1280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1" w:author="PR Preview" w:date="2026-01-01T00:00:00Z">
        <w:r>
          <w:delText xml:space="preserve">,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where the multivariate normal density is constant (</w:delText>
        </w:r>
      </w:del>
      <w:hyperlink w:anchor="cor-mvn-mahalanobis">
        <w:del w:id="128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285" w:author="PR Preview" w:date="2026-01-01T00:00:00Z">
        <w:r>
          <w:delText xml:space="preserve">),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is an ellipse 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288" w:author="PR Preview" w:date="2026-01-01T00:00:00Z">
        <w:r>
          <w:delText xml:space="preserve">) or ellipsoid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centered at</w:delText>
        </w:r>
      </w:del>
      <w:del w:id="1291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92" w:author="PR Preview" w:date="2026-01-01T00:00:00Z">
        <w:r>
          <w:delText xml:space="preserve">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with axes along the eigenvectors of</w:delText>
        </w:r>
      </w:del>
      <w:del w:id="129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and half-length</w:delText>
        </w:r>
      </w:del>
      <w:del w:id="1298" w:author="PR Preview" w:date="2026-01-01T00:00:00Z">
        <w:r>
          <w:delText xml:space="preserve"> </w:delText>
        </w:r>
      </w:del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along</w:delText>
        </w:r>
      </w:del>
      <w:del w:id="130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302" w:author="PR Preview" w:date="2026-01-01T00:00:00Z">
        <w:r>
          <w:delText xml:space="preserve">.</w:delText>
        </w:r>
      </w:del>
    </w:p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Example 19 (Elliptical contours of a bivariate normal density)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Let</w:delText>
        </w:r>
      </w:del>
      <w:del w:id="1306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and</w:delText>
        </w:r>
      </w:del>
      <w:del w:id="130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10" w:author="PR Preview" w:date="2026-01-01T00:00:00Z">
        <w:r>
          <w:delText xml:space="preserve">,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which has eigenvalues</w:delText>
        </w:r>
      </w:del>
      <w:del w:id="1313" w:author="PR Preview" w:date="2026-01-01T00:00:00Z">
        <w:r>
          <w:delText xml:space="preserve"> </w:delText>
        </w:r>
      </w:del>
      <m:oMath>
        <m:r>
          <m:t>3</m:t>
        </m:r>
      </m:oMath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and</w:delText>
        </w:r>
      </w:del>
      <w:del w:id="1316" w:author="PR Preview" w:date="2026-01-01T00:00:00Z">
        <w:r>
          <w:delText xml:space="preserve"> </w:delText>
        </w:r>
      </w:del>
      <m:oMath>
        <m:r>
          <m:t>1</m:t>
        </m:r>
      </m:oMath>
      <w:del w:id="1317" w:author="PR Preview" w:date="2026-01-01T00:00:00Z">
        <w:r>
          <w:delText xml:space="preserve">,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with eigenvectors</w:delText>
        </w:r>
      </w:del>
      <w:del w:id="132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and</w:delText>
        </w:r>
      </w:del>
      <w:del w:id="13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(</w:delText>
        </w:r>
      </w:del>
      <w:hyperlink r:id="rId141">
        <w:del w:id="1326" w:author="PR Preview" w:date="2026-01-01T00:00:00Z">
          <w:r>
            <w:rPr>
              <w:rStyle w:val="Hyperlink"/>
            </w:rPr>
            <w:delText xml:space="preserve">an eigendecomposition example</w:delText>
          </w:r>
        </w:del>
      </w:hyperlink>
      <w:del w:id="1327" w:author="PR Preview" w:date="2026-01-01T00:00:00Z">
        <w:r>
          <w:delText xml:space="preserve">).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By</w:delText>
        </w:r>
      </w:del>
      <w:del w:id="1330" w:author="PR Preview" w:date="2026-01-01T00:00:00Z">
        <w:r>
          <w:delText xml:space="preserve"> </w:delText>
        </w:r>
      </w:del>
      <w:hyperlink w:anchor="thm-mahalanobis-eigen">
        <w:del w:id="133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3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BodyText"/>
      </w:pPr>
      <w:ins w:id="1333" w:author="PR Preview" w:date="2026-01-01T00:00:00Z">
        <w:r>
          <w:rPr>
            <w:b/>
            <w:bCs/>
          </w:rPr>
          <w:t xml:space="preserve">Theorem 18 (Mahalanobis distance in eigenvector coordinates)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Let</w:t>
        </w:r>
      </w:ins>
      <w:ins w:id="133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be positive definite, with</w:t>
        </w:r>
      </w:ins>
      <w:ins w:id="1339" w:author="PR Preview" w:date="2026-01-01T00:00:00Z">
        <w:r>
          <w:t xml:space="preserve"> </w:t>
        </w:r>
      </w:ins>
      <w:hyperlink r:id="rId139">
        <w:ins w:id="1340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134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42" w:author="PR Preview" w:date="2026-01-01T00:00:00Z">
        <w:r>
          <w:t xml:space="preserve">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where</w:t>
        </w:r>
      </w:ins>
      <w:ins w:id="134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has columns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\mathord{\smash[b]{\underset{\raise.3ex\hbox{$\scriptstyle\sim$}}{q}}\vphantom{q}}_p$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</w:t>
        </w:r>
      </w:ins>
      <w:ins w:id="135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has diagonal elements</w:t>
        </w:r>
      </w:ins>
      <w:ins w:id="135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356" w:author="PR Preview" w:date="2026-01-01T00:00:00Z">
        <w:r>
          <w:t xml:space="preserve">.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Then:</w:t>
        </w:r>
      </w:ins>
    </w:p>
    <w:p>
      <w:pPr>
        <w:pStyle w:val="BodyText"/>
      </w:pPr>
      <w:ins w:id="1359" w:author="PR Preview" w:date="2026-01-01T00:00:00Z">
        <w:r>
  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  </w:r>
      </w:ins>
    </w:p>
    <w:bookmarkEnd w:id="140"/>
    <w:p>
      <w:pPr>
        <w:pStyle w:val="FirstParagraph"/>
      </w:pPr>
      <w:ins w:id="1360" w:author="PR Preview" w:date="2026-01-01T00:00:00Z">
        <w:r>
          <w:rPr>
            <w:i/>
            <w:iCs/>
          </w:rPr>
          <w:t xml:space="preserve">Proof</w:t>
        </w:r>
      </w:ins>
      <w:ins w:id="1361" w:author="PR Preview" w:date="2026-01-01T00:00:00Z">
        <w:r>
          <w:t xml:space="preserve">. </w:t>
        </w:r>
      </w:ins>
      <w:ins w:id="1362" w:author="PR Preview" w:date="2026-01-01T00:00:00Z">
        <w:r>
          <w:t xml:space="preserve">Let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  </w:r>
      </w:ins>
      <w:ins w:id="1365" w:author="PR Preview" w:date="2026-01-01T00:00:00Z">
        <w:r>
          <w:t xml:space="preserve">,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whose</w:t>
        </w:r>
      </w:ins>
      <w:ins w:id="1368" w:author="PR Preview" w:date="2026-01-01T00:00:00Z">
        <w:r>
          <w:t xml:space="preserve"> </w:t>
        </w:r>
      </w:ins>
      <m:oMath>
        <m:r>
          <m:t>i</m:t>
        </m:r>
      </m:oMath>
      <w:ins w:id="1369" w:author="PR Preview" w:date="2026-01-01T00:00:00Z">
        <w:r>
          <w:t xml:space="preserve">-th element is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  </w:r>
      </w:ins>
      <w:ins w:id="1372" w:author="PR Preview" w:date="2026-01-01T00:00:00Z">
        <w:r>
          <w:t xml:space="preserve">.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By the</w:t>
        </w:r>
      </w:ins>
      <w:ins w:id="1375" w:author="PR Preview" w:date="2026-01-01T00:00:00Z">
        <w:r>
          <w:t xml:space="preserve"> </w:t>
        </w:r>
      </w:ins>
      <w:hyperlink r:id="rId114">
        <w:ins w:id="1376" w:author="PR Preview" w:date="2026-01-01T00:00:00Z">
          <w:r>
            <w:rPr>
              <w:rStyle w:val="Hyperlink"/>
            </w:rPr>
            <w:t xml:space="preserve">inverse of a positive definite matrix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79" w:author="PR Preview" w:date="2026-01-01T00:00:00Z">
        <w:r>
          <w:t xml:space="preserve">,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with every</w:t>
        </w:r>
      </w:ins>
      <w:ins w:id="138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1383" w:author="PR Preview" w:date="2026-01-01T00:00:00Z">
        <w:r>
          <w:t xml:space="preserve">. So:</w:t>
        </w:r>
      </w:ins>
    </w:p>
    <w:p>
      <w:pPr>
        <w:pStyle w:val="BodyText"/>
      </w:pPr>
      <w:ins w:id="1384" w:author="PR Preview" w:date="2026-01-01T00:00:00Z">
        <w:r>
  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  </w:r>
      </w:ins>
    </w:p>
    <w:p>
      <w:pPr>
        <w:pStyle w:val="FirstParagraph"/>
      </w:pPr>
      <w:ins w:id="1385" w:author="PR Preview" w:date="2026-01-01T00:00:00Z">
        <w:r>
          <w:rPr>
            <w:i/>
            <w:iCs/>
          </w:rPr>
          <w:t xml:space="preserve">Remark</w:t>
        </w:r>
      </w:ins>
      <w:ins w:id="1386" w:author="PR Preview" w:date="2026-01-01T00:00:00Z">
        <w:r>
          <w:t xml:space="preserve">.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is the coordinate of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$\mathord{\smash[b]{\underset{\raise.3ex\hbox{$\scriptstyle\sim$}}{x}}\vphantom{x}}- \mathord{\smash[b]{\underset{\raise.3ex\hbox{$\scriptstyle\sim$}}{\mu}}\vphantom{\mu}}$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along the eigenvector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$\mathord{\smash[b]{\underset{\raise.3ex\hbox{$\scriptstyle\sim$}}{q}}\vphantom{q}}_i$</w:t>
        </w:r>
      </w:ins>
      <w:ins w:id="1395" w:author="PR Preview" w:date="2026-01-01T00:00:00Z">
        <w:r>
          <w:t xml:space="preserve">.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So the set of points at Mahalanobis distance</w:t>
        </w:r>
      </w:ins>
      <w:ins w:id="1398" w:author="PR Preview" w:date="2026-01-01T00:00:00Z">
        <w:r>
          <w:t xml:space="preserve"> </w:t>
        </w:r>
      </w:ins>
      <m:oMath>
        <m:r>
          <m:t>δ</m:t>
        </m:r>
      </m:oMath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from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$\mathord{\smash[b]{\underset{\raise.3ex\hbox{$\scriptstyle\sim$}}{\mu}}\vphantom{\mu}}$</w:t>
        </w:r>
      </w:ins>
      <w:ins w:id="1403" w:author="PR Preview" w:date="2026-01-01T00:00:00Z">
        <w:r>
          <w:t xml:space="preserve">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where the multivariate normal density is constant (</w:t>
        </w:r>
      </w:ins>
      <w:hyperlink w:anchor="cor-mvn-mahalanobis">
        <w:ins w:id="1406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407" w:author="PR Preview" w:date="2026-01-01T00:00:00Z">
        <w:r>
          <w:t xml:space="preserve">),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is an ellipse 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410" w:author="PR Preview" w:date="2026-01-01T00:00:00Z">
        <w:r>
          <w:t xml:space="preserve">) or ellipsoid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centered at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$\mathord{\smash[b]{\underset{\raise.3ex\hbox{$\scriptstyle\sim$}}{\mu}}\vphantom{\mu}}$</w:t>
        </w:r>
      </w:ins>
      <w:ins w:id="1415" w:author="PR Preview" w:date="2026-01-01T00:00:00Z">
        <w:r>
          <w:t xml:space="preserve">,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with axes along the eigenvectors of</w:t>
        </w:r>
      </w:ins>
      <w:ins w:id="141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and half-length</w:t>
        </w:r>
      </w:ins>
      <w:ins w:id="1421" w:author="PR Preview" w:date="2026-01-01T00:00:00Z">
        <w:r>
          <w:t xml:space="preserve"> </w:t>
        </w:r>
      </w:ins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along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$\mathord{\smash[b]{\underset{\raise.3ex\hbox{$\scriptstyle\sim$}}{q}}\vphantom{q}}_i$</w:t>
        </w:r>
      </w:ins>
      <w:ins w:id="1426" w:author="PR Preview" w:date="2026-01-01T00:00:00Z">
        <w:r>
          <w:t xml:space="preserve">.</w:t>
        </w:r>
      </w:ins>
    </w:p>
    <w:bookmarkStart w:id="142" w:name="exm-mahalanobis-eigen"/>
    <w:p>
      <w:pPr>
        <w:pStyle w:val="BodyText"/>
      </w:pPr>
      <w:ins w:id="1427" w:author="PR Preview" w:date="2026-01-01T00:00:00Z">
        <w:r>
          <w:rPr>
            <w:b/>
            <w:bCs/>
          </w:rPr>
          <w:t xml:space="preserve">Example 19 (Elliptical contours of a bivariate normal density)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Let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$\mathord{\smash[b]{\underset{\raise.3ex\hbox{$\scriptstyle\sim$}}{\mu}}\vphantom{\mu}} = \mathord{\smash[b]{\underset{\raise.3ex\hbox{$\scriptstyle\sim$}}{0}}\vphantom{0}}$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</w:t>
        </w:r>
      </w:ins>
      <w:ins w:id="143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435" w:author="PR Preview" w:date="2026-01-01T00:00:00Z">
        <w:r>
          <w:t xml:space="preserve">,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which has eigenvalues</w:t>
        </w:r>
      </w:ins>
      <w:ins w:id="1438" w:author="PR Preview" w:date="2026-01-01T00:00:00Z">
        <w:r>
          <w:t xml:space="preserve"> </w:t>
        </w:r>
      </w:ins>
      <m:oMath>
        <m:r>
          <m:t>3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</w:t>
        </w:r>
      </w:ins>
      <w:ins w:id="1441" w:author="PR Preview" w:date="2026-01-01T00:00:00Z">
        <w:r>
          <w:t xml:space="preserve"> </w:t>
        </w:r>
      </w:ins>
      <m:oMath>
        <m:r>
          <m:t>1</m:t>
        </m:r>
      </m:oMath>
      <w:ins w:id="1442" w:author="PR Preview" w:date="2026-01-01T00:00:00Z">
        <w:r>
          <w:t xml:space="preserve">,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with eigenvectors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$\mathord{\smash[b]{\underset{\raise.3ex\hbox{$\scriptstyle\sim$}}{q}}\vphantom{q}}_1 = \frac{1}{\sqrt{2}}{(1, 1)}^{\top}$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and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$\mathord{\smash[b]{\underset{\raise.3ex\hbox{$\scriptstyle\sim$}}{q}}\vphantom{q}}_2 = \frac{1}{\sqrt{2}}{(1, -1)}^{\top}$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(</w:t>
        </w:r>
      </w:ins>
      <w:hyperlink r:id="rId141">
        <w:ins w:id="1453" w:author="PR Preview" w:date="2026-01-01T00:00:00Z">
          <w:r>
            <w:rPr>
              <w:rStyle w:val="Hyperlink"/>
            </w:rPr>
            <w:t xml:space="preserve">an eigendecomposition example</w:t>
          </w:r>
        </w:ins>
      </w:hyperlink>
      <w:ins w:id="1454" w:author="PR Preview" w:date="2026-01-01T00:00:00Z">
        <w:r>
          <w:t xml:space="preserve">).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By</w:t>
        </w:r>
      </w:ins>
      <w:ins w:id="1457" w:author="PR Preview" w:date="2026-01-01T00:00:00Z">
        <w:r>
          <w:t xml:space="preserve"> </w:t>
        </w:r>
      </w:ins>
      <w:hyperlink w:anchor="thm-mahalanobis-eigen">
        <w:ins w:id="145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459" w:author="PR Preview" w:date="2026-01-01T00:00:00Z">
        <w:r>
          <w:t xml:space="preserve">:</w:t>
        </w:r>
      </w:ins>
    </w:p>
    <w:p>
      <w:pPr>
        <w:pStyle w:val="BodyText"/>
      </w:pPr>
      <w:ins w:id="1460" w:author="PR Preview" w:date="2026-01-01T00:00:00Z">
        <w:r>
          <w:t xml:space="preserve">$$
    \Delta(\mathord{\smash[b]{\underset{\raise.3ex\hbox{$\scriptstyle\sim$}}{x}}\vphantom{x}})^2 = \frac{(x_1 + x_2)^2}{2 \cdot 3} + \frac{(x_1 - x_2)^2}{2 \cdot 1}
    $$</w:t>
        </w:r>
      </w:ins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1461" w:author="PR Preview" w:date="2026-01-01T00:00:00Z">
        <w:r>
  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  </w:r>
      </w:ins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del w:id="1462" w:author="PR Preview" w:date="2026-01-01T00:00:00Z">
        <w:r>
          <w:delText xml:space="preserve">the point</w:delText>
        </w:r>
      </w:del>
      <w:del w:id="14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has</w:delText>
        </w:r>
      </w:del>
      <w:del w:id="14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and</w:delText>
        </w:r>
      </w:del>
      <w:del w:id="14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1470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471" w:author="PR Preview" w:date="2026-01-01T00:00:00Z">
        <w:r>
          <w:delText xml:space="preserve">So the contour</w:delText>
        </w:r>
      </w:del>
      <w:del w:id="147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of the</w:delText>
        </w:r>
      </w:del>
      <w:del w:id="147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density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is an ellipse stretched along</w:delText>
        </w:r>
      </w:del>
      <w:del w:id="148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81" w:author="PR Preview" w:date="2026-01-01T00:00:00Z">
        <w:r>
          <w:delText xml:space="preserve">, with half-length</w:delText>
        </w:r>
      </w:del>
      <w:del w:id="148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</m:e>
        </m:rad>
      </m:oMath>
      <w:del w:id="1483" w:author="PR Preview" w:date="2026-01-01T00:00:00Z">
        <w:r>
          <w:delText xml:space="preserve">,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and squeezed along</w:delText>
        </w:r>
      </w:del>
      <w:del w:id="148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87" w:author="PR Preview" w:date="2026-01-01T00:00:00Z">
        <w:r>
          <w:delText xml:space="preserve">, with half-length</w:delText>
        </w:r>
      </w:del>
      <w:del w:id="1488" w:author="PR Preview" w:date="2026-01-01T00:00:00Z">
        <w:r>
          <w:delText xml:space="preserve"> </w:delText>
        </w:r>
      </w:del>
      <m:oMath>
        <m:r>
          <m:t>1</m:t>
        </m:r>
      </m:oMath>
      <w:del w:id="1489" w:author="PR Preview" w:date="2026-01-01T00:00:00Z">
        <w:r>
          <w:delText xml:space="preserve">:</w:delText>
        </w:r>
      </w:del>
      <w:del w:id="14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and</w:delText>
        </w:r>
      </w:del>
      <w:del w:id="14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are positively correlated.</w:delText>
        </w:r>
      </w:del>
    </w:p>
    <w:p>
      <w:pPr>
        <w:pStyle w:val="BodyText"/>
      </w:pPr>
      <w:ins w:id="1496" w:author="PR Preview" w:date="2026-01-01T00:00:00Z">
        <w:r>
          <w:t xml:space="preserve">$$
    \begin{aligned}
    \Delta(\mathord{\smash[b]{\underset{\raise.3ex\hbox{$\scriptstyle\sim$}}{x}}\vphantom{x}})^2 &amp;= 6/6 \\
    &amp;= 1;
    \end{aligned}
    $$</w:t>
        </w:r>
      </w:ins>
    </w:p>
    <w:p>
      <w:pPr>
        <w:pStyle w:val="FirstParagraph"/>
      </w:pPr>
      <w:ins w:id="1497" w:author="PR Preview" w:date="2026-01-01T00:00:00Z">
        <w:r>
          <w:t xml:space="preserve">the point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$\mathord{\smash[b]{\underset{\raise.3ex\hbox{$\scriptstyle\sim$}}{x}}\vphantom{x}}= \mathord{\smash[b]{\underset{\raise.3ex\hbox{$\scriptstyle\sim$}}{q}}\vphantom{q}}_2$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has</w:t>
        </w:r>
      </w:ins>
      <w:ins w:id="15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and</w:t>
        </w:r>
      </w:ins>
      <w:ins w:id="15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506" w:author="PR Preview" w:date="2026-01-01T00:00:00Z">
        <w:r>
          <w:t xml:space="preserve">, so</w:t>
        </w:r>
      </w:ins>
    </w:p>
    <w:p>
      <w:pPr>
        <w:pStyle w:val="BodyText"/>
      </w:pPr>
      <w:ins w:id="1507" w:author="PR Preview" w:date="2026-01-01T00:00:00Z">
        <w:r>
          <w:t xml:space="preserve">$$
    \begin{aligned}
    \Delta(\mathord{\smash[b]{\underset{\raise.3ex\hbox{$\scriptstyle\sim$}}{x}}\vphantom{x}})^2 &amp;= 2/2 \\
    &amp;= 1.
    \end{aligned}
    $$</w:t>
        </w:r>
      </w:ins>
    </w:p>
    <w:p>
      <w:pPr>
        <w:pStyle w:val="FirstParagraph"/>
      </w:pPr>
      <w:ins w:id="1508" w:author="PR Preview" w:date="2026-01-01T00:00:00Z">
        <w:r>
          <w:t xml:space="preserve">So the contour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$\Delta(\mathord{\smash[b]{\underset{\raise.3ex\hbox{$\scriptstyle\sim$}}{x}}\vphantom{x}}) = 1$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of the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$\operatorname{N}_2\mathopen{}\left(\mathord{\smash[b]{\underset{\raise.3ex\hbox{$\scriptstyle\sim$}}{0}}\vphantom{0}}, \mathbf{\Sigma}\right)\mathclose{}$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density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is an ellipse stretched along</w:t>
        </w:r>
      </w:ins>
      <w:ins w:id="151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20" w:author="PR Preview" w:date="2026-01-01T00:00:00Z">
        <w:r>
          <w:t xml:space="preserve">, with half-length</w:t>
        </w:r>
      </w:ins>
      <w:ins w:id="152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</m:e>
        </m:rad>
      </m:oMath>
      <w:ins w:id="1522" w:author="PR Preview" w:date="2026-01-01T00:00:00Z">
        <w:r>
          <w:t xml:space="preserve">,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and squeezed along</w:t>
        </w:r>
      </w:ins>
      <w:ins w:id="152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26" w:author="PR Preview" w:date="2026-01-01T00:00:00Z">
        <w:r>
          <w:t xml:space="preserve">, with half-length</w:t>
        </w:r>
      </w:ins>
      <w:ins w:id="1527" w:author="PR Preview" w:date="2026-01-01T00:00:00Z">
        <w:r>
          <w:t xml:space="preserve"> </w:t>
        </w:r>
      </w:ins>
      <m:oMath>
        <m:r>
          <m:t>1</m:t>
        </m:r>
      </m:oMath>
      <w:ins w:id="1528" w:author="PR Preview" w:date="2026-01-01T00:00:00Z">
        <w:r>
          <w:t xml:space="preserve">:</w:t>
        </w:r>
      </w:ins>
      <w:ins w:id="15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and</w:t>
        </w:r>
      </w:ins>
      <w:ins w:id="15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are positively correlated.</w:t>
        </w:r>
      </w:ins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del w:id="1535" w:author="PR Preview" w:date="2026-01-01T00:00:00Z">
        <w:r>
          <w:delText xml:space="preserve">Wikipedia contributors (2026a)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— the binomial distribution and its approximations</w:delText>
        </w:r>
      </w:del>
    </w:p>
    <w:p>
      <w:pPr>
        <w:numPr>
          <w:ilvl w:val="0"/>
          <w:numId w:val="1015"/>
        </w:numPr>
      </w:pPr>
      <w:del w:id="1538" w:author="PR Preview" w:date="2026-01-01T00:00:00Z">
        <w:r>
          <w:delText xml:space="preserve">Wikipedia contributors (2026g)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— the Poisson distribution, with examples</w:delText>
        </w:r>
      </w:del>
    </w:p>
    <w:p>
      <w:pPr>
        <w:numPr>
          <w:ilvl w:val="0"/>
          <w:numId w:val="1015"/>
        </w:numPr>
      </w:pPr>
      <w:del w:id="1541" w:author="PR Preview" w:date="2026-01-01T00:00:00Z">
        <w:r>
          <w:delText xml:space="preserve">Wikipedia contributors (2026f)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— the negative binomial distribution and its parametrizations</w:delText>
        </w:r>
      </w:del>
    </w:p>
    <w:p>
      <w:pPr>
        <w:numPr>
          <w:ilvl w:val="0"/>
          <w:numId w:val="1015"/>
        </w:numPr>
      </w:pPr>
      <w:del w:id="1544" w:author="PR Preview" w:date="2026-01-01T00:00:00Z">
        <w:r>
          <w:delText xml:space="preserve">Wikipedia contributors (2026h)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— the Weibull distribution and its hazard</w:delText>
        </w:r>
      </w:del>
    </w:p>
    <w:p>
      <w:pPr>
        <w:numPr>
          <w:ilvl w:val="0"/>
          <w:numId w:val="1015"/>
        </w:numPr>
      </w:pPr>
      <w:del w:id="1547" w:author="PR Preview" w:date="2026-01-01T00:00:00Z">
        <w:r>
          <w:delText xml:space="preserve">Wikipedia contributors (2026b)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— the Laplace distribution</w:delText>
        </w:r>
      </w:del>
    </w:p>
    <w:p>
      <w:pPr>
        <w:numPr>
          <w:ilvl w:val="0"/>
          <w:numId w:val="1015"/>
        </w:numPr>
      </w:pPr>
      <w:del w:id="1550" w:author="PR Preview" w:date="2026-01-01T00:00:00Z">
        <w:r>
          <w:delText xml:space="preserve">Wikipedia contributors (2026e)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— the multivariate normal distribution and its properties</w:delText>
        </w:r>
      </w:del>
    </w:p>
    <w:p>
      <w:pPr>
        <w:numPr>
          <w:ilvl w:val="0"/>
          <w:numId w:val="1015"/>
        </w:numPr>
      </w:pPr>
      <w:del w:id="1553" w:author="PR Preview" w:date="2026-01-01T00:00:00Z">
        <w:r>
          <w:delText xml:space="preserve">Wikipedia contributors (2026c)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— the Mahalanobis distance</w:delText>
        </w:r>
      </w:del>
    </w:p>
    <w:p>
      <w:pPr>
        <w:numPr>
          <w:ilvl w:val="0"/>
          <w:numId w:val="1015"/>
        </w:numPr>
      </w:pPr>
      <w:del w:id="1556" w:author="PR Preview" w:date="2026-01-01T00:00:00Z">
        <w:r>
          <w:delText xml:space="preserve">Wikipedia contributors (2026d)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— mixture distributions</w:delText>
        </w:r>
      </w:del>
    </w:p>
    <w:p>
      <w:pPr>
        <w:numPr>
          <w:ilvl w:val="0"/>
          <w:numId w:val="1015"/>
        </w:numPr>
      </w:pPr>
      <w:ins w:id="1559" w:author="PR Preview" w:date="2026-01-01T00:00:00Z">
        <w:r>
          <w:t xml:space="preserve">Wikipedia contributors [1]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— the binomial distribution and its approximations</w:t>
        </w:r>
      </w:ins>
    </w:p>
    <w:p>
      <w:pPr>
        <w:numPr>
          <w:ilvl w:val="0"/>
          <w:numId w:val="1015"/>
        </w:numPr>
      </w:pPr>
      <w:ins w:id="1562" w:author="PR Preview" w:date="2026-01-01T00:00:00Z">
        <w:r>
          <w:t xml:space="preserve">Wikipedia contributors [3]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— the Poisson distribution, with examples</w:t>
        </w:r>
      </w:ins>
    </w:p>
    <w:p>
      <w:pPr>
        <w:numPr>
          <w:ilvl w:val="0"/>
          <w:numId w:val="1015"/>
        </w:numPr>
      </w:pPr>
      <w:ins w:id="1565" w:author="PR Preview" w:date="2026-01-01T00:00:00Z">
        <w:r>
          <w:t xml:space="preserve">Wikipedia contributors [4]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— the negative binomial distribution and its parametrizations</w:t>
        </w:r>
      </w:ins>
    </w:p>
    <w:p>
      <w:pPr>
        <w:numPr>
          <w:ilvl w:val="0"/>
          <w:numId w:val="1015"/>
        </w:numPr>
      </w:pPr>
      <w:ins w:id="1568" w:author="PR Preview" w:date="2026-01-01T00:00:00Z">
        <w:r>
          <w:t xml:space="preserve">Wikipedia contributors [6]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— the Weibull distribution and its hazard</w:t>
        </w:r>
      </w:ins>
    </w:p>
    <w:p>
      <w:pPr>
        <w:numPr>
          <w:ilvl w:val="0"/>
          <w:numId w:val="1015"/>
        </w:numPr>
      </w:pPr>
      <w:ins w:id="1571" w:author="PR Preview" w:date="2026-01-01T00:00:00Z">
        <w:r>
          <w:t xml:space="preserve">Wikipedia contributors [5]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— the Laplace distribution</w:t>
        </w:r>
      </w:ins>
    </w:p>
    <w:p>
      <w:pPr>
        <w:numPr>
          <w:ilvl w:val="0"/>
          <w:numId w:val="1015"/>
        </w:numPr>
      </w:pPr>
      <w:ins w:id="1574" w:author="PR Preview" w:date="2026-01-01T00:00:00Z">
        <w:r>
          <w:t xml:space="preserve">Wikipedia contributors [7]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— the multivariate normal distribution and its properties</w:t>
        </w:r>
      </w:ins>
    </w:p>
    <w:p>
      <w:pPr>
        <w:numPr>
          <w:ilvl w:val="0"/>
          <w:numId w:val="1015"/>
        </w:numPr>
      </w:pPr>
      <w:ins w:id="1577" w:author="PR Preview" w:date="2026-01-01T00:00:00Z">
        <w:r>
          <w:t xml:space="preserve">Wikipedia contributors [8]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— the Mahalanobis distance</w:t>
        </w:r>
      </w:ins>
    </w:p>
    <w:p>
      <w:pPr>
        <w:numPr>
          <w:ilvl w:val="0"/>
          <w:numId w:val="1015"/>
        </w:numPr>
      </w:pPr>
      <w:ins w:id="1580" w:author="PR Preview" w:date="2026-01-01T00:00:00Z">
        <w:r>
          <w:t xml:space="preserve">Wikipedia contributors [9]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— mixture distributions</w:t>
        </w:r>
      </w:ins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wikipedia_binomial_distribution"/>
    <w:p>
      <w:pPr>
        <w:pStyle w:val="Bibliography"/>
      </w:pPr>
      <w:del w:id="1583" w:author="PR Preview" w:date="2026-01-01T00:00:00Z">
        <w:r>
          <w:delText xml:space="preserve">Casella, George, and Roger Berger. 2002.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rPr>
            <w:i/>
            <w:iCs/>
          </w:rPr>
          <w:delText xml:space="preserve">Statistical Inference</w:delText>
        </w:r>
      </w:del>
      <w:del w:id="1586" w:author="PR Preview" w:date="2026-01-01T00:00:00Z">
        <w:r>
          <w:delText xml:space="preserve">. 2nd ed. Cengage Learning.</w:delText>
        </w:r>
      </w:del>
      <w:del w:id="1587" w:author="PR Preview" w:date="2026-01-01T00:00:00Z">
        <w:r>
          <w:delText xml:space="preserve"> </w:delText>
        </w:r>
      </w:del>
      <w:hyperlink r:id="rId162">
        <w:del w:id="1588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589" w:author="PR Preview" w:date="2026-01-01T00:00:00Z">
        <w:r>
          <w:delText xml:space="preserve">.</w:delText>
        </w:r>
      </w:del>
    </w:p>
    <w:p>
      <w:pPr>
        <w:pStyle w:val="Bibliography"/>
      </w:pPr>
      <w:del w:id="1590" w:author="PR Preview" w:date="2026-01-01T00:00:00Z">
        <w:r>
          <w:delText xml:space="preserve">Wikipedia contributors. 2026a.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rPr>
            <w:i/>
            <w:iCs/>
          </w:rPr>
          <w:delText xml:space="preserve">Binomial Distribution —</w:delText>
        </w:r>
      </w:del>
      <w:del w:id="1593" w:author="PR Preview" w:date="2026-01-01T00:00:00Z">
        <w:r>
          <w:rPr>
            <w:i/>
            <w:iCs/>
          </w:rPr>
          <w:delText xml:space="preserve"> </w:delText>
        </w:r>
      </w:del>
      <w:del w:id="1594" w:author="PR Preview" w:date="2026-01-01T00:00:00Z">
        <w:r>
          <w:rPr>
            <w:i/>
            <w:iCs/>
          </w:rPr>
          <w:delText xml:space="preserve">Wikipedia</w:delText>
        </w:r>
      </w:del>
      <w:del w:id="1595" w:author="PR Preview" w:date="2026-01-01T00:00:00Z">
        <w:r>
          <w:rPr>
            <w:i/>
            <w:iCs/>
          </w:rPr>
          <w:delText xml:space="preserve">,</w:delText>
        </w:r>
      </w:del>
      <w:del w:id="1596" w:author="PR Preview" w:date="2026-01-01T00:00:00Z">
        <w:r>
          <w:rPr>
            <w:i/>
            <w:iCs/>
          </w:rPr>
          <w:delText xml:space="preserve"> </w:delText>
        </w:r>
      </w:del>
      <w:del w:id="1597" w:author="PR Preview" w:date="2026-01-01T00:00:00Z">
        <w:r>
          <w:rPr>
            <w:i/>
            <w:iCs/>
          </w:rPr>
          <w:delText xml:space="preserve">the Free Encyclopedia</w:delText>
        </w:r>
      </w:del>
      <w:del w:id="1598" w:author="PR Preview" w:date="2026-01-01T00:00:00Z">
        <w:r>
          <w:delText xml:space="preserve">.</w:delText>
        </w:r>
      </w:del>
      <w:del w:id="1599" w:author="PR Preview" w:date="2026-01-01T00:00:00Z">
        <w:r>
          <w:delText xml:space="preserve"> </w:delText>
        </w:r>
      </w:del>
      <w:hyperlink r:id="rId160">
        <w:del w:id="1600" w:author="PR Preview" w:date="2026-01-01T00:00:00Z">
          <w:r>
            <w:rPr>
              <w:rStyle w:val="Hyperlink"/>
            </w:rPr>
            <w:delText xml:space="preserve">https://en.wikipedia.org/wiki/Binomial_distribution</w:delText>
          </w:r>
        </w:del>
      </w:hyperlink>
      <w:del w:id="1601" w:author="PR Preview" w:date="2026-01-01T00:00:00Z">
        <w:r>
          <w:delText xml:space="preserve">.</w:delText>
        </w:r>
      </w:del>
    </w:p>
    <w:p>
      <w:pPr>
        <w:pStyle w:val="Bibliography"/>
      </w:pPr>
      <w:del w:id="1602" w:author="PR Preview" w:date="2026-01-01T00:00:00Z">
        <w:r>
          <w:delText xml:space="preserve">Wikipedia contributors. 2026b.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rPr>
            <w:i/>
            <w:iCs/>
          </w:rPr>
          <w:delText xml:space="preserve">Laplace Distribution —</w:delText>
        </w:r>
      </w:del>
      <w:del w:id="1605" w:author="PR Preview" w:date="2026-01-01T00:00:00Z">
        <w:r>
          <w:rPr>
            <w:i/>
            <w:iCs/>
          </w:rPr>
          <w:delText xml:space="preserve"> </w:delText>
        </w:r>
      </w:del>
      <w:del w:id="1606" w:author="PR Preview" w:date="2026-01-01T00:00:00Z">
        <w:r>
          <w:rPr>
            <w:i/>
            <w:iCs/>
          </w:rPr>
          <w:delText xml:space="preserve">Wikipedia</w:delText>
        </w:r>
      </w:del>
      <w:del w:id="1607" w:author="PR Preview" w:date="2026-01-01T00:00:00Z">
        <w:r>
          <w:rPr>
            <w:i/>
            <w:iCs/>
          </w:rPr>
          <w:delText xml:space="preserve">,</w:delText>
        </w:r>
      </w:del>
      <w:del w:id="1608" w:author="PR Preview" w:date="2026-01-01T00:00:00Z">
        <w:r>
          <w:rPr>
            <w:i/>
            <w:iCs/>
          </w:rPr>
          <w:delText xml:space="preserve"> </w:delText>
        </w:r>
      </w:del>
      <w:del w:id="1609" w:author="PR Preview" w:date="2026-01-01T00:00:00Z">
        <w:r>
          <w:rPr>
            <w:i/>
            <w:iCs/>
          </w:rPr>
          <w:delText xml:space="preserve">the Free Encyclopedia</w:delText>
        </w:r>
      </w:del>
      <w:del w:id="1610" w:author="PR Preview" w:date="2026-01-01T00:00:00Z">
        <w:r>
          <w:delText xml:space="preserve">.</w:delText>
        </w:r>
      </w:del>
      <w:del w:id="1611" w:author="PR Preview" w:date="2026-01-01T00:00:00Z">
        <w:r>
          <w:delText xml:space="preserve"> </w:delText>
        </w:r>
      </w:del>
      <w:hyperlink r:id="rId168">
        <w:del w:id="1612" w:author="PR Preview" w:date="2026-01-01T00:00:00Z">
          <w:r>
            <w:rPr>
              <w:rStyle w:val="Hyperlink"/>
            </w:rPr>
            <w:delText xml:space="preserve">https://en.wikipedia.org/wiki/Laplace_distribution</w:delText>
          </w:r>
        </w:del>
      </w:hyperlink>
      <w:del w:id="1613" w:author="PR Preview" w:date="2026-01-01T00:00:00Z">
        <w:r>
          <w:delText xml:space="preserve">.</w:delText>
        </w:r>
      </w:del>
    </w:p>
    <w:p>
      <w:pPr>
        <w:pStyle w:val="Bibliography"/>
      </w:pPr>
      <w:del w:id="1614" w:author="PR Preview" w:date="2026-01-01T00:00:00Z">
        <w:r>
          <w:delText xml:space="preserve">Wikipedia contributors. 2026c.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rPr>
            <w:i/>
            <w:iCs/>
          </w:rPr>
          <w:delText xml:space="preserve">Mahalanobis Distance —</w:delText>
        </w:r>
      </w:del>
      <w:del w:id="1617" w:author="PR Preview" w:date="2026-01-01T00:00:00Z">
        <w:r>
          <w:rPr>
            <w:i/>
            <w:iCs/>
          </w:rPr>
          <w:delText xml:space="preserve"> </w:delText>
        </w:r>
      </w:del>
      <w:del w:id="1618" w:author="PR Preview" w:date="2026-01-01T00:00:00Z">
        <w:r>
          <w:rPr>
            <w:i/>
            <w:iCs/>
          </w:rPr>
          <w:delText xml:space="preserve">Wikipedia</w:delText>
        </w:r>
      </w:del>
      <w:del w:id="1619" w:author="PR Preview" w:date="2026-01-01T00:00:00Z">
        <w:r>
          <w:rPr>
            <w:i/>
            <w:iCs/>
          </w:rPr>
          <w:delText xml:space="preserve">,</w:delText>
        </w:r>
      </w:del>
      <w:del w:id="1620" w:author="PR Preview" w:date="2026-01-01T00:00:00Z">
        <w:r>
          <w:rPr>
            <w:i/>
            <w:iCs/>
          </w:rPr>
          <w:delText xml:space="preserve"> </w:delText>
        </w:r>
      </w:del>
      <w:del w:id="1621" w:author="PR Preview" w:date="2026-01-01T00:00:00Z">
        <w:r>
          <w:rPr>
            <w:i/>
            <w:iCs/>
          </w:rPr>
          <w:delText xml:space="preserve">the Free Encyclopedia</w:delText>
        </w:r>
      </w:del>
      <w:del w:id="1622" w:author="PR Preview" w:date="2026-01-01T00:00:00Z">
        <w:r>
          <w:delText xml:space="preserve">.</w:delText>
        </w:r>
      </w:del>
      <w:del w:id="1623" w:author="PR Preview" w:date="2026-01-01T00:00:00Z">
        <w:r>
          <w:delText xml:space="preserve"> </w:delText>
        </w:r>
      </w:del>
      <w:hyperlink r:id="rId174">
        <w:del w:id="1624" w:author="PR Preview" w:date="2026-01-01T00:00:00Z">
          <w:r>
            <w:rPr>
              <w:rStyle w:val="Hyperlink"/>
            </w:rPr>
            <w:delText xml:space="preserve">https://en.wikipedia.org/wiki/Mahalanobis_distance</w:delText>
          </w:r>
        </w:del>
      </w:hyperlink>
      <w:del w:id="1625" w:author="PR Preview" w:date="2026-01-01T00:00:00Z">
        <w:r>
          <w:delText xml:space="preserve">.</w:delText>
        </w:r>
      </w:del>
    </w:p>
    <w:p>
      <w:pPr>
        <w:pStyle w:val="Bibliography"/>
      </w:pPr>
      <w:del w:id="1626" w:author="PR Preview" w:date="2026-01-01T00:00:00Z">
        <w:r>
          <w:delText xml:space="preserve">Wikipedia contributors. 2026d.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rPr>
            <w:i/>
            <w:iCs/>
          </w:rPr>
          <w:delText xml:space="preserve">Mixture Distribution —</w:delText>
        </w:r>
      </w:del>
      <w:del w:id="1629" w:author="PR Preview" w:date="2026-01-01T00:00:00Z">
        <w:r>
          <w:rPr>
            <w:i/>
            <w:iCs/>
          </w:rPr>
          <w:delText xml:space="preserve"> </w:delText>
        </w:r>
      </w:del>
      <w:del w:id="1630" w:author="PR Preview" w:date="2026-01-01T00:00:00Z">
        <w:r>
          <w:rPr>
            <w:i/>
            <w:iCs/>
          </w:rPr>
          <w:delText xml:space="preserve">Wikipedia</w:delText>
        </w:r>
      </w:del>
      <w:del w:id="1631" w:author="PR Preview" w:date="2026-01-01T00:00:00Z">
        <w:r>
          <w:rPr>
            <w:i/>
            <w:iCs/>
          </w:rPr>
          <w:delText xml:space="preserve">,</w:delText>
        </w:r>
      </w:del>
      <w:del w:id="1632" w:author="PR Preview" w:date="2026-01-01T00:00:00Z">
        <w:r>
          <w:rPr>
            <w:i/>
            <w:iCs/>
          </w:rPr>
          <w:delText xml:space="preserve"> </w:delText>
        </w:r>
      </w:del>
      <w:del w:id="1633" w:author="PR Preview" w:date="2026-01-01T00:00:00Z">
        <w:r>
          <w:rPr>
            <w:i/>
            <w:iCs/>
          </w:rPr>
          <w:delText xml:space="preserve">the Free Encyclopedia</w:delText>
        </w:r>
      </w:del>
      <w:del w:id="1634" w:author="PR Preview" w:date="2026-01-01T00:00:00Z">
        <w:r>
          <w:delText xml:space="preserve">.</w:delText>
        </w:r>
      </w:del>
      <w:del w:id="1635" w:author="PR Preview" w:date="2026-01-01T00:00:00Z">
        <w:r>
          <w:delText xml:space="preserve"> </w:delText>
        </w:r>
      </w:del>
      <w:hyperlink r:id="rId176">
        <w:del w:id="1636" w:author="PR Preview" w:date="2026-01-01T00:00:00Z">
          <w:r>
            <w:rPr>
              <w:rStyle w:val="Hyperlink"/>
            </w:rPr>
            <w:delText xml:space="preserve">https://en.wikipedia.org/wiki/Mixture_distribution</w:delText>
          </w:r>
        </w:del>
      </w:hyperlink>
      <w:del w:id="1637" w:author="PR Preview" w:date="2026-01-01T00:00:00Z">
        <w:r>
          <w:delText xml:space="preserve">.</w:delText>
        </w:r>
      </w:del>
    </w:p>
    <w:p>
      <w:pPr>
        <w:pStyle w:val="Bibliography"/>
      </w:pPr>
      <w:del w:id="1638" w:author="PR Preview" w:date="2026-01-01T00:00:00Z">
        <w:r>
          <w:delText xml:space="preserve">Wikipedia contributors. 2026e.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rPr>
            <w:i/>
            <w:iCs/>
          </w:rPr>
          <w:delText xml:space="preserve">Multivariate Normal Distribution —</w:delText>
        </w:r>
      </w:del>
      <w:del w:id="1641" w:author="PR Preview" w:date="2026-01-01T00:00:00Z">
        <w:r>
          <w:rPr>
            <w:i/>
            <w:iCs/>
          </w:rPr>
          <w:delText xml:space="preserve"> </w:delText>
        </w:r>
      </w:del>
      <w:del w:id="1642" w:author="PR Preview" w:date="2026-01-01T00:00:00Z">
        <w:r>
          <w:rPr>
            <w:i/>
            <w:iCs/>
          </w:rPr>
          <w:delText xml:space="preserve">Wikipedia</w:delText>
        </w:r>
      </w:del>
      <w:del w:id="1643" w:author="PR Preview" w:date="2026-01-01T00:00:00Z">
        <w:r>
          <w:rPr>
            <w:i/>
            <w:iCs/>
          </w:rPr>
          <w:delText xml:space="preserve">,</w:delText>
        </w:r>
      </w:del>
      <w:del w:id="1644" w:author="PR Preview" w:date="2026-01-01T00:00:00Z">
        <w:r>
          <w:rPr>
            <w:i/>
            <w:iCs/>
          </w:rPr>
          <w:delText xml:space="preserve"> </w:delText>
        </w:r>
      </w:del>
      <w:del w:id="1645" w:author="PR Preview" w:date="2026-01-01T00:00:00Z">
        <w:r>
          <w:rPr>
            <w:i/>
            <w:iCs/>
          </w:rPr>
          <w:delText xml:space="preserve">the Free Encyclopedia</w:delText>
        </w:r>
      </w:del>
      <w:del w:id="1646" w:author="PR Preview" w:date="2026-01-01T00:00:00Z">
        <w:r>
          <w:delText xml:space="preserve">.</w:delText>
        </w:r>
      </w:del>
      <w:del w:id="1647" w:author="PR Preview" w:date="2026-01-01T00:00:00Z">
        <w:r>
          <w:delText xml:space="preserve"> </w:delText>
        </w:r>
      </w:del>
      <w:hyperlink r:id="rId172">
        <w:del w:id="1648" w:author="PR Preview" w:date="2026-01-01T00:00:00Z">
          <w:r>
            <w:rPr>
              <w:rStyle w:val="Hyperlink"/>
            </w:rPr>
            <w:delText xml:space="preserve">https://en.wikipedia.org/wiki/Multivariate_normal_distribution</w:delText>
          </w:r>
        </w:del>
      </w:hyperlink>
      <w:del w:id="1649" w:author="PR Preview" w:date="2026-01-01T00:00:00Z">
        <w:r>
          <w:delText xml:space="preserve">.</w:delText>
        </w:r>
      </w:del>
    </w:p>
    <w:p>
      <w:pPr>
        <w:pStyle w:val="Bibliography"/>
      </w:pPr>
      <w:del w:id="1650" w:author="PR Preview" w:date="2026-01-01T00:00:00Z">
        <w:r>
          <w:delText xml:space="preserve">Wikipedia contributors. 2026f.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rPr>
            <w:i/>
            <w:iCs/>
          </w:rPr>
          <w:delText xml:space="preserve">Negative Binomial Distribution —</w:delText>
        </w:r>
      </w:del>
      <w:del w:id="1653" w:author="PR Preview" w:date="2026-01-01T00:00:00Z">
        <w:r>
          <w:rPr>
            <w:i/>
            <w:iCs/>
          </w:rPr>
          <w:delText xml:space="preserve"> </w:delText>
        </w:r>
      </w:del>
      <w:del w:id="1654" w:author="PR Preview" w:date="2026-01-01T00:00:00Z">
        <w:r>
          <w:rPr>
            <w:i/>
            <w:iCs/>
          </w:rPr>
          <w:delText xml:space="preserve">Wikipedia</w:delText>
        </w:r>
      </w:del>
      <w:del w:id="1655" w:author="PR Preview" w:date="2026-01-01T00:00:00Z">
        <w:r>
          <w:rPr>
            <w:i/>
            <w:iCs/>
          </w:rPr>
          <w:delText xml:space="preserve">,</w:delText>
        </w:r>
      </w:del>
      <w:del w:id="1656" w:author="PR Preview" w:date="2026-01-01T00:00:00Z">
        <w:r>
          <w:rPr>
            <w:i/>
            <w:iCs/>
          </w:rPr>
          <w:delText xml:space="preserve"> </w:delText>
        </w:r>
      </w:del>
      <w:del w:id="1657" w:author="PR Preview" w:date="2026-01-01T00:00:00Z">
        <w:r>
          <w:rPr>
            <w:i/>
            <w:iCs/>
          </w:rPr>
          <w:delText xml:space="preserve">the Free Encyclopedia</w:delText>
        </w:r>
      </w:del>
      <w:del w:id="1658" w:author="PR Preview" w:date="2026-01-01T00:00:00Z">
        <w:r>
          <w:delText xml:space="preserve">.</w:delText>
        </w:r>
      </w:del>
      <w:del w:id="1659" w:author="PR Preview" w:date="2026-01-01T00:00:00Z">
        <w:r>
          <w:delText xml:space="preserve"> </w:delText>
        </w:r>
      </w:del>
      <w:hyperlink r:id="rId166">
        <w:del w:id="1660" w:author="PR Preview" w:date="2026-01-01T00:00:00Z">
          <w:r>
            <w:rPr>
              <w:rStyle w:val="Hyperlink"/>
            </w:rPr>
            <w:delText xml:space="preserve">https://en.wikipedia.org/wiki/Negative_binomial_distribution</w:delText>
          </w:r>
        </w:del>
      </w:hyperlink>
      <w:del w:id="1661" w:author="PR Preview" w:date="2026-01-01T00:00:00Z">
        <w:r>
          <w:delText xml:space="preserve">.</w:delText>
        </w:r>
      </w:del>
    </w:p>
    <w:p>
      <w:pPr>
        <w:pStyle w:val="Bibliography"/>
      </w:pPr>
      <w:del w:id="1662" w:author="PR Preview" w:date="2026-01-01T00:00:00Z">
        <w:r>
          <w:delText xml:space="preserve">Wikipedia contributors. 2026g.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rPr>
            <w:i/>
            <w:iCs/>
          </w:rPr>
          <w:delText xml:space="preserve">Poisson Distribution —</w:delText>
        </w:r>
      </w:del>
      <w:del w:id="1665" w:author="PR Preview" w:date="2026-01-01T00:00:00Z">
        <w:r>
          <w:rPr>
            <w:i/>
            <w:iCs/>
          </w:rPr>
          <w:delText xml:space="preserve"> </w:delText>
        </w:r>
      </w:del>
      <w:del w:id="1666" w:author="PR Preview" w:date="2026-01-01T00:00:00Z">
        <w:r>
          <w:rPr>
            <w:i/>
            <w:iCs/>
          </w:rPr>
          <w:delText xml:space="preserve">Wikipedia</w:delText>
        </w:r>
      </w:del>
      <w:del w:id="1667" w:author="PR Preview" w:date="2026-01-01T00:00:00Z">
        <w:r>
          <w:rPr>
            <w:i/>
            <w:iCs/>
          </w:rPr>
          <w:delText xml:space="preserve">,</w:delText>
        </w:r>
      </w:del>
      <w:del w:id="1668" w:author="PR Preview" w:date="2026-01-01T00:00:00Z">
        <w:r>
          <w:rPr>
            <w:i/>
            <w:iCs/>
          </w:rPr>
          <w:delText xml:space="preserve"> </w:delText>
        </w:r>
      </w:del>
      <w:del w:id="1669" w:author="PR Preview" w:date="2026-01-01T00:00:00Z">
        <w:r>
          <w:rPr>
            <w:i/>
            <w:iCs/>
          </w:rPr>
          <w:delText xml:space="preserve">the Free Encyclopedia</w:delText>
        </w:r>
      </w:del>
      <w:del w:id="1670" w:author="PR Preview" w:date="2026-01-01T00:00:00Z">
        <w:r>
          <w:delText xml:space="preserve">.</w:delText>
        </w:r>
      </w:del>
      <w:del w:id="1671" w:author="PR Preview" w:date="2026-01-01T00:00:00Z">
        <w:r>
          <w:delText xml:space="preserve"> </w:delText>
        </w:r>
      </w:del>
      <w:hyperlink r:id="rId164">
        <w:del w:id="1672" w:author="PR Preview" w:date="2026-01-01T00:00:00Z">
          <w:r>
            <w:rPr>
              <w:rStyle w:val="Hyperlink"/>
            </w:rPr>
            <w:delText xml:space="preserve">https://en.wikipedia.org/wiki/Poisson_distribution</w:delText>
          </w:r>
        </w:del>
      </w:hyperlink>
      <w:del w:id="1673" w:author="PR Preview" w:date="2026-01-01T00:00:00Z">
        <w:r>
          <w:delText xml:space="preserve">.</w:delText>
        </w:r>
      </w:del>
    </w:p>
    <w:p>
      <w:pPr>
        <w:pStyle w:val="Bibliography"/>
      </w:pPr>
      <w:del w:id="1674" w:author="PR Preview" w:date="2026-01-01T00:00:00Z">
        <w:r>
          <w:delText xml:space="preserve">Wikipedia contributors. 2026h.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rPr>
            <w:i/>
            <w:iCs/>
          </w:rPr>
          <w:delText xml:space="preserve">Weibull Distribution —</w:delText>
        </w:r>
      </w:del>
      <w:del w:id="1677" w:author="PR Preview" w:date="2026-01-01T00:00:00Z">
        <w:r>
          <w:rPr>
            <w:i/>
            <w:iCs/>
          </w:rPr>
          <w:delText xml:space="preserve"> </w:delText>
        </w:r>
      </w:del>
      <w:del w:id="1678" w:author="PR Preview" w:date="2026-01-01T00:00:00Z">
        <w:r>
          <w:rPr>
            <w:i/>
            <w:iCs/>
          </w:rPr>
          <w:delText xml:space="preserve">Wikipedia</w:delText>
        </w:r>
      </w:del>
      <w:del w:id="1679" w:author="PR Preview" w:date="2026-01-01T00:00:00Z">
        <w:r>
          <w:rPr>
            <w:i/>
            <w:iCs/>
          </w:rPr>
          <w:delText xml:space="preserve">,</w:delText>
        </w:r>
      </w:del>
      <w:del w:id="1680" w:author="PR Preview" w:date="2026-01-01T00:00:00Z">
        <w:r>
          <w:rPr>
            <w:i/>
            <w:iCs/>
          </w:rPr>
          <w:delText xml:space="preserve"> </w:delText>
        </w:r>
      </w:del>
      <w:del w:id="1681" w:author="PR Preview" w:date="2026-01-01T00:00:00Z">
        <w:r>
          <w:rPr>
            <w:i/>
            <w:iCs/>
          </w:rPr>
          <w:delText xml:space="preserve">the Free Encyclopedia</w:delText>
        </w:r>
      </w:del>
      <w:del w:id="1682" w:author="PR Preview" w:date="2026-01-01T00:00:00Z">
        <w:r>
          <w:delText xml:space="preserve">.</w:delText>
        </w:r>
      </w:del>
      <w:del w:id="1683" w:author="PR Preview" w:date="2026-01-01T00:00:00Z">
        <w:r>
          <w:delText xml:space="preserve"> </w:delText>
        </w:r>
      </w:del>
      <w:hyperlink r:id="rId170">
        <w:del w:id="1684" w:author="PR Preview" w:date="2026-01-01T00:00:00Z">
          <w:r>
            <w:rPr>
              <w:rStyle w:val="Hyperlink"/>
            </w:rPr>
            <w:delText xml:space="preserve">https://en.wikipedia.org/wiki/Weibull_distribution</w:delText>
          </w:r>
        </w:del>
      </w:hyperlink>
      <w:del w:id="1685" w:author="PR Preview" w:date="2026-01-01T00:00:00Z">
        <w:r>
          <w:delText xml:space="preserve">.</w:delText>
        </w:r>
      </w:del>
    </w:p>
    <w:p>
      <w:pPr>
        <w:pStyle w:val="Bibliography"/>
      </w:pPr>
      <w:ins w:id="1686" w:author="PR Preview" w:date="2026-01-01T00:00:00Z">
        <w:r>
          <w:t xml:space="preserve">[1]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	</w:t>
        </w:r>
      </w:ins>
      <w:ins w:id="1689" w:author="PR Preview" w:date="2026-01-01T00:00:00Z">
        <w:r>
          <w:t xml:space="preserve">Wikipedia contributors,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“Binomial distribution —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Wikipedia</w:t>
        </w:r>
      </w:ins>
      <w:ins w:id="1694" w:author="PR Preview" w:date="2026-01-01T00:00:00Z">
        <w:r>
          <w:t xml:space="preserve">,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the free encyclopedia.”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2026. Available:</w:t>
        </w:r>
      </w:ins>
      <w:ins w:id="1699" w:author="PR Preview" w:date="2026-01-01T00:00:00Z">
        <w:r>
          <w:t xml:space="preserve"> </w:t>
        </w:r>
      </w:ins>
      <w:hyperlink r:id="rId160">
        <w:ins w:id="1700" w:author="PR Preview" w:date="2026-01-01T00:00:00Z">
          <w:r>
            <w:rPr>
              <w:rStyle w:val="Hyperlink"/>
            </w:rPr>
            <w:t xml:space="preserve">https://en.wikipedia.org/wiki/Binomial_distribution</w:t>
          </w:r>
        </w:ins>
      </w:hyperlink>
    </w:p>
    <w:bookmarkEnd w:id="161"/>
    <w:bookmarkStart w:id="163" w:name="ref-CaseBerg01"/>
    <w:p>
      <w:pPr>
        <w:pStyle w:val="Bibliography"/>
      </w:pPr>
      <w:ins w:id="1701" w:author="PR Preview" w:date="2026-01-01T00:00:00Z">
        <w:r>
          <w:t xml:space="preserve">[2]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	</w:t>
        </w:r>
      </w:ins>
      <w:ins w:id="1704" w:author="PR Preview" w:date="2026-01-01T00:00:00Z">
        <w:r>
          <w:t xml:space="preserve">G. Casella and R. Berger,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rPr>
            <w:i/>
            <w:iCs/>
          </w:rPr>
          <w:t xml:space="preserve">Statistical inference</w:t>
        </w:r>
      </w:ins>
      <w:ins w:id="1707" w:author="PR Preview" w:date="2026-01-01T00:00:00Z">
        <w:r>
          <w:t xml:space="preserve">, 2nd ed. Cengage Learning, 2002. Available:</w:t>
        </w:r>
      </w:ins>
      <w:ins w:id="1708" w:author="PR Preview" w:date="2026-01-01T00:00:00Z">
        <w:r>
          <w:t xml:space="preserve"> </w:t>
        </w:r>
      </w:ins>
      <w:hyperlink r:id="rId162">
        <w:ins w:id="170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63"/>
    <w:bookmarkStart w:id="165" w:name="ref-wikipedia_poisson_distribution"/>
    <w:p>
      <w:pPr>
        <w:pStyle w:val="Bibliography"/>
      </w:pPr>
      <w:ins w:id="1710" w:author="PR Preview" w:date="2026-01-01T00:00:00Z">
        <w:r>
          <w:t xml:space="preserve">[3]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	</w:t>
        </w:r>
      </w:ins>
      <w:ins w:id="1713" w:author="PR Preview" w:date="2026-01-01T00:00:00Z">
        <w:r>
          <w:t xml:space="preserve">Wikipedia contributors,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“Poisson distribution —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Wikipedia</w:t>
        </w:r>
      </w:ins>
      <w:ins w:id="1718" w:author="PR Preview" w:date="2026-01-01T00:00:00Z">
        <w:r>
          <w:t xml:space="preserve">,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the free encyclopedia.”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2026. Available:</w:t>
        </w:r>
      </w:ins>
      <w:ins w:id="1723" w:author="PR Preview" w:date="2026-01-01T00:00:00Z">
        <w:r>
          <w:t xml:space="preserve"> </w:t>
        </w:r>
      </w:ins>
      <w:hyperlink r:id="rId164">
        <w:ins w:id="1724" w:author="PR Preview" w:date="2026-01-01T00:00:00Z">
          <w:r>
            <w:rPr>
              <w:rStyle w:val="Hyperlink"/>
            </w:rPr>
            <w:t xml:space="preserve">https://en.wikipedia.org/wiki/Poisson_distribution</w:t>
          </w:r>
        </w:ins>
      </w:hyperlink>
    </w:p>
    <w:bookmarkEnd w:id="165"/>
    <w:bookmarkStart w:id="167" w:name="Xba2ad42a4727c7a31602505192d479957632062"/>
    <w:p>
      <w:pPr>
        <w:pStyle w:val="Bibliography"/>
      </w:pPr>
      <w:ins w:id="1725" w:author="PR Preview" w:date="2026-01-01T00:00:00Z">
        <w:r>
          <w:t xml:space="preserve">[4]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	</w:t>
        </w:r>
      </w:ins>
      <w:ins w:id="1728" w:author="PR Preview" w:date="2026-01-01T00:00:00Z">
        <w:r>
          <w:t xml:space="preserve">Wikipedia contributors,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“Negative binomial distribution —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Wikipedia</w:t>
        </w:r>
      </w:ins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the free encyclopedia.”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2026. Available:</w:t>
        </w:r>
      </w:ins>
      <w:ins w:id="1738" w:author="PR Preview" w:date="2026-01-01T00:00:00Z">
        <w:r>
          <w:t xml:space="preserve"> </w:t>
        </w:r>
      </w:ins>
      <w:hyperlink r:id="rId166">
        <w:ins w:id="1739" w:author="PR Preview" w:date="2026-01-01T00:00:00Z">
          <w:r>
            <w:rPr>
              <w:rStyle w:val="Hyperlink"/>
            </w:rPr>
            <w:t xml:space="preserve">https://en.wikipedia.org/wiki/Negative_binomial_distribution</w:t>
          </w:r>
        </w:ins>
      </w:hyperlink>
    </w:p>
    <w:bookmarkEnd w:id="167"/>
    <w:bookmarkStart w:id="169" w:name="ref-wikipedia_laplace_distribution"/>
    <w:p>
      <w:pPr>
        <w:pStyle w:val="Bibliography"/>
      </w:pPr>
      <w:ins w:id="1740" w:author="PR Preview" w:date="2026-01-01T00:00:00Z">
        <w:r>
          <w:t xml:space="preserve">[5]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	</w:t>
        </w:r>
      </w:ins>
      <w:ins w:id="1743" w:author="PR Preview" w:date="2026-01-01T00:00:00Z">
        <w:r>
          <w:t xml:space="preserve">Wikipedia contributors,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“Laplace distribution —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Wikipedia</w:t>
        </w:r>
      </w:ins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the free encyclopedia.”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2026. Available:</w:t>
        </w:r>
      </w:ins>
      <w:ins w:id="1753" w:author="PR Preview" w:date="2026-01-01T00:00:00Z">
        <w:r>
          <w:t xml:space="preserve"> </w:t>
        </w:r>
      </w:ins>
      <w:hyperlink r:id="rId168">
        <w:ins w:id="1754" w:author="PR Preview" w:date="2026-01-01T00:00:00Z">
          <w:r>
            <w:rPr>
              <w:rStyle w:val="Hyperlink"/>
            </w:rPr>
            <w:t xml:space="preserve">https://en.wikipedia.org/wiki/Laplace_distribution</w:t>
          </w:r>
        </w:ins>
      </w:hyperlink>
    </w:p>
    <w:bookmarkEnd w:id="169"/>
    <w:bookmarkStart w:id="171" w:name="ref-wikipedia_weibull_distribution"/>
    <w:p>
      <w:pPr>
        <w:pStyle w:val="Bibliography"/>
      </w:pPr>
      <w:ins w:id="1755" w:author="PR Preview" w:date="2026-01-01T00:00:00Z">
        <w:r>
          <w:t xml:space="preserve">[6]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	</w:t>
        </w:r>
      </w:ins>
      <w:ins w:id="1758" w:author="PR Preview" w:date="2026-01-01T00:00:00Z">
        <w:r>
          <w:t xml:space="preserve">Wikipedia contributors,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“Weibull distribution —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Wikipedia</w:t>
        </w:r>
      </w:ins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the free encyclopedia.”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2026. Available:</w:t>
        </w:r>
      </w:ins>
      <w:ins w:id="1768" w:author="PR Preview" w:date="2026-01-01T00:00:00Z">
        <w:r>
          <w:t xml:space="preserve"> </w:t>
        </w:r>
      </w:ins>
      <w:hyperlink r:id="rId170">
        <w:ins w:id="1769" w:author="PR Preview" w:date="2026-01-01T00:00:00Z">
          <w:r>
            <w:rPr>
              <w:rStyle w:val="Hyperlink"/>
            </w:rPr>
            <w:t xml:space="preserve">https://en.wikipedia.org/wiki/Weibull_distribution</w:t>
          </w:r>
        </w:ins>
      </w:hyperlink>
    </w:p>
    <w:bookmarkEnd w:id="171"/>
    <w:bookmarkStart w:id="173" w:name="X20af3894792cc1bee172a179f9b17a254a15f4d"/>
    <w:p>
      <w:pPr>
        <w:pStyle w:val="Bibliography"/>
      </w:pPr>
      <w:ins w:id="1770" w:author="PR Preview" w:date="2026-01-01T00:00:00Z">
        <w:r>
          <w:t xml:space="preserve">[7]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	</w:t>
        </w:r>
      </w:ins>
      <w:ins w:id="1773" w:author="PR Preview" w:date="2026-01-01T00:00:00Z">
        <w:r>
          <w:t xml:space="preserve">Wikipedia contributors,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“Multivariate normal distribution —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Wikipedia</w:t>
        </w:r>
      </w:ins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the free encyclopedia.”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2026. Available:</w:t>
        </w:r>
      </w:ins>
      <w:ins w:id="1783" w:author="PR Preview" w:date="2026-01-01T00:00:00Z">
        <w:r>
          <w:t xml:space="preserve"> </w:t>
        </w:r>
      </w:ins>
      <w:hyperlink r:id="rId172">
        <w:ins w:id="1784" w:author="PR Preview" w:date="2026-01-01T00:00:00Z">
          <w:r>
            <w:rPr>
              <w:rStyle w:val="Hyperlink"/>
            </w:rPr>
            <w:t xml:space="preserve">https://en.wikipedia.org/wiki/Multivariate_normal_distribution</w:t>
          </w:r>
        </w:ins>
      </w:hyperlink>
    </w:p>
    <w:bookmarkEnd w:id="173"/>
    <w:bookmarkStart w:id="175" w:name="ref-wikipedia_mahalanobis_distance"/>
    <w:p>
      <w:pPr>
        <w:pStyle w:val="Bibliography"/>
      </w:pPr>
      <w:ins w:id="1785" w:author="PR Preview" w:date="2026-01-01T00:00:00Z">
        <w:r>
          <w:t xml:space="preserve">[8]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	</w:t>
        </w:r>
      </w:ins>
      <w:ins w:id="1788" w:author="PR Preview" w:date="2026-01-01T00:00:00Z">
        <w:r>
          <w:t xml:space="preserve">Wikipedia contributors,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“Mahalanobis distance —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Wikipedia</w:t>
        </w:r>
      </w:ins>
      <w:ins w:id="1793" w:author="PR Preview" w:date="2026-01-01T00:00:00Z">
        <w:r>
          <w:t xml:space="preserve">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the free encyclopedia.”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2026. Available:</w:t>
        </w:r>
      </w:ins>
      <w:ins w:id="1798" w:author="PR Preview" w:date="2026-01-01T00:00:00Z">
        <w:r>
          <w:t xml:space="preserve"> </w:t>
        </w:r>
      </w:ins>
      <w:hyperlink r:id="rId174">
        <w:ins w:id="1799" w:author="PR Preview" w:date="2026-01-01T00:00:00Z">
          <w:r>
            <w:rPr>
              <w:rStyle w:val="Hyperlink"/>
            </w:rPr>
            <w:t xml:space="preserve">https://en.wikipedia.org/wiki/Mahalanobis_distance</w:t>
          </w:r>
        </w:ins>
      </w:hyperlink>
    </w:p>
    <w:bookmarkEnd w:id="175"/>
    <w:bookmarkStart w:id="177" w:name="ref-wikipedia_mixture_distribution"/>
    <w:p>
      <w:pPr>
        <w:pStyle w:val="Bibliography"/>
      </w:pPr>
      <w:ins w:id="1800" w:author="PR Preview" w:date="2026-01-01T00:00:00Z">
        <w:r>
          <w:t xml:space="preserve">[9]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	</w:t>
        </w:r>
      </w:ins>
      <w:ins w:id="1803" w:author="PR Preview" w:date="2026-01-01T00:00:00Z">
        <w:r>
          <w:t xml:space="preserve">Wikipedia contributors,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“Mixture distribution —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Wikipedia</w:t>
        </w:r>
      </w:ins>
      <w:ins w:id="1808" w:author="PR Preview" w:date="2026-01-01T00:00:00Z">
        <w:r>
          <w:t xml:space="preserve">,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the free encyclopedia.”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2026. Available:</w:t>
        </w:r>
      </w:ins>
      <w:ins w:id="1813" w:author="PR Preview" w:date="2026-01-01T00:00:00Z">
        <w:r>
          <w:t xml:space="preserve"> </w:t>
        </w:r>
      </w:ins>
      <w:hyperlink r:id="rId176">
        <w:ins w:id="1814" w:author="PR Preview" w:date="2026-01-01T00:00:00Z">
          <w:r>
            <w:rPr>
              <w:rStyle w:val="Hyperlink"/>
            </w:rPr>
            <w:t xml:space="preserve">https://en.wikipedia.org/wiki/Mixture_distribution</w:t>
          </w:r>
        </w:ins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0" Type="http://schemas.openxmlformats.org/officeDocument/2006/relationships/hyperlink" Target="https://en.wikipedia.org/wiki/Binomial_distribution" TargetMode="External"/><Relationship Id="rId168" Type="http://schemas.openxmlformats.org/officeDocument/2006/relationships/hyperlink" Target="https://en.wikipedia.org/wiki/Laplace_distribution" TargetMode="External"/><Relationship Id="rId174" Type="http://schemas.openxmlformats.org/officeDocument/2006/relationships/hyperlink" Target="https://en.wikipedia.org/wiki/Mahalanobis_distance" TargetMode="External"/><Relationship Id="rId176" Type="http://schemas.openxmlformats.org/officeDocument/2006/relationships/hyperlink" Target="https://en.wikipedia.org/wiki/Mixture_distribution" TargetMode="External"/><Relationship Id="rId172" Type="http://schemas.openxmlformats.org/officeDocument/2006/relationships/hyperlink" Target="https://en.wikipedia.org/wiki/Multivariate_normal_distribution" TargetMode="External"/><Relationship Id="rId166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4" Type="http://schemas.openxmlformats.org/officeDocument/2006/relationships/hyperlink" Target="https://en.wikipedia.org/wiki/Poisson_distribution" TargetMode="External"/><Relationship Id="rId170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2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0" Type="http://schemas.openxmlformats.org/officeDocument/2006/relationships/hyperlink" Target="https://en.wikipedia.org/wiki/Binomial_distribution" TargetMode="External"/><Relationship Id="rId168" Type="http://schemas.openxmlformats.org/officeDocument/2006/relationships/hyperlink" Target="https://en.wikipedia.org/wiki/Laplace_distribution" TargetMode="External"/><Relationship Id="rId174" Type="http://schemas.openxmlformats.org/officeDocument/2006/relationships/hyperlink" Target="https://en.wikipedia.org/wiki/Mahalanobis_distance" TargetMode="External"/><Relationship Id="rId176" Type="http://schemas.openxmlformats.org/officeDocument/2006/relationships/hyperlink" Target="https://en.wikipedia.org/wiki/Mixture_distribution" TargetMode="External"/><Relationship Id="rId172" Type="http://schemas.openxmlformats.org/officeDocument/2006/relationships/hyperlink" Target="https://en.wikipedia.org/wiki/Multivariate_normal_distribution" TargetMode="External"/><Relationship Id="rId166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64" Type="http://schemas.openxmlformats.org/officeDocument/2006/relationships/hyperlink" Target="https://en.wikipedia.org/wiki/Poisson_distribution" TargetMode="External"/><Relationship Id="rId170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2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2026-10-18T08:23:30Z</dcterms:created>
  <dcterms:modified xsi:type="dcterms:W3CDTF">2026-10-18T08:23:30Z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