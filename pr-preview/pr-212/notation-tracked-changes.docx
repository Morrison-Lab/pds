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11:26:57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11:28:44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(Stochastic process (random process))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stochastic process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collection of random variables indexed by a set,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most often a set of times or locations.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probability theory,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“stochastic process”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“</w:delText>
        </w:r>
      </w:del>
      <w:del w:id="20" w:author="PR Preview" w:date="2026-01-01T00:00:00Z">
        <w:r>
          <w:rPr>
            <w:b/>
            <w:bCs/>
          </w:rPr>
          <w:delText xml:space="preserve">random process</w:delText>
        </w:r>
      </w:del>
      <w:del w:id="21" w:author="PR Preview" w:date="2026-01-01T00:00:00Z">
        <w:r>
          <w:delText xml:space="preserve">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are synonyms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(Adler and Taylor 2009; Stirzaker 2005; Kallenberg 2002)</w:delText>
        </w:r>
      </w:del>
      <w:del w:id="26" w:author="PR Preview" w:date="2026-01-01T00:00:00Z">
        <w:r>
          <w:delText xml:space="preserve">.</w:delText>
        </w:r>
      </w:del>
    </w:p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Definition 2 (Stochastic process (random process))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stochastic process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 collection of random variables indexed by a set,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most often a set of times or locations.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In probability theory,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“stochastic process”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“</w:t>
        </w:r>
      </w:ins>
      <w:ins w:id="44" w:author="PR Preview" w:date="2026-01-01T00:00:00Z">
        <w:r>
          <w:rPr>
            <w:b/>
            <w:bCs/>
          </w:rPr>
          <w:t xml:space="preserve">random process</w:t>
        </w:r>
      </w:ins>
      <w:ins w:id="45" w:author="PR Preview" w:date="2026-01-01T00:00:00Z">
        <w:r>
          <w:t xml:space="preserve">”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are synonyms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[1], [2], [3]</w:t>
        </w:r>
      </w:ins>
      <w:ins w:id="50" w:author="PR Preview" w:date="2026-01-01T00:00:00Z">
        <w:r>
          <w:t xml:space="preserve">.</w:t>
        </w:r>
      </w:ins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del w:id="51" w:author="PR Preview" w:date="2026-01-01T00:00:00Z">
        <w:r>
          <w:delText xml:space="preserve">Adler, Robert J., and Jonathan E. Taylor. 2009.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i/>
            <w:iCs/>
          </w:rPr>
          <w:delText xml:space="preserve">Random Fields and Geometry</w:delText>
        </w:r>
      </w:del>
      <w:del w:id="54" w:author="PR Preview" w:date="2026-01-01T00:00:00Z">
        <w:r>
          <w:delText xml:space="preserve">. Springer.</w:delText>
        </w:r>
      </w:del>
      <w:del w:id="55" w:author="PR Preview" w:date="2026-01-01T00:00:00Z">
        <w:r>
          <w:delText xml:space="preserve"> </w:delText>
        </w:r>
      </w:del>
      <w:hyperlink r:id="rId30">
        <w:del w:id="56" w:author="PR Preview" w:date="2026-01-01T00:00:00Z">
          <w:r>
            <w:rPr>
              <w:rStyle w:val="Hyperlink"/>
            </w:rPr>
            <w:delText xml:space="preserve">https://doi.org/10.1007/978-0-387-48116-6</w:delText>
          </w:r>
        </w:del>
      </w:hyperlink>
      <w:del w:id="57" w:author="PR Preview" w:date="2026-01-01T00:00:00Z">
        <w:r>
          <w:delText xml:space="preserve">.</w:delText>
        </w:r>
      </w:del>
    </w:p>
    <w:p>
      <w:pPr>
        <w:pStyle w:val="Bibliography"/>
      </w:pPr>
      <w:del w:id="58" w:author="PR Preview" w:date="2026-01-01T00:00:00Z">
        <w:r>
          <w:delText xml:space="preserve">Kallenberg, Olav. 2002.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i/>
            <w:iCs/>
          </w:rPr>
          <w:delText xml:space="preserve">Foundations of Modern Probability</w:delText>
        </w:r>
      </w:del>
      <w:del w:id="61" w:author="PR Preview" w:date="2026-01-01T00:00:00Z">
        <w:r>
          <w:delText xml:space="preserve">. 2nd ed. Springer.</w:delText>
        </w:r>
      </w:del>
      <w:del w:id="62" w:author="PR Preview" w:date="2026-01-01T00:00:00Z">
        <w:r>
          <w:delText xml:space="preserve"> </w:delText>
        </w:r>
      </w:del>
      <w:hyperlink r:id="rId34">
        <w:del w:id="63" w:author="PR Preview" w:date="2026-01-01T00:00:00Z">
          <w:r>
            <w:rPr>
              <w:rStyle w:val="Hyperlink"/>
            </w:rPr>
            <w:delText xml:space="preserve">https://doi.org/10.1007/978-1-4757-4015-8</w:delText>
          </w:r>
        </w:del>
      </w:hyperlink>
      <w:del w:id="64" w:author="PR Preview" w:date="2026-01-01T00:00:00Z">
        <w:r>
          <w:delText xml:space="preserve">.</w:delText>
        </w:r>
      </w:del>
    </w:p>
    <w:p>
      <w:pPr>
        <w:pStyle w:val="Bibliography"/>
      </w:pPr>
      <w:del w:id="65" w:author="PR Preview" w:date="2026-01-01T00:00:00Z">
        <w:r>
          <w:delText xml:space="preserve">Stirzaker, David. 2005.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rPr>
            <w:i/>
            <w:iCs/>
          </w:rPr>
          <w:delText xml:space="preserve">Stochastic Processes and Models</w:delText>
        </w:r>
      </w:del>
      <w:del w:id="68" w:author="PR Preview" w:date="2026-01-01T00:00:00Z">
        <w:r>
          <w:delText xml:space="preserve">. Oxford University Press.</w:delText>
        </w:r>
      </w:del>
      <w:del w:id="69" w:author="PR Preview" w:date="2026-01-01T00:00:00Z">
        <w:r>
          <w:delText xml:space="preserve"> </w:delText>
        </w:r>
      </w:del>
      <w:hyperlink r:id="rId32">
        <w:del w:id="70" w:author="PR Preview" w:date="2026-01-01T00:00:00Z">
          <w:r>
            <w:rPr>
              <w:rStyle w:val="Hyperlink"/>
            </w:rPr>
            <w:delText xml:space="preserve">https://global.oup.com/academic/product/stochastic-processes-and-models-9780198568131</w:delText>
          </w:r>
        </w:del>
      </w:hyperlink>
      <w:del w:id="71" w:author="PR Preview" w:date="2026-01-01T00:00:00Z">
        <w:r>
          <w:delText xml:space="preserve">.</w:delText>
        </w:r>
      </w:del>
    </w:p>
    <w:p>
      <w:pPr>
        <w:pStyle w:val="Bibliography"/>
      </w:pPr>
      <w:ins w:id="72" w:author="PR Preview" w:date="2026-01-01T00:00:00Z">
        <w:r>
          <w:t xml:space="preserve">[1]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	</w:t>
        </w:r>
      </w:ins>
      <w:ins w:id="75" w:author="PR Preview" w:date="2026-01-01T00:00:00Z">
        <w:r>
          <w:t xml:space="preserve">R. J. Adler and J. E. Taylor,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i/>
            <w:iCs/>
          </w:rPr>
          <w:t xml:space="preserve">Random fields and geometry</w:t>
        </w:r>
      </w:ins>
      <w:ins w:id="78" w:author="PR Preview" w:date="2026-01-01T00:00:00Z">
        <w:r>
          <w:t xml:space="preserve">. New York: Springer, 2009. doi:</w:t>
        </w:r>
      </w:ins>
      <w:ins w:id="79" w:author="PR Preview" w:date="2026-01-01T00:00:00Z">
        <w:r>
          <w:t xml:space="preserve"> </w:t>
        </w:r>
      </w:ins>
      <w:hyperlink r:id="rId30">
        <w:ins w:id="80" w:author="PR Preview" w:date="2026-01-01T00:00:00Z">
          <w:r>
            <w:rPr>
              <w:rStyle w:val="Hyperlink"/>
            </w:rPr>
            <w:t xml:space="preserve">10.1007/978-0-387-48116-6</w:t>
          </w:r>
        </w:ins>
      </w:hyperlink>
      <w:ins w:id="81" w:author="PR Preview" w:date="2026-01-01T00:00:00Z">
        <w:r>
          <w:t xml:space="preserve">.</w:t>
        </w:r>
      </w:ins>
    </w:p>
    <w:bookmarkEnd w:id="31"/>
    <w:bookmarkStart w:id="33" w:name="ref-Stirzaker2005probability"/>
    <w:p>
      <w:pPr>
        <w:pStyle w:val="Bibliography"/>
      </w:pPr>
      <w:ins w:id="82" w:author="PR Preview" w:date="2026-01-01T00:00:00Z">
        <w:r>
          <w:t xml:space="preserve">[2]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	</w:t>
        </w:r>
      </w:ins>
      <w:ins w:id="85" w:author="PR Preview" w:date="2026-01-01T00:00:00Z">
        <w:r>
          <w:t xml:space="preserve">D. Stirzaker,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i/>
            <w:iCs/>
          </w:rPr>
          <w:t xml:space="preserve">Stochastic processes and models</w:t>
        </w:r>
      </w:ins>
      <w:ins w:id="88" w:author="PR Preview" w:date="2026-01-01T00:00:00Z">
        <w:r>
          <w:t xml:space="preserve">. Oxford: Oxford University Press, 2005. Available:</w:t>
        </w:r>
      </w:ins>
      <w:ins w:id="89" w:author="PR Preview" w:date="2026-01-01T00:00:00Z">
        <w:r>
          <w:t xml:space="preserve"> </w:t>
        </w:r>
      </w:ins>
      <w:hyperlink r:id="rId32">
        <w:ins w:id="90" w:author="PR Preview" w:date="2026-01-01T00:00:00Z">
          <w:r>
            <w:rPr>
              <w:rStyle w:val="Hyperlink"/>
            </w:rPr>
            <w:t xml:space="preserve">https://global.oup.com/academic/product/stochastic-processes-and-models-9780198568131</w:t>
          </w:r>
        </w:ins>
      </w:hyperlink>
    </w:p>
    <w:bookmarkEnd w:id="33"/>
    <w:bookmarkStart w:id="35" w:name="ref-Kallenberg2002foundations"/>
    <w:p>
      <w:pPr>
        <w:pStyle w:val="Bibliography"/>
      </w:pPr>
      <w:ins w:id="91" w:author="PR Preview" w:date="2026-01-01T00:00:00Z">
        <w:r>
          <w:t xml:space="preserve">[3]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	</w:t>
        </w:r>
      </w:ins>
      <w:ins w:id="94" w:author="PR Preview" w:date="2026-01-01T00:00:00Z">
        <w:r>
          <w:t xml:space="preserve">O. Kallenberg,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i/>
            <w:iCs/>
          </w:rPr>
          <w:t xml:space="preserve">Foundations of modern probability</w:t>
        </w:r>
      </w:ins>
      <w:ins w:id="97" w:author="PR Preview" w:date="2026-01-01T00:00:00Z">
        <w:r>
          <w:t xml:space="preserve">, 2nd ed. New York: Springer, 2002. doi:</w:t>
        </w:r>
      </w:ins>
      <w:ins w:id="98" w:author="PR Preview" w:date="2026-01-01T00:00:00Z">
        <w:r>
          <w:t xml:space="preserve"> </w:t>
        </w:r>
      </w:ins>
      <w:hyperlink r:id="rId34">
        <w:ins w:id="99" w:author="PR Preview" w:date="2026-01-01T00:00:00Z">
          <w:r>
            <w:rPr>
              <w:rStyle w:val="Hyperlink"/>
            </w:rPr>
            <w:t xml:space="preserve">10.1007/978-1-4757-4015-8</w:t>
          </w:r>
        </w:ins>
      </w:hyperlink>
      <w:ins w:id="100" w:author="PR Preview" w:date="2026-01-01T00:00:00Z">
        <w:r>
          <w:t xml:space="preserve">.</w:t>
        </w:r>
      </w:ins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2026-10-18T18:36:29Z</dcterms:created>
  <dcterms:modified xsi:type="dcterms:W3CDTF">2026-10-18T18:36:29Z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