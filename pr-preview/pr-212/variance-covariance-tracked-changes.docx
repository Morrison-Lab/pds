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2026-10-17 20:50:12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01:16:25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3 (Variance)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variance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a random variable</w:delText>
        </w:r>
      </w:del>
      <w:del w:id="10" w:author="PR Preview" w:date="2026-01-01T00:00:00Z">
        <w:r>
          <w:delText xml:space="preserve"> </w:delText>
        </w:r>
      </w:del>
      <m:oMath>
        <m:r>
          <m:t>X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with</w:delText>
        </w:r>
      </w:del>
      <w:del w:id="1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 the</w:delText>
        </w:r>
      </w:del>
      <w:del w:id="16" w:author="PR Preview" w:date="2026-01-01T00:00:00Z">
        <w:r>
          <w:delText xml:space="preserve"> </w:delText>
        </w:r>
      </w:del>
      <w:hyperlink r:id="rId11">
        <w:del w:id="17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of the squared</w:delText>
        </w:r>
      </w:del>
      <w:del w:id="20" w:author="PR Preview" w:date="2026-01-01T00:00:00Z">
        <w:r>
          <w:delText xml:space="preserve"> </w:delText>
        </w:r>
      </w:del>
      <w:hyperlink w:anchor="def-deviation-pop-mean">
        <w:del w:id="21" w:author="PR Preview" w:date="2026-01-01T00:00:00Z">
          <w:r>
            <w:rPr>
              <w:rStyle w:val="Hyperlink"/>
            </w:rPr>
            <w:delText xml:space="preserve">deviation from the mean</w:delText>
          </w:r>
        </w:del>
      </w:hyperlink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(Wikipedia contributors 2026c)</w:delText>
        </w:r>
      </w:del>
      <w:del w:id="24" w:author="PR Preview" w:date="2026-01-01T00:00:00Z">
        <w:r>
          <w:delText xml:space="preserve">; that is:</w:delText>
        </w:r>
      </w:del>
    </w:p>
    <w:p>
      <w:pPr>
        <w:pStyle w:val="FirstParagraph"/>
      </w:pPr>
      <w:ins w:id="25" w:author="PR Preview" w:date="2026-01-01T00:00:00Z">
        <w:r>
          <w:rPr>
            <w:b/>
            <w:bCs/>
          </w:rPr>
          <w:t xml:space="preserve">Definition 3 (Variance)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The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rPr>
            <w:b/>
            <w:bCs/>
          </w:rPr>
          <w:t xml:space="preserve">variance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of a random variable</w:t>
        </w:r>
      </w:ins>
      <w:ins w:id="32" w:author="PR Preview" w:date="2026-01-01T00:00:00Z">
        <w:r>
          <w:t xml:space="preserve"> </w:t>
        </w:r>
      </w:ins>
      <m:oMath>
        <m:r>
          <m:t>X</m:t>
        </m:r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with</w:t>
        </w:r>
      </w:ins>
      <w:ins w:id="3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is the</w:t>
        </w:r>
      </w:ins>
      <w:ins w:id="38" w:author="PR Preview" w:date="2026-01-01T00:00:00Z">
        <w:r>
          <w:t xml:space="preserve"> </w:t>
        </w:r>
      </w:ins>
      <w:hyperlink r:id="rId11">
        <w:ins w:id="39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of the squared</w:t>
        </w:r>
      </w:ins>
      <w:ins w:id="42" w:author="PR Preview" w:date="2026-01-01T00:00:00Z">
        <w:r>
          <w:t xml:space="preserve"> </w:t>
        </w:r>
      </w:ins>
      <w:hyperlink w:anchor="def-deviation-pop-mean">
        <w:ins w:id="43" w:author="PR Preview" w:date="2026-01-01T00:00:00Z">
          <w:r>
            <w:rPr>
              <w:rStyle w:val="Hyperlink"/>
            </w:rPr>
            <w:t xml:space="preserve">deviation from the mean</w:t>
          </w:r>
        </w:ins>
      </w:hyperlink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[1]</w:t>
        </w:r>
      </w:ins>
      <w:ins w:id="46" w:author="PR Preview" w:date="2026-01-01T00:00:00Z">
        <w:r>
          <w:t xml:space="preserve">; that 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del w:id="47" w:author="PR Preview" w:date="2026-01-01T00:00:00Z">
        <w:r>
          <w:rPr>
            <w:b/>
            <w:bCs/>
          </w:rPr>
          <w:delText xml:space="preserve">Definition 9 (Covariance)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The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rPr>
            <w:b/>
            <w:bCs/>
          </w:rPr>
          <w:delText xml:space="preserve">covariance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of two random variables</w:delText>
        </w:r>
      </w:del>
      <w:del w:id="54" w:author="PR Preview" w:date="2026-01-01T00:00:00Z">
        <w:r>
          <w:delText xml:space="preserve"> </w:delText>
        </w:r>
      </w:del>
      <m:oMath>
        <m:r>
          <m:t>X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and</w:delText>
        </w:r>
      </w:del>
      <w:del w:id="57" w:author="PR Preview" w:date="2026-01-01T00:00:00Z">
        <w:r>
          <w:delText xml:space="preserve"> </w:delText>
        </w:r>
      </w:del>
      <m:oMath>
        <m:r>
          <m:t>Y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with</w:delText>
        </w:r>
      </w:del>
      <w:del w:id="60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and</w:delText>
        </w:r>
      </w:del>
      <w:del w:id="6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(Wikipedia contributors 2026a)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is:</w:delText>
        </w:r>
      </w:del>
    </w:p>
    <w:p>
      <w:pPr>
        <w:pStyle w:val="FirstParagraph"/>
      </w:pPr>
      <w:ins w:id="68" w:author="PR Preview" w:date="2026-01-01T00:00:00Z">
        <w:r>
          <w:rPr>
            <w:b/>
            <w:bCs/>
          </w:rPr>
          <w:t xml:space="preserve">Definition 9 (Covariance)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The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b/>
            <w:bCs/>
          </w:rPr>
          <w:t xml:space="preserve">covariance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of two random variables</w:t>
        </w:r>
      </w:ins>
      <w:ins w:id="75" w:author="PR Preview" w:date="2026-01-01T00:00:00Z">
        <w:r>
          <w:t xml:space="preserve"> </w:t>
        </w:r>
      </w:ins>
      <m:oMath>
        <m:r>
          <m:t>X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and</w:t>
        </w:r>
      </w:ins>
      <w:ins w:id="78" w:author="PR Preview" w:date="2026-01-01T00:00:00Z">
        <w:r>
          <w:t xml:space="preserve"> </w:t>
        </w:r>
      </w:ins>
      <m:oMath>
        <m:r>
          <m:t>Y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with</w:t>
        </w:r>
      </w:ins>
      <w:ins w:id="8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and</w:t>
        </w:r>
      </w:ins>
      <w:ins w:id="8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[2]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del w:id="89" w:author="PR Preview" w:date="2026-01-01T00:00:00Z">
        <w:r>
          <w:rPr>
            <w:b/>
            <w:bCs/>
          </w:rPr>
          <w:delText xml:space="preserve">Definition 13 (Variance/covariance of a</w:delText>
        </w:r>
      </w:del>
      <w:del w:id="90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91" w:author="PR Preview" w:date="2026-01-01T00:00:00Z">
        <w:r>
          <w:rPr>
            <w:b/>
            <w:bCs/>
          </w:rPr>
          <w:delText xml:space="preserve"> </w:delText>
        </w:r>
      </w:del>
      <w:del w:id="92" w:author="PR Preview" w:date="2026-01-01T00:00:00Z">
        <w:r>
          <w:rPr>
            <w:b/>
            <w:bCs/>
          </w:rPr>
          <w:delText xml:space="preserve">random vector)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For a</w:delText>
        </w:r>
      </w:del>
      <w:del w:id="9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dimensional random vector</w:delText>
        </w:r>
      </w:del>
      <w:del w:id="9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del w:id="100" w:author="PR Preview" w:date="2026-01-01T00:00:00Z">
        <w:r>
          <w:rPr>
            <w:b/>
            <w:bCs/>
          </w:rPr>
          <w:delText xml:space="preserve">Theorem 10 (Elements of the variance-covariance matrix are pairwise covariances)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For a</w:delText>
        </w:r>
      </w:del>
      <w:del w:id="10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random vector</w:delText>
        </w:r>
      </w:del>
      <w:del w:id="10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7" w:author="PR Preview" w:date="2026-01-01T00:00:00Z">
        <w:r>
          <w:delText xml:space="preserve">,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the</w:delText>
        </w:r>
      </w:del>
      <w:del w:id="1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111" w:author="PR Preview" w:date="2026-01-01T00:00:00Z">
        <w:r>
          <w:delText xml:space="preserve">-th element of</w:delText>
        </w:r>
      </w:del>
      <w:del w:id="112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is</w:delText>
        </w:r>
      </w:del>
      <w:del w:id="115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11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117" w:author="PR Preview" w:date="2026-01-01T00:00:00Z">
        <w:r>
          <w:rPr>
            <w:i/>
            <w:iCs/>
          </w:rPr>
          <w:delText xml:space="preserve">Proof</w:delText>
        </w:r>
      </w:del>
      <w:del w:id="118" w:author="PR Preview" w:date="2026-01-01T00:00:00Z">
        <w:r>
          <w:delText xml:space="preserve">. </w:delText>
        </w:r>
      </w:del>
      <w:del w:id="119" w:author="PR Preview" w:date="2026-01-01T00:00:00Z">
        <w:r>
          <w:delText xml:space="preserve">Let</w:delText>
        </w:r>
      </w:del>
      <w:del w:id="120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for</w:delText>
        </w:r>
      </w:del>
      <w:del w:id="12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del w:id="124" w:author="PR Preview" w:date="2026-01-01T00:00:00Z">
        <w:r>
          <w:delText xml:space="preserve">,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so</w:delText>
        </w:r>
      </w:del>
      <w:del w:id="12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28" w:author="PR Preview" w:date="2026-01-01T00:00:00Z">
        <w:r>
          <w:delText xml:space="preserve">.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By</w:delText>
        </w:r>
      </w:del>
      <w:del w:id="131" w:author="PR Preview" w:date="2026-01-01T00:00:00Z">
        <w:r>
          <w:delText xml:space="preserve"> </w:delText>
        </w:r>
      </w:del>
      <w:hyperlink w:anchor="def-cov-vec-x">
        <w:del w:id="132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3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ins w:id="134" w:author="PR Preview" w:date="2026-01-01T00:00:00Z">
        <w:r>
          <w:rPr>
            <w:b/>
            <w:bCs/>
          </w:rPr>
          <w:t xml:space="preserve">Definition 13 (Variance/covariance of a</w:t>
        </w:r>
      </w:ins>
      <w:ins w:id="135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36" w:author="PR Preview" w:date="2026-01-01T00:00:00Z">
        <w:r>
          <w:rPr>
            <w:b/>
            <w:bCs/>
          </w:rPr>
          <w:t xml:space="preserve"> </w:t>
        </w:r>
      </w:ins>
      <w:ins w:id="137" w:author="PR Preview" w:date="2026-01-01T00:00:00Z">
        <w:r>
          <w:rPr>
            <w:b/>
            <w:bCs/>
          </w:rPr>
          <w:t xml:space="preserve">random vector)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For a</w:t>
        </w:r>
      </w:ins>
      <w:ins w:id="14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dimensional random vector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$\mathord{\smash[b]{\underset{\raise.3ex\hbox{$\scriptstyle\sim$}}{X}}\vphantom{X}}$</w:t>
        </w:r>
      </w:ins>
      <w:ins w:id="145" w:author="PR Preview" w:date="2026-01-01T00:00:00Z">
        <w:r>
          <w:t xml:space="preserve">,</w:t>
        </w:r>
      </w:ins>
    </w:p>
    <w:p>
      <w:pPr>
        <w:pStyle w:val="BodyText"/>
      </w:pPr>
      <w:ins w:id="146" w:author="PR Preview" w:date="2026-01-01T00:00:00Z">
        <w:r>
  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  </w:r>
      </w:ins>
    </w:p>
    <w:bookmarkEnd w:id="82"/>
    <w:bookmarkStart w:id="83" w:name="thm-vcov-elements"/>
    <w:p>
      <w:pPr>
        <w:pStyle w:val="FirstParagraph"/>
      </w:pPr>
      <w:ins w:id="147" w:author="PR Preview" w:date="2026-01-01T00:00:00Z">
        <w:r>
          <w:rPr>
            <w:b/>
            <w:bCs/>
          </w:rPr>
          <w:t xml:space="preserve">Theorem 10 (Elements of the variance-covariance matrix are pairwise covariances)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For a</w:t>
        </w:r>
      </w:ins>
      <w:ins w:id="15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random vector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$\mathord{\smash[b]{\underset{\raise.3ex\hbox{$\scriptstyle\sim$}}{X}}\vphantom{X}}= {(X_1, \ldots, X_p)}^{\top}$</w:t>
        </w:r>
      </w:ins>
      <w:ins w:id="155" w:author="PR Preview" w:date="2026-01-01T00:00:00Z">
        <w:r>
          <w:t xml:space="preserve">,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the</w:t>
        </w:r>
      </w:ins>
      <w:ins w:id="1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159" w:author="PR Preview" w:date="2026-01-01T00:00:00Z">
        <w:r>
          <w:t xml:space="preserve">-th element of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$\operatorname{Var}\mathopen{}\left(\mathord{\smash[b]{\underset{\raise.3ex\hbox{$\scriptstyle\sim$}}{X}}\vphantom{X}}\right)\mathclose{}$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is</w:t>
        </w:r>
      </w:ins>
      <w:ins w:id="164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165" w:author="PR Preview" w:date="2026-01-01T00:00:00Z">
        <w:r>
          <w:t xml:space="preserve">:</w:t>
        </w:r>
      </w:ins>
    </w:p>
    <w:p>
      <w:pPr>
        <w:pStyle w:val="BodyText"/>
      </w:pPr>
      <w:ins w:id="166" w:author="PR Preview" w:date="2026-01-01T00:00:00Z">
        <w:r>
  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  </w:r>
      </w:ins>
    </w:p>
    <w:bookmarkEnd w:id="83"/>
    <w:p>
      <w:pPr>
        <w:pStyle w:val="FirstParagraph"/>
      </w:pPr>
      <w:ins w:id="167" w:author="PR Preview" w:date="2026-01-01T00:00:00Z">
        <w:r>
          <w:rPr>
            <w:i/>
            <w:iCs/>
          </w:rPr>
          <w:t xml:space="preserve">Proof</w:t>
        </w:r>
      </w:ins>
      <w:ins w:id="168" w:author="PR Preview" w:date="2026-01-01T00:00:00Z">
        <w:r>
          <w:t xml:space="preserve">. </w:t>
        </w:r>
      </w:ins>
      <w:ins w:id="169" w:author="PR Preview" w:date="2026-01-01T00:00:00Z">
        <w:r>
          <w:t xml:space="preserve">Let</w:t>
        </w:r>
      </w:ins>
      <w:ins w:id="170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for</w:t>
        </w:r>
      </w:ins>
      <w:ins w:id="17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ins w:id="174" w:author="PR Preview" w:date="2026-01-01T00:00:00Z">
        <w:r>
          <w:t xml:space="preserve">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so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$\operatorname{E}\mathord{\smash[b]{\underset{\raise.3ex\hbox{$\scriptstyle\sim$}}{X}}\vphantom{X}}= {(\mu_1, \ldots, \mu_p)}^{\top}$</w:t>
        </w:r>
      </w:ins>
      <w:ins w:id="179" w:author="PR Preview" w:date="2026-01-01T00:00:00Z">
        <w:r>
          <w:t xml:space="preserve">.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By</w:t>
        </w:r>
      </w:ins>
      <w:ins w:id="182" w:author="PR Preview" w:date="2026-01-01T00:00:00Z">
        <w:r>
          <w:t xml:space="preserve"> </w:t>
        </w:r>
      </w:ins>
      <w:hyperlink w:anchor="def-cov-vec-x">
        <w:ins w:id="183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84" w:author="PR Preview" w:date="2026-01-01T00:00:00Z">
        <w:r>
          <w:t xml:space="preserve">:</w:t>
        </w:r>
      </w:ins>
    </w:p>
    <w:p>
      <w:pPr>
        <w:pStyle w:val="BodyText"/>
      </w:pPr>
      <w:ins w:id="185" w:author="PR Preview" w:date="2026-01-01T00:00:00Z">
        <w:r>
  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  </w:r>
      </w:ins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BodyText"/>
      </w:pPr>
      <w:ins w:id="186" w:author="PR Preview" w:date="2026-01-01T00:00:00Z">
        <w:r>
  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  </w:r>
      </w:ins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del w:id="187" w:author="PR Preview" w:date="2026-01-01T00:00:00Z">
        <w:r>
          <w:rPr>
            <w:b/>
            <w:bCs/>
          </w:rPr>
          <w:delText xml:space="preserve">Theorem 12 (Variance of a linear combination)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For any vector of random variables</w:delText>
        </w:r>
      </w:del>
      <w:del w:id="19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and corresponding vector of constants</w:delText>
        </w:r>
      </w:del>
      <w:del w:id="193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94" w:author="PR Preview" w:date="2026-01-01T00:00:00Z">
        <w:r>
          <w:delText xml:space="preserve">,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the variance of their linear combination is: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del w:id="197" w:author="PR Preview" w:date="2026-01-01T00:00:00Z">
        <w:r>
          <w:rPr>
            <w:i/>
            <w:iCs/>
          </w:rPr>
          <w:delText xml:space="preserve">Proof</w:delText>
        </w:r>
      </w:del>
      <w:del w:id="198" w:author="PR Preview" w:date="2026-01-01T00:00:00Z">
        <w:r>
          <w:delText xml:space="preserve">. </w:delText>
        </w:r>
      </w:del>
      <w:del w:id="199" w:author="PR Preview" w:date="2026-01-01T00:00:00Z">
        <w:r>
          <w:delText xml:space="preserve">Treat</w:delText>
        </w:r>
      </w:del>
      <w:del w:id="200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and</w:delText>
        </w:r>
      </w:del>
      <w:del w:id="20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as</w:delText>
        </w:r>
      </w:del>
      <w:del w:id="20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1</m:t>
        </m:r>
      </m:oMath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column vectors,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11" w:author="PR Preview" w:date="2026-01-01T00:00:00Z">
        <w:r>
          <w:delText xml:space="preserve">a scalar.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By linearity of expectation,</w:delText>
        </w:r>
      </w:del>
      <w:del w:id="214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5" w:author="PR Preview" w:date="2026-01-01T00:00:00Z">
        <w:r>
          <w:delText xml:space="preserve">, so: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216" w:author="PR Preview" w:date="2026-01-01T00:00:00Z">
        <w:r>
  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  </w:r>
      </w:ins>
    </w:p>
    <w:bookmarkStart w:id="86" w:name="thm-var-lincom"/>
    <w:p>
      <w:pPr>
        <w:pStyle w:val="FirstParagraph"/>
      </w:pPr>
      <w:ins w:id="217" w:author="PR Preview" w:date="2026-01-01T00:00:00Z">
        <w:r>
          <w:rPr>
            <w:b/>
            <w:bCs/>
          </w:rPr>
          <w:t xml:space="preserve">Theorem 12 (Variance of a linear combination)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For any vector of random variables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$\mathord{\smash[b]{\underset{\raise.3ex\hbox{$\scriptstyle\sim$}}{X}}\vphantom{X}}= (X_1, \ldots, X_n)$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and corresponding vector of constants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$\mathord{\smash[b]{\underset{\raise.3ex\hbox{$\scriptstyle\sim$}}{a}}\vphantom{a}}= (a_1, \ldots, a_n)$</w:t>
        </w:r>
      </w:ins>
      <w:ins w:id="226" w:author="PR Preview" w:date="2026-01-01T00:00:00Z">
        <w:r>
          <w:t xml:space="preserve">,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the variance of their linear combination is:</w:t>
        </w:r>
      </w:ins>
    </w:p>
    <w:p>
      <w:pPr>
        <w:pStyle w:val="BodyText"/>
      </w:pPr>
      <w:ins w:id="229" w:author="PR Preview" w:date="2026-01-01T00:00:00Z">
        <w:r>
  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  </w:r>
      </w:ins>
    </w:p>
    <w:bookmarkEnd w:id="86"/>
    <w:p>
      <w:pPr>
        <w:pStyle w:val="FirstParagraph"/>
      </w:pPr>
      <w:ins w:id="230" w:author="PR Preview" w:date="2026-01-01T00:00:00Z">
        <w:r>
          <w:rPr>
            <w:i/>
            <w:iCs/>
          </w:rPr>
          <w:t xml:space="preserve">Proof</w:t>
        </w:r>
      </w:ins>
      <w:ins w:id="231" w:author="PR Preview" w:date="2026-01-01T00:00:00Z">
        <w:r>
          <w:t xml:space="preserve">. </w:t>
        </w:r>
      </w:ins>
      <w:ins w:id="232" w:author="PR Preview" w:date="2026-01-01T00:00:00Z">
        <w:r>
          <w:t xml:space="preserve">Treat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$\mathord{\smash[b]{\underset{\raise.3ex\hbox{$\scriptstyle\sim$}}{a}}\vphantom{a}}$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and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$\mathord{\smash[b]{\underset{\raise.3ex\hbox{$\scriptstyle\sim$}}{X}}\vphantom{X}}$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as</w:t>
        </w:r>
      </w:ins>
      <w:ins w:id="24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1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column vectors,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so</w:t>
        </w:r>
      </w:ins>
    </w:p>
    <w:p>
      <w:pPr>
        <w:pStyle w:val="BodyText"/>
      </w:pPr>
      <w:ins w:id="246" w:author="PR Preview" w:date="2026-01-01T00:00:00Z">
        <w:r>
  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  </w:r>
      </w:ins>
    </w:p>
    <w:p>
      <w:pPr>
        <w:pStyle w:val="FirstParagraph"/>
      </w:pPr>
      <w:ins w:id="247" w:author="PR Preview" w:date="2026-01-01T00:00:00Z">
        <w:r>
          <w:t xml:space="preserve">a scalar.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By linearity of expectation,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  </w:r>
      </w:ins>
      <w:ins w:id="252" w:author="PR Preview" w:date="2026-01-01T00:00:00Z">
        <w:r>
          <w:t xml:space="preserve">, so:</w:t>
        </w:r>
      </w:ins>
    </w:p>
    <w:p>
      <w:pPr>
        <w:pStyle w:val="BodyText"/>
      </w:pPr>
      <w:ins w:id="253" w:author="PR Preview" w:date="2026-01-01T00:00:00Z">
        <w:r>
  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  </w:r>
      </w:ins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del w:id="254" w:author="PR Preview" w:date="2026-01-01T00:00:00Z">
        <w:r>
          <w:rPr>
            <w:b/>
            <w:bCs/>
          </w:rPr>
          <w:delText xml:space="preserve">Theorem 13 (A variance matrix is symmetric and positive semidefinite)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For a</w:delText>
        </w:r>
      </w:del>
      <w:del w:id="25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random vector</w:delText>
        </w:r>
      </w:del>
      <w:del w:id="26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with</w:delText>
        </w:r>
      </w:del>
      <w:del w:id="26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for every</w:delText>
        </w:r>
      </w:del>
      <w:del w:id="266" w:author="PR Preview" w:date="2026-01-01T00:00:00Z">
        <w:r>
          <w:delText xml:space="preserve"> </w:delText>
        </w:r>
      </w:del>
      <m:oMath>
        <m:r>
          <m:t>i</m:t>
        </m:r>
      </m:oMath>
      <w:del w:id="267" w:author="PR Preview" w:date="2026-01-01T00:00:00Z">
        <w:r>
          <w:delText xml:space="preserve">,</w:delText>
        </w:r>
      </w:del>
      <w:del w:id="268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is</w:delText>
        </w:r>
      </w:del>
      <w:del w:id="271" w:author="PR Preview" w:date="2026-01-01T00:00:00Z">
        <w:r>
          <w:delText xml:space="preserve"> </w:delText>
        </w:r>
      </w:del>
      <w:hyperlink r:id="rId89">
        <w:del w:id="272" w:author="PR Preview" w:date="2026-01-01T00:00:00Z">
          <w:r>
            <w:rPr>
              <w:rStyle w:val="Hyperlink"/>
            </w:rPr>
            <w:delText xml:space="preserve">symmetric</w:delText>
          </w:r>
        </w:del>
      </w:hyperlink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and</w:delText>
        </w:r>
      </w:del>
      <w:del w:id="275" w:author="PR Preview" w:date="2026-01-01T00:00:00Z">
        <w:r>
          <w:delText xml:space="preserve"> </w:delText>
        </w:r>
      </w:del>
      <w:hyperlink r:id="rId90">
        <w:del w:id="276" w:author="PR Preview" w:date="2026-01-01T00:00:00Z">
          <w:r>
            <w:rPr>
              <w:rStyle w:val="Hyperlink"/>
            </w:rPr>
            <w:delText xml:space="preserve">positive semidefinite</w:delText>
          </w:r>
        </w:del>
      </w:hyperlink>
      <w:del w:id="277" w:author="PR Preview" w:date="2026-01-01T00:00:00Z">
        <w:r>
          <w:delText xml:space="preserve">: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for every</w:delText>
        </w:r>
      </w:del>
      <w:del w:id="28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vector of constants</w:delText>
        </w:r>
      </w:del>
      <w:del w:id="283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4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del w:id="285" w:author="PR Preview" w:date="2026-01-01T00:00:00Z">
        <w:r>
          <w:rPr>
            <w:i/>
            <w:iCs/>
          </w:rPr>
          <w:delText xml:space="preserve">Proof</w:delText>
        </w:r>
      </w:del>
      <w:del w:id="286" w:author="PR Preview" w:date="2026-01-01T00:00:00Z">
        <w:r>
          <w:delText xml:space="preserve">. </w:delText>
        </w:r>
      </w:del>
      <w:del w:id="287" w:author="PR Preview" w:date="2026-01-01T00:00:00Z">
        <w:r>
          <w:delText xml:space="preserve">By</w:delText>
        </w:r>
      </w:del>
      <w:del w:id="288" w:author="PR Preview" w:date="2026-01-01T00:00:00Z">
        <w:r>
          <w:delText xml:space="preserve"> </w:delText>
        </w:r>
      </w:del>
      <w:hyperlink w:anchor="thm-vcov-elements">
        <w:del w:id="289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290" w:author="PR Preview" w:date="2026-01-01T00:00:00Z">
        <w:r>
          <w:delText xml:space="preserve">, the</w:delText>
        </w:r>
      </w:del>
      <w:del w:id="29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292" w:author="PR Preview" w:date="2026-01-01T00:00:00Z">
        <w:r>
          <w:delText xml:space="preserve">-th element of</w:delText>
        </w:r>
      </w:del>
      <w:del w:id="293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is</w:delText>
        </w:r>
      </w:del>
      <w:del w:id="296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297" w:author="PR Preview" w:date="2026-01-01T00:00:00Z">
        <w:r>
          <w:delText xml:space="preserve">,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and by</w:delText>
        </w:r>
      </w:del>
      <w:del w:id="300" w:author="PR Preview" w:date="2026-01-01T00:00:00Z">
        <w:r>
          <w:delText xml:space="preserve"> </w:delText>
        </w:r>
      </w:del>
      <w:hyperlink w:anchor="def-cov">
        <w:del w:id="301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02" w:author="PR Preview" w:date="2026-01-01T00:00:00Z">
        <w:r>
          <w:delText xml:space="preserve">, with</w:delText>
        </w:r>
      </w:del>
      <w:del w:id="303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30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del w:id="305" w:author="PR Preview" w:date="2026-01-01T00:00:00Z">
        <w:r>
          <w:delText xml:space="preserve">so the</w:delText>
        </w:r>
      </w:del>
      <w:del w:id="30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307" w:author="PR Preview" w:date="2026-01-01T00:00:00Z">
        <w:r>
          <w:delText xml:space="preserve">-th and</w:delText>
        </w:r>
      </w:del>
      <w:del w:id="30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del w:id="309" w:author="PR Preview" w:date="2026-01-01T00:00:00Z">
        <w:r>
          <w:delText xml:space="preserve">-th elements are equal,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and</w:delText>
        </w:r>
      </w:del>
      <w:del w:id="312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is symmetric.</w:delText>
        </w:r>
      </w:del>
    </w:p>
    <w:p>
      <w:pPr>
        <w:pStyle w:val="BodyText"/>
      </w:pPr>
      <w:del w:id="315" w:author="PR Preview" w:date="2026-01-01T00:00:00Z">
        <w:r>
          <w:delText xml:space="preserve">For positive semidefiniteness, let</w:delText>
        </w:r>
      </w:del>
      <w:del w:id="316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7" w:author="PR Preview" w:date="2026-01-01T00:00:00Z">
        <w:r>
          <w:delText xml:space="preserve">. Then: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18" w:author="PR Preview" w:date="2026-01-01T00:00:00Z">
        <w:r>
          <w:delText xml:space="preserve">The first step is</w:delText>
        </w:r>
      </w:del>
      <w:del w:id="319" w:author="PR Preview" w:date="2026-01-01T00:00:00Z">
        <w:r>
          <w:delText xml:space="preserve"> </w:delText>
        </w:r>
      </w:del>
      <w:hyperlink w:anchor="thm-var-lincom">
        <w:del w:id="320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321" w:author="PR Preview" w:date="2026-01-01T00:00:00Z">
        <w:r>
          <w:delText xml:space="preserve">.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The last step holds because a random variable that is never negative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has a non-negative expectation: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in the discrete and continuous cases of the</w:delText>
        </w:r>
      </w:del>
      <w:del w:id="328" w:author="PR Preview" w:date="2026-01-01T00:00:00Z">
        <w:r>
          <w:delText xml:space="preserve"> </w:delText>
        </w:r>
      </w:del>
      <w:hyperlink r:id="rId11">
        <w:del w:id="329" w:author="PR Preview" w:date="2026-01-01T00:00:00Z">
          <w:r>
            <w:rPr>
              <w:rStyle w:val="Hyperlink"/>
            </w:rPr>
            <w:delText xml:space="preserve">definition of expectation</w:delText>
          </w:r>
        </w:del>
      </w:hyperlink>
      <w:del w:id="330" w:author="PR Preview" w:date="2026-01-01T00:00:00Z">
        <w:r>
          <w:delText xml:space="preserve">,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every term of the sum, or the integrand, is non-negative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(for the general case, see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Billingsley (1995)</w:delText>
        </w:r>
      </w:del>
      <w:del w:id="337" w:author="PR Preview" w:date="2026-01-01T00:00:00Z">
        <w:r>
          <w:delText xml:space="preserve">).</w:delText>
        </w:r>
      </w:del>
    </w:p>
    <w:p>
      <w:pPr>
        <w:pStyle w:val="BodyText"/>
      </w:pPr>
      <w:del w:id="338" w:author="PR Preview" w:date="2026-01-01T00:00:00Z">
        <w:r>
          <w:rPr>
            <w:b/>
            <w:bCs/>
          </w:rPr>
          <w:delText xml:space="preserve">Example 16 (Two variance matrices that differ only in sign)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Let</w:delText>
        </w:r>
      </w:del>
      <w:del w:id="34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be equally likely to be each of the four points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44" w:author="PR Preview" w:date="2026-01-01T00:00:00Z">
        <w:r>
          <w:delText xml:space="preserve">and let</w:delText>
        </w:r>
      </w:del>
      <w:del w:id="34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be equally likely to be each of the four points</w:delText>
        </w:r>
      </w:del>
    </w:p>
    <w:p>
      <w:pPr>
        <w:pStyle w:val="BodyText"/>
      </w:pPr>
      <w:ins w:id="348" w:author="PR Preview" w:date="2026-01-01T00:00:00Z">
        <w:r>
          <w:rPr>
            <w:b/>
            <w:bCs/>
          </w:rPr>
          <w:t xml:space="preserve">Theorem 13 (A variance matrix is symmetric and positive semidefinite)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For a</w:t>
        </w:r>
      </w:ins>
      <w:ins w:id="35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random vector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$\mathord{\smash[b]{\underset{\raise.3ex\hbox{$\scriptstyle\sim$}}{X}}\vphantom{X}}= {(X_1, \ldots, X_p)}^{\top}$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with</w:t>
        </w:r>
      </w:ins>
      <w:ins w:id="35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for every</w:t>
        </w:r>
      </w:ins>
      <w:ins w:id="361" w:author="PR Preview" w:date="2026-01-01T00:00:00Z">
        <w:r>
          <w:t xml:space="preserve"> </w:t>
        </w:r>
      </w:ins>
      <m:oMath>
        <m:r>
          <m:t>i</m:t>
        </m:r>
      </m:oMath>
      <w:ins w:id="362" w:author="PR Preview" w:date="2026-01-01T00:00:00Z">
        <w:r>
          <w:t xml:space="preserve">,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$\operatorname{Var}\mathopen{}\left(\mathord{\smash[b]{\underset{\raise.3ex\hbox{$\scriptstyle\sim$}}{X}}\vphantom{X}}\right)\mathclose{}$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is</w:t>
        </w:r>
      </w:ins>
      <w:ins w:id="367" w:author="PR Preview" w:date="2026-01-01T00:00:00Z">
        <w:r>
          <w:t xml:space="preserve"> </w:t>
        </w:r>
      </w:ins>
      <w:hyperlink r:id="rId89">
        <w:ins w:id="368" w:author="PR Preview" w:date="2026-01-01T00:00:00Z">
          <w:r>
            <w:rPr>
              <w:rStyle w:val="Hyperlink"/>
            </w:rPr>
            <w:t xml:space="preserve">symmetric</w:t>
          </w:r>
        </w:ins>
      </w:hyperlink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and</w:t>
        </w:r>
      </w:ins>
      <w:ins w:id="371" w:author="PR Preview" w:date="2026-01-01T00:00:00Z">
        <w:r>
          <w:t xml:space="preserve"> </w:t>
        </w:r>
      </w:ins>
      <w:hyperlink r:id="rId90">
        <w:ins w:id="372" w:author="PR Preview" w:date="2026-01-01T00:00:00Z">
          <w:r>
            <w:rPr>
              <w:rStyle w:val="Hyperlink"/>
            </w:rPr>
            <w:t xml:space="preserve">positive semidefinite</w:t>
          </w:r>
        </w:ins>
      </w:hyperlink>
      <w:ins w:id="373" w:author="PR Preview" w:date="2026-01-01T00:00:00Z">
        <w:r>
          <w:t xml:space="preserve">: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for every</w:t>
        </w:r>
      </w:ins>
      <w:ins w:id="37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vector of constants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$\mathord{\smash[b]{\underset{\raise.3ex\hbox{$\scriptstyle\sim$}}{a}}\vphantom{a}}$</w:t>
        </w:r>
      </w:ins>
      <w:ins w:id="381" w:author="PR Preview" w:date="2026-01-01T00:00:00Z">
        <w:r>
          <w:t xml:space="preserve">,</w:t>
        </w:r>
      </w:ins>
    </w:p>
    <w:p>
      <w:pPr>
        <w:pStyle w:val="BodyText"/>
      </w:pPr>
      <w:ins w:id="382" w:author="PR Preview" w:date="2026-01-01T00:00:00Z">
        <w:r>
  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  </w:r>
      </w:ins>
    </w:p>
    <w:bookmarkEnd w:id="91"/>
    <w:p>
      <w:pPr>
        <w:pStyle w:val="FirstParagraph"/>
      </w:pPr>
      <w:ins w:id="383" w:author="PR Preview" w:date="2026-01-01T00:00:00Z">
        <w:r>
          <w:rPr>
            <w:i/>
            <w:iCs/>
          </w:rPr>
          <w:t xml:space="preserve">Proof</w:t>
        </w:r>
      </w:ins>
      <w:ins w:id="384" w:author="PR Preview" w:date="2026-01-01T00:00:00Z">
        <w:r>
          <w:t xml:space="preserve">. </w:t>
        </w:r>
      </w:ins>
      <w:ins w:id="385" w:author="PR Preview" w:date="2026-01-01T00:00:00Z">
        <w:r>
          <w:t xml:space="preserve">By</w:t>
        </w:r>
      </w:ins>
      <w:ins w:id="386" w:author="PR Preview" w:date="2026-01-01T00:00:00Z">
        <w:r>
          <w:t xml:space="preserve"> </w:t>
        </w:r>
      </w:ins>
      <w:hyperlink w:anchor="thm-vcov-elements">
        <w:ins w:id="387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388" w:author="PR Preview" w:date="2026-01-01T00:00:00Z">
        <w:r>
          <w:t xml:space="preserve">, the</w:t>
        </w:r>
      </w:ins>
      <w:ins w:id="3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390" w:author="PR Preview" w:date="2026-01-01T00:00:00Z">
        <w:r>
          <w:t xml:space="preserve">-th element of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$\operatorname{Var}\mathopen{}\left(\mathord{\smash[b]{\underset{\raise.3ex\hbox{$\scriptstyle\sim$}}{X}}\vphantom{X}}\right)\mathclose{}$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is</w:t>
        </w:r>
      </w:ins>
      <w:ins w:id="395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396" w:author="PR Preview" w:date="2026-01-01T00:00:00Z">
        <w:r>
          <w:t xml:space="preserve">,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and by</w:t>
        </w:r>
      </w:ins>
      <w:ins w:id="399" w:author="PR Preview" w:date="2026-01-01T00:00:00Z">
        <w:r>
          <w:t xml:space="preserve"> </w:t>
        </w:r>
      </w:ins>
      <w:hyperlink w:anchor="def-cov">
        <w:ins w:id="400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401" w:author="PR Preview" w:date="2026-01-01T00:00:00Z">
        <w:r>
          <w:t xml:space="preserve">, with</w:t>
        </w:r>
      </w:ins>
      <w:ins w:id="402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40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ins w:id="404" w:author="PR Preview" w:date="2026-01-01T00:00:00Z">
        <w:r>
          <w:t xml:space="preserve">so the</w:t>
        </w:r>
      </w:ins>
      <w:ins w:id="4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406" w:author="PR Preview" w:date="2026-01-01T00:00:00Z">
        <w:r>
          <w:t xml:space="preserve">-th and</w:t>
        </w:r>
      </w:ins>
      <w:ins w:id="40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ins w:id="408" w:author="PR Preview" w:date="2026-01-01T00:00:00Z">
        <w:r>
          <w:t xml:space="preserve">-th elements are equal,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and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$\operatorname{Var}\mathopen{}\left(\mathord{\smash[b]{\underset{\raise.3ex\hbox{$\scriptstyle\sim$}}{X}}\vphantom{X}}\right)\mathclose{}$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is symmetric.</w:t>
        </w:r>
      </w:ins>
    </w:p>
    <w:p>
      <w:pPr>
        <w:pStyle w:val="BodyText"/>
      </w:pPr>
      <w:ins w:id="415" w:author="PR Preview" w:date="2026-01-01T00:00:00Z">
        <w:r>
          <w:t xml:space="preserve">For positive semidefiniteness, let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$Y = {\mathord{\smash[b]{\underset{\raise.3ex\hbox{$\scriptstyle\sim$}}{a}}\vphantom{a}}}^{\top}\mathord{\smash[b]{\underset{\raise.3ex\hbox{$\scriptstyle\sim$}}{X}}\vphantom{X}}$</w:t>
        </w:r>
      </w:ins>
      <w:ins w:id="418" w:author="PR Preview" w:date="2026-01-01T00:00:00Z">
        <w:r>
          <w:t xml:space="preserve">. Then:</w:t>
        </w:r>
      </w:ins>
    </w:p>
    <w:p>
      <w:pPr>
        <w:pStyle w:val="BodyText"/>
      </w:pPr>
      <w:ins w:id="419" w:author="PR Preview" w:date="2026-01-01T00:00:00Z">
        <w:r>
  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  </w:r>
      </w:ins>
    </w:p>
    <w:p>
      <w:pPr>
        <w:pStyle w:val="FirstParagraph"/>
      </w:pPr>
      <w:ins w:id="420" w:author="PR Preview" w:date="2026-01-01T00:00:00Z">
        <w:r>
          <w:t xml:space="preserve">The first step is</w:t>
        </w:r>
      </w:ins>
      <w:ins w:id="421" w:author="PR Preview" w:date="2026-01-01T00:00:00Z">
        <w:r>
          <w:t xml:space="preserve"> </w:t>
        </w:r>
      </w:ins>
      <w:hyperlink w:anchor="thm-var-lincom">
        <w:ins w:id="422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423" w:author="PR Preview" w:date="2026-01-01T00:00:00Z">
        <w:r>
          <w:t xml:space="preserve">.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The last step holds because a random variable that is never negative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has a non-negative expectation: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in the discrete and continuous cases of the</w:t>
        </w:r>
      </w:ins>
      <w:ins w:id="430" w:author="PR Preview" w:date="2026-01-01T00:00:00Z">
        <w:r>
          <w:t xml:space="preserve"> </w:t>
        </w:r>
      </w:ins>
      <w:hyperlink r:id="rId11">
        <w:ins w:id="431" w:author="PR Preview" w:date="2026-01-01T00:00:00Z">
          <w:r>
            <w:rPr>
              <w:rStyle w:val="Hyperlink"/>
            </w:rPr>
            <w:t xml:space="preserve">definition of expectation</w:t>
          </w:r>
        </w:ins>
      </w:hyperlink>
      <w:ins w:id="432" w:author="PR Preview" w:date="2026-01-01T00:00:00Z">
        <w:r>
          <w:t xml:space="preserve">,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every term of the sum, or the integrand, is non-negative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(for the general case, see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Billingsley [3]</w:t>
        </w:r>
      </w:ins>
      <w:ins w:id="439" w:author="PR Preview" w:date="2026-01-01T00:00:00Z">
        <w:r>
          <w:t xml:space="preserve">).</w:t>
        </w:r>
      </w:ins>
    </w:p>
    <w:bookmarkStart w:id="92" w:name="exm-vcov-psd"/>
    <w:p>
      <w:pPr>
        <w:pStyle w:val="BodyText"/>
      </w:pPr>
      <w:ins w:id="440" w:author="PR Preview" w:date="2026-01-01T00:00:00Z">
        <w:r>
          <w:rPr>
            <w:b/>
            <w:bCs/>
          </w:rPr>
          <w:t xml:space="preserve">Example 16 (Two variance matrices that differ only in sign)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Let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$\mathord{\smash[b]{\underset{\raise.3ex\hbox{$\scriptstyle\sim$}}{X}}\vphantom{X}}= {(X_1, X_2)}^{\top}$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be equally likely to be each of the four points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447" w:author="PR Preview" w:date="2026-01-01T00:00:00Z">
        <w:r>
          <w:t xml:space="preserve">and let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$\mathord{\smash[b]{\underset{\raise.3ex\hbox{$\scriptstyle\sim$}}{X}}\vphantom{X}}'$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be equally likely to be each of the four points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452" w:author="PR Preview" w:date="2026-01-01T00:00:00Z">
        <w:r>
          <w:delText xml:space="preserve">and likewise for</w:delText>
        </w:r>
      </w:del>
      <w:del w:id="45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del w:id="454" w:author="PR Preview" w:date="2026-01-01T00:00:00Z">
        <w:r>
          <w:delText xml:space="preserve">.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They differ in the products of the coordinates:</w:delText>
        </w:r>
      </w:del>
    </w:p>
    <w:p>
      <w:pPr>
        <w:pStyle w:val="FirstParagraph"/>
      </w:pPr>
      <w:ins w:id="457" w:author="PR Preview" w:date="2026-01-01T00:00:00Z">
        <w:r>
          <w:t xml:space="preserve">and likewise for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$\mathord{\smash[b]{\underset{\raise.3ex\hbox{$\scriptstyle\sim$}}{X}}\vphantom{X}}'$</w:t>
        </w:r>
      </w:ins>
      <w:ins w:id="460" w:author="PR Preview" w:date="2026-01-01T00:00:00Z">
        <w:r>
          <w:t xml:space="preserve">.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They differ in the products of the coordinates: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63" w:author="PR Preview" w:date="2026-01-01T00:00:00Z">
        <w:r>
          <w:delText xml:space="preserve">Both are symmetric.</w:delText>
        </w:r>
      </w:del>
      <w:del w:id="464" w:author="PR Preview" w:date="2026-01-01T00:00:00Z">
        <w:r>
          <w:delText xml:space="preserve"> </w:delText>
        </w:r>
      </w:del>
      <w:hyperlink w:anchor="thm-var-lincom">
        <w:del w:id="465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with</w:delText>
        </w:r>
      </w:del>
      <w:del w:id="468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and</w:delText>
        </w:r>
      </w:del>
      <w:del w:id="471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gives:</w:delText>
        </w:r>
      </w:del>
    </w:p>
    <w:p>
      <w:pPr>
        <w:pStyle w:val="BodyText"/>
      </w:pPr>
      <w:ins w:id="474" w:author="PR Preview" w:date="2026-01-01T00:00:00Z">
        <w:r>
  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  </w:r>
      </w:ins>
    </w:p>
    <w:p>
      <w:pPr>
        <w:pStyle w:val="FirstParagraph"/>
      </w:pPr>
      <w:ins w:id="475" w:author="PR Preview" w:date="2026-01-01T00:00:00Z">
        <w:r>
          <w:t xml:space="preserve">Both are symmetric.</w:t>
        </w:r>
      </w:ins>
      <w:ins w:id="476" w:author="PR Preview" w:date="2026-01-01T00:00:00Z">
        <w:r>
          <w:t xml:space="preserve"> </w:t>
        </w:r>
      </w:ins>
      <w:hyperlink w:anchor="thm-var-lincom">
        <w:ins w:id="477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with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$\mathord{\smash[b]{\underset{\raise.3ex\hbox{$\scriptstyle\sim$}}{a}}\vphantom{a}}= {(1, 1)}^{\top}$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and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$\mathord{\smash[b]{\underset{\raise.3ex\hbox{$\scriptstyle\sim$}}{a}}\vphantom{a}}= {(1, -1)}^{\top}$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gives: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del w:id="488" w:author="PR Preview" w:date="2026-01-01T00:00:00Z">
        <w:r>
          <w:rPr>
            <w:b/>
            <w:bCs/>
          </w:rPr>
          <w:delText xml:space="preserve">Example 17 (A variance matrix that is not positive definite)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Let</w:delText>
        </w:r>
      </w:del>
      <w:del w:id="49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have variance</w:delText>
        </w:r>
      </w:del>
      <w:del w:id="49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495" w:author="PR Preview" w:date="2026-01-01T00:00:00Z">
        <w:r>
          <w:delText xml:space="preserve">, and let</w:delText>
        </w:r>
      </w:del>
      <w:del w:id="49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497" w:author="PR Preview" w:date="2026-01-01T00:00:00Z">
        <w:r>
          <w:delText xml:space="preserve">.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Every covariance in</w:delText>
        </w:r>
      </w:del>
      <w:del w:id="50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is</w:delText>
        </w:r>
      </w:del>
      <w:del w:id="503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(</w:delText>
        </w:r>
      </w:del>
      <w:hyperlink w:anchor="lem-cov-xx">
        <w:del w:id="506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507" w:author="PR Preview" w:date="2026-01-01T00:00:00Z">
        <w:r>
          <w:delText xml:space="preserve">), so: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508" w:author="PR Preview" w:date="2026-01-01T00:00:00Z">
        <w:r>
          <w:delText xml:space="preserve">With</w:delText>
        </w:r>
      </w:del>
      <w:del w:id="509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10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511" w:author="PR Preview" w:date="2026-01-01T00:00:00Z">
        <w:r>
          <w:delText xml:space="preserve">so</w:delText>
        </w:r>
      </w:del>
      <w:del w:id="512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is positive semidefinite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but not</w:delText>
        </w:r>
      </w:del>
      <w:del w:id="517" w:author="PR Preview" w:date="2026-01-01T00:00:00Z">
        <w:r>
          <w:delText xml:space="preserve"> </w:delText>
        </w:r>
      </w:del>
      <w:hyperlink r:id="rId93">
        <w:del w:id="518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(compare</w:delText>
        </w:r>
      </w:del>
      <w:del w:id="521" w:author="PR Preview" w:date="2026-01-01T00:00:00Z">
        <w:r>
          <w:delText xml:space="preserve"> </w:delText>
        </w:r>
      </w:del>
      <w:hyperlink r:id="rId94">
        <w:del w:id="522" w:author="PR Preview" w:date="2026-01-01T00:00:00Z">
          <w:r>
            <w:rPr>
              <w:rStyle w:val="Hyperlink"/>
            </w:rPr>
            <w:delText xml:space="preserve">this example</w:delText>
          </w:r>
        </w:del>
      </w:hyperlink>
      <w:del w:id="523" w:author="PR Preview" w:date="2026-01-01T00:00:00Z">
        <w:r>
          <w:delText xml:space="preserve">).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If</w:delText>
        </w:r>
      </w:del>
      <w:del w:id="52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is continuous,</w:delText>
        </w:r>
      </w:del>
      <w:del w:id="52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has no</w:delText>
        </w:r>
      </w:del>
      <w:del w:id="532" w:author="PR Preview" w:date="2026-01-01T00:00:00Z">
        <w:r>
          <w:delText xml:space="preserve"> </w:delText>
        </w:r>
      </w:del>
      <w:hyperlink r:id="rId95">
        <w:del w:id="533" w:author="PR Preview" w:date="2026-01-01T00:00:00Z">
          <w:r>
            <w:rPr>
              <w:rStyle w:val="Hyperlink"/>
            </w:rPr>
            <w:delText xml:space="preserve">joint density</w:delText>
          </w:r>
        </w:del>
      </w:hyperlink>
      <w:del w:id="534" w:author="PR Preview" w:date="2026-01-01T00:00:00Z">
        <w:r>
          <w:delText xml:space="preserve">.</w:delText>
        </w:r>
      </w:del>
    </w:p>
    <w:p>
      <w:pPr>
        <w:pStyle w:val="BodyText"/>
      </w:pPr>
      <w:del w:id="535" w:author="PR Preview" w:date="2026-01-01T00:00:00Z">
        <w:r>
          <w:rPr>
            <w:b/>
            <w:bCs/>
          </w:rPr>
          <w:delText xml:space="preserve">Corollary 5 (Independent components give a diagonal variance matrix)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Let</w:delText>
        </w:r>
      </w:del>
      <w:del w:id="53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be a random vector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whose components are each discrete or continuous,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with:</w:delText>
        </w:r>
      </w:del>
    </w:p>
    <w:p>
      <w:pPr>
        <w:pStyle w:val="BodyText"/>
      </w:pPr>
      <w:ins w:id="545" w:author="PR Preview" w:date="2026-01-01T00:00:00Z">
        <w:r>
          <w:rPr>
            <w:b/>
            <w:bCs/>
          </w:rPr>
          <w:t xml:space="preserve">Example 17 (A variance matrix that is not positive definite)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Let</w:t>
        </w:r>
      </w:ins>
      <w:ins w:id="54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have variance</w:t>
        </w:r>
      </w:ins>
      <w:ins w:id="55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552" w:author="PR Preview" w:date="2026-01-01T00:00:00Z">
        <w:r>
          <w:t xml:space="preserve">, and let</w:t>
        </w:r>
      </w:ins>
      <w:ins w:id="55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554" w:author="PR Preview" w:date="2026-01-01T00:00:00Z">
        <w:r>
          <w:t xml:space="preserve">.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Every covariance in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$\mathord{\smash[b]{\underset{\raise.3ex\hbox{$\scriptstyle\sim$}}{X}}\vphantom{X}}= {(X_1, X_2)}^{\top}$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is</w:t>
        </w:r>
      </w:ins>
      <w:ins w:id="561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(</w:t>
        </w:r>
      </w:ins>
      <w:hyperlink w:anchor="lem-cov-xx">
        <w:ins w:id="564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565" w:author="PR Preview" w:date="2026-01-01T00:00:00Z">
        <w:r>
          <w:t xml:space="preserve">), so:</w:t>
        </w:r>
      </w:ins>
    </w:p>
    <w:p>
      <w:pPr>
        <w:pStyle w:val="BodyText"/>
      </w:pPr>
      <w:ins w:id="566" w:author="PR Preview" w:date="2026-01-01T00:00:00Z">
        <w:r>
          <w:t xml:space="preserve">$$
    \operatorname{Var}\mathopen{}\left(\mathord{\smash[b]{\underset{\raise.3ex\hbox{$\scriptstyle\sim$}}{X}}\vphantom{X}}\right)\mathclose{} = \sigma^2\begin{pmatrix}1 &amp; 1 \\ 1 &amp; 1\end{pmatrix}.
    $$</w:t>
        </w:r>
      </w:ins>
    </w:p>
    <w:p>
      <w:pPr>
        <w:pStyle w:val="FirstParagraph"/>
      </w:pPr>
      <w:ins w:id="567" w:author="PR Preview" w:date="2026-01-01T00:00:00Z">
        <w:r>
          <w:t xml:space="preserve">With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$\mathord{\smash[b]{\underset{\raise.3ex\hbox{$\scriptstyle\sim$}}{a}}\vphantom{a}}= {(1, -1)}^{\top}$</w:t>
        </w:r>
      </w:ins>
      <w:ins w:id="570" w:author="PR Preview" w:date="2026-01-01T00:00:00Z">
        <w:r>
          <w:t xml:space="preserve">,</w:t>
        </w:r>
      </w:ins>
    </w:p>
    <w:p>
      <w:pPr>
        <w:pStyle w:val="BodyText"/>
      </w:pPr>
      <w:ins w:id="571" w:author="PR Preview" w:date="2026-01-01T00:00:00Z">
        <w:r>
  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  </w:r>
      </w:ins>
    </w:p>
    <w:p>
      <w:pPr>
        <w:pStyle w:val="FirstParagraph"/>
      </w:pPr>
      <w:ins w:id="572" w:author="PR Preview" w:date="2026-01-01T00:00:00Z">
        <w:r>
          <w:t xml:space="preserve">so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$\operatorname{Var}\mathopen{}\left(\mathord{\smash[b]{\underset{\raise.3ex\hbox{$\scriptstyle\sim$}}{X}}\vphantom{X}}\right)\mathclose{}$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is positive semidefinite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but not</w:t>
        </w:r>
      </w:ins>
      <w:ins w:id="579" w:author="PR Preview" w:date="2026-01-01T00:00:00Z">
        <w:r>
          <w:t xml:space="preserve"> </w:t>
        </w:r>
      </w:ins>
      <w:hyperlink r:id="rId93">
        <w:ins w:id="580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(compare</w:t>
        </w:r>
      </w:ins>
      <w:ins w:id="583" w:author="PR Preview" w:date="2026-01-01T00:00:00Z">
        <w:r>
          <w:t xml:space="preserve"> </w:t>
        </w:r>
      </w:ins>
      <w:hyperlink r:id="rId94">
        <w:ins w:id="584" w:author="PR Preview" w:date="2026-01-01T00:00:00Z">
          <w:r>
            <w:rPr>
              <w:rStyle w:val="Hyperlink"/>
            </w:rPr>
            <w:t xml:space="preserve">this example</w:t>
          </w:r>
        </w:ins>
      </w:hyperlink>
      <w:ins w:id="585" w:author="PR Preview" w:date="2026-01-01T00:00:00Z">
        <w:r>
          <w:t xml:space="preserve">).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If</w:t>
        </w:r>
      </w:ins>
      <w:ins w:id="58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is continuous,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$\mathord{\smash[b]{\underset{\raise.3ex\hbox{$\scriptstyle\sim$}}{X}}\vphantom{X}}$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has no</w:t>
        </w:r>
      </w:ins>
      <w:ins w:id="595" w:author="PR Preview" w:date="2026-01-01T00:00:00Z">
        <w:r>
          <w:t xml:space="preserve"> </w:t>
        </w:r>
      </w:ins>
      <w:hyperlink r:id="rId95">
        <w:ins w:id="596" w:author="PR Preview" w:date="2026-01-01T00:00:00Z">
          <w:r>
            <w:rPr>
              <w:rStyle w:val="Hyperlink"/>
            </w:rPr>
            <w:t xml:space="preserve">joint density</w:t>
          </w:r>
        </w:ins>
      </w:hyperlink>
      <w:ins w:id="597" w:author="PR Preview" w:date="2026-01-01T00:00:00Z">
        <w:r>
          <w:t xml:space="preserve">.</w:t>
        </w:r>
      </w:ins>
    </w:p>
    <w:bookmarkEnd w:id="96"/>
    <w:bookmarkStart w:id="98" w:name="cor-vcov-indpt-diagonal"/>
    <w:p>
      <w:pPr>
        <w:pStyle w:val="BodyText"/>
      </w:pPr>
      <w:ins w:id="598" w:author="PR Preview" w:date="2026-01-01T00:00:00Z">
        <w:r>
          <w:rPr>
            <w:b/>
            <w:bCs/>
          </w:rPr>
          <w:t xml:space="preserve">Corollary 5 (Independent components give a diagonal variance matrix)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Let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$\mathord{\smash[b]{\underset{\raise.3ex\hbox{$\scriptstyle\sim$}}{X}}\vphantom{X}}= {(X_1, \ldots, X_p)}^{\top}$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be a random vector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whose components are each discrete or continuous,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with: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del w:id="609" w:author="PR Preview" w:date="2026-01-01T00:00:00Z">
        <w:r>
          <w:delText xml:space="preserve">Then</w:delText>
        </w:r>
      </w:del>
      <w:del w:id="610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is</w:delText>
        </w:r>
      </w:del>
      <w:del w:id="613" w:author="PR Preview" w:date="2026-01-01T00:00:00Z">
        <w:r>
          <w:delText xml:space="preserve"> </w:delText>
        </w:r>
      </w:del>
      <w:hyperlink r:id="rId97">
        <w:del w:id="614" w:author="PR Preview" w:date="2026-01-01T00:00:00Z">
          <w:r>
            <w:rPr>
              <w:rStyle w:val="Hyperlink"/>
            </w:rPr>
            <w:delText xml:space="preserve">diagonal</w:delText>
          </w:r>
        </w:del>
      </w:hyperlink>
      <w:del w:id="615" w:author="PR Preview" w:date="2026-01-01T00:00:00Z">
        <w:r>
          <w:delText xml:space="preserve">,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with diagonal elements</w:delText>
        </w:r>
      </w:del>
      <w:del w:id="618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del w:id="619" w:author="PR Preview" w:date="2026-01-01T00:00:00Z">
        <w:r>
          <w:delText xml:space="preserve">.</w:delText>
        </w:r>
      </w:del>
    </w:p>
    <w:p>
      <w:pPr>
        <w:pStyle w:val="BodyText"/>
      </w:pPr>
      <w:del w:id="620" w:author="PR Preview" w:date="2026-01-01T00:00:00Z">
        <w:r>
          <w:rPr>
            <w:i/>
            <w:iCs/>
          </w:rPr>
          <w:delText xml:space="preserve">Proof</w:delText>
        </w:r>
      </w:del>
      <w:del w:id="621" w:author="PR Preview" w:date="2026-01-01T00:00:00Z">
        <w:r>
          <w:delText xml:space="preserve">. </w:delText>
        </w:r>
      </w:del>
      <w:del w:id="622" w:author="PR Preview" w:date="2026-01-01T00:00:00Z">
        <w:r>
          <w:delText xml:space="preserve">By</w:delText>
        </w:r>
      </w:del>
      <w:del w:id="623" w:author="PR Preview" w:date="2026-01-01T00:00:00Z">
        <w:r>
          <w:delText xml:space="preserve"> </w:delText>
        </w:r>
      </w:del>
      <w:hyperlink w:anchor="thm-vcov-elements">
        <w:del w:id="624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625" w:author="PR Preview" w:date="2026-01-01T00:00:00Z">
        <w:r>
          <w:delText xml:space="preserve">, the</w:delText>
        </w:r>
      </w:del>
      <w:del w:id="6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627" w:author="PR Preview" w:date="2026-01-01T00:00:00Z">
        <w:r>
          <w:delText xml:space="preserve">-th element of</w:delText>
        </w:r>
      </w:del>
      <w:del w:id="628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is</w:delText>
        </w:r>
      </w:del>
      <w:del w:id="631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632" w:author="PR Preview" w:date="2026-01-01T00:00:00Z">
        <w:r>
          <w:delText xml:space="preserve">.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For</w:delText>
        </w:r>
      </w:del>
      <w:del w:id="63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636" w:author="PR Preview" w:date="2026-01-01T00:00:00Z">
        <w:r>
          <w:delText xml:space="preserve">,</w:delText>
        </w:r>
      </w:del>
      <w:del w:id="63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and</w:delText>
        </w:r>
      </w:del>
      <w:del w:id="64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j</m:t>
            </m:r>
          </m:sub>
        </m:sSub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are independent,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so</w:delText>
        </w:r>
      </w:del>
      <w:del w:id="645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by</w:delText>
        </w:r>
      </w:del>
      <w:del w:id="648" w:author="PR Preview" w:date="2026-01-01T00:00:00Z">
        <w:r>
          <w:delText xml:space="preserve"> </w:delText>
        </w:r>
      </w:del>
      <w:hyperlink w:anchor="thm-indpt-uncorrelated">
        <w:del w:id="649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650" w:author="PR Preview" w:date="2026-01-01T00:00:00Z">
        <w:r>
          <w:delText xml:space="preserve">.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The</w:delText>
        </w:r>
      </w:del>
      <w:del w:id="65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del w:id="654" w:author="PR Preview" w:date="2026-01-01T00:00:00Z">
        <w:r>
          <w:delText xml:space="preserve">-th element is</w:delText>
        </w:r>
      </w:del>
      <w:del w:id="655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by</w:delText>
        </w:r>
      </w:del>
      <w:del w:id="658" w:author="PR Preview" w:date="2026-01-01T00:00:00Z">
        <w:r>
          <w:delText xml:space="preserve"> </w:delText>
        </w:r>
      </w:del>
      <w:hyperlink w:anchor="lem-cov-xx">
        <w:del w:id="65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660" w:author="PR Preview" w:date="2026-01-01T00:00:00Z">
        <w:r>
          <w:delText xml:space="preserve">.</w:delText>
        </w:r>
      </w:del>
    </w:p>
    <w:p>
      <w:pPr>
        <w:pStyle w:val="BodyText"/>
      </w:pPr>
      <w:del w:id="661" w:author="PR Preview" w:date="2026-01-01T00:00:00Z">
        <w:r>
          <w:rPr>
            <w:b/>
            <w:bCs/>
          </w:rPr>
          <w:delText xml:space="preserve">Theorem 14 (Correlation lies between</w:delText>
        </w:r>
      </w:del>
      <w:del w:id="66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663" w:author="PR Preview" w:date="2026-01-01T00:00:00Z">
        <w:r>
          <w:rPr>
            <w:b/>
            <w:bCs/>
          </w:rPr>
          <w:delText xml:space="preserve"> </w:delText>
        </w:r>
      </w:del>
      <w:del w:id="664" w:author="PR Preview" w:date="2026-01-01T00:00:00Z">
        <w:r>
          <w:rPr>
            <w:b/>
            <w:bCs/>
          </w:rPr>
          <w:delText xml:space="preserve">and</w:delText>
        </w:r>
      </w:del>
      <w:del w:id="665" w:author="PR Preview" w:date="2026-01-01T00:00:00Z">
        <w:r>
          <w:rPr>
            <w:b/>
            <w:bCs/>
          </w:rPr>
          <w:delText xml:space="preserve"> </w:delText>
        </w:r>
      </w:del>
      <m:oMath>
        <m:r>
          <m:t>1</m:t>
        </m:r>
      </m:oMath>
      <w:del w:id="666" w:author="PR Preview" w:date="2026-01-01T00:00:00Z">
        <w:r>
          <w:rPr>
            <w:b/>
            <w:bCs/>
          </w:rPr>
          <w:delText xml:space="preserve">)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If</w:delText>
        </w:r>
      </w:del>
      <w:del w:id="669" w:author="PR Preview" w:date="2026-01-01T00:00:00Z">
        <w:r>
          <w:delText xml:space="preserve"> </w:delText>
        </w:r>
      </w:del>
      <m:oMath>
        <m:r>
          <m:t>X</m:t>
        </m:r>
      </m:oMath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and</w:delText>
        </w:r>
      </w:del>
      <w:del w:id="672" w:author="PR Preview" w:date="2026-01-01T00:00:00Z">
        <w:r>
          <w:delText xml:space="preserve"> </w:delText>
        </w:r>
      </w:del>
      <m:oMath>
        <m:r>
          <m:t>Y</m:t>
        </m:r>
      </m:oMath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have finite, positive</w:delText>
        </w:r>
      </w:del>
      <w:del w:id="675" w:author="PR Preview" w:date="2026-01-01T00:00:00Z">
        <w:r>
          <w:delText xml:space="preserve"> </w:delText>
        </w:r>
      </w:del>
      <w:hyperlink w:anchor="def-variance">
        <w:del w:id="676" w:author="PR Preview" w:date="2026-01-01T00:00:00Z">
          <w:r>
            <w:rPr>
              <w:rStyle w:val="Hyperlink"/>
            </w:rPr>
            <w:delText xml:space="preserve">variances</w:delText>
          </w:r>
        </w:del>
      </w:hyperlink>
      <w:del w:id="677" w:author="PR Preview" w:date="2026-01-01T00:00:00Z">
        <w:r>
          <w:delText xml:space="preserve">,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then their</w:delText>
        </w:r>
      </w:del>
      <w:del w:id="680" w:author="PR Preview" w:date="2026-01-01T00:00:00Z">
        <w:r>
          <w:delText xml:space="preserve"> </w:delText>
        </w:r>
      </w:del>
      <w:hyperlink w:anchor="def-correlation">
        <w:del w:id="681" w:author="PR Preview" w:date="2026-01-01T00:00:00Z">
          <w:r>
            <w:rPr>
              <w:rStyle w:val="Hyperlink"/>
            </w:rPr>
            <w:delText xml:space="preserve">correlation</w:delText>
          </w:r>
        </w:del>
      </w:hyperlink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lies in</w:delText>
        </w:r>
      </w:del>
      <w:del w:id="68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(Casella and Berger 2002)</w:delText>
        </w:r>
      </w:del>
      <w:del w:id="687" w:author="PR Preview" w:date="2026-01-01T00:00:00Z">
        <w:r>
          <w:delText xml:space="preserve">:</w:delText>
        </w:r>
      </w:del>
    </w:p>
    <w:p>
      <w:pPr>
        <w:pStyle w:val="FirstParagraph"/>
      </w:pPr>
      <w:ins w:id="688" w:author="PR Preview" w:date="2026-01-01T00:00:00Z">
        <w:r>
          <w:t xml:space="preserve">Then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$\operatorname{Var}\mathopen{}\left(\mathord{\smash[b]{\underset{\raise.3ex\hbox{$\scriptstyle\sim$}}{X}}\vphantom{X}}\right)\mathclose{}$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is</w:t>
        </w:r>
      </w:ins>
      <w:ins w:id="693" w:author="PR Preview" w:date="2026-01-01T00:00:00Z">
        <w:r>
          <w:t xml:space="preserve"> </w:t>
        </w:r>
      </w:ins>
      <w:hyperlink r:id="rId97">
        <w:ins w:id="694" w:author="PR Preview" w:date="2026-01-01T00:00:00Z">
          <w:r>
            <w:rPr>
              <w:rStyle w:val="Hyperlink"/>
            </w:rPr>
            <w:t xml:space="preserve">diagonal</w:t>
          </w:r>
        </w:ins>
      </w:hyperlink>
      <w:ins w:id="695" w:author="PR Preview" w:date="2026-01-01T00:00:00Z">
        <w:r>
          <w:t xml:space="preserve">,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with diagonal elements</w:t>
        </w:r>
      </w:ins>
      <w:ins w:id="698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ins w:id="699" w:author="PR Preview" w:date="2026-01-01T00:00:00Z">
        <w:r>
          <w:t xml:space="preserve">.</w:t>
        </w:r>
      </w:ins>
    </w:p>
    <w:bookmarkEnd w:id="98"/>
    <w:p>
      <w:pPr>
        <w:pStyle w:val="BodyText"/>
      </w:pPr>
      <w:ins w:id="700" w:author="PR Preview" w:date="2026-01-01T00:00:00Z">
        <w:r>
          <w:rPr>
            <w:i/>
            <w:iCs/>
          </w:rPr>
          <w:t xml:space="preserve">Proof</w:t>
        </w:r>
      </w:ins>
      <w:ins w:id="701" w:author="PR Preview" w:date="2026-01-01T00:00:00Z">
        <w:r>
          <w:t xml:space="preserve">. </w:t>
        </w:r>
      </w:ins>
      <w:ins w:id="702" w:author="PR Preview" w:date="2026-01-01T00:00:00Z">
        <w:r>
          <w:t xml:space="preserve">By</w:t>
        </w:r>
      </w:ins>
      <w:ins w:id="703" w:author="PR Preview" w:date="2026-01-01T00:00:00Z">
        <w:r>
          <w:t xml:space="preserve"> </w:t>
        </w:r>
      </w:ins>
      <w:hyperlink w:anchor="thm-vcov-elements">
        <w:ins w:id="704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705" w:author="PR Preview" w:date="2026-01-01T00:00:00Z">
        <w:r>
          <w:t xml:space="preserve">, the</w:t>
        </w:r>
      </w:ins>
      <w:ins w:id="70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707" w:author="PR Preview" w:date="2026-01-01T00:00:00Z">
        <w:r>
          <w:t xml:space="preserve">-th element of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$\operatorname{Var}\mathopen{}\left(\mathord{\smash[b]{\underset{\raise.3ex\hbox{$\scriptstyle\sim$}}{X}}\vphantom{X}}\right)\mathclose{}$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is</w:t>
        </w:r>
      </w:ins>
      <w:ins w:id="712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713" w:author="PR Preview" w:date="2026-01-01T00:00:00Z">
        <w:r>
          <w:t xml:space="preserve">.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For</w:t>
        </w:r>
      </w:ins>
      <w:ins w:id="71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717" w:author="PR Preview" w:date="2026-01-01T00:00:00Z">
        <w:r>
          <w:t xml:space="preserve">,</w:t>
        </w:r>
      </w:ins>
      <w:ins w:id="71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and</w:t>
        </w:r>
      </w:ins>
      <w:ins w:id="72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are independent,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so</w:t>
        </w:r>
      </w:ins>
      <w:ins w:id="726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by</w:t>
        </w:r>
      </w:ins>
      <w:ins w:id="729" w:author="PR Preview" w:date="2026-01-01T00:00:00Z">
        <w:r>
          <w:t xml:space="preserve"> </w:t>
        </w:r>
      </w:ins>
      <w:hyperlink w:anchor="thm-indpt-uncorrelated">
        <w:ins w:id="730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731" w:author="PR Preview" w:date="2026-01-01T00:00:00Z">
        <w:r>
          <w:t xml:space="preserve">.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The</w:t>
        </w:r>
      </w:ins>
      <w:ins w:id="7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ins w:id="735" w:author="PR Preview" w:date="2026-01-01T00:00:00Z">
        <w:r>
          <w:t xml:space="preserve">-th element is</w:t>
        </w:r>
      </w:ins>
      <w:ins w:id="736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by</w:t>
        </w:r>
      </w:ins>
      <w:ins w:id="739" w:author="PR Preview" w:date="2026-01-01T00:00:00Z">
        <w:r>
          <w:t xml:space="preserve"> </w:t>
        </w:r>
      </w:ins>
      <w:hyperlink w:anchor="lem-cov-xx">
        <w:ins w:id="740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741" w:author="PR Preview" w:date="2026-01-01T00:00:00Z">
        <w:r>
          <w:t xml:space="preserve">.</w:t>
        </w:r>
      </w:ins>
    </w:p>
    <w:bookmarkStart w:id="99" w:name="thm-cor-bounds"/>
    <w:p>
      <w:pPr>
        <w:pStyle w:val="BodyText"/>
      </w:pPr>
      <w:ins w:id="742" w:author="PR Preview" w:date="2026-01-01T00:00:00Z">
        <w:r>
          <w:rPr>
            <w:b/>
            <w:bCs/>
          </w:rPr>
          <w:t xml:space="preserve">Theorem 14 (Correlation lies between</w:t>
        </w:r>
      </w:ins>
      <w:ins w:id="743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744" w:author="PR Preview" w:date="2026-01-01T00:00:00Z">
        <w:r>
          <w:rPr>
            <w:b/>
            <w:bCs/>
          </w:rPr>
          <w:t xml:space="preserve"> </w:t>
        </w:r>
      </w:ins>
      <w:ins w:id="745" w:author="PR Preview" w:date="2026-01-01T00:00:00Z">
        <w:r>
          <w:rPr>
            <w:b/>
            <w:bCs/>
          </w:rPr>
          <w:t xml:space="preserve">and</w:t>
        </w:r>
      </w:ins>
      <w:ins w:id="746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</m:oMath>
      <w:ins w:id="747" w:author="PR Preview" w:date="2026-01-01T00:00:00Z">
        <w:r>
          <w:rPr>
            <w:b/>
            <w:bCs/>
          </w:rPr>
          <w:t xml:space="preserve">)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If</w:t>
        </w:r>
      </w:ins>
      <w:ins w:id="750" w:author="PR Preview" w:date="2026-01-01T00:00:00Z">
        <w:r>
          <w:t xml:space="preserve"> </w:t>
        </w:r>
      </w:ins>
      <m:oMath>
        <m:r>
          <m:t>X</m:t>
        </m:r>
      </m:oMath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and</w:t>
        </w:r>
      </w:ins>
      <w:ins w:id="753" w:author="PR Preview" w:date="2026-01-01T00:00:00Z">
        <w:r>
          <w:t xml:space="preserve"> </w:t>
        </w:r>
      </w:ins>
      <m:oMath>
        <m:r>
          <m:t>Y</m:t>
        </m:r>
      </m:oMath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have finite, positive</w:t>
        </w:r>
      </w:ins>
      <w:ins w:id="756" w:author="PR Preview" w:date="2026-01-01T00:00:00Z">
        <w:r>
          <w:t xml:space="preserve"> </w:t>
        </w:r>
      </w:ins>
      <w:hyperlink w:anchor="def-variance">
        <w:ins w:id="757" w:author="PR Preview" w:date="2026-01-01T00:00:00Z">
          <w:r>
            <w:rPr>
              <w:rStyle w:val="Hyperlink"/>
            </w:rPr>
            <w:t xml:space="preserve">variances</w:t>
          </w:r>
        </w:ins>
      </w:hyperlink>
      <w:ins w:id="758" w:author="PR Preview" w:date="2026-01-01T00:00:00Z">
        <w:r>
          <w:t xml:space="preserve">,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then their</w:t>
        </w:r>
      </w:ins>
      <w:ins w:id="761" w:author="PR Preview" w:date="2026-01-01T00:00:00Z">
        <w:r>
          <w:t xml:space="preserve"> </w:t>
        </w:r>
      </w:ins>
      <w:hyperlink w:anchor="def-correlation">
        <w:ins w:id="762" w:author="PR Preview" w:date="2026-01-01T00:00:00Z">
          <w:r>
            <w:rPr>
              <w:rStyle w:val="Hyperlink"/>
            </w:rPr>
            <w:t xml:space="preserve">correlation</w:t>
          </w:r>
        </w:ins>
      </w:hyperlink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lies in</w:t>
        </w:r>
      </w:ins>
      <w:ins w:id="76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[4]</w:t>
        </w:r>
      </w:ins>
      <w:ins w:id="76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del w:id="769" w:author="PR Preview" w:date="2026-01-01T00:00:00Z">
        <w:r>
          <w:delText xml:space="preserve">5MinuteAI explains</w:delText>
        </w:r>
      </w:del>
      <w:del w:id="770" w:author="PR Preview" w:date="2026-01-01T00:00:00Z">
        <w:r>
          <w:delText xml:space="preserve"> </w:delText>
        </w:r>
      </w:del>
      <w:hyperlink r:id="rId108">
        <w:del w:id="771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and</w:delText>
        </w:r>
      </w:del>
      <w:del w:id="774" w:author="PR Preview" w:date="2026-01-01T00:00:00Z">
        <w:r>
          <w:delText xml:space="preserve"> </w:delText>
        </w:r>
      </w:del>
      <w:hyperlink r:id="rId109">
        <w:del w:id="775" w:author="PR Preview" w:date="2026-01-01T00:00:00Z">
          <w:r>
            <w:rPr>
              <w:rStyle w:val="Hyperlink"/>
            </w:rPr>
            <w:delText xml:space="preserve">covariance and correlation</w:delText>
          </w:r>
        </w:del>
      </w:hyperlink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in five minutes each,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following the University of Washington’s CSE 312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(5MinuteAI, n.d.)</w:delText>
        </w:r>
      </w:del>
      <w:del w:id="782" w:author="PR Preview" w:date="2026-01-01T00:00:00Z">
        <w:r>
          <w:delText xml:space="preserve">.</w:delText>
        </w:r>
      </w:del>
    </w:p>
    <w:p>
      <w:pPr>
        <w:pStyle w:val="BodyText"/>
      </w:pPr>
      <w:ins w:id="783" w:author="PR Preview" w:date="2026-01-01T00:00:00Z">
        <w:r>
          <w:t xml:space="preserve">5MinuteAI explains</w:t>
        </w:r>
      </w:ins>
      <w:ins w:id="784" w:author="PR Preview" w:date="2026-01-01T00:00:00Z">
        <w:r>
          <w:t xml:space="preserve"> </w:t>
        </w:r>
      </w:ins>
      <w:hyperlink r:id="rId108">
        <w:ins w:id="785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and</w:t>
        </w:r>
      </w:ins>
      <w:ins w:id="788" w:author="PR Preview" w:date="2026-01-01T00:00:00Z">
        <w:r>
          <w:t xml:space="preserve"> </w:t>
        </w:r>
      </w:ins>
      <w:hyperlink r:id="rId109">
        <w:ins w:id="789" w:author="PR Preview" w:date="2026-01-01T00:00:00Z">
          <w:r>
            <w:rPr>
              <w:rStyle w:val="Hyperlink"/>
            </w:rPr>
            <w:t xml:space="preserve">covariance and correlation</w:t>
          </w:r>
        </w:ins>
      </w:hyperlink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in five minutes each,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following the University of Washington’s CSE 312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[5]</w:t>
        </w:r>
      </w:ins>
      <w:ins w:id="796" w:author="PR Preview" w:date="2026-01-01T00:00:00Z">
        <w:r>
          <w:t xml:space="preserve">.</w:t>
        </w:r>
      </w:ins>
    </w:p>
    <w:bookmarkEnd w:id="110"/>
    <w:bookmarkStart w:id="111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del w:id="797" w:author="PR Preview" w:date="2026-01-01T00:00:00Z">
        <w:r>
          <w:delText xml:space="preserve">Wikipedia contributors (2026c)</w:delText>
        </w:r>
      </w:del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— the variance, its properties and its computation</w:delText>
        </w:r>
      </w:del>
    </w:p>
    <w:p>
      <w:pPr>
        <w:numPr>
          <w:ilvl w:val="0"/>
          <w:numId w:val="1005"/>
        </w:numPr>
      </w:pPr>
      <w:del w:id="800" w:author="PR Preview" w:date="2026-01-01T00:00:00Z">
        <w:r>
          <w:delText xml:space="preserve">Wikipedia contributors (2026a)</w:delText>
        </w:r>
      </w:del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— the covariance and the covariance matrix</w:delText>
        </w:r>
      </w:del>
    </w:p>
    <w:p>
      <w:pPr>
        <w:numPr>
          <w:ilvl w:val="0"/>
          <w:numId w:val="1005"/>
        </w:numPr>
      </w:pPr>
      <w:del w:id="803" w:author="PR Preview" w:date="2026-01-01T00:00:00Z">
        <w:r>
          <w:delText xml:space="preserve">Wikipedia contributors (2026b)</w:delText>
        </w:r>
      </w:del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— how an error differs from a residual</w:delText>
        </w:r>
      </w:del>
    </w:p>
    <w:p>
      <w:pPr>
        <w:numPr>
          <w:ilvl w:val="0"/>
          <w:numId w:val="1005"/>
        </w:numPr>
      </w:pPr>
      <w:ins w:id="806" w:author="PR Preview" w:date="2026-01-01T00:00:00Z">
        <w:r>
          <w:t xml:space="preserve">Wikipedia contributors [1]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— the variance, its properties and its computation</w:t>
        </w:r>
      </w:ins>
    </w:p>
    <w:p>
      <w:pPr>
        <w:numPr>
          <w:ilvl w:val="0"/>
          <w:numId w:val="1005"/>
        </w:numPr>
      </w:pPr>
      <w:ins w:id="809" w:author="PR Preview" w:date="2026-01-01T00:00:00Z">
        <w:r>
          <w:t xml:space="preserve">Wikipedia contributors [2]</w:t>
        </w:r>
      </w:ins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— the covariance and the covariance matrix</w:t>
        </w:r>
      </w:ins>
    </w:p>
    <w:p>
      <w:pPr>
        <w:numPr>
          <w:ilvl w:val="0"/>
          <w:numId w:val="1005"/>
        </w:numPr>
      </w:pPr>
      <w:ins w:id="812" w:author="PR Preview" w:date="2026-01-01T00:00:00Z">
        <w:r>
          <w:t xml:space="preserve">Wikipedia contributors [6]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— how an error differs from a residual</w:t>
        </w:r>
      </w:ins>
    </w:p>
    <w:bookmarkEnd w:id="111"/>
    <w:bookmarkStart w:id="123" w:name="references"/>
    <w:p>
      <w:pPr>
        <w:pStyle w:val="Heading2"/>
      </w:pPr>
      <w:r>
        <w:t xml:space="preserve">References</w:t>
      </w:r>
    </w:p>
    <w:bookmarkStart w:id="122" w:name="refs"/>
    <w:bookmarkStart w:id="113" w:name="ref-wikipedia_variance"/>
    <w:p>
      <w:pPr>
        <w:pStyle w:val="Bibliography"/>
      </w:pPr>
      <w:del w:id="815" w:author="PR Preview" w:date="2026-01-01T00:00:00Z">
        <w:r>
          <w:delText xml:space="preserve">5MinuteAI. n.d.</w:delText>
        </w:r>
      </w:del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rPr>
            <w:i/>
            <w:iCs/>
          </w:rPr>
          <w:delText xml:space="preserve">Probability &amp; Statistics</w:delText>
        </w:r>
      </w:del>
      <w:del w:id="818" w:author="PR Preview" w:date="2026-01-01T00:00:00Z">
        <w:r>
          <w:delText xml:space="preserve">. Video playlist on YouTube. Accessed October 12, 2026.</w:delText>
        </w:r>
      </w:del>
      <w:del w:id="819" w:author="PR Preview" w:date="2026-01-01T00:00:00Z">
        <w:r>
          <w:delText xml:space="preserve"> </w:delText>
        </w:r>
      </w:del>
      <w:hyperlink r:id="rId119">
        <w:del w:id="820" w:author="PR Preview" w:date="2026-01-01T00:00:00Z">
          <w:r>
            <w:rPr>
              <w:rStyle w:val="Hyperlink"/>
            </w:rPr>
            <w:delText xml:space="preserve">https://www.youtube.com/playlist?list=PLeB45KifGiuHesi4PALNZSYZFhViVGQJK</w:delText>
          </w:r>
        </w:del>
      </w:hyperlink>
      <w:del w:id="821" w:author="PR Preview" w:date="2026-01-01T00:00:00Z">
        <w:r>
          <w:delText xml:space="preserve">.</w:delText>
        </w:r>
      </w:del>
    </w:p>
    <w:p>
      <w:pPr>
        <w:pStyle w:val="Bibliography"/>
      </w:pPr>
      <w:del w:id="822" w:author="PR Preview" w:date="2026-01-01T00:00:00Z">
        <w:r>
          <w:delText xml:space="preserve">Billingsley, Patrick. 1995.</w:delText>
        </w:r>
      </w:del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rPr>
            <w:i/>
            <w:iCs/>
          </w:rPr>
          <w:delText xml:space="preserve">Probability and Measure</w:delText>
        </w:r>
      </w:del>
      <w:del w:id="825" w:author="PR Preview" w:date="2026-01-01T00:00:00Z">
        <w:r>
          <w:delText xml:space="preserve">. 3rd ed. Wiley Series in Probability and Mathematical Statistics. Wiley.</w:delText>
        </w:r>
      </w:del>
    </w:p>
    <w:p>
      <w:pPr>
        <w:pStyle w:val="Bibliography"/>
      </w:pPr>
      <w:del w:id="826" w:author="PR Preview" w:date="2026-01-01T00:00:00Z">
        <w:r>
          <w:delText xml:space="preserve">Casella, George, and Roger Berger. 2002.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rPr>
            <w:i/>
            <w:iCs/>
          </w:rPr>
          <w:delText xml:space="preserve">Statistical Inference</w:delText>
        </w:r>
      </w:del>
      <w:del w:id="829" w:author="PR Preview" w:date="2026-01-01T00:00:00Z">
        <w:r>
          <w:delText xml:space="preserve">. 2nd ed. Cengage Learning.</w:delText>
        </w:r>
      </w:del>
      <w:del w:id="830" w:author="PR Preview" w:date="2026-01-01T00:00:00Z">
        <w:r>
          <w:delText xml:space="preserve"> </w:delText>
        </w:r>
      </w:del>
      <w:hyperlink r:id="rId117">
        <w:del w:id="831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  <w:del w:id="832" w:author="PR Preview" w:date="2026-01-01T00:00:00Z">
        <w:r>
          <w:delText xml:space="preserve">.</w:delText>
        </w:r>
      </w:del>
    </w:p>
    <w:p>
      <w:pPr>
        <w:pStyle w:val="Bibliography"/>
      </w:pPr>
      <w:del w:id="833" w:author="PR Preview" w:date="2026-01-01T00:00:00Z">
        <w:r>
          <w:delText xml:space="preserve">Wikipedia contributors. 2026a.</w:delText>
        </w:r>
      </w:del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rPr>
            <w:i/>
            <w:iCs/>
          </w:rPr>
          <w:delText xml:space="preserve">Covariance —</w:delText>
        </w:r>
      </w:del>
      <w:del w:id="836" w:author="PR Preview" w:date="2026-01-01T00:00:00Z">
        <w:r>
          <w:rPr>
            <w:i/>
            <w:iCs/>
          </w:rPr>
          <w:delText xml:space="preserve"> </w:delText>
        </w:r>
      </w:del>
      <w:del w:id="837" w:author="PR Preview" w:date="2026-01-01T00:00:00Z">
        <w:r>
          <w:rPr>
            <w:i/>
            <w:iCs/>
          </w:rPr>
          <w:delText xml:space="preserve">Wikipedia</w:delText>
        </w:r>
      </w:del>
      <w:del w:id="838" w:author="PR Preview" w:date="2026-01-01T00:00:00Z">
        <w:r>
          <w:rPr>
            <w:i/>
            <w:iCs/>
          </w:rPr>
          <w:delText xml:space="preserve">,</w:delText>
        </w:r>
      </w:del>
      <w:del w:id="839" w:author="PR Preview" w:date="2026-01-01T00:00:00Z">
        <w:r>
          <w:rPr>
            <w:i/>
            <w:iCs/>
          </w:rPr>
          <w:delText xml:space="preserve"> </w:delText>
        </w:r>
      </w:del>
      <w:del w:id="840" w:author="PR Preview" w:date="2026-01-01T00:00:00Z">
        <w:r>
          <w:rPr>
            <w:i/>
            <w:iCs/>
          </w:rPr>
          <w:delText xml:space="preserve">the Free Encyclopedia</w:delText>
        </w:r>
      </w:del>
      <w:del w:id="841" w:author="PR Preview" w:date="2026-01-01T00:00:00Z">
        <w:r>
          <w:delText xml:space="preserve">.</w:delText>
        </w:r>
      </w:del>
      <w:del w:id="842" w:author="PR Preview" w:date="2026-01-01T00:00:00Z">
        <w:r>
          <w:delText xml:space="preserve"> </w:delText>
        </w:r>
      </w:del>
      <w:hyperlink r:id="rId114">
        <w:del w:id="843" w:author="PR Preview" w:date="2026-01-01T00:00:00Z">
          <w:r>
            <w:rPr>
              <w:rStyle w:val="Hyperlink"/>
            </w:rPr>
            <w:delText xml:space="preserve">https://en.wikipedia.org/wiki/Covariance</w:delText>
          </w:r>
        </w:del>
      </w:hyperlink>
      <w:del w:id="844" w:author="PR Preview" w:date="2026-01-01T00:00:00Z">
        <w:r>
          <w:delText xml:space="preserve">.</w:delText>
        </w:r>
      </w:del>
    </w:p>
    <w:p>
      <w:pPr>
        <w:pStyle w:val="Bibliography"/>
      </w:pPr>
      <w:del w:id="845" w:author="PR Preview" w:date="2026-01-01T00:00:00Z">
        <w:r>
          <w:delText xml:space="preserve">Wikipedia contributors. 2026b.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rPr>
            <w:i/>
            <w:iCs/>
          </w:rPr>
          <w:delText xml:space="preserve">Errors and Residuals —</w:delText>
        </w:r>
      </w:del>
      <w:del w:id="848" w:author="PR Preview" w:date="2026-01-01T00:00:00Z">
        <w:r>
          <w:rPr>
            <w:i/>
            <w:iCs/>
          </w:rPr>
          <w:delText xml:space="preserve"> </w:delText>
        </w:r>
      </w:del>
      <w:del w:id="849" w:author="PR Preview" w:date="2026-01-01T00:00:00Z">
        <w:r>
          <w:rPr>
            <w:i/>
            <w:iCs/>
          </w:rPr>
          <w:delText xml:space="preserve">Wikipedia</w:delText>
        </w:r>
      </w:del>
      <w:del w:id="850" w:author="PR Preview" w:date="2026-01-01T00:00:00Z">
        <w:r>
          <w:rPr>
            <w:i/>
            <w:iCs/>
          </w:rPr>
          <w:delText xml:space="preserve">,</w:delText>
        </w:r>
      </w:del>
      <w:del w:id="851" w:author="PR Preview" w:date="2026-01-01T00:00:00Z">
        <w:r>
          <w:rPr>
            <w:i/>
            <w:iCs/>
          </w:rPr>
          <w:delText xml:space="preserve"> </w:delText>
        </w:r>
      </w:del>
      <w:del w:id="852" w:author="PR Preview" w:date="2026-01-01T00:00:00Z">
        <w:r>
          <w:rPr>
            <w:i/>
            <w:iCs/>
          </w:rPr>
          <w:delText xml:space="preserve">the Free Encyclopedia</w:delText>
        </w:r>
      </w:del>
      <w:del w:id="853" w:author="PR Preview" w:date="2026-01-01T00:00:00Z">
        <w:r>
          <w:delText xml:space="preserve">.</w:delText>
        </w:r>
      </w:del>
      <w:del w:id="854" w:author="PR Preview" w:date="2026-01-01T00:00:00Z">
        <w:r>
          <w:delText xml:space="preserve"> </w:delText>
        </w:r>
      </w:del>
      <w:hyperlink r:id="rId17">
        <w:del w:id="855" w:author="PR Preview" w:date="2026-01-01T00:00:00Z">
          <w:r>
            <w:rPr>
              <w:rStyle w:val="Hyperlink"/>
            </w:rPr>
            <w:delText xml:space="preserve">https://en.wikipedia.org/wiki/Errors_and_residuals</w:delText>
          </w:r>
        </w:del>
      </w:hyperlink>
      <w:del w:id="856" w:author="PR Preview" w:date="2026-01-01T00:00:00Z">
        <w:r>
          <w:delText xml:space="preserve">.</w:delText>
        </w:r>
      </w:del>
    </w:p>
    <w:p>
      <w:pPr>
        <w:pStyle w:val="Bibliography"/>
      </w:pPr>
      <w:del w:id="857" w:author="PR Preview" w:date="2026-01-01T00:00:00Z">
        <w:r>
          <w:delText xml:space="preserve">Wikipedia contributors. 2026c.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rPr>
            <w:i/>
            <w:iCs/>
          </w:rPr>
          <w:delText xml:space="preserve">Variance —</w:delText>
        </w:r>
      </w:del>
      <w:del w:id="860" w:author="PR Preview" w:date="2026-01-01T00:00:00Z">
        <w:r>
          <w:rPr>
            <w:i/>
            <w:iCs/>
          </w:rPr>
          <w:delText xml:space="preserve"> </w:delText>
        </w:r>
      </w:del>
      <w:del w:id="861" w:author="PR Preview" w:date="2026-01-01T00:00:00Z">
        <w:r>
          <w:rPr>
            <w:i/>
            <w:iCs/>
          </w:rPr>
          <w:delText xml:space="preserve">Wikipedia</w:delText>
        </w:r>
      </w:del>
      <w:del w:id="862" w:author="PR Preview" w:date="2026-01-01T00:00:00Z">
        <w:r>
          <w:rPr>
            <w:i/>
            <w:iCs/>
          </w:rPr>
          <w:delText xml:space="preserve">,</w:delText>
        </w:r>
      </w:del>
      <w:del w:id="863" w:author="PR Preview" w:date="2026-01-01T00:00:00Z">
        <w:r>
          <w:rPr>
            <w:i/>
            <w:iCs/>
          </w:rPr>
          <w:delText xml:space="preserve"> </w:delText>
        </w:r>
      </w:del>
      <w:del w:id="864" w:author="PR Preview" w:date="2026-01-01T00:00:00Z">
        <w:r>
          <w:rPr>
            <w:i/>
            <w:iCs/>
          </w:rPr>
          <w:delText xml:space="preserve">the Free Encyclopedia</w:delText>
        </w:r>
      </w:del>
      <w:del w:id="865" w:author="PR Preview" w:date="2026-01-01T00:00:00Z">
        <w:r>
          <w:delText xml:space="preserve">.</w:delText>
        </w:r>
      </w:del>
      <w:del w:id="866" w:author="PR Preview" w:date="2026-01-01T00:00:00Z">
        <w:r>
          <w:delText xml:space="preserve"> </w:delText>
        </w:r>
      </w:del>
      <w:hyperlink r:id="rId112">
        <w:del w:id="867" w:author="PR Preview" w:date="2026-01-01T00:00:00Z">
          <w:r>
            <w:rPr>
              <w:rStyle w:val="Hyperlink"/>
            </w:rPr>
            <w:delText xml:space="preserve">https://en.wikipedia.org/wiki/Variance</w:delText>
          </w:r>
        </w:del>
      </w:hyperlink>
      <w:del w:id="868" w:author="PR Preview" w:date="2026-01-01T00:00:00Z">
        <w:r>
          <w:delText xml:space="preserve">.</w:delText>
        </w:r>
      </w:del>
    </w:p>
    <w:p>
      <w:pPr>
        <w:pStyle w:val="Bibliography"/>
      </w:pPr>
      <w:ins w:id="869" w:author="PR Preview" w:date="2026-01-01T00:00:00Z">
        <w:r>
          <w:t xml:space="preserve">[1]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	</w:t>
        </w:r>
      </w:ins>
      <w:ins w:id="872" w:author="PR Preview" w:date="2026-01-01T00:00:00Z">
        <w:r>
          <w:t xml:space="preserve">Wikipedia contributors,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“Variance —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Wikipedia</w:t>
        </w:r>
      </w:ins>
      <w:ins w:id="877" w:author="PR Preview" w:date="2026-01-01T00:00:00Z">
        <w:r>
          <w:t xml:space="preserve">,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the free encyclopedia.”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2026. Available:</w:t>
        </w:r>
      </w:ins>
      <w:ins w:id="882" w:author="PR Preview" w:date="2026-01-01T00:00:00Z">
        <w:r>
          <w:t xml:space="preserve"> </w:t>
        </w:r>
      </w:ins>
      <w:hyperlink r:id="rId112">
        <w:ins w:id="883" w:author="PR Preview" w:date="2026-01-01T00:00:00Z">
          <w:r>
            <w:rPr>
              <w:rStyle w:val="Hyperlink"/>
            </w:rPr>
            <w:t xml:space="preserve">https://en.wikipedia.org/wiki/Variance</w:t>
          </w:r>
        </w:ins>
      </w:hyperlink>
    </w:p>
    <w:bookmarkEnd w:id="113"/>
    <w:bookmarkStart w:id="115" w:name="ref-wikipedia_covariance"/>
    <w:p>
      <w:pPr>
        <w:pStyle w:val="Bibliography"/>
      </w:pPr>
      <w:ins w:id="884" w:author="PR Preview" w:date="2026-01-01T00:00:00Z">
        <w:r>
          <w:t xml:space="preserve">[2]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	</w:t>
        </w:r>
      </w:ins>
      <w:ins w:id="887" w:author="PR Preview" w:date="2026-01-01T00:00:00Z">
        <w:r>
          <w:t xml:space="preserve">Wikipedia contributors,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“Covariance —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Wikipedia</w:t>
        </w:r>
      </w:ins>
      <w:ins w:id="892" w:author="PR Preview" w:date="2026-01-01T00:00:00Z">
        <w:r>
          <w:t xml:space="preserve">,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the free encyclopedia.”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2026. Available:</w:t>
        </w:r>
      </w:ins>
      <w:ins w:id="897" w:author="PR Preview" w:date="2026-01-01T00:00:00Z">
        <w:r>
          <w:t xml:space="preserve"> </w:t>
        </w:r>
      </w:ins>
      <w:hyperlink r:id="rId114">
        <w:ins w:id="898" w:author="PR Preview" w:date="2026-01-01T00:00:00Z">
          <w:r>
            <w:rPr>
              <w:rStyle w:val="Hyperlink"/>
            </w:rPr>
            <w:t xml:space="preserve">https://en.wikipedia.org/wiki/Covariance</w:t>
          </w:r>
        </w:ins>
      </w:hyperlink>
    </w:p>
    <w:bookmarkEnd w:id="115"/>
    <w:bookmarkStart w:id="116" w:name="ref-billingsley1995probability"/>
    <w:p>
      <w:pPr>
        <w:pStyle w:val="Bibliography"/>
      </w:pPr>
      <w:ins w:id="899" w:author="PR Preview" w:date="2026-01-01T00:00:00Z">
        <w:r>
          <w:t xml:space="preserve">[3]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	</w:t>
        </w:r>
      </w:ins>
      <w:ins w:id="902" w:author="PR Preview" w:date="2026-01-01T00:00:00Z">
        <w:r>
          <w:t xml:space="preserve">P. Billingsley,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rPr>
            <w:i/>
            <w:iCs/>
          </w:rPr>
          <w:t xml:space="preserve">Probability and measure</w:t>
        </w:r>
      </w:ins>
      <w:ins w:id="905" w:author="PR Preview" w:date="2026-01-01T00:00:00Z">
        <w:r>
          <w:t xml:space="preserve">, 3rd ed. in Wiley series in probability and mathematical statistics. New York: Wiley, 1995.</w:t>
        </w:r>
      </w:ins>
    </w:p>
    <w:bookmarkEnd w:id="116"/>
    <w:bookmarkStart w:id="118" w:name="ref-CaseBerg01"/>
    <w:p>
      <w:pPr>
        <w:pStyle w:val="Bibliography"/>
      </w:pPr>
      <w:ins w:id="906" w:author="PR Preview" w:date="2026-01-01T00:00:00Z">
        <w:r>
          <w:t xml:space="preserve">[4]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	</w:t>
        </w:r>
      </w:ins>
      <w:ins w:id="909" w:author="PR Preview" w:date="2026-01-01T00:00:00Z">
        <w:r>
          <w:t xml:space="preserve">G. Casella and R. Berger,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rPr>
            <w:i/>
            <w:iCs/>
          </w:rPr>
          <w:t xml:space="preserve">Statistical inference</w:t>
        </w:r>
      </w:ins>
      <w:ins w:id="912" w:author="PR Preview" w:date="2026-01-01T00:00:00Z">
        <w:r>
          <w:t xml:space="preserve">, 2nd ed. Cengage Learning, 2002. Available:</w:t>
        </w:r>
      </w:ins>
      <w:ins w:id="913" w:author="PR Preview" w:date="2026-01-01T00:00:00Z">
        <w:r>
          <w:t xml:space="preserve"> </w:t>
        </w:r>
      </w:ins>
      <w:hyperlink r:id="rId117">
        <w:ins w:id="914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118"/>
    <w:bookmarkStart w:id="120" w:name="ref-fiveminuteai_probstat"/>
    <w:p>
      <w:pPr>
        <w:pStyle w:val="Bibliography"/>
      </w:pPr>
      <w:ins w:id="915" w:author="PR Preview" w:date="2026-01-01T00:00:00Z">
        <w:r>
          <w:t xml:space="preserve">[5]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	</w:t>
        </w:r>
      </w:ins>
      <w:ins w:id="918" w:author="PR Preview" w:date="2026-01-01T00:00:00Z">
        <w:r>
          <w:t xml:space="preserve">5MinuteAI,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“Probability &amp; statistics.”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Video playlist on YouTube. Accessed: Oct. 12, 2026. [Online]. Available:</w:t>
        </w:r>
      </w:ins>
      <w:ins w:id="923" w:author="PR Preview" w:date="2026-01-01T00:00:00Z">
        <w:r>
          <w:t xml:space="preserve"> </w:t>
        </w:r>
      </w:ins>
      <w:hyperlink r:id="rId119">
        <w:ins w:id="924" w:author="PR Preview" w:date="2026-01-01T00:00:00Z">
          <w:r>
            <w:rPr>
              <w:rStyle w:val="Hyperlink"/>
            </w:rPr>
            <w:t xml:space="preserve">https://www.youtube.com/playlist?list=PLeB45KifGiuHesi4PALNZSYZFhViVGQJK</w:t>
          </w:r>
        </w:ins>
      </w:hyperlink>
    </w:p>
    <w:bookmarkEnd w:id="120"/>
    <w:bookmarkStart w:id="121" w:name="ref-wikipedia_errors_and_residuals"/>
    <w:p>
      <w:pPr>
        <w:pStyle w:val="Bibliography"/>
      </w:pPr>
      <w:ins w:id="925" w:author="PR Preview" w:date="2026-01-01T00:00:00Z">
        <w:r>
          <w:t xml:space="preserve">[6]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	</w:t>
        </w:r>
      </w:ins>
      <w:ins w:id="928" w:author="PR Preview" w:date="2026-01-01T00:00:00Z">
        <w:r>
          <w:t xml:space="preserve">Wikipedia contributors,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“Errors and residuals —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Wikipedia</w:t>
        </w:r>
      </w:ins>
      <w:ins w:id="933" w:author="PR Preview" w:date="2026-01-01T00:00:00Z">
        <w:r>
          <w:t xml:space="preserve">,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the free encyclopedia.”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2026. Available:</w:t>
        </w:r>
      </w:ins>
      <w:ins w:id="938" w:author="PR Preview" w:date="2026-01-01T00:00:00Z">
        <w:r>
          <w:t xml:space="preserve"> </w:t>
        </w:r>
      </w:ins>
      <w:hyperlink r:id="rId17">
        <w:ins w:id="939" w:author="PR Preview" w:date="2026-01-01T00:00:00Z">
          <w:r>
            <w:rPr>
              <w:rStyle w:val="Hyperlink"/>
            </w:rPr>
            <w:t xml:space="preserve">https://en.wikipedia.org/wiki/Errors_and_residuals</w:t>
          </w:r>
        </w:ins>
      </w:hyperlink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2026-10-18T08:27:03Z</dcterms:created>
  <dcterms:modified xsi:type="dcterms:W3CDTF">2026-10-18T08:27:03Z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01:16:25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