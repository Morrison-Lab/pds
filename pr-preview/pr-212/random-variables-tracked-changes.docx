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2026-10-18 11:26:57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11:28:44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(Random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random variable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</w:delText>
        </w:r>
      </w:del>
      <w:del w:id="10" w:author="PR Preview" w:date="2026-01-01T00:00:00Z">
        <w:r>
          <w:delText xml:space="preserve"> </w:delText>
        </w:r>
      </w:del>
      <w:hyperlink r:id="rId9">
        <w:del w:id="1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from a</w:delText>
        </w:r>
      </w:del>
      <w:del w:id="14" w:author="PR Preview" w:date="2026-01-01T00:00:00Z">
        <w:r>
          <w:delText xml:space="preserve"> </w:delText>
        </w:r>
      </w:del>
      <w:hyperlink r:id="rId10">
        <w:del w:id="15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to the real numbers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(Wikipedia contributors 2026l)</w:delText>
        </w:r>
      </w:del>
      <w:del w:id="22" w:author="PR Preview" w:date="2026-01-01T00:00:00Z">
        <w:r>
          <w:delText xml:space="preserve">: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it assigns a number to each possible outcome of a</w:delText>
        </w:r>
      </w:del>
      <w:del w:id="25" w:author="PR Preview" w:date="2026-01-01T00:00:00Z">
        <w:r>
          <w:delText xml:space="preserve"> </w:delText>
        </w:r>
      </w:del>
      <w:hyperlink r:id="rId11">
        <w:del w:id="26" w:author="PR Preview" w:date="2026-01-01T00:00:00Z">
          <w:r>
            <w:rPr>
              <w:rStyle w:val="Hyperlink"/>
            </w:rPr>
            <w:delText xml:space="preserve">random experiment</w:delText>
          </w:r>
        </w:del>
      </w:hyperlink>
      <w:del w:id="27" w:author="PR Preview" w:date="2026-01-01T00:00:00Z">
        <w:r>
          <w:delText xml:space="preserve">.</w:delText>
        </w:r>
      </w:del>
    </w:p>
    <w:p>
      <w:pPr>
        <w:pStyle w:val="FirstParagraph"/>
      </w:pPr>
      <w:ins w:id="28" w:author="PR Preview" w:date="2026-01-01T00:00:00Z">
        <w:r>
          <w:rPr>
            <w:b/>
            <w:bCs/>
          </w:rPr>
          <w:t xml:space="preserve">Definition 1 (Random variable)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random variable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is a</w:t>
        </w:r>
      </w:ins>
      <w:ins w:id="35" w:author="PR Preview" w:date="2026-01-01T00:00:00Z">
        <w:r>
          <w:t xml:space="preserve"> </w:t>
        </w:r>
      </w:ins>
      <w:hyperlink r:id="rId9">
        <w:ins w:id="3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from a</w:t>
        </w:r>
      </w:ins>
      <w:ins w:id="39" w:author="PR Preview" w:date="2026-01-01T00:00:00Z">
        <w:r>
          <w:t xml:space="preserve"> </w:t>
        </w:r>
      </w:ins>
      <w:hyperlink r:id="rId10">
        <w:ins w:id="40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4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to the real numbers</w:t>
        </w:r>
      </w:ins>
      <w:ins w:id="4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[1]</w:t>
        </w:r>
      </w:ins>
      <w:ins w:id="47" w:author="PR Preview" w:date="2026-01-01T00:00:00Z">
        <w:r>
          <w:t xml:space="preserve">: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it assigns a number to each possible outcome of a</w:t>
        </w:r>
      </w:ins>
      <w:ins w:id="50" w:author="PR Preview" w:date="2026-01-01T00:00:00Z">
        <w:r>
          <w:t xml:space="preserve"> </w:t>
        </w:r>
      </w:ins>
      <w:hyperlink r:id="rId11">
        <w:ins w:id="51" w:author="PR Preview" w:date="2026-01-01T00:00:00Z">
          <w:r>
            <w:rPr>
              <w:rStyle w:val="Hyperlink"/>
            </w:rPr>
            <w:t xml:space="preserve">random experiment</w:t>
          </w:r>
        </w:ins>
      </w:hyperlink>
      <w:ins w:id="52" w:author="PR Preview" w:date="2026-01-01T00:00:00Z">
        <w:r>
          <w:t xml:space="preserve">.</w:t>
        </w:r>
      </w:ins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del w:id="53" w:author="PR Preview" w:date="2026-01-01T00:00:00Z">
        <w:r>
          <w:rPr>
            <w:b/>
            <w:bCs/>
          </w:rPr>
          <w:delText xml:space="preserve">Definition 5 (Probability mass function (PMF))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If</w:delText>
        </w:r>
      </w:del>
      <w:del w:id="56" w:author="PR Preview" w:date="2026-01-01T00:00:00Z">
        <w:r>
          <w:delText xml:space="preserve"> </w:delText>
        </w:r>
      </w:del>
      <m:oMath>
        <m:r>
          <m:t>X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is a</w:delText>
        </w:r>
      </w:del>
      <w:del w:id="59" w:author="PR Preview" w:date="2026-01-01T00:00:00Z">
        <w:r>
          <w:delText xml:space="preserve"> </w:delText>
        </w:r>
      </w:del>
      <w:hyperlink w:anchor="def-discrete-rv">
        <w:del w:id="60" w:author="PR Preview" w:date="2026-01-01T00:00:00Z">
          <w:r>
            <w:rPr>
              <w:rStyle w:val="Hyperlink"/>
            </w:rPr>
            <w:delText xml:space="preserve">discrete random variable</w:delText>
          </w:r>
        </w:del>
      </w:hyperlink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probability mass function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</w:delText>
        </w:r>
      </w:del>
      <w:del w:id="68" w:author="PR Preview" w:date="2026-01-01T00:00:00Z">
        <w:r>
          <w:delText xml:space="preserve"> </w:delText>
        </w:r>
      </w:del>
      <m:oMath>
        <m:r>
          <m:t>X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at value</w:delText>
        </w:r>
      </w:del>
      <w:del w:id="71" w:author="PR Preview" w:date="2026-01-01T00:00:00Z">
        <w:r>
          <w:delText xml:space="preserve"> </w:delText>
        </w:r>
      </w:del>
      <m:oMath>
        <m:r>
          <m:t>x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denoted</w:delText>
        </w:r>
      </w:del>
      <w:del w:id="7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0" w:author="PR Preview" w:date="2026-01-01T00:00:00Z">
        <w:r>
          <w:delText xml:space="preserve">,</w:delText>
        </w:r>
      </w:del>
      <w:del w:id="8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2" w:author="PR Preview" w:date="2026-01-01T00:00:00Z">
        <w:r>
          <w:delText xml:space="preserve">, or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the probability that</w:delText>
        </w:r>
      </w:del>
      <w:del w:id="87" w:author="PR Preview" w:date="2026-01-01T00:00:00Z">
        <w:r>
          <w:delText xml:space="preserve"> </w:delText>
        </w:r>
      </w:del>
      <m:oMath>
        <m:r>
          <m:t>X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takes exactly the value</w:delText>
        </w:r>
      </w:del>
      <w:del w:id="90" w:author="PR Preview" w:date="2026-01-01T00:00:00Z">
        <w:r>
          <w:delText xml:space="preserve"> </w:delText>
        </w:r>
      </w:del>
      <m:oMath>
        <m:r>
          <m:t>x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(Wikipedia contributors 2026j)</w:delText>
        </w:r>
      </w:del>
      <w:del w:id="93" w:author="PR Preview" w:date="2026-01-01T00:00:00Z">
        <w:r>
          <w:delText xml:space="preserve">:</w:delText>
        </w:r>
      </w:del>
    </w:p>
    <w:p>
      <w:pPr>
        <w:pStyle w:val="FirstParagraph"/>
      </w:pPr>
      <w:ins w:id="94" w:author="PR Preview" w:date="2026-01-01T00:00:00Z">
        <w:r>
          <w:rPr>
            <w:b/>
            <w:bCs/>
          </w:rPr>
          <w:t xml:space="preserve">Definition 5 (Probability mass function (PMF))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If</w:t>
        </w:r>
      </w:ins>
      <w:ins w:id="97" w:author="PR Preview" w:date="2026-01-01T00:00:00Z">
        <w:r>
          <w:t xml:space="preserve"> </w:t>
        </w:r>
      </w:ins>
      <m:oMath>
        <m:r>
          <m:t>X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 a</w:t>
        </w:r>
      </w:ins>
      <w:ins w:id="100" w:author="PR Preview" w:date="2026-01-01T00:00:00Z">
        <w:r>
          <w:t xml:space="preserve"> </w:t>
        </w:r>
      </w:ins>
      <w:hyperlink w:anchor="def-discrete-rv">
        <w:ins w:id="101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probability mass function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</w:t>
        </w:r>
      </w:ins>
      <w:ins w:id="109" w:author="PR Preview" w:date="2026-01-01T00:00:00Z">
        <w:r>
          <w:t xml:space="preserve"> </w:t>
        </w:r>
      </w:ins>
      <m:oMath>
        <m:r>
          <m:t>X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at value</w:t>
        </w:r>
      </w:ins>
      <w:ins w:id="112" w:author="PR Preview" w:date="2026-01-01T00:00:00Z">
        <w:r>
          <w:t xml:space="preserve"> </w:t>
        </w:r>
      </w:ins>
      <m:oMath>
        <m:r>
          <m:t>x</m:t>
        </m:r>
      </m:oMath>
      <w:ins w:id="113" w:author="PR Preview" w:date="2026-01-01T00:00:00Z">
        <w:r>
          <w:t xml:space="preserve">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denoted</w:t>
        </w:r>
      </w:ins>
      <w:ins w:id="1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3" w:author="PR Preview" w:date="2026-01-01T00:00:00Z">
        <w:r>
          <w:t xml:space="preserve">, or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the probability that</w:t>
        </w:r>
      </w:ins>
      <w:ins w:id="128" w:author="PR Preview" w:date="2026-01-01T00:00:00Z">
        <w:r>
          <w:t xml:space="preserve"> </w:t>
        </w:r>
      </w:ins>
      <m:oMath>
        <m:r>
          <m:t>X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takes exactly the value</w:t>
        </w:r>
      </w:ins>
      <w:ins w:id="131" w:author="PR Preview" w:date="2026-01-01T00:00:00Z">
        <w:r>
          <w:t xml:space="preserve"> </w:t>
        </w:r>
      </w:ins>
      <m:oMath>
        <m:r>
          <m:t>x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[2]</w:t>
        </w:r>
      </w:ins>
      <w:ins w:id="1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del w:id="135" w:author="PR Preview" w:date="2026-01-01T00:00:00Z">
        <w:r>
          <w:rPr>
            <w:b/>
            <w:bCs/>
          </w:rPr>
          <w:delText xml:space="preserve">Definition 6 (Bernoulli distribution)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</w:delText>
        </w:r>
      </w:del>
      <w:del w:id="138" w:author="PR Preview" w:date="2026-01-01T00:00:00Z">
        <w:r>
          <w:delText xml:space="preserve"> </w:delText>
        </w:r>
      </w:del>
      <w:hyperlink w:anchor="def-discrete-rv">
        <w:del w:id="139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random variable</w:delText>
        </w:r>
      </w:del>
      <w:del w:id="142" w:author="PR Preview" w:date="2026-01-01T00:00:00Z">
        <w:r>
          <w:delText xml:space="preserve"> </w:delText>
        </w:r>
      </w:del>
      <m:oMath>
        <m:r>
          <m:t>X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has the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rPr>
            <w:b/>
            <w:bCs/>
          </w:rPr>
          <w:delText xml:space="preserve">Bernoulli distribution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with parameter</w:delText>
        </w:r>
      </w:del>
      <w:del w:id="149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50" w:author="PR Preview" w:date="2026-01-01T00:00:00Z">
        <w:r>
          <w:delText xml:space="preserve">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written</w:delText>
        </w:r>
      </w:del>
      <w:del w:id="15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(Wikipedia contributors 2026a)</w:delText>
        </w:r>
      </w:del>
      <w:del w:id="156" w:author="PR Preview" w:date="2026-01-01T00:00:00Z">
        <w:r>
          <w:delText xml:space="preserve">,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if:</w:delText>
        </w:r>
      </w:del>
    </w:p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Definition 6 (Bernoulli distribution)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</w:t>
        </w:r>
      </w:ins>
      <w:ins w:id="162" w:author="PR Preview" w:date="2026-01-01T00:00:00Z">
        <w:r>
          <w:t xml:space="preserve"> </w:t>
        </w:r>
      </w:ins>
      <w:hyperlink w:anchor="def-discrete-rv">
        <w:ins w:id="163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random variable</w:t>
        </w:r>
      </w:ins>
      <w:ins w:id="166" w:author="PR Preview" w:date="2026-01-01T00:00:00Z">
        <w:r>
          <w:t xml:space="preserve"> </w:t>
        </w:r>
      </w:ins>
      <m:oMath>
        <m:r>
          <m:t>X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has the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Bernoulli distribution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with parameter</w:t>
        </w:r>
      </w:ins>
      <w:ins w:id="17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written</w:t>
        </w:r>
      </w:ins>
      <w:ins w:id="1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[3]</w:t>
        </w:r>
      </w:ins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del w:id="183" w:author="PR Preview" w:date="2026-01-01T00:00:00Z">
        <w:r>
          <w:rPr>
            <w:b/>
            <w:bCs/>
          </w:rPr>
          <w:delText xml:space="preserve">Definition 7 (Probability density function (PDF))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If</w:delText>
        </w:r>
      </w:del>
      <w:del w:id="186" w:author="PR Preview" w:date="2026-01-01T00:00:00Z">
        <w:r>
          <w:delText xml:space="preserve"> </w:delText>
        </w:r>
      </w:del>
      <m:oMath>
        <m:r>
          <m:t>X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is a</w:delText>
        </w:r>
      </w:del>
      <w:del w:id="189" w:author="PR Preview" w:date="2026-01-01T00:00:00Z">
        <w:r>
          <w:delText xml:space="preserve"> </w:delText>
        </w:r>
      </w:del>
      <w:hyperlink w:anchor="def-continuous-rv">
        <w:del w:id="190" w:author="PR Preview" w:date="2026-01-01T00:00:00Z">
          <w:r>
            <w:rPr>
              <w:rStyle w:val="Hyperlink"/>
            </w:rPr>
            <w:delText xml:space="preserve">continuous random variable</w:delText>
          </w:r>
        </w:del>
      </w:hyperlink>
      <w:del w:id="191" w:author="PR Preview" w:date="2026-01-01T00:00:00Z">
        <w:r>
          <w:delText xml:space="preserve">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probability density function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of</w:delText>
        </w:r>
      </w:del>
      <w:del w:id="198" w:author="PR Preview" w:date="2026-01-01T00:00:00Z">
        <w:r>
          <w:delText xml:space="preserve"> </w:delText>
        </w:r>
      </w:del>
      <m:oMath>
        <m:r>
          <m:t>X</m:t>
        </m:r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denoted</w:delText>
        </w:r>
      </w:del>
      <w:del w:id="2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3" w:author="PR Preview" w:date="2026-01-01T00:00:00Z">
        <w:r>
          <w:delText xml:space="preserve">,</w:delText>
        </w:r>
      </w:del>
      <w:del w:id="20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5" w:author="PR Preview" w:date="2026-01-01T00:00:00Z">
        <w:r>
          <w:delText xml:space="preserve">,</w:delText>
        </w:r>
      </w:del>
      <w:del w:id="20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7" w:author="PR Preview" w:date="2026-01-01T00:00:00Z">
        <w:r>
          <w:delText xml:space="preserve">,</w:delText>
        </w:r>
      </w:del>
      <w:del w:id="20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09" w:author="PR Preview" w:date="2026-01-01T00:00:00Z">
        <w:r>
          <w:delText xml:space="preserve">, or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211" w:author="PR Preview" w:date="2026-01-01T00:00:00Z">
        <w:r>
          <w:delText xml:space="preserve">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is a function</w:delText>
        </w:r>
      </w:del>
      <w:del w:id="214" w:author="PR Preview" w:date="2026-01-01T00:00:00Z">
        <w:r>
          <w:delText xml:space="preserve"> </w:delText>
        </w:r>
      </w:del>
      <m:oMath>
        <m:r>
          <m:t>f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that satisfies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(Wikipedia contributors 2026i)</w:delText>
        </w:r>
      </w:del>
      <w:del w:id="219" w:author="PR Preview" w:date="2026-01-01T00:00:00Z">
        <w:r>
          <w:delText xml:space="preserve">:</w:delText>
        </w:r>
      </w:del>
    </w:p>
    <w:p>
      <w:pPr>
        <w:pStyle w:val="BodyText"/>
      </w:pPr>
      <w:ins w:id="220" w:author="PR Preview" w:date="2026-01-01T00:00:00Z">
        <w:r>
          <w:rPr>
            <w:b/>
            <w:bCs/>
          </w:rPr>
          <w:t xml:space="preserve">Definition 7 (Probability density function (PDF))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If</w:t>
        </w:r>
      </w:ins>
      <w:ins w:id="223" w:author="PR Preview" w:date="2026-01-01T00:00:00Z">
        <w:r>
          <w:t xml:space="preserve"> </w:t>
        </w:r>
      </w:ins>
      <m:oMath>
        <m:r>
          <m:t>X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a</w:t>
        </w:r>
      </w:ins>
      <w:ins w:id="226" w:author="PR Preview" w:date="2026-01-01T00:00:00Z">
        <w:r>
          <w:t xml:space="preserve"> </w:t>
        </w:r>
      </w:ins>
      <w:hyperlink w:anchor="def-continuous-rv">
        <w:ins w:id="227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rPr>
            <w:b/>
            <w:bCs/>
          </w:rPr>
          <w:t xml:space="preserve">probability density function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of</w:t>
        </w:r>
      </w:ins>
      <w:ins w:id="235" w:author="PR Preview" w:date="2026-01-01T00:00:00Z">
        <w:r>
          <w:t xml:space="preserve"> </w:t>
        </w:r>
      </w:ins>
      <m:oMath>
        <m:r>
          <m:t>X</m:t>
        </m:r>
      </m:oMath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denoted</w:t>
        </w:r>
      </w:ins>
      <w:ins w:id="2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2" w:author="PR Preview" w:date="2026-01-01T00:00:00Z">
        <w:r>
          <w:t xml:space="preserve">,</w:t>
        </w:r>
      </w:ins>
      <w:ins w:id="24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6" w:author="PR Preview" w:date="2026-01-01T00:00:00Z">
        <w:r>
          <w:t xml:space="preserve">, or</w:t>
        </w:r>
      </w:ins>
      <w:ins w:id="24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is a function</w:t>
        </w:r>
      </w:ins>
      <w:ins w:id="251" w:author="PR Preview" w:date="2026-01-01T00:00:00Z">
        <w:r>
          <w:t xml:space="preserve"> </w:t>
        </w:r>
      </w:ins>
      <m:oMath>
        <m:r>
          <m:t>f</m:t>
        </m:r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that satisfies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[4]</w:t>
        </w:r>
      </w:ins>
      <w:ins w:id="25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del w:id="257" w:author="PR Preview" w:date="2026-01-01T00:00:00Z">
        <w:r>
          <w:rPr>
            <w:b/>
            <w:bCs/>
          </w:rPr>
          <w:delText xml:space="preserve">Definition 9 (Uniform distribution on an interval)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The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rPr>
            <w:b/>
            <w:bCs/>
          </w:rPr>
          <w:delText xml:space="preserve">uniform distribution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on an interval</w:delText>
        </w:r>
      </w:del>
      <w:del w:id="26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(</w:delText>
        </w:r>
      </w:del>
      <w:hyperlink w:anchor="def-uniform-set">
        <w:del w:id="26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with</w:delText>
        </w:r>
      </w:del>
      <w:del w:id="270" w:author="PR Preview" w:date="2026-01-01T00:00:00Z">
        <w:r>
          <w:delText xml:space="preserve"> </w:delText>
        </w:r>
      </w:del>
      <m:oMath>
        <m:r>
          <m:t>μ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 length),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with</w:delText>
        </w:r>
      </w:del>
      <w:del w:id="275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&lt;</m:t>
        </m:r>
        <m:r>
          <m:t>β</m:t>
        </m:r>
      </m:oMath>
      <w:del w:id="276" w:author="PR Preview" w:date="2026-01-01T00:00:00Z">
        <w:r>
          <w:delText xml:space="preserve">,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is the distribution of a random variable</w:delText>
        </w:r>
      </w:del>
      <w:del w:id="279" w:author="PR Preview" w:date="2026-01-01T00:00:00Z">
        <w:r>
          <w:delText xml:space="preserve"> </w:delText>
        </w:r>
      </w:del>
      <m:oMath>
        <m:r>
          <m:t>X</m:t>
        </m:r>
      </m:oMath>
      <w:del w:id="280" w:author="PR Preview" w:date="2026-01-01T00:00:00Z">
        <w:r>
          <w:delText xml:space="preserve">,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written</w:delText>
        </w:r>
      </w:del>
      <w:del w:id="28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del w:id="284" w:author="PR Preview" w:date="2026-01-01T00:00:00Z">
        <w:r>
          <w:delText xml:space="preserve">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that is continuous with</w:delText>
        </w:r>
      </w:del>
      <w:del w:id="287" w:author="PR Preview" w:date="2026-01-01T00:00:00Z">
        <w:r>
          <w:delText xml:space="preserve"> </w:delText>
        </w:r>
      </w:del>
      <w:hyperlink w:anchor="def-pdf">
        <w:del w:id="288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(Wikipedia contributors 2026b)</w:delText>
        </w:r>
      </w:del>
      <w:del w:id="291" w:author="PR Preview" w:date="2026-01-01T00:00:00Z">
        <w:r>
          <w:delText xml:space="preserve">:</w:delText>
        </w:r>
      </w:del>
    </w:p>
    <w:p>
      <w:pPr>
        <w:pStyle w:val="FirstParagraph"/>
      </w:pPr>
      <w:ins w:id="292" w:author="PR Preview" w:date="2026-01-01T00:00:00Z">
        <w:r>
          <w:rPr>
            <w:b/>
            <w:bCs/>
          </w:rPr>
          <w:t xml:space="preserve">Definition 9 (Uniform distribution on an interval)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rPr>
            <w:b/>
            <w:bCs/>
          </w:rPr>
          <w:t xml:space="preserve">uniform distribution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on an interval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(</w:t>
        </w:r>
      </w:ins>
      <w:hyperlink w:anchor="def-uniform-set">
        <w:ins w:id="30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with</w:t>
        </w:r>
      </w:ins>
      <w:ins w:id="305" w:author="PR Preview" w:date="2026-01-01T00:00:00Z">
        <w:r>
          <w:t xml:space="preserve"> </w:t>
        </w:r>
      </w:ins>
      <m:oMath>
        <m:r>
          <m:t>μ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the length),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with</w:t>
        </w:r>
      </w:ins>
      <w:ins w:id="310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&lt;</m:t>
        </m:r>
        <m:r>
          <m:t>β</m:t>
        </m:r>
      </m:oMath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 the distribution of a random variable</w:t>
        </w:r>
      </w:ins>
      <w:ins w:id="314" w:author="PR Preview" w:date="2026-01-01T00:00:00Z">
        <w:r>
          <w:t xml:space="preserve"> </w:t>
        </w:r>
      </w:ins>
      <m:oMath>
        <m:r>
          <m:t>X</m:t>
        </m:r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written</w:t>
        </w:r>
      </w:ins>
      <w:ins w:id="3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that is continuous with</w:t>
        </w:r>
      </w:ins>
      <w:ins w:id="322" w:author="PR Preview" w:date="2026-01-01T00:00:00Z">
        <w:r>
          <w:t xml:space="preserve"> </w:t>
        </w:r>
      </w:ins>
      <w:hyperlink w:anchor="def-pdf">
        <w:ins w:id="323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[5]</w:t>
        </w:r>
      </w:ins>
      <w:ins w:id="32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del w:id="327" w:author="PR Preview" w:date="2026-01-01T00:00:00Z">
        <w:r>
          <w:rPr>
            <w:b/>
            <w:bCs/>
          </w:rPr>
          <w:delText xml:space="preserve">Definition 10 (Normal distribution (Gaussian distribution))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A random variable</w:delText>
        </w:r>
      </w:del>
      <w:del w:id="330" w:author="PR Preview" w:date="2026-01-01T00:00:00Z">
        <w:r>
          <w:delText xml:space="preserve"> </w:delText>
        </w:r>
      </w:del>
      <m:oMath>
        <m:r>
          <m:t>X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has the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rPr>
            <w:b/>
            <w:bCs/>
          </w:rPr>
          <w:delText xml:space="preserve">normal distribution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(or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b/>
            <w:bCs/>
          </w:rPr>
          <w:delText xml:space="preserve">Gaussian distribution</w:delText>
        </w:r>
      </w:del>
      <w:del w:id="339" w:author="PR Preview" w:date="2026-01-01T00:00:00Z">
        <w:r>
          <w:delText xml:space="preserve">)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with mean parameter</w:delText>
        </w:r>
      </w:del>
      <w:del w:id="34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 variance parameter</w:delText>
        </w:r>
      </w:del>
      <w:del w:id="34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346" w:author="PR Preview" w:date="2026-01-01T00:00:00Z">
        <w:r>
          <w:delText xml:space="preserve">,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written</w:delText>
        </w:r>
      </w:del>
      <w:del w:id="34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(Wikipedia contributors 2026h)</w:delText>
        </w:r>
      </w:del>
      <w:del w:id="352" w:author="PR Preview" w:date="2026-01-01T00:00:00Z">
        <w:r>
          <w:delText xml:space="preserve">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if</w:delText>
        </w:r>
      </w:del>
      <w:del w:id="355" w:author="PR Preview" w:date="2026-01-01T00:00:00Z">
        <w:r>
          <w:delText xml:space="preserve"> </w:delText>
        </w:r>
      </w:del>
      <m:oMath>
        <m:r>
          <m:t>X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is continuous with</w:delText>
        </w:r>
      </w:del>
      <w:del w:id="358" w:author="PR Preview" w:date="2026-01-01T00:00:00Z">
        <w:r>
          <w:delText xml:space="preserve"> </w:delText>
        </w:r>
      </w:del>
      <w:hyperlink w:anchor="def-pdf">
        <w:del w:id="359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360" w:author="PR Preview" w:date="2026-01-01T00:00:00Z">
        <w:r>
          <w:delText xml:space="preserve">:</w:delText>
        </w:r>
      </w:del>
    </w:p>
    <w:p>
      <w:pPr>
        <w:pStyle w:val="BodyText"/>
      </w:pPr>
      <w:ins w:id="361" w:author="PR Preview" w:date="2026-01-01T00:00:00Z">
        <w:r>
          <w:rPr>
            <w:b/>
            <w:bCs/>
          </w:rPr>
          <w:t xml:space="preserve">Definition 10 (Normal distribution (Gaussian distribution))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 random variable</w:t>
        </w:r>
      </w:ins>
      <w:ins w:id="364" w:author="PR Preview" w:date="2026-01-01T00:00:00Z">
        <w:r>
          <w:t xml:space="preserve"> </w:t>
        </w:r>
      </w:ins>
      <m:oMath>
        <m:r>
          <m:t>X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has the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rPr>
            <w:b/>
            <w:bCs/>
          </w:rPr>
          <w:t xml:space="preserve">normal distribution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(or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rPr>
            <w:b/>
            <w:bCs/>
          </w:rPr>
          <w:t xml:space="preserve">Gaussian distribution</w:t>
        </w:r>
      </w:ins>
      <w:ins w:id="373" w:author="PR Preview" w:date="2026-01-01T00:00:00Z">
        <w:r>
          <w:t xml:space="preserve">)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with mean parameter</w:t>
        </w:r>
      </w:ins>
      <w:ins w:id="37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and variance parameter</w:t>
        </w:r>
      </w:ins>
      <w:ins w:id="37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380" w:author="PR Preview" w:date="2026-01-01T00:00:00Z">
        <w:r>
          <w:t xml:space="preserve">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written</w:t>
        </w:r>
      </w:ins>
      <w:ins w:id="3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[6]</w:t>
        </w:r>
      </w:ins>
      <w:ins w:id="386" w:author="PR Preview" w:date="2026-01-01T00:00:00Z">
        <w:r>
          <w:t xml:space="preserve">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if</w:t>
        </w:r>
      </w:ins>
      <w:ins w:id="389" w:author="PR Preview" w:date="2026-01-01T00:00:00Z">
        <w:r>
          <w:t xml:space="preserve"> </w:t>
        </w:r>
      </w:ins>
      <m:oMath>
        <m:r>
          <m:t>X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is continuous with</w:t>
        </w:r>
      </w:ins>
      <w:ins w:id="392" w:author="PR Preview" w:date="2026-01-01T00:00:00Z">
        <w:r>
          <w:t xml:space="preserve"> </w:t>
        </w:r>
      </w:ins>
      <w:hyperlink w:anchor="def-pdf">
        <w:ins w:id="393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3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del w:id="395" w:author="PR Preview" w:date="2026-01-01T00:00:00Z">
        <w:r>
          <w:rPr>
            <w:i/>
            <w:iCs/>
          </w:rPr>
          <w:delText xml:space="preserve">Remark</w:delText>
        </w:r>
      </w:del>
      <w:del w:id="396" w:author="PR Preview" w:date="2026-01-01T00:00:00Z">
        <w:r>
          <w:delText xml:space="preserve">. </w:delText>
        </w:r>
      </w:del>
      <w:del w:id="397" w:author="PR Preview" w:date="2026-01-01T00:00:00Z">
        <w:r>
          <w:delText xml:space="preserve">The proofs of these two theorems evaluate three integrals by calculus: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the total of the density, the mean integral and the variance integral.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The total is the Gaussian integral.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This page omits the proofs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(Casella and Berger 2002)</w:delText>
        </w:r>
      </w:del>
      <w:del w:id="406" w:author="PR Preview" w:date="2026-01-01T00:00:00Z">
        <w:r>
          <w:delText xml:space="preserve">.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These facts are where the parameters’ names come from.</w:delText>
        </w:r>
      </w:del>
    </w:p>
    <w:p>
      <w:pPr>
        <w:pStyle w:val="BodyText"/>
      </w:pPr>
      <w:ins w:id="409" w:author="PR Preview" w:date="2026-01-01T00:00:00Z">
        <w:r>
          <w:rPr>
            <w:i/>
            <w:iCs/>
          </w:rPr>
          <w:t xml:space="preserve">Remark</w:t>
        </w:r>
      </w:ins>
      <w:ins w:id="410" w:author="PR Preview" w:date="2026-01-01T00:00:00Z">
        <w:r>
          <w:t xml:space="preserve">. </w:t>
        </w:r>
      </w:ins>
      <w:ins w:id="411" w:author="PR Preview" w:date="2026-01-01T00:00:00Z">
        <w:r>
          <w:t xml:space="preserve">The proofs of these two theorems evaluate three integrals by calculus: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the total of the density, the mean integral and the variance integral.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 total is the Gaussian integral.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This page omits the proofs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[7]</w:t>
        </w:r>
      </w:ins>
      <w:ins w:id="420" w:author="PR Preview" w:date="2026-01-01T00:00:00Z">
        <w:r>
          <w:t xml:space="preserve">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These facts are where the parameters’ names come from.</w:t>
        </w:r>
      </w:ins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del w:id="423" w:author="PR Preview" w:date="2026-01-01T00:00:00Z">
        <w:r>
          <w:rPr>
            <w:b/>
            <w:bCs/>
          </w:rPr>
          <w:delText xml:space="preserve">Definition 12 (Exponential distribution)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A random variable</w:delText>
        </w:r>
      </w:del>
      <w:del w:id="426" w:author="PR Preview" w:date="2026-01-01T00:00:00Z">
        <w:r>
          <w:delText xml:space="preserve"> </w:delText>
        </w:r>
      </w:del>
      <m:oMath>
        <m:r>
          <m:t>T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has the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rPr>
            <w:b/>
            <w:bCs/>
          </w:rPr>
          <w:delText xml:space="preserve">exponential distribution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with rate</w:delText>
        </w:r>
      </w:del>
      <w:del w:id="43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(Wikipedia contributors 2026d)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if</w:delText>
        </w:r>
      </w:del>
      <w:del w:id="438" w:author="PR Preview" w:date="2026-01-01T00:00:00Z">
        <w:r>
          <w:delText xml:space="preserve"> </w:delText>
        </w:r>
      </w:del>
      <m:oMath>
        <m:r>
          <m:t>T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is continuous with</w:delText>
        </w:r>
      </w:del>
      <w:del w:id="441" w:author="PR Preview" w:date="2026-01-01T00:00:00Z">
        <w:r>
          <w:delText xml:space="preserve"> </w:delText>
        </w:r>
      </w:del>
      <w:hyperlink w:anchor="def-pdf">
        <w:del w:id="442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443" w:author="PR Preview" w:date="2026-01-01T00:00:00Z">
        <w:r>
          <w:delText xml:space="preserve">:</w:delText>
        </w:r>
      </w:del>
    </w:p>
    <w:p>
      <w:pPr>
        <w:pStyle w:val="BodyText"/>
      </w:pPr>
      <w:ins w:id="444" w:author="PR Preview" w:date="2026-01-01T00:00:00Z">
        <w:r>
          <w:rPr>
            <w:b/>
            <w:bCs/>
          </w:rPr>
          <w:t xml:space="preserve">Definition 12 (Exponential distribution)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 random variable</w:t>
        </w:r>
      </w:ins>
      <w:ins w:id="447" w:author="PR Preview" w:date="2026-01-01T00:00:00Z">
        <w:r>
          <w:t xml:space="preserve"> </w:t>
        </w:r>
      </w:ins>
      <m:oMath>
        <m:r>
          <m:t>T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has the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rPr>
            <w:b/>
            <w:bCs/>
          </w:rPr>
          <w:t xml:space="preserve">exponential distribution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with rate</w:t>
        </w:r>
      </w:ins>
      <w:ins w:id="45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[8]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if</w:t>
        </w:r>
      </w:ins>
      <w:ins w:id="459" w:author="PR Preview" w:date="2026-01-01T00:00:00Z">
        <w:r>
          <w:t xml:space="preserve"> </w:t>
        </w:r>
      </w:ins>
      <m:oMath>
        <m:r>
          <m:t>T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is continuous with</w:t>
        </w:r>
      </w:ins>
      <w:ins w:id="462" w:author="PR Preview" w:date="2026-01-01T00:00:00Z">
        <w:r>
          <w:t xml:space="preserve"> </w:t>
        </w:r>
      </w:ins>
      <w:hyperlink w:anchor="def-pdf">
        <w:ins w:id="463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46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del w:id="465" w:author="PR Preview" w:date="2026-01-01T00:00:00Z">
        <w:r>
          <w:rPr>
            <w:b/>
            <w:bCs/>
          </w:rPr>
          <w:delText xml:space="preserve">Definition 13 (Cumulative distribution function (CDF))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For a random variable</w:delText>
        </w:r>
      </w:del>
      <w:del w:id="468" w:author="PR Preview" w:date="2026-01-01T00:00:00Z">
        <w:r>
          <w:delText xml:space="preserve"> </w:delText>
        </w:r>
      </w:del>
      <m:oMath>
        <m:r>
          <m:t>X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(discrete or continuous),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its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rPr>
            <w:b/>
            <w:bCs/>
          </w:rPr>
          <w:delText xml:space="preserve">cumulative distribution function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(Wikipedia contributors 2026c)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is:</w:delText>
        </w:r>
      </w:del>
    </w:p>
    <w:p>
      <w:pPr>
        <w:pStyle w:val="BodyText"/>
      </w:pPr>
      <w:ins w:id="479" w:author="PR Preview" w:date="2026-01-01T00:00:00Z">
        <w:r>
          <w:rPr>
            <w:b/>
            <w:bCs/>
          </w:rPr>
          <w:t xml:space="preserve">Definition 13 (Cumulative distribution function (CDF))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For a random variable</w:t>
        </w:r>
      </w:ins>
      <w:ins w:id="482" w:author="PR Preview" w:date="2026-01-01T00:00:00Z">
        <w:r>
          <w:t xml:space="preserve"> </w:t>
        </w:r>
      </w:ins>
      <m:oMath>
        <m:r>
          <m:t>X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(discrete or continuous),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its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rPr>
            <w:b/>
            <w:bCs/>
          </w:rPr>
          <w:t xml:space="preserve">cumulative distribution function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[9]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del w:id="493" w:author="PR Preview" w:date="2026-01-01T00:00:00Z">
        <w:r>
          <w:rPr>
            <w:i/>
            <w:iCs/>
          </w:rPr>
          <w:delText xml:space="preserve">Remark</w:delText>
        </w:r>
      </w:del>
      <w:del w:id="494" w:author="PR Preview" w:date="2026-01-01T00:00:00Z">
        <w:r>
          <w:delText xml:space="preserve">. </w:delText>
        </w:r>
      </w:del>
      <w:del w:id="495" w:author="PR Preview" w:date="2026-01-01T00:00:00Z">
        <w:r>
          <w:delText xml:space="preserve">The proof needs measure theory beyond these notes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(Billingsley 1995; Wikipedia contributors 2026c)</w:delText>
        </w:r>
      </w:del>
      <w:del w:id="498" w:author="PR Preview" w:date="2026-01-01T00:00:00Z">
        <w:r>
          <w:delText xml:space="preserve">.</w:delText>
        </w:r>
      </w:del>
    </w:p>
    <w:p>
      <w:pPr>
        <w:pStyle w:val="BodyText"/>
      </w:pPr>
      <w:ins w:id="499" w:author="PR Preview" w:date="2026-01-01T00:00:00Z">
        <w:r>
          <w:rPr>
            <w:i/>
            <w:iCs/>
          </w:rPr>
          <w:t xml:space="preserve">Remark</w:t>
        </w:r>
      </w:ins>
      <w:ins w:id="500" w:author="PR Preview" w:date="2026-01-01T00:00:00Z">
        <w:r>
          <w:t xml:space="preserve">. </w:t>
        </w:r>
      </w:ins>
      <w:ins w:id="501" w:author="PR Preview" w:date="2026-01-01T00:00:00Z">
        <w:r>
          <w:t xml:space="preserve">The proof needs measure theory beyond these notes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[9], [10]</w:t>
        </w:r>
      </w:ins>
      <w:ins w:id="504" w:author="PR Preview" w:date="2026-01-01T00:00:00Z">
        <w:r>
          <w:t xml:space="preserve">.</w:t>
        </w:r>
      </w:ins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del w:id="505" w:author="PR Preview" w:date="2026-01-01T00:00:00Z">
        <w:r>
          <w:delText xml:space="preserve">See also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Rothman et al. (2021)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(Chapter 22, p. 535).</w:delText>
        </w:r>
      </w:del>
    </w:p>
    <w:p>
      <w:pPr>
        <w:pStyle w:val="BodyText"/>
      </w:pPr>
      <w:ins w:id="510" w:author="PR Preview" w:date="2026-01-01T00:00:00Z">
        <w:r>
          <w:t xml:space="preserve">See also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Rothman et al. [11]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(Chapter 22, p. 535).</w:t>
        </w:r>
      </w:ins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del w:id="515" w:author="PR Preview" w:date="2026-01-01T00:00:00Z">
        <w:r>
          <w:rPr>
            <w:b/>
            <w:bCs/>
          </w:rPr>
          <w:delText xml:space="preserve">Definition 16 (Joint distribution)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The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rPr>
            <w:b/>
            <w:bCs/>
          </w:rPr>
          <w:delText xml:space="preserve">joint distribution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of</w:delText>
        </w:r>
      </w:del>
      <w:del w:id="522" w:author="PR Preview" w:date="2026-01-01T00:00:00Z">
        <w:r>
          <w:delText xml:space="preserve"> </w:delText>
        </w:r>
      </w:del>
      <w:hyperlink w:anchor="def-jointly-distributed">
        <w:del w:id="523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random variables</w:delText>
        </w:r>
      </w:del>
      <w:del w:id="5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is the function that assigns to each set</w:delText>
        </w:r>
      </w:del>
      <w:del w:id="52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for which</w:delText>
        </w:r>
      </w:del>
      <w:del w:id="532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is an</w:delText>
        </w:r>
      </w:del>
      <w:del w:id="535" w:author="PR Preview" w:date="2026-01-01T00:00:00Z">
        <w:r>
          <w:delText xml:space="preserve"> </w:delText>
        </w:r>
      </w:del>
      <w:hyperlink r:id="rId75">
        <w:del w:id="536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the probability</w:delText>
        </w:r>
      </w:del>
      <w:del w:id="53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(Wikipedia contributors 2026f)</w:delText>
        </w:r>
      </w:del>
      <w:del w:id="542" w:author="PR Preview" w:date="2026-01-01T00:00:00Z">
        <w:r>
          <w:delText xml:space="preserve">.</w:delText>
        </w:r>
      </w:del>
    </w:p>
    <w:p>
      <w:pPr>
        <w:pStyle w:val="FirstParagraph"/>
      </w:pPr>
      <w:ins w:id="543" w:author="PR Preview" w:date="2026-01-01T00:00:00Z">
        <w:r>
          <w:rPr>
            <w:b/>
            <w:bCs/>
          </w:rPr>
          <w:t xml:space="preserve">Definition 16 (Joint distribution)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The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rPr>
            <w:b/>
            <w:bCs/>
          </w:rPr>
          <w:t xml:space="preserve">joint distribution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of</w:t>
        </w:r>
      </w:ins>
      <w:ins w:id="550" w:author="PR Preview" w:date="2026-01-01T00:00:00Z">
        <w:r>
          <w:t xml:space="preserve"> </w:t>
        </w:r>
      </w:ins>
      <w:hyperlink w:anchor="def-jointly-distributed">
        <w:ins w:id="551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random variables</w:t>
        </w:r>
      </w:ins>
      <w:ins w:id="5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 the function that assigns to each set</w:t>
        </w:r>
      </w:ins>
      <w:ins w:id="5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for which</w:t>
        </w:r>
      </w:ins>
      <w:ins w:id="560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is an</w:t>
        </w:r>
      </w:ins>
      <w:ins w:id="563" w:author="PR Preview" w:date="2026-01-01T00:00:00Z">
        <w:r>
          <w:t xml:space="preserve"> </w:t>
        </w:r>
      </w:ins>
      <w:hyperlink r:id="rId75">
        <w:ins w:id="564" w:author="PR Preview" w:date="2026-01-01T00:00:00Z">
          <w:r>
            <w:rPr>
              <w:rStyle w:val="Hyperlink"/>
            </w:rPr>
            <w:t xml:space="preserve">event</w:t>
          </w:r>
        </w:ins>
      </w:hyperlink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the probability</w:t>
        </w:r>
      </w:ins>
      <w:ins w:id="56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[12]</w:t>
        </w:r>
      </w:ins>
      <w:ins w:id="570" w:author="PR Preview" w:date="2026-01-01T00:00:00Z">
        <w:r>
          <w:t xml:space="preserve">.</w:t>
        </w:r>
      </w:ins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del w:id="571" w:author="PR Preview" w:date="2026-01-01T00:00:00Z">
        <w:r>
          <w:rPr>
            <w:i/>
            <w:iCs/>
          </w:rPr>
          <w:delText xml:space="preserve">Remark</w:delText>
        </w:r>
      </w:del>
      <w:del w:id="572" w:author="PR Preview" w:date="2026-01-01T00:00:00Z">
        <w:r>
          <w:delText xml:space="preserve">. </w:delText>
        </w:r>
      </w:del>
      <w:del w:id="573" w:author="PR Preview" w:date="2026-01-01T00:00:00Z">
        <w:r>
          <w:delText xml:space="preserve">The proof needs measure theory beyond these notes: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the sets</w:delText>
        </w:r>
      </w:del>
      <w:del w:id="57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form a</w:delText>
        </w:r>
      </w:del>
      <w:del w:id="579" w:author="PR Preview" w:date="2026-01-01T00:00:00Z">
        <w:r>
          <w:delText xml:space="preserve"> </w:delText>
        </w:r>
      </w:del>
      <w:hyperlink r:id="rId79">
        <m:oMath>
          <m:r>
            <m:t>π</m:t>
          </m:r>
        </m:oMath>
        <w:del w:id="580" w:author="PR Preview" w:date="2026-01-01T00:00:00Z">
          <w:r>
            <w:rPr>
              <w:rStyle w:val="Hyperlink"/>
            </w:rPr>
            <w:delText xml:space="preserve">-system</w:delText>
          </w:r>
        </w:del>
      </w:hyperlink>
      <w:del w:id="581" w:author="PR Preview" w:date="2026-01-01T00:00:00Z">
        <w:r>
          <w:delText xml:space="preserve">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and two probability measures that agree on a</w:delText>
        </w:r>
      </w:del>
      <w:del w:id="584" w:author="PR Preview" w:date="2026-01-01T00:00:00Z">
        <w:r>
          <w:delText xml:space="preserve"> </w:delText>
        </w:r>
      </w:del>
      <m:oMath>
        <m:r>
          <m:t>π</m:t>
        </m:r>
      </m:oMath>
      <w:del w:id="585" w:author="PR Preview" w:date="2026-01-01T00:00:00Z">
        <w:r>
          <w:delText xml:space="preserve">-system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agree on the</w:delText>
        </w:r>
      </w:del>
      <w:del w:id="588" w:author="PR Preview" w:date="2026-01-01T00:00:00Z">
        <w:r>
          <w:delText xml:space="preserve"> </w:delText>
        </w:r>
      </w:del>
      <m:oMath>
        <m:r>
          <m:t>σ</m:t>
        </m:r>
      </m:oMath>
      <w:del w:id="589" w:author="PR Preview" w:date="2026-01-01T00:00:00Z">
        <w:r>
          <w:delText xml:space="preserve">-algebra it generates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(Billingsley 1995)</w:delText>
        </w:r>
      </w:del>
      <w:del w:id="592" w:author="PR Preview" w:date="2026-01-01T00:00:00Z">
        <w:r>
          <w:delText xml:space="preserve">.</w:delText>
        </w:r>
      </w:del>
    </w:p>
    <w:p>
      <w:pPr>
        <w:pStyle w:val="BodyText"/>
      </w:pPr>
      <w:ins w:id="593" w:author="PR Preview" w:date="2026-01-01T00:00:00Z">
        <w:r>
          <w:rPr>
            <w:i/>
            <w:iCs/>
          </w:rPr>
          <w:t xml:space="preserve">Remark</w:t>
        </w:r>
      </w:ins>
      <w:ins w:id="594" w:author="PR Preview" w:date="2026-01-01T00:00:00Z">
        <w:r>
          <w:t xml:space="preserve">. </w:t>
        </w:r>
      </w:ins>
      <w:ins w:id="595" w:author="PR Preview" w:date="2026-01-01T00:00:00Z">
        <w:r>
          <w:t xml:space="preserve">The proof needs measure theory beyond these notes: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the sets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form a</w:t>
        </w:r>
      </w:ins>
      <w:ins w:id="601" w:author="PR Preview" w:date="2026-01-01T00:00:00Z">
        <w:r>
          <w:t xml:space="preserve"> </w:t>
        </w:r>
      </w:ins>
      <w:hyperlink r:id="rId79">
        <m:oMath>
          <m:r>
            <m:t>π</m:t>
          </m:r>
        </m:oMath>
        <w:ins w:id="602" w:author="PR Preview" w:date="2026-01-01T00:00:00Z">
          <w:r>
            <w:rPr>
              <w:rStyle w:val="Hyperlink"/>
            </w:rPr>
            <w:t xml:space="preserve">-system</w:t>
          </w:r>
        </w:ins>
      </w:hyperlink>
      <w:ins w:id="603" w:author="PR Preview" w:date="2026-01-01T00:00:00Z">
        <w:r>
          <w:t xml:space="preserve">,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and two probability measures that agree on a</w:t>
        </w:r>
      </w:ins>
      <w:ins w:id="606" w:author="PR Preview" w:date="2026-01-01T00:00:00Z">
        <w:r>
          <w:t xml:space="preserve"> </w:t>
        </w:r>
      </w:ins>
      <m:oMath>
        <m:r>
          <m:t>π</m:t>
        </m:r>
      </m:oMath>
      <w:ins w:id="607" w:author="PR Preview" w:date="2026-01-01T00:00:00Z">
        <w:r>
          <w:t xml:space="preserve">-system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agree on the</w:t>
        </w:r>
      </w:ins>
      <w:ins w:id="610" w:author="PR Preview" w:date="2026-01-01T00:00:00Z">
        <w:r>
          <w:t xml:space="preserve"> </w:t>
        </w:r>
      </w:ins>
      <m:oMath>
        <m:r>
          <m:t>σ</m:t>
        </m:r>
      </m:oMath>
      <w:ins w:id="611" w:author="PR Preview" w:date="2026-01-01T00:00:00Z">
        <w:r>
          <w:t xml:space="preserve">-algebra it generates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[10]</w:t>
        </w:r>
      </w:ins>
      <w:ins w:id="614" w:author="PR Preview" w:date="2026-01-01T00:00:00Z">
        <w:r>
          <w:t xml:space="preserve">.</w:t>
        </w:r>
      </w:ins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del w:id="615" w:author="PR Preview" w:date="2026-01-01T00:00:00Z">
        <w:r>
          <w:rPr>
            <w:b/>
            <w:bCs/>
          </w:rPr>
          <w:delText xml:space="preserve">Definition 18 (Marginal distribution)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When a random variable</w:delText>
        </w:r>
      </w:del>
      <w:del w:id="618" w:author="PR Preview" w:date="2026-01-01T00:00:00Z">
        <w:r>
          <w:delText xml:space="preserve"> </w:delText>
        </w:r>
      </w:del>
      <m:oMath>
        <m:r>
          <m:t>X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is one of several</w:delText>
        </w:r>
      </w:del>
      <w:del w:id="621" w:author="PR Preview" w:date="2026-01-01T00:00:00Z">
        <w:r>
          <w:delText xml:space="preserve"> </w:delText>
        </w:r>
      </w:del>
      <w:hyperlink w:anchor="def-jointly-distributed">
        <w:del w:id="622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random variables,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the distribution of</w:delText>
        </w:r>
      </w:del>
      <w:del w:id="627" w:author="PR Preview" w:date="2026-01-01T00:00:00Z">
        <w:r>
          <w:delText xml:space="preserve"> </w:delText>
        </w:r>
      </w:del>
      <m:oMath>
        <m:r>
          <m:t>X</m:t>
        </m:r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by itself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(its CDF, and its PMF or density)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is called the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marginal distribution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of</w:delText>
        </w:r>
      </w:del>
      <w:del w:id="638" w:author="PR Preview" w:date="2026-01-01T00:00:00Z">
        <w:r>
          <w:delText xml:space="preserve"> </w:delText>
        </w:r>
      </w:del>
      <m:oMath>
        <m:r>
          <m:t>X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(Wikipedia contributors 2026g)</w:delText>
        </w:r>
      </w:del>
      <w:del w:id="641" w:author="PR Preview" w:date="2026-01-01T00:00:00Z">
        <w:r>
          <w:delText xml:space="preserve">.</w:delText>
        </w:r>
      </w:del>
    </w:p>
    <w:p>
      <w:pPr>
        <w:pStyle w:val="BodyText"/>
      </w:pPr>
      <w:ins w:id="642" w:author="PR Preview" w:date="2026-01-01T00:00:00Z">
        <w:r>
          <w:rPr>
            <w:b/>
            <w:bCs/>
          </w:rPr>
          <w:t xml:space="preserve">Definition 18 (Marginal distribution)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When a random variable</w:t>
        </w:r>
      </w:ins>
      <w:ins w:id="645" w:author="PR Preview" w:date="2026-01-01T00:00:00Z">
        <w:r>
          <w:t xml:space="preserve"> </w:t>
        </w:r>
      </w:ins>
      <m:oMath>
        <m:r>
          <m:t>X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is one of several</w:t>
        </w:r>
      </w:ins>
      <w:ins w:id="648" w:author="PR Preview" w:date="2026-01-01T00:00:00Z">
        <w:r>
          <w:t xml:space="preserve"> </w:t>
        </w:r>
      </w:ins>
      <w:hyperlink w:anchor="def-jointly-distributed">
        <w:ins w:id="649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random variables,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the distribution of</w:t>
        </w:r>
      </w:ins>
      <w:ins w:id="654" w:author="PR Preview" w:date="2026-01-01T00:00:00Z">
        <w:r>
          <w:t xml:space="preserve"> </w:t>
        </w:r>
      </w:ins>
      <m:oMath>
        <m:r>
          <m:t>X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by itself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(its CDF, and its PMF or density)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is called the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rPr>
            <w:b/>
            <w:bCs/>
          </w:rPr>
          <w:t xml:space="preserve">marginal distribution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of</w:t>
        </w:r>
      </w:ins>
      <w:ins w:id="665" w:author="PR Preview" w:date="2026-01-01T00:00:00Z">
        <w:r>
          <w:t xml:space="preserve"> </w:t>
        </w:r>
      </w:ins>
      <m:oMath>
        <m:r>
          <m:t>X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[13]</w:t>
        </w:r>
      </w:ins>
      <w:ins w:id="668" w:author="PR Preview" w:date="2026-01-01T00:00:00Z">
        <w:r>
          <w:t xml:space="preserve">.</w:t>
        </w:r>
      </w:ins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del w:id="669" w:author="PR Preview" w:date="2026-01-01T00:00:00Z">
        <w:r>
          <w:delText xml:space="preserve">which is a contradiction.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Tonelli’s theorem allows the iterated integral because</w:delText>
        </w:r>
      </w:del>
      <w:del w:id="6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(</w:delText>
        </w:r>
      </w:del>
      <w:hyperlink r:id="rId89">
        <w:del w:id="675" w:author="PR Preview" w:date="2026-01-01T00:00:00Z">
          <w:r>
            <w:rPr>
              <w:rStyle w:val="Hyperlink"/>
            </w:rPr>
            <w:delText xml:space="preserve">Fubini–Tonelli theorem</w:delText>
          </w:r>
        </w:del>
      </w:hyperlink>
      <w:del w:id="676" w:author="PR Preview" w:date="2026-01-01T00:00:00Z">
        <w:r>
          <w:delText xml:space="preserve">;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Billingsley (1995)</w:delText>
        </w:r>
      </w:del>
      <w:del w:id="679" w:author="PR Preview" w:date="2026-01-01T00:00:00Z">
        <w:r>
          <w:delText xml:space="preserve">, Theorem 18.3).</w:delText>
        </w:r>
      </w:del>
    </w:p>
    <w:p>
      <w:pPr>
        <w:pStyle w:val="FirstParagraph"/>
      </w:pPr>
      <w:ins w:id="680" w:author="PR Preview" w:date="2026-01-01T00:00:00Z">
        <w:r>
          <w:t xml:space="preserve">which is a contradiction.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Tonelli’s theorem allows the iterated integral because</w:t>
        </w:r>
      </w:ins>
      <w:ins w:id="6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(</w:t>
        </w:r>
      </w:ins>
      <w:hyperlink r:id="rId89">
        <w:ins w:id="686" w:author="PR Preview" w:date="2026-01-01T00:00:00Z">
          <w:r>
            <w:rPr>
              <w:rStyle w:val="Hyperlink"/>
            </w:rPr>
            <w:t xml:space="preserve">Fubini–Tonelli theorem</w:t>
          </w:r>
        </w:ins>
      </w:hyperlink>
      <w:ins w:id="687" w:author="PR Preview" w:date="2026-01-01T00:00:00Z">
        <w:r>
          <w:t xml:space="preserve">;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Billingsley [10]</w:t>
        </w:r>
      </w:ins>
      <w:ins w:id="690" w:author="PR Preview" w:date="2026-01-01T00:00:00Z">
        <w:r>
          <w:t xml:space="preserve">, Theorem 18.3).</w:t>
        </w:r>
      </w:ins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91" w:author="PR Preview" w:date="2026-01-01T00:00:00Z">
        <w:r>
          <w:delText xml:space="preserve">Tonelli’s theorem allows the iterated integral because</w:delText>
        </w:r>
      </w:del>
      <w:del w:id="69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(</w:delText>
        </w:r>
      </w:del>
      <w:hyperlink r:id="rId89">
        <w:del w:id="695" w:author="PR Preview" w:date="2026-01-01T00:00:00Z">
          <w:r>
            <w:rPr>
              <w:rStyle w:val="Hyperlink"/>
            </w:rPr>
            <w:delText xml:space="preserve">Fubini–Tonelli theorem</w:delText>
          </w:r>
        </w:del>
      </w:hyperlink>
      <w:del w:id="696" w:author="PR Preview" w:date="2026-01-01T00:00:00Z">
        <w:r>
          <w:delText xml:space="preserve">;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Billingsley (1995)</w:delText>
        </w:r>
      </w:del>
      <w:del w:id="699" w:author="PR Preview" w:date="2026-01-01T00:00:00Z">
        <w:r>
          <w:delText xml:space="preserve">, Theorem 18.3).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So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satisfies</w:delText>
        </w:r>
      </w:del>
      <w:del w:id="705" w:author="PR Preview" w:date="2026-01-01T00:00:00Z">
        <w:r>
          <w:delText xml:space="preserve"> </w:delText>
        </w:r>
      </w:del>
      <w:hyperlink w:anchor="def-pdf">
        <w:del w:id="70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707" w:author="PR Preview" w:date="2026-01-01T00:00:00Z">
        <w:r>
          <w:delText xml:space="preserve">.</w:delText>
        </w:r>
      </w:del>
    </w:p>
    <w:p>
      <w:pPr>
        <w:pStyle w:val="FirstParagraph"/>
      </w:pPr>
      <w:ins w:id="708" w:author="PR Preview" w:date="2026-01-01T00:00:00Z">
        <w:r>
          <w:t xml:space="preserve">Tonelli’s theorem allows the iterated integral because</w:t>
        </w:r>
      </w:ins>
      <w:ins w:id="70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(</w:t>
        </w:r>
      </w:ins>
      <w:hyperlink r:id="rId89">
        <w:ins w:id="712" w:author="PR Preview" w:date="2026-01-01T00:00:00Z">
          <w:r>
            <w:rPr>
              <w:rStyle w:val="Hyperlink"/>
            </w:rPr>
            <w:t xml:space="preserve">Fubini–Tonelli theorem</w:t>
          </w:r>
        </w:ins>
      </w:hyperlink>
      <w:ins w:id="713" w:author="PR Preview" w:date="2026-01-01T00:00:00Z">
        <w:r>
          <w:t xml:space="preserve">;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Billingsley [10]</w:t>
        </w:r>
      </w:ins>
      <w:ins w:id="716" w:author="PR Preview" w:date="2026-01-01T00:00:00Z">
        <w:r>
          <w:t xml:space="preserve">, Theorem 18.3).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So</w:t>
        </w:r>
      </w:ins>
      <w:ins w:id="71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satisfies</w:t>
        </w:r>
      </w:ins>
      <w:ins w:id="722" w:author="PR Preview" w:date="2026-01-01T00:00:00Z">
        <w:r>
          <w:t xml:space="preserve"> </w:t>
        </w:r>
      </w:ins>
      <w:hyperlink w:anchor="def-pdf">
        <w:ins w:id="72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24" w:author="PR Preview" w:date="2026-01-01T00:00:00Z">
        <w:r>
          <w:t xml:space="preserve">.</w:t>
        </w:r>
      </w:ins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del w:id="725" w:author="PR Preview" w:date="2026-01-01T00:00:00Z">
        <w:r>
          <w:rPr>
            <w:b/>
            <w:bCs/>
          </w:rPr>
          <w:delText xml:space="preserve">Example 27 (Joint probabilities and marginalization)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Consider an example adapted from Brian Hutchinson’s notes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(Hutchinson 2024)</w:delText>
        </w:r>
      </w:del>
      <w:del w:id="730" w:author="PR Preview" w:date="2026-01-01T00:00:00Z">
        <w:r>
          <w:delText xml:space="preserve">.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Let</w:delText>
        </w:r>
      </w:del>
      <w:del w:id="73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indicate whether a meteorite hits your house on a given day (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736" w:author="PR Preview" w:date="2026-01-01T00:00:00Z">
        <w:r>
          <w:delText xml:space="preserve">),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and let</w:delText>
        </w:r>
      </w:del>
      <w:del w:id="739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indicate whether you have a good day (</w:delText>
        </w:r>
      </w:del>
      <m:oMath>
        <m:r>
          <m:t>d</m:t>
        </m:r>
        <m:r>
          <m:rPr>
            <m:sty m:val="p"/>
          </m:rPr>
          <m:t>=</m:t>
        </m:r>
        <m:r>
          <m:t>1</m:t>
        </m:r>
      </m:oMath>
      <w:del w:id="742" w:author="PR Preview" w:date="2026-01-01T00:00:00Z">
        <w:r>
          <w:delText xml:space="preserve">).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In this distribution, 9 out of 10 days are good days (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del w:id="745" w:author="PR Preview" w:date="2026-01-01T00:00:00Z">
        <w:r>
          <w:delText xml:space="preserve">),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and the probability of a meteorite strike is 1 in a million (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del w:id="748" w:author="PR Preview" w:date="2026-01-01T00:00:00Z">
        <w:r>
          <w:delText xml:space="preserve">):</w:delText>
        </w:r>
      </w:del>
    </w:p>
    <w:p>
      <w:pPr>
        <w:pStyle w:val="BodyText"/>
      </w:pPr>
      <w:ins w:id="749" w:author="PR Preview" w:date="2026-01-01T00:00:00Z">
        <w:r>
          <w:rPr>
            <w:b/>
            <w:bCs/>
          </w:rPr>
          <w:t xml:space="preserve">Example 27 (Joint probabilities and marginalization)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Consider an example adapted from Brian Hutchinson’s notes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[14]</w:t>
        </w:r>
      </w:ins>
      <w:ins w:id="754" w:author="PR Preview" w:date="2026-01-01T00:00:00Z">
        <w:r>
          <w:t xml:space="preserve">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Let</w:t>
        </w:r>
      </w:ins>
      <w:ins w:id="75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indicate whether a meteorite hits your house on a given day (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760" w:author="PR Preview" w:date="2026-01-01T00:00:00Z">
        <w:r>
          <w:t xml:space="preserve">),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and let</w:t>
        </w:r>
      </w:ins>
      <w:ins w:id="76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indicate whether you have a good day (</w:t>
        </w:r>
      </w:ins>
      <m:oMath>
        <m:r>
          <m:t>d</m:t>
        </m:r>
        <m:r>
          <m:rPr>
            <m:sty m:val="p"/>
          </m:rPr>
          <m:t>=</m:t>
        </m:r>
        <m:r>
          <m:t>1</m:t>
        </m:r>
      </m:oMath>
      <w:ins w:id="766" w:author="PR Preview" w:date="2026-01-01T00:00:00Z">
        <w:r>
          <w:t xml:space="preserve">).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In this distribution, 9 out of 10 days are good days (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ins w:id="769" w:author="PR Preview" w:date="2026-01-01T00:00:00Z">
        <w:r>
          <w:t xml:space="preserve">),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and the probability of a meteorite strike is 1 in a million (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ins w:id="772" w:author="PR Preview" w:date="2026-01-01T00:00:00Z">
        <w:r>
          <w:t xml:space="preserve">):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del w:id="773" w:author="PR Preview" w:date="2026-01-01T00:00:00Z">
        <w:r>
          <w:delText xml:space="preserve">Why?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As Brian Hutchinson notes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(Hutchinson 2024)</w:delText>
        </w:r>
      </w:del>
      <w:del w:id="778" w:author="PR Preview" w:date="2026-01-01T00:00:00Z">
        <w:r>
          <w:delText xml:space="preserve">, what is the probability that someone’s height is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rPr>
            <w:i/>
            <w:iCs/>
          </w:rPr>
          <w:delText xml:space="preserve">exactly</w:delText>
        </w:r>
      </w:del>
      <w:del w:id="781" w:author="PR Preview" w:date="2026-01-01T00:00:00Z">
        <w:r>
          <w:delText xml:space="preserve"> </w:delText>
        </w:r>
      </w:del>
      <m:oMath>
        <m:r>
          <m:t>6.0000000000</m:t>
        </m:r>
        <m:r>
          <m:rPr>
            <m:sty m:val="p"/>
          </m:rPr>
          <m:t>…</m:t>
        </m:r>
      </m:oMath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feet?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Zero.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A single real point has width zero, so the integral over a single point is zero.</w:delText>
        </w:r>
      </w:del>
    </w:p>
    <w:p>
      <w:pPr>
        <w:pStyle w:val="FirstParagraph"/>
      </w:pPr>
      <w:ins w:id="788" w:author="PR Preview" w:date="2026-01-01T00:00:00Z">
        <w:r>
          <w:t xml:space="preserve">Why?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As Brian Hutchinson notes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[14]</w:t>
        </w:r>
      </w:ins>
      <w:ins w:id="793" w:author="PR Preview" w:date="2026-01-01T00:00:00Z">
        <w:r>
          <w:t xml:space="preserve">, what is the probability that someone’s height is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rPr>
            <w:i/>
            <w:iCs/>
          </w:rPr>
          <w:t xml:space="preserve">exactly</w:t>
        </w:r>
      </w:ins>
      <w:ins w:id="796" w:author="PR Preview" w:date="2026-01-01T00:00:00Z">
        <w:r>
          <w:t xml:space="preserve"> </w:t>
        </w:r>
      </w:ins>
      <m:oMath>
        <m:r>
          <m:t>6.0000000000</m:t>
        </m:r>
        <m:r>
          <m:rPr>
            <m:sty m:val="p"/>
          </m:rPr>
          <m:t>…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feet?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Zero.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 single real point has width zero, so the integral over a single point is zero.</w:t>
        </w:r>
      </w:ins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del w:id="803" w:author="PR Preview" w:date="2026-01-01T00:00:00Z">
        <w:r>
          <w:delText xml:space="preserve">5MinuteAI explains</w:delText>
        </w:r>
      </w:del>
      <w:del w:id="804" w:author="PR Preview" w:date="2026-01-01T00:00:00Z">
        <w:r>
          <w:delText xml:space="preserve"> </w:delText>
        </w:r>
      </w:del>
      <w:hyperlink r:id="rId104">
        <w:del w:id="805" w:author="PR Preview" w:date="2026-01-01T00:00:00Z">
          <w:r>
            <w:rPr>
              <w:rStyle w:val="Hyperlink"/>
            </w:rPr>
            <w:delText xml:space="preserve">discrete random variables</w:delText>
          </w:r>
        </w:del>
      </w:hyperlink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and</w:delText>
        </w:r>
      </w:del>
      <w:del w:id="808" w:author="PR Preview" w:date="2026-01-01T00:00:00Z">
        <w:r>
          <w:delText xml:space="preserve"> </w:delText>
        </w:r>
      </w:del>
      <w:hyperlink r:id="rId105">
        <w:del w:id="809" w:author="PR Preview" w:date="2026-01-01T00:00:00Z">
          <w:r>
            <w:rPr>
              <w:rStyle w:val="Hyperlink"/>
            </w:rPr>
            <w:delText xml:space="preserve">continuous random variables</w:delText>
          </w:r>
        </w:del>
      </w:hyperlink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in five minutes each,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following the University of Washington’s CSE 312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(5MinuteAI, n.d.)</w:delText>
        </w:r>
      </w:del>
      <w:del w:id="816" w:author="PR Preview" w:date="2026-01-01T00:00:00Z">
        <w:r>
          <w:delText xml:space="preserve">.</w:delText>
        </w:r>
      </w:del>
    </w:p>
    <w:p>
      <w:pPr>
        <w:pStyle w:val="BodyText"/>
      </w:pPr>
      <w:ins w:id="817" w:author="PR Preview" w:date="2026-01-01T00:00:00Z">
        <w:r>
          <w:t xml:space="preserve">5MinuteAI explains</w:t>
        </w:r>
      </w:ins>
      <w:ins w:id="818" w:author="PR Preview" w:date="2026-01-01T00:00:00Z">
        <w:r>
          <w:t xml:space="preserve"> </w:t>
        </w:r>
      </w:ins>
      <w:hyperlink r:id="rId104">
        <w:ins w:id="819" w:author="PR Preview" w:date="2026-01-01T00:00:00Z">
          <w:r>
            <w:rPr>
              <w:rStyle w:val="Hyperlink"/>
            </w:rPr>
            <w:t xml:space="preserve">discrete random variables</w:t>
          </w:r>
        </w:ins>
      </w:hyperlink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and</w:t>
        </w:r>
      </w:ins>
      <w:ins w:id="822" w:author="PR Preview" w:date="2026-01-01T00:00:00Z">
        <w:r>
          <w:t xml:space="preserve"> </w:t>
        </w:r>
      </w:ins>
      <w:hyperlink r:id="rId105">
        <w:ins w:id="823" w:author="PR Preview" w:date="2026-01-01T00:00:00Z">
          <w:r>
            <w:rPr>
              <w:rStyle w:val="Hyperlink"/>
            </w:rPr>
            <w:t xml:space="preserve">continuous random variables</w:t>
          </w:r>
        </w:ins>
      </w:hyperlink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in five minutes each,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following the University of Washington’s CSE 312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[16]</w:t>
        </w:r>
      </w:ins>
      <w:ins w:id="830" w:author="PR Preview" w:date="2026-01-01T00:00:00Z">
        <w:r>
          <w:t xml:space="preserve">.</w:t>
        </w:r>
      </w:ins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del w:id="831" w:author="PR Preview" w:date="2026-01-01T00:00:00Z">
        <w:r>
          <w:rPr>
            <w:b/>
            <w:bCs/>
          </w:rPr>
          <w:delText xml:space="preserve">Definition 21 (Survival function (survivor function))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The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rPr>
            <w:b/>
            <w:bCs/>
          </w:rPr>
          <w:delText xml:space="preserve">survival function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(or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rPr>
            <w:b/>
            <w:bCs/>
          </w:rPr>
          <w:delText xml:space="preserve">survivor function</w:delText>
        </w:r>
      </w:del>
      <w:del w:id="840" w:author="PR Preview" w:date="2026-01-01T00:00:00Z">
        <w:r>
          <w:delText xml:space="preserve">)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of a random variable</w:delText>
        </w:r>
      </w:del>
      <w:del w:id="843" w:author="PR Preview" w:date="2026-01-01T00:00:00Z">
        <w:r>
          <w:delText xml:space="preserve"> </w:delText>
        </w:r>
      </w:del>
      <m:oMath>
        <m:r>
          <m:t>T</m:t>
        </m:r>
      </m:oMath>
      <w:del w:id="844" w:author="PR Preview" w:date="2026-01-01T00:00:00Z">
        <w:r>
          <w:delText xml:space="preserve">,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denoted</w:delText>
        </w:r>
      </w:del>
      <w:del w:id="847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848" w:author="PR Preview" w:date="2026-01-01T00:00:00Z">
        <w:r>
          <w:delText xml:space="preserve">,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is the probability that</w:delText>
        </w:r>
      </w:del>
      <w:del w:id="851" w:author="PR Preview" w:date="2026-01-01T00:00:00Z">
        <w:r>
          <w:delText xml:space="preserve"> </w:delText>
        </w:r>
      </w:del>
      <m:oMath>
        <m:r>
          <m:t>T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exceeds</w:delText>
        </w:r>
      </w:del>
      <w:del w:id="854" w:author="PR Preview" w:date="2026-01-01T00:00:00Z">
        <w:r>
          <w:delText xml:space="preserve"> </w:delText>
        </w:r>
      </w:del>
      <m:oMath>
        <m:r>
          <m:t>t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(Wikipedia contributors 2026m)</w:delText>
        </w:r>
      </w:del>
      <w:del w:id="857" w:author="PR Preview" w:date="2026-01-01T00:00:00Z">
        <w:r>
          <w:delText xml:space="preserve">:</w:delText>
        </w:r>
      </w:del>
    </w:p>
    <w:p>
      <w:pPr>
        <w:pStyle w:val="FirstParagraph"/>
      </w:pPr>
      <w:ins w:id="858" w:author="PR Preview" w:date="2026-01-01T00:00:00Z">
        <w:r>
          <w:rPr>
            <w:b/>
            <w:bCs/>
          </w:rPr>
          <w:t xml:space="preserve">Definition 21 (Survival function (survivor function))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The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rPr>
            <w:b/>
            <w:bCs/>
          </w:rPr>
          <w:t xml:space="preserve">survival function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(or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rPr>
            <w:b/>
            <w:bCs/>
          </w:rPr>
          <w:t xml:space="preserve">survivor function</w:t>
        </w:r>
      </w:ins>
      <w:ins w:id="867" w:author="PR Preview" w:date="2026-01-01T00:00:00Z">
        <w:r>
          <w:t xml:space="preserve">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of a random variable</w:t>
        </w:r>
      </w:ins>
      <w:ins w:id="870" w:author="PR Preview" w:date="2026-01-01T00:00:00Z">
        <w:r>
          <w:t xml:space="preserve"> </w:t>
        </w:r>
      </w:ins>
      <m:oMath>
        <m:r>
          <m:t>T</m:t>
        </m:r>
      </m:oMath>
      <w:ins w:id="871" w:author="PR Preview" w:date="2026-01-01T00:00:00Z">
        <w:r>
          <w:t xml:space="preserve">,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denoted</w:t>
        </w:r>
      </w:ins>
      <w:ins w:id="874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875" w:author="PR Preview" w:date="2026-01-01T00:00:00Z">
        <w:r>
          <w:t xml:space="preserve">,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is the probability that</w:t>
        </w:r>
      </w:ins>
      <w:ins w:id="878" w:author="PR Preview" w:date="2026-01-01T00:00:00Z">
        <w:r>
          <w:t xml:space="preserve"> </w:t>
        </w:r>
      </w:ins>
      <m:oMath>
        <m:r>
          <m:t>T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exceeds</w:t>
        </w:r>
      </w:ins>
      <w:ins w:id="881" w:author="PR Preview" w:date="2026-01-01T00:00:00Z">
        <w:r>
          <w:t xml:space="preserve"> </w:t>
        </w:r>
      </w:ins>
      <m:oMath>
        <m:r>
          <m:t>t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[17]</w:t>
        </w:r>
      </w:ins>
      <w:ins w:id="8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del w:id="885" w:author="PR Preview" w:date="2026-01-01T00:00:00Z">
        <w:r>
          <w:rPr>
            <w:b/>
            <w:bCs/>
          </w:rPr>
          <w:delText xml:space="preserve">Definition 22 (Hazard function (hazard rate, hazard rate function))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The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rPr>
            <w:b/>
            <w:bCs/>
          </w:rPr>
          <w:delText xml:space="preserve">hazard function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(also called the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rPr>
            <w:b/>
            <w:bCs/>
          </w:rPr>
          <w:delText xml:space="preserve">hazard rate</w:delText>
        </w:r>
      </w:del>
      <w:del w:id="894" w:author="PR Preview" w:date="2026-01-01T00:00:00Z">
        <w:r>
          <w:delText xml:space="preserve"> </w:delText>
        </w:r>
      </w:del>
      <w:del w:id="895" w:author="PR Preview" w:date="2026-01-01T00:00:00Z">
        <w:r>
          <w:delText xml:space="preserve">or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rPr>
            <w:b/>
            <w:bCs/>
          </w:rPr>
          <w:delText xml:space="preserve">hazard rate function</w:delText>
        </w:r>
      </w:del>
      <w:del w:id="898" w:author="PR Preview" w:date="2026-01-01T00:00:00Z">
        <w:r>
          <w:delText xml:space="preserve">)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of a continuous random variable</w:delText>
        </w:r>
      </w:del>
      <w:del w:id="901" w:author="PR Preview" w:date="2026-01-01T00:00:00Z">
        <w:r>
          <w:delText xml:space="preserve"> </w:delText>
        </w:r>
      </w:del>
      <m:oMath>
        <m:r>
          <m:t>T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at a value</w:delText>
        </w:r>
      </w:del>
      <w:del w:id="904" w:author="PR Preview" w:date="2026-01-01T00:00:00Z">
        <w:r>
          <w:delText xml:space="preserve"> </w:delText>
        </w:r>
      </w:del>
      <m:oMath>
        <m:r>
          <m:t>t</m:t>
        </m:r>
      </m:oMath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with</w:delText>
        </w:r>
      </w:del>
      <w:del w:id="90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908" w:author="PR Preview" w:date="2026-01-01T00:00:00Z">
        <w:r>
          <w:delText xml:space="preserve">,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typically denoted</w:delText>
        </w:r>
      </w:del>
      <w:del w:id="91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or</w:delText>
        </w:r>
      </w:del>
      <w:del w:id="914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15" w:author="PR Preview" w:date="2026-01-01T00:00:00Z">
        <w:r>
          <w:delText xml:space="preserve">,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is the limit of the</w:delText>
        </w:r>
      </w:del>
      <w:del w:id="918" w:author="PR Preview" w:date="2026-01-01T00:00:00Z">
        <w:r>
          <w:delText xml:space="preserve"> </w:delText>
        </w:r>
      </w:del>
      <w:hyperlink r:id="rId111">
        <w:del w:id="919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that</w:delText>
        </w:r>
      </w:del>
      <w:del w:id="922" w:author="PR Preview" w:date="2026-01-01T00:00:00Z">
        <w:r>
          <w:delText xml:space="preserve"> </w:delText>
        </w:r>
      </w:del>
      <m:oMath>
        <m:r>
          <m:t>T</m:t>
        </m:r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falls in an interval starting at</w:delText>
        </w:r>
      </w:del>
      <w:del w:id="925" w:author="PR Preview" w:date="2026-01-01T00:00:00Z">
        <w:r>
          <w:delText xml:space="preserve"> </w:delText>
        </w:r>
      </w:del>
      <m:oMath>
        <m:r>
          <m:t>t</m:t>
        </m:r>
      </m:oMath>
      <w:del w:id="926" w:author="PR Preview" w:date="2026-01-01T00:00:00Z">
        <w:r>
          <w:delText xml:space="preserve">, given</w:delText>
        </w:r>
      </w:del>
      <w:del w:id="92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928" w:author="PR Preview" w:date="2026-01-01T00:00:00Z">
        <w:r>
          <w:delText xml:space="preserve">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divided by the width of that interval,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as that width shrinks to 0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(Wikipedia contributors 2026e)</w:delText>
        </w:r>
      </w:del>
      <w:del w:id="93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del w:id="936" w:author="PR Preview" w:date="2026-01-01T00:00:00Z">
        <w:r>
          <w:rPr>
            <w:i/>
            <w:iCs/>
          </w:rPr>
          <w:delText xml:space="preserve">Remark</w:delText>
        </w:r>
      </w:del>
      <w:del w:id="937" w:author="PR Preview" w:date="2026-01-01T00:00:00Z">
        <w:r>
          <w:delText xml:space="preserve">. </w:delText>
        </w:r>
      </w:del>
      <w:del w:id="938" w:author="PR Preview" w:date="2026-01-01T00:00:00Z">
        <w:r>
          <w:delText xml:space="preserve">Sources differ on the symbol:</w:delText>
        </w:r>
      </w:del>
      <w:del w:id="939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appears in</w:delText>
        </w:r>
      </w:del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Dobson and Barnett (2018)</w:delText>
        </w:r>
      </w:del>
      <w:del w:id="944" w:author="PR Preview" w:date="2026-01-01T00:00:00Z">
        <w:r>
          <w:delText xml:space="preserve">,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Vittinghoff et al. (2012)</w:delText>
        </w:r>
      </w:del>
      <w:del w:id="947" w:author="PR Preview" w:date="2026-01-01T00:00:00Z">
        <w:r>
          <w:delText xml:space="preserve">,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Klein and Moeschberger (2003)</w:delText>
        </w:r>
      </w:del>
      <w:del w:id="950" w:author="PR Preview" w:date="2026-01-01T00:00:00Z">
        <w:r>
          <w:delText xml:space="preserve">, and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Kleinbaum and Klein (2012)</w:delText>
        </w:r>
      </w:del>
      <w:del w:id="953" w:author="PR Preview" w:date="2026-01-01T00:00:00Z">
        <w:r>
          <w:delText xml:space="preserve">,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while</w:delText>
        </w:r>
      </w:del>
      <w:del w:id="95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appears in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Rothman et al. (2021)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and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Kalbfleisch and Prentice (2011)</w:delText>
        </w:r>
      </w:del>
      <w:del w:id="965" w:author="PR Preview" w:date="2026-01-01T00:00:00Z">
        <w:r>
          <w:delText xml:space="preserve">.</w:delText>
        </w:r>
      </w:del>
    </w:p>
    <w:p>
      <w:pPr>
        <w:pStyle w:val="BodyText"/>
      </w:pPr>
      <w:ins w:id="966" w:author="PR Preview" w:date="2026-01-01T00:00:00Z">
        <w:r>
          <w:rPr>
            <w:b/>
            <w:bCs/>
          </w:rPr>
          <w:t xml:space="preserve">Definition 22 (Hazard function (hazard rate, hazard rate function))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The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rPr>
            <w:b/>
            <w:bCs/>
          </w:rPr>
          <w:t xml:space="preserve">hazard function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(also called the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rPr>
            <w:b/>
            <w:bCs/>
          </w:rPr>
          <w:t xml:space="preserve">hazard rate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or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rPr>
            <w:b/>
            <w:bCs/>
          </w:rPr>
          <w:t xml:space="preserve">hazard rate function</w:t>
        </w:r>
      </w:ins>
      <w:ins w:id="979" w:author="PR Preview" w:date="2026-01-01T00:00:00Z">
        <w:r>
          <w:t xml:space="preserve">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of a continuous random variable</w:t>
        </w:r>
      </w:ins>
      <w:ins w:id="982" w:author="PR Preview" w:date="2026-01-01T00:00:00Z">
        <w:r>
          <w:t xml:space="preserve"> </w:t>
        </w:r>
      </w:ins>
      <m:oMath>
        <m:r>
          <m:t>T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at a value</w:t>
        </w:r>
      </w:ins>
      <w:ins w:id="985" w:author="PR Preview" w:date="2026-01-01T00:00:00Z">
        <w:r>
          <w:t xml:space="preserve"> </w:t>
        </w:r>
      </w:ins>
      <m:oMath>
        <m:r>
          <m:t>t</m:t>
        </m:r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with</w:t>
        </w:r>
      </w:ins>
      <w:ins w:id="98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989" w:author="PR Preview" w:date="2026-01-01T00:00:00Z">
        <w:r>
          <w:t xml:space="preserve">,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typically denoted</w:t>
        </w:r>
      </w:ins>
      <w:ins w:id="992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or</w:t>
        </w:r>
      </w:ins>
      <w:ins w:id="995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996" w:author="PR Preview" w:date="2026-01-01T00:00:00Z">
        <w:r>
          <w:t xml:space="preserve">,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is the limit of the</w:t>
        </w:r>
      </w:ins>
      <w:ins w:id="999" w:author="PR Preview" w:date="2026-01-01T00:00:00Z">
        <w:r>
          <w:t xml:space="preserve"> </w:t>
        </w:r>
      </w:ins>
      <w:hyperlink r:id="rId111">
        <w:ins w:id="1000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that</w:t>
        </w:r>
      </w:ins>
      <w:ins w:id="1003" w:author="PR Preview" w:date="2026-01-01T00:00:00Z">
        <w:r>
          <w:t xml:space="preserve"> </w:t>
        </w:r>
      </w:ins>
      <m:oMath>
        <m:r>
          <m:t>T</m:t>
        </m:r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falls in an interval starting at</w:t>
        </w:r>
      </w:ins>
      <w:ins w:id="1006" w:author="PR Preview" w:date="2026-01-01T00:00:00Z">
        <w:r>
          <w:t xml:space="preserve"> </w:t>
        </w:r>
      </w:ins>
      <m:oMath>
        <m:r>
          <m:t>t</m:t>
        </m:r>
      </m:oMath>
      <w:ins w:id="1007" w:author="PR Preview" w:date="2026-01-01T00:00:00Z">
        <w:r>
          <w:t xml:space="preserve">, given</w:t>
        </w:r>
      </w:ins>
      <w:ins w:id="100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divided by the width of that interval,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as that width shrinks to 0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[18]</w:t>
        </w:r>
      </w:ins>
      <w:ins w:id="10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ins w:id="1017" w:author="PR Preview" w:date="2026-01-01T00:00:00Z">
        <w:r>
          <w:rPr>
            <w:i/>
            <w:iCs/>
          </w:rPr>
          <w:t xml:space="preserve">Remark</w:t>
        </w:r>
      </w:ins>
      <w:ins w:id="1018" w:author="PR Preview" w:date="2026-01-01T00:00:00Z">
        <w:r>
          <w:t xml:space="preserve">. </w:t>
        </w:r>
      </w:ins>
      <w:ins w:id="1019" w:author="PR Preview" w:date="2026-01-01T00:00:00Z">
        <w:r>
          <w:t xml:space="preserve">Sources differ on the symbol:</w:t>
        </w:r>
      </w:ins>
      <w:ins w:id="1020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appears in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Dobson and Barnett [19]</w:t>
        </w:r>
      </w:ins>
      <w:ins w:id="1025" w:author="PR Preview" w:date="2026-01-01T00:00:00Z">
        <w:r>
          <w:t xml:space="preserve">,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Vittinghoff et al. [20]</w:t>
        </w:r>
      </w:ins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Klein and Moeschberger [21]</w:t>
        </w:r>
      </w:ins>
      <w:ins w:id="1031" w:author="PR Preview" w:date="2026-01-01T00:00:00Z">
        <w:r>
          <w:t xml:space="preserve">, and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Kleinbaum and Klein [22]</w:t>
        </w:r>
      </w:ins>
      <w:ins w:id="1034" w:author="PR Preview" w:date="2026-01-01T00:00:00Z">
        <w:r>
          <w:t xml:space="preserve">,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while</w:t>
        </w:r>
      </w:ins>
      <w:ins w:id="103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appears in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Rothman et al. [11]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Kalbfleisch and Prentice [23]</w:t>
        </w:r>
      </w:ins>
      <w:ins w:id="1046" w:author="PR Preview" w:date="2026-01-01T00:00:00Z">
        <w:r>
          <w:t xml:space="preserve">.</w:t>
        </w:r>
      </w:ins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del w:id="1047" w:author="PR Preview" w:date="2026-01-01T00:00:00Z">
        <w:r>
          <w:delText xml:space="preserve">Wikipedia contributors (2026l)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— random variables, with examples and measure-theoretic definition</w:delText>
        </w:r>
      </w:del>
    </w:p>
    <w:p>
      <w:pPr>
        <w:numPr>
          <w:ilvl w:val="0"/>
          <w:numId w:val="1004"/>
        </w:numPr>
      </w:pPr>
      <w:del w:id="1050" w:author="PR Preview" w:date="2026-01-01T00:00:00Z">
        <w:r>
          <w:delText xml:space="preserve">Wikipedia contributors (2026j)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— the PMF and common examples</w:delText>
        </w:r>
      </w:del>
    </w:p>
    <w:p>
      <w:pPr>
        <w:numPr>
          <w:ilvl w:val="0"/>
          <w:numId w:val="1004"/>
        </w:numPr>
      </w:pPr>
      <w:del w:id="1053" w:author="PR Preview" w:date="2026-01-01T00:00:00Z">
        <w:r>
          <w:delText xml:space="preserve">Wikipedia contributors (2026i)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— the PDF, its properties and its uses</w:delText>
        </w:r>
      </w:del>
    </w:p>
    <w:p>
      <w:pPr>
        <w:numPr>
          <w:ilvl w:val="0"/>
          <w:numId w:val="1004"/>
        </w:numPr>
      </w:pPr>
      <w:del w:id="1056" w:author="PR Preview" w:date="2026-01-01T00:00:00Z">
        <w:r>
          <w:delText xml:space="preserve">Wikipedia contributors (2026c)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— the CDF, its properties and its relation to the density</w:delText>
        </w:r>
      </w:del>
    </w:p>
    <w:p>
      <w:pPr>
        <w:numPr>
          <w:ilvl w:val="0"/>
          <w:numId w:val="1004"/>
        </w:numPr>
      </w:pPr>
      <w:del w:id="1059" w:author="PR Preview" w:date="2026-01-01T00:00:00Z">
        <w:r>
          <w:delText xml:space="preserve">Wikipedia contributors (2026k)</w:delText>
        </w:r>
      </w:del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— the quantile function, the inverse of the CDF</w:delText>
        </w:r>
      </w:del>
    </w:p>
    <w:p>
      <w:pPr>
        <w:numPr>
          <w:ilvl w:val="0"/>
          <w:numId w:val="1004"/>
        </w:numPr>
      </w:pPr>
      <w:del w:id="1062" w:author="PR Preview" w:date="2026-01-01T00:00:00Z">
        <w:r>
          <w:delText xml:space="preserve">Wikipedia contributors (2026f)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— joint, marginal and conditional distributions</w:delText>
        </w:r>
      </w:del>
    </w:p>
    <w:p>
      <w:pPr>
        <w:numPr>
          <w:ilvl w:val="0"/>
          <w:numId w:val="1004"/>
        </w:numPr>
      </w:pPr>
      <w:del w:id="1065" w:author="PR Preview" w:date="2026-01-01T00:00:00Z">
        <w:r>
          <w:delText xml:space="preserve">Wikipedia contributors (2026m)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— the survival function and its relation to the hazard</w:delText>
        </w:r>
      </w:del>
    </w:p>
    <w:p>
      <w:pPr>
        <w:numPr>
          <w:ilvl w:val="0"/>
          <w:numId w:val="1004"/>
        </w:numPr>
      </w:pPr>
      <w:del w:id="1068" w:author="PR Preview" w:date="2026-01-01T00:00:00Z">
        <w:r>
          <w:delText xml:space="preserve">Wikipedia contributors (2026e)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— the hazard rate, with examples</w:delText>
        </w:r>
      </w:del>
    </w:p>
    <w:p>
      <w:pPr>
        <w:numPr>
          <w:ilvl w:val="0"/>
          <w:numId w:val="1004"/>
        </w:numPr>
      </w:pPr>
      <w:ins w:id="1071" w:author="PR Preview" w:date="2026-01-01T00:00:00Z">
        <w:r>
          <w:t xml:space="preserve">Wikipedia contributors [1]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— random variables, with examples and measure-theoretic definition</w:t>
        </w:r>
      </w:ins>
    </w:p>
    <w:p>
      <w:pPr>
        <w:numPr>
          <w:ilvl w:val="0"/>
          <w:numId w:val="1004"/>
        </w:numPr>
      </w:pPr>
      <w:ins w:id="1074" w:author="PR Preview" w:date="2026-01-01T00:00:00Z">
        <w:r>
          <w:t xml:space="preserve">Wikipedia contributors [2]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— the PMF and common examples</w:t>
        </w:r>
      </w:ins>
    </w:p>
    <w:p>
      <w:pPr>
        <w:numPr>
          <w:ilvl w:val="0"/>
          <w:numId w:val="1004"/>
        </w:numPr>
      </w:pPr>
      <w:ins w:id="1077" w:author="PR Preview" w:date="2026-01-01T00:00:00Z">
        <w:r>
          <w:t xml:space="preserve">Wikipedia contributors [4]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— the PDF, its properties and its uses</w:t>
        </w:r>
      </w:ins>
    </w:p>
    <w:p>
      <w:pPr>
        <w:numPr>
          <w:ilvl w:val="0"/>
          <w:numId w:val="1004"/>
        </w:numPr>
      </w:pPr>
      <w:ins w:id="1080" w:author="PR Preview" w:date="2026-01-01T00:00:00Z">
        <w:r>
          <w:t xml:space="preserve">Wikipedia contributors [9]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— the CDF, its properties and its relation to the density</w:t>
        </w:r>
      </w:ins>
    </w:p>
    <w:p>
      <w:pPr>
        <w:numPr>
          <w:ilvl w:val="0"/>
          <w:numId w:val="1004"/>
        </w:numPr>
      </w:pPr>
      <w:ins w:id="1083" w:author="PR Preview" w:date="2026-01-01T00:00:00Z">
        <w:r>
          <w:t xml:space="preserve">Wikipedia contributors [24]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— the quantile function, the inverse of the CDF</w:t>
        </w:r>
      </w:ins>
    </w:p>
    <w:p>
      <w:pPr>
        <w:numPr>
          <w:ilvl w:val="0"/>
          <w:numId w:val="1004"/>
        </w:numPr>
      </w:pPr>
      <w:ins w:id="1086" w:author="PR Preview" w:date="2026-01-01T00:00:00Z">
        <w:r>
          <w:t xml:space="preserve">Wikipedia contributors [12]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— joint, marginal and conditional distributions</w:t>
        </w:r>
      </w:ins>
    </w:p>
    <w:p>
      <w:pPr>
        <w:numPr>
          <w:ilvl w:val="0"/>
          <w:numId w:val="1004"/>
        </w:numPr>
      </w:pPr>
      <w:ins w:id="1089" w:author="PR Preview" w:date="2026-01-01T00:00:00Z">
        <w:r>
          <w:t xml:space="preserve">Wikipedia contributors [17]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— the survival function and its relation to the hazard</w:t>
        </w:r>
      </w:ins>
    </w:p>
    <w:p>
      <w:pPr>
        <w:numPr>
          <w:ilvl w:val="0"/>
          <w:numId w:val="1004"/>
        </w:numPr>
      </w:pPr>
      <w:ins w:id="1092" w:author="PR Preview" w:date="2026-01-01T00:00:00Z">
        <w:r>
          <w:t xml:space="preserve">Wikipedia contributors [18]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— the hazard rate, with examples</w:t>
        </w:r>
      </w:ins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wikipedia_random_variable"/>
    <w:p>
      <w:pPr>
        <w:pStyle w:val="Bibliography"/>
      </w:pPr>
      <w:del w:id="1095" w:author="PR Preview" w:date="2026-01-01T00:00:00Z">
        <w:r>
          <w:delText xml:space="preserve">5MinuteAI. n.d.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rPr>
            <w:i/>
            <w:iCs/>
          </w:rPr>
          <w:delText xml:space="preserve">Probability &amp; Statistics</w:delText>
        </w:r>
      </w:del>
      <w:del w:id="1098" w:author="PR Preview" w:date="2026-01-01T00:00:00Z">
        <w:r>
          <w:delText xml:space="preserve">. Video playlist on YouTube. Accessed October 12, 2026.</w:delText>
        </w:r>
      </w:del>
      <w:del w:id="1099" w:author="PR Preview" w:date="2026-01-01T00:00:00Z">
        <w:r>
          <w:delText xml:space="preserve"> </w:delText>
        </w:r>
      </w:del>
      <w:hyperlink r:id="rId156">
        <w:del w:id="1100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  <w:del w:id="1101" w:author="PR Preview" w:date="2026-01-01T00:00:00Z">
        <w:r>
          <w:delText xml:space="preserve">.</w:delText>
        </w:r>
      </w:del>
    </w:p>
    <w:p>
      <w:pPr>
        <w:pStyle w:val="Bibliography"/>
      </w:pPr>
      <w:del w:id="1102" w:author="PR Preview" w:date="2026-01-01T00:00:00Z">
        <w:r>
          <w:delText xml:space="preserve">Billingsley, Patrick. 1995.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rPr>
            <w:i/>
            <w:iCs/>
          </w:rPr>
          <w:delText xml:space="preserve">Probability and Measure</w:delText>
        </w:r>
      </w:del>
      <w:del w:id="1105" w:author="PR Preview" w:date="2026-01-01T00:00:00Z">
        <w:r>
          <w:delText xml:space="preserve">. 3rd ed. Wiley Series in Probability and Mathematical Statistics. Wiley.</w:delText>
        </w:r>
      </w:del>
    </w:p>
    <w:p>
      <w:pPr>
        <w:pStyle w:val="Bibliography"/>
      </w:pPr>
      <w:del w:id="1106" w:author="PR Preview" w:date="2026-01-01T00:00:00Z">
        <w:r>
          <w:delText xml:space="preserve">Casella, George, and Roger Berger. 2002.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rPr>
            <w:i/>
            <w:iCs/>
          </w:rPr>
          <w:delText xml:space="preserve">Statistical Inference</w:delText>
        </w:r>
      </w:del>
      <w:del w:id="1109" w:author="PR Preview" w:date="2026-01-01T00:00:00Z">
        <w:r>
          <w:delText xml:space="preserve">. 2nd ed. Cengage Learning.</w:delText>
        </w:r>
      </w:del>
      <w:del w:id="1110" w:author="PR Preview" w:date="2026-01-01T00:00:00Z">
        <w:r>
          <w:delText xml:space="preserve"> </w:delText>
        </w:r>
      </w:del>
      <w:hyperlink r:id="rId141">
        <w:del w:id="1111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1112" w:author="PR Preview" w:date="2026-01-01T00:00:00Z">
        <w:r>
          <w:delText xml:space="preserve">.</w:delText>
        </w:r>
      </w:del>
    </w:p>
    <w:p>
      <w:pPr>
        <w:pStyle w:val="Bibliography"/>
      </w:pPr>
      <w:del w:id="1113" w:author="PR Preview" w:date="2026-01-01T00:00:00Z">
        <w:r>
          <w:delText xml:space="preserve">Dobson, Annette J, and Adrian G Barnett. 2018.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1116" w:author="PR Preview" w:date="2026-01-01T00:00:00Z">
        <w:r>
          <w:delText xml:space="preserve">. 4th ed. CRC press.</w:delText>
        </w:r>
      </w:del>
      <w:del w:id="1117" w:author="PR Preview" w:date="2026-01-01T00:00:00Z">
        <w:r>
          <w:delText xml:space="preserve"> </w:delText>
        </w:r>
      </w:del>
      <w:hyperlink r:id="rId162">
        <w:del w:id="1118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1119" w:author="PR Preview" w:date="2026-01-01T00:00:00Z">
        <w:r>
          <w:delText xml:space="preserve">.</w:delText>
        </w:r>
      </w:del>
    </w:p>
    <w:p>
      <w:pPr>
        <w:pStyle w:val="Bibliography"/>
      </w:pPr>
      <w:del w:id="1120" w:author="PR Preview" w:date="2026-01-01T00:00:00Z">
        <w:r>
          <w:delText xml:space="preserve">Hutchinson, Brian. 2024.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rPr>
            <w:i/>
            <w:iCs/>
          </w:rPr>
          <w:delText xml:space="preserve">DATA</w:delText>
        </w:r>
      </w:del>
      <w:del w:id="1123" w:author="PR Preview" w:date="2026-01-01T00:00:00Z">
        <w:r>
          <w:rPr>
            <w:i/>
            <w:iCs/>
          </w:rPr>
          <w:delText xml:space="preserve"> </w:delText>
        </w:r>
      </w:del>
      <w:del w:id="1124" w:author="PR Preview" w:date="2026-01-01T00:00:00Z">
        <w:r>
          <w:rPr>
            <w:i/>
            <w:iCs/>
          </w:rPr>
          <w:delText xml:space="preserve">471/571: Machine Learning</w:delText>
        </w:r>
      </w:del>
      <w:del w:id="1125" w:author="PR Preview" w:date="2026-01-01T00:00:00Z">
        <w:r>
          <w:delText xml:space="preserve">. Western Washington University.</w:delText>
        </w:r>
      </w:del>
    </w:p>
    <w:p>
      <w:pPr>
        <w:pStyle w:val="Bibliography"/>
      </w:pPr>
      <w:del w:id="1126" w:author="PR Preview" w:date="2026-01-01T00:00:00Z">
        <w:r>
          <w:delText xml:space="preserve">Hutchinson, Brian. n.d.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rPr>
            <w:i/>
            <w:iCs/>
          </w:rPr>
          <w:delText xml:space="preserve">DATA</w:delText>
        </w:r>
      </w:del>
      <w:del w:id="1129" w:author="PR Preview" w:date="2026-01-01T00:00:00Z">
        <w:r>
          <w:rPr>
            <w:i/>
            <w:iCs/>
          </w:rPr>
          <w:delText xml:space="preserve"> </w:delText>
        </w:r>
      </w:del>
      <w:del w:id="1130" w:author="PR Preview" w:date="2026-01-01T00:00:00Z">
        <w:r>
          <w:rPr>
            <w:i/>
            <w:iCs/>
          </w:rPr>
          <w:delText xml:space="preserve">471/571 (Machine Learning) and</w:delText>
        </w:r>
      </w:del>
      <w:del w:id="1131" w:author="PR Preview" w:date="2026-01-01T00:00:00Z">
        <w:r>
          <w:rPr>
            <w:i/>
            <w:iCs/>
          </w:rPr>
          <w:delText xml:space="preserve"> </w:delText>
        </w:r>
      </w:del>
      <w:del w:id="1132" w:author="PR Preview" w:date="2026-01-01T00:00:00Z">
        <w:r>
          <w:rPr>
            <w:i/>
            <w:iCs/>
          </w:rPr>
          <w:delText xml:space="preserve">CSCI</w:delText>
        </w:r>
      </w:del>
      <w:del w:id="1133" w:author="PR Preview" w:date="2026-01-01T00:00:00Z">
        <w:r>
          <w:rPr>
            <w:i/>
            <w:iCs/>
          </w:rPr>
          <w:delText xml:space="preserve"> </w:delText>
        </w:r>
      </w:del>
      <w:del w:id="1134" w:author="PR Preview" w:date="2026-01-01T00:00:00Z">
        <w:r>
          <w:rPr>
            <w:i/>
            <w:iCs/>
          </w:rPr>
          <w:delText xml:space="preserve">481/581 (Deep Learning) Video Lectures</w:delText>
        </w:r>
      </w:del>
      <w:del w:id="1135" w:author="PR Preview" w:date="2026-01-01T00:00:00Z">
        <w:r>
          <w:delText xml:space="preserve">. Western Washington University. Accessed September 28, 2026.</w:delText>
        </w:r>
      </w:del>
      <w:del w:id="1136" w:author="PR Preview" w:date="2026-01-01T00:00:00Z">
        <w:r>
          <w:delText xml:space="preserve"> </w:delText>
        </w:r>
      </w:del>
      <w:hyperlink r:id="rId154">
        <w:del w:id="1137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  <w:del w:id="1138" w:author="PR Preview" w:date="2026-01-01T00:00:00Z">
        <w:r>
          <w:delText xml:space="preserve">.</w:delText>
        </w:r>
      </w:del>
    </w:p>
    <w:p>
      <w:pPr>
        <w:pStyle w:val="Bibliography"/>
      </w:pPr>
      <w:del w:id="1139" w:author="PR Preview" w:date="2026-01-01T00:00:00Z">
        <w:r>
          <w:delText xml:space="preserve">Kalbfleisch, John D, and Ross L Prentice. 2011.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rPr>
            <w:i/>
            <w:iCs/>
          </w:rPr>
          <w:delText xml:space="preserve">The Statistical Analysis of Failure Time Data</w:delText>
        </w:r>
      </w:del>
      <w:del w:id="1142" w:author="PR Preview" w:date="2026-01-01T00:00:00Z">
        <w:r>
          <w:delText xml:space="preserve">. John Wiley &amp; Sons.</w:delText>
        </w:r>
      </w:del>
    </w:p>
    <w:p>
      <w:pPr>
        <w:pStyle w:val="Bibliography"/>
      </w:pPr>
      <w:del w:id="1143" w:author="PR Preview" w:date="2026-01-01T00:00:00Z">
        <w:r>
          <w:delText xml:space="preserve">Klein, John P, and Melvin L Moeschberger. 2003.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rPr>
            <w:i/>
            <w:iCs/>
          </w:rPr>
          <w:delText xml:space="preserve">Survival Analysis: Techniques for Censored and Truncated Data</w:delText>
        </w:r>
      </w:del>
      <w:del w:id="1146" w:author="PR Preview" w:date="2026-01-01T00:00:00Z">
        <w:r>
          <w:delText xml:space="preserve">. 2nd ed. Springer.</w:delText>
        </w:r>
      </w:del>
      <w:del w:id="1147" w:author="PR Preview" w:date="2026-01-01T00:00:00Z">
        <w:r>
          <w:delText xml:space="preserve"> </w:delText>
        </w:r>
      </w:del>
      <w:hyperlink r:id="rId166">
        <w:del w:id="1148" w:author="PR Preview" w:date="2026-01-01T00:00:00Z">
          <w:r>
            <w:rPr>
              <w:rStyle w:val="Hyperlink"/>
            </w:rPr>
            <w:delText xml:space="preserve">https://link.springer.com/book/10.1007/b97377</w:delText>
          </w:r>
        </w:del>
      </w:hyperlink>
      <w:del w:id="1149" w:author="PR Preview" w:date="2026-01-01T00:00:00Z">
        <w:r>
          <w:delText xml:space="preserve">.</w:delText>
        </w:r>
      </w:del>
    </w:p>
    <w:p>
      <w:pPr>
        <w:pStyle w:val="Bibliography"/>
      </w:pPr>
      <w:del w:id="1150" w:author="PR Preview" w:date="2026-01-01T00:00:00Z">
        <w:r>
          <w:delText xml:space="preserve">Kleinbaum, David G, and Mitchel Klein. 2012.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rPr>
            <w:i/>
            <w:iCs/>
          </w:rPr>
          <w:delText xml:space="preserve">Survival Analysis: A Self-Learning Text</w:delText>
        </w:r>
      </w:del>
      <w:del w:id="1153" w:author="PR Preview" w:date="2026-01-01T00:00:00Z">
        <w:r>
          <w:delText xml:space="preserve">. 3rd ed. Springer.</w:delText>
        </w:r>
      </w:del>
      <w:del w:id="1154" w:author="PR Preview" w:date="2026-01-01T00:00:00Z">
        <w:r>
          <w:delText xml:space="preserve"> </w:delText>
        </w:r>
      </w:del>
      <w:hyperlink r:id="rId168">
        <w:del w:id="1155" w:author="PR Preview" w:date="2026-01-01T00:00:00Z">
          <w:r>
            <w:rPr>
              <w:rStyle w:val="Hyperlink"/>
            </w:rPr>
            <w:delText xml:space="preserve">https://link.springer.com/book/10.1007/978-1-4419-6646-9</w:delText>
          </w:r>
        </w:del>
      </w:hyperlink>
      <w:del w:id="1156" w:author="PR Preview" w:date="2026-01-01T00:00:00Z">
        <w:r>
          <w:delText xml:space="preserve">.</w:delText>
        </w:r>
      </w:del>
    </w:p>
    <w:p>
      <w:pPr>
        <w:pStyle w:val="Bibliography"/>
      </w:pPr>
      <w:del w:id="1157" w:author="PR Preview" w:date="2026-01-01T00:00:00Z">
        <w:r>
          <w:delText xml:space="preserve">Rothman, Kenneth J., Timothy L. Lash, Tyler J. VanderWeele, and Sebastien Haneuse. 2021.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rPr>
            <w:i/>
            <w:iCs/>
          </w:rPr>
          <w:delText xml:space="preserve">Modern Epidemiology</w:delText>
        </w:r>
      </w:del>
      <w:del w:id="1160" w:author="PR Preview" w:date="2026-01-01T00:00:00Z">
        <w:r>
          <w:delText xml:space="preserve">. Fourth edition. Wolters Kluwer.</w:delText>
        </w:r>
      </w:del>
    </w:p>
    <w:p>
      <w:pPr>
        <w:pStyle w:val="Bibliography"/>
      </w:pPr>
      <w:del w:id="1161" w:author="PR Preview" w:date="2026-01-01T00:00:00Z">
        <w:r>
          <w:delText xml:space="preserve">Vittinghoff, Eric, David V Glidden, Stephen C Shiboski, and Charles E McCulloch. 2012.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1164" w:author="PR Preview" w:date="2026-01-01T00:00:00Z">
        <w:r>
          <w:delText xml:space="preserve">. 2nd ed. Springer.</w:delText>
        </w:r>
      </w:del>
      <w:del w:id="1165" w:author="PR Preview" w:date="2026-01-01T00:00:00Z">
        <w:r>
          <w:delText xml:space="preserve"> </w:delText>
        </w:r>
      </w:del>
      <w:hyperlink r:id="rId164">
        <w:del w:id="1166" w:author="PR Preview" w:date="2026-01-01T00:00:00Z">
          <w:r>
            <w:rPr>
              <w:rStyle w:val="Hyperlink"/>
            </w:rPr>
            <w:delText xml:space="preserve">https://doi.org/10.1007/978-1-4614-1353-0</w:delText>
          </w:r>
        </w:del>
      </w:hyperlink>
      <w:del w:id="1167" w:author="PR Preview" w:date="2026-01-01T00:00:00Z">
        <w:r>
          <w:delText xml:space="preserve">.</w:delText>
        </w:r>
      </w:del>
    </w:p>
    <w:p>
      <w:pPr>
        <w:pStyle w:val="Bibliography"/>
      </w:pPr>
      <w:del w:id="1168" w:author="PR Preview" w:date="2026-01-01T00:00:00Z">
        <w:r>
          <w:delText xml:space="preserve">Wikipedia contributors. 2026a.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rPr>
            <w:i/>
            <w:iCs/>
          </w:rPr>
          <w:delText xml:space="preserve">Bernoulli Distribution —</w:delText>
        </w:r>
      </w:del>
      <w:del w:id="1171" w:author="PR Preview" w:date="2026-01-01T00:00:00Z">
        <w:r>
          <w:rPr>
            <w:i/>
            <w:iCs/>
          </w:rPr>
          <w:delText xml:space="preserve"> </w:delText>
        </w:r>
      </w:del>
      <w:del w:id="1172" w:author="PR Preview" w:date="2026-01-01T00:00:00Z">
        <w:r>
          <w:rPr>
            <w:i/>
            <w:iCs/>
          </w:rPr>
          <w:delText xml:space="preserve">Wikipedia</w:delText>
        </w:r>
      </w:del>
      <w:del w:id="1173" w:author="PR Preview" w:date="2026-01-01T00:00:00Z">
        <w:r>
          <w:rPr>
            <w:i/>
            <w:iCs/>
          </w:rPr>
          <w:delText xml:space="preserve">,</w:delText>
        </w:r>
      </w:del>
      <w:del w:id="1174" w:author="PR Preview" w:date="2026-01-01T00:00:00Z">
        <w:r>
          <w:rPr>
            <w:i/>
            <w:iCs/>
          </w:rPr>
          <w:delText xml:space="preserve"> </w:delText>
        </w:r>
      </w:del>
      <w:del w:id="1175" w:author="PR Preview" w:date="2026-01-01T00:00:00Z">
        <w:r>
          <w:rPr>
            <w:i/>
            <w:iCs/>
          </w:rPr>
          <w:delText xml:space="preserve">the Free Encyclopedia</w:delText>
        </w:r>
      </w:del>
      <w:del w:id="1176" w:author="PR Preview" w:date="2026-01-01T00:00:00Z">
        <w:r>
          <w:delText xml:space="preserve">.</w:delText>
        </w:r>
      </w:del>
      <w:del w:id="1177" w:author="PR Preview" w:date="2026-01-01T00:00:00Z">
        <w:r>
          <w:delText xml:space="preserve"> </w:delText>
        </w:r>
      </w:del>
      <w:hyperlink r:id="rId133">
        <w:del w:id="1178" w:author="PR Preview" w:date="2026-01-01T00:00:00Z">
          <w:r>
            <w:rPr>
              <w:rStyle w:val="Hyperlink"/>
            </w:rPr>
            <w:delText xml:space="preserve">https://en.wikipedia.org/wiki/Bernoulli_distribution</w:delText>
          </w:r>
        </w:del>
      </w:hyperlink>
      <w:del w:id="1179" w:author="PR Preview" w:date="2026-01-01T00:00:00Z">
        <w:r>
          <w:delText xml:space="preserve">.</w:delText>
        </w:r>
      </w:del>
    </w:p>
    <w:p>
      <w:pPr>
        <w:pStyle w:val="Bibliography"/>
      </w:pPr>
      <w:del w:id="1180" w:author="PR Preview" w:date="2026-01-01T00:00:00Z">
        <w:r>
          <w:delText xml:space="preserve">Wikipedia contributors. 2026b.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rPr>
            <w:i/>
            <w:iCs/>
          </w:rPr>
          <w:delText xml:space="preserve">Continuous Uniform Distribution —</w:delText>
        </w:r>
      </w:del>
      <w:del w:id="1183" w:author="PR Preview" w:date="2026-01-01T00:00:00Z">
        <w:r>
          <w:rPr>
            <w:i/>
            <w:iCs/>
          </w:rPr>
          <w:delText xml:space="preserve"> </w:delText>
        </w:r>
      </w:del>
      <w:del w:id="1184" w:author="PR Preview" w:date="2026-01-01T00:00:00Z">
        <w:r>
          <w:rPr>
            <w:i/>
            <w:iCs/>
          </w:rPr>
          <w:delText xml:space="preserve">Wikipedia</w:delText>
        </w:r>
      </w:del>
      <w:del w:id="1185" w:author="PR Preview" w:date="2026-01-01T00:00:00Z">
        <w:r>
          <w:rPr>
            <w:i/>
            <w:iCs/>
          </w:rPr>
          <w:delText xml:space="preserve">,</w:delText>
        </w:r>
      </w:del>
      <w:del w:id="1186" w:author="PR Preview" w:date="2026-01-01T00:00:00Z">
        <w:r>
          <w:rPr>
            <w:i/>
            <w:iCs/>
          </w:rPr>
          <w:delText xml:space="preserve"> </w:delText>
        </w:r>
      </w:del>
      <w:del w:id="1187" w:author="PR Preview" w:date="2026-01-01T00:00:00Z">
        <w:r>
          <w:rPr>
            <w:i/>
            <w:iCs/>
          </w:rPr>
          <w:delText xml:space="preserve">the Free Encyclopedia</w:delText>
        </w:r>
      </w:del>
      <w:del w:id="1188" w:author="PR Preview" w:date="2026-01-01T00:00:00Z">
        <w:r>
          <w:delText xml:space="preserve">.</w:delText>
        </w:r>
      </w:del>
      <w:del w:id="1189" w:author="PR Preview" w:date="2026-01-01T00:00:00Z">
        <w:r>
          <w:delText xml:space="preserve"> </w:delText>
        </w:r>
      </w:del>
      <w:hyperlink r:id="rId137">
        <w:del w:id="1190" w:author="PR Preview" w:date="2026-01-01T00:00:00Z">
          <w:r>
            <w:rPr>
              <w:rStyle w:val="Hyperlink"/>
            </w:rPr>
            <w:delText xml:space="preserve">https://en.wikipedia.org/wiki/Continuous_uniform_distribution</w:delText>
          </w:r>
        </w:del>
      </w:hyperlink>
      <w:del w:id="1191" w:author="PR Preview" w:date="2026-01-01T00:00:00Z">
        <w:r>
          <w:delText xml:space="preserve">.</w:delText>
        </w:r>
      </w:del>
    </w:p>
    <w:p>
      <w:pPr>
        <w:pStyle w:val="Bibliography"/>
      </w:pPr>
      <w:del w:id="1192" w:author="PR Preview" w:date="2026-01-01T00:00:00Z">
        <w:r>
          <w:delText xml:space="preserve">Wikipedia contributors. 2026c.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rPr>
            <w:i/>
            <w:iCs/>
          </w:rPr>
          <w:delText xml:space="preserve">Cumulative Distribution Function —</w:delText>
        </w:r>
      </w:del>
      <w:del w:id="1195" w:author="PR Preview" w:date="2026-01-01T00:00:00Z">
        <w:r>
          <w:rPr>
            <w:i/>
            <w:iCs/>
          </w:rPr>
          <w:delText xml:space="preserve"> </w:delText>
        </w:r>
      </w:del>
      <w:del w:id="1196" w:author="PR Preview" w:date="2026-01-01T00:00:00Z">
        <w:r>
          <w:rPr>
            <w:i/>
            <w:iCs/>
          </w:rPr>
          <w:delText xml:space="preserve">Wikipedia</w:delText>
        </w:r>
      </w:del>
      <w:del w:id="1197" w:author="PR Preview" w:date="2026-01-01T00:00:00Z">
        <w:r>
          <w:rPr>
            <w:i/>
            <w:iCs/>
          </w:rPr>
          <w:delText xml:space="preserve">,</w:delText>
        </w:r>
      </w:del>
      <w:del w:id="1198" w:author="PR Preview" w:date="2026-01-01T00:00:00Z">
        <w:r>
          <w:rPr>
            <w:i/>
            <w:iCs/>
          </w:rPr>
          <w:delText xml:space="preserve"> </w:delText>
        </w:r>
      </w:del>
      <w:del w:id="1199" w:author="PR Preview" w:date="2026-01-01T00:00:00Z">
        <w:r>
          <w:rPr>
            <w:i/>
            <w:iCs/>
          </w:rPr>
          <w:delText xml:space="preserve">the Free Encyclopedia</w:delText>
        </w:r>
      </w:del>
      <w:del w:id="1200" w:author="PR Preview" w:date="2026-01-01T00:00:00Z">
        <w:r>
          <w:delText xml:space="preserve">.</w:delText>
        </w:r>
      </w:del>
      <w:del w:id="1201" w:author="PR Preview" w:date="2026-01-01T00:00:00Z">
        <w:r>
          <w:delText xml:space="preserve"> </w:delText>
        </w:r>
      </w:del>
      <w:hyperlink r:id="rId145">
        <w:del w:id="1202" w:author="PR Preview" w:date="2026-01-01T00:00:00Z">
          <w:r>
            <w:rPr>
              <w:rStyle w:val="Hyperlink"/>
            </w:rPr>
            <w:delText xml:space="preserve">https://en.wikipedia.org/wiki/Cumulative_distribution_function</w:delText>
          </w:r>
        </w:del>
      </w:hyperlink>
      <w:del w:id="1203" w:author="PR Preview" w:date="2026-01-01T00:00:00Z">
        <w:r>
          <w:delText xml:space="preserve">.</w:delText>
        </w:r>
      </w:del>
    </w:p>
    <w:p>
      <w:pPr>
        <w:pStyle w:val="Bibliography"/>
      </w:pPr>
      <w:del w:id="1204" w:author="PR Preview" w:date="2026-01-01T00:00:00Z">
        <w:r>
          <w:delText xml:space="preserve">Wikipedia contributors. 2026d.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rPr>
            <w:i/>
            <w:iCs/>
          </w:rPr>
          <w:delText xml:space="preserve">Exponential Distribution —</w:delText>
        </w:r>
      </w:del>
      <w:del w:id="1207" w:author="PR Preview" w:date="2026-01-01T00:00:00Z">
        <w:r>
          <w:rPr>
            <w:i/>
            <w:iCs/>
          </w:rPr>
          <w:delText xml:space="preserve"> </w:delText>
        </w:r>
      </w:del>
      <w:del w:id="1208" w:author="PR Preview" w:date="2026-01-01T00:00:00Z">
        <w:r>
          <w:rPr>
            <w:i/>
            <w:iCs/>
          </w:rPr>
          <w:delText xml:space="preserve">Wikipedia</w:delText>
        </w:r>
      </w:del>
      <w:del w:id="1209" w:author="PR Preview" w:date="2026-01-01T00:00:00Z">
        <w:r>
          <w:rPr>
            <w:i/>
            <w:iCs/>
          </w:rPr>
          <w:delText xml:space="preserve">,</w:delText>
        </w:r>
      </w:del>
      <w:del w:id="1210" w:author="PR Preview" w:date="2026-01-01T00:00:00Z">
        <w:r>
          <w:rPr>
            <w:i/>
            <w:iCs/>
          </w:rPr>
          <w:delText xml:space="preserve"> </w:delText>
        </w:r>
      </w:del>
      <w:del w:id="1211" w:author="PR Preview" w:date="2026-01-01T00:00:00Z">
        <w:r>
          <w:rPr>
            <w:i/>
            <w:iCs/>
          </w:rPr>
          <w:delText xml:space="preserve">the Free Encyclopedia</w:delText>
        </w:r>
      </w:del>
      <w:del w:id="1212" w:author="PR Preview" w:date="2026-01-01T00:00:00Z">
        <w:r>
          <w:delText xml:space="preserve">.</w:delText>
        </w:r>
      </w:del>
      <w:del w:id="1213" w:author="PR Preview" w:date="2026-01-01T00:00:00Z">
        <w:r>
          <w:delText xml:space="preserve"> </w:delText>
        </w:r>
      </w:del>
      <w:hyperlink r:id="rId143">
        <w:del w:id="1214" w:author="PR Preview" w:date="2026-01-01T00:00:00Z">
          <w:r>
            <w:rPr>
              <w:rStyle w:val="Hyperlink"/>
            </w:rPr>
            <w:delText xml:space="preserve">https://en.wikipedia.org/wiki/Exponential_distribution</w:delText>
          </w:r>
        </w:del>
      </w:hyperlink>
      <w:del w:id="1215" w:author="PR Preview" w:date="2026-01-01T00:00:00Z">
        <w:r>
          <w:delText xml:space="preserve">.</w:delText>
        </w:r>
      </w:del>
    </w:p>
    <w:p>
      <w:pPr>
        <w:pStyle w:val="Bibliography"/>
      </w:pPr>
      <w:del w:id="1216" w:author="PR Preview" w:date="2026-01-01T00:00:00Z">
        <w:r>
          <w:delText xml:space="preserve">Wikipedia contributors. 2026e.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rPr>
            <w:i/>
            <w:iCs/>
          </w:rPr>
          <w:delText xml:space="preserve">Failure Rate —</w:delText>
        </w:r>
      </w:del>
      <w:del w:id="1219" w:author="PR Preview" w:date="2026-01-01T00:00:00Z">
        <w:r>
          <w:rPr>
            <w:i/>
            <w:iCs/>
          </w:rPr>
          <w:delText xml:space="preserve"> </w:delText>
        </w:r>
      </w:del>
      <w:del w:id="1220" w:author="PR Preview" w:date="2026-01-01T00:00:00Z">
        <w:r>
          <w:rPr>
            <w:i/>
            <w:iCs/>
          </w:rPr>
          <w:delText xml:space="preserve">Wikipedia</w:delText>
        </w:r>
      </w:del>
      <w:del w:id="1221" w:author="PR Preview" w:date="2026-01-01T00:00:00Z">
        <w:r>
          <w:rPr>
            <w:i/>
            <w:iCs/>
          </w:rPr>
          <w:delText xml:space="preserve">,</w:delText>
        </w:r>
      </w:del>
      <w:del w:id="1222" w:author="PR Preview" w:date="2026-01-01T00:00:00Z">
        <w:r>
          <w:rPr>
            <w:i/>
            <w:iCs/>
          </w:rPr>
          <w:delText xml:space="preserve"> </w:delText>
        </w:r>
      </w:del>
      <w:del w:id="1223" w:author="PR Preview" w:date="2026-01-01T00:00:00Z">
        <w:r>
          <w:rPr>
            <w:i/>
            <w:iCs/>
          </w:rPr>
          <w:delText xml:space="preserve">the Free Encyclopedia</w:delText>
        </w:r>
      </w:del>
      <w:del w:id="1224" w:author="PR Preview" w:date="2026-01-01T00:00:00Z">
        <w:r>
          <w:delText xml:space="preserve">.</w:delText>
        </w:r>
      </w:del>
      <w:del w:id="1225" w:author="PR Preview" w:date="2026-01-01T00:00:00Z">
        <w:r>
          <w:delText xml:space="preserve"> </w:delText>
        </w:r>
      </w:del>
      <w:hyperlink r:id="rId160">
        <w:del w:id="1226" w:author="PR Preview" w:date="2026-01-01T00:00:00Z">
          <w:r>
            <w:rPr>
              <w:rStyle w:val="Hyperlink"/>
            </w:rPr>
            <w:delText xml:space="preserve">https://en.wikipedia.org/wiki/Failure_rate</w:delText>
          </w:r>
        </w:del>
      </w:hyperlink>
      <w:del w:id="1227" w:author="PR Preview" w:date="2026-01-01T00:00:00Z">
        <w:r>
          <w:delText xml:space="preserve">.</w:delText>
        </w:r>
      </w:del>
    </w:p>
    <w:p>
      <w:pPr>
        <w:pStyle w:val="Bibliography"/>
      </w:pPr>
      <w:del w:id="1228" w:author="PR Preview" w:date="2026-01-01T00:00:00Z">
        <w:r>
          <w:delText xml:space="preserve">Wikipedia contributors. 2026f.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rPr>
            <w:i/>
            <w:iCs/>
          </w:rPr>
          <w:delText xml:space="preserve">Joint Probability Distribution —</w:delText>
        </w:r>
      </w:del>
      <w:del w:id="1231" w:author="PR Preview" w:date="2026-01-01T00:00:00Z">
        <w:r>
          <w:rPr>
            <w:i/>
            <w:iCs/>
          </w:rPr>
          <w:delText xml:space="preserve"> </w:delText>
        </w:r>
      </w:del>
      <w:del w:id="1232" w:author="PR Preview" w:date="2026-01-01T00:00:00Z">
        <w:r>
          <w:rPr>
            <w:i/>
            <w:iCs/>
          </w:rPr>
          <w:delText xml:space="preserve">Wikipedia</w:delText>
        </w:r>
      </w:del>
      <w:del w:id="1233" w:author="PR Preview" w:date="2026-01-01T00:00:00Z">
        <w:r>
          <w:rPr>
            <w:i/>
            <w:iCs/>
          </w:rPr>
          <w:delText xml:space="preserve">,</w:delText>
        </w:r>
      </w:del>
      <w:del w:id="1234" w:author="PR Preview" w:date="2026-01-01T00:00:00Z">
        <w:r>
          <w:rPr>
            <w:i/>
            <w:iCs/>
          </w:rPr>
          <w:delText xml:space="preserve"> </w:delText>
        </w:r>
      </w:del>
      <w:del w:id="1235" w:author="PR Preview" w:date="2026-01-01T00:00:00Z">
        <w:r>
          <w:rPr>
            <w:i/>
            <w:iCs/>
          </w:rPr>
          <w:delText xml:space="preserve">the Free Encyclopedia</w:delText>
        </w:r>
      </w:del>
      <w:del w:id="1236" w:author="PR Preview" w:date="2026-01-01T00:00:00Z">
        <w:r>
          <w:delText xml:space="preserve">.</w:delText>
        </w:r>
      </w:del>
      <w:del w:id="1237" w:author="PR Preview" w:date="2026-01-01T00:00:00Z">
        <w:r>
          <w:delText xml:space="preserve"> </w:delText>
        </w:r>
      </w:del>
      <w:hyperlink r:id="rId149">
        <w:del w:id="1238" w:author="PR Preview" w:date="2026-01-01T00:00:00Z">
          <w:r>
            <w:rPr>
              <w:rStyle w:val="Hyperlink"/>
            </w:rPr>
            <w:delText xml:space="preserve">https://en.wikipedia.org/wiki/Joint_probability_distribution</w:delText>
          </w:r>
        </w:del>
      </w:hyperlink>
      <w:del w:id="1239" w:author="PR Preview" w:date="2026-01-01T00:00:00Z">
        <w:r>
          <w:delText xml:space="preserve">.</w:delText>
        </w:r>
      </w:del>
    </w:p>
    <w:p>
      <w:pPr>
        <w:pStyle w:val="Bibliography"/>
      </w:pPr>
      <w:del w:id="1240" w:author="PR Preview" w:date="2026-01-01T00:00:00Z">
        <w:r>
          <w:delText xml:space="preserve">Wikipedia contributors. 2026g.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rPr>
            <w:i/>
            <w:iCs/>
          </w:rPr>
          <w:delText xml:space="preserve">Marginal Distribution —</w:delText>
        </w:r>
      </w:del>
      <w:del w:id="1243" w:author="PR Preview" w:date="2026-01-01T00:00:00Z">
        <w:r>
          <w:rPr>
            <w:i/>
            <w:iCs/>
          </w:rPr>
          <w:delText xml:space="preserve"> </w:delText>
        </w:r>
      </w:del>
      <w:del w:id="1244" w:author="PR Preview" w:date="2026-01-01T00:00:00Z">
        <w:r>
          <w:rPr>
            <w:i/>
            <w:iCs/>
          </w:rPr>
          <w:delText xml:space="preserve">Wikipedia</w:delText>
        </w:r>
      </w:del>
      <w:del w:id="1245" w:author="PR Preview" w:date="2026-01-01T00:00:00Z">
        <w:r>
          <w:rPr>
            <w:i/>
            <w:iCs/>
          </w:rPr>
          <w:delText xml:space="preserve">,</w:delText>
        </w:r>
      </w:del>
      <w:del w:id="1246" w:author="PR Preview" w:date="2026-01-01T00:00:00Z">
        <w:r>
          <w:rPr>
            <w:i/>
            <w:iCs/>
          </w:rPr>
          <w:delText xml:space="preserve"> </w:delText>
        </w:r>
      </w:del>
      <w:del w:id="1247" w:author="PR Preview" w:date="2026-01-01T00:00:00Z">
        <w:r>
          <w:rPr>
            <w:i/>
            <w:iCs/>
          </w:rPr>
          <w:delText xml:space="preserve">the Free Encyclopedia</w:delText>
        </w:r>
      </w:del>
      <w:del w:id="1248" w:author="PR Preview" w:date="2026-01-01T00:00:00Z">
        <w:r>
          <w:delText xml:space="preserve">.</w:delText>
        </w:r>
      </w:del>
      <w:del w:id="1249" w:author="PR Preview" w:date="2026-01-01T00:00:00Z">
        <w:r>
          <w:delText xml:space="preserve"> </w:delText>
        </w:r>
      </w:del>
      <w:hyperlink r:id="rId151">
        <w:del w:id="1250" w:author="PR Preview" w:date="2026-01-01T00:00:00Z">
          <w:r>
            <w:rPr>
              <w:rStyle w:val="Hyperlink"/>
            </w:rPr>
            <w:delText xml:space="preserve">https://en.wikipedia.org/wiki/Marginal_distribution</w:delText>
          </w:r>
        </w:del>
      </w:hyperlink>
      <w:del w:id="1251" w:author="PR Preview" w:date="2026-01-01T00:00:00Z">
        <w:r>
          <w:delText xml:space="preserve">.</w:delText>
        </w:r>
      </w:del>
    </w:p>
    <w:p>
      <w:pPr>
        <w:pStyle w:val="Bibliography"/>
      </w:pPr>
      <w:del w:id="1252" w:author="PR Preview" w:date="2026-01-01T00:00:00Z">
        <w:r>
          <w:delText xml:space="preserve">Wikipedia contributors. 2026h.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rPr>
            <w:i/>
            <w:iCs/>
          </w:rPr>
          <w:delText xml:space="preserve">Normal Distribution —</w:delText>
        </w:r>
      </w:del>
      <w:del w:id="1255" w:author="PR Preview" w:date="2026-01-01T00:00:00Z">
        <w:r>
          <w:rPr>
            <w:i/>
            <w:iCs/>
          </w:rPr>
          <w:delText xml:space="preserve"> </w:delText>
        </w:r>
      </w:del>
      <w:del w:id="1256" w:author="PR Preview" w:date="2026-01-01T00:00:00Z">
        <w:r>
          <w:rPr>
            <w:i/>
            <w:iCs/>
          </w:rPr>
          <w:delText xml:space="preserve">Wikipedia</w:delText>
        </w:r>
      </w:del>
      <w:del w:id="1257" w:author="PR Preview" w:date="2026-01-01T00:00:00Z">
        <w:r>
          <w:rPr>
            <w:i/>
            <w:iCs/>
          </w:rPr>
          <w:delText xml:space="preserve">,</w:delText>
        </w:r>
      </w:del>
      <w:del w:id="1258" w:author="PR Preview" w:date="2026-01-01T00:00:00Z">
        <w:r>
          <w:rPr>
            <w:i/>
            <w:iCs/>
          </w:rPr>
          <w:delText xml:space="preserve"> </w:delText>
        </w:r>
      </w:del>
      <w:del w:id="1259" w:author="PR Preview" w:date="2026-01-01T00:00:00Z">
        <w:r>
          <w:rPr>
            <w:i/>
            <w:iCs/>
          </w:rPr>
          <w:delText xml:space="preserve">the Free Encyclopedia</w:delText>
        </w:r>
      </w:del>
      <w:del w:id="1260" w:author="PR Preview" w:date="2026-01-01T00:00:00Z">
        <w:r>
          <w:delText xml:space="preserve">.</w:delText>
        </w:r>
      </w:del>
      <w:del w:id="1261" w:author="PR Preview" w:date="2026-01-01T00:00:00Z">
        <w:r>
          <w:delText xml:space="preserve"> </w:delText>
        </w:r>
      </w:del>
      <w:hyperlink r:id="rId139">
        <w:del w:id="1262" w:author="PR Preview" w:date="2026-01-01T00:00:00Z">
          <w:r>
            <w:rPr>
              <w:rStyle w:val="Hyperlink"/>
            </w:rPr>
            <w:delText xml:space="preserve">https://en.wikipedia.org/wiki/Normal_distribution</w:delText>
          </w:r>
        </w:del>
      </w:hyperlink>
      <w:del w:id="1263" w:author="PR Preview" w:date="2026-01-01T00:00:00Z">
        <w:r>
          <w:delText xml:space="preserve">.</w:delText>
        </w:r>
      </w:del>
    </w:p>
    <w:p>
      <w:pPr>
        <w:pStyle w:val="Bibliography"/>
      </w:pPr>
      <w:del w:id="1264" w:author="PR Preview" w:date="2026-01-01T00:00:00Z">
        <w:r>
          <w:delText xml:space="preserve">Wikipedia contributors. 2026i.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rPr>
            <w:i/>
            <w:iCs/>
          </w:rPr>
          <w:delText xml:space="preserve">Probability Density Function —</w:delText>
        </w:r>
      </w:del>
      <w:del w:id="1267" w:author="PR Preview" w:date="2026-01-01T00:00:00Z">
        <w:r>
          <w:rPr>
            <w:i/>
            <w:iCs/>
          </w:rPr>
          <w:delText xml:space="preserve"> </w:delText>
        </w:r>
      </w:del>
      <w:del w:id="1268" w:author="PR Preview" w:date="2026-01-01T00:00:00Z">
        <w:r>
          <w:rPr>
            <w:i/>
            <w:iCs/>
          </w:rPr>
          <w:delText xml:space="preserve">Wikipedia</w:delText>
        </w:r>
      </w:del>
      <w:del w:id="1269" w:author="PR Preview" w:date="2026-01-01T00:00:00Z">
        <w:r>
          <w:rPr>
            <w:i/>
            <w:iCs/>
          </w:rPr>
          <w:delText xml:space="preserve">,</w:delText>
        </w:r>
      </w:del>
      <w:del w:id="1270" w:author="PR Preview" w:date="2026-01-01T00:00:00Z">
        <w:r>
          <w:rPr>
            <w:i/>
            <w:iCs/>
          </w:rPr>
          <w:delText xml:space="preserve"> </w:delText>
        </w:r>
      </w:del>
      <w:del w:id="1271" w:author="PR Preview" w:date="2026-01-01T00:00:00Z">
        <w:r>
          <w:rPr>
            <w:i/>
            <w:iCs/>
          </w:rPr>
          <w:delText xml:space="preserve">the Free Encyclopedia</w:delText>
        </w:r>
      </w:del>
      <w:del w:id="1272" w:author="PR Preview" w:date="2026-01-01T00:00:00Z">
        <w:r>
          <w:delText xml:space="preserve">.</w:delText>
        </w:r>
      </w:del>
      <w:del w:id="1273" w:author="PR Preview" w:date="2026-01-01T00:00:00Z">
        <w:r>
          <w:delText xml:space="preserve"> </w:delText>
        </w:r>
      </w:del>
      <w:hyperlink r:id="rId135">
        <w:del w:id="1274" w:author="PR Preview" w:date="2026-01-01T00:00:00Z">
          <w:r>
            <w:rPr>
              <w:rStyle w:val="Hyperlink"/>
            </w:rPr>
            <w:delText xml:space="preserve">https://en.wikipedia.org/wiki/Probability_density_function</w:delText>
          </w:r>
        </w:del>
      </w:hyperlink>
      <w:del w:id="1275" w:author="PR Preview" w:date="2026-01-01T00:00:00Z">
        <w:r>
          <w:delText xml:space="preserve">.</w:delText>
        </w:r>
      </w:del>
    </w:p>
    <w:p>
      <w:pPr>
        <w:pStyle w:val="Bibliography"/>
      </w:pPr>
      <w:del w:id="1276" w:author="PR Preview" w:date="2026-01-01T00:00:00Z">
        <w:r>
          <w:delText xml:space="preserve">Wikipedia contributors. 2026j.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rPr>
            <w:i/>
            <w:iCs/>
          </w:rPr>
          <w:delText xml:space="preserve">Probability Mass Function —</w:delText>
        </w:r>
      </w:del>
      <w:del w:id="1279" w:author="PR Preview" w:date="2026-01-01T00:00:00Z">
        <w:r>
          <w:rPr>
            <w:i/>
            <w:iCs/>
          </w:rPr>
          <w:delText xml:space="preserve"> </w:delText>
        </w:r>
      </w:del>
      <w:del w:id="1280" w:author="PR Preview" w:date="2026-01-01T00:00:00Z">
        <w:r>
          <w:rPr>
            <w:i/>
            <w:iCs/>
          </w:rPr>
          <w:delText xml:space="preserve">Wikipedia</w:delText>
        </w:r>
      </w:del>
      <w:del w:id="1281" w:author="PR Preview" w:date="2026-01-01T00:00:00Z">
        <w:r>
          <w:rPr>
            <w:i/>
            <w:iCs/>
          </w:rPr>
          <w:delText xml:space="preserve">,</w:delText>
        </w:r>
      </w:del>
      <w:del w:id="1282" w:author="PR Preview" w:date="2026-01-01T00:00:00Z">
        <w:r>
          <w:rPr>
            <w:i/>
            <w:iCs/>
          </w:rPr>
          <w:delText xml:space="preserve"> </w:delText>
        </w:r>
      </w:del>
      <w:del w:id="1283" w:author="PR Preview" w:date="2026-01-01T00:00:00Z">
        <w:r>
          <w:rPr>
            <w:i/>
            <w:iCs/>
          </w:rPr>
          <w:delText xml:space="preserve">the Free Encyclopedia</w:delText>
        </w:r>
      </w:del>
      <w:del w:id="1284" w:author="PR Preview" w:date="2026-01-01T00:00:00Z">
        <w:r>
          <w:delText xml:space="preserve">.</w:delText>
        </w:r>
      </w:del>
      <w:del w:id="1285" w:author="PR Preview" w:date="2026-01-01T00:00:00Z">
        <w:r>
          <w:delText xml:space="preserve"> </w:delText>
        </w:r>
      </w:del>
      <w:hyperlink r:id="rId131">
        <w:del w:id="1286" w:author="PR Preview" w:date="2026-01-01T00:00:00Z">
          <w:r>
            <w:rPr>
              <w:rStyle w:val="Hyperlink"/>
            </w:rPr>
            <w:delText xml:space="preserve">https://en.wikipedia.org/wiki/Probability_mass_function</w:delText>
          </w:r>
        </w:del>
      </w:hyperlink>
      <w:del w:id="1287" w:author="PR Preview" w:date="2026-01-01T00:00:00Z">
        <w:r>
          <w:delText xml:space="preserve">.</w:delText>
        </w:r>
      </w:del>
    </w:p>
    <w:p>
      <w:pPr>
        <w:pStyle w:val="Bibliography"/>
      </w:pPr>
      <w:del w:id="1288" w:author="PR Preview" w:date="2026-01-01T00:00:00Z">
        <w:r>
          <w:delText xml:space="preserve">Wikipedia contributors. 2026k.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rPr>
            <w:i/>
            <w:iCs/>
          </w:rPr>
          <w:delText xml:space="preserve">Quantile Function —</w:delText>
        </w:r>
      </w:del>
      <w:del w:id="1291" w:author="PR Preview" w:date="2026-01-01T00:00:00Z">
        <w:r>
          <w:rPr>
            <w:i/>
            <w:iCs/>
          </w:rPr>
          <w:delText xml:space="preserve"> </w:delText>
        </w:r>
      </w:del>
      <w:del w:id="1292" w:author="PR Preview" w:date="2026-01-01T00:00:00Z">
        <w:r>
          <w:rPr>
            <w:i/>
            <w:iCs/>
          </w:rPr>
          <w:delText xml:space="preserve">Wikipedia</w:delText>
        </w:r>
      </w:del>
      <w:del w:id="1293" w:author="PR Preview" w:date="2026-01-01T00:00:00Z">
        <w:r>
          <w:rPr>
            <w:i/>
            <w:iCs/>
          </w:rPr>
          <w:delText xml:space="preserve">,</w:delText>
        </w:r>
      </w:del>
      <w:del w:id="1294" w:author="PR Preview" w:date="2026-01-01T00:00:00Z">
        <w:r>
          <w:rPr>
            <w:i/>
            <w:iCs/>
          </w:rPr>
          <w:delText xml:space="preserve"> </w:delText>
        </w:r>
      </w:del>
      <w:del w:id="1295" w:author="PR Preview" w:date="2026-01-01T00:00:00Z">
        <w:r>
          <w:rPr>
            <w:i/>
            <w:iCs/>
          </w:rPr>
          <w:delText xml:space="preserve">the Free Encyclopedia</w:delText>
        </w:r>
      </w:del>
      <w:del w:id="1296" w:author="PR Preview" w:date="2026-01-01T00:00:00Z">
        <w:r>
          <w:delText xml:space="preserve">.</w:delText>
        </w:r>
      </w:del>
      <w:del w:id="1297" w:author="PR Preview" w:date="2026-01-01T00:00:00Z">
        <w:r>
          <w:delText xml:space="preserve"> </w:delText>
        </w:r>
      </w:del>
      <w:hyperlink r:id="rId171">
        <w:del w:id="1298" w:author="PR Preview" w:date="2026-01-01T00:00:00Z">
          <w:r>
            <w:rPr>
              <w:rStyle w:val="Hyperlink"/>
            </w:rPr>
            <w:delText xml:space="preserve">https://en.wikipedia.org/wiki/Quantile_function</w:delText>
          </w:r>
        </w:del>
      </w:hyperlink>
      <w:del w:id="1299" w:author="PR Preview" w:date="2026-01-01T00:00:00Z">
        <w:r>
          <w:delText xml:space="preserve">.</w:delText>
        </w:r>
      </w:del>
    </w:p>
    <w:p>
      <w:pPr>
        <w:pStyle w:val="Bibliography"/>
      </w:pPr>
      <w:del w:id="1300" w:author="PR Preview" w:date="2026-01-01T00:00:00Z">
        <w:r>
          <w:delText xml:space="preserve">Wikipedia contributors. 2026l.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rPr>
            <w:i/>
            <w:iCs/>
          </w:rPr>
          <w:delText xml:space="preserve">Random Variable —</w:delText>
        </w:r>
      </w:del>
      <w:del w:id="1303" w:author="PR Preview" w:date="2026-01-01T00:00:00Z">
        <w:r>
          <w:rPr>
            <w:i/>
            <w:iCs/>
          </w:rPr>
          <w:delText xml:space="preserve"> </w:delText>
        </w:r>
      </w:del>
      <w:del w:id="1304" w:author="PR Preview" w:date="2026-01-01T00:00:00Z">
        <w:r>
          <w:rPr>
            <w:i/>
            <w:iCs/>
          </w:rPr>
          <w:delText xml:space="preserve">Wikipedia</w:delText>
        </w:r>
      </w:del>
      <w:del w:id="1305" w:author="PR Preview" w:date="2026-01-01T00:00:00Z">
        <w:r>
          <w:rPr>
            <w:i/>
            <w:iCs/>
          </w:rPr>
          <w:delText xml:space="preserve">,</w:delText>
        </w:r>
      </w:del>
      <w:del w:id="1306" w:author="PR Preview" w:date="2026-01-01T00:00:00Z">
        <w:r>
          <w:rPr>
            <w:i/>
            <w:iCs/>
          </w:rPr>
          <w:delText xml:space="preserve"> </w:delText>
        </w:r>
      </w:del>
      <w:del w:id="1307" w:author="PR Preview" w:date="2026-01-01T00:00:00Z">
        <w:r>
          <w:rPr>
            <w:i/>
            <w:iCs/>
          </w:rPr>
          <w:delText xml:space="preserve">the Free Encyclopedia</w:delText>
        </w:r>
      </w:del>
      <w:del w:id="1308" w:author="PR Preview" w:date="2026-01-01T00:00:00Z">
        <w:r>
          <w:delText xml:space="preserve">.</w:delText>
        </w:r>
      </w:del>
      <w:del w:id="1309" w:author="PR Preview" w:date="2026-01-01T00:00:00Z">
        <w:r>
          <w:delText xml:space="preserve"> </w:delText>
        </w:r>
      </w:del>
      <w:hyperlink r:id="rId129">
        <w:del w:id="1310" w:author="PR Preview" w:date="2026-01-01T00:00:00Z">
          <w:r>
            <w:rPr>
              <w:rStyle w:val="Hyperlink"/>
            </w:rPr>
            <w:delText xml:space="preserve">https://en.wikipedia.org/wiki/Random_variable</w:delText>
          </w:r>
        </w:del>
      </w:hyperlink>
      <w:del w:id="1311" w:author="PR Preview" w:date="2026-01-01T00:00:00Z">
        <w:r>
          <w:delText xml:space="preserve">.</w:delText>
        </w:r>
      </w:del>
    </w:p>
    <w:p>
      <w:pPr>
        <w:pStyle w:val="Bibliography"/>
      </w:pPr>
      <w:del w:id="1312" w:author="PR Preview" w:date="2026-01-01T00:00:00Z">
        <w:r>
          <w:delText xml:space="preserve">Wikipedia contributors. 2026m.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rPr>
            <w:i/>
            <w:iCs/>
          </w:rPr>
          <w:delText xml:space="preserve">Survival Function —</w:delText>
        </w:r>
      </w:del>
      <w:del w:id="1315" w:author="PR Preview" w:date="2026-01-01T00:00:00Z">
        <w:r>
          <w:rPr>
            <w:i/>
            <w:iCs/>
          </w:rPr>
          <w:delText xml:space="preserve"> </w:delText>
        </w:r>
      </w:del>
      <w:del w:id="1316" w:author="PR Preview" w:date="2026-01-01T00:00:00Z">
        <w:r>
          <w:rPr>
            <w:i/>
            <w:iCs/>
          </w:rPr>
          <w:delText xml:space="preserve">Wikipedia</w:delText>
        </w:r>
      </w:del>
      <w:del w:id="1317" w:author="PR Preview" w:date="2026-01-01T00:00:00Z">
        <w:r>
          <w:rPr>
            <w:i/>
            <w:iCs/>
          </w:rPr>
          <w:delText xml:space="preserve">,</w:delText>
        </w:r>
      </w:del>
      <w:del w:id="1318" w:author="PR Preview" w:date="2026-01-01T00:00:00Z">
        <w:r>
          <w:rPr>
            <w:i/>
            <w:iCs/>
          </w:rPr>
          <w:delText xml:space="preserve"> </w:delText>
        </w:r>
      </w:del>
      <w:del w:id="1319" w:author="PR Preview" w:date="2026-01-01T00:00:00Z">
        <w:r>
          <w:rPr>
            <w:i/>
            <w:iCs/>
          </w:rPr>
          <w:delText xml:space="preserve">the Free Encyclopedia</w:delText>
        </w:r>
      </w:del>
      <w:del w:id="1320" w:author="PR Preview" w:date="2026-01-01T00:00:00Z">
        <w:r>
          <w:delText xml:space="preserve">.</w:delText>
        </w:r>
      </w:del>
      <w:del w:id="1321" w:author="PR Preview" w:date="2026-01-01T00:00:00Z">
        <w:r>
          <w:delText xml:space="preserve"> </w:delText>
        </w:r>
      </w:del>
      <w:hyperlink r:id="rId158">
        <w:del w:id="1322" w:author="PR Preview" w:date="2026-01-01T00:00:00Z">
          <w:r>
            <w:rPr>
              <w:rStyle w:val="Hyperlink"/>
            </w:rPr>
            <w:delText xml:space="preserve">https://en.wikipedia.org/wiki/Survival_function</w:delText>
          </w:r>
        </w:del>
      </w:hyperlink>
      <w:del w:id="1323" w:author="PR Preview" w:date="2026-01-01T00:00:00Z">
        <w:r>
          <w:delText xml:space="preserve">.</w:delText>
        </w:r>
      </w:del>
    </w:p>
    <w:p>
      <w:pPr>
        <w:pStyle w:val="Bibliography"/>
      </w:pPr>
      <w:ins w:id="1324" w:author="PR Preview" w:date="2026-01-01T00:00:00Z">
        <w:r>
          <w:t xml:space="preserve">[1]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	</w:t>
        </w:r>
      </w:ins>
      <w:ins w:id="1327" w:author="PR Preview" w:date="2026-01-01T00:00:00Z">
        <w:r>
          <w:t xml:space="preserve">Wikipedia contributors,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“Random variable —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Wikipedia</w:t>
        </w:r>
      </w:ins>
      <w:ins w:id="1332" w:author="PR Preview" w:date="2026-01-01T00:00:00Z">
        <w:r>
          <w:t xml:space="preserve">,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the free encyclopedia.”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2026. Available:</w:t>
        </w:r>
      </w:ins>
      <w:ins w:id="1337" w:author="PR Preview" w:date="2026-01-01T00:00:00Z">
        <w:r>
          <w:t xml:space="preserve"> </w:t>
        </w:r>
      </w:ins>
      <w:hyperlink r:id="rId129">
        <w:ins w:id="1338" w:author="PR Preview" w:date="2026-01-01T00:00:00Z">
          <w:r>
            <w:rPr>
              <w:rStyle w:val="Hyperlink"/>
            </w:rPr>
            <w:t xml:space="preserve">https://en.wikipedia.org/wiki/Random_variable</w:t>
          </w:r>
        </w:ins>
      </w:hyperlink>
    </w:p>
    <w:bookmarkEnd w:id="130"/>
    <w:bookmarkStart w:id="132" w:name="ref-wikipedia_probability_mass_function"/>
    <w:p>
      <w:pPr>
        <w:pStyle w:val="Bibliography"/>
      </w:pPr>
      <w:ins w:id="1339" w:author="PR Preview" w:date="2026-01-01T00:00:00Z">
        <w:r>
          <w:t xml:space="preserve">[2]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	</w:t>
        </w:r>
      </w:ins>
      <w:ins w:id="1342" w:author="PR Preview" w:date="2026-01-01T00:00:00Z">
        <w:r>
          <w:t xml:space="preserve">Wikipedia contributors,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“Probability mass function —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Wikipedia</w:t>
        </w:r>
      </w:ins>
      <w:ins w:id="1347" w:author="PR Preview" w:date="2026-01-01T00:00:00Z">
        <w:r>
          <w:t xml:space="preserve">,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the free encyclopedia.”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2026. Available:</w:t>
        </w:r>
      </w:ins>
      <w:ins w:id="1352" w:author="PR Preview" w:date="2026-01-01T00:00:00Z">
        <w:r>
          <w:t xml:space="preserve"> </w:t>
        </w:r>
      </w:ins>
      <w:hyperlink r:id="rId131">
        <w:ins w:id="1353" w:author="PR Preview" w:date="2026-01-01T00:00:00Z">
          <w:r>
            <w:rPr>
              <w:rStyle w:val="Hyperlink"/>
            </w:rPr>
            <w:t xml:space="preserve">https://en.wikipedia.org/wiki/Probability_mass_function</w:t>
          </w:r>
        </w:ins>
      </w:hyperlink>
    </w:p>
    <w:bookmarkEnd w:id="132"/>
    <w:bookmarkStart w:id="134" w:name="ref-wikipedia_bernoulli_distribution"/>
    <w:p>
      <w:pPr>
        <w:pStyle w:val="Bibliography"/>
      </w:pPr>
      <w:ins w:id="1354" w:author="PR Preview" w:date="2026-01-01T00:00:00Z">
        <w:r>
          <w:t xml:space="preserve">[3]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	</w:t>
        </w:r>
      </w:ins>
      <w:ins w:id="1357" w:author="PR Preview" w:date="2026-01-01T00:00:00Z">
        <w:r>
          <w:t xml:space="preserve">Wikipedia contributors,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“Bernoulli distribution —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Wikipedia</w:t>
        </w:r>
      </w:ins>
      <w:ins w:id="1362" w:author="PR Preview" w:date="2026-01-01T00:00:00Z">
        <w:r>
          <w:t xml:space="preserve">,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the free encyclopedia.”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2026. Available:</w:t>
        </w:r>
      </w:ins>
      <w:ins w:id="1367" w:author="PR Preview" w:date="2026-01-01T00:00:00Z">
        <w:r>
          <w:t xml:space="preserve"> </w:t>
        </w:r>
      </w:ins>
      <w:hyperlink r:id="rId133">
        <w:ins w:id="1368" w:author="PR Preview" w:date="2026-01-01T00:00:00Z">
          <w:r>
            <w:rPr>
              <w:rStyle w:val="Hyperlink"/>
            </w:rPr>
            <w:t xml:space="preserve">https://en.wikipedia.org/wiki/Bernoulli_distribution</w:t>
          </w:r>
        </w:ins>
      </w:hyperlink>
    </w:p>
    <w:bookmarkEnd w:id="134"/>
    <w:bookmarkStart w:id="136" w:name="X284569a1076713b35b76605781ea41e303e6132"/>
    <w:p>
      <w:pPr>
        <w:pStyle w:val="Bibliography"/>
      </w:pPr>
      <w:ins w:id="1369" w:author="PR Preview" w:date="2026-01-01T00:00:00Z">
        <w:r>
          <w:t xml:space="preserve">[4]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	</w:t>
        </w:r>
      </w:ins>
      <w:ins w:id="1372" w:author="PR Preview" w:date="2026-01-01T00:00:00Z">
        <w:r>
          <w:t xml:space="preserve">Wikipedia contributors,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“Probability density function —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Wikipedia</w:t>
        </w:r>
      </w:ins>
      <w:ins w:id="1377" w:author="PR Preview" w:date="2026-01-01T00:00:00Z">
        <w:r>
          <w:t xml:space="preserve">,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the free encyclopedia.”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2026. Available:</w:t>
        </w:r>
      </w:ins>
      <w:ins w:id="1382" w:author="PR Preview" w:date="2026-01-01T00:00:00Z">
        <w:r>
          <w:t xml:space="preserve"> </w:t>
        </w:r>
      </w:ins>
      <w:hyperlink r:id="rId135">
        <w:ins w:id="1383" w:author="PR Preview" w:date="2026-01-01T00:00:00Z">
          <w:r>
            <w:rPr>
              <w:rStyle w:val="Hyperlink"/>
            </w:rPr>
            <w:t xml:space="preserve">https://en.wikipedia.org/wiki/Probability_density_function</w:t>
          </w:r>
        </w:ins>
      </w:hyperlink>
    </w:p>
    <w:bookmarkEnd w:id="136"/>
    <w:bookmarkStart w:id="138" w:name="X8e40b323e1cebef129773974979d417183cf94f"/>
    <w:p>
      <w:pPr>
        <w:pStyle w:val="Bibliography"/>
      </w:pPr>
      <w:ins w:id="1384" w:author="PR Preview" w:date="2026-01-01T00:00:00Z">
        <w:r>
          <w:t xml:space="preserve">[5]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	</w:t>
        </w:r>
      </w:ins>
      <w:ins w:id="1387" w:author="PR Preview" w:date="2026-01-01T00:00:00Z">
        <w:r>
          <w:t xml:space="preserve">Wikipedia contributors,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“Continuous uniform distribution —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Wikipedia</w:t>
        </w:r>
      </w:ins>
      <w:ins w:id="1392" w:author="PR Preview" w:date="2026-01-01T00:00:00Z">
        <w:r>
          <w:t xml:space="preserve">,</w:t>
        </w:r>
      </w:ins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the free encyclopedia.”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2026. Available:</w:t>
        </w:r>
      </w:ins>
      <w:ins w:id="1397" w:author="PR Preview" w:date="2026-01-01T00:00:00Z">
        <w:r>
          <w:t xml:space="preserve"> </w:t>
        </w:r>
      </w:ins>
      <w:hyperlink r:id="rId137">
        <w:ins w:id="1398" w:author="PR Preview" w:date="2026-01-01T00:00:00Z">
          <w:r>
            <w:rPr>
              <w:rStyle w:val="Hyperlink"/>
            </w:rPr>
            <w:t xml:space="preserve">https://en.wikipedia.org/wiki/Continuous_uniform_distribution</w:t>
          </w:r>
        </w:ins>
      </w:hyperlink>
    </w:p>
    <w:bookmarkEnd w:id="138"/>
    <w:bookmarkStart w:id="140" w:name="ref-wikipedia_normal_distribution"/>
    <w:p>
      <w:pPr>
        <w:pStyle w:val="Bibliography"/>
      </w:pPr>
      <w:ins w:id="1399" w:author="PR Preview" w:date="2026-01-01T00:00:00Z">
        <w:r>
          <w:t xml:space="preserve">[6]</w:t>
        </w:r>
      </w:ins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	</w:t>
        </w:r>
      </w:ins>
      <w:ins w:id="1402" w:author="PR Preview" w:date="2026-01-01T00:00:00Z">
        <w:r>
          <w:t xml:space="preserve">Wikipedia contributors,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“Normal distribution —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Wikipedia</w:t>
        </w:r>
      </w:ins>
      <w:ins w:id="1407" w:author="PR Preview" w:date="2026-01-01T00:00:00Z">
        <w:r>
          <w:t xml:space="preserve">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the free encyclopedia.”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2026. Available:</w:t>
        </w:r>
      </w:ins>
      <w:ins w:id="1412" w:author="PR Preview" w:date="2026-01-01T00:00:00Z">
        <w:r>
          <w:t xml:space="preserve"> </w:t>
        </w:r>
      </w:ins>
      <w:hyperlink r:id="rId139">
        <w:ins w:id="1413" w:author="PR Preview" w:date="2026-01-01T00:00:00Z">
          <w:r>
            <w:rPr>
              <w:rStyle w:val="Hyperlink"/>
            </w:rPr>
            <w:t xml:space="preserve">https://en.wikipedia.org/wiki/Normal_distribution</w:t>
          </w:r>
        </w:ins>
      </w:hyperlink>
    </w:p>
    <w:bookmarkEnd w:id="140"/>
    <w:bookmarkStart w:id="142" w:name="ref-CaseBerg01"/>
    <w:p>
      <w:pPr>
        <w:pStyle w:val="Bibliography"/>
      </w:pPr>
      <w:ins w:id="1414" w:author="PR Preview" w:date="2026-01-01T00:00:00Z">
        <w:r>
          <w:t xml:space="preserve">[7]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	</w:t>
        </w:r>
      </w:ins>
      <w:ins w:id="1417" w:author="PR Preview" w:date="2026-01-01T00:00:00Z">
        <w:r>
          <w:t xml:space="preserve">G. Casella and R. Berger,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rPr>
            <w:i/>
            <w:iCs/>
          </w:rPr>
          <w:t xml:space="preserve">Statistical inference</w:t>
        </w:r>
      </w:ins>
      <w:ins w:id="1420" w:author="PR Preview" w:date="2026-01-01T00:00:00Z">
        <w:r>
          <w:t xml:space="preserve">, 2nd ed. Cengage Learning, 2002. Available:</w:t>
        </w:r>
      </w:ins>
      <w:ins w:id="1421" w:author="PR Preview" w:date="2026-01-01T00:00:00Z">
        <w:r>
          <w:t xml:space="preserve"> </w:t>
        </w:r>
      </w:ins>
      <w:hyperlink r:id="rId141">
        <w:ins w:id="1422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42"/>
    <w:bookmarkStart w:id="144" w:name="ref-wikipedia_exponential_distribution"/>
    <w:p>
      <w:pPr>
        <w:pStyle w:val="Bibliography"/>
      </w:pPr>
      <w:ins w:id="1423" w:author="PR Preview" w:date="2026-01-01T00:00:00Z">
        <w:r>
          <w:t xml:space="preserve">[8]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	</w:t>
        </w:r>
      </w:ins>
      <w:ins w:id="1426" w:author="PR Preview" w:date="2026-01-01T00:00:00Z">
        <w:r>
          <w:t xml:space="preserve">Wikipedia contributors,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“Exponential distribution —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Wikipedia</w:t>
        </w:r>
      </w:ins>
      <w:ins w:id="1431" w:author="PR Preview" w:date="2026-01-01T00:00:00Z">
        <w:r>
          <w:t xml:space="preserve">,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the free encyclopedia.”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2026. Available:</w:t>
        </w:r>
      </w:ins>
      <w:ins w:id="1436" w:author="PR Preview" w:date="2026-01-01T00:00:00Z">
        <w:r>
          <w:t xml:space="preserve"> </w:t>
        </w:r>
      </w:ins>
      <w:hyperlink r:id="rId143">
        <w:ins w:id="1437" w:author="PR Preview" w:date="2026-01-01T00:00:00Z">
          <w:r>
            <w:rPr>
              <w:rStyle w:val="Hyperlink"/>
            </w:rPr>
            <w:t xml:space="preserve">https://en.wikipedia.org/wiki/Exponential_distribution</w:t>
          </w:r>
        </w:ins>
      </w:hyperlink>
    </w:p>
    <w:bookmarkEnd w:id="144"/>
    <w:bookmarkStart w:id="146" w:name="X94f7c881ef14f58a67183d1131099bc3b3af124"/>
    <w:p>
      <w:pPr>
        <w:pStyle w:val="Bibliography"/>
      </w:pPr>
      <w:ins w:id="1438" w:author="PR Preview" w:date="2026-01-01T00:00:00Z">
        <w:r>
          <w:t xml:space="preserve">[9]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	</w:t>
        </w:r>
      </w:ins>
      <w:ins w:id="1441" w:author="PR Preview" w:date="2026-01-01T00:00:00Z">
        <w:r>
          <w:t xml:space="preserve">Wikipedia contributors,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“Cumulative distribution function —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Wikipedia</w:t>
        </w:r>
      </w:ins>
      <w:ins w:id="1446" w:author="PR Preview" w:date="2026-01-01T00:00:00Z">
        <w:r>
          <w:t xml:space="preserve">,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the free encyclopedia.”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2026. Available:</w:t>
        </w:r>
      </w:ins>
      <w:ins w:id="1451" w:author="PR Preview" w:date="2026-01-01T00:00:00Z">
        <w:r>
          <w:t xml:space="preserve"> </w:t>
        </w:r>
      </w:ins>
      <w:hyperlink r:id="rId145">
        <w:ins w:id="1452" w:author="PR Preview" w:date="2026-01-01T00:00:00Z">
          <w:r>
            <w:rPr>
              <w:rStyle w:val="Hyperlink"/>
            </w:rPr>
            <w:t xml:space="preserve">https://en.wikipedia.org/wiki/Cumulative_distribution_function</w:t>
          </w:r>
        </w:ins>
      </w:hyperlink>
    </w:p>
    <w:bookmarkEnd w:id="146"/>
    <w:bookmarkStart w:id="147" w:name="ref-billingsley1995probability"/>
    <w:p>
      <w:pPr>
        <w:pStyle w:val="Bibliography"/>
      </w:pPr>
      <w:ins w:id="1453" w:author="PR Preview" w:date="2026-01-01T00:00:00Z">
        <w:r>
          <w:t xml:space="preserve">[10]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	</w:t>
        </w:r>
      </w:ins>
      <w:ins w:id="1456" w:author="PR Preview" w:date="2026-01-01T00:00:00Z">
        <w:r>
          <w:t xml:space="preserve">P. Billingsley,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rPr>
            <w:i/>
            <w:iCs/>
          </w:rPr>
          <w:t xml:space="preserve">Probability and measure</w:t>
        </w:r>
      </w:ins>
      <w:ins w:id="1459" w:author="PR Preview" w:date="2026-01-01T00:00:00Z">
        <w:r>
          <w:t xml:space="preserve">, 3rd ed. in Wiley series in probability and mathematical statistics. New York: Wiley, 1995.</w:t>
        </w:r>
      </w:ins>
    </w:p>
    <w:bookmarkEnd w:id="147"/>
    <w:bookmarkStart w:id="148" w:name="ref-me4"/>
    <w:p>
      <w:pPr>
        <w:pStyle w:val="Bibliography"/>
      </w:pPr>
      <w:ins w:id="1460" w:author="PR Preview" w:date="2026-01-01T00:00:00Z">
        <w:r>
          <w:t xml:space="preserve">[11]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	</w:t>
        </w:r>
      </w:ins>
      <w:ins w:id="1463" w:author="PR Preview" w:date="2026-01-01T00:00:00Z">
        <w:r>
          <w:t xml:space="preserve">K. J. Rothman, T. L. Lash, T. J. VanderWeele, and S. Haneuse,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rPr>
            <w:i/>
            <w:iCs/>
          </w:rPr>
          <w:t xml:space="preserve">Modern epidemiology</w:t>
        </w:r>
      </w:ins>
      <w:ins w:id="1466" w:author="PR Preview" w:date="2026-01-01T00:00:00Z">
        <w:r>
          <w:t xml:space="preserve">, Fourth edition. Philadelphia: Wolters Kluwer, 2021.</w:t>
        </w:r>
      </w:ins>
    </w:p>
    <w:bookmarkEnd w:id="148"/>
    <w:bookmarkStart w:id="150" w:name="Xaf27294aed242081dab0bdcf1e3d8373c0fed17"/>
    <w:p>
      <w:pPr>
        <w:pStyle w:val="Bibliography"/>
      </w:pPr>
      <w:ins w:id="1467" w:author="PR Preview" w:date="2026-01-01T00:00:00Z">
        <w:r>
          <w:t xml:space="preserve">[12]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	</w:t>
        </w:r>
      </w:ins>
      <w:ins w:id="1470" w:author="PR Preview" w:date="2026-01-01T00:00:00Z">
        <w:r>
          <w:t xml:space="preserve">Wikipedia contributors,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“Joint probability distribution —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Wikipedia</w:t>
        </w:r>
      </w:ins>
      <w:ins w:id="1475" w:author="PR Preview" w:date="2026-01-01T00:00:00Z">
        <w:r>
          <w:t xml:space="preserve">,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the free encyclopedia.”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2026. Available:</w:t>
        </w:r>
      </w:ins>
      <w:ins w:id="1480" w:author="PR Preview" w:date="2026-01-01T00:00:00Z">
        <w:r>
          <w:t xml:space="preserve"> </w:t>
        </w:r>
      </w:ins>
      <w:hyperlink r:id="rId149">
        <w:ins w:id="1481" w:author="PR Preview" w:date="2026-01-01T00:00:00Z">
          <w:r>
            <w:rPr>
              <w:rStyle w:val="Hyperlink"/>
            </w:rPr>
            <w:t xml:space="preserve">https://en.wikipedia.org/wiki/Joint_probability_distribution</w:t>
          </w:r>
        </w:ins>
      </w:hyperlink>
    </w:p>
    <w:bookmarkEnd w:id="150"/>
    <w:bookmarkStart w:id="152" w:name="ref-wikipedia_marginal_distribution"/>
    <w:p>
      <w:pPr>
        <w:pStyle w:val="Bibliography"/>
      </w:pPr>
      <w:ins w:id="1482" w:author="PR Preview" w:date="2026-01-01T00:00:00Z">
        <w:r>
          <w:t xml:space="preserve">[13]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	</w:t>
        </w:r>
      </w:ins>
      <w:ins w:id="1485" w:author="PR Preview" w:date="2026-01-01T00:00:00Z">
        <w:r>
          <w:t xml:space="preserve">Wikipedia contributors,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“Marginal distribution —</w:t>
        </w:r>
      </w:ins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Wikipedia</w:t>
        </w:r>
      </w:ins>
      <w:ins w:id="1490" w:author="PR Preview" w:date="2026-01-01T00:00:00Z">
        <w:r>
          <w:t xml:space="preserve">,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the free encyclopedia.”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2026. Available:</w:t>
        </w:r>
      </w:ins>
      <w:ins w:id="1495" w:author="PR Preview" w:date="2026-01-01T00:00:00Z">
        <w:r>
          <w:t xml:space="preserve"> </w:t>
        </w:r>
      </w:ins>
      <w:hyperlink r:id="rId151">
        <w:ins w:id="1496" w:author="PR Preview" w:date="2026-01-01T00:00:00Z">
          <w:r>
            <w:rPr>
              <w:rStyle w:val="Hyperlink"/>
            </w:rPr>
            <w:t xml:space="preserve">https://en.wikipedia.org/wiki/Marginal_distribution</w:t>
          </w:r>
        </w:ins>
      </w:hyperlink>
    </w:p>
    <w:bookmarkEnd w:id="152"/>
    <w:bookmarkStart w:id="153" w:name="ref-hutchinson2024data471"/>
    <w:p>
      <w:pPr>
        <w:pStyle w:val="Bibliography"/>
      </w:pPr>
      <w:ins w:id="1497" w:author="PR Preview" w:date="2026-01-01T00:00:00Z">
        <w:r>
          <w:t xml:space="preserve">[14]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	</w:t>
        </w:r>
      </w:ins>
      <w:ins w:id="1500" w:author="PR Preview" w:date="2026-01-01T00:00:00Z">
        <w:r>
          <w:t xml:space="preserve">B. Hutchinson,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“</w:t>
        </w:r>
      </w:ins>
      <w:ins w:id="1503" w:author="PR Preview" w:date="2026-01-01T00:00:00Z">
        <w:r>
          <w:t xml:space="preserve">DATA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471/571: Machine learning.”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Western Washington University, 2024.</w:t>
        </w:r>
      </w:ins>
    </w:p>
    <w:bookmarkEnd w:id="153"/>
    <w:bookmarkStart w:id="155" w:name="ref-hutchinson_wwu_ml_videos"/>
    <w:p>
      <w:pPr>
        <w:pStyle w:val="Bibliography"/>
      </w:pPr>
      <w:ins w:id="1508" w:author="PR Preview" w:date="2026-01-01T00:00:00Z">
        <w:r>
          <w:t xml:space="preserve">[15]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	</w:t>
        </w:r>
      </w:ins>
      <w:ins w:id="1511" w:author="PR Preview" w:date="2026-01-01T00:00:00Z">
        <w:r>
          <w:t xml:space="preserve">B. Hutchinson,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“</w:t>
        </w:r>
      </w:ins>
      <w:ins w:id="1514" w:author="PR Preview" w:date="2026-01-01T00:00:00Z">
        <w:r>
          <w:t xml:space="preserve">DATA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471/571 (machine learning) and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CSCI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481/581 (deep learning) video lectures.”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Western Washington University. Accessed: Sep. 28, 2026. [Online]. Available:</w:t>
        </w:r>
      </w:ins>
      <w:ins w:id="1523" w:author="PR Preview" w:date="2026-01-01T00:00:00Z">
        <w:r>
          <w:t xml:space="preserve"> </w:t>
        </w:r>
      </w:ins>
      <w:hyperlink r:id="rId154">
        <w:ins w:id="1524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55"/>
    <w:bookmarkStart w:id="157" w:name="ref-fiveminuteai_probstat"/>
    <w:p>
      <w:pPr>
        <w:pStyle w:val="Bibliography"/>
      </w:pPr>
      <w:ins w:id="1525" w:author="PR Preview" w:date="2026-01-01T00:00:00Z">
        <w:r>
          <w:t xml:space="preserve">[16]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	</w:t>
        </w:r>
      </w:ins>
      <w:ins w:id="1528" w:author="PR Preview" w:date="2026-01-01T00:00:00Z">
        <w:r>
          <w:t xml:space="preserve">5MinuteAI,</w:t>
        </w:r>
      </w:ins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“Probability &amp; statistics.”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Video playlist on YouTube. Accessed: Oct. 12, 2026. [Online]. Available:</w:t>
        </w:r>
      </w:ins>
      <w:ins w:id="1533" w:author="PR Preview" w:date="2026-01-01T00:00:00Z">
        <w:r>
          <w:t xml:space="preserve"> </w:t>
        </w:r>
      </w:ins>
      <w:hyperlink r:id="rId156">
        <w:ins w:id="1534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57"/>
    <w:bookmarkStart w:id="159" w:name="ref-wikipedia_survival_function"/>
    <w:p>
      <w:pPr>
        <w:pStyle w:val="Bibliography"/>
      </w:pPr>
      <w:ins w:id="1535" w:author="PR Preview" w:date="2026-01-01T00:00:00Z">
        <w:r>
          <w:t xml:space="preserve">[17]</w:t>
        </w:r>
      </w:ins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	</w:t>
        </w:r>
      </w:ins>
      <w:ins w:id="1538" w:author="PR Preview" w:date="2026-01-01T00:00:00Z">
        <w:r>
          <w:t xml:space="preserve">Wikipedia contributors,</w:t>
        </w:r>
      </w:ins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“Survival function —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Wikipedia</w:t>
        </w:r>
      </w:ins>
      <w:ins w:id="1543" w:author="PR Preview" w:date="2026-01-01T00:00:00Z">
        <w:r>
          <w:t xml:space="preserve">,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the free encyclopedia.”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2026. Available:</w:t>
        </w:r>
      </w:ins>
      <w:ins w:id="1548" w:author="PR Preview" w:date="2026-01-01T00:00:00Z">
        <w:r>
          <w:t xml:space="preserve"> </w:t>
        </w:r>
      </w:ins>
      <w:hyperlink r:id="rId158">
        <w:ins w:id="1549" w:author="PR Preview" w:date="2026-01-01T00:00:00Z">
          <w:r>
            <w:rPr>
              <w:rStyle w:val="Hyperlink"/>
            </w:rPr>
            <w:t xml:space="preserve">https://en.wikipedia.org/wiki/Survival_function</w:t>
          </w:r>
        </w:ins>
      </w:hyperlink>
    </w:p>
    <w:bookmarkEnd w:id="159"/>
    <w:bookmarkStart w:id="161" w:name="ref-wikipedia_failure_rate"/>
    <w:p>
      <w:pPr>
        <w:pStyle w:val="Bibliography"/>
      </w:pPr>
      <w:ins w:id="1550" w:author="PR Preview" w:date="2026-01-01T00:00:00Z">
        <w:r>
          <w:t xml:space="preserve">[18]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	</w:t>
        </w:r>
      </w:ins>
      <w:ins w:id="1553" w:author="PR Preview" w:date="2026-01-01T00:00:00Z">
        <w:r>
          <w:t xml:space="preserve">Wikipedia contributors,</w:t>
        </w:r>
      </w:ins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“Failure rate —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Wikipedia</w:t>
        </w:r>
      </w:ins>
      <w:ins w:id="1558" w:author="PR Preview" w:date="2026-01-01T00:00:00Z">
        <w:r>
          <w:t xml:space="preserve">,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the free encyclopedia.”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2026. Available:</w:t>
        </w:r>
      </w:ins>
      <w:ins w:id="1563" w:author="PR Preview" w:date="2026-01-01T00:00:00Z">
        <w:r>
          <w:t xml:space="preserve"> </w:t>
        </w:r>
      </w:ins>
      <w:hyperlink r:id="rId160">
        <w:ins w:id="1564" w:author="PR Preview" w:date="2026-01-01T00:00:00Z">
          <w:r>
            <w:rPr>
              <w:rStyle w:val="Hyperlink"/>
            </w:rPr>
            <w:t xml:space="preserve">https://en.wikipedia.org/wiki/Failure_rate</w:t>
          </w:r>
        </w:ins>
      </w:hyperlink>
    </w:p>
    <w:bookmarkEnd w:id="161"/>
    <w:bookmarkStart w:id="163" w:name="ref-dobson4e"/>
    <w:p>
      <w:pPr>
        <w:pStyle w:val="Bibliography"/>
      </w:pPr>
      <w:ins w:id="1565" w:author="PR Preview" w:date="2026-01-01T00:00:00Z">
        <w:r>
          <w:t xml:space="preserve">[19]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	</w:t>
        </w:r>
      </w:ins>
      <w:ins w:id="1568" w:author="PR Preview" w:date="2026-01-01T00:00:00Z">
        <w:r>
          <w:t xml:space="preserve">A. J. Dobson and A. G. Barnett,</w:t>
        </w:r>
      </w:ins>
      <w:ins w:id="1569" w:author="PR Preview" w:date="2026-01-01T00:00:00Z">
        <w:r>
          <w:t xml:space="preserve"> </w:t>
        </w:r>
      </w:ins>
      <w:ins w:id="1570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1571" w:author="PR Preview" w:date="2026-01-01T00:00:00Z">
        <w:r>
          <w:t xml:space="preserve">, 4th ed. CRC press, 2018. doi:</w:t>
        </w:r>
      </w:ins>
      <w:ins w:id="1572" w:author="PR Preview" w:date="2026-01-01T00:00:00Z">
        <w:r>
          <w:t xml:space="preserve"> </w:t>
        </w:r>
      </w:ins>
      <w:hyperlink r:id="rId162">
        <w:ins w:id="1573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1574" w:author="PR Preview" w:date="2026-01-01T00:00:00Z">
        <w:r>
          <w:t xml:space="preserve">.</w:t>
        </w:r>
      </w:ins>
    </w:p>
    <w:bookmarkEnd w:id="163"/>
    <w:bookmarkStart w:id="165" w:name="ref-vittinghoff2e"/>
    <w:p>
      <w:pPr>
        <w:pStyle w:val="Bibliography"/>
      </w:pPr>
      <w:ins w:id="1575" w:author="PR Preview" w:date="2026-01-01T00:00:00Z">
        <w:r>
          <w:t xml:space="preserve">[20]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	</w:t>
        </w:r>
      </w:ins>
      <w:ins w:id="1578" w:author="PR Preview" w:date="2026-01-01T00:00:00Z">
        <w:r>
          <w:t xml:space="preserve">E. Vittinghoff, D. V. Glidden, S. C. Shiboski, and C. E. McCulloch,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1581" w:author="PR Preview" w:date="2026-01-01T00:00:00Z">
        <w:r>
          <w:t xml:space="preserve">, 2nd ed. Springer, 2012. doi:</w:t>
        </w:r>
      </w:ins>
      <w:ins w:id="1582" w:author="PR Preview" w:date="2026-01-01T00:00:00Z">
        <w:r>
          <w:t xml:space="preserve"> </w:t>
        </w:r>
      </w:ins>
      <w:hyperlink r:id="rId164">
        <w:ins w:id="1583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1584" w:author="PR Preview" w:date="2026-01-01T00:00:00Z">
        <w:r>
          <w:t xml:space="preserve">.</w:t>
        </w:r>
      </w:ins>
    </w:p>
    <w:bookmarkEnd w:id="165"/>
    <w:bookmarkStart w:id="167" w:name="ref-klein2003survival"/>
    <w:p>
      <w:pPr>
        <w:pStyle w:val="Bibliography"/>
      </w:pPr>
      <w:ins w:id="1585" w:author="PR Preview" w:date="2026-01-01T00:00:00Z">
        <w:r>
          <w:t xml:space="preserve">[21]</w:t>
        </w:r>
      </w:ins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	</w:t>
        </w:r>
      </w:ins>
      <w:ins w:id="1588" w:author="PR Preview" w:date="2026-01-01T00:00:00Z">
        <w:r>
          <w:t xml:space="preserve">J. P. Klein and M. L. Moeschberger,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rPr>
            <w:i/>
            <w:iCs/>
          </w:rPr>
          <w:t xml:space="preserve">Survival analysis: Techniques for censored and truncated data</w:t>
        </w:r>
      </w:ins>
      <w:ins w:id="1591" w:author="PR Preview" w:date="2026-01-01T00:00:00Z">
        <w:r>
          <w:t xml:space="preserve">, 2nd ed. Springer, 2003. Available:</w:t>
        </w:r>
      </w:ins>
      <w:ins w:id="1592" w:author="PR Preview" w:date="2026-01-01T00:00:00Z">
        <w:r>
          <w:t xml:space="preserve"> </w:t>
        </w:r>
      </w:ins>
      <w:hyperlink r:id="rId166">
        <w:ins w:id="1593" w:author="PR Preview" w:date="2026-01-01T00:00:00Z">
          <w:r>
            <w:rPr>
              <w:rStyle w:val="Hyperlink"/>
            </w:rPr>
            <w:t xml:space="preserve">https://link.springer.com/book/10.1007/b97377</w:t>
          </w:r>
        </w:ins>
      </w:hyperlink>
    </w:p>
    <w:bookmarkEnd w:id="167"/>
    <w:bookmarkStart w:id="169" w:name="ref-kleinbaum2012survival"/>
    <w:p>
      <w:pPr>
        <w:pStyle w:val="Bibliography"/>
      </w:pPr>
      <w:ins w:id="1594" w:author="PR Preview" w:date="2026-01-01T00:00:00Z">
        <w:r>
          <w:t xml:space="preserve">[22]</w:t>
        </w:r>
      </w:ins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	</w:t>
        </w:r>
      </w:ins>
      <w:ins w:id="1597" w:author="PR Preview" w:date="2026-01-01T00:00:00Z">
        <w:r>
          <w:t xml:space="preserve">D. G. Kleinbaum and M. Klein,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rPr>
            <w:i/>
            <w:iCs/>
          </w:rPr>
          <w:t xml:space="preserve">Survival analysis: A self-learning text</w:t>
        </w:r>
      </w:ins>
      <w:ins w:id="1600" w:author="PR Preview" w:date="2026-01-01T00:00:00Z">
        <w:r>
          <w:t xml:space="preserve">, 3rd ed. Springer, 2012. Available:</w:t>
        </w:r>
      </w:ins>
      <w:ins w:id="1601" w:author="PR Preview" w:date="2026-01-01T00:00:00Z">
        <w:r>
          <w:t xml:space="preserve"> </w:t>
        </w:r>
      </w:ins>
      <w:hyperlink r:id="rId168">
        <w:ins w:id="1602" w:author="PR Preview" w:date="2026-01-01T00:00:00Z">
          <w:r>
            <w:rPr>
              <w:rStyle w:val="Hyperlink"/>
            </w:rPr>
            <w:t xml:space="preserve">https://link.springer.com/book/10.1007/978-1-4419-6646-9</w:t>
          </w:r>
        </w:ins>
      </w:hyperlink>
    </w:p>
    <w:bookmarkEnd w:id="169"/>
    <w:bookmarkStart w:id="170" w:name="ref-kalbfleisch2011statistical"/>
    <w:p>
      <w:pPr>
        <w:pStyle w:val="Bibliography"/>
      </w:pPr>
      <w:ins w:id="1603" w:author="PR Preview" w:date="2026-01-01T00:00:00Z">
        <w:r>
          <w:t xml:space="preserve">[23]</w:t>
        </w:r>
      </w:ins>
      <w:ins w:id="1604" w:author="PR Preview" w:date="2026-01-01T00:00:00Z">
        <w:r>
          <w:t xml:space="preserve"> </w:t>
        </w:r>
      </w:ins>
      <w:ins w:id="1605" w:author="PR Preview" w:date="2026-01-01T00:00:00Z">
        <w:r>
          <w:t xml:space="preserve">	</w:t>
        </w:r>
      </w:ins>
      <w:ins w:id="1606" w:author="PR Preview" w:date="2026-01-01T00:00:00Z">
        <w:r>
          <w:t xml:space="preserve">J. D. Kalbfleisch and R. L. Prentice,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rPr>
            <w:i/>
            <w:iCs/>
          </w:rPr>
          <w:t xml:space="preserve">The statistical analysis of failure time data</w:t>
        </w:r>
      </w:ins>
      <w:ins w:id="1609" w:author="PR Preview" w:date="2026-01-01T00:00:00Z">
        <w:r>
          <w:t xml:space="preserve">. John Wiley &amp; Sons, 2011.</w:t>
        </w:r>
      </w:ins>
    </w:p>
    <w:bookmarkEnd w:id="170"/>
    <w:bookmarkStart w:id="172" w:name="ref-wikipedia_quantile_function"/>
    <w:p>
      <w:pPr>
        <w:pStyle w:val="Bibliography"/>
      </w:pPr>
      <w:ins w:id="1610" w:author="PR Preview" w:date="2026-01-01T00:00:00Z">
        <w:r>
          <w:t xml:space="preserve">[24]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	</w:t>
        </w:r>
      </w:ins>
      <w:ins w:id="1613" w:author="PR Preview" w:date="2026-01-01T00:00:00Z">
        <w:r>
          <w:t xml:space="preserve">Wikipedia contributors,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“Quantile function —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Wikipedia</w:t>
        </w:r>
      </w:ins>
      <w:ins w:id="1618" w:author="PR Preview" w:date="2026-01-01T00:00:00Z">
        <w:r>
          <w:t xml:space="preserve">,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the free encyclopedia.”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2026. Available:</w:t>
        </w:r>
      </w:ins>
      <w:ins w:id="1623" w:author="PR Preview" w:date="2026-01-01T00:00:00Z">
        <w:r>
          <w:t xml:space="preserve"> </w:t>
        </w:r>
      </w:ins>
      <w:hyperlink r:id="rId171">
        <w:ins w:id="1624" w:author="PR Preview" w:date="2026-01-01T00:00:00Z">
          <w:r>
            <w:rPr>
              <w:rStyle w:val="Hyperlink"/>
            </w:rPr>
            <w:t xml:space="preserve">https://en.wikipedia.org/wiki/Quantile_function</w:t>
          </w:r>
        </w:ins>
      </w:hyperlink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4" Type="http://schemas.openxmlformats.org/officeDocument/2006/relationships/hyperlink" Target="https://doi.org/10.1007/978-1-4614-1353-0" TargetMode="External"/><Relationship Id="rId162" Type="http://schemas.openxmlformats.org/officeDocument/2006/relationships/hyperlink" Target="https://doi.org/10.1201/9781315182780" TargetMode="External"/><Relationship Id="rId133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7" Type="http://schemas.openxmlformats.org/officeDocument/2006/relationships/hyperlink" Target="https://en.wikipedia.org/wiki/Continuous_uniform_distribution" TargetMode="External"/><Relationship Id="rId145" Type="http://schemas.openxmlformats.org/officeDocument/2006/relationships/hyperlink" Target="https://en.wikipedia.org/wiki/Cumulative_distribution_function" TargetMode="External"/><Relationship Id="rId143" Type="http://schemas.openxmlformats.org/officeDocument/2006/relationships/hyperlink" Target="https://en.wikipedia.org/wiki/Exponential_distribution" TargetMode="External"/><Relationship Id="rId160" Type="http://schemas.openxmlformats.org/officeDocument/2006/relationships/hyperlink" Target="https://en.wikipedia.org/wiki/Failure_rate" TargetMode="External"/><Relationship Id="rId149" Type="http://schemas.openxmlformats.org/officeDocument/2006/relationships/hyperlink" Target="https://en.wikipedia.org/wiki/Joint_probability_distribution" TargetMode="External"/><Relationship Id="rId151" Type="http://schemas.openxmlformats.org/officeDocument/2006/relationships/hyperlink" Target="https://en.wikipedia.org/wiki/Marginal_distribution" TargetMode="External"/><Relationship Id="rId139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5" Type="http://schemas.openxmlformats.org/officeDocument/2006/relationships/hyperlink" Target="https://en.wikipedia.org/wiki/Probability_density_function" TargetMode="External"/><Relationship Id="rId131" Type="http://schemas.openxmlformats.org/officeDocument/2006/relationships/hyperlink" Target="https://en.wikipedia.org/wiki/Probability_mass_function" TargetMode="External"/><Relationship Id="rId171" Type="http://schemas.openxmlformats.org/officeDocument/2006/relationships/hyperlink" Target="https://en.wikipedia.org/wiki/Quantile_function" TargetMode="External"/><Relationship Id="rId129" Type="http://schemas.openxmlformats.org/officeDocument/2006/relationships/hyperlink" Target="https://en.wikipedia.org/wiki/Random_variable" TargetMode="External"/><Relationship Id="rId158" Type="http://schemas.openxmlformats.org/officeDocument/2006/relationships/hyperlink" Target="https://en.wikipedia.org/wiki/Survival_function" TargetMode="External"/><Relationship Id="rId154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8" Type="http://schemas.openxmlformats.org/officeDocument/2006/relationships/hyperlink" Target="https://link.springer.com/book/10.1007/978-1-4419-6646-9" TargetMode="External"/><Relationship Id="rId166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4" Type="http://schemas.openxmlformats.org/officeDocument/2006/relationships/hyperlink" Target="https://doi.org/10.1007/978-1-4614-1353-0" TargetMode="External"/><Relationship Id="rId162" Type="http://schemas.openxmlformats.org/officeDocument/2006/relationships/hyperlink" Target="https://doi.org/10.1201/9781315182780" TargetMode="External"/><Relationship Id="rId133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7" Type="http://schemas.openxmlformats.org/officeDocument/2006/relationships/hyperlink" Target="https://en.wikipedia.org/wiki/Continuous_uniform_distribution" TargetMode="External"/><Relationship Id="rId145" Type="http://schemas.openxmlformats.org/officeDocument/2006/relationships/hyperlink" Target="https://en.wikipedia.org/wiki/Cumulative_distribution_function" TargetMode="External"/><Relationship Id="rId143" Type="http://schemas.openxmlformats.org/officeDocument/2006/relationships/hyperlink" Target="https://en.wikipedia.org/wiki/Exponential_distribution" TargetMode="External"/><Relationship Id="rId160" Type="http://schemas.openxmlformats.org/officeDocument/2006/relationships/hyperlink" Target="https://en.wikipedia.org/wiki/Failure_rate" TargetMode="External"/><Relationship Id="rId149" Type="http://schemas.openxmlformats.org/officeDocument/2006/relationships/hyperlink" Target="https://en.wikipedia.org/wiki/Joint_probability_distribution" TargetMode="External"/><Relationship Id="rId151" Type="http://schemas.openxmlformats.org/officeDocument/2006/relationships/hyperlink" Target="https://en.wikipedia.org/wiki/Marginal_distribution" TargetMode="External"/><Relationship Id="rId139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5" Type="http://schemas.openxmlformats.org/officeDocument/2006/relationships/hyperlink" Target="https://en.wikipedia.org/wiki/Probability_density_function" TargetMode="External"/><Relationship Id="rId131" Type="http://schemas.openxmlformats.org/officeDocument/2006/relationships/hyperlink" Target="https://en.wikipedia.org/wiki/Probability_mass_function" TargetMode="External"/><Relationship Id="rId171" Type="http://schemas.openxmlformats.org/officeDocument/2006/relationships/hyperlink" Target="https://en.wikipedia.org/wiki/Quantile_function" TargetMode="External"/><Relationship Id="rId129" Type="http://schemas.openxmlformats.org/officeDocument/2006/relationships/hyperlink" Target="https://en.wikipedia.org/wiki/Random_variable" TargetMode="External"/><Relationship Id="rId158" Type="http://schemas.openxmlformats.org/officeDocument/2006/relationships/hyperlink" Target="https://en.wikipedia.org/wiki/Survival_function" TargetMode="External"/><Relationship Id="rId154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8" Type="http://schemas.openxmlformats.org/officeDocument/2006/relationships/hyperlink" Target="https://link.springer.com/book/10.1007/978-1-4419-6646-9" TargetMode="External"/><Relationship Id="rId166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2026-10-18T18:37:27Z</dcterms:created>
  <dcterms:modified xsi:type="dcterms:W3CDTF">2026-10-18T18:37:27Z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11:28:44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