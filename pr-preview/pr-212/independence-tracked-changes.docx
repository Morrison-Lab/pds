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2026-10-18 11:26:57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11:28:44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(Statistical independence)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Random variables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are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statistically independent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(Wikipedia contributors 2026b)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if, for all sets of real numbers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hyperlink r:id="rId10">
        <w:del w:id="2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that every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falls in its set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the product of the individual probabilities: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1 (Statistical independence)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Random variables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are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statistically independent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[1]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if, for all sets of real numbers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</w:t>
        </w:r>
      </w:ins>
      <w:ins w:id="44" w:author="PR Preview" w:date="2026-01-01T00:00:00Z">
        <w:r>
          <w:t xml:space="preserve"> </w:t>
        </w:r>
      </w:ins>
      <w:hyperlink r:id="rId10">
        <w:ins w:id="4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that every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falls in its set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the product of the individual probabilities: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del w:id="53" w:author="PR Preview" w:date="2026-01-01T00:00:00Z">
        <w:r>
          <w:rPr>
            <w:i/>
            <w:iCs/>
          </w:rPr>
          <w:delText xml:space="preserve">Remark</w:delText>
        </w:r>
      </w:del>
      <w:del w:id="54" w:author="PR Preview" w:date="2026-01-01T00:00:00Z">
        <w:r>
          <w:delText xml:space="preserve">. </w:delText>
        </w:r>
      </w:del>
      <w:del w:id="55" w:author="PR Preview" w:date="2026-01-01T00:00:00Z">
        <w:r>
          <w:delText xml:space="preserve">The proof is beyond these notes’ scope: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it needs measure theory that the notes do not develop,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to extend a density’s integrals from intervals to general sets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 to exchange the order of integration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(Casella and Berger 2002; Billingsley 1995)</w:delText>
        </w:r>
      </w:del>
      <w:del w:id="64" w:author="PR Preview" w:date="2026-01-01T00:00:00Z">
        <w:r>
          <w:delText xml:space="preserve">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 continuous case extends to</w:delText>
        </w:r>
      </w:del>
      <w:del w:id="67" w:author="PR Preview" w:date="2026-01-01T00:00:00Z">
        <w:r>
          <w:delText xml:space="preserve"> </w:delText>
        </w:r>
      </w:del>
      <m:oMath>
        <m:r>
          <m:t>n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random variables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with a joint density of all</w:delText>
        </w:r>
      </w:del>
      <w:del w:id="72" w:author="PR Preview" w:date="2026-01-01T00:00:00Z">
        <w:r>
          <w:delText xml:space="preserve"> </w:delText>
        </w:r>
      </w:del>
      <m:oMath>
        <m:r>
          <m:t>n</m:t>
        </m:r>
      </m:oMath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 statement says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“a joint density”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rather than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“the joint density”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because a density is not unique: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changing it on a set of zero area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(zero length, in the mixed case)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changes none of its integrals.</w:delText>
        </w:r>
      </w:del>
    </w:p>
    <w:p>
      <w:pPr>
        <w:pStyle w:val="BodyText"/>
      </w:pPr>
      <w:ins w:id="90" w:author="PR Preview" w:date="2026-01-01T00:00:00Z">
        <w:r>
          <w:rPr>
            <w:i/>
            <w:iCs/>
          </w:rPr>
          <w:t xml:space="preserve">Remark</w:t>
        </w:r>
      </w:ins>
      <w:ins w:id="91" w:author="PR Preview" w:date="2026-01-01T00:00:00Z">
        <w:r>
          <w:t xml:space="preserve">. </w:t>
        </w:r>
      </w:ins>
      <w:ins w:id="92" w:author="PR Preview" w:date="2026-01-01T00:00:00Z">
        <w:r>
          <w:t xml:space="preserve">The proof is beyond these notes’ scope: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it needs measure theory that the notes do not develop,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to extend a density’s integrals from intervals to general sets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to exchange the order of integration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[2], [3]</w:t>
        </w:r>
      </w:ins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continuous case extends to</w:t>
        </w:r>
      </w:ins>
      <w:ins w:id="104" w:author="PR Preview" w:date="2026-01-01T00:00:00Z">
        <w:r>
          <w:t xml:space="preserve"> </w:t>
        </w:r>
      </w:ins>
      <m:oMath>
        <m:r>
          <m:t>n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random variables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 a joint density of all</w:t>
        </w:r>
      </w:ins>
      <w:ins w:id="109" w:author="PR Preview" w:date="2026-01-01T00:00:00Z">
        <w:r>
          <w:t xml:space="preserve"> </w:t>
        </w:r>
      </w:ins>
      <m:oMath>
        <m:r>
          <m:t>n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statement says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“a joint density”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rather than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“the joint density”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because a density is not unique: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changing it on a set of zero area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(zero length, in the mixed case)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changes none of its integrals.</w:t>
        </w:r>
      </w:ins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del w:id="127" w:author="PR Preview" w:date="2026-01-01T00:00:00Z">
        <w:r>
          <w:rPr>
            <w:b/>
            <w:bCs/>
          </w:rPr>
          <w:delText xml:space="preserve">Definition 2 (Conditional independence)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Random variables</w:delText>
        </w:r>
      </w:del>
      <w:del w:id="13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are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conditionally independent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(Wikipedia contributors 2026a)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given a discrete random variable (or vector)</w:delText>
        </w:r>
      </w:del>
      <w:del w:id="1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if, for every value</w:delText>
        </w:r>
      </w:del>
      <w:del w:id="1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with</w:delText>
        </w:r>
      </w:del>
      <w:del w:id="14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and all sets of real numbers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 conditional probability that every</w:delText>
        </w:r>
      </w:del>
      <w:del w:id="1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falls in its set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is the product of the individual conditional probabilities: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del w:id="157" w:author="PR Preview" w:date="2026-01-01T00:00:00Z">
        <w:r>
          <w:delText xml:space="preserve">When</w:delText>
        </w:r>
      </w:del>
      <w:del w:id="1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continuous, every event</w:delText>
        </w:r>
      </w:del>
      <w:del w:id="161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has probability 0,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so the condition is stated with densities instead: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for every</w:delText>
        </w:r>
      </w:del>
      <w:del w:id="1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with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 all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7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Definition 2 (Conditional independence)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Random variables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are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conditionally independent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[4]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given a discrete random variable (or vector)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$\mathord{\smash[b]{\underset{\raise.3ex\hbox{$\scriptstyle\sim$}}{X}}\vphantom{X}}$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if, for every value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$\mathord{\smash[b]{\underset{\raise.3ex\hbox{$\scriptstyle\sim$}}{x}}\vphantom{x}}$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with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$\Pr(\mathord{\smash[b]{\underset{\raise.3ex\hbox{$\scriptstyle\sim$}}{X}}\vphantom{X}}= \mathord{\smash[b]{\underset{\raise.3ex\hbox{$\scriptstyle\sim$}}{x}}\vphantom{x}}) &gt; 0$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 all sets of real numbers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the conditional probability that every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falls in its set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the product of the individual conditional probabilities:</w:t>
        </w:r>
      </w:ins>
    </w:p>
    <w:p>
      <w:pPr>
        <w:pStyle w:val="BodyText"/>
      </w:pPr>
      <w:ins w:id="209" w:author="PR Preview" w:date="2026-01-01T00:00:00Z">
        <w:r>
  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  </w:r>
      </w:ins>
    </w:p>
    <w:p>
      <w:pPr>
        <w:pStyle w:val="FirstParagraph"/>
      </w:pPr>
      <w:ins w:id="210" w:author="PR Preview" w:date="2026-01-01T00:00:00Z">
        <w:r>
          <w:t xml:space="preserve">When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$\mathord{\smash[b]{\underset{\raise.3ex\hbox{$\scriptstyle\sim$}}{X}}\vphantom{X}}$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continuous, every event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$\{\mathord{\smash[b]{\underset{\raise.3ex\hbox{$\scriptstyle\sim$}}{X}}\vphantom{X}}= \mathord{\smash[b]{\underset{\raise.3ex\hbox{$\scriptstyle\sim$}}{x}}\vphantom{x}}\}$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has probability 0,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 the condition is stated with densities instead: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for every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$\mathord{\smash[b]{\underset{\raise.3ex\hbox{$\scriptstyle\sim$}}{x}}\vphantom{x}}$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with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 &gt; 0$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all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32" w:author="PR Preview" w:date="2026-01-01T00:00:00Z">
        <w:r>
          <w:t xml:space="preserve">,</w:t>
        </w:r>
      </w:ins>
    </w:p>
    <w:p>
      <w:pPr>
        <w:pStyle w:val="BodyText"/>
      </w:pPr>
      <w:ins w:id="233" w:author="PR Preview" w:date="2026-01-01T00:00:00Z">
        <w:r>
  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  </w:r>
      </w:ins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del w:id="234" w:author="PR Preview" w:date="2026-01-01T00:00:00Z">
        <w:r>
          <w:rPr>
            <w:i/>
            <w:iCs/>
          </w:rPr>
          <w:delText xml:space="preserve">Remark</w:delText>
        </w:r>
      </w:del>
      <w:del w:id="235" w:author="PR Preview" w:date="2026-01-01T00:00:00Z">
        <w:r>
          <w:delText xml:space="preserve">. </w:delText>
        </w:r>
      </w:del>
      <w:del w:id="236" w:author="PR Preview" w:date="2026-01-01T00:00:00Z">
        <w:r>
          <w:delText xml:space="preserve">For continuous</w:delText>
        </w:r>
      </w:del>
      <w:del w:id="2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each ratio in the density form is the density of the</w:delText>
        </w:r>
      </w:del>
      <w:del w:id="241" w:author="PR Preview" w:date="2026-01-01T00:00:00Z">
        <w:r>
          <w:delText xml:space="preserve"> </w:delText>
        </w:r>
      </w:del>
      <m:oMath>
        <m:r>
          <m:t>Y</m:t>
        </m:r>
      </m:oMath>
      <w:del w:id="242" w:author="PR Preview" w:date="2026-01-01T00:00:00Z">
        <w:r>
          <w:delText xml:space="preserve">’s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under their conditional distribution given</w:delText>
        </w:r>
      </w:del>
      <w:del w:id="2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" w:author="PR Preview" w:date="2026-01-01T00:00:00Z">
        <w:r>
          <w:delText xml:space="preserve">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so both forms say the same thing: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given</w:delText>
        </w:r>
      </w:del>
      <w:del w:id="2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" w:author="PR Preview" w:date="2026-01-01T00:00:00Z">
        <w:r>
          <w:delText xml:space="preserve">, the</w:delText>
        </w:r>
      </w:del>
      <w:del w:id="25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54" w:author="PR Preview" w:date="2026-01-01T00:00:00Z">
        <w:r>
          <w:delText xml:space="preserve">’s joint distribution factors.</w:delText>
        </w:r>
      </w:del>
    </w:p>
    <w:p>
      <w:pPr>
        <w:pStyle w:val="BodyText"/>
      </w:pPr>
      <w:ins w:id="255" w:author="PR Preview" w:date="2026-01-01T00:00:00Z">
        <w:r>
          <w:rPr>
            <w:i/>
            <w:iCs/>
          </w:rPr>
          <w:t xml:space="preserve">Remark</w:t>
        </w:r>
      </w:ins>
      <w:ins w:id="256" w:author="PR Preview" w:date="2026-01-01T00:00:00Z">
        <w:r>
          <w:t xml:space="preserve">. </w:t>
        </w:r>
      </w:ins>
      <w:ins w:id="257" w:author="PR Preview" w:date="2026-01-01T00:00:00Z">
        <w:r>
          <w:t xml:space="preserve">For continuous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$\mathord{\smash[b]{\underset{\raise.3ex\hbox{$\scriptstyle\sim$}}{X}}\vphantom{X}}$</w:t>
        </w:r>
      </w:ins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each ratio in the density form is the density of the</w:t>
        </w:r>
      </w:ins>
      <w:ins w:id="263" w:author="PR Preview" w:date="2026-01-01T00:00:00Z">
        <w:r>
          <w:t xml:space="preserve"> </w:t>
        </w:r>
      </w:ins>
      <m:oMath>
        <m:r>
          <m:t>Y</m:t>
        </m:r>
      </m:oMath>
      <w:ins w:id="264" w:author="PR Preview" w:date="2026-01-01T00:00:00Z">
        <w:r>
          <w:t xml:space="preserve">’s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under their conditional distribution given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so both forms say the same thing: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given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276" w:author="PR Preview" w:date="2026-01-01T00:00:00Z">
        <w:r>
          <w:t xml:space="preserve">, the</w:t>
        </w:r>
      </w:ins>
      <w:ins w:id="27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78" w:author="PR Preview" w:date="2026-01-01T00:00:00Z">
        <w:r>
          <w:t xml:space="preserve">’s joint distribution factors.</w:t>
        </w:r>
      </w:ins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Example 5 (Wet roads, umbrellas, and rain)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Consider Brian Hutchinson’s intuitive illustration of conditional independence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(Hutchinson 2024)</w:delText>
        </w:r>
      </w:del>
      <w:del w:id="284" w:author="PR Preview" w:date="2026-01-01T00:00:00Z">
        <w:r>
          <w:delText xml:space="preserve">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Example 5 (Wet roads, umbrellas, and rain)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Consider Brian Hutchinson’s intuitive illustration of conditional independence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[5]</w:t>
        </w:r>
      </w:ins>
      <w:ins w:id="290" w:author="PR Preview" w:date="2026-01-01T00:00:00Z">
        <w:r>
          <w:t xml:space="preserve">: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del w:id="291" w:author="PR Preview" w:date="2026-01-01T00:00:00Z">
        <w:r>
          <w:rPr>
            <w:b/>
            <w:bCs/>
          </w:rPr>
          <w:delText xml:space="preserve">Proposition 2 (Conditional independence when each</w:delText>
        </w:r>
      </w:del>
      <w:del w:id="29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93" w:author="PR Preview" w:date="2026-01-01T00:00:00Z">
        <w:r>
          <w:rPr>
            <w:b/>
            <w:bCs/>
          </w:rP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depends only on its own</w:delText>
        </w:r>
      </w:del>
      <w:del w:id="29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96" w:author="PR Preview" w:date="2026-01-01T00:00:00Z">
        <w:r>
          <w:rPr>
            <w:b/>
            <w:bCs/>
          </w:rPr>
          <w:delText xml:space="preserve">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Let</w:delText>
        </w:r>
      </w:del>
      <w:del w:id="2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be a discrete random vector,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 let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be</w:delText>
        </w:r>
      </w:del>
      <w:del w:id="307" w:author="PR Preview" w:date="2026-01-01T00:00:00Z">
        <w:r>
          <w:delText xml:space="preserve"> </w:delText>
        </w:r>
      </w:del>
      <w:hyperlink w:anchor="def-cind">
        <w:del w:id="308" w:author="PR Preview" w:date="2026-01-01T00:00:00Z">
          <w:r>
            <w:rPr>
              <w:rStyle w:val="Hyperlink"/>
            </w:rPr>
            <w:delText xml:space="preserve">conditionally independent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given</w:delText>
        </w:r>
      </w:del>
      <w:del w:id="31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" w:author="PR Preview" w:date="2026-01-01T00:00:00Z">
        <w:r>
          <w:delText xml:space="preserve">.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Suppose also that each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depends on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only through</w:delText>
        </w:r>
      </w:del>
      <w:del w:id="3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22" w:author="PR Preview" w:date="2026-01-01T00:00:00Z">
        <w:r>
          <w:delText xml:space="preserve">: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for every</w:delText>
        </w:r>
      </w:del>
      <w:del w:id="3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with</w:delText>
        </w:r>
      </w:del>
      <w:del w:id="32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 every set of real numbers</w:delText>
        </w:r>
      </w:del>
      <w:del w:id="3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3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33" w:author="PR Preview" w:date="2026-01-01T00:00:00Z">
        <w:r>
          <w:delText xml:space="preserve">Then, for every such</w:delText>
        </w:r>
      </w:del>
      <w:del w:id="3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 all sets of real numbers</w:delText>
        </w:r>
      </w:del>
      <w:del w:id="33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3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del w:id="339" w:author="PR Preview" w:date="2026-01-01T00:00:00Z">
        <w:r>
          <w:rPr>
            <w:i/>
            <w:iCs/>
          </w:rPr>
          <w:delText xml:space="preserve">Proof</w:delText>
        </w:r>
      </w:del>
      <w:del w:id="340" w:author="PR Preview" w:date="2026-01-01T00:00:00Z">
        <w:r>
          <w:delText xml:space="preserve">. </w:delText>
        </w:r>
      </w:del>
      <w:del w:id="341" w:author="PR Preview" w:date="2026-01-01T00:00:00Z">
        <w:r>
          <w:delText xml:space="preserve">Each conditional probability given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defined,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because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48" w:author="PR Preview" w:date="2026-01-01T00:00:00Z">
        <w:r>
          <w:delText xml:space="preserve">.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9" w:author="PR Preview" w:date="2026-01-01T00:00:00Z">
        <w:r>
          <w:rPr>
            <w:i/>
            <w:iCs/>
          </w:rPr>
          <w:delText xml:space="preserve">Remark</w:delText>
        </w:r>
      </w:del>
      <w:del w:id="350" w:author="PR Preview" w:date="2026-01-01T00:00:00Z">
        <w:r>
          <w:delText xml:space="preserve">. </w:delText>
        </w:r>
      </w:del>
      <w:del w:id="351" w:author="PR Preview" w:date="2026-01-01T00:00:00Z">
        <w:r>
          <w:delText xml:space="preserve">In regression,</w:delText>
        </w:r>
      </w:del>
      <w:del w:id="3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is usually the full set of covariates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and a model usually also assumes, as</w:delText>
        </w:r>
      </w:del>
      <w:del w:id="359" w:author="PR Preview" w:date="2026-01-01T00:00:00Z">
        <w:r>
          <w:delText xml:space="preserve"> </w:delText>
        </w:r>
      </w:del>
      <w:hyperlink w:anchor="prp-cind-own-covariate">
        <w:del w:id="360" w:author="PR Preview" w:date="2026-01-01T00:00:00Z">
          <w:r>
            <w:rPr>
              <w:rStyle w:val="Hyperlink"/>
            </w:rPr>
            <w:delText xml:space="preserve">Proposition 2</w:delText>
          </w:r>
        </w:del>
      </w:hyperlink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does,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that each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depends on the covariates only through its own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That second assumption is a separate one, not part of conditional independence.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Proposition 2 (Conditional independence when each</w:t>
        </w:r>
      </w:ins>
      <w:ins w:id="37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74" w:author="PR Preview" w:date="2026-01-01T00:00:00Z">
        <w:r>
          <w:rPr>
            <w:b/>
            <w:bCs/>
          </w:rP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depends only on its own</w:t>
        </w:r>
      </w:ins>
      <w:ins w:id="37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77" w:author="PR Preview" w:date="2026-01-01T00:00:00Z">
        <w:r>
          <w:rPr>
            <w:b/>
            <w:bCs/>
          </w:rPr>
          <w:t xml:space="preserve">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Let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$\mathord{\smash[b]{\underset{\raise.3ex\hbox{$\scriptstyle\sim$}}{X}}\vphantom{X}}= (X_1, \ldots, X_n)$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be a discrete random vector,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 let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be</w:t>
        </w:r>
      </w:ins>
      <w:ins w:id="389" w:author="PR Preview" w:date="2026-01-01T00:00:00Z">
        <w:r>
          <w:t xml:space="preserve"> </w:t>
        </w:r>
      </w:ins>
      <w:hyperlink w:anchor="def-cind">
        <w:ins w:id="390" w:author="PR Preview" w:date="2026-01-01T00:00:00Z">
          <w:r>
            <w:rPr>
              <w:rStyle w:val="Hyperlink"/>
            </w:rPr>
            <w:t xml:space="preserve">conditionally independent</w:t>
          </w:r>
        </w:ins>
      </w:hyperlink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given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$\mathord{\smash[b]{\underset{\raise.3ex\hbox{$\scriptstyle\sim$}}{X}}\vphantom{X}}$</w:t>
        </w:r>
      </w:ins>
      <w:ins w:id="395" w:author="PR Preview" w:date="2026-01-01T00:00:00Z">
        <w:r>
          <w:t xml:space="preserve">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Suppose also that each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depends on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$\mathord{\smash[b]{\underset{\raise.3ex\hbox{$\scriptstyle\sim$}}{X}}\vphantom{X}}$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only through</w:t>
        </w:r>
      </w:ins>
      <w:ins w:id="4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06" w:author="PR Preview" w:date="2026-01-01T00:00:00Z">
        <w:r>
          <w:t xml:space="preserve">: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every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$\mathord{\smash[b]{\underset{\raise.3ex\hbox{$\scriptstyle\sim$}}{x}}\vphantom{x}}= (x_1, \ldots, x_n)$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with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$\Pr(\mathord{\smash[b]{\underset{\raise.3ex\hbox{$\scriptstyle\sim$}}{X}}\vphantom{X}}= \mathord{\smash[b]{\underset{\raise.3ex\hbox{$\scriptstyle\sim$}}{x}}\vphantom{x}}) &gt; 0$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and every set of real numbers</w:t>
        </w:r>
      </w:ins>
      <w:ins w:id="41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418" w:author="PR Preview" w:date="2026-01-01T00:00:00Z">
        <w:r>
          <w:t xml:space="preserve">,</w:t>
        </w:r>
      </w:ins>
    </w:p>
    <w:p>
      <w:pPr>
        <w:pStyle w:val="BodyText"/>
      </w:pPr>
      <w:ins w:id="419" w:author="PR Preview" w:date="2026-01-01T00:00:00Z">
        <w:r>
          <w:t xml:space="preserve">$$\Pr(Y_i \in A_i \mid \mathord{\smash[b]{\underset{\raise.3ex\hbox{$\scriptstyle\sim$}}{X}}\vphantom{X}}= \mathord{\smash[b]{\underset{\raise.3ex\hbox{$\scriptstyle\sim$}}{x}}\vphantom{x}}) = \Pr(Y_i \in A_i \mid X_i = x_i)$$</w:t>
        </w:r>
      </w:ins>
    </w:p>
    <w:p>
      <w:pPr>
        <w:pStyle w:val="FirstParagraph"/>
      </w:pPr>
      <w:ins w:id="420" w:author="PR Preview" w:date="2026-01-01T00:00:00Z">
        <w:r>
          <w:t xml:space="preserve">Then, for every such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$\mathord{\smash[b]{\underset{\raise.3ex\hbox{$\scriptstyle\sim$}}{x}}\vphantom{x}}$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 all sets of real numbers</w:t>
        </w:r>
      </w:ins>
      <w:ins w:id="4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26" w:author="PR Preview" w:date="2026-01-01T00:00:00Z">
        <w:r>
          <w:t xml:space="preserve">:</w:t>
        </w:r>
      </w:ins>
    </w:p>
    <w:p>
      <w:pPr>
        <w:pStyle w:val="BodyText"/>
      </w:pPr>
      <w:ins w:id="427" w:author="PR Preview" w:date="2026-01-01T00:00:00Z">
        <w:r>
  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  </w:r>
      </w:ins>
    </w:p>
    <w:bookmarkEnd w:id="30"/>
    <w:p>
      <w:pPr>
        <w:pStyle w:val="FirstParagraph"/>
      </w:pPr>
      <w:ins w:id="428" w:author="PR Preview" w:date="2026-01-01T00:00:00Z">
        <w:r>
          <w:rPr>
            <w:i/>
            <w:iCs/>
          </w:rPr>
          <w:t xml:space="preserve">Proof</w:t>
        </w:r>
      </w:ins>
      <w:ins w:id="429" w:author="PR Preview" w:date="2026-01-01T00:00:00Z">
        <w:r>
          <w:t xml:space="preserve">. </w:t>
        </w:r>
      </w:ins>
      <w:ins w:id="430" w:author="PR Preview" w:date="2026-01-01T00:00:00Z">
        <w:r>
          <w:t xml:space="preserve">Each conditional probability given</w:t>
        </w:r>
      </w:ins>
      <w:ins w:id="4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is defined,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because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$\Pr(X_i = x_i) \ge \Pr(\mathord{\smash[b]{\underset{\raise.3ex\hbox{$\scriptstyle\sim$}}{X}}\vphantom{X}}= \mathord{\smash[b]{\underset{\raise.3ex\hbox{$\scriptstyle\sim$}}{x}}\vphantom{x}}) &gt; 0$</w:t>
        </w:r>
      </w:ins>
      <w:ins w:id="438" w:author="PR Preview" w:date="2026-01-01T00:00:00Z">
        <w:r>
          <w:t xml:space="preserve">. So:</w:t>
        </w:r>
      </w:ins>
    </w:p>
    <w:p>
      <w:pPr>
        <w:pStyle w:val="BodyText"/>
      </w:pPr>
      <w:ins w:id="439" w:author="PR Preview" w:date="2026-01-01T00:00:00Z">
        <w:r>
  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  </w:r>
      </w:ins>
    </w:p>
    <w:p>
      <w:pPr>
        <w:pStyle w:val="FirstParagraph"/>
      </w:pPr>
      <w:ins w:id="440" w:author="PR Preview" w:date="2026-01-01T00:00:00Z">
        <w:r>
          <w:rPr>
            <w:i/>
            <w:iCs/>
          </w:rPr>
          <w:t xml:space="preserve">Remark</w:t>
        </w:r>
      </w:ins>
      <w:ins w:id="441" w:author="PR Preview" w:date="2026-01-01T00:00:00Z">
        <w:r>
          <w:t xml:space="preserve">. </w:t>
        </w:r>
      </w:ins>
      <w:ins w:id="442" w:author="PR Preview" w:date="2026-01-01T00:00:00Z">
        <w:r>
          <w:t xml:space="preserve">In regression,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$\mathord{\smash[b]{\underset{\raise.3ex\hbox{$\scriptstyle\sim$}}{X}}\vphantom{X}}$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usually the full set of covariates</w:t>
        </w:r>
      </w:ins>
      <w:ins w:id="4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and a model usually also assumes, as</w:t>
        </w:r>
      </w:ins>
      <w:ins w:id="451" w:author="PR Preview" w:date="2026-01-01T00:00:00Z">
        <w:r>
          <w:t xml:space="preserve"> </w:t>
        </w:r>
      </w:ins>
      <w:hyperlink w:anchor="prp-cind-own-covariate">
        <w:ins w:id="452" w:author="PR Preview" w:date="2026-01-01T00:00:00Z">
          <w:r>
            <w:rPr>
              <w:rStyle w:val="Hyperlink"/>
            </w:rPr>
            <w:t xml:space="preserve">Proposition 2</w:t>
          </w:r>
        </w:ins>
      </w:hyperlink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does,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that each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depends on the covariates only through its own</w:t>
        </w:r>
      </w:ins>
      <w:ins w:id="4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61" w:author="PR Preview" w:date="2026-01-01T00:00:00Z">
        <w:r>
          <w:t xml:space="preserve">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That second assumption is a separate one, not part of conditional independence.</w:t>
        </w:r>
      </w:ins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del w:id="464" w:author="PR Preview" w:date="2026-01-01T00:00:00Z">
        <w:r>
          <w:rPr>
            <w:b/>
            <w:bCs/>
          </w:rPr>
          <w:delText xml:space="preserve">Definition 5 (Independent and identically distributed)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Random variables</w:delText>
        </w:r>
      </w:del>
      <w:del w:id="4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are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rPr>
            <w:b/>
            <w:bCs/>
          </w:rPr>
          <w:delText xml:space="preserve">independent and identically</w:delText>
        </w:r>
      </w:del>
      <w:del w:id="472" w:author="PR Preview" w:date="2026-01-01T00:00:00Z">
        <w:r>
          <w:rPr>
            <w:b/>
            <w:bCs/>
          </w:rPr>
          <w:delText xml:space="preserve"> </w:delText>
        </w:r>
      </w:del>
      <w:del w:id="473" w:author="PR Preview" w:date="2026-01-01T00:00:00Z">
        <w:r>
          <w:rPr>
            <w:b/>
            <w:bCs/>
          </w:rPr>
          <w:delText xml:space="preserve">distributed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(shorthand: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“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del w:id="478" w:author="PR Preview" w:date="2026-01-01T00:00:00Z">
        <w:r>
          <w:delText xml:space="preserve">”</w:delText>
        </w:r>
      </w:del>
      <w:del w:id="479" w:author="PR Preview" w:date="2026-01-01T00:00:00Z">
        <w:r>
          <w:delText xml:space="preserve">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(Wikipedia contributors 2026c)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if they are:</w:delText>
        </w:r>
      </w:del>
    </w:p>
    <w:p>
      <w:pPr>
        <w:pStyle w:val="BodyText"/>
      </w:pPr>
      <w:ins w:id="484" w:author="PR Preview" w:date="2026-01-01T00:00:00Z">
        <w:r>
          <w:rPr>
            <w:b/>
            <w:bCs/>
          </w:rPr>
          <w:t xml:space="preserve">Definition 5 (Independent and identically distributed)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Random variables</w:t>
        </w:r>
      </w:ins>
      <w:ins w:id="4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are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independent and identically</w:t>
        </w:r>
      </w:ins>
      <w:ins w:id="492" w:author="PR Preview" w:date="2026-01-01T00:00:00Z">
        <w:r>
          <w:rPr>
            <w:b/>
            <w:bCs/>
          </w:rPr>
          <w:t xml:space="preserve"> </w:t>
        </w:r>
      </w:ins>
      <w:ins w:id="493" w:author="PR Preview" w:date="2026-01-01T00:00:00Z">
        <w:r>
          <w:rPr>
            <w:b/>
            <w:bCs/>
          </w:rPr>
          <w:t xml:space="preserve">distributed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(shorthand: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“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ins w:id="498" w:author="PR Preview" w:date="2026-01-01T00:00:00Z">
        <w:r>
          <w:t xml:space="preserve">”</w:t>
        </w:r>
      </w:ins>
      <w:ins w:id="499" w:author="PR Preview" w:date="2026-01-01T00:00:00Z">
        <w:r>
          <w:t xml:space="preserve">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[6]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if they are:</w:t>
        </w:r>
      </w:ins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del w:id="504" w:author="PR Preview" w:date="2026-01-01T00:00:00Z">
        <w:r>
          <w:delText xml:space="preserve">5MinuteAI explains</w:delText>
        </w:r>
      </w:del>
      <w:del w:id="505" w:author="PR Preview" w:date="2026-01-01T00:00:00Z">
        <w:r>
          <w:delText xml:space="preserve"> </w:delText>
        </w:r>
      </w:del>
      <w:hyperlink r:id="rId47">
        <w:del w:id="506" w:author="PR Preview" w:date="2026-01-01T00:00:00Z">
          <w:r>
            <w:rPr>
              <w:rStyle w:val="Hyperlink"/>
            </w:rPr>
            <w:delText xml:space="preserve">independence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in five minutes,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following the University of Washington’s CSE 312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(5MinuteAI, n.d.)</w:delText>
        </w:r>
      </w:del>
      <w:del w:id="513" w:author="PR Preview" w:date="2026-01-01T00:00:00Z">
        <w:r>
          <w:delText xml:space="preserve">.</w:delText>
        </w:r>
      </w:del>
    </w:p>
    <w:p>
      <w:pPr>
        <w:pStyle w:val="BodyText"/>
      </w:pPr>
      <w:ins w:id="514" w:author="PR Preview" w:date="2026-01-01T00:00:00Z">
        <w:r>
          <w:t xml:space="preserve">5MinuteAI explains</w:t>
        </w:r>
      </w:ins>
      <w:ins w:id="515" w:author="PR Preview" w:date="2026-01-01T00:00:00Z">
        <w:r>
          <w:t xml:space="preserve"> </w:t>
        </w:r>
      </w:ins>
      <w:hyperlink r:id="rId47">
        <w:ins w:id="516" w:author="PR Preview" w:date="2026-01-01T00:00:00Z">
          <w:r>
            <w:rPr>
              <w:rStyle w:val="Hyperlink"/>
            </w:rPr>
            <w:t xml:space="preserve">independence</w:t>
          </w:r>
        </w:ins>
      </w:hyperlink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in five minutes,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following the University of Washington’s CSE 312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[8]</w:t>
        </w:r>
      </w:ins>
      <w:ins w:id="523" w:author="PR Preview" w:date="2026-01-01T00:00:00Z">
        <w:r>
          <w:t xml:space="preserve">.</w:t>
        </w:r>
      </w:ins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524" w:author="PR Preview" w:date="2026-01-01T00:00:00Z">
        <w:r>
          <w:delText xml:space="preserve">Wikipedia contributors (2026b)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— independent events and random variables</w:delText>
        </w:r>
      </w:del>
    </w:p>
    <w:p>
      <w:pPr>
        <w:numPr>
          <w:ilvl w:val="0"/>
          <w:numId w:val="1004"/>
        </w:numPr>
      </w:pPr>
      <w:del w:id="527" w:author="PR Preview" w:date="2026-01-01T00:00:00Z">
        <w:r>
          <w:delText xml:space="preserve">Wikipedia contributors (2026a)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— conditional independence, with examples</w:delText>
        </w:r>
      </w:del>
    </w:p>
    <w:p>
      <w:pPr>
        <w:numPr>
          <w:ilvl w:val="0"/>
          <w:numId w:val="1004"/>
        </w:numPr>
      </w:pPr>
      <w:del w:id="530" w:author="PR Preview" w:date="2026-01-01T00:00:00Z">
        <w:r>
          <w:delText xml:space="preserve">Wikipedia contributors (2026c)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— independent and identically distributed random variables</w:delText>
        </w:r>
      </w:del>
    </w:p>
    <w:p>
      <w:pPr>
        <w:numPr>
          <w:ilvl w:val="0"/>
          <w:numId w:val="1004"/>
        </w:numPr>
      </w:pPr>
      <w:ins w:id="533" w:author="PR Preview" w:date="2026-01-01T00:00:00Z">
        <w:r>
          <w:t xml:space="preserve">Wikipedia contributors [1]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— independent events and random variables</w:t>
        </w:r>
      </w:ins>
    </w:p>
    <w:p>
      <w:pPr>
        <w:numPr>
          <w:ilvl w:val="0"/>
          <w:numId w:val="1004"/>
        </w:numPr>
      </w:pPr>
      <w:ins w:id="536" w:author="PR Preview" w:date="2026-01-01T00:00:00Z">
        <w:r>
          <w:t xml:space="preserve">Wikipedia contributors [4]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— conditional independence, with examples</w:t>
        </w:r>
      </w:ins>
    </w:p>
    <w:p>
      <w:pPr>
        <w:numPr>
          <w:ilvl w:val="0"/>
          <w:numId w:val="1004"/>
        </w:numPr>
      </w:pPr>
      <w:ins w:id="539" w:author="PR Preview" w:date="2026-01-01T00:00:00Z">
        <w:r>
          <w:t xml:space="preserve">Wikipedia contributors [6]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— independent and identically distributed random variables</w:t>
        </w:r>
      </w:ins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X838d9f9be48db99711c4c0760e5c8566b98b66b"/>
    <w:p>
      <w:pPr>
        <w:pStyle w:val="Bibliography"/>
      </w:pPr>
      <w:del w:id="542" w:author="PR Preview" w:date="2026-01-01T00:00:00Z">
        <w:r>
          <w:delText xml:space="preserve">5MinuteAI. n.d.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rPr>
            <w:i/>
            <w:iCs/>
          </w:rPr>
          <w:delText xml:space="preserve">Probability &amp; Statistics</w:delText>
        </w:r>
      </w:del>
      <w:del w:id="545" w:author="PR Preview" w:date="2026-01-01T00:00:00Z">
        <w:r>
          <w:delText xml:space="preserve">. Video playlist on YouTube. Accessed October 12, 2026.</w:delText>
        </w:r>
      </w:del>
      <w:del w:id="546" w:author="PR Preview" w:date="2026-01-01T00:00:00Z">
        <w:r>
          <w:delText xml:space="preserve"> </w:delText>
        </w:r>
      </w:del>
      <w:hyperlink r:id="rId61">
        <w:del w:id="547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548" w:author="PR Preview" w:date="2026-01-01T00:00:00Z">
        <w:r>
          <w:delText xml:space="preserve">.</w:delText>
        </w:r>
      </w:del>
    </w:p>
    <w:p>
      <w:pPr>
        <w:pStyle w:val="Bibliography"/>
      </w:pPr>
      <w:del w:id="549" w:author="PR Preview" w:date="2026-01-01T00:00:00Z">
        <w:r>
          <w:delText xml:space="preserve">Billingsley, Patrick. 1995.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rPr>
            <w:i/>
            <w:iCs/>
          </w:rPr>
          <w:delText xml:space="preserve">Probability and Measure</w:delText>
        </w:r>
      </w:del>
      <w:del w:id="552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553" w:author="PR Preview" w:date="2026-01-01T00:00:00Z">
        <w:r>
          <w:delText xml:space="preserve">Casella, George, and Roger Berger. 2002.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i/>
            <w:iCs/>
          </w:rPr>
          <w:delText xml:space="preserve">Statistical Inference</w:delText>
        </w:r>
      </w:del>
      <w:del w:id="556" w:author="PR Preview" w:date="2026-01-01T00:00:00Z">
        <w:r>
          <w:delText xml:space="preserve">. 2nd ed. Cengage Learning.</w:delText>
        </w:r>
      </w:del>
      <w:del w:id="557" w:author="PR Preview" w:date="2026-01-01T00:00:00Z">
        <w:r>
          <w:delText xml:space="preserve"> </w:delText>
        </w:r>
      </w:del>
      <w:hyperlink r:id="rId51">
        <w:del w:id="558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559" w:author="PR Preview" w:date="2026-01-01T00:00:00Z">
        <w:r>
          <w:delText xml:space="preserve">.</w:delText>
        </w:r>
      </w:del>
    </w:p>
    <w:p>
      <w:pPr>
        <w:pStyle w:val="Bibliography"/>
      </w:pPr>
      <w:del w:id="560" w:author="PR Preview" w:date="2026-01-01T00:00:00Z">
        <w:r>
          <w:delText xml:space="preserve">Hutchinson, Brian. 2024.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rPr>
            <w:i/>
            <w:iCs/>
          </w:rPr>
          <w:delText xml:space="preserve">DATA</w:delText>
        </w:r>
      </w:del>
      <w:del w:id="563" w:author="PR Preview" w:date="2026-01-01T00:00:00Z">
        <w:r>
          <w:rPr>
            <w:i/>
            <w:iCs/>
          </w:rPr>
          <w:delText xml:space="preserve"> </w:delText>
        </w:r>
      </w:del>
      <w:del w:id="564" w:author="PR Preview" w:date="2026-01-01T00:00:00Z">
        <w:r>
          <w:rPr>
            <w:i/>
            <w:iCs/>
          </w:rPr>
          <w:delText xml:space="preserve">471/571: Machine Learning</w:delText>
        </w:r>
      </w:del>
      <w:del w:id="565" w:author="PR Preview" w:date="2026-01-01T00:00:00Z">
        <w:r>
          <w:delText xml:space="preserve">. Western Washington University.</w:delText>
        </w:r>
      </w:del>
    </w:p>
    <w:p>
      <w:pPr>
        <w:pStyle w:val="Bibliography"/>
      </w:pPr>
      <w:del w:id="566" w:author="PR Preview" w:date="2026-01-01T00:00:00Z">
        <w:r>
          <w:delText xml:space="preserve">Hutchinson, Brian. n.d.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rPr>
            <w:i/>
            <w:iCs/>
          </w:rPr>
          <w:delText xml:space="preserve">DATA</w:delText>
        </w:r>
      </w:del>
      <w:del w:id="569" w:author="PR Preview" w:date="2026-01-01T00:00:00Z">
        <w:r>
          <w:rPr>
            <w:i/>
            <w:iCs/>
          </w:rPr>
          <w:delText xml:space="preserve"> </w:delText>
        </w:r>
      </w:del>
      <w:del w:id="570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571" w:author="PR Preview" w:date="2026-01-01T00:00:00Z">
        <w:r>
          <w:rPr>
            <w:i/>
            <w:iCs/>
          </w:rPr>
          <w:delText xml:space="preserve"> </w:delText>
        </w:r>
      </w:del>
      <w:del w:id="572" w:author="PR Preview" w:date="2026-01-01T00:00:00Z">
        <w:r>
          <w:rPr>
            <w:i/>
            <w:iCs/>
          </w:rPr>
          <w:delText xml:space="preserve">CSCI</w:delText>
        </w:r>
      </w:del>
      <w:del w:id="573" w:author="PR Preview" w:date="2026-01-01T00:00:00Z">
        <w:r>
          <w:rPr>
            <w:i/>
            <w:iCs/>
          </w:rPr>
          <w:delText xml:space="preserve"> </w:delText>
        </w:r>
      </w:del>
      <w:del w:id="574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575" w:author="PR Preview" w:date="2026-01-01T00:00:00Z">
        <w:r>
          <w:delText xml:space="preserve">. Western Washington University. Accessed September 28, 2026.</w:delText>
        </w:r>
      </w:del>
      <w:del w:id="576" w:author="PR Preview" w:date="2026-01-01T00:00:00Z">
        <w:r>
          <w:delText xml:space="preserve"> </w:delText>
        </w:r>
      </w:del>
      <w:hyperlink r:id="rId59">
        <w:del w:id="577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578" w:author="PR Preview" w:date="2026-01-01T00:00:00Z">
        <w:r>
          <w:delText xml:space="preserve">.</w:delText>
        </w:r>
      </w:del>
    </w:p>
    <w:p>
      <w:pPr>
        <w:pStyle w:val="Bibliography"/>
      </w:pPr>
      <w:del w:id="579" w:author="PR Preview" w:date="2026-01-01T00:00:00Z">
        <w:r>
          <w:delText xml:space="preserve">Wikipedia contributors. 2026a.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i/>
            <w:iCs/>
          </w:rPr>
          <w:delText xml:space="preserve">Conditional Independence —</w:delText>
        </w:r>
      </w:del>
      <w:del w:id="582" w:author="PR Preview" w:date="2026-01-01T00:00:00Z">
        <w:r>
          <w:rPr>
            <w:i/>
            <w:iCs/>
          </w:rPr>
          <w:delText xml:space="preserve"> </w:delText>
        </w:r>
      </w:del>
      <w:del w:id="583" w:author="PR Preview" w:date="2026-01-01T00:00:00Z">
        <w:r>
          <w:rPr>
            <w:i/>
            <w:iCs/>
          </w:rPr>
          <w:delText xml:space="preserve">Wikipedia</w:delText>
        </w:r>
      </w:del>
      <w:del w:id="584" w:author="PR Preview" w:date="2026-01-01T00:00:00Z">
        <w:r>
          <w:rPr>
            <w:i/>
            <w:iCs/>
          </w:rPr>
          <w:delText xml:space="preserve">,</w:delText>
        </w:r>
      </w:del>
      <w:del w:id="585" w:author="PR Preview" w:date="2026-01-01T00:00:00Z">
        <w:r>
          <w:rPr>
            <w:i/>
            <w:iCs/>
          </w:rPr>
          <w:delText xml:space="preserve"> </w:delText>
        </w:r>
      </w:del>
      <w:del w:id="586" w:author="PR Preview" w:date="2026-01-01T00:00:00Z">
        <w:r>
          <w:rPr>
            <w:i/>
            <w:iCs/>
          </w:rPr>
          <w:delText xml:space="preserve">the Free Encyclopedia</w:delText>
        </w:r>
      </w:del>
      <w:del w:id="587" w:author="PR Preview" w:date="2026-01-01T00:00:00Z">
        <w:r>
          <w:delText xml:space="preserve">.</w:delText>
        </w:r>
      </w:del>
      <w:del w:id="588" w:author="PR Preview" w:date="2026-01-01T00:00:00Z">
        <w:r>
          <w:delText xml:space="preserve"> </w:delText>
        </w:r>
      </w:del>
      <w:hyperlink r:id="rId54">
        <w:del w:id="589" w:author="PR Preview" w:date="2026-01-01T00:00:00Z">
          <w:r>
            <w:rPr>
              <w:rStyle w:val="Hyperlink"/>
            </w:rPr>
            <w:delText xml:space="preserve">https://en.wikipedia.org/wiki/Conditional_independence</w:delText>
          </w:r>
        </w:del>
      </w:hyperlink>
      <w:del w:id="590" w:author="PR Preview" w:date="2026-01-01T00:00:00Z">
        <w:r>
          <w:delText xml:space="preserve">.</w:delText>
        </w:r>
      </w:del>
    </w:p>
    <w:p>
      <w:pPr>
        <w:pStyle w:val="Bibliography"/>
      </w:pPr>
      <w:del w:id="591" w:author="PR Preview" w:date="2026-01-01T00:00:00Z">
        <w:r>
          <w:delText xml:space="preserve">Wikipedia contributors. 2026b.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i/>
            <w:iCs/>
          </w:rPr>
          <w:delText xml:space="preserve">Independence (Probability Theory) —</w:delText>
        </w:r>
      </w:del>
      <w:del w:id="594" w:author="PR Preview" w:date="2026-01-01T00:00:00Z">
        <w:r>
          <w:rPr>
            <w:i/>
            <w:iCs/>
          </w:rPr>
          <w:delText xml:space="preserve"> </w:delText>
        </w:r>
      </w:del>
      <w:del w:id="595" w:author="PR Preview" w:date="2026-01-01T00:00:00Z">
        <w:r>
          <w:rPr>
            <w:i/>
            <w:iCs/>
          </w:rPr>
          <w:delText xml:space="preserve">Wikipedia</w:delText>
        </w:r>
      </w:del>
      <w:del w:id="596" w:author="PR Preview" w:date="2026-01-01T00:00:00Z">
        <w:r>
          <w:rPr>
            <w:i/>
            <w:iCs/>
          </w:rPr>
          <w:delText xml:space="preserve">,</w:delText>
        </w:r>
      </w:del>
      <w:del w:id="597" w:author="PR Preview" w:date="2026-01-01T00:00:00Z">
        <w:r>
          <w:rPr>
            <w:i/>
            <w:iCs/>
          </w:rPr>
          <w:delText xml:space="preserve"> </w:delText>
        </w:r>
      </w:del>
      <w:del w:id="598" w:author="PR Preview" w:date="2026-01-01T00:00:00Z">
        <w:r>
          <w:rPr>
            <w:i/>
            <w:iCs/>
          </w:rPr>
          <w:delText xml:space="preserve">the Free Encyclopedia</w:delText>
        </w:r>
      </w:del>
      <w:del w:id="599" w:author="PR Preview" w:date="2026-01-01T00:00:00Z">
        <w:r>
          <w:delText xml:space="preserve">.</w:delText>
        </w:r>
      </w:del>
      <w:del w:id="600" w:author="PR Preview" w:date="2026-01-01T00:00:00Z">
        <w:r>
          <w:delText xml:space="preserve"> </w:delText>
        </w:r>
      </w:del>
      <w:hyperlink r:id="rId49">
        <w:del w:id="601" w:author="PR Preview" w:date="2026-01-01T00:00:00Z">
          <w:r>
            <w:rPr>
              <w:rStyle w:val="Hyperlink"/>
            </w:rPr>
            <w:delText xml:space="preserve">https://en.wikipedia.org/wiki/Independence_(probability_theory)</w:delText>
          </w:r>
        </w:del>
      </w:hyperlink>
      <w:del w:id="602" w:author="PR Preview" w:date="2026-01-01T00:00:00Z">
        <w:r>
          <w:delText xml:space="preserve">.</w:delText>
        </w:r>
      </w:del>
    </w:p>
    <w:p>
      <w:pPr>
        <w:pStyle w:val="Bibliography"/>
      </w:pPr>
      <w:del w:id="603" w:author="PR Preview" w:date="2026-01-01T00:00:00Z">
        <w:r>
          <w:delText xml:space="preserve">Wikipedia contributors. 2026c.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rPr>
            <w:i/>
            <w:iCs/>
          </w:rPr>
          <w:delText xml:space="preserve">Independent and Identically Distributed Random Variables —</w:delText>
        </w:r>
      </w:del>
      <w:del w:id="606" w:author="PR Preview" w:date="2026-01-01T00:00:00Z">
        <w:r>
          <w:rPr>
            <w:i/>
            <w:iCs/>
          </w:rPr>
          <w:delText xml:space="preserve"> </w:delText>
        </w:r>
      </w:del>
      <w:del w:id="607" w:author="PR Preview" w:date="2026-01-01T00:00:00Z">
        <w:r>
          <w:rPr>
            <w:i/>
            <w:iCs/>
          </w:rPr>
          <w:delText xml:space="preserve">Wikipedia</w:delText>
        </w:r>
      </w:del>
      <w:del w:id="608" w:author="PR Preview" w:date="2026-01-01T00:00:00Z">
        <w:r>
          <w:rPr>
            <w:i/>
            <w:iCs/>
          </w:rPr>
          <w:delText xml:space="preserve">,</w:delText>
        </w:r>
      </w:del>
      <w:del w:id="609" w:author="PR Preview" w:date="2026-01-01T00:00:00Z">
        <w:r>
          <w:rPr>
            <w:i/>
            <w:iCs/>
          </w:rPr>
          <w:delText xml:space="preserve"> </w:delText>
        </w:r>
      </w:del>
      <w:del w:id="610" w:author="PR Preview" w:date="2026-01-01T00:00:00Z">
        <w:r>
          <w:rPr>
            <w:i/>
            <w:iCs/>
          </w:rPr>
          <w:delText xml:space="preserve">the Free Encyclopedia</w:delText>
        </w:r>
      </w:del>
      <w:del w:id="611" w:author="PR Preview" w:date="2026-01-01T00:00:00Z">
        <w:r>
          <w:delText xml:space="preserve">.</w:delText>
        </w:r>
      </w:del>
      <w:del w:id="612" w:author="PR Preview" w:date="2026-01-01T00:00:00Z">
        <w:r>
          <w:delText xml:space="preserve"> </w:delText>
        </w:r>
      </w:del>
      <w:hyperlink r:id="rId57">
        <w:del w:id="613" w:author="PR Preview" w:date="2026-01-01T00:00:00Z">
          <w:r>
            <w:rPr>
              <w:rStyle w:val="Hyperlink"/>
            </w:rPr>
            <w:delText xml:space="preserve">https://en.wikipedia.org/wiki/Independent_and_identically_distributed_random_variables</w:delText>
          </w:r>
        </w:del>
      </w:hyperlink>
      <w:del w:id="614" w:author="PR Preview" w:date="2026-01-01T00:00:00Z">
        <w:r>
          <w:delText xml:space="preserve">.</w:delText>
        </w:r>
      </w:del>
    </w:p>
    <w:p>
      <w:pPr>
        <w:pStyle w:val="Bibliography"/>
      </w:pPr>
      <w:ins w:id="615" w:author="PR Preview" w:date="2026-01-01T00:00:00Z">
        <w:r>
          <w:t xml:space="preserve">[1]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	</w:t>
        </w:r>
      </w:ins>
      <w:ins w:id="618" w:author="PR Preview" w:date="2026-01-01T00:00:00Z">
        <w:r>
          <w:t xml:space="preserve">Wikipedia contributors,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“Independence (probability theory) —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Wikipedia</w:t>
        </w:r>
      </w:ins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free encyclopedia.”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2026. Available:</w:t>
        </w:r>
      </w:ins>
      <w:ins w:id="628" w:author="PR Preview" w:date="2026-01-01T00:00:00Z">
        <w:r>
          <w:t xml:space="preserve"> </w:t>
        </w:r>
      </w:ins>
      <w:hyperlink r:id="rId49">
        <w:ins w:id="629" w:author="PR Preview" w:date="2026-01-01T00:00:00Z">
          <w:r>
            <w:rPr>
              <w:rStyle w:val="Hyperlink"/>
            </w:rPr>
            <w:t xml:space="preserve">https://en.wikipedia.org/wiki/Independence_(probability_theory)</w:t>
          </w:r>
        </w:ins>
      </w:hyperlink>
    </w:p>
    <w:bookmarkEnd w:id="50"/>
    <w:bookmarkStart w:id="52" w:name="ref-CaseBerg01"/>
    <w:p>
      <w:pPr>
        <w:pStyle w:val="Bibliography"/>
      </w:pPr>
      <w:ins w:id="630" w:author="PR Preview" w:date="2026-01-01T00:00:00Z">
        <w:r>
          <w:t xml:space="preserve">[2]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	</w:t>
        </w:r>
      </w:ins>
      <w:ins w:id="633" w:author="PR Preview" w:date="2026-01-01T00:00:00Z">
        <w:r>
          <w:t xml:space="preserve">G. Casella and R. Berger,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i/>
            <w:iCs/>
          </w:rPr>
          <w:t xml:space="preserve">Statistical inference</w:t>
        </w:r>
      </w:ins>
      <w:ins w:id="636" w:author="PR Preview" w:date="2026-01-01T00:00:00Z">
        <w:r>
          <w:t xml:space="preserve">, 2nd ed. Cengage Learning, 2002. Available:</w:t>
        </w:r>
      </w:ins>
      <w:ins w:id="637" w:author="PR Preview" w:date="2026-01-01T00:00:00Z">
        <w:r>
          <w:t xml:space="preserve"> </w:t>
        </w:r>
      </w:ins>
      <w:hyperlink r:id="rId51">
        <w:ins w:id="638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52"/>
    <w:bookmarkStart w:id="53" w:name="ref-billingsley1995probability"/>
    <w:p>
      <w:pPr>
        <w:pStyle w:val="Bibliography"/>
      </w:pPr>
      <w:ins w:id="639" w:author="PR Preview" w:date="2026-01-01T00:00:00Z">
        <w:r>
          <w:t xml:space="preserve">[3]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	</w:t>
        </w:r>
      </w:ins>
      <w:ins w:id="642" w:author="PR Preview" w:date="2026-01-01T00:00:00Z">
        <w:r>
          <w:t xml:space="preserve">P. Billingsley,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i/>
            <w:iCs/>
          </w:rPr>
          <w:t xml:space="preserve">Probability and measure</w:t>
        </w:r>
      </w:ins>
      <w:ins w:id="645" w:author="PR Preview" w:date="2026-01-01T00:00:00Z">
        <w:r>
          <w:t xml:space="preserve">, 3rd ed. in Wiley series in probability and mathematical statistics. New York: Wiley, 1995.</w:t>
        </w:r>
      </w:ins>
    </w:p>
    <w:bookmarkEnd w:id="53"/>
    <w:bookmarkStart w:id="55" w:name="ref-wikipedia_conditional_independence"/>
    <w:p>
      <w:pPr>
        <w:pStyle w:val="Bibliography"/>
      </w:pPr>
      <w:ins w:id="646" w:author="PR Preview" w:date="2026-01-01T00:00:00Z">
        <w:r>
          <w:t xml:space="preserve">[4]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	</w:t>
        </w:r>
      </w:ins>
      <w:ins w:id="649" w:author="PR Preview" w:date="2026-01-01T00:00:00Z">
        <w:r>
          <w:t xml:space="preserve">Wikipedia contributors,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“Conditional independence —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Wikipedia</w:t>
        </w:r>
      </w:ins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free encyclopedia.”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2026. Available:</w:t>
        </w:r>
      </w:ins>
      <w:ins w:id="659" w:author="PR Preview" w:date="2026-01-01T00:00:00Z">
        <w:r>
          <w:t xml:space="preserve"> </w:t>
        </w:r>
      </w:ins>
      <w:hyperlink r:id="rId54">
        <w:ins w:id="660" w:author="PR Preview" w:date="2026-01-01T00:00:00Z">
          <w:r>
            <w:rPr>
              <w:rStyle w:val="Hyperlink"/>
            </w:rPr>
            <w:t xml:space="preserve">https://en.wikipedia.org/wiki/Conditional_independence</w:t>
          </w:r>
        </w:ins>
      </w:hyperlink>
    </w:p>
    <w:bookmarkEnd w:id="55"/>
    <w:bookmarkStart w:id="56" w:name="ref-hutchinson2024data471"/>
    <w:p>
      <w:pPr>
        <w:pStyle w:val="Bibliography"/>
      </w:pPr>
      <w:ins w:id="661" w:author="PR Preview" w:date="2026-01-01T00:00:00Z">
        <w:r>
          <w:t xml:space="preserve">[5]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	</w:t>
        </w:r>
      </w:ins>
      <w:ins w:id="664" w:author="PR Preview" w:date="2026-01-01T00:00:00Z">
        <w:r>
          <w:t xml:space="preserve">B. Hutchinson,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“</w:t>
        </w:r>
      </w:ins>
      <w:ins w:id="667" w:author="PR Preview" w:date="2026-01-01T00:00:00Z">
        <w:r>
          <w:t xml:space="preserve">DATA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471/571: Machine learning.”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Western Washington University, 2024.</w:t>
        </w:r>
      </w:ins>
    </w:p>
    <w:bookmarkEnd w:id="56"/>
    <w:bookmarkStart w:id="58" w:name="ref-wikipedia_iid"/>
    <w:p>
      <w:pPr>
        <w:pStyle w:val="Bibliography"/>
      </w:pPr>
      <w:ins w:id="672" w:author="PR Preview" w:date="2026-01-01T00:00:00Z">
        <w:r>
          <w:t xml:space="preserve">[6]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	</w:t>
        </w:r>
      </w:ins>
      <w:ins w:id="675" w:author="PR Preview" w:date="2026-01-01T00:00:00Z">
        <w:r>
          <w:t xml:space="preserve">Wikipedia contributors,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“Independent and identically distributed random variables —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Wikipedia</w:t>
        </w:r>
      </w:ins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the free encyclopedia.”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2026. Available:</w:t>
        </w:r>
      </w:ins>
      <w:ins w:id="685" w:author="PR Preview" w:date="2026-01-01T00:00:00Z">
        <w:r>
          <w:t xml:space="preserve"> </w:t>
        </w:r>
      </w:ins>
      <w:hyperlink r:id="rId57">
        <w:ins w:id="686" w:author="PR Preview" w:date="2026-01-01T00:00:00Z">
          <w:r>
            <w:rPr>
              <w:rStyle w:val="Hyperlink"/>
            </w:rPr>
            <w:t xml:space="preserve">https://en.wikipedia.org/wiki/Independent_and_identically_distributed_random_variables</w:t>
          </w:r>
        </w:ins>
      </w:hyperlink>
    </w:p>
    <w:bookmarkEnd w:id="58"/>
    <w:bookmarkStart w:id="60" w:name="ref-hutchinson_wwu_ml_videos"/>
    <w:p>
      <w:pPr>
        <w:pStyle w:val="Bibliography"/>
      </w:pPr>
      <w:ins w:id="687" w:author="PR Preview" w:date="2026-01-01T00:00:00Z">
        <w:r>
          <w:t xml:space="preserve">[7]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	</w:t>
        </w:r>
      </w:ins>
      <w:ins w:id="690" w:author="PR Preview" w:date="2026-01-01T00:00:00Z">
        <w:r>
          <w:t xml:space="preserve">B. Hutchinson,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“</w:t>
        </w:r>
      </w:ins>
      <w:ins w:id="693" w:author="PR Preview" w:date="2026-01-01T00:00:00Z">
        <w:r>
          <w:t xml:space="preserve">DATA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471/571 (machine learning) and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CSCI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481/581 (deep learning) video lectures.”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Western Washington University. Accessed: Sep. 28, 2026. [Online]. Available:</w:t>
        </w:r>
      </w:ins>
      <w:ins w:id="702" w:author="PR Preview" w:date="2026-01-01T00:00:00Z">
        <w:r>
          <w:t xml:space="preserve"> </w:t>
        </w:r>
      </w:ins>
      <w:hyperlink r:id="rId59">
        <w:ins w:id="703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60"/>
    <w:bookmarkStart w:id="62" w:name="ref-fiveminuteai_probstat"/>
    <w:p>
      <w:pPr>
        <w:pStyle w:val="Bibliography"/>
      </w:pPr>
      <w:ins w:id="704" w:author="PR Preview" w:date="2026-01-01T00:00:00Z">
        <w:r>
          <w:t xml:space="preserve">[8]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	</w:t>
        </w:r>
      </w:ins>
      <w:ins w:id="707" w:author="PR Preview" w:date="2026-01-01T00:00:00Z">
        <w:r>
          <w:t xml:space="preserve">5MinuteAI,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“Probability &amp; statistics.”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Video playlist on YouTube. Accessed: Oct. 12, 2026. [Online]. Available:</w:t>
        </w:r>
      </w:ins>
      <w:ins w:id="712" w:author="PR Preview" w:date="2026-01-01T00:00:00Z">
        <w:r>
          <w:t xml:space="preserve"> </w:t>
        </w:r>
      </w:ins>
      <w:hyperlink r:id="rId61">
        <w:ins w:id="713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en.wikipedia.org/wiki/Conditional_independence" TargetMode="External"/><Relationship Id="rId49" Type="http://schemas.openxmlformats.org/officeDocument/2006/relationships/hyperlink" Target="https://en.wikipedia.org/wiki/Independence_(probability_theory)" TargetMode="External"/><Relationship Id="rId57" Type="http://schemas.openxmlformats.org/officeDocument/2006/relationships/hyperlink" Target="https://en.wikipedia.org/wiki/Independent_and_identically_distributed_random_variables" TargetMode="External"/><Relationship Id="rId59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en.wikipedia.org/wiki/Conditional_independence" TargetMode="External"/><Relationship Id="rId49" Type="http://schemas.openxmlformats.org/officeDocument/2006/relationships/hyperlink" Target="https://en.wikipedia.org/wiki/Independence_(probability_theory)" TargetMode="External"/><Relationship Id="rId57" Type="http://schemas.openxmlformats.org/officeDocument/2006/relationships/hyperlink" Target="https://en.wikipedia.org/wiki/Independent_and_identically_distributed_random_variables" TargetMode="External"/><Relationship Id="rId59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2026-10-18T18:35:29Z</dcterms:created>
  <dcterms:modified xsi:type="dcterms:W3CDTF">2026-10-18T18:35:29Z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