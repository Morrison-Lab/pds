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2026-10-16 03:22:58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04:42:44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1 (Why the average of a sample is a random variable)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independent draws from the same distribution,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each with mean</w:delText>
        </w:r>
      </w:del>
      <w:del w:id="11" w:author="PR Preview" w:date="2026-01-01T00:00:00Z">
        <w:r>
          <w:delText xml:space="preserve"> </w:delText>
        </w:r>
      </w:del>
      <m:oMath>
        <m:r>
          <m:t>μ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variance</w:delText>
        </w:r>
      </w:del>
      <w:del w:id="1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5" w:author="PR Preview" w:date="2026-01-01T00:00:00Z">
        <w:r>
          <w:delText xml:space="preserve">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 let</w:delText>
        </w:r>
      </w:del>
      <w:del w:id="18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be their average.</w:delText>
        </w:r>
      </w:del>
    </w:p>
    <w:p>
      <w:pPr>
        <w:pStyle w:val="FirstParagraph"/>
      </w:pPr>
      <w:ins w:id="21" w:author="PR Preview" w:date="2026-01-01T00:00:00Z">
        <w:r>
          <w:rPr>
            <w:b/>
            <w:bCs/>
          </w:rPr>
          <w:t xml:space="preserve">Exercise 1 (Why the sample mean is a random variable)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Let</w:t>
        </w:r>
      </w:ins>
      <w:ins w:id="2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be independent draws from the same distribution,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each with population mean</w:t>
        </w:r>
      </w:ins>
      <w:ins w:id="29" w:author="PR Preview" w:date="2026-01-01T00:00:00Z">
        <w:r>
          <w:t xml:space="preserve"> </w:t>
        </w:r>
      </w:ins>
      <m:oMath>
        <m:r>
          <m:t>μ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and variance</w:t>
        </w:r>
      </w:ins>
      <w:ins w:id="3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and let</w:t>
        </w:r>
      </w:ins>
      <w:ins w:id="3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be their sample mean.</w:t>
        </w:r>
      </w:ins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del w:id="39" w:author="PR Preview" w:date="2026-01-01T00:00:00Z">
        <w:r>
          <w:delText xml:space="preserve">So the sample average is right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i/>
            <w:iCs/>
          </w:rPr>
          <w:delText xml:space="preserve">on average</w:delText>
        </w:r>
      </w:del>
      <w:del w:id="42" w:author="PR Preview" w:date="2026-01-01T00:00:00Z">
        <w:r>
          <w:delText xml:space="preserve">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Independence was never used:</w:delText>
        </w:r>
      </w:del>
      <w:del w:id="45" w:author="PR Preview" w:date="2026-01-01T00:00:00Z">
        <w:r>
          <w:delText xml:space="preserve"> </w:delText>
        </w:r>
      </w:del>
      <w:hyperlink w:anchor="thm-linearity-expectation">
        <w:del w:id="46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holds regardless,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so this much would be true even for draws that influence one another.</w:delText>
        </w:r>
      </w:del>
    </w:p>
    <w:p>
      <w:pPr>
        <w:pStyle w:val="BodyText"/>
      </w:pPr>
      <w:del w:id="51" w:author="PR Preview" w:date="2026-01-01T00:00:00Z">
        <w:r>
          <w:delText xml:space="preserve">What it does not tell us is how far any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rPr>
            <w:i/>
            <w:iCs/>
          </w:rPr>
          <w:delText xml:space="preserve">particular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sample average falls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from</w:delText>
        </w:r>
      </w:del>
      <w:del w:id="58" w:author="PR Preview" w:date="2026-01-01T00:00:00Z">
        <w:r>
          <w:delText xml:space="preserve"> </w:delText>
        </w:r>
      </w:del>
      <m:oMath>
        <m:r>
          <m:t>μ</m:t>
        </m:r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— that is a statement about variance, not expectation,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and it is where independence does the work.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The distinction matters because an estimator or fitted model is a function of one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particular sample.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Knowing that the procedure is right on average says nothing about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the estimate actually in front of you,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and separating those two statements is foundational to understanding bias and variance.</w:delText>
        </w:r>
      </w:del>
    </w:p>
    <w:p>
      <w:pPr>
        <w:pStyle w:val="BodyText"/>
      </w:pPr>
      <w:del w:id="73" w:author="PR Preview" w:date="2026-01-01T00:00:00Z">
        <w:r>
          <w:rPr>
            <w:b/>
            <w:bCs/>
          </w:rPr>
          <w:delText xml:space="preserve">Theorem 5 (The expectation of a sample average)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Let</w:delText>
        </w:r>
      </w:del>
      <w:del w:id="7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be random variables, with</w:delText>
        </w:r>
      </w:del>
      <w:del w:id="7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</m:t>
        </m:r>
      </m:oMath>
      <w:del w:id="80" w:author="PR Preview" w:date="2026-01-01T00:00:00Z">
        <w:r>
          <w:delText xml:space="preserve">, that each have finite mean</w:delText>
        </w:r>
      </w:del>
      <w:del w:id="81" w:author="PR Preview" w:date="2026-01-01T00:00:00Z">
        <w:r>
          <w:delText xml:space="preserve"> </w:delText>
        </w:r>
      </w:del>
      <m:oMath>
        <m:r>
          <m:t>μ</m:t>
        </m:r>
      </m:oMath>
      <w:del w:id="82" w:author="PR Preview" w:date="2026-01-01T00:00:00Z">
        <w:r>
          <w:delText xml:space="preserve">,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and let</w:delText>
        </w:r>
      </w:del>
      <w:del w:id="8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86" w:author="PR Preview" w:date="2026-01-01T00:00:00Z">
        <w:r>
          <w:delText xml:space="preserve">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The</w:delText>
        </w:r>
      </w:del>
      <w:del w:id="8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need not be independent.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Then</w:delText>
        </w:r>
      </w:del>
    </w:p>
    <w:p>
      <w:pPr>
        <w:pStyle w:val="FirstParagraph"/>
      </w:pPr>
      <w:ins w:id="94" w:author="PR Preview" w:date="2026-01-01T00:00:00Z">
        <w:r>
          <w:t xml:space="preserve">So the sample mean is right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rPr>
            <w:i/>
            <w:iCs/>
          </w:rPr>
          <w:t xml:space="preserve">on average</w:t>
        </w:r>
      </w:ins>
      <w:ins w:id="97" w:author="PR Preview" w:date="2026-01-01T00:00:00Z">
        <w:r>
          <w:t xml:space="preserve">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Independence was never used:</w:t>
        </w:r>
      </w:ins>
      <w:ins w:id="100" w:author="PR Preview" w:date="2026-01-01T00:00:00Z">
        <w:r>
          <w:t xml:space="preserve"> </w:t>
        </w:r>
      </w:ins>
      <w:hyperlink w:anchor="thm-linearity-expectation">
        <w:ins w:id="10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holds regardless,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so this much would be true even for draws that influence one another.</w:t>
        </w:r>
      </w:ins>
    </w:p>
    <w:p>
      <w:pPr>
        <w:pStyle w:val="BodyText"/>
      </w:pPr>
      <w:ins w:id="106" w:author="PR Preview" w:date="2026-01-01T00:00:00Z">
        <w:r>
          <w:t xml:space="preserve">What it does not tell us is how far any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rPr>
            <w:i/>
            <w:iCs/>
          </w:rPr>
          <w:t xml:space="preserve">particular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sample mean falls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from</w:t>
        </w:r>
      </w:ins>
      <w:ins w:id="113" w:author="PR Preview" w:date="2026-01-01T00:00:00Z">
        <w:r>
          <w:t xml:space="preserve"> </w:t>
        </w:r>
      </w:ins>
      <m:oMath>
        <m:r>
          <m:t>μ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— that is a statement about variance, not expectation,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and it is where independence does the work.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 distinction matters because an estimator or fitted model is a function of one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particular sample.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Knowing that the procedure is right on average says nothing about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the estimate actually in front of you,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and separating those two statements is foundational to understanding bias and variance.</w:t>
        </w:r>
      </w:ins>
    </w:p>
    <w:bookmarkEnd w:id="35"/>
    <w:bookmarkStart w:id="36" w:name="thm-sample-mean-expectation"/>
    <w:p>
      <w:pPr>
        <w:pStyle w:val="BodyText"/>
      </w:pPr>
      <w:ins w:id="128" w:author="PR Preview" w:date="2026-01-01T00:00:00Z">
        <w:r>
          <w:rPr>
            <w:b/>
            <w:bCs/>
          </w:rPr>
          <w:t xml:space="preserve">Theorem 5 (The expectation of a sample mean)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Let</w:t>
        </w:r>
      </w:ins>
      <w:ins w:id="1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be random variables, with</w:t>
        </w:r>
      </w:ins>
      <w:ins w:id="13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135" w:author="PR Preview" w:date="2026-01-01T00:00:00Z">
        <w:r>
          <w:t xml:space="preserve">, that each have finite population mean</w:t>
        </w:r>
      </w:ins>
      <w:ins w:id="136" w:author="PR Preview" w:date="2026-01-01T00:00:00Z">
        <w:r>
          <w:t xml:space="preserve"> </w:t>
        </w:r>
      </w:ins>
      <m:oMath>
        <m:r>
          <m:t>μ</m:t>
        </m:r>
      </m:oMath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and let</w:t>
        </w:r>
      </w:ins>
      <w:ins w:id="140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41" w:author="PR Preview" w:date="2026-01-01T00:00:00Z">
        <w:r>
          <w:t xml:space="preserve">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</w:t>
        </w:r>
      </w:ins>
      <w:ins w:id="14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need not be independent.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36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1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00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1"/>
    <w:bookmarkStart w:id="102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2"/>
    <w:bookmarkStart w:id="103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3"/>
    <w:bookmarkStart w:id="104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5"/>
    <w:bookmarkStart w:id="106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6"/>
    <w:bookmarkStart w:id="109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7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8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9"/>
    <w:bookmarkStart w:id="110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10"/>
    <w:bookmarkStart w:id="112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2"/>
    <w:bookmarkStart w:id="113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3"/>
    <w:bookmarkStart w:id="114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4"/>
    <w:bookmarkStart w:id="115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7"/>
    <w:bookmarkStart w:id="11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9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3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3"/>
    <w:bookmarkStart w:id="124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4"/>
    <w:bookmarkStart w:id="12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5"/>
    <w:bookmarkStart w:id="126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6"/>
    <w:bookmarkStart w:id="127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7"/>
    <w:bookmarkStart w:id="12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bookmarkStart w:id="129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3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3"/>
    <w:bookmarkStart w:id="13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5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3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End w:id="136"/>
    <w:bookmarkStart w:id="148" w:name="sec-entropy"/>
    <w:p>
      <w:pPr>
        <w:pStyle w:val="Heading2"/>
      </w:pPr>
      <w:r>
        <w:t xml:space="preserve">4 Entropy and cross-entropy</w:t>
      </w:r>
    </w:p>
    <w:bookmarkStart w:id="137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7"/>
    <w:bookmarkStart w:id="138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8"/>
    <w:bookmarkStart w:id="139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9"/>
    <w:bookmarkStart w:id="140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40"/>
    <w:bookmarkStart w:id="141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1"/>
    <w:bookmarkStart w:id="142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3"/>
    <w:bookmarkStart w:id="144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bookmarkStart w:id="145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5"/>
    <w:bookmarkStart w:id="146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6"/>
    <w:bookmarkStart w:id="147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7"/>
    <w:bookmarkEnd w:id="148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64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31" Type="http://schemas.openxmlformats.org/officeDocument/2006/relationships/hyperlink" Target="https://morrison-lab.github.io/mds/algebra-basics.html#def-argmin" TargetMode="External"/><Relationship Id="rId130" Type="http://schemas.openxmlformats.org/officeDocument/2006/relationships/hyperlink" Target="https://morrison-lab.github.io/mds/algebra-basics.html#def-global-minimizer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independence.qmd#def-indpt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100" Type="http://schemas.openxmlformats.org/officeDocument/2006/relationships/hyperlink" Target="random-variables.qmd#def-discrete-rv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107" Type="http://schemas.openxmlformats.org/officeDocument/2006/relationships/hyperlink" Target="random-variables.qmd#def-joint-distribution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2026-10-16T11:52:25Z</dcterms:created>
  <dcterms:modified xsi:type="dcterms:W3CDTF">2026-10-16T11:52:25Z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