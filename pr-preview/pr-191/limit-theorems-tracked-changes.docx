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03:22:58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04:42:44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The average of many independent random variables,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none of which dominates the others,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has a distribution that is approximately bell-shaped,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whatever the distributions of the individual variables.</w:delText>
        </w:r>
      </w:del>
      <w:del w:id="12" w:author="PR Preview" w:date="2026-01-01T00:00:00Z">
        <w:r>
          <w:delText xml:space="preserve"> </w:delText>
        </w:r>
      </w:del>
      <w:hyperlink w:anchor="thm-clt">
        <w:del w:id="1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makes this precise.</w:delText>
        </w:r>
      </w:del>
    </w:p>
    <w:p>
      <w:pPr>
        <w:pStyle w:val="BodyText"/>
      </w:pPr>
      <w:del w:id="16" w:author="PR Preview" w:date="2026-01-01T00:00:00Z">
        <w:r>
          <w:rPr>
            <w:b/>
            <w:bCs/>
          </w:rPr>
          <w:delText xml:space="preserve">Theorem 1 (Central Limit Theorem)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Let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be</w:delText>
        </w:r>
      </w:del>
      <w:del w:id="22" w:author="PR Preview" w:date="2026-01-01T00:00:00Z">
        <w:r>
          <w:delText xml:space="preserve"> </w:delText>
        </w:r>
      </w:del>
      <w:hyperlink r:id="rId9">
        <w:del w:id="23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random variables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with mean</w:delText>
        </w:r>
      </w:del>
      <w:del w:id="28" w:author="PR Preview" w:date="2026-01-01T00:00:00Z">
        <w:r>
          <w:delText xml:space="preserve"> </w:delText>
        </w:r>
      </w:del>
      <m:oMath>
        <m:r>
          <m:t>μ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finite variance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let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Then for every real number</w:delText>
        </w:r>
      </w:del>
      <w:del w:id="39" w:author="PR Preview" w:date="2026-01-01T00:00:00Z">
        <w:r>
          <w:delText xml:space="preserve"> </w:delText>
        </w:r>
      </w:del>
      <m:oMath>
        <m:r>
          <m:t>z</m:t>
        </m:r>
      </m:oMath>
      <w:del w:id="40" w:author="PR Preview" w:date="2026-01-01T00:00:00Z">
        <w:r>
          <w:delText xml:space="preserve">:</w:delText>
        </w:r>
      </w:del>
    </w:p>
    <w:p>
      <w:pPr>
        <w:pStyle w:val="FirstParagraph"/>
      </w:pPr>
      <w:ins w:id="41" w:author="PR Preview" w:date="2026-01-01T00:00:00Z">
        <w:r>
          <w:rPr>
            <w:i/>
            <w:iCs/>
          </w:rPr>
          <w:t xml:space="preserve">Remark</w:t>
        </w:r>
      </w:ins>
      <w:ins w:id="42" w:author="PR Preview" w:date="2026-01-01T00:00:00Z">
        <w:r>
          <w:t xml:space="preserve">. </w:t>
        </w:r>
      </w:ins>
      <w:ins w:id="43" w:author="PR Preview" w:date="2026-01-01T00:00:00Z">
        <w:r>
          <w:t xml:space="preserve">The sample mean of many independent random variables,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none of which dominates the others,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has a distribution that is approximately bell-shaped,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whatever the distributions of the individual variables.</w:t>
        </w:r>
      </w:ins>
      <w:ins w:id="50" w:author="PR Preview" w:date="2026-01-01T00:00:00Z">
        <w:r>
          <w:t xml:space="preserve"> </w:t>
        </w:r>
      </w:ins>
      <w:hyperlink w:anchor="thm-clt">
        <w:ins w:id="5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makes this precise.</w:t>
        </w:r>
      </w:ins>
    </w:p>
    <w:bookmarkStart w:id="11" w:name="thm-clt"/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Theorem 1 (Central Limit Theorem)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</w:t>
        </w:r>
      </w:ins>
      <w:ins w:id="60" w:author="PR Preview" w:date="2026-01-01T00:00:00Z">
        <w:r>
          <w:t xml:space="preserve"> </w:t>
        </w:r>
      </w:ins>
      <w:hyperlink r:id="rId9">
        <w:ins w:id="61" w:author="PR Preview" w:date="2026-01-01T00:00:00Z">
          <w:r>
            <w:rPr>
              <w:rStyle w:val="Hyperlink"/>
            </w:rPr>
            <w:t xml:space="preserve">IID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random variables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with population mean</w:t>
        </w:r>
      </w:ins>
      <w:ins w:id="66" w:author="PR Preview" w:date="2026-01-01T00:00:00Z">
        <w:r>
          <w:t xml:space="preserve"> </w:t>
        </w:r>
      </w:ins>
      <m:oMath>
        <m:r>
          <m:t>μ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finite variance</w:t>
        </w:r>
      </w:ins>
      <w:ins w:id="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let</w:t>
        </w:r>
      </w:ins>
      <w:ins w:id="7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Then for every real number</w:t>
        </w:r>
      </w:ins>
      <w:ins w:id="77" w:author="PR Preview" w:date="2026-01-01T00:00:00Z">
        <w:r>
          <w:t xml:space="preserve"> </w:t>
        </w:r>
      </w:ins>
      <m:oMath>
        <m:r>
          <m:t>z</m:t>
        </m:r>
      </m:oMath>
      <w:ins w:id="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del w:id="79" w:author="PR Preview" w:date="2026-01-01T00:00:00Z">
        <w:r>
          <w:rPr>
            <w:b/>
            <w:bCs/>
          </w:rPr>
          <w:delText xml:space="preserve">Corollary 1 (Central Limit Theorem for a sum)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Let</w:delText>
        </w:r>
      </w:del>
      <w:del w:id="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be</w:delText>
        </w:r>
      </w:del>
      <w:del w:id="85" w:author="PR Preview" w:date="2026-01-01T00:00:00Z">
        <w:r>
          <w:delText xml:space="preserve"> </w:delText>
        </w:r>
      </w:del>
      <w:hyperlink r:id="rId9">
        <w:del w:id="86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random variables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with mean</w:delText>
        </w:r>
      </w:del>
      <w:del w:id="91" w:author="PR Preview" w:date="2026-01-01T00:00:00Z">
        <w:r>
          <w:delText xml:space="preserve"> </w:delText>
        </w:r>
      </w:del>
      <m:oMath>
        <m:r>
          <m:t>μ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finite variance</w:delText>
        </w:r>
      </w:del>
      <w:del w:id="9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and let</w:delText>
        </w:r>
      </w:del>
      <w:del w:id="9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99" w:author="PR Preview" w:date="2026-01-01T00:00:00Z">
        <w:r>
          <w:delText xml:space="preserve">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Then for every real number</w:delText>
        </w:r>
      </w:del>
      <w:del w:id="102" w:author="PR Preview" w:date="2026-01-01T00:00:00Z">
        <w:r>
          <w:delText xml:space="preserve"> </w:delText>
        </w:r>
      </w:del>
      <m:oMath>
        <m:r>
          <m:t>z</m:t>
        </m:r>
      </m:oMath>
      <w:del w:id="103" w:author="PR Preview" w:date="2026-01-01T00:00:00Z">
        <w:r>
          <w:delText xml:space="preserve">:</w:delText>
        </w:r>
      </w:del>
    </w:p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Corollary 1 (Central Limit Theorem for a sum)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Let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be</w:t>
        </w:r>
      </w:ins>
      <w:ins w:id="110" w:author="PR Preview" w:date="2026-01-01T00:00:00Z">
        <w:r>
          <w:t xml:space="preserve"> </w:t>
        </w:r>
      </w:ins>
      <w:hyperlink r:id="rId9">
        <w:ins w:id="111" w:author="PR Preview" w:date="2026-01-01T00:00:00Z">
          <w:r>
            <w:rPr>
              <w:rStyle w:val="Hyperlink"/>
            </w:rPr>
            <w:t xml:space="preserve">IID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random variables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with population mean</w:t>
        </w:r>
      </w:ins>
      <w:ins w:id="116" w:author="PR Preview" w:date="2026-01-01T00:00:00Z">
        <w:r>
          <w:t xml:space="preserve"> </w:t>
        </w:r>
      </w:ins>
      <m:oMath>
        <m:r>
          <m:t>μ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 finite variance</w:t>
        </w:r>
      </w:ins>
      <w:ins w:id="11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let</w:t>
        </w:r>
      </w:ins>
      <w:ins w:id="12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Then for every real number</w:t>
        </w:r>
      </w:ins>
      <w:ins w:id="127" w:author="PR Preview" w:date="2026-01-01T00:00:00Z">
        <w:r>
          <w:t xml:space="preserve"> </w:t>
        </w:r>
      </w:ins>
      <m:oMath>
        <m:r>
          <m:t>z</m:t>
        </m:r>
      </m:oMath>
      <w:ins w:id="1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Corollary 2 (Mean and variance of a sum of IID random variables)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Let</w:delText>
        </w:r>
      </w:del>
      <w:del w:id="1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be</w:delText>
        </w:r>
      </w:del>
      <w:del w:id="135" w:author="PR Preview" w:date="2026-01-01T00:00:00Z">
        <w:r>
          <w:delText xml:space="preserve"> </w:delText>
        </w:r>
      </w:del>
      <w:hyperlink r:id="rId9">
        <w:del w:id="136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random variables,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each discrete or continuous,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with mean</w:delText>
        </w:r>
      </w:del>
      <w:del w:id="143" w:author="PR Preview" w:date="2026-01-01T00:00:00Z">
        <w:r>
          <w:delText xml:space="preserve"> </w:delText>
        </w:r>
      </w:del>
      <m:oMath>
        <m:r>
          <m:t>μ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and finite variance</w:delText>
        </w:r>
      </w:del>
      <w:del w:id="14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47" w:author="PR Preview" w:date="2026-01-01T00:00:00Z">
        <w:r>
          <w:delText xml:space="preserve">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and let</w:delText>
        </w:r>
      </w:del>
      <w:del w:id="15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51" w:author="PR Preview" w:date="2026-01-01T00:00:00Z">
        <w:r>
          <w:delText xml:space="preserve">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Then:</w:delText>
        </w:r>
      </w:del>
    </w:p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Corollary 2 (Mean and variance of a sum of IID random variables)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</w:t>
        </w:r>
      </w:ins>
      <w:ins w:id="160" w:author="PR Preview" w:date="2026-01-01T00:00:00Z">
        <w:r>
          <w:t xml:space="preserve"> </w:t>
        </w:r>
      </w:ins>
      <w:hyperlink r:id="rId9">
        <w:ins w:id="161" w:author="PR Preview" w:date="2026-01-01T00:00:00Z">
          <w:r>
            <w:rPr>
              <w:rStyle w:val="Hyperlink"/>
            </w:rPr>
            <w:t xml:space="preserve">IID</w:t>
          </w:r>
        </w:ins>
      </w:hyperlink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random variables,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each discrete or continuous,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with population mean</w:t>
        </w:r>
      </w:ins>
      <w:ins w:id="168" w:author="PR Preview" w:date="2026-01-01T00:00:00Z">
        <w:r>
          <w:t xml:space="preserve"> </w:t>
        </w:r>
      </w:ins>
      <m:oMath>
        <m:r>
          <m:t>μ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 finite variance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let</w:t>
        </w:r>
      </w:ins>
      <w:ins w:id="1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76" w:author="PR Preview" w:date="2026-01-01T00:00:00Z">
        <w: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179" w:author="PR Preview" w:date="2026-01-01T00:00:00Z">
        <w:r>
          <w:delText xml:space="preserve">Horsepower is not bell-shaped: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 few powerful cars give it a long right tail.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To apply</w:delText>
        </w:r>
      </w:del>
      <w:del w:id="184" w:author="PR Preview" w:date="2026-01-01T00:00:00Z">
        <w:r>
          <w:delText xml:space="preserve"> </w:delText>
        </w:r>
      </w:del>
      <w:hyperlink w:anchor="thm-clt">
        <w:del w:id="18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86" w:author="PR Preview" w:date="2026-01-01T00:00:00Z">
        <w:r>
          <w:delText xml:space="preserve">, treat each draw of one car at random as one IID observation</w:delText>
        </w:r>
      </w:del>
      <w:del w:id="18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so that</w:delText>
        </w:r>
      </w:del>
      <w:del w:id="191" w:author="PR Preview" w:date="2026-01-01T00:00:00Z">
        <w:r>
          <w:delText xml:space="preserve"> </w:delText>
        </w:r>
      </w:del>
      <m:oMath>
        <m:r>
          <m:t>μ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and</w:delText>
        </w:r>
      </w:del>
      <w:del w:id="19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are the mean and variance of the 392 horsepower values.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The sample mean</w:delText>
        </w:r>
      </w:del>
      <w:del w:id="1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200" w:author="PR Preview" w:date="2026-01-01T00:00:00Z">
        <w:r>
          <w:delText xml:space="preserve">, where</w:delText>
        </w:r>
      </w:del>
      <w:del w:id="20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02" w:author="PR Preview" w:date="2026-01-01T00:00:00Z">
        <w:r>
          <w:delText xml:space="preserve">, has mean</w:delText>
        </w:r>
      </w:del>
      <w:del w:id="203" w:author="PR Preview" w:date="2026-01-01T00:00:00Z">
        <w:r>
          <w:delText xml:space="preserve"> </w:delText>
        </w:r>
      </w:del>
      <m:oMath>
        <m:r>
          <m:t>μ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and standard deviation</w:delText>
        </w:r>
      </w:del>
      <w:del w:id="206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07" w:author="PR Preview" w:date="2026-01-01T00:00:00Z">
        <w:r>
          <w:delText xml:space="preserve">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because</w:delText>
        </w:r>
      </w:del>
      <w:del w:id="21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has mean</w:delText>
        </w:r>
      </w:del>
      <w:del w:id="213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and variance</w:delText>
        </w:r>
      </w:del>
      <w:del w:id="216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by</w:delText>
        </w:r>
      </w:del>
      <w:del w:id="219" w:author="PR Preview" w:date="2026-01-01T00:00:00Z">
        <w:r>
          <w:delText xml:space="preserve"> </w:delText>
        </w:r>
      </w:del>
      <w:hyperlink w:anchor="cor-sum-iid-moments">
        <w:del w:id="22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21" w:author="PR Preview" w:date="2026-01-01T00:00:00Z">
        <w:r>
          <w:delText xml:space="preserve">.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The code below draws 10,000 random samples of each size</w:delText>
        </w:r>
      </w:del>
      <w:del w:id="2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with replacement, and computes each sample’s mean.</w:delText>
        </w:r>
      </w:del>
    </w:p>
    <w:p>
      <w:pPr>
        <w:pStyle w:val="BodyText"/>
      </w:pPr>
      <w:ins w:id="228" w:author="PR Preview" w:date="2026-01-01T00:00:00Z">
        <w:r>
          <w:t xml:space="preserve">Horsepower is not bell-shaped: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 few powerful cars give it a long right tail.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To apply</w:t>
        </w:r>
      </w:ins>
      <w:ins w:id="233" w:author="PR Preview" w:date="2026-01-01T00:00:00Z">
        <w:r>
          <w:t xml:space="preserve"> </w:t>
        </w:r>
      </w:ins>
      <w:hyperlink w:anchor="thm-clt">
        <w:ins w:id="23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5" w:author="PR Preview" w:date="2026-01-01T00:00:00Z">
        <w:r>
          <w:t xml:space="preserve">, treat each draw of one car at random as one IID observation</w:t>
        </w:r>
      </w:ins>
      <w:ins w:id="2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so that</w:t>
        </w:r>
      </w:ins>
      <w:ins w:id="240" w:author="PR Preview" w:date="2026-01-01T00:00:00Z">
        <w:r>
          <w:t xml:space="preserve"> </w:t>
        </w:r>
      </w:ins>
      <m:oMath>
        <m:r>
          <m:t>μ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and</w:t>
        </w:r>
      </w:ins>
      <w:ins w:id="24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are the population mean and variance of the 392 horsepower values.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 sample mean</w:t>
        </w:r>
      </w:ins>
      <w:ins w:id="24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249" w:author="PR Preview" w:date="2026-01-01T00:00:00Z">
        <w:r>
          <w:t xml:space="preserve">, where</w:t>
        </w:r>
      </w:ins>
      <w:ins w:id="25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51" w:author="PR Preview" w:date="2026-01-01T00:00:00Z">
        <w:r>
          <w:t xml:space="preserve">, has mean</w:t>
        </w:r>
      </w:ins>
      <w:ins w:id="252" w:author="PR Preview" w:date="2026-01-01T00:00:00Z">
        <w:r>
          <w:t xml:space="preserve"> </w:t>
        </w:r>
      </w:ins>
      <m:oMath>
        <m:r>
          <m:t>μ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 standard deviation</w:t>
        </w:r>
      </w:ins>
      <w:ins w:id="25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because</w:t>
        </w:r>
      </w:ins>
      <w:ins w:id="25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has mean</w:t>
        </w:r>
      </w:ins>
      <w:ins w:id="262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variance</w:t>
        </w:r>
      </w:ins>
      <w:ins w:id="265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by</w:t>
        </w:r>
      </w:ins>
      <w:ins w:id="268" w:author="PR Preview" w:date="2026-01-01T00:00:00Z">
        <w:r>
          <w:t xml:space="preserve"> </w:t>
        </w:r>
      </w:ins>
      <w:hyperlink w:anchor="cor-sum-iid-moments">
        <w:ins w:id="269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70" w:author="PR Preview" w:date="2026-01-01T00:00:00Z">
        <w:r>
          <w:t xml:space="preserve">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code below draws 10,000 random samples of each size</w:t>
        </w:r>
      </w:ins>
      <w:ins w:id="2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with replacement, and computes each sample’s sample mean.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del w:id="277" w:author="PR Preview" w:date="2026-01-01T00:00:00Z">
        <w:r>
          <w:rPr>
            <w:b/>
            <w:bCs/>
          </w:rPr>
          <w:delText xml:space="preserve">Exercise 1 (How many cars to estimate average fuel economy)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Let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be</w:delText>
        </w:r>
      </w:del>
      <w:del w:id="283" w:author="PR Preview" w:date="2026-01-01T00:00:00Z">
        <w:r>
          <w:delText xml:space="preserve"> </w:delText>
        </w:r>
      </w:del>
      <w:hyperlink r:id="rId9">
        <w:del w:id="284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draws of the fuel economy (</w:delText>
        </w:r>
      </w:del>
      <w:del w:id="287" w:author="PR Preview" w:date="2026-01-01T00:00:00Z">
        <w:r>
          <w:rPr>
            <w:rStyle w:val="VerbatimChar"/>
          </w:rPr>
          <w:delText xml:space="preserve">mpg</w:delText>
        </w:r>
      </w:del>
      <w:del w:id="288" w:author="PR Preview" w:date="2026-01-01T00:00:00Z">
        <w:r>
          <w:delText xml:space="preserve">) of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a car chosen at random from the Auto data,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with mean</w:delText>
        </w:r>
      </w:del>
      <w:del w:id="293" w:author="PR Preview" w:date="2026-01-01T00:00:00Z">
        <w:r>
          <w:delText xml:space="preserve"> </w:delText>
        </w:r>
      </w:del>
      <m:oMath>
        <m:r>
          <m:t>μ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 variance</w:delText>
        </w:r>
      </w:del>
      <w:del w:id="29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 let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01" w:author="PR Preview" w:date="2026-01-01T00:00:00Z">
        <w:r>
          <w:delText xml:space="preserve">.</w:delText>
        </w:r>
      </w:del>
    </w:p>
    <w:p>
      <w:pPr>
        <w:pStyle w:val="BodyText"/>
      </w:pPr>
      <w:ins w:id="302" w:author="PR Preview" w:date="2026-01-01T00:00:00Z">
        <w:r>
          <w:rPr>
            <w:b/>
            <w:bCs/>
          </w:rPr>
          <w:t xml:space="preserve">Exercise 1 (How many cars to estimate mean fuel economy)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Let</w:t>
        </w:r>
      </w:ins>
      <w:ins w:id="3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be</w:t>
        </w:r>
      </w:ins>
      <w:ins w:id="308" w:author="PR Preview" w:date="2026-01-01T00:00:00Z">
        <w:r>
          <w:t xml:space="preserve"> </w:t>
        </w:r>
      </w:ins>
      <w:hyperlink r:id="rId9">
        <w:ins w:id="309" w:author="PR Preview" w:date="2026-01-01T00:00:00Z">
          <w:r>
            <w:rPr>
              <w:rStyle w:val="Hyperlink"/>
            </w:rPr>
            <w:t xml:space="preserve">IID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draws of the fuel economy (</w:t>
        </w:r>
      </w:ins>
      <w:ins w:id="312" w:author="PR Preview" w:date="2026-01-01T00:00:00Z">
        <w:r>
          <w:rPr>
            <w:rStyle w:val="VerbatimChar"/>
          </w:rPr>
          <w:t xml:space="preserve">mpg</w:t>
        </w:r>
      </w:ins>
      <w:ins w:id="313" w:author="PR Preview" w:date="2026-01-01T00:00:00Z">
        <w:r>
          <w:t xml:space="preserve">) of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 car chosen at random from the Auto data,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with population mean</w:t>
        </w:r>
      </w:ins>
      <w:ins w:id="318" w:author="PR Preview" w:date="2026-01-01T00:00:00Z">
        <w:r>
          <w:t xml:space="preserve"> </w:t>
        </w:r>
      </w:ins>
      <m:oMath>
        <m:r>
          <m:t>μ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 variance</w:t>
        </w:r>
      </w:ins>
      <w:ins w:id="32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and let</w:t>
        </w:r>
      </w:ins>
      <w:ins w:id="32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26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Theorem 4 (Chebyshev’s inequality for a sample average)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Let</w:delText>
        </w:r>
      </w:del>
      <w:del w:id="3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be</w:delText>
        </w:r>
      </w:del>
      <w:del w:id="333" w:author="PR Preview" w:date="2026-01-01T00:00:00Z">
        <w:r>
          <w:delText xml:space="preserve"> </w:delText>
        </w:r>
      </w:del>
      <w:hyperlink r:id="rId9">
        <w:del w:id="334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random variables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with mean</w:delText>
        </w:r>
      </w:del>
      <w:del w:id="339" w:author="PR Preview" w:date="2026-01-01T00:00:00Z">
        <w:r>
          <w:delText xml:space="preserve"> </w:delText>
        </w:r>
      </w:del>
      <m:oMath>
        <m:r>
          <m:t>μ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 finite variance</w:delText>
        </w:r>
      </w:del>
      <w:del w:id="34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 let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47" w:author="PR Preview" w:date="2026-01-01T00:00:00Z">
        <w:r>
          <w:delText xml:space="preserve">.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Then for every</w:delText>
        </w:r>
      </w:del>
      <w:del w:id="350" w:author="PR Preview" w:date="2026-01-01T00:00:00Z">
        <w:r>
          <w:delText xml:space="preserve"> </w:delText>
        </w:r>
      </w:del>
      <m:oMath>
        <m:r>
          <m:t>ϵ</m:t>
        </m:r>
        <m:r>
          <m:rPr>
            <m:sty m:val="p"/>
          </m:rPr>
          <m:t>&gt;</m:t>
        </m:r>
        <m:r>
          <m:t>0</m:t>
        </m:r>
      </m:oMath>
      <w:del w:id="351" w:author="PR Preview" w:date="2026-01-01T00:00:00Z">
        <w:r>
          <w:delText xml:space="preserve">:</w:delText>
        </w:r>
      </w:del>
    </w:p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Theorem 4 (Chebyshev’s inequality for a sample mean)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Let</w:t>
        </w:r>
      </w:ins>
      <w:ins w:id="3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be</w:t>
        </w:r>
      </w:ins>
      <w:ins w:id="358" w:author="PR Preview" w:date="2026-01-01T00:00:00Z">
        <w:r>
          <w:t xml:space="preserve"> </w:t>
        </w:r>
      </w:ins>
      <w:hyperlink r:id="rId9">
        <w:ins w:id="359" w:author="PR Preview" w:date="2026-01-01T00:00:00Z">
          <w:r>
            <w:rPr>
              <w:rStyle w:val="Hyperlink"/>
            </w:rPr>
            <w:t xml:space="preserve">IID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random variables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with population mean</w:t>
        </w:r>
      </w:ins>
      <w:ins w:id="364" w:author="PR Preview" w:date="2026-01-01T00:00:00Z">
        <w:r>
          <w:t xml:space="preserve"> </w:t>
        </w:r>
      </w:ins>
      <m:oMath>
        <m:r>
          <m:t>μ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and finite variance</w:t>
        </w:r>
      </w:ins>
      <w:ins w:id="36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 let</w:t>
        </w:r>
      </w:ins>
      <w:ins w:id="37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72" w:author="PR Preview" w:date="2026-01-01T00:00:00Z">
        <w:r>
          <w:t xml:space="preserve">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Then for every</w:t>
        </w:r>
      </w:ins>
      <w:ins w:id="375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3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del w:id="377" w:author="PR Preview" w:date="2026-01-01T00:00:00Z">
        <w:r>
          <w:rPr>
            <w:i/>
            <w:iCs/>
          </w:rPr>
          <w:delText xml:space="preserve">Remark</w:delText>
        </w:r>
      </w:del>
      <w:del w:id="378" w:author="PR Preview" w:date="2026-01-01T00:00:00Z">
        <w:r>
          <w:delText xml:space="preserve">. </w:delText>
        </w:r>
      </w:del>
      <w:del w:id="379" w:author="PR Preview" w:date="2026-01-01T00:00:00Z">
        <w:r>
          <w:delText xml:space="preserve">The bound on the moment generating function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is the step of Hoeffding’s 1963 paper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(Hoeffding 1963)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that the literature calls Hoeffding’s lemma.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The next result uses it to bound the tails of an average.</w:delText>
        </w:r>
      </w:del>
    </w:p>
    <w:p>
      <w:pPr>
        <w:pStyle w:val="BodyText"/>
      </w:pPr>
      <w:del w:id="389" w:author="PR Preview" w:date="2026-01-01T00:00:00Z">
        <w:r>
          <w:rPr>
            <w:b/>
            <w:bCs/>
          </w:rPr>
          <w:delText xml:space="preserve">Theorem 5 (Hoeffding’s inequality)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Let</w:delText>
        </w:r>
      </w:del>
      <w:del w:id="39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be</w:delText>
        </w:r>
      </w:del>
      <w:del w:id="395" w:author="PR Preview" w:date="2026-01-01T00:00:00Z">
        <w:r>
          <w:delText xml:space="preserve"> </w:delText>
        </w:r>
      </w:del>
      <w:hyperlink r:id="rId9">
        <w:del w:id="396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random variables with</w:delText>
        </w:r>
      </w:del>
      <w:del w:id="39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and mean</w:delText>
        </w:r>
      </w:del>
      <w:del w:id="402" w:author="PR Preview" w:date="2026-01-01T00:00:00Z">
        <w:r>
          <w:delText xml:space="preserve"> </w:delText>
        </w:r>
      </w:del>
      <m:oMath>
        <m:r>
          <m:t>μ</m:t>
        </m:r>
      </m:oMath>
      <w:del w:id="403" w:author="PR Preview" w:date="2026-01-01T00:00:00Z">
        <w:r>
          <w:delText xml:space="preserve">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and let</w:delText>
        </w:r>
      </w:del>
      <w:del w:id="4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07" w:author="PR Preview" w:date="2026-01-01T00:00:00Z">
        <w:r>
          <w:delText xml:space="preserve">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Then for every</w:delText>
        </w:r>
      </w:del>
      <w:del w:id="41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411" w:author="PR Preview" w:date="2026-01-01T00:00:00Z">
        <w:r>
          <w:delText xml:space="preserve">,</w:delText>
        </w:r>
      </w:del>
    </w:p>
    <w:p>
      <w:pPr>
        <w:pStyle w:val="BodyText"/>
      </w:pPr>
      <w:ins w:id="412" w:author="PR Preview" w:date="2026-01-01T00:00:00Z">
        <w:r>
          <w:rPr>
            <w:i/>
            <w:iCs/>
          </w:rPr>
          <w:t xml:space="preserve">Remark</w:t>
        </w:r>
      </w:ins>
      <w:ins w:id="413" w:author="PR Preview" w:date="2026-01-01T00:00:00Z">
        <w:r>
          <w:t xml:space="preserve">. </w:t>
        </w:r>
      </w:ins>
      <w:ins w:id="414" w:author="PR Preview" w:date="2026-01-01T00:00:00Z">
        <w:r>
          <w:t xml:space="preserve">The bound on the moment generating function</w:t>
        </w:r>
      </w:ins>
      <w:ins w:id="41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 the step of Hoeffding’s 1963 paper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(Hoeffding 1963)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that the literature calls Hoeffding’s lemma.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next result uses it to bound the tails of a sample mean.</w:t>
        </w:r>
      </w:ins>
    </w:p>
    <w:bookmarkStart w:id="47" w:name="thm-hoeffding"/>
    <w:p>
      <w:pPr>
        <w:pStyle w:val="BodyText"/>
      </w:pPr>
      <w:ins w:id="424" w:author="PR Preview" w:date="2026-01-01T00:00:00Z">
        <w:r>
          <w:rPr>
            <w:b/>
            <w:bCs/>
          </w:rPr>
          <w:t xml:space="preserve">Theorem 5 (Hoeffding’s inequality)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Let</w:t>
        </w:r>
      </w:ins>
      <w:ins w:id="4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be</w:t>
        </w:r>
      </w:ins>
      <w:ins w:id="430" w:author="PR Preview" w:date="2026-01-01T00:00:00Z">
        <w:r>
          <w:t xml:space="preserve"> </w:t>
        </w:r>
      </w:ins>
      <w:hyperlink r:id="rId9">
        <w:ins w:id="431" w:author="PR Preview" w:date="2026-01-01T00:00:00Z">
          <w:r>
            <w:rPr>
              <w:rStyle w:val="Hyperlink"/>
            </w:rPr>
            <w:t xml:space="preserve">IID</w:t>
          </w:r>
        </w:ins>
      </w:hyperlink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random variables with</w:t>
        </w:r>
      </w:ins>
      <w:ins w:id="43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and population mean</w:t>
        </w:r>
      </w:ins>
      <w:ins w:id="437" w:author="PR Preview" w:date="2026-01-01T00:00:00Z">
        <w:r>
          <w:t xml:space="preserve"> </w:t>
        </w:r>
      </w:ins>
      <m:oMath>
        <m:r>
          <m:t>μ</m:t>
        </m:r>
      </m:oMath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 let</w:t>
        </w:r>
      </w:ins>
      <w:ins w:id="44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Then for every</w:t>
        </w:r>
      </w:ins>
      <w:ins w:id="44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46" w:author="PR Preview" w:date="2026-01-01T00:00:00Z">
        <w:r>
          <w:t xml:space="preserve">,</w:t>
        </w:r>
      </w:ins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del w:id="447" w:author="PR Preview" w:date="2026-01-01T00:00:00Z">
        <w:r>
          <w:rPr>
            <w:i/>
            <w:iCs/>
          </w:rPr>
          <w:delText xml:space="preserve">Proof</w:delText>
        </w:r>
      </w:del>
      <w:del w:id="448" w:author="PR Preview" w:date="2026-01-01T00:00:00Z">
        <w:r>
          <w:delText xml:space="preserve">. </w:delText>
        </w:r>
      </w:del>
      <w:del w:id="449" w:author="PR Preview" w:date="2026-01-01T00:00:00Z">
        <w:r>
          <w:delText xml:space="preserve">The variables</w:delText>
        </w:r>
      </w:del>
      <w:del w:id="45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are IID, lie in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54" w:author="PR Preview" w:date="2026-01-01T00:00:00Z">
        <w:r>
          <w:delText xml:space="preserve">, and have mean</w:delText>
        </w:r>
      </w:del>
      <w:del w:id="45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μ</m:t>
        </m:r>
      </m:oMath>
      <w:del w:id="456" w:author="PR Preview" w:date="2026-01-01T00:00:00Z">
        <w:r>
          <w:delText xml:space="preserve">.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Their average is</w:delText>
        </w:r>
      </w:del>
      <w:del w:id="45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so</w:delText>
        </w:r>
      </w:del>
      <w:del w:id="463" w:author="PR Preview" w:date="2026-01-01T00:00:00Z">
        <w:r>
          <w:delText xml:space="preserve"> </w:delText>
        </w:r>
      </w:del>
      <w:hyperlink w:anchor="thm-hoeffding">
        <w:del w:id="4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applied to them gives</w:delText>
        </w:r>
      </w:del>
    </w:p>
    <w:p>
      <w:pPr>
        <w:pStyle w:val="FirstParagraph"/>
      </w:pPr>
      <w:ins w:id="467" w:author="PR Preview" w:date="2026-01-01T00:00:00Z">
        <w:r>
          <w:rPr>
            <w:i/>
            <w:iCs/>
          </w:rPr>
          <w:t xml:space="preserve">Proof</w:t>
        </w:r>
      </w:ins>
      <w:ins w:id="468" w:author="PR Preview" w:date="2026-01-01T00:00:00Z">
        <w:r>
          <w:t xml:space="preserve">. </w:t>
        </w:r>
      </w:ins>
      <w:ins w:id="469" w:author="PR Preview" w:date="2026-01-01T00:00:00Z">
        <w:r>
          <w:t xml:space="preserve">The variables</w:t>
        </w:r>
      </w:ins>
      <w:ins w:id="4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are IID, lie in</w:t>
        </w:r>
      </w:ins>
      <w:ins w:id="4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74" w:author="PR Preview" w:date="2026-01-01T00:00:00Z">
        <w:r>
          <w:t xml:space="preserve">, and have mean</w:t>
        </w:r>
      </w:ins>
      <w:ins w:id="4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μ</m:t>
        </m:r>
      </m:oMath>
      <w:ins w:id="476" w:author="PR Preview" w:date="2026-01-01T00:00:00Z">
        <w:r>
          <w:t xml:space="preserve">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Their sample mean is</w:t>
        </w:r>
      </w:ins>
      <w:ins w:id="4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so</w:t>
        </w:r>
      </w:ins>
      <w:ins w:id="483" w:author="PR Preview" w:date="2026-01-01T00:00:00Z">
        <w:r>
          <w:t xml:space="preserve"> </w:t>
        </w:r>
      </w:ins>
      <w:hyperlink w:anchor="thm-hoeffding">
        <w:ins w:id="48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applied to them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487" w:author="PR Preview" w:date="2026-01-01T00:00:00Z">
        <w:r>
          <w:rPr>
            <w:i/>
            <w:iCs/>
          </w:rPr>
          <w:delText xml:space="preserve">Remark</w:delText>
        </w:r>
      </w:del>
      <w:del w:id="488" w:author="PR Preview" w:date="2026-01-01T00:00:00Z">
        <w:r>
          <w:delText xml:space="preserve">. </w:delText>
        </w:r>
      </w:del>
      <w:del w:id="489" w:author="PR Preview" w:date="2026-01-01T00:00:00Z">
        <w:r>
          <w:delText xml:space="preserve">Hoeffding stated the inequality for sums of independent bounded random variables, with different bounds for each term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(Hoeffding 1963)</w:delText>
        </w:r>
      </w:del>
      <w:del w:id="492" w:author="PR Preview" w:date="2026-01-01T00:00:00Z">
        <w:r>
          <w:delText xml:space="preserve">.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This page states the case of an average of IID variables in</w:delText>
        </w:r>
      </w:del>
      <w:del w:id="49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96" w:author="PR Preview" w:date="2026-01-01T00:00:00Z">
        <w:r>
          <w:delText xml:space="preserve">,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which is the case that bounds the gap between a sample proportion and the probability it estimates.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For an indicator variable,</w:delText>
        </w:r>
      </w:del>
      <w:del w:id="501" w:author="PR Preview" w:date="2026-01-01T00:00:00Z">
        <w:r>
          <w:delText xml:space="preserve"> </w:delText>
        </w:r>
      </w:del>
      <m:oMath>
        <m:r>
          <m:t>μ</m:t>
        </m:r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is the probability of the event and</w:delText>
        </w:r>
      </w:del>
      <w:del w:id="5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is the share of the</w:delText>
        </w:r>
      </w:del>
      <w:del w:id="507" w:author="PR Preview" w:date="2026-01-01T00:00:00Z">
        <w:r>
          <w:delText xml:space="preserve"> </w:delText>
        </w:r>
      </w:del>
      <m:oMath>
        <m:r>
          <m:t>n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draws in which it occurs.</w:delText>
        </w:r>
      </w:del>
    </w:p>
    <w:p>
      <w:pPr>
        <w:pStyle w:val="FirstParagraph"/>
      </w:pPr>
      <w:ins w:id="510" w:author="PR Preview" w:date="2026-01-01T00:00:00Z">
        <w:r>
          <w:rPr>
            <w:i/>
            <w:iCs/>
          </w:rPr>
          <w:t xml:space="preserve">Remark</w:t>
        </w:r>
      </w:ins>
      <w:ins w:id="511" w:author="PR Preview" w:date="2026-01-01T00:00:00Z">
        <w:r>
          <w:t xml:space="preserve">. </w:t>
        </w:r>
      </w:ins>
      <w:ins w:id="512" w:author="PR Preview" w:date="2026-01-01T00:00:00Z">
        <w:r>
          <w:t xml:space="preserve">Hoeffding stated the inequality for sums of independent bounded random variables, with different bounds for each term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(Hoeffding 1963)</w:t>
        </w:r>
      </w:ins>
      <w:ins w:id="515" w:author="PR Preview" w:date="2026-01-01T00:00:00Z">
        <w:r>
          <w:t xml:space="preserve">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This page states the case of the sample mean of IID variables in</w:t>
        </w:r>
      </w:ins>
      <w:ins w:id="5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which is the case that bounds the gap between a sample proportion and the probability it estimates.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For an indicator variable,</w:t>
        </w:r>
      </w:ins>
      <w:ins w:id="524" w:author="PR Preview" w:date="2026-01-01T00:00:00Z">
        <w:r>
          <w:t xml:space="preserve"> </w:t>
        </w:r>
      </w:ins>
      <m:oMath>
        <m:r>
          <m:t>μ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the probability of the event and</w:t>
        </w:r>
      </w:ins>
      <w:ins w:id="52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the share of the</w:t>
        </w:r>
      </w:ins>
      <w:ins w:id="530" w:author="PR Preview" w:date="2026-01-01T00:00:00Z">
        <w:r>
          <w:t xml:space="preserve"> </w:t>
        </w:r>
      </w:ins>
      <m:oMath>
        <m:r>
          <m:t>n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draws in which it occurs.</w:t>
        </w:r>
      </w:ins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del w:id="533" w:author="PR Preview" w:date="2026-01-01T00:00:00Z">
        <w:r>
          <w:rPr>
            <w:b/>
            <w:bCs/>
          </w:rPr>
          <w:delText xml:space="preserve">Theorem 6 (Weak law of large numbers)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Let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be</w:delText>
        </w:r>
      </w:del>
      <w:del w:id="539" w:author="PR Preview" w:date="2026-01-01T00:00:00Z">
        <w:r>
          <w:delText xml:space="preserve"> </w:delText>
        </w:r>
      </w:del>
      <w:hyperlink r:id="rId9">
        <w:del w:id="54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random variables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with mean</w:delText>
        </w:r>
      </w:del>
      <w:del w:id="545" w:author="PR Preview" w:date="2026-01-01T00:00:00Z">
        <w:r>
          <w:delText xml:space="preserve"> </w:delText>
        </w:r>
      </w:del>
      <m:oMath>
        <m:r>
          <m:t>μ</m:t>
        </m:r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and finite variance</w:delText>
        </w:r>
      </w:del>
      <w:del w:id="54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549" w:author="PR Preview" w:date="2026-01-01T00:00:00Z">
        <w:r>
          <w:delText xml:space="preserve">,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and let</w:delText>
        </w:r>
      </w:del>
      <w:del w:id="5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be the sample mean.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Then the sample mean</w:delText>
        </w:r>
      </w:del>
      <w:del w:id="557" w:author="PR Preview" w:date="2026-01-01T00:00:00Z">
        <w:r>
          <w:delText xml:space="preserve"> </w:delText>
        </w:r>
      </w:del>
      <w:hyperlink w:anchor="def-convergence-in-probability">
        <w:del w:id="558" w:author="PR Preview" w:date="2026-01-01T00:00:00Z">
          <w:r>
            <w:rPr>
              <w:rStyle w:val="Hyperlink"/>
            </w:rPr>
            <w:delText xml:space="preserve">converges in probability</w:delText>
          </w:r>
        </w:del>
      </w:hyperlink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to</w:delText>
        </w:r>
      </w:del>
      <w:del w:id="561" w:author="PR Preview" w:date="2026-01-01T00:00:00Z">
        <w:r>
          <w:delText xml:space="preserve"> </w:delText>
        </w:r>
      </w:del>
      <m:oMath>
        <m:r>
          <m:t>μ</m:t>
        </m:r>
      </m:oMath>
      <w:del w:id="562" w:author="PR Preview" w:date="2026-01-01T00:00:00Z">
        <w:r>
          <w:delText xml:space="preserve">:</w:delText>
        </w:r>
      </w:del>
    </w:p>
    <w:p>
      <w:pPr>
        <w:pStyle w:val="BodyText"/>
      </w:pPr>
      <w:ins w:id="563" w:author="PR Preview" w:date="2026-01-01T00:00:00Z">
        <w:r>
          <w:rPr>
            <w:b/>
            <w:bCs/>
          </w:rPr>
          <w:t xml:space="preserve">Theorem 6 (Weak law of large numbers)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Let</w:t>
        </w:r>
      </w:ins>
      <w:ins w:id="5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be</w:t>
        </w:r>
      </w:ins>
      <w:ins w:id="569" w:author="PR Preview" w:date="2026-01-01T00:00:00Z">
        <w:r>
          <w:t xml:space="preserve"> </w:t>
        </w:r>
      </w:ins>
      <w:hyperlink r:id="rId9">
        <w:ins w:id="570" w:author="PR Preview" w:date="2026-01-01T00:00:00Z">
          <w:r>
            <w:rPr>
              <w:rStyle w:val="Hyperlink"/>
            </w:rPr>
            <w:t xml:space="preserve">IID</w:t>
          </w:r>
        </w:ins>
      </w:hyperlink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random variables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with population mean</w:t>
        </w:r>
      </w:ins>
      <w:ins w:id="575" w:author="PR Preview" w:date="2026-01-01T00:00:00Z">
        <w:r>
          <w:t xml:space="preserve"> </w:t>
        </w:r>
      </w:ins>
      <m:oMath>
        <m:r>
          <m:t>μ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and finite variance</w:t>
        </w:r>
      </w:ins>
      <w:ins w:id="57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 let</w:t>
        </w:r>
      </w:ins>
      <w:ins w:id="58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be the sample mean.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Then the sample mean</w:t>
        </w:r>
      </w:ins>
      <w:ins w:id="587" w:author="PR Preview" w:date="2026-01-01T00:00:00Z">
        <w:r>
          <w:t xml:space="preserve"> </w:t>
        </w:r>
      </w:ins>
      <w:hyperlink w:anchor="def-convergence-in-probability">
        <w:ins w:id="588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to</w:t>
        </w:r>
      </w:ins>
      <w:ins w:id="591" w:author="PR Preview" w:date="2026-01-01T00:00:00Z">
        <w:r>
          <w:t xml:space="preserve"> </w:t>
        </w:r>
      </w:ins>
      <m:oMath>
        <m:r>
          <m:t>μ</m:t>
        </m:r>
      </m:oMath>
      <w:ins w:id="59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2026-10-16T11:53:33Z</dcterms:created>
  <dcterms:modified xsi:type="dcterms:W3CDTF">2026-10-16T11:53:33Z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