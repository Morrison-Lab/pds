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2026-10-14 23:01:57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00:24:08 (PDT)</w:t>
        </w:r>
      </w:ins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Definition 10 (Normal distribution)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random variable</w:delText>
        </w:r>
      </w:del>
      <w:del w:id="6" w:author="PR Preview" w:date="2026-01-01T00:00:00Z">
        <w:r>
          <w:delText xml:space="preserve"> </w:delText>
        </w:r>
      </w:del>
      <m:oMath>
        <m:r>
          <m:t>X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has the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rPr>
            <w:b/>
            <w:bCs/>
          </w:rPr>
          <w:delText xml:space="preserve">normal distribution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(or</w:delText>
        </w:r>
      </w:del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rPr>
            <w:b/>
            <w:bCs/>
          </w:rPr>
          <w:delText xml:space="preserve">Gaussian distribution</w:delText>
        </w:r>
      </w:del>
      <w:del w:id="15" w:author="PR Preview" w:date="2026-01-01T00:00:00Z">
        <w:r>
          <w:delText xml:space="preserve">)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with mean parameter</w:delText>
        </w:r>
      </w:del>
      <w:del w:id="18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and variance parameter</w:delText>
        </w:r>
      </w:del>
      <w:del w:id="21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22" w:author="PR Preview" w:date="2026-01-01T00:00:00Z">
        <w:r>
          <w:delText xml:space="preserve">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written</w:delText>
        </w:r>
      </w:del>
      <w:del w:id="25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del w:id="26" w:author="PR Preview" w:date="2026-01-01T00:00:00Z">
        <w:r>
          <w:delText xml:space="preserve">,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if</w:delText>
        </w:r>
      </w:del>
      <w:del w:id="29" w:author="PR Preview" w:date="2026-01-01T00:00:00Z">
        <w:r>
          <w:delText xml:space="preserve"> </w:delText>
        </w:r>
      </w:del>
      <m:oMath>
        <m:r>
          <m:t>X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 continuous with</w:delText>
        </w:r>
      </w:del>
      <w:del w:id="32" w:author="PR Preview" w:date="2026-01-01T00:00:00Z">
        <w:r>
          <w:delText xml:space="preserve"> </w:delText>
        </w:r>
      </w:del>
      <w:hyperlink w:anchor="def-pdf">
        <w:del w:id="33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34" w:author="PR Preview" w:date="2026-01-01T00:00:00Z">
        <w:r>
          <w:delText xml:space="preserve">:</w:delText>
        </w:r>
      </w:del>
    </w:p>
    <w:p>
      <w:pPr>
        <w:pStyle w:val="BodyText"/>
      </w:pPr>
      <w:ins w:id="35" w:author="PR Preview" w:date="2026-01-01T00:00:00Z">
        <w:r>
          <w:rPr>
            <w:b/>
            <w:bCs/>
          </w:rPr>
          <w:t xml:space="preserve">Definition 10 (Normal distribution (Gaussian distribution))</w:t>
        </w:r>
      </w:ins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 random variable</w:t>
        </w:r>
      </w:ins>
      <w:ins w:id="38" w:author="PR Preview" w:date="2026-01-01T00:00:00Z">
        <w:r>
          <w:t xml:space="preserve"> </w:t>
        </w:r>
      </w:ins>
      <m:oMath>
        <m:r>
          <m:t>X</m:t>
        </m:r>
      </m:oMath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has the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rPr>
            <w:b/>
            <w:bCs/>
          </w:rPr>
          <w:t xml:space="preserve">normal distribution</w:t>
        </w:r>
      </w:ins>
      <w:ins w:id="43" w:author="PR Preview" w:date="2026-01-01T00:00:00Z">
        <w:r>
          <w:t xml:space="preserve"> </w:t>
        </w:r>
      </w:ins>
      <w:ins w:id="44" w:author="PR Preview" w:date="2026-01-01T00:00:00Z">
        <w:r>
          <w:t xml:space="preserve">(or</w:t>
        </w:r>
      </w:ins>
      <w:ins w:id="45" w:author="PR Preview" w:date="2026-01-01T00:00:00Z">
        <w:r>
          <w:t xml:space="preserve"> </w:t>
        </w:r>
      </w:ins>
      <w:ins w:id="46" w:author="PR Preview" w:date="2026-01-01T00:00:00Z">
        <w:r>
          <w:rPr>
            <w:b/>
            <w:bCs/>
          </w:rPr>
          <w:t xml:space="preserve">Gaussian distribution</w:t>
        </w:r>
      </w:ins>
      <w:ins w:id="47" w:author="PR Preview" w:date="2026-01-01T00:00:00Z">
        <w:r>
          <w:t xml:space="preserve">)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with mean parameter</w:t>
        </w:r>
      </w:ins>
      <w:ins w:id="50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 variance parameter</w:t>
        </w:r>
      </w:ins>
      <w:ins w:id="5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54" w:author="PR Preview" w:date="2026-01-01T00:00:00Z">
        <w:r>
          <w:t xml:space="preserve">,</w:t>
        </w:r>
      </w:ins>
      <w:ins w:id="55" w:author="PR Preview" w:date="2026-01-01T00:00:00Z">
        <w:r>
          <w:t xml:space="preserve"> </w:t>
        </w:r>
      </w:ins>
      <w:ins w:id="56" w:author="PR Preview" w:date="2026-01-01T00:00:00Z">
        <w:r>
          <w:t xml:space="preserve">written</w:t>
        </w:r>
      </w:ins>
      <w:ins w:id="57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ins w:id="58" w:author="PR Preview" w:date="2026-01-01T00:00:00Z">
        <w:r>
          <w:t xml:space="preserve">,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if</w:t>
        </w:r>
      </w:ins>
      <w:ins w:id="61" w:author="PR Preview" w:date="2026-01-01T00:00:00Z">
        <w:r>
          <w:t xml:space="preserve"> </w:t>
        </w:r>
      </w:ins>
      <m:oMath>
        <m:r>
          <m:t>X</m:t>
        </m:r>
      </m:oMath>
      <w:ins w:id="62" w:author="PR Preview" w:date="2026-01-01T00:00:00Z">
        <w:r>
          <w:t xml:space="preserve"> </w:t>
        </w:r>
      </w:ins>
      <w:ins w:id="63" w:author="PR Preview" w:date="2026-01-01T00:00:00Z">
        <w:r>
          <w:t xml:space="preserve">is continuous with</w:t>
        </w:r>
      </w:ins>
      <w:ins w:id="64" w:author="PR Preview" w:date="2026-01-01T00:00:00Z">
        <w:r>
          <w:t xml:space="preserve"> </w:t>
        </w:r>
      </w:ins>
      <w:hyperlink w:anchor="def-pdf">
        <w:ins w:id="65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del w:id="67" w:author="PR Preview" w:date="2026-01-01T00:00:00Z">
        <w:r>
          <w:rPr>
            <w:b/>
            <w:bCs/>
          </w:rPr>
          <w:delText xml:space="preserve">Definition 17 (Joint probability mass function)</w:delText>
        </w:r>
      </w:del>
      <w:del w:id="68" w:author="PR Preview" w:date="2026-01-01T00:00:00Z">
        <w:r>
          <w:delText xml:space="preserve"> </w:delText>
        </w:r>
      </w:del>
      <w:del w:id="69" w:author="PR Preview" w:date="2026-01-01T00:00:00Z">
        <w:r>
          <w:delText xml:space="preserve">For</w:delText>
        </w:r>
      </w:del>
      <w:del w:id="70" w:author="PR Preview" w:date="2026-01-01T00:00:00Z">
        <w:r>
          <w:delText xml:space="preserve"> </w:delText>
        </w:r>
      </w:del>
      <w:hyperlink w:anchor="def-jointly-distributed">
        <w:del w:id="71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72" w:author="PR Preview" w:date="2026-01-01T00:00:00Z">
        <w:r>
          <w:delText xml:space="preserve"> </w:delText>
        </w:r>
      </w:del>
      <w:del w:id="73" w:author="PR Preview" w:date="2026-01-01T00:00:00Z">
        <w:r>
          <w:delText xml:space="preserve">discrete random variables</w:delText>
        </w:r>
      </w:del>
      <w:del w:id="74" w:author="PR Preview" w:date="2026-01-01T00:00:00Z">
        <w:r>
          <w:delText xml:space="preserve"> </w:delText>
        </w:r>
      </w:del>
      <m:oMath>
        <m:r>
          <m:t>X</m:t>
        </m:r>
      </m:oMath>
      <w:del w:id="75" w:author="PR Preview" w:date="2026-01-01T00:00:00Z">
        <w:r>
          <w:delText xml:space="preserve"> </w:delText>
        </w:r>
      </w:del>
      <w:del w:id="76" w:author="PR Preview" w:date="2026-01-01T00:00:00Z">
        <w:r>
          <w:delText xml:space="preserve">and</w:delText>
        </w:r>
      </w:del>
      <w:del w:id="77" w:author="PR Preview" w:date="2026-01-01T00:00:00Z">
        <w:r>
          <w:delText xml:space="preserve"> </w:delText>
        </w:r>
      </w:del>
      <m:oMath>
        <m:r>
          <m:t>Y</m:t>
        </m:r>
      </m:oMath>
      <w:del w:id="78" w:author="PR Preview" w:date="2026-01-01T00:00:00Z">
        <w:r>
          <w:delText xml:space="preserve">,</w:delText>
        </w:r>
      </w:del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the</w:delText>
        </w:r>
      </w:del>
      <w:del w:id="81" w:author="PR Preview" w:date="2026-01-01T00:00:00Z">
        <w:r>
          <w:delText xml:space="preserve"> </w:delText>
        </w:r>
      </w:del>
      <w:del w:id="82" w:author="PR Preview" w:date="2026-01-01T00:00:00Z">
        <w:r>
          <w:rPr>
            <w:b/>
            <w:bCs/>
          </w:rPr>
          <w:delText xml:space="preserve">joint probability mass function</w:delText>
        </w:r>
      </w:del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(joint PMF) of</w:delText>
        </w:r>
      </w:del>
      <w:del w:id="85" w:author="PR Preview" w:date="2026-01-01T00:00:00Z">
        <w:r>
          <w:delText xml:space="preserve"> </w:delText>
        </w:r>
      </w:del>
      <m:oMath>
        <m:r>
          <m:t>X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</w:delText>
        </w:r>
      </w:del>
      <w:del w:id="88" w:author="PR Preview" w:date="2026-01-01T00:00:00Z">
        <w:r>
          <w:delText xml:space="preserve"> </w:delText>
        </w:r>
      </w:del>
      <m:oMath>
        <m:r>
          <m:t>Y</m:t>
        </m:r>
      </m:oMath>
      <w:del w:id="89" w:author="PR Preview" w:date="2026-01-01T00:00:00Z">
        <w:r>
          <w:delText xml:space="preserve"> </w:delText>
        </w:r>
      </w:del>
      <w:del w:id="90" w:author="PR Preview" w:date="2026-01-01T00:00:00Z">
        <w:r>
          <w:delText xml:space="preserve">is the probability that</w:delText>
        </w:r>
      </w:del>
      <w:del w:id="91" w:author="PR Preview" w:date="2026-01-01T00:00:00Z">
        <w:r>
          <w:delText xml:space="preserve"> </w:delText>
        </w:r>
      </w:del>
      <m:oMath>
        <m:r>
          <m:t>X</m:t>
        </m:r>
      </m:oMath>
      <w:del w:id="92" w:author="PR Preview" w:date="2026-01-01T00:00:00Z">
        <w:r>
          <w:delText xml:space="preserve"> </w:delText>
        </w:r>
      </w:del>
      <w:del w:id="93" w:author="PR Preview" w:date="2026-01-01T00:00:00Z">
        <w:r>
          <w:delText xml:space="preserve">takes the value</w:delText>
        </w:r>
      </w:del>
      <w:del w:id="94" w:author="PR Preview" w:date="2026-01-01T00:00:00Z">
        <w:r>
          <w:delText xml:space="preserve"> </w:delText>
        </w:r>
      </w:del>
      <m:oMath>
        <m:r>
          <m:t>x</m:t>
        </m:r>
      </m:oMath>
      <w:del w:id="95" w:author="PR Preview" w:date="2026-01-01T00:00:00Z">
        <w:r>
          <w:delText xml:space="preserve"> </w:delText>
        </w:r>
      </w:del>
      <w:del w:id="96" w:author="PR Preview" w:date="2026-01-01T00:00:00Z">
        <w:r>
          <w:delText xml:space="preserve">and</w:delText>
        </w:r>
      </w:del>
      <w:del w:id="97" w:author="PR Preview" w:date="2026-01-01T00:00:00Z">
        <w:r>
          <w:delText xml:space="preserve"> </w:delText>
        </w:r>
      </w:del>
      <m:oMath>
        <m:r>
          <m:t>Y</m:t>
        </m:r>
      </m:oMath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takes the value</w:delText>
        </w:r>
      </w:del>
      <w:del w:id="100" w:author="PR Preview" w:date="2026-01-01T00:00:00Z">
        <w:r>
          <w:delText xml:space="preserve"> </w:delText>
        </w:r>
      </w:del>
      <m:oMath>
        <m:r>
          <m:t>y</m:t>
        </m:r>
      </m:oMath>
      <w:del w:id="101" w:author="PR Preview" w:date="2026-01-01T00:00:00Z">
        <w:r>
          <w:delText xml:space="preserve">:</w:delText>
        </w:r>
      </w:del>
    </w:p>
    <w:p>
      <w:pPr>
        <w:pStyle w:val="BodyText"/>
      </w:pPr>
      <w:ins w:id="102" w:author="PR Preview" w:date="2026-01-01T00:00:00Z">
        <w:r>
          <w:rPr>
            <w:b/>
            <w:bCs/>
          </w:rPr>
          <w:t xml:space="preserve">Definition 17 (Joint probability mass function (joint PMF))</w:t>
        </w:r>
      </w:ins>
      <w:ins w:id="103" w:author="PR Preview" w:date="2026-01-01T00:00:00Z">
        <w:r>
          <w:t xml:space="preserve"> </w:t>
        </w:r>
      </w:ins>
      <w:ins w:id="104" w:author="PR Preview" w:date="2026-01-01T00:00:00Z">
        <w:r>
          <w:t xml:space="preserve">For</w:t>
        </w:r>
      </w:ins>
      <w:ins w:id="105" w:author="PR Preview" w:date="2026-01-01T00:00:00Z">
        <w:r>
          <w:t xml:space="preserve"> </w:t>
        </w:r>
      </w:ins>
      <w:hyperlink w:anchor="def-jointly-distributed">
        <w:ins w:id="106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discrete random variables</w:t>
        </w:r>
      </w:ins>
      <w:ins w:id="109" w:author="PR Preview" w:date="2026-01-01T00:00:00Z">
        <w:r>
          <w:t xml:space="preserve"> </w:t>
        </w:r>
      </w:ins>
      <m:oMath>
        <m:r>
          <m:t>X</m:t>
        </m:r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and</w:t>
        </w:r>
      </w:ins>
      <w:ins w:id="112" w:author="PR Preview" w:date="2026-01-01T00:00:00Z">
        <w:r>
          <w:t xml:space="preserve"> </w:t>
        </w:r>
      </w:ins>
      <m:oMath>
        <m:r>
          <m:t>Y</m:t>
        </m:r>
      </m:oMath>
      <w:ins w:id="113" w:author="PR Preview" w:date="2026-01-01T00:00:00Z">
        <w:r>
          <w:t xml:space="preserve">,</w:t>
        </w:r>
      </w:ins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the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rPr>
            <w:b/>
            <w:bCs/>
          </w:rPr>
          <w:t xml:space="preserve">joint probability mass function</w:t>
        </w:r>
      </w:ins>
      <w:ins w:id="118" w:author="PR Preview" w:date="2026-01-01T00:00:00Z">
        <w:r>
          <w:t xml:space="preserve"> </w:t>
        </w:r>
      </w:ins>
      <w:ins w:id="119" w:author="PR Preview" w:date="2026-01-01T00:00:00Z">
        <w:r>
          <w:t xml:space="preserve">(</w:t>
        </w:r>
      </w:ins>
      <w:ins w:id="120" w:author="PR Preview" w:date="2026-01-01T00:00:00Z">
        <w:r>
          <w:rPr>
            <w:b/>
            <w:bCs/>
          </w:rPr>
          <w:t xml:space="preserve">joint PMF</w:t>
        </w:r>
      </w:ins>
      <w:ins w:id="121" w:author="PR Preview" w:date="2026-01-01T00:00:00Z">
        <w:r>
          <w:t xml:space="preserve">) of</w:t>
        </w:r>
      </w:ins>
      <w:ins w:id="122" w:author="PR Preview" w:date="2026-01-01T00:00:00Z">
        <w:r>
          <w:t xml:space="preserve"> </w:t>
        </w:r>
      </w:ins>
      <m:oMath>
        <m:r>
          <m:t>X</m:t>
        </m:r>
      </m:oMath>
      <w:ins w:id="123" w:author="PR Preview" w:date="2026-01-01T00:00:00Z">
        <w:r>
          <w:t xml:space="preserve"> </w:t>
        </w:r>
      </w:ins>
      <w:ins w:id="124" w:author="PR Preview" w:date="2026-01-01T00:00:00Z">
        <w:r>
          <w:t xml:space="preserve">and</w:t>
        </w:r>
      </w:ins>
      <w:ins w:id="125" w:author="PR Preview" w:date="2026-01-01T00:00:00Z">
        <w:r>
          <w:t xml:space="preserve"> </w:t>
        </w:r>
      </w:ins>
      <m:oMath>
        <m:r>
          <m:t>Y</m:t>
        </m:r>
      </m:oMath>
      <w:ins w:id="126" w:author="PR Preview" w:date="2026-01-01T00:00:00Z">
        <w:r>
          <w:t xml:space="preserve"> </w:t>
        </w:r>
      </w:ins>
      <w:ins w:id="127" w:author="PR Preview" w:date="2026-01-01T00:00:00Z">
        <w:r>
          <w:t xml:space="preserve">is the probability that</w:t>
        </w:r>
      </w:ins>
      <w:ins w:id="128" w:author="PR Preview" w:date="2026-01-01T00:00:00Z">
        <w:r>
          <w:t xml:space="preserve"> </w:t>
        </w:r>
      </w:ins>
      <m:oMath>
        <m:r>
          <m:t>X</m:t>
        </m:r>
      </m:oMath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takes the value</w:t>
        </w:r>
      </w:ins>
      <w:ins w:id="131" w:author="PR Preview" w:date="2026-01-01T00:00:00Z">
        <w:r>
          <w:t xml:space="preserve"> </w:t>
        </w:r>
      </w:ins>
      <m:oMath>
        <m:r>
          <m:t>x</m:t>
        </m:r>
      </m:oMath>
      <w:ins w:id="132" w:author="PR Preview" w:date="2026-01-01T00:00:00Z">
        <w:r>
          <w:t xml:space="preserve"> </w:t>
        </w:r>
      </w:ins>
      <w:ins w:id="133" w:author="PR Preview" w:date="2026-01-01T00:00:00Z">
        <w:r>
          <w:t xml:space="preserve">and</w:t>
        </w:r>
      </w:ins>
      <w:ins w:id="134" w:author="PR Preview" w:date="2026-01-01T00:00:00Z">
        <w:r>
          <w:t xml:space="preserve"> </w:t>
        </w:r>
      </w:ins>
      <m:oMath>
        <m:r>
          <m:t>Y</m:t>
        </m:r>
      </m:oMath>
      <w:ins w:id="135" w:author="PR Preview" w:date="2026-01-01T00:00:00Z">
        <w:r>
          <w:t xml:space="preserve"> </w:t>
        </w:r>
      </w:ins>
      <w:ins w:id="136" w:author="PR Preview" w:date="2026-01-01T00:00:00Z">
        <w:r>
          <w:t xml:space="preserve">takes the value</w:t>
        </w:r>
      </w:ins>
      <w:ins w:id="137" w:author="PR Preview" w:date="2026-01-01T00:00:00Z">
        <w:r>
          <w:t xml:space="preserve"> </w:t>
        </w:r>
      </w:ins>
      <m:oMath>
        <m:r>
          <m:t>y</m:t>
        </m:r>
      </m:oMath>
      <w:ins w:id="13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del w:id="139" w:author="PR Preview" w:date="2026-01-01T00:00:00Z">
        <w:r>
          <w:rPr>
            <w:b/>
            <w:bCs/>
          </w:rPr>
          <w:delText xml:space="preserve">Definition 19 (Joint probability density function)</w:delText>
        </w:r>
      </w:del>
      <w:del w:id="140" w:author="PR Preview" w:date="2026-01-01T00:00:00Z">
        <w:r>
          <w:delText xml:space="preserve"> </w:delText>
        </w:r>
      </w:del>
      <w:del w:id="141" w:author="PR Preview" w:date="2026-01-01T00:00:00Z">
        <w:r>
          <w:delText xml:space="preserve">For</w:delText>
        </w:r>
      </w:del>
      <w:del w:id="142" w:author="PR Preview" w:date="2026-01-01T00:00:00Z">
        <w:r>
          <w:delText xml:space="preserve"> </w:delText>
        </w:r>
      </w:del>
      <w:hyperlink w:anchor="def-jointly-distributed">
        <w:del w:id="143" w:author="PR Preview" w:date="2026-01-01T00:00:00Z">
          <w:r>
            <w:rPr>
              <w:rStyle w:val="Hyperlink"/>
            </w:rPr>
            <w:delText xml:space="preserve">jointly distributed</w:delText>
          </w:r>
        </w:del>
      </w:hyperlink>
      <w:del w:id="144" w:author="PR Preview" w:date="2026-01-01T00:00:00Z">
        <w:r>
          <w:delText xml:space="preserve"> </w:delText>
        </w:r>
      </w:del>
      <w:del w:id="145" w:author="PR Preview" w:date="2026-01-01T00:00:00Z">
        <w:r>
          <w:delText xml:space="preserve">continuous random variables</w:delText>
        </w:r>
      </w:del>
      <w:del w:id="146" w:author="PR Preview" w:date="2026-01-01T00:00:00Z">
        <w:r>
          <w:delText xml:space="preserve"> </w:delText>
        </w:r>
      </w:del>
      <m:oMath>
        <m:r>
          <m:t>X</m:t>
        </m:r>
      </m:oMath>
      <w:del w:id="147" w:author="PR Preview" w:date="2026-01-01T00:00:00Z">
        <w:r>
          <w:delText xml:space="preserve"> </w:delText>
        </w:r>
      </w:del>
      <w:del w:id="148" w:author="PR Preview" w:date="2026-01-01T00:00:00Z">
        <w:r>
          <w:delText xml:space="preserve">and</w:delText>
        </w:r>
      </w:del>
      <w:del w:id="149" w:author="PR Preview" w:date="2026-01-01T00:00:00Z">
        <w:r>
          <w:delText xml:space="preserve"> </w:delText>
        </w:r>
      </w:del>
      <m:oMath>
        <m:r>
          <m:t>Y</m:t>
        </m:r>
      </m:oMath>
      <w:del w:id="150" w:author="PR Preview" w:date="2026-01-01T00:00:00Z">
        <w:r>
          <w:delText xml:space="preserve">,</w:delText>
        </w:r>
      </w:del>
      <w:del w:id="151" w:author="PR Preview" w:date="2026-01-01T00:00:00Z">
        <w:r>
          <w:delText xml:space="preserve"> </w:delText>
        </w:r>
      </w:del>
      <w:del w:id="152" w:author="PR Preview" w:date="2026-01-01T00:00:00Z">
        <w:r>
          <w:delText xml:space="preserve">a</w:delText>
        </w:r>
      </w:del>
      <w:del w:id="153" w:author="PR Preview" w:date="2026-01-01T00:00:00Z">
        <w:r>
          <w:delText xml:space="preserve"> </w:delText>
        </w:r>
      </w:del>
      <w:del w:id="154" w:author="PR Preview" w:date="2026-01-01T00:00:00Z">
        <w:r>
          <w:rPr>
            <w:b/>
            <w:bCs/>
          </w:rPr>
          <w:delText xml:space="preserve">joint probability density function</w:delText>
        </w:r>
      </w:del>
      <w:del w:id="155" w:author="PR Preview" w:date="2026-01-01T00:00:00Z">
        <w:r>
          <w:delText xml:space="preserve"> </w:delText>
        </w:r>
      </w:del>
      <w:del w:id="156" w:author="PR Preview" w:date="2026-01-01T00:00:00Z">
        <w:r>
          <w:delText xml:space="preserve">(joint density) of</w:delText>
        </w:r>
      </w:del>
      <w:del w:id="157" w:author="PR Preview" w:date="2026-01-01T00:00:00Z">
        <w:r>
          <w:delText xml:space="preserve"> </w:delText>
        </w:r>
      </w:del>
      <m:oMath>
        <m:r>
          <m:t>X</m:t>
        </m:r>
      </m:oMath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and</w:delText>
        </w:r>
      </w:del>
      <w:del w:id="160" w:author="PR Preview" w:date="2026-01-01T00:00:00Z">
        <w:r>
          <w:delText xml:space="preserve"> </w:delText>
        </w:r>
      </w:del>
      <m:oMath>
        <m:r>
          <m:t>Y</m:t>
        </m:r>
      </m:oMath>
      <w:del w:id="161" w:author="PR Preview" w:date="2026-01-01T00:00:00Z">
        <w:r>
          <w:delText xml:space="preserve">,</w:delText>
        </w:r>
      </w:del>
      <w:del w:id="162" w:author="PR Preview" w:date="2026-01-01T00:00:00Z">
        <w:r>
          <w:delText xml:space="preserve"> </w:delText>
        </w:r>
      </w:del>
      <w:del w:id="163" w:author="PR Preview" w:date="2026-01-01T00:00:00Z">
        <w:r>
          <w:delText xml:space="preserve">denoted</w:delText>
        </w:r>
      </w:del>
      <w:del w:id="164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del w:id="165" w:author="PR Preview" w:date="2026-01-01T00:00:00Z">
        <w:r>
          <w:delText xml:space="preserve"> </w:delText>
        </w:r>
      </w:del>
      <w:del w:id="166" w:author="PR Preview" w:date="2026-01-01T00:00:00Z">
        <w:r>
          <w:delText xml:space="preserve">or</w:delText>
        </w:r>
      </w:del>
      <w:del w:id="167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del w:id="168" w:author="PR Preview" w:date="2026-01-01T00:00:00Z">
        <w:r>
          <w:delText xml:space="preserve">,</w:delText>
        </w:r>
      </w:del>
      <w:del w:id="169" w:author="PR Preview" w:date="2026-01-01T00:00:00Z">
        <w:r>
          <w:delText xml:space="preserve"> </w:delText>
        </w:r>
      </w:del>
      <w:del w:id="170" w:author="PR Preview" w:date="2026-01-01T00:00:00Z">
        <w:r>
          <w:delText xml:space="preserve">is a function</w:delText>
        </w:r>
      </w:del>
      <w:del w:id="171" w:author="PR Preview" w:date="2026-01-01T00:00:00Z">
        <w:r>
          <w:delText xml:space="preserve"> </w:delText>
        </w:r>
      </w:del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del w:id="172" w:author="PR Preview" w:date="2026-01-01T00:00:00Z">
        <w:r>
          <w:delText xml:space="preserve"> </w:delText>
        </w:r>
      </w:del>
      <w:del w:id="173" w:author="PR Preview" w:date="2026-01-01T00:00:00Z">
        <w:r>
          <w:delText xml:space="preserve">on</w:delText>
        </w:r>
      </w:del>
      <w:del w:id="17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75" w:author="PR Preview" w:date="2026-01-01T00:00:00Z">
        <w:r>
          <w:delText xml:space="preserve"> </w:delText>
        </w:r>
      </w:del>
      <w:del w:id="176" w:author="PR Preview" w:date="2026-01-01T00:00:00Z">
        <w:r>
          <w:delText xml:space="preserve">that satisfies:</w:delText>
        </w:r>
      </w:del>
    </w:p>
    <w:p>
      <w:pPr>
        <w:pStyle w:val="BodyText"/>
      </w:pPr>
      <w:ins w:id="177" w:author="PR Preview" w:date="2026-01-01T00:00:00Z">
        <w:r>
          <w:rPr>
            <w:b/>
            <w:bCs/>
          </w:rPr>
          <w:t xml:space="preserve">Definition 19 (Joint probability density function (joint density))</w:t>
        </w:r>
      </w:ins>
      <w:ins w:id="178" w:author="PR Preview" w:date="2026-01-01T00:00:00Z">
        <w:r>
          <w:t xml:space="preserve"> </w:t>
        </w:r>
      </w:ins>
      <w:ins w:id="179" w:author="PR Preview" w:date="2026-01-01T00:00:00Z">
        <w:r>
          <w:t xml:space="preserve">For</w:t>
        </w:r>
      </w:ins>
      <w:ins w:id="180" w:author="PR Preview" w:date="2026-01-01T00:00:00Z">
        <w:r>
          <w:t xml:space="preserve"> </w:t>
        </w:r>
      </w:ins>
      <w:hyperlink w:anchor="def-jointly-distributed">
        <w:ins w:id="181" w:author="PR Preview" w:date="2026-01-01T00:00:00Z">
          <w:r>
            <w:rPr>
              <w:rStyle w:val="Hyperlink"/>
            </w:rPr>
            <w:t xml:space="preserve">jointly distributed</w:t>
          </w:r>
        </w:ins>
      </w:hyperlink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continuous random variables</w:t>
        </w:r>
      </w:ins>
      <w:ins w:id="184" w:author="PR Preview" w:date="2026-01-01T00:00:00Z">
        <w:r>
          <w:t xml:space="preserve"> </w:t>
        </w:r>
      </w:ins>
      <m:oMath>
        <m:r>
          <m:t>X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and</w:t>
        </w:r>
      </w:ins>
      <w:ins w:id="187" w:author="PR Preview" w:date="2026-01-01T00:00:00Z">
        <w:r>
          <w:t xml:space="preserve"> </w:t>
        </w:r>
      </w:ins>
      <m:oMath>
        <m:r>
          <m:t>Y</m:t>
        </m:r>
      </m:oMath>
      <w:ins w:id="188" w:author="PR Preview" w:date="2026-01-01T00:00:00Z">
        <w:r>
          <w:t xml:space="preserve">,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a</w:t>
        </w:r>
      </w:ins>
      <w:ins w:id="191" w:author="PR Preview" w:date="2026-01-01T00:00:00Z">
        <w:r>
          <w:t xml:space="preserve"> </w:t>
        </w:r>
      </w:ins>
      <w:ins w:id="192" w:author="PR Preview" w:date="2026-01-01T00:00:00Z">
        <w:r>
          <w:rPr>
            <w:b/>
            <w:bCs/>
          </w:rPr>
          <w:t xml:space="preserve">joint probability density function</w:t>
        </w:r>
      </w:ins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(</w:t>
        </w:r>
      </w:ins>
      <w:ins w:id="195" w:author="PR Preview" w:date="2026-01-01T00:00:00Z">
        <w:r>
          <w:rPr>
            <w:b/>
            <w:bCs/>
          </w:rPr>
          <w:t xml:space="preserve">joint density</w:t>
        </w:r>
      </w:ins>
      <w:ins w:id="196" w:author="PR Preview" w:date="2026-01-01T00:00:00Z">
        <w:r>
          <w:t xml:space="preserve">) of</w:t>
        </w:r>
      </w:ins>
      <w:ins w:id="197" w:author="PR Preview" w:date="2026-01-01T00:00:00Z">
        <w:r>
          <w:t xml:space="preserve"> </w:t>
        </w:r>
      </w:ins>
      <m:oMath>
        <m:r>
          <m:t>X</m:t>
        </m:r>
      </m:oMath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and</w:t>
        </w:r>
      </w:ins>
      <w:ins w:id="200" w:author="PR Preview" w:date="2026-01-01T00:00:00Z">
        <w:r>
          <w:t xml:space="preserve"> </w:t>
        </w:r>
      </w:ins>
      <m:oMath>
        <m:r>
          <m:t>Y</m:t>
        </m:r>
      </m:oMath>
      <w:ins w:id="201" w:author="PR Preview" w:date="2026-01-01T00:00:00Z">
        <w:r>
          <w:t xml:space="preserve">,</w:t>
        </w:r>
      </w:ins>
      <w:ins w:id="202" w:author="PR Preview" w:date="2026-01-01T00:00:00Z">
        <w:r>
          <w:t xml:space="preserve"> </w:t>
        </w:r>
      </w:ins>
      <w:ins w:id="203" w:author="PR Preview" w:date="2026-01-01T00:00:00Z">
        <w:r>
          <w:t xml:space="preserve">denoted</w:t>
        </w:r>
      </w:ins>
      <w:ins w:id="204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ins w:id="205" w:author="PR Preview" w:date="2026-01-01T00:00:00Z">
        <w:r>
          <w:t xml:space="preserve"> </w:t>
        </w:r>
      </w:ins>
      <w:ins w:id="206" w:author="PR Preview" w:date="2026-01-01T00:00:00Z">
        <w:r>
          <w:t xml:space="preserve">or</w:t>
        </w:r>
      </w:ins>
      <w:ins w:id="20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ins w:id="208" w:author="PR Preview" w:date="2026-01-01T00:00:00Z">
        <w:r>
          <w:t xml:space="preserve">,</w:t>
        </w:r>
      </w:ins>
      <w:ins w:id="209" w:author="PR Preview" w:date="2026-01-01T00:00:00Z">
        <w:r>
          <w:t xml:space="preserve"> </w:t>
        </w:r>
      </w:ins>
      <w:ins w:id="210" w:author="PR Preview" w:date="2026-01-01T00:00:00Z">
        <w:r>
          <w:t xml:space="preserve">is a function</w:t>
        </w:r>
      </w:ins>
      <w:ins w:id="211" w:author="PR Preview" w:date="2026-01-01T00:00:00Z">
        <w:r>
          <w:t xml:space="preserve"> </w:t>
        </w:r>
      </w:ins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ins w:id="212" w:author="PR Preview" w:date="2026-01-01T00:00:00Z">
        <w:r>
          <w:t xml:space="preserve"> </w:t>
        </w:r>
      </w:ins>
      <w:ins w:id="213" w:author="PR Preview" w:date="2026-01-01T00:00:00Z">
        <w:r>
          <w:t xml:space="preserve">on</w:t>
        </w:r>
      </w:ins>
      <w:ins w:id="214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215" w:author="PR Preview" w:date="2026-01-01T00:00:00Z">
        <w:r>
          <w:t xml:space="preserve"> </w:t>
        </w:r>
      </w:ins>
      <w:ins w:id="216" w:author="PR Preview" w:date="2026-01-01T00:00:00Z">
        <w:r>
          <w:t xml:space="preserve">that satisfies:</w:t>
        </w:r>
      </w:ins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del w:id="217" w:author="PR Preview" w:date="2026-01-01T00:00:00Z">
        <w:r>
          <w:rPr>
            <w:b/>
            <w:bCs/>
          </w:rPr>
          <w:delText xml:space="preserve">Definition 21 (Survival function)</w:delText>
        </w:r>
      </w:del>
      <w:del w:id="218" w:author="PR Preview" w:date="2026-01-01T00:00:00Z">
        <w:r>
          <w:delText xml:space="preserve"> </w:delText>
        </w:r>
      </w:del>
      <w:del w:id="219" w:author="PR Preview" w:date="2026-01-01T00:00:00Z">
        <w:r>
          <w:delText xml:space="preserve">The</w:delText>
        </w:r>
      </w:del>
      <w:del w:id="220" w:author="PR Preview" w:date="2026-01-01T00:00:00Z">
        <w:r>
          <w:delText xml:space="preserve"> </w:delText>
        </w:r>
      </w:del>
      <w:del w:id="221" w:author="PR Preview" w:date="2026-01-01T00:00:00Z">
        <w:r>
          <w:rPr>
            <w:b/>
            <w:bCs/>
          </w:rPr>
          <w:delText xml:space="preserve">survival function</w:delText>
        </w:r>
      </w:del>
      <w:del w:id="222" w:author="PR Preview" w:date="2026-01-01T00:00:00Z">
        <w:r>
          <w:delText xml:space="preserve"> </w:delText>
        </w:r>
      </w:del>
      <w:del w:id="223" w:author="PR Preview" w:date="2026-01-01T00:00:00Z">
        <w:r>
          <w:delText xml:space="preserve">(or</w:delText>
        </w:r>
      </w:del>
      <w:del w:id="224" w:author="PR Preview" w:date="2026-01-01T00:00:00Z">
        <w:r>
          <w:delText xml:space="preserve"> </w:delText>
        </w:r>
      </w:del>
      <w:del w:id="225" w:author="PR Preview" w:date="2026-01-01T00:00:00Z">
        <w:r>
          <w:rPr>
            <w:b/>
            <w:bCs/>
          </w:rPr>
          <w:delText xml:space="preserve">survivor function</w:delText>
        </w:r>
      </w:del>
      <w:del w:id="226" w:author="PR Preview" w:date="2026-01-01T00:00:00Z">
        <w:r>
          <w:delText xml:space="preserve">)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of a random variable</w:delText>
        </w:r>
      </w:del>
      <w:del w:id="229" w:author="PR Preview" w:date="2026-01-01T00:00:00Z">
        <w:r>
          <w:delText xml:space="preserve"> </w:delText>
        </w:r>
      </w:del>
      <m:oMath>
        <m:r>
          <m:t>T</m:t>
        </m:r>
      </m:oMath>
      <w:del w:id="230" w:author="PR Preview" w:date="2026-01-01T00:00:00Z">
        <w:r>
          <w:delText xml:space="preserve">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denoted</w:delText>
        </w:r>
      </w:del>
      <w:del w:id="233" w:author="PR Preview" w:date="2026-01-01T00:00:00Z">
        <w:r>
          <w:delText xml:space="preserve"> </w:delText>
        </w:r>
      </w:del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34" w:author="PR Preview" w:date="2026-01-01T00:00:00Z">
        <w:r>
          <w:delText xml:space="preserve">,</w:delText>
        </w:r>
      </w:del>
      <w:del w:id="235" w:author="PR Preview" w:date="2026-01-01T00:00:00Z">
        <w:r>
          <w:delText xml:space="preserve"> </w:delText>
        </w:r>
      </w:del>
      <w:del w:id="236" w:author="PR Preview" w:date="2026-01-01T00:00:00Z">
        <w:r>
          <w:delText xml:space="preserve">is the probability that</w:delText>
        </w:r>
      </w:del>
      <w:del w:id="237" w:author="PR Preview" w:date="2026-01-01T00:00:00Z">
        <w:r>
          <w:delText xml:space="preserve"> </w:delText>
        </w:r>
      </w:del>
      <m:oMath>
        <m:r>
          <m:t>T</m:t>
        </m:r>
      </m:oMath>
      <w:del w:id="238" w:author="PR Preview" w:date="2026-01-01T00:00:00Z">
        <w:r>
          <w:delText xml:space="preserve"> </w:delText>
        </w:r>
      </w:del>
      <w:del w:id="239" w:author="PR Preview" w:date="2026-01-01T00:00:00Z">
        <w:r>
          <w:delText xml:space="preserve">exceeds</w:delText>
        </w:r>
      </w:del>
      <w:del w:id="240" w:author="PR Preview" w:date="2026-01-01T00:00:00Z">
        <w:r>
          <w:delText xml:space="preserve"> </w:delText>
        </w:r>
      </w:del>
      <m:oMath>
        <m:r>
          <m:t>t</m:t>
        </m:r>
      </m:oMath>
      <w:del w:id="241" w:author="PR Preview" w:date="2026-01-01T00:00:00Z">
        <w:r>
          <w:delText xml:space="preserve">:</w:delText>
        </w:r>
      </w:del>
    </w:p>
    <w:p>
      <w:pPr>
        <w:pStyle w:val="FirstParagraph"/>
      </w:pPr>
      <w:ins w:id="242" w:author="PR Preview" w:date="2026-01-01T00:00:00Z">
        <w:r>
          <w:rPr>
            <w:b/>
            <w:bCs/>
          </w:rPr>
          <w:t xml:space="preserve">Definition 21 (Survival function (survivor function))</w:t>
        </w:r>
      </w:ins>
      <w:ins w:id="243" w:author="PR Preview" w:date="2026-01-01T00:00:00Z">
        <w:r>
          <w:t xml:space="preserve"> </w:t>
        </w:r>
      </w:ins>
      <w:ins w:id="244" w:author="PR Preview" w:date="2026-01-01T00:00:00Z">
        <w:r>
          <w:t xml:space="preserve">The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rPr>
            <w:b/>
            <w:bCs/>
          </w:rPr>
          <w:t xml:space="preserve">survival function</w:t>
        </w:r>
      </w:ins>
      <w:ins w:id="247" w:author="PR Preview" w:date="2026-01-01T00:00:00Z">
        <w:r>
          <w:t xml:space="preserve"> </w:t>
        </w:r>
      </w:ins>
      <w:ins w:id="248" w:author="PR Preview" w:date="2026-01-01T00:00:00Z">
        <w:r>
          <w:t xml:space="preserve">(or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rPr>
            <w:b/>
            <w:bCs/>
          </w:rPr>
          <w:t xml:space="preserve">survivor function</w:t>
        </w:r>
      </w:ins>
      <w:ins w:id="251" w:author="PR Preview" w:date="2026-01-01T00:00:00Z">
        <w:r>
          <w:t xml:space="preserve">)</w:t>
        </w:r>
      </w:ins>
      <w:ins w:id="252" w:author="PR Preview" w:date="2026-01-01T00:00:00Z">
        <w:r>
          <w:t xml:space="preserve"> </w:t>
        </w:r>
      </w:ins>
      <w:ins w:id="253" w:author="PR Preview" w:date="2026-01-01T00:00:00Z">
        <w:r>
          <w:t xml:space="preserve">of a random variable</w:t>
        </w:r>
      </w:ins>
      <w:ins w:id="254" w:author="PR Preview" w:date="2026-01-01T00:00:00Z">
        <w:r>
          <w:t xml:space="preserve"> </w:t>
        </w:r>
      </w:ins>
      <m:oMath>
        <m:r>
          <m:t>T</m:t>
        </m:r>
      </m:oMath>
      <w:ins w:id="255" w:author="PR Preview" w:date="2026-01-01T00:00:00Z">
        <w:r>
          <w:t xml:space="preserve">,</w:t>
        </w:r>
      </w:ins>
      <w:ins w:id="256" w:author="PR Preview" w:date="2026-01-01T00:00:00Z">
        <w:r>
          <w:t xml:space="preserve"> </w:t>
        </w:r>
      </w:ins>
      <w:ins w:id="257" w:author="PR Preview" w:date="2026-01-01T00:00:00Z">
        <w:r>
          <w:t xml:space="preserve">denoted</w:t>
        </w:r>
      </w:ins>
      <w:ins w:id="258" w:author="PR Preview" w:date="2026-01-01T00:00:00Z">
        <w:r>
          <w:t xml:space="preserve"> </w:t>
        </w:r>
      </w:ins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259" w:author="PR Preview" w:date="2026-01-01T00:00:00Z">
        <w:r>
          <w:t xml:space="preserve">,</w:t>
        </w:r>
      </w:ins>
      <w:ins w:id="260" w:author="PR Preview" w:date="2026-01-01T00:00:00Z">
        <w:r>
          <w:t xml:space="preserve"> </w:t>
        </w:r>
      </w:ins>
      <w:ins w:id="261" w:author="PR Preview" w:date="2026-01-01T00:00:00Z">
        <w:r>
          <w:t xml:space="preserve">is the probability that</w:t>
        </w:r>
      </w:ins>
      <w:ins w:id="262" w:author="PR Preview" w:date="2026-01-01T00:00:00Z">
        <w:r>
          <w:t xml:space="preserve"> </w:t>
        </w:r>
      </w:ins>
      <m:oMath>
        <m:r>
          <m:t>T</m:t>
        </m:r>
      </m:oMath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exceeds</w:t>
        </w:r>
      </w:ins>
      <w:ins w:id="265" w:author="PR Preview" w:date="2026-01-01T00:00:00Z">
        <w:r>
          <w:t xml:space="preserve"> </w:t>
        </w:r>
      </w:ins>
      <m:oMath>
        <m:r>
          <m:t>t</m:t>
        </m:r>
      </m:oMath>
      <w:ins w:id="26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del w:id="267" w:author="PR Preview" w:date="2026-01-01T00:00:00Z">
        <w:r>
          <w:rPr>
            <w:b/>
            <w:bCs/>
          </w:rPr>
          <w:delText xml:space="preserve">Definition 22 (Hazard function)</w:delText>
        </w:r>
      </w:del>
      <w:del w:id="268" w:author="PR Preview" w:date="2026-01-01T00:00:00Z">
        <w:r>
          <w:delText xml:space="preserve"> </w:delText>
        </w:r>
      </w:del>
      <w:del w:id="269" w:author="PR Preview" w:date="2026-01-01T00:00:00Z">
        <w:r>
          <w:delText xml:space="preserve">The</w:delText>
        </w:r>
      </w:del>
      <w:del w:id="270" w:author="PR Preview" w:date="2026-01-01T00:00:00Z">
        <w:r>
          <w:delText xml:space="preserve"> </w:delText>
        </w:r>
      </w:del>
      <w:del w:id="271" w:author="PR Preview" w:date="2026-01-01T00:00:00Z">
        <w:r>
          <w:rPr>
            <w:b/>
            <w:bCs/>
          </w:rPr>
          <w:delText xml:space="preserve">hazard function</w:delText>
        </w:r>
      </w:del>
      <w:del w:id="272" w:author="PR Preview" w:date="2026-01-01T00:00:00Z">
        <w:r>
          <w:delText xml:space="preserve"> </w:delText>
        </w:r>
      </w:del>
      <w:del w:id="273" w:author="PR Preview" w:date="2026-01-01T00:00:00Z">
        <w:r>
          <w:delText xml:space="preserve">(also called the</w:delText>
        </w:r>
      </w:del>
      <w:del w:id="274" w:author="PR Preview" w:date="2026-01-01T00:00:00Z">
        <w:r>
          <w:delText xml:space="preserve"> </w:delText>
        </w:r>
      </w:del>
      <w:del w:id="275" w:author="PR Preview" w:date="2026-01-01T00:00:00Z">
        <w:r>
          <w:rPr>
            <w:b/>
            <w:bCs/>
          </w:rPr>
          <w:delText xml:space="preserve">hazard rate</w:delText>
        </w:r>
      </w:del>
      <w:del w:id="276" w:author="PR Preview" w:date="2026-01-01T00:00:00Z">
        <w:r>
          <w:delText xml:space="preserve"> </w:delText>
        </w:r>
      </w:del>
      <w:del w:id="277" w:author="PR Preview" w:date="2026-01-01T00:00:00Z">
        <w:r>
          <w:delText xml:space="preserve">or</w:delText>
        </w:r>
      </w:del>
      <w:del w:id="278" w:author="PR Preview" w:date="2026-01-01T00:00:00Z">
        <w:r>
          <w:delText xml:space="preserve"> </w:delText>
        </w:r>
      </w:del>
      <w:del w:id="279" w:author="PR Preview" w:date="2026-01-01T00:00:00Z">
        <w:r>
          <w:rPr>
            <w:b/>
            <w:bCs/>
          </w:rPr>
          <w:delText xml:space="preserve">hazard rate function</w:delText>
        </w:r>
      </w:del>
      <w:del w:id="280" w:author="PR Preview" w:date="2026-01-01T00:00:00Z">
        <w:r>
          <w:delText xml:space="preserve">)</w:delText>
        </w:r>
      </w:del>
      <w:del w:id="281" w:author="PR Preview" w:date="2026-01-01T00:00:00Z">
        <w:r>
          <w:delText xml:space="preserve"> </w:delText>
        </w:r>
      </w:del>
      <w:del w:id="282" w:author="PR Preview" w:date="2026-01-01T00:00:00Z">
        <w:r>
          <w:delText xml:space="preserve">of a continuous random variable</w:delText>
        </w:r>
      </w:del>
      <w:del w:id="283" w:author="PR Preview" w:date="2026-01-01T00:00:00Z">
        <w:r>
          <w:delText xml:space="preserve"> </w:delText>
        </w:r>
      </w:del>
      <m:oMath>
        <m:r>
          <m:t>T</m:t>
        </m:r>
      </m:oMath>
      <w:del w:id="284" w:author="PR Preview" w:date="2026-01-01T00:00:00Z">
        <w:r>
          <w:delText xml:space="preserve"> </w:delText>
        </w:r>
      </w:del>
      <w:del w:id="285" w:author="PR Preview" w:date="2026-01-01T00:00:00Z">
        <w:r>
          <w:delText xml:space="preserve">at a value</w:delText>
        </w:r>
      </w:del>
      <w:del w:id="286" w:author="PR Preview" w:date="2026-01-01T00:00:00Z">
        <w:r>
          <w:delText xml:space="preserve"> </w:delText>
        </w:r>
      </w:del>
      <m:oMath>
        <m:r>
          <m:t>t</m:t>
        </m:r>
      </m:oMath>
      <w:del w:id="287" w:author="PR Preview" w:date="2026-01-01T00:00:00Z">
        <w:r>
          <w:delText xml:space="preserve"> </w:delText>
        </w:r>
      </w:del>
      <w:del w:id="288" w:author="PR Preview" w:date="2026-01-01T00:00:00Z">
        <w:r>
          <w:delText xml:space="preserve">with</w:delText>
        </w:r>
      </w:del>
      <w:del w:id="289" w:author="PR Preview" w:date="2026-01-01T00:00:00Z">
        <w:r>
          <w:delText xml:space="preserve"> </w:delText>
        </w:r>
      </w:del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90" w:author="PR Preview" w:date="2026-01-01T00:00:00Z">
        <w:r>
          <w:delText xml:space="preserve">,</w:delText>
        </w:r>
      </w:del>
      <w:del w:id="291" w:author="PR Preview" w:date="2026-01-01T00:00:00Z">
        <w:r>
          <w:delText xml:space="preserve"> </w:delText>
        </w:r>
      </w:del>
      <w:del w:id="292" w:author="PR Preview" w:date="2026-01-01T00:00:00Z">
        <w:r>
          <w:delText xml:space="preserve">typically denoted</w:delText>
        </w:r>
      </w:del>
      <w:del w:id="293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94" w:author="PR Preview" w:date="2026-01-01T00:00:00Z">
        <w:r>
          <w:delText xml:space="preserve"> </w:delText>
        </w:r>
      </w:del>
      <w:del w:id="295" w:author="PR Preview" w:date="2026-01-01T00:00:00Z">
        <w:r>
          <w:delText xml:space="preserve">or</w:delText>
        </w:r>
      </w:del>
      <w:del w:id="296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del w:id="297" w:author="PR Preview" w:date="2026-01-01T00:00:00Z">
        <w:r>
          <w:delText xml:space="preserve">,</w:delText>
        </w:r>
      </w:del>
      <w:del w:id="298" w:author="PR Preview" w:date="2026-01-01T00:00:00Z">
        <w:r>
          <w:delText xml:space="preserve"> </w:delText>
        </w:r>
      </w:del>
      <w:del w:id="299" w:author="PR Preview" w:date="2026-01-01T00:00:00Z">
        <w:r>
          <w:delText xml:space="preserve">is the limit of the</w:delText>
        </w:r>
      </w:del>
      <w:del w:id="300" w:author="PR Preview" w:date="2026-01-01T00:00:00Z">
        <w:r>
          <w:delText xml:space="preserve"> </w:delText>
        </w:r>
      </w:del>
      <w:hyperlink r:id="rId111">
        <w:del w:id="301" w:author="PR Preview" w:date="2026-01-01T00:00:00Z">
          <w:r>
            <w:rPr>
              <w:rStyle w:val="Hyperlink"/>
            </w:rPr>
            <w:delText xml:space="preserve">conditional probability</w:delText>
          </w:r>
        </w:del>
      </w:hyperlink>
      <w:del w:id="302" w:author="PR Preview" w:date="2026-01-01T00:00:00Z">
        <w:r>
          <w:delText xml:space="preserve"> </w:delText>
        </w:r>
      </w:del>
      <w:del w:id="303" w:author="PR Preview" w:date="2026-01-01T00:00:00Z">
        <w:r>
          <w:delText xml:space="preserve">that</w:delText>
        </w:r>
      </w:del>
      <w:del w:id="304" w:author="PR Preview" w:date="2026-01-01T00:00:00Z">
        <w:r>
          <w:delText xml:space="preserve"> </w:delText>
        </w:r>
      </w:del>
      <m:oMath>
        <m:r>
          <m:t>T</m:t>
        </m:r>
      </m:oMath>
      <w:del w:id="305" w:author="PR Preview" w:date="2026-01-01T00:00:00Z">
        <w:r>
          <w:delText xml:space="preserve"> </w:delText>
        </w:r>
      </w:del>
      <w:del w:id="306" w:author="PR Preview" w:date="2026-01-01T00:00:00Z">
        <w:r>
          <w:delText xml:space="preserve">falls in an interval starting at</w:delText>
        </w:r>
      </w:del>
      <w:del w:id="307" w:author="PR Preview" w:date="2026-01-01T00:00:00Z">
        <w:r>
          <w:delText xml:space="preserve"> </w:delText>
        </w:r>
      </w:del>
      <m:oMath>
        <m:r>
          <m:t>t</m:t>
        </m:r>
      </m:oMath>
      <w:del w:id="308" w:author="PR Preview" w:date="2026-01-01T00:00:00Z">
        <w:r>
          <w:delText xml:space="preserve">, given</w:delText>
        </w:r>
      </w:del>
      <w:del w:id="30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t</m:t>
        </m:r>
      </m:oMath>
      <w:del w:id="310" w:author="PR Preview" w:date="2026-01-01T00:00:00Z">
        <w:r>
          <w:delText xml:space="preserve">,</w:delText>
        </w:r>
      </w:del>
      <w:del w:id="311" w:author="PR Preview" w:date="2026-01-01T00:00:00Z">
        <w:r>
          <w:delText xml:space="preserve"> </w:delText>
        </w:r>
      </w:del>
      <w:del w:id="312" w:author="PR Preview" w:date="2026-01-01T00:00:00Z">
        <w:r>
          <w:delText xml:space="preserve">divided by the width of that interval,</w:delText>
        </w:r>
      </w:del>
      <w:del w:id="313" w:author="PR Preview" w:date="2026-01-01T00:00:00Z">
        <w:r>
          <w:delText xml:space="preserve"> </w:delText>
        </w:r>
      </w:del>
      <w:del w:id="314" w:author="PR Preview" w:date="2026-01-01T00:00:00Z">
        <w:r>
          <w:delText xml:space="preserve">as that width shrinks to 0:</w:delText>
        </w:r>
      </w:del>
    </w:p>
    <w:p>
      <w:pPr>
        <w:pStyle w:val="BodyText"/>
      </w:pPr>
      <w:ins w:id="315" w:author="PR Preview" w:date="2026-01-01T00:00:00Z">
        <w:r>
          <w:rPr>
            <w:b/>
            <w:bCs/>
          </w:rPr>
          <w:t xml:space="preserve">Definition 22 (Hazard function (hazard rate, hazard rate function))</w:t>
        </w:r>
      </w:ins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The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rPr>
            <w:b/>
            <w:bCs/>
          </w:rPr>
          <w:t xml:space="preserve">hazard function</w:t>
        </w:r>
      </w:ins>
      <w:ins w:id="320" w:author="PR Preview" w:date="2026-01-01T00:00:00Z">
        <w:r>
          <w:t xml:space="preserve"> </w:t>
        </w:r>
      </w:ins>
      <w:ins w:id="321" w:author="PR Preview" w:date="2026-01-01T00:00:00Z">
        <w:r>
          <w:t xml:space="preserve">(also called the</w:t>
        </w:r>
      </w:ins>
      <w:ins w:id="322" w:author="PR Preview" w:date="2026-01-01T00:00:00Z">
        <w:r>
          <w:t xml:space="preserve"> </w:t>
        </w:r>
      </w:ins>
      <w:ins w:id="323" w:author="PR Preview" w:date="2026-01-01T00:00:00Z">
        <w:r>
          <w:rPr>
            <w:b/>
            <w:bCs/>
          </w:rPr>
          <w:t xml:space="preserve">hazard rate</w:t>
        </w:r>
      </w:ins>
      <w:ins w:id="324" w:author="PR Preview" w:date="2026-01-01T00:00:00Z">
        <w:r>
          <w:t xml:space="preserve"> </w:t>
        </w:r>
      </w:ins>
      <w:ins w:id="325" w:author="PR Preview" w:date="2026-01-01T00:00:00Z">
        <w:r>
          <w:t xml:space="preserve">or</w:t>
        </w:r>
      </w:ins>
      <w:ins w:id="326" w:author="PR Preview" w:date="2026-01-01T00:00:00Z">
        <w:r>
          <w:t xml:space="preserve"> </w:t>
        </w:r>
      </w:ins>
      <w:ins w:id="327" w:author="PR Preview" w:date="2026-01-01T00:00:00Z">
        <w:r>
          <w:rPr>
            <w:b/>
            <w:bCs/>
          </w:rPr>
          <w:t xml:space="preserve">hazard rate function</w:t>
        </w:r>
      </w:ins>
      <w:ins w:id="328" w:author="PR Preview" w:date="2026-01-01T00:00:00Z">
        <w:r>
          <w:t xml:space="preserve">)</w:t>
        </w:r>
      </w:ins>
      <w:ins w:id="329" w:author="PR Preview" w:date="2026-01-01T00:00:00Z">
        <w:r>
          <w:t xml:space="preserve"> </w:t>
        </w:r>
      </w:ins>
      <w:ins w:id="330" w:author="PR Preview" w:date="2026-01-01T00:00:00Z">
        <w:r>
          <w:t xml:space="preserve">of a continuous random variable</w:t>
        </w:r>
      </w:ins>
      <w:ins w:id="331" w:author="PR Preview" w:date="2026-01-01T00:00:00Z">
        <w:r>
          <w:t xml:space="preserve"> </w:t>
        </w:r>
      </w:ins>
      <m:oMath>
        <m:r>
          <m:t>T</m:t>
        </m:r>
      </m:oMath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at a value</w:t>
        </w:r>
      </w:ins>
      <w:ins w:id="334" w:author="PR Preview" w:date="2026-01-01T00:00:00Z">
        <w:r>
          <w:t xml:space="preserve"> </w:t>
        </w:r>
      </w:ins>
      <m:oMath>
        <m:r>
          <m:t>t</m:t>
        </m:r>
      </m:oMath>
      <w:ins w:id="335" w:author="PR Preview" w:date="2026-01-01T00:00:00Z">
        <w:r>
          <w:t xml:space="preserve"> </w:t>
        </w:r>
      </w:ins>
      <w:ins w:id="336" w:author="PR Preview" w:date="2026-01-01T00:00:00Z">
        <w:r>
          <w:t xml:space="preserve">with</w:t>
        </w:r>
      </w:ins>
      <w:ins w:id="337" w:author="PR Preview" w:date="2026-01-01T00:00:00Z">
        <w:r>
          <w:t xml:space="preserve"> </w:t>
        </w:r>
      </w:ins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338" w:author="PR Preview" w:date="2026-01-01T00:00:00Z">
        <w:r>
          <w:t xml:space="preserve">,</w:t>
        </w:r>
      </w:ins>
      <w:ins w:id="339" w:author="PR Preview" w:date="2026-01-01T00:00:00Z">
        <w:r>
          <w:t xml:space="preserve"> </w:t>
        </w:r>
      </w:ins>
      <w:ins w:id="340" w:author="PR Preview" w:date="2026-01-01T00:00:00Z">
        <w:r>
          <w:t xml:space="preserve">typically denoted</w:t>
        </w:r>
      </w:ins>
      <w:ins w:id="341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42" w:author="PR Preview" w:date="2026-01-01T00:00:00Z">
        <w:r>
          <w:t xml:space="preserve"> </w:t>
        </w:r>
      </w:ins>
      <w:ins w:id="343" w:author="PR Preview" w:date="2026-01-01T00:00:00Z">
        <w:r>
          <w:t xml:space="preserve">or</w:t>
        </w:r>
      </w:ins>
      <w:ins w:id="344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ins w:id="345" w:author="PR Preview" w:date="2026-01-01T00:00:00Z">
        <w:r>
          <w:t xml:space="preserve">,</w:t>
        </w:r>
      </w:ins>
      <w:ins w:id="346" w:author="PR Preview" w:date="2026-01-01T00:00:00Z">
        <w:r>
          <w:t xml:space="preserve"> </w:t>
        </w:r>
      </w:ins>
      <w:ins w:id="347" w:author="PR Preview" w:date="2026-01-01T00:00:00Z">
        <w:r>
          <w:t xml:space="preserve">is the limit of the</w:t>
        </w:r>
      </w:ins>
      <w:ins w:id="348" w:author="PR Preview" w:date="2026-01-01T00:00:00Z">
        <w:r>
          <w:t xml:space="preserve"> </w:t>
        </w:r>
      </w:ins>
      <w:hyperlink r:id="rId111">
        <w:ins w:id="349" w:author="PR Preview" w:date="2026-01-01T00:00:00Z">
          <w:r>
            <w:rPr>
              <w:rStyle w:val="Hyperlink"/>
            </w:rPr>
            <w:t xml:space="preserve">conditional probability</w:t>
          </w:r>
        </w:ins>
      </w:hyperlink>
      <w:ins w:id="350" w:author="PR Preview" w:date="2026-01-01T00:00:00Z">
        <w:r>
          <w:t xml:space="preserve"> </w:t>
        </w:r>
      </w:ins>
      <w:ins w:id="351" w:author="PR Preview" w:date="2026-01-01T00:00:00Z">
        <w:r>
          <w:t xml:space="preserve">that</w:t>
        </w:r>
      </w:ins>
      <w:ins w:id="352" w:author="PR Preview" w:date="2026-01-01T00:00:00Z">
        <w:r>
          <w:t xml:space="preserve"> </w:t>
        </w:r>
      </w:ins>
      <m:oMath>
        <m:r>
          <m:t>T</m:t>
        </m:r>
      </m:oMath>
      <w:ins w:id="353" w:author="PR Preview" w:date="2026-01-01T00:00:00Z">
        <w:r>
          <w:t xml:space="preserve"> </w:t>
        </w:r>
      </w:ins>
      <w:ins w:id="354" w:author="PR Preview" w:date="2026-01-01T00:00:00Z">
        <w:r>
          <w:t xml:space="preserve">falls in an interval starting at</w:t>
        </w:r>
      </w:ins>
      <w:ins w:id="355" w:author="PR Preview" w:date="2026-01-01T00:00:00Z">
        <w:r>
          <w:t xml:space="preserve"> </w:t>
        </w:r>
      </w:ins>
      <m:oMath>
        <m:r>
          <m:t>t</m:t>
        </m:r>
      </m:oMath>
      <w:ins w:id="356" w:author="PR Preview" w:date="2026-01-01T00:00:00Z">
        <w:r>
          <w:t xml:space="preserve">, given</w:t>
        </w:r>
      </w:ins>
      <w:ins w:id="35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t</m:t>
        </m:r>
      </m:oMath>
      <w:ins w:id="358" w:author="PR Preview" w:date="2026-01-01T00:00:00Z">
        <w:r>
          <w:t xml:space="preserve">,</w:t>
        </w:r>
      </w:ins>
      <w:ins w:id="359" w:author="PR Preview" w:date="2026-01-01T00:00:00Z">
        <w:r>
          <w:t xml:space="preserve"> </w:t>
        </w:r>
      </w:ins>
      <w:ins w:id="360" w:author="PR Preview" w:date="2026-01-01T00:00:00Z">
        <w:r>
          <w:t xml:space="preserve">divided by the width of that interval,</w:t>
        </w:r>
      </w:ins>
      <w:ins w:id="361" w:author="PR Preview" w:date="2026-01-01T00:00:00Z">
        <w:r>
          <w:t xml:space="preserve"> </w:t>
        </w:r>
      </w:ins>
      <w:ins w:id="362" w:author="PR Preview" w:date="2026-01-01T00:00:00Z">
        <w:r>
          <w:t xml:space="preserve">as that width shrinks to 0:</w:t>
        </w:r>
      </w:ins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4" Type="http://schemas.openxmlformats.org/officeDocument/2006/relationships/hyperlink" Target="expectation.qmd#def-expectation" TargetMode="External"/><Relationship Id="rId144" Type="http://schemas.openxmlformats.org/officeDocument/2006/relationships/hyperlink" Target="https://doi.org/10.1007/978-1-4614-1353-0" TargetMode="External"/><Relationship Id="rId133" Type="http://schemas.openxmlformats.org/officeDocument/2006/relationships/hyperlink" Target="https://doi.org/10.1201/9781315182780" TargetMode="External"/><Relationship Id="rId57" Type="http://schemas.openxmlformats.org/officeDocument/2006/relationships/hyperlink" Target="https://en.wikipedia.org/wiki/Borel_set" TargetMode="External"/><Relationship Id="rId40" Type="http://schemas.openxmlformats.org/officeDocument/2006/relationships/hyperlink" Target="https://en.wikipedia.org/wiki/Cantor_distribution" TargetMode="External"/><Relationship Id="rId52" Type="http://schemas.openxmlformats.org/officeDocument/2006/relationships/hyperlink" Target="https://en.wikipedia.org/wiki/Cumulative_distribution_function" TargetMode="External"/><Relationship Id="rId79" Type="http://schemas.openxmlformats.org/officeDocument/2006/relationships/hyperlink" Target="https://en.wikipedia.org/wiki/Pi-system" TargetMode="External"/><Relationship Id="rId33" Type="http://schemas.openxmlformats.org/officeDocument/2006/relationships/hyperlink" Target="https://en.wikipedia.org/wiki/Probability_density_function#Formal_definition" TargetMode="External"/><Relationship Id="rId27" Type="http://schemas.openxmlformats.org/officeDocument/2006/relationships/hyperlink" Target="https://en.wikipedia.org/wiki/Probability_mass_function" TargetMode="External"/><Relationship Id="rId13" Type="http://schemas.openxmlformats.org/officeDocument/2006/relationships/hyperlink" Target="https://en.wikipedia.org/wiki/Random_variable" TargetMode="External"/><Relationship Id="rId136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41" Type="http://schemas.openxmlformats.org/officeDocument/2006/relationships/hyperlink" Target="https://link.springer.com/book/10.1007/978-1-4419-6646-9" TargetMode="External"/><Relationship Id="rId139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34" Type="http://schemas.openxmlformats.org/officeDocument/2006/relationships/hyperlink" Target="https://morrison-lab.github.io/mds/measures.html#def-measure" TargetMode="External"/><Relationship Id="rId18" Type="http://schemas.openxmlformats.org/officeDocument/2006/relationships/hyperlink" Target="https://morrison-lab.github.io/mds/sets-functions.html#def-countable-set" TargetMode="External"/><Relationship Id="rId9" Type="http://schemas.openxmlformats.org/officeDocument/2006/relationships/hyperlink" Target="https://morrison-lab.github.io/mds/sets-functions.html#def-function" TargetMode="External"/><Relationship Id="rId16" Type="http://schemas.openxmlformats.org/officeDocument/2006/relationships/hyperlink" Target="https://morrison-lab.github.io/mds/sets-functions.html#def-image" TargetMode="External"/><Relationship Id="rId103" Type="http://schemas.openxmlformats.org/officeDocument/2006/relationships/hyperlink" Target="https://wwu.instructure.com/courses/1906010/modules#module_3922392" TargetMode="External"/><Relationship Id="rId131" Type="http://schemas.openxmlformats.org/officeDocument/2006/relationships/hyperlink" Target="https://www.cengage.com/c/statistical-inference-2e-casella-berger/9780534243128/" TargetMode="External"/><Relationship Id="rId128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2" Type="http://schemas.openxmlformats.org/officeDocument/2006/relationships/hyperlink" Target="probability-basics.qmd#cor-p-neg0" TargetMode="External"/><Relationship Id="rId55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31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6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5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2026-10-15T07:33:34Z</dcterms:created>
  <dcterms:modified xsi:type="dcterms:W3CDTF">2026-10-15T07:33:34Z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