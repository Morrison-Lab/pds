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op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par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AttributeTok"/>
          </w:rPr>
          <w:delText xml:space="preserve">mfrow =</w:delText>
        </w:r>
      </w:del>
      <w:del w:id="9" w:author="PR Preview" w:date="2026-01-01T00:00:00Z">
        <w:r>
          <w:rPr>
            <w:rStyle w:val="NormalTok"/>
          </w:rPr>
          <w:delText xml:space="preserve"> </w:delText>
        </w:r>
      </w:del>
      <w:del w:id="10" w:author="PR Preview" w:date="2026-01-01T00:00:00Z">
        <w:r>
          <w:rPr>
            <w:rStyle w:val="FunctionTok"/>
          </w:rPr>
          <w:delText xml:space="preserve">c</w:delText>
        </w:r>
      </w:del>
      <w:del w:id="11" w:author="PR Preview" w:date="2026-01-01T00:00:00Z">
        <w:r>
          <w:rPr>
            <w:rStyle w:val="NormalTok"/>
          </w:rPr>
          <w:delText xml:space="preserve">(</w:delText>
        </w:r>
      </w:del>
      <w:del w:id="12" w:author="PR Preview" w:date="2026-01-01T00:00:00Z">
        <w:r>
          <w:rPr>
            <w:rStyle w:val="DecValTok"/>
          </w:rPr>
          <w:delText xml:space="preserve">1</w:delText>
        </w:r>
      </w:del>
      <w:del w:id="13" w:author="PR Preview" w:date="2026-01-01T00:00:00Z">
        <w:r>
          <w:rPr>
            <w:rStyle w:val="NormalTok"/>
          </w:rPr>
          <w:delText xml:space="preserve">, </w:delText>
        </w:r>
      </w:del>
      <w:del w:id="14" w:author="PR Preview" w:date="2026-01-01T00:00:00Z">
        <w:r>
          <w:rPr>
            <w:rStyle w:val="DecValTok"/>
          </w:rPr>
          <w:delText xml:space="preserve">3</w:delText>
        </w:r>
      </w:del>
      <w:del w:id="15" w:author="PR Preview" w:date="2026-01-01T00:00:00Z">
        <w:r>
          <w:rPr>
            <w:rStyle w:val="NormalTok"/>
          </w:rPr>
          <w:delText xml:space="preserve">), </w:delText>
        </w:r>
      </w:del>
      <w:del w:id="16" w:author="PR Preview" w:date="2026-01-01T00:00:00Z">
        <w:r>
          <w:rPr>
            <w:rStyle w:val="AttributeTok"/>
          </w:rPr>
          <w:delText xml:space="preserve">mar =</w:delText>
        </w:r>
      </w:del>
      <w:del w:id="17" w:author="PR Preview" w:date="2026-01-01T00:00:00Z">
        <w:r>
          <w:rPr>
            <w:rStyle w:val="NormalTok"/>
          </w:rPr>
          <w:delText xml:space="preserve"> </w:delText>
        </w:r>
      </w:del>
      <w:del w:id="18" w:author="PR Preview" w:date="2026-01-01T00:00:00Z">
        <w:r>
          <w:rPr>
            <w:rStyle w:val="FunctionTok"/>
          </w:rPr>
          <w:delText xml:space="preserve">c</w:delText>
        </w:r>
      </w:del>
      <w:del w:id="19" w:author="PR Preview" w:date="2026-01-01T00:00:00Z">
        <w:r>
          <w:rPr>
            <w:rStyle w:val="NormalTok"/>
          </w:rPr>
          <w:delText xml:space="preserve">(</w:delText>
        </w:r>
      </w:del>
      <w:del w:id="20" w:author="PR Preview" w:date="2026-01-01T00:00:00Z">
        <w:r>
          <w:rPr>
            <w:rStyle w:val="DecValTok"/>
          </w:rPr>
          <w:delText xml:space="preserve">4</w:delText>
        </w:r>
      </w:del>
      <w:del w:id="21" w:author="PR Preview" w:date="2026-01-01T00:00:00Z">
        <w:r>
          <w:rPr>
            <w:rStyle w:val="NormalTok"/>
          </w:rPr>
          <w:delText xml:space="preserve">, </w:delText>
        </w:r>
      </w:del>
      <w:del w:id="22" w:author="PR Preview" w:date="2026-01-01T00:00:00Z">
        <w:r>
          <w:rPr>
            <w:rStyle w:val="DecValTok"/>
          </w:rPr>
          <w:delText xml:space="preserve">4</w:delText>
        </w:r>
      </w:del>
      <w:del w:id="23" w:author="PR Preview" w:date="2026-01-01T00:00:00Z">
        <w:r>
          <w:rPr>
            <w:rStyle w:val="NormalTok"/>
          </w:rPr>
          <w:delText xml:space="preserve">, </w:delText>
        </w:r>
      </w:del>
      <w:del w:id="24" w:author="PR Preview" w:date="2026-01-01T00:00:00Z">
        <w:r>
          <w:rPr>
            <w:rStyle w:val="DecValTok"/>
          </w:rPr>
          <w:delText xml:space="preserve">2</w:delText>
        </w:r>
      </w:del>
      <w:del w:id="25" w:author="PR Preview" w:date="2026-01-01T00:00:00Z">
        <w:r>
          <w:rPr>
            <w:rStyle w:val="NormalTok"/>
          </w:rPr>
          <w:delText xml:space="preserve">, </w:delText>
        </w:r>
      </w:del>
      <w:del w:id="26" w:author="PR Preview" w:date="2026-01-01T00:00:00Z">
        <w:r>
          <w:rPr>
            <w:rStyle w:val="DecValTok"/>
          </w:rPr>
          <w:delText xml:space="preserve">1</w:delText>
        </w:r>
      </w:del>
      <w:del w:id="27" w:author="PR Preview" w:date="2026-01-01T00:00:00Z">
        <w:r>
          <w:rPr>
            <w:rStyle w:val="NormalTok"/>
          </w:rPr>
          <w:delText xml:space="preserve">))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ControlFlowTok"/>
          </w:rPr>
          <w:delText xml:space="preserve">for</w:delText>
        </w:r>
      </w:del>
      <w:del w:id="30" w:author="PR Preview" w:date="2026-01-01T00:00:00Z">
        <w:r>
          <w:rPr>
            <w:rStyle w:val="NormalTok"/>
          </w:rPr>
          <w:delText xml:space="preserve"> (k </w:delText>
        </w:r>
      </w:del>
      <w:del w:id="31" w:author="PR Preview" w:date="2026-01-01T00:00:00Z">
        <w:r>
          <w:rPr>
            <w:rStyle w:val="ControlFlowTok"/>
          </w:rPr>
          <w:delText xml:space="preserve">in</w:delText>
        </w:r>
      </w:del>
      <w:del w:id="32" w:author="PR Preview" w:date="2026-01-01T00:00:00Z">
        <w:r>
          <w:rPr>
            <w:rStyle w:val="NormalTok"/>
          </w:rPr>
          <w:delText xml:space="preserve"> </w:delText>
        </w:r>
      </w:del>
      <w:del w:id="33" w:author="PR Preview" w:date="2026-01-01T00:00:00Z">
        <w:r>
          <w:rPr>
            <w:rStyle w:val="FunctionTok"/>
          </w:rPr>
          <w:delText xml:space="preserve">seq_along</w:delText>
        </w:r>
      </w:del>
      <w:del w:id="34" w:author="PR Preview" w:date="2026-01-01T00:00:00Z">
        <w:r>
          <w:rPr>
            <w:rStyle w:val="NormalTok"/>
          </w:rPr>
          <w:delText xml:space="preserve">(sizes)) {</w:delText>
        </w:r>
      </w:del>
      <w:del w:id="35" w:author="PR Preview" w:date="2026-01-01T00:00:00Z">
        <w:r>
          <w:br/>
        </w:r>
      </w:del>
      <w:del w:id="36" w:author="PR Preview" w:date="2026-01-01T00:00:00Z">
        <w:r>
          <w:rPr>
            <w:rStyle w:val="NormalTok"/>
          </w:rPr>
          <w:delText xml:space="preserve">  </w:delText>
        </w:r>
      </w:del>
      <w:del w:id="37" w:author="PR Preview" w:date="2026-01-01T00:00:00Z">
        <w:r>
          <w:rPr>
            <w:rStyle w:val="FunctionTok"/>
          </w:rPr>
          <w:delText xml:space="preserve">hist</w:delText>
        </w:r>
      </w:del>
      <w:del w:id="38" w:author="PR Preview" w:date="2026-01-01T00:00:00Z">
        <w:r>
          <w:rPr>
            <w:rStyle w:val="NormalTok"/>
          </w:rPr>
          <w:delText xml:space="preserve">(sample_means[[k]], </w:delText>
        </w:r>
      </w:del>
      <w:del w:id="39" w:author="PR Preview" w:date="2026-01-01T00:00:00Z">
        <w:r>
          <w:rPr>
            <w:rStyle w:val="AttributeTok"/>
          </w:rPr>
          <w:delText xml:space="preserve">breaks =</w:delText>
        </w:r>
      </w:del>
      <w:del w:id="40" w:author="PR Preview" w:date="2026-01-01T00:00:00Z">
        <w:r>
          <w:rPr>
            <w:rStyle w:val="NormalTok"/>
          </w:rPr>
          <w:delText xml:space="preserve"> </w:delText>
        </w:r>
      </w:del>
      <w:del w:id="41" w:author="PR Preview" w:date="2026-01-01T00:00:00Z">
        <w:r>
          <w:rPr>
            <w:rStyle w:val="DecValTok"/>
          </w:rPr>
          <w:delText xml:space="preserve">40</w:delText>
        </w:r>
      </w:del>
      <w:del w:id="42" w:author="PR Preview" w:date="2026-01-01T00:00:00Z">
        <w:r>
          <w:rPr>
            <w:rStyle w:val="NormalTok"/>
          </w:rPr>
          <w:delText xml:space="preserve">, </w:delText>
        </w:r>
      </w:del>
      <w:del w:id="43" w:author="PR Preview" w:date="2026-01-01T00:00:00Z">
        <w:r>
          <w:rPr>
            <w:rStyle w:val="AttributeTok"/>
          </w:rPr>
          <w:delText xml:space="preserve">freq =</w:delText>
        </w:r>
      </w:del>
      <w:del w:id="44" w:author="PR Preview" w:date="2026-01-01T00:00:00Z">
        <w:r>
          <w:rPr>
            <w:rStyle w:val="NormalTok"/>
          </w:rPr>
          <w:delText xml:space="preserve"> </w:delText>
        </w:r>
      </w:del>
      <w:del w:id="45" w:author="PR Preview" w:date="2026-01-01T00:00:00Z">
        <w:r>
          <w:rPr>
            <w:rStyle w:val="ConstantTok"/>
          </w:rPr>
          <w:delText xml:space="preserve">FALSE</w:delText>
        </w:r>
      </w:del>
      <w:del w:id="46" w:author="PR Preview" w:date="2026-01-01T00:00:00Z">
        <w:r>
          <w:rPr>
            <w:rStyle w:val="NormalTok"/>
          </w:rPr>
          <w:delText xml:space="preserve">,</w:delText>
        </w:r>
      </w:del>
      <w:del w:id="47" w:author="PR Preview" w:date="2026-01-01T00:00:00Z">
        <w:r>
          <w:br/>
        </w:r>
      </w:del>
      <w:del w:id="48" w:author="PR Preview" w:date="2026-01-01T00:00:00Z">
        <w:r>
          <w:rPr>
            <w:rStyle w:val="NormalTok"/>
          </w:rPr>
          <w:delText xml:space="preserve">       </w:delText>
        </w:r>
      </w:del>
      <w:del w:id="49" w:author="PR Preview" w:date="2026-01-01T00:00:00Z">
        <w:r>
          <w:rPr>
            <w:rStyle w:val="AttributeTok"/>
          </w:rPr>
          <w:delText xml:space="preserve">main =</w:delText>
        </w:r>
      </w:del>
      <w:del w:id="50" w:author="PR Preview" w:date="2026-01-01T00:00:00Z">
        <w:r>
          <w:rPr>
            <w:rStyle w:val="NormalTok"/>
          </w:rPr>
          <w:delText xml:space="preserve"> </w:delText>
        </w:r>
      </w:del>
      <w:del w:id="51" w:author="PR Preview" w:date="2026-01-01T00:00:00Z">
        <w:r>
          <w:rPr>
            <w:rStyle w:val="FunctionTok"/>
          </w:rPr>
          <w:delText xml:space="preserve">paste</w:delText>
        </w:r>
      </w:del>
      <w:del w:id="52" w:author="PR Preview" w:date="2026-01-01T00:00:00Z">
        <w:r>
          <w:rPr>
            <w:rStyle w:val="NormalTok"/>
          </w:rPr>
          <w:delText xml:space="preserve">(</w:delText>
        </w:r>
      </w:del>
      <w:del w:id="53" w:author="PR Preview" w:date="2026-01-01T00:00:00Z">
        <w:r>
          <w:rPr>
            <w:rStyle w:val="StringTok"/>
          </w:rPr>
          <w:delText xml:space="preserve">"n ="</w:delText>
        </w:r>
      </w:del>
      <w:del w:id="54" w:author="PR Preview" w:date="2026-01-01T00:00:00Z">
        <w:r>
          <w:rPr>
            <w:rStyle w:val="NormalTok"/>
          </w:rPr>
          <w:delText xml:space="preserve">, sizes[k]), </w:delText>
        </w:r>
      </w:del>
      <w:del w:id="55" w:author="PR Preview" w:date="2026-01-01T00:00:00Z">
        <w:r>
          <w:rPr>
            <w:rStyle w:val="AttributeTok"/>
          </w:rPr>
          <w:delText xml:space="preserve">xlab =</w:delText>
        </w:r>
      </w:del>
      <w:del w:id="56" w:author="PR Preview" w:date="2026-01-01T00:00:00Z">
        <w:r>
          <w:rPr>
            <w:rStyle w:val="NormalTok"/>
          </w:rPr>
          <w:delText xml:space="preserve"> </w:delText>
        </w:r>
      </w:del>
      <w:del w:id="57" w:author="PR Preview" w:date="2026-01-01T00:00:00Z">
        <w:r>
          <w:rPr>
            <w:rStyle w:val="StringTok"/>
          </w:rPr>
          <w:delText xml:space="preserve">"sample mean of horsepower"</w:delText>
        </w:r>
      </w:del>
      <w:del w:id="58" w:author="PR Preview" w:date="2026-01-01T00:00:00Z">
        <w:r>
          <w:rPr>
            <w:rStyle w:val="NormalTok"/>
          </w:rPr>
          <w:delText xml:space="preserve">)</w:delText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  </w:delText>
        </w:r>
      </w:del>
      <w:del w:id="61" w:author="PR Preview" w:date="2026-01-01T00:00:00Z">
        <w:r>
          <w:rPr>
            <w:rStyle w:val="FunctionTok"/>
          </w:rPr>
          <w:delText xml:space="preserve">curve</w:delText>
        </w:r>
      </w:del>
      <w:del w:id="62" w:author="PR Preview" w:date="2026-01-01T00:00:00Z">
        <w:r>
          <w:rPr>
            <w:rStyle w:val="NormalTok"/>
          </w:rPr>
          <w:delText xml:space="preserve">(</w:delText>
        </w:r>
      </w:del>
      <w:del w:id="63" w:author="PR Preview" w:date="2026-01-01T00:00:00Z">
        <w:r>
          <w:rPr>
            <w:rStyle w:val="FunctionTok"/>
          </w:rPr>
          <w:delText xml:space="preserve">dnorm</w:delText>
        </w:r>
      </w:del>
      <w:del w:id="64" w:author="PR Preview" w:date="2026-01-01T00:00:00Z">
        <w:r>
          <w:rPr>
            <w:rStyle w:val="NormalTok"/>
          </w:rPr>
          <w:delText xml:space="preserve">(x, mu, sigma </w:delText>
        </w:r>
      </w:del>
      <w:del w:id="65" w:author="PR Preview" w:date="2026-01-01T00:00:00Z">
        <w:r>
          <w:rPr>
            <w:rStyle w:val="SpecialCharTok"/>
          </w:rPr>
          <w:delText xml:space="preserve">/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FunctionTok"/>
          </w:rPr>
          <w:delText xml:space="preserve">sqrt</w:delText>
        </w:r>
      </w:del>
      <w:del w:id="68" w:author="PR Preview" w:date="2026-01-01T00:00:00Z">
        <w:r>
          <w:rPr>
            <w:rStyle w:val="NormalTok"/>
          </w:rPr>
          <w:delText xml:space="preserve">(sizes[k])), </w:delText>
        </w:r>
      </w:del>
      <w:del w:id="69" w:author="PR Preview" w:date="2026-01-01T00:00:00Z">
        <w:r>
          <w:rPr>
            <w:rStyle w:val="AttributeTok"/>
          </w:rPr>
          <w:delText xml:space="preserve">add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ConstantTok"/>
          </w:rPr>
          <w:delText xml:space="preserve">TRUE</w:delText>
        </w:r>
      </w:del>
      <w:del w:id="72" w:author="PR Preview" w:date="2026-01-01T00:00:00Z">
        <w:r>
          <w:rPr>
            <w:rStyle w:val="NormalTok"/>
          </w:rPr>
          <w:delText xml:space="preserve">, </w:delText>
        </w:r>
      </w:del>
      <w:del w:id="73" w:author="PR Preview" w:date="2026-01-01T00:00:00Z">
        <w:r>
          <w:rPr>
            <w:rStyle w:val="AttributeTok"/>
          </w:rPr>
          <w:delText xml:space="preserve">lwd =</w:delText>
        </w:r>
      </w:del>
      <w:del w:id="74" w:author="PR Preview" w:date="2026-01-01T00:00:00Z">
        <w:r>
          <w:rPr>
            <w:rStyle w:val="NormalTok"/>
          </w:rPr>
          <w:delText xml:space="preserve"> 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rPr>
            <w:rStyle w:val="NormalTok"/>
          </w:rPr>
          <w:delText xml:space="preserve">}</w:delText>
        </w:r>
      </w:del>
      <w:del w:id="79" w:author="PR Preview" w:date="2026-01-01T00:00:00Z">
        <w:r>
          <w:br/>
        </w:r>
      </w:del>
      <w:del w:id="80" w:author="PR Preview" w:date="2026-01-01T00:00:00Z">
        <w:r>
          <w:rPr>
            <w:rStyle w:val="FunctionTok"/>
          </w:rPr>
          <w:delText xml:space="preserve">par</w:delText>
        </w:r>
      </w:del>
      <w:del w:id="81" w:author="PR Preview" w:date="2026-01-01T00:00:00Z">
        <w:r>
          <w:rPr>
            <w:rStyle w:val="NormalTok"/>
          </w:rPr>
          <w:delText xml:space="preserve">(op)</w:delText>
        </w:r>
      </w:del>
    </w:p>
    <w:p>
      <w:pPr>
        <w:pStyle w:val="SourceCode"/>
      </w:pPr>
      <w:ins w:id="82" w:author="PR Preview" w:date="2026-01-01T00:00:00Z">
        <w:r>
          <w:rPr>
            <w:rStyle w:val="NormalTok"/>
          </w:rPr>
          <w:t xml:space="preserve">n_labels </w:t>
        </w:r>
      </w:ins>
      <w:ins w:id="83" w:author="PR Preview" w:date="2026-01-01T00:00:00Z">
        <w:r>
          <w:rPr>
            <w:rStyle w:val="OtherTok"/>
          </w:rPr>
          <w:t xml:space="preserve">&lt;-</w:t>
        </w:r>
      </w:ins>
      <w:ins w:id="84" w:author="PR Preview" w:date="2026-01-01T00:00:00Z">
        <w:r>
          <w:rPr>
            <w:rStyle w:val="NormalTok"/>
          </w:rPr>
          <w:t xml:space="preserve"> </w:t>
        </w:r>
      </w:ins>
      <w:ins w:id="85" w:author="PR Preview" w:date="2026-01-01T00:00:00Z">
        <w:r>
          <w:rPr>
            <w:rStyle w:val="FunctionTok"/>
          </w:rPr>
          <w:t xml:space="preserve">paste</w:t>
        </w:r>
      </w:ins>
      <w:ins w:id="86" w:author="PR Preview" w:date="2026-01-01T00:00:00Z">
        <w:r>
          <w:rPr>
            <w:rStyle w:val="NormalTok"/>
          </w:rPr>
          <w:t xml:space="preserve">(</w:t>
        </w:r>
      </w:ins>
      <w:ins w:id="87" w:author="PR Preview" w:date="2026-01-01T00:00:00Z">
        <w:r>
          <w:rPr>
            <w:rStyle w:val="StringTok"/>
          </w:rPr>
          <w:t xml:space="preserve">"n ="</w:t>
        </w:r>
      </w:ins>
      <w:ins w:id="88" w:author="PR Preview" w:date="2026-01-01T00:00:00Z">
        <w:r>
          <w:rPr>
            <w:rStyle w:val="NormalTok"/>
          </w:rPr>
          <w:t xml:space="preserve">, sizes)</w:t>
        </w:r>
      </w:ins>
      <w:ins w:id="89" w:author="PR Preview" w:date="2026-01-01T00:00:00Z">
        <w:r>
          <w:br/>
        </w:r>
      </w:ins>
      <w:ins w:id="90" w:author="PR Preview" w:date="2026-01-01T00:00:00Z">
        <w:r>
          <w:rPr>
            <w:rStyle w:val="NormalTok"/>
          </w:rPr>
          <w:t xml:space="preserve">means_long </w:t>
        </w:r>
      </w:ins>
      <w:ins w:id="91" w:author="PR Preview" w:date="2026-01-01T00:00:00Z">
        <w:r>
          <w:rPr>
            <w:rStyle w:val="OtherTok"/>
          </w:rPr>
          <w:t xml:space="preserve">&lt;-</w:t>
        </w:r>
      </w:ins>
      <w:ins w:id="92" w:author="PR Preview" w:date="2026-01-01T00:00:00Z">
        <w:r>
          <w:rPr>
            <w:rStyle w:val="NormalTok"/>
          </w:rPr>
          <w:t xml:space="preserve"> </w:t>
        </w:r>
      </w:ins>
      <w:ins w:id="93" w:author="PR Preview" w:date="2026-01-01T00:00:00Z">
        <w:r>
          <w:rPr>
            <w:rStyle w:val="FunctionTok"/>
          </w:rPr>
          <w:t xml:space="preserve">data.frame</w:t>
        </w:r>
      </w:ins>
      <w:ins w:id="94" w:author="PR Preview" w:date="2026-01-01T00:00:00Z">
        <w:r>
          <w:rPr>
            <w:rStyle w:val="NormalTok"/>
          </w:rPr>
          <w:t xml:space="preserve">(</w:t>
        </w:r>
      </w:ins>
      <w:ins w:id="95" w:author="PR Preview" w:date="2026-01-01T00:00:00Z">
        <w:r>
          <w:br/>
        </w:r>
      </w:ins>
      <w:ins w:id="96" w:author="PR Preview" w:date="2026-01-01T00:00:00Z">
        <w:r>
          <w:rPr>
            <w:rStyle w:val="NormalTok"/>
          </w:rPr>
          <w:t xml:space="preserve">  </w:t>
        </w:r>
      </w:ins>
      <w:ins w:id="97" w:author="PR Preview" w:date="2026-01-01T00:00:00Z">
        <w:r>
          <w:rPr>
            <w:rStyle w:val="AttributeTok"/>
          </w:rPr>
          <w:t xml:space="preserve">n =</w:t>
        </w:r>
      </w:ins>
      <w:ins w:id="98" w:author="PR Preview" w:date="2026-01-01T00:00:00Z">
        <w:r>
          <w:rPr>
            <w:rStyle w:val="NormalTok"/>
          </w:rPr>
          <w:t xml:space="preserve"> </w:t>
        </w:r>
      </w:ins>
      <w:ins w:id="99" w:author="PR Preview" w:date="2026-01-01T00:00:00Z">
        <w:r>
          <w:rPr>
            <w:rStyle w:val="FunctionTok"/>
          </w:rPr>
          <w:t xml:space="preserve">factor</w:t>
        </w:r>
      </w:ins>
      <w:ins w:id="100" w:author="PR Preview" w:date="2026-01-01T00:00:00Z">
        <w:r>
          <w:rPr>
            <w:rStyle w:val="NormalTok"/>
          </w:rPr>
          <w:t xml:space="preserve">(</w:t>
        </w:r>
      </w:ins>
      <w:ins w:id="101" w:author="PR Preview" w:date="2026-01-01T00:00:00Z">
        <w:r>
          <w:br/>
        </w:r>
      </w:ins>
      <w:ins w:id="102" w:author="PR Preview" w:date="2026-01-01T00:00:00Z">
        <w:r>
          <w:rPr>
            <w:rStyle w:val="NormalTok"/>
          </w:rPr>
          <w:t xml:space="preserve">    </w:t>
        </w:r>
      </w:ins>
      <w:ins w:id="103" w:author="PR Preview" w:date="2026-01-01T00:00:00Z">
        <w:r>
          <w:rPr>
            <w:rStyle w:val="FunctionTok"/>
          </w:rPr>
          <w:t xml:space="preserve">rep</w:t>
        </w:r>
      </w:ins>
      <w:ins w:id="104" w:author="PR Preview" w:date="2026-01-01T00:00:00Z">
        <w:r>
          <w:rPr>
            <w:rStyle w:val="NormalTok"/>
          </w:rPr>
          <w:t xml:space="preserve">(n_labels, </w:t>
        </w:r>
      </w:ins>
      <w:ins w:id="105" w:author="PR Preview" w:date="2026-01-01T00:00:00Z">
        <w:r>
          <w:rPr>
            <w:rStyle w:val="AttributeTok"/>
          </w:rPr>
          <w:t xml:space="preserve">each =</w:t>
        </w:r>
      </w:ins>
      <w:ins w:id="106" w:author="PR Preview" w:date="2026-01-01T00:00:00Z">
        <w:r>
          <w:rPr>
            <w:rStyle w:val="NormalTok"/>
          </w:rPr>
          <w:t xml:space="preserve"> </w:t>
        </w:r>
      </w:ins>
      <w:ins w:id="107" w:author="PR Preview" w:date="2026-01-01T00:00:00Z">
        <w:r>
          <w:rPr>
            <w:rStyle w:val="FunctionTok"/>
          </w:rPr>
          <w:t xml:space="preserve">length</w:t>
        </w:r>
      </w:ins>
      <w:ins w:id="108" w:author="PR Preview" w:date="2026-01-01T00:00:00Z">
        <w:r>
          <w:rPr>
            <w:rStyle w:val="NormalTok"/>
          </w:rPr>
          <w:t xml:space="preserve">(sample_means[[</w:t>
        </w:r>
      </w:ins>
      <w:ins w:id="109" w:author="PR Preview" w:date="2026-01-01T00:00:00Z">
        <w:r>
          <w:rPr>
            <w:rStyle w:val="DecValTok"/>
          </w:rPr>
          <w:t xml:space="preserve">1</w:t>
        </w:r>
      </w:ins>
      <w:ins w:id="110" w:author="PR Preview" w:date="2026-01-01T00:00:00Z">
        <w:r>
          <w:rPr>
            <w:rStyle w:val="NormalTok"/>
          </w:rPr>
          <w:t xml:space="preserve">]])),</w:t>
        </w:r>
      </w:ins>
      <w:ins w:id="111" w:author="PR Preview" w:date="2026-01-01T00:00:00Z">
        <w:r>
          <w:br/>
        </w:r>
      </w:ins>
      <w:ins w:id="112" w:author="PR Preview" w:date="2026-01-01T00:00:00Z">
        <w:r>
          <w:rPr>
            <w:rStyle w:val="NormalTok"/>
          </w:rPr>
          <w:t xml:space="preserve">    </w:t>
        </w:r>
      </w:ins>
      <w:ins w:id="113" w:author="PR Preview" w:date="2026-01-01T00:00:00Z">
        <w:r>
          <w:rPr>
            <w:rStyle w:val="AttributeTok"/>
          </w:rPr>
          <w:t xml:space="preserve">levels =</w:t>
        </w:r>
      </w:ins>
      <w:ins w:id="114" w:author="PR Preview" w:date="2026-01-01T00:00:00Z">
        <w:r>
          <w:rPr>
            <w:rStyle w:val="NormalTok"/>
          </w:rPr>
          <w:t xml:space="preserve"> n_labels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  ),</w:t>
        </w:r>
      </w:ins>
      <w:ins w:id="117" w:author="PR Preview" w:date="2026-01-01T00:00:00Z">
        <w:r>
          <w:br/>
        </w:r>
      </w:ins>
      <w:ins w:id="118" w:author="PR Preview" w:date="2026-01-01T00:00:00Z">
        <w:r>
          <w:rPr>
            <w:rStyle w:val="NormalTok"/>
          </w:rPr>
          <w:t xml:space="preserve">  </w:t>
        </w:r>
      </w:ins>
      <w:ins w:id="119" w:author="PR Preview" w:date="2026-01-01T00:00:00Z">
        <w:r>
          <w:rPr>
            <w:rStyle w:val="AttributeTok"/>
          </w:rPr>
          <w:t xml:space="preserve">sample_mean =</w:t>
        </w:r>
      </w:ins>
      <w:ins w:id="120" w:author="PR Preview" w:date="2026-01-01T00:00:00Z">
        <w:r>
          <w:rPr>
            <w:rStyle w:val="NormalTok"/>
          </w:rPr>
          <w:t xml:space="preserve"> </w:t>
        </w:r>
      </w:ins>
      <w:ins w:id="121" w:author="PR Preview" w:date="2026-01-01T00:00:00Z">
        <w:r>
          <w:rPr>
            <w:rStyle w:val="FunctionTok"/>
          </w:rPr>
          <w:t xml:space="preserve">unlist</w:t>
        </w:r>
      </w:ins>
      <w:ins w:id="122" w:author="PR Preview" w:date="2026-01-01T00:00:00Z">
        <w:r>
          <w:rPr>
            <w:rStyle w:val="NormalTok"/>
          </w:rPr>
          <w:t xml:space="preserve">(sample_means)</w:t>
        </w:r>
      </w:ins>
      <w:ins w:id="123" w:author="PR Preview" w:date="2026-01-01T00:00:00Z">
        <w:r>
          <w:br/>
        </w:r>
      </w:ins>
      <w:ins w:id="124" w:author="PR Preview" w:date="2026-01-01T00:00:00Z">
        <w:r>
          <w:rPr>
            <w:rStyle w:val="NormalTok"/>
          </w:rPr>
          <w:t xml:space="preserve">)</w:t>
        </w:r>
      </w:ins>
      <w:ins w:id="125" w:author="PR Preview" w:date="2026-01-01T00:00:00Z">
        <w:r>
          <w:br/>
        </w:r>
      </w:ins>
      <w:ins w:id="126" w:author="PR Preview" w:date="2026-01-01T00:00:00Z">
        <w:r>
          <w:rPr>
            <w:rStyle w:val="NormalTok"/>
          </w:rPr>
          <w:t xml:space="preserve">normal_curves </w:t>
        </w:r>
      </w:ins>
      <w:ins w:id="127" w:author="PR Preview" w:date="2026-01-01T00:00:00Z">
        <w:r>
          <w:rPr>
            <w:rStyle w:val="OtherTok"/>
          </w:rPr>
          <w:t xml:space="preserve">&lt;-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FunctionTok"/>
          </w:rPr>
          <w:t xml:space="preserve">do.call</w:t>
        </w:r>
      </w:ins>
      <w:ins w:id="130" w:author="PR Preview" w:date="2026-01-01T00:00:00Z">
        <w:r>
          <w:rPr>
            <w:rStyle w:val="NormalTok"/>
          </w:rPr>
          <w:t xml:space="preserve">(rbind, </w:t>
        </w:r>
      </w:ins>
      <w:ins w:id="131" w:author="PR Preview" w:date="2026-01-01T00:00:00Z">
        <w:r>
          <w:rPr>
            <w:rStyle w:val="FunctionTok"/>
          </w:rPr>
          <w:t xml:space="preserve">lapply</w:t>
        </w:r>
      </w:ins>
      <w:ins w:id="132" w:author="PR Preview" w:date="2026-01-01T00:00:00Z">
        <w:r>
          <w:rPr>
            <w:rStyle w:val="NormalTok"/>
          </w:rPr>
          <w:t xml:space="preserve">(</w:t>
        </w:r>
      </w:ins>
      <w:ins w:id="133" w:author="PR Preview" w:date="2026-01-01T00:00:00Z">
        <w:r>
          <w:rPr>
            <w:rStyle w:val="FunctionTok"/>
          </w:rPr>
          <w:t xml:space="preserve">seq_along</w:t>
        </w:r>
      </w:ins>
      <w:ins w:id="134" w:author="PR Preview" w:date="2026-01-01T00:00:00Z">
        <w:r>
          <w:rPr>
            <w:rStyle w:val="NormalTok"/>
          </w:rPr>
          <w:t xml:space="preserve">(sizes), </w:t>
        </w:r>
      </w:ins>
      <w:ins w:id="135" w:author="PR Preview" w:date="2026-01-01T00:00:00Z">
        <w:r>
          <w:rPr>
            <w:rStyle w:val="ControlFlowTok"/>
          </w:rPr>
          <w:t xml:space="preserve">function</w:t>
        </w:r>
      </w:ins>
      <w:ins w:id="136" w:author="PR Preview" w:date="2026-01-01T00:00:00Z">
        <w:r>
          <w:rPr>
            <w:rStyle w:val="NormalTok"/>
          </w:rPr>
          <w:t xml:space="preserve">(k) {</w:t>
        </w:r>
      </w:ins>
      <w:ins w:id="137" w:author="PR Preview" w:date="2026-01-01T00:00:00Z">
        <w:r>
          <w:br/>
        </w:r>
      </w:ins>
      <w:ins w:id="138" w:author="PR Preview" w:date="2026-01-01T00:00:00Z">
        <w:r>
          <w:rPr>
            <w:rStyle w:val="NormalTok"/>
          </w:rPr>
          <w:t xml:space="preserve">  se </w:t>
        </w:r>
      </w:ins>
      <w:ins w:id="139" w:author="PR Preview" w:date="2026-01-01T00:00:00Z">
        <w:r>
          <w:rPr>
            <w:rStyle w:val="OtherTok"/>
          </w:rPr>
          <w:t xml:space="preserve">&lt;-</w:t>
        </w:r>
      </w:ins>
      <w:ins w:id="140" w:author="PR Preview" w:date="2026-01-01T00:00:00Z">
        <w:r>
          <w:rPr>
            <w:rStyle w:val="NormalTok"/>
          </w:rPr>
          <w:t xml:space="preserve"> sigma </w:t>
        </w:r>
      </w:ins>
      <w:ins w:id="141" w:author="PR Preview" w:date="2026-01-01T00:00:00Z">
        <w:r>
          <w:rPr>
            <w:rStyle w:val="SpecialCharTok"/>
          </w:rPr>
          <w:t xml:space="preserve">/</w:t>
        </w:r>
      </w:ins>
      <w:ins w:id="142" w:author="PR Preview" w:date="2026-01-01T00:00:00Z">
        <w:r>
          <w:rPr>
            <w:rStyle w:val="NormalTok"/>
          </w:rPr>
          <w:t xml:space="preserve"> </w:t>
        </w:r>
      </w:ins>
      <w:ins w:id="143" w:author="PR Preview" w:date="2026-01-01T00:00:00Z">
        <w:r>
          <w:rPr>
            <w:rStyle w:val="FunctionTok"/>
          </w:rPr>
          <w:t xml:space="preserve">sqrt</w:t>
        </w:r>
      </w:ins>
      <w:ins w:id="144" w:author="PR Preview" w:date="2026-01-01T00:00:00Z">
        <w:r>
          <w:rPr>
            <w:rStyle w:val="NormalTok"/>
          </w:rPr>
          <w:t xml:space="preserve">(sizes[k])</w:t>
        </w:r>
      </w:ins>
      <w:ins w:id="145" w:author="PR Preview" w:date="2026-01-01T00:00:00Z">
        <w:r>
          <w:br/>
        </w:r>
      </w:ins>
      <w:ins w:id="146" w:author="PR Preview" w:date="2026-01-01T00:00:00Z">
        <w:r>
          <w:rPr>
            <w:rStyle w:val="NormalTok"/>
          </w:rPr>
          <w:t xml:space="preserve">  grid </w:t>
        </w:r>
      </w:ins>
      <w:ins w:id="147" w:author="PR Preview" w:date="2026-01-01T00:00:00Z">
        <w:r>
          <w:rPr>
            <w:rStyle w:val="OtherTok"/>
          </w:rPr>
          <w:t xml:space="preserve">&lt;-</w:t>
        </w:r>
      </w:ins>
      <w:ins w:id="148" w:author="PR Preview" w:date="2026-01-01T00:00:00Z">
        <w:r>
          <w:rPr>
            <w:rStyle w:val="NormalTok"/>
          </w:rPr>
          <w:t xml:space="preserve"> </w:t>
        </w:r>
      </w:ins>
      <w:ins w:id="149" w:author="PR Preview" w:date="2026-01-01T00:00:00Z">
        <w:r>
          <w:rPr>
            <w:rStyle w:val="FunctionTok"/>
          </w:rPr>
          <w:t xml:space="preserve">seq</w:t>
        </w:r>
      </w:ins>
      <w:ins w:id="150" w:author="PR Preview" w:date="2026-01-01T00:00:00Z">
        <w:r>
          <w:rPr>
            <w:rStyle w:val="NormalTok"/>
          </w:rPr>
          <w:t xml:space="preserve">(mu </w:t>
        </w:r>
      </w:ins>
      <w:ins w:id="151" w:author="PR Preview" w:date="2026-01-01T00:00:00Z">
        <w:r>
          <w:rPr>
            <w:rStyle w:val="SpecialCharTok"/>
          </w:rPr>
          <w:t xml:space="preserve">-</w:t>
        </w:r>
      </w:ins>
      <w:ins w:id="152" w:author="PR Preview" w:date="2026-01-01T00:00:00Z">
        <w:r>
          <w:rPr>
            <w:rStyle w:val="NormalTok"/>
          </w:rPr>
          <w:t xml:space="preserve"> </w:t>
        </w:r>
      </w:ins>
      <w:ins w:id="153" w:author="PR Preview" w:date="2026-01-01T00:00:00Z">
        <w:r>
          <w:rPr>
            <w:rStyle w:val="DecValTok"/>
          </w:rPr>
          <w:t xml:space="preserve">4</w:t>
        </w:r>
      </w:ins>
      <w:ins w:id="154" w:author="PR Preview" w:date="2026-01-01T00:00:00Z">
        <w:r>
          <w:rPr>
            <w:rStyle w:val="NormalTok"/>
          </w:rPr>
          <w:t xml:space="preserve"> </w:t>
        </w:r>
      </w:ins>
      <w:ins w:id="155" w:author="PR Preview" w:date="2026-01-01T00:00:00Z">
        <w:r>
          <w:rPr>
            <w:rStyle w:val="SpecialCharTok"/>
          </w:rPr>
          <w:t xml:space="preserve">*</w:t>
        </w:r>
      </w:ins>
      <w:ins w:id="156" w:author="PR Preview" w:date="2026-01-01T00:00:00Z">
        <w:r>
          <w:rPr>
            <w:rStyle w:val="NormalTok"/>
          </w:rPr>
          <w:t xml:space="preserve"> se, mu </w:t>
        </w:r>
      </w:ins>
      <w:ins w:id="157" w:author="PR Preview" w:date="2026-01-01T00:00:00Z">
        <w:r>
          <w:rPr>
            <w:rStyle w:val="SpecialCharTok"/>
          </w:rPr>
          <w:t xml:space="preserve">+</w:t>
        </w:r>
      </w:ins>
      <w:ins w:id="158" w:author="PR Preview" w:date="2026-01-01T00:00:00Z">
        <w:r>
          <w:rPr>
            <w:rStyle w:val="NormalTok"/>
          </w:rPr>
          <w:t xml:space="preserve"> </w:t>
        </w:r>
      </w:ins>
      <w:ins w:id="159" w:author="PR Preview" w:date="2026-01-01T00:00:00Z">
        <w:r>
          <w:rPr>
            <w:rStyle w:val="DecValTok"/>
          </w:rPr>
          <w:t xml:space="preserve">4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SpecialCharTok"/>
          </w:rPr>
          <w:t xml:space="preserve">*</w:t>
        </w:r>
      </w:ins>
      <w:ins w:id="162" w:author="PR Preview" w:date="2026-01-01T00:00:00Z">
        <w:r>
          <w:rPr>
            <w:rStyle w:val="NormalTok"/>
          </w:rPr>
          <w:t xml:space="preserve"> se, </w:t>
        </w:r>
      </w:ins>
      <w:ins w:id="163" w:author="PR Preview" w:date="2026-01-01T00:00:00Z">
        <w:r>
          <w:rPr>
            <w:rStyle w:val="AttributeTok"/>
          </w:rPr>
          <w:t xml:space="preserve">length.out =</w:t>
        </w:r>
      </w:ins>
      <w:ins w:id="164" w:author="PR Preview" w:date="2026-01-01T00:00:00Z">
        <w:r>
          <w:rPr>
            <w:rStyle w:val="NormalTok"/>
          </w:rPr>
          <w:t xml:space="preserve"> </w:t>
        </w:r>
      </w:ins>
      <w:ins w:id="165" w:author="PR Preview" w:date="2026-01-01T00:00:00Z">
        <w:r>
          <w:rPr>
            <w:rStyle w:val="DecValTok"/>
          </w:rPr>
          <w:t xml:space="preserve">200</w:t>
        </w:r>
      </w:ins>
      <w:ins w:id="166" w:author="PR Preview" w:date="2026-01-01T00:00:00Z">
        <w:r>
          <w:rPr>
            <w:rStyle w:val="NormalTok"/>
          </w:rPr>
          <w:t xml:space="preserve">)</w:t>
        </w:r>
      </w:ins>
      <w:ins w:id="167" w:author="PR Preview" w:date="2026-01-01T00:00:00Z">
        <w:r>
          <w:br/>
        </w:r>
      </w:ins>
      <w:ins w:id="168" w:author="PR Preview" w:date="2026-01-01T00:00:00Z">
        <w:r>
          <w:rPr>
            <w:rStyle w:val="NormalTok"/>
          </w:rPr>
          <w:t xml:space="preserve">  </w:t>
        </w:r>
      </w:ins>
      <w:ins w:id="169" w:author="PR Preview" w:date="2026-01-01T00:00:00Z">
        <w:r>
          <w:rPr>
            <w:rStyle w:val="FunctionTok"/>
          </w:rPr>
          <w:t xml:space="preserve">data.frame</w:t>
        </w:r>
      </w:ins>
      <w:ins w:id="170" w:author="PR Preview" w:date="2026-01-01T00:00:00Z">
        <w:r>
          <w:rPr>
            <w:rStyle w:val="NormalTok"/>
          </w:rPr>
          <w:t xml:space="preserve">(</w:t>
        </w:r>
      </w:ins>
      <w:ins w:id="171" w:author="PR Preview" w:date="2026-01-01T00:00:00Z">
        <w:r>
          <w:br/>
        </w:r>
      </w:ins>
      <w:ins w:id="172" w:author="PR Preview" w:date="2026-01-01T00:00:00Z">
        <w:r>
          <w:rPr>
            <w:rStyle w:val="NormalTok"/>
          </w:rPr>
          <w:t xml:space="preserve">    </w:t>
        </w:r>
      </w:ins>
      <w:ins w:id="173" w:author="PR Preview" w:date="2026-01-01T00:00:00Z">
        <w:r>
          <w:rPr>
            <w:rStyle w:val="AttributeTok"/>
          </w:rPr>
          <w:t xml:space="preserve">n =</w:t>
        </w:r>
      </w:ins>
      <w:ins w:id="174" w:author="PR Preview" w:date="2026-01-01T00:00:00Z">
        <w:r>
          <w:rPr>
            <w:rStyle w:val="NormalTok"/>
          </w:rPr>
          <w:t xml:space="preserve"> </w:t>
        </w:r>
      </w:ins>
      <w:ins w:id="175" w:author="PR Preview" w:date="2026-01-01T00:00:00Z">
        <w:r>
          <w:rPr>
            <w:rStyle w:val="FunctionTok"/>
          </w:rPr>
          <w:t xml:space="preserve">factor</w:t>
        </w:r>
      </w:ins>
      <w:ins w:id="176" w:author="PR Preview" w:date="2026-01-01T00:00:00Z">
        <w:r>
          <w:rPr>
            <w:rStyle w:val="NormalTok"/>
          </w:rPr>
          <w:t xml:space="preserve">(n_labels[k], </w:t>
        </w:r>
      </w:ins>
      <w:ins w:id="177" w:author="PR Preview" w:date="2026-01-01T00:00:00Z">
        <w:r>
          <w:rPr>
            <w:rStyle w:val="AttributeTok"/>
          </w:rPr>
          <w:t xml:space="preserve">levels =</w:t>
        </w:r>
      </w:ins>
      <w:ins w:id="178" w:author="PR Preview" w:date="2026-01-01T00:00:00Z">
        <w:r>
          <w:rPr>
            <w:rStyle w:val="NormalTok"/>
          </w:rPr>
          <w:t xml:space="preserve"> n_labels),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    </w:t>
        </w:r>
      </w:ins>
      <w:ins w:id="181" w:author="PR Preview" w:date="2026-01-01T00:00:00Z">
        <w:r>
          <w:rPr>
            <w:rStyle w:val="AttributeTok"/>
          </w:rPr>
          <w:t xml:space="preserve">sample_mean =</w:t>
        </w:r>
      </w:ins>
      <w:ins w:id="182" w:author="PR Preview" w:date="2026-01-01T00:00:00Z">
        <w:r>
          <w:rPr>
            <w:rStyle w:val="NormalTok"/>
          </w:rPr>
          <w:t xml:space="preserve"> grid,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NormalTok"/>
          </w:rPr>
          <w:t xml:space="preserve">    </w:t>
        </w:r>
      </w:ins>
      <w:ins w:id="185" w:author="PR Preview" w:date="2026-01-01T00:00:00Z">
        <w:r>
          <w:rPr>
            <w:rStyle w:val="AttributeTok"/>
          </w:rPr>
          <w:t xml:space="preserve">density =</w:t>
        </w:r>
      </w:ins>
      <w:ins w:id="186" w:author="PR Preview" w:date="2026-01-01T00:00:00Z">
        <w:r>
          <w:rPr>
            <w:rStyle w:val="NormalTok"/>
          </w:rPr>
          <w:t xml:space="preserve"> </w:t>
        </w:r>
      </w:ins>
      <w:ins w:id="187" w:author="PR Preview" w:date="2026-01-01T00:00:00Z">
        <w:r>
          <w:rPr>
            <w:rStyle w:val="FunctionTok"/>
          </w:rPr>
          <w:t xml:space="preserve">dnorm</w:t>
        </w:r>
      </w:ins>
      <w:ins w:id="188" w:author="PR Preview" w:date="2026-01-01T00:00:00Z">
        <w:r>
          <w:rPr>
            <w:rStyle w:val="NormalTok"/>
          </w:rPr>
          <w:t xml:space="preserve">(grid, mu, se)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)</w:t>
        </w:r>
      </w:ins>
      <w:ins w:id="191" w:author="PR Preview" w:date="2026-01-01T00:00:00Z">
        <w:r>
          <w:br/>
        </w:r>
      </w:ins>
      <w:ins w:id="192" w:author="PR Preview" w:date="2026-01-01T00:00:00Z">
        <w:r>
          <w:rPr>
            <w:rStyle w:val="NormalTok"/>
          </w:rPr>
          <w:t xml:space="preserve">}))</w:t>
        </w:r>
      </w:ins>
      <w:ins w:id="193" w:author="PR Preview" w:date="2026-01-01T00:00:00Z">
        <w:r>
          <w:br/>
        </w:r>
      </w:ins>
      <w:ins w:id="194" w:author="PR Preview" w:date="2026-01-01T00:00:00Z">
        <w:r>
          <w:br/>
        </w:r>
      </w:ins>
      <w:ins w:id="195" w:author="PR Preview" w:date="2026-01-01T00:00:00Z">
        <w:r>
          <w:rPr>
            <w:rStyle w:val="NormalTok"/>
          </w:rPr>
          <w:t xml:space="preserve">ggplot2</w:t>
        </w:r>
      </w:ins>
      <w:ins w:id="196" w:author="PR Preview" w:date="2026-01-01T00:00:00Z">
        <w:r>
          <w:rPr>
            <w:rStyle w:val="SpecialCharTok"/>
          </w:rPr>
          <w:t xml:space="preserve">::</w:t>
        </w:r>
      </w:ins>
      <w:ins w:id="197" w:author="PR Preview" w:date="2026-01-01T00:00:00Z">
        <w:r>
          <w:rPr>
            <w:rStyle w:val="FunctionTok"/>
          </w:rPr>
          <w:t xml:space="preserve">ggplot</w:t>
        </w:r>
      </w:ins>
      <w:ins w:id="198" w:author="PR Preview" w:date="2026-01-01T00:00:00Z">
        <w:r>
          <w:rPr>
            <w:rStyle w:val="NormalTok"/>
          </w:rPr>
          <w:t xml:space="preserve">(means_long, ggplot2</w:t>
        </w:r>
      </w:ins>
      <w:ins w:id="199" w:author="PR Preview" w:date="2026-01-01T00:00:00Z">
        <w:r>
          <w:rPr>
            <w:rStyle w:val="SpecialCharTok"/>
          </w:rPr>
          <w:t xml:space="preserve">::</w:t>
        </w:r>
      </w:ins>
      <w:ins w:id="200" w:author="PR Preview" w:date="2026-01-01T00:00:00Z">
        <w:r>
          <w:rPr>
            <w:rStyle w:val="FunctionTok"/>
          </w:rPr>
          <w:t xml:space="preserve">aes</w:t>
        </w:r>
      </w:ins>
      <w:ins w:id="201" w:author="PR Preview" w:date="2026-01-01T00:00:00Z">
        <w:r>
          <w:rPr>
            <w:rStyle w:val="NormalTok"/>
          </w:rPr>
          <w:t xml:space="preserve">(</w:t>
        </w:r>
      </w:ins>
      <w:ins w:id="202" w:author="PR Preview" w:date="2026-01-01T00:00:00Z">
        <w:r>
          <w:rPr>
            <w:rStyle w:val="AttributeTok"/>
          </w:rPr>
          <w:t xml:space="preserve">x =</w:t>
        </w:r>
      </w:ins>
      <w:ins w:id="203" w:author="PR Preview" w:date="2026-01-01T00:00:00Z">
        <w:r>
          <w:rPr>
            <w:rStyle w:val="NormalTok"/>
          </w:rPr>
          <w:t xml:space="preserve"> sample_mean)) </w:t>
        </w:r>
      </w:ins>
      <w:ins w:id="204" w:author="PR Preview" w:date="2026-01-01T00:00:00Z">
        <w:r>
          <w:rPr>
            <w:rStyle w:val="SpecialCharTok"/>
          </w:rPr>
          <w:t xml:space="preserve">+</w:t>
        </w:r>
      </w:ins>
      <w:ins w:id="205" w:author="PR Preview" w:date="2026-01-01T00:00:00Z">
        <w:r>
          <w:br/>
        </w:r>
      </w:ins>
      <w:ins w:id="206" w:author="PR Preview" w:date="2026-01-01T00:00:00Z">
        <w:r>
          <w:rPr>
            <w:rStyle w:val="NormalTok"/>
          </w:rPr>
          <w:t xml:space="preserve">  ggplot2</w:t>
        </w:r>
      </w:ins>
      <w:ins w:id="207" w:author="PR Preview" w:date="2026-01-01T00:00:00Z">
        <w:r>
          <w:rPr>
            <w:rStyle w:val="SpecialCharTok"/>
          </w:rPr>
          <w:t xml:space="preserve">::</w:t>
        </w:r>
      </w:ins>
      <w:ins w:id="208" w:author="PR Preview" w:date="2026-01-01T00:00:00Z">
        <w:r>
          <w:rPr>
            <w:rStyle w:val="FunctionTok"/>
          </w:rPr>
          <w:t xml:space="preserve">geom_histogram</w:t>
        </w:r>
      </w:ins>
      <w:ins w:id="209" w:author="PR Preview" w:date="2026-01-01T00:00:00Z">
        <w:r>
          <w:rPr>
            <w:rStyle w:val="NormalTok"/>
          </w:rPr>
          <w:t xml:space="preserve">(</w:t>
        </w:r>
      </w:ins>
      <w:ins w:id="210" w:author="PR Preview" w:date="2026-01-01T00:00:00Z">
        <w:r>
          <w:br/>
        </w:r>
      </w:ins>
      <w:ins w:id="211" w:author="PR Preview" w:date="2026-01-01T00:00:00Z">
        <w:r>
          <w:rPr>
            <w:rStyle w:val="NormalTok"/>
          </w:rPr>
          <w:t xml:space="preserve">    ggplot2</w:t>
        </w:r>
      </w:ins>
      <w:ins w:id="212" w:author="PR Preview" w:date="2026-01-01T00:00:00Z">
        <w:r>
          <w:rPr>
            <w:rStyle w:val="SpecialCharTok"/>
          </w:rPr>
          <w:t xml:space="preserve">::</w:t>
        </w:r>
      </w:ins>
      <w:ins w:id="213" w:author="PR Preview" w:date="2026-01-01T00:00:00Z">
        <w:r>
          <w:rPr>
            <w:rStyle w:val="FunctionTok"/>
          </w:rPr>
          <w:t xml:space="preserve">aes</w:t>
        </w:r>
      </w:ins>
      <w:ins w:id="214" w:author="PR Preview" w:date="2026-01-01T00:00:00Z">
        <w:r>
          <w:rPr>
            <w:rStyle w:val="NormalTok"/>
          </w:rPr>
          <w:t xml:space="preserve">(</w:t>
        </w:r>
      </w:ins>
      <w:ins w:id="215" w:author="PR Preview" w:date="2026-01-01T00:00:00Z">
        <w:r>
          <w:rPr>
            <w:rStyle w:val="AttributeTok"/>
          </w:rPr>
          <w:t xml:space="preserve">y =</w:t>
        </w:r>
      </w:ins>
      <w:ins w:id="216" w:author="PR Preview" w:date="2026-01-01T00:00:00Z">
        <w:r>
          <w:rPr>
            <w:rStyle w:val="NormalTok"/>
          </w:rPr>
          <w:t xml:space="preserve"> ggplot2</w:t>
        </w:r>
      </w:ins>
      <w:ins w:id="217" w:author="PR Preview" w:date="2026-01-01T00:00:00Z">
        <w:r>
          <w:rPr>
            <w:rStyle w:val="SpecialCharTok"/>
          </w:rPr>
          <w:t xml:space="preserve">::</w:t>
        </w:r>
      </w:ins>
      <w:ins w:id="218" w:author="PR Preview" w:date="2026-01-01T00:00:00Z">
        <w:r>
          <w:rPr>
            <w:rStyle w:val="FunctionTok"/>
          </w:rPr>
          <w:t xml:space="preserve">after_stat</w:t>
        </w:r>
      </w:ins>
      <w:ins w:id="219" w:author="PR Preview" w:date="2026-01-01T00:00:00Z">
        <w:r>
          <w:rPr>
            <w:rStyle w:val="NormalTok"/>
          </w:rPr>
          <w:t xml:space="preserve">(density)),</w:t>
        </w:r>
      </w:ins>
      <w:ins w:id="220" w:author="PR Preview" w:date="2026-01-01T00:00:00Z">
        <w:r>
          <w:br/>
        </w:r>
      </w:ins>
      <w:ins w:id="221" w:author="PR Preview" w:date="2026-01-01T00:00:00Z">
        <w:r>
          <w:rPr>
            <w:rStyle w:val="NormalTok"/>
          </w:rPr>
          <w:t xml:space="preserve">    </w:t>
        </w:r>
      </w:ins>
      <w:ins w:id="222" w:author="PR Preview" w:date="2026-01-01T00:00:00Z">
        <w:r>
          <w:rPr>
            <w:rStyle w:val="AttributeTok"/>
          </w:rPr>
          <w:t xml:space="preserve">bins =</w:t>
        </w:r>
      </w:ins>
      <w:ins w:id="223" w:author="PR Preview" w:date="2026-01-01T00:00:00Z">
        <w:r>
          <w:rPr>
            <w:rStyle w:val="NormalTok"/>
          </w:rPr>
          <w:t xml:space="preserve"> </w:t>
        </w:r>
      </w:ins>
      <w:ins w:id="224" w:author="PR Preview" w:date="2026-01-01T00:00:00Z">
        <w:r>
          <w:rPr>
            <w:rStyle w:val="DecValTok"/>
          </w:rPr>
          <w:t xml:space="preserve">40</w:t>
        </w:r>
      </w:ins>
      <w:ins w:id="225" w:author="PR Preview" w:date="2026-01-01T00:00:00Z">
        <w:r>
          <w:rPr>
            <w:rStyle w:val="NormalTok"/>
          </w:rPr>
          <w:t xml:space="preserve">,</w:t>
        </w:r>
      </w:ins>
      <w:ins w:id="226" w:author="PR Preview" w:date="2026-01-01T00:00:00Z">
        <w:r>
          <w:br/>
        </w:r>
      </w:ins>
      <w:ins w:id="227" w:author="PR Preview" w:date="2026-01-01T00:00:00Z">
        <w:r>
          <w:rPr>
            <w:rStyle w:val="NormalTok"/>
          </w:rPr>
          <w:t xml:space="preserve">    </w:t>
        </w:r>
      </w:ins>
      <w:ins w:id="228" w:author="PR Preview" w:date="2026-01-01T00:00:00Z">
        <w:r>
          <w:rPr>
            <w:rStyle w:val="AttributeTok"/>
          </w:rPr>
          <w:t xml:space="preserve">fill =</w:t>
        </w:r>
      </w:ins>
      <w:ins w:id="229" w:author="PR Preview" w:date="2026-01-01T00:00:00Z">
        <w:r>
          <w:rPr>
            <w:rStyle w:val="NormalTok"/>
          </w:rPr>
          <w:t xml:space="preserve"> </w:t>
        </w:r>
      </w:ins>
      <w:ins w:id="230" w:author="PR Preview" w:date="2026-01-01T00:00:00Z">
        <w:r>
          <w:rPr>
            <w:rStyle w:val="StringTok"/>
          </w:rPr>
          <w:t xml:space="preserve">"grey70"</w:t>
        </w:r>
      </w:ins>
      <w:ins w:id="231" w:author="PR Preview" w:date="2026-01-01T00:00:00Z">
        <w:r>
          <w:rPr>
            <w:rStyle w:val="NormalTok"/>
          </w:rPr>
          <w:t xml:space="preserve">,</w:t>
        </w:r>
      </w:ins>
      <w:ins w:id="232" w:author="PR Preview" w:date="2026-01-01T00:00:00Z">
        <w:r>
          <w:br/>
        </w:r>
      </w:ins>
      <w:ins w:id="233" w:author="PR Preview" w:date="2026-01-01T00:00:00Z">
        <w:r>
          <w:rPr>
            <w:rStyle w:val="NormalTok"/>
          </w:rPr>
          <w:t xml:space="preserve">    </w:t>
        </w:r>
      </w:ins>
      <w:ins w:id="234" w:author="PR Preview" w:date="2026-01-01T00:00:00Z">
        <w:r>
          <w:rPr>
            <w:rStyle w:val="AttributeTok"/>
          </w:rPr>
          <w:t xml:space="preserve">color =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StringTok"/>
          </w:rPr>
          <w:t xml:space="preserve">"white"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  ) </w:t>
        </w:r>
      </w:ins>
      <w:ins w:id="239" w:author="PR Preview" w:date="2026-01-01T00:00:00Z">
        <w:r>
          <w:rPr>
            <w:rStyle w:val="SpecialCharTok"/>
          </w:rPr>
          <w:t xml:space="preserve">+</w:t>
        </w:r>
      </w:ins>
      <w:ins w:id="240" w:author="PR Preview" w:date="2026-01-01T00:00:00Z">
        <w:r>
          <w:br/>
        </w:r>
      </w:ins>
      <w:ins w:id="241" w:author="PR Preview" w:date="2026-01-01T00:00:00Z">
        <w:r>
          <w:rPr>
            <w:rStyle w:val="NormalTok"/>
          </w:rPr>
          <w:t xml:space="preserve">  ggplot2</w:t>
        </w:r>
      </w:ins>
      <w:ins w:id="242" w:author="PR Preview" w:date="2026-01-01T00:00:00Z">
        <w:r>
          <w:rPr>
            <w:rStyle w:val="SpecialCharTok"/>
          </w:rPr>
          <w:t xml:space="preserve">::</w:t>
        </w:r>
      </w:ins>
      <w:ins w:id="243" w:author="PR Preview" w:date="2026-01-01T00:00:00Z">
        <w:r>
          <w:rPr>
            <w:rStyle w:val="FunctionTok"/>
          </w:rPr>
          <w:t xml:space="preserve">geom_line</w:t>
        </w:r>
      </w:ins>
      <w:ins w:id="244" w:author="PR Preview" w:date="2026-01-01T00:00:00Z">
        <w:r>
          <w:rPr>
            <w:rStyle w:val="NormalTok"/>
          </w:rPr>
          <w:t xml:space="preserve">(</w:t>
        </w:r>
      </w:ins>
      <w:ins w:id="245" w:author="PR Preview" w:date="2026-01-01T00:00:00Z">
        <w:r>
          <w:br/>
        </w:r>
      </w:ins>
      <w:ins w:id="246" w:author="PR Preview" w:date="2026-01-01T00:00:00Z">
        <w:r>
          <w:rPr>
            <w:rStyle w:val="NormalTok"/>
          </w:rPr>
          <w:t xml:space="preserve">    ggplot2</w:t>
        </w:r>
      </w:ins>
      <w:ins w:id="247" w:author="PR Preview" w:date="2026-01-01T00:00:00Z">
        <w:r>
          <w:rPr>
            <w:rStyle w:val="SpecialCharTok"/>
          </w:rPr>
          <w:t xml:space="preserve">::</w:t>
        </w:r>
      </w:ins>
      <w:ins w:id="248" w:author="PR Preview" w:date="2026-01-01T00:00:00Z">
        <w:r>
          <w:rPr>
            <w:rStyle w:val="FunctionTok"/>
          </w:rPr>
          <w:t xml:space="preserve">aes</w:t>
        </w:r>
      </w:ins>
      <w:ins w:id="249" w:author="PR Preview" w:date="2026-01-01T00:00:00Z">
        <w:r>
          <w:rPr>
            <w:rStyle w:val="NormalTok"/>
          </w:rPr>
          <w:t xml:space="preserve">(</w:t>
        </w:r>
      </w:ins>
      <w:ins w:id="250" w:author="PR Preview" w:date="2026-01-01T00:00:00Z">
        <w:r>
          <w:rPr>
            <w:rStyle w:val="AttributeTok"/>
          </w:rPr>
          <w:t xml:space="preserve">y =</w:t>
        </w:r>
      </w:ins>
      <w:ins w:id="251" w:author="PR Preview" w:date="2026-01-01T00:00:00Z">
        <w:r>
          <w:rPr>
            <w:rStyle w:val="NormalTok"/>
          </w:rPr>
          <w:t xml:space="preserve"> density),</w:t>
        </w:r>
      </w:ins>
      <w:ins w:id="252" w:author="PR Preview" w:date="2026-01-01T00:00:00Z">
        <w:r>
          <w:br/>
        </w:r>
      </w:ins>
      <w:ins w:id="253" w:author="PR Preview" w:date="2026-01-01T00:00:00Z">
        <w:r>
          <w:rPr>
            <w:rStyle w:val="NormalTok"/>
          </w:rPr>
          <w:t xml:space="preserve">    </w:t>
        </w:r>
      </w:ins>
      <w:ins w:id="254" w:author="PR Preview" w:date="2026-01-01T00:00:00Z">
        <w:r>
          <w:rPr>
            <w:rStyle w:val="AttributeTok"/>
          </w:rPr>
          <w:t xml:space="preserve">data =</w:t>
        </w:r>
      </w:ins>
      <w:ins w:id="255" w:author="PR Preview" w:date="2026-01-01T00:00:00Z">
        <w:r>
          <w:rPr>
            <w:rStyle w:val="NormalTok"/>
          </w:rPr>
          <w:t xml:space="preserve"> normal_curves,</w:t>
        </w:r>
      </w:ins>
      <w:ins w:id="256" w:author="PR Preview" w:date="2026-01-01T00:00:00Z">
        <w:r>
          <w:br/>
        </w:r>
      </w:ins>
      <w:ins w:id="257" w:author="PR Preview" w:date="2026-01-01T00:00:00Z">
        <w:r>
          <w:rPr>
            <w:rStyle w:val="NormalTok"/>
          </w:rPr>
          <w:t xml:space="preserve">    </w:t>
        </w:r>
      </w:ins>
      <w:ins w:id="258" w:author="PR Preview" w:date="2026-01-01T00:00:00Z">
        <w:r>
          <w:rPr>
            <w:rStyle w:val="AttributeTok"/>
          </w:rPr>
          <w:t xml:space="preserve">linewidth =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br/>
        </w:r>
      </w:ins>
      <w:ins w:id="262" w:author="PR Preview" w:date="2026-01-01T00:00:00Z">
        <w:r>
          <w:rPr>
            <w:rStyle w:val="NormalTok"/>
          </w:rPr>
          <w:t xml:space="preserve">  ) </w:t>
        </w:r>
      </w:ins>
      <w:ins w:id="263" w:author="PR Preview" w:date="2026-01-01T00:00:00Z">
        <w:r>
          <w:rPr>
            <w:rStyle w:val="SpecialCharTok"/>
          </w:rPr>
          <w:t xml:space="preserve">+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ggplot2</w:t>
        </w:r>
      </w:ins>
      <w:ins w:id="266" w:author="PR Preview" w:date="2026-01-01T00:00:00Z">
        <w:r>
          <w:rPr>
            <w:rStyle w:val="SpecialCharTok"/>
          </w:rPr>
          <w:t xml:space="preserve">::</w:t>
        </w:r>
      </w:ins>
      <w:ins w:id="267" w:author="PR Preview" w:date="2026-01-01T00:00:00Z">
        <w:r>
          <w:rPr>
            <w:rStyle w:val="FunctionTok"/>
          </w:rPr>
          <w:t xml:space="preserve">facet_wrap</w:t>
        </w:r>
      </w:ins>
      <w:ins w:id="268" w:author="PR Preview" w:date="2026-01-01T00:00:00Z">
        <w:r>
          <w:rPr>
            <w:rStyle w:val="NormalTok"/>
          </w:rPr>
          <w:t xml:space="preserve">(ggplot2</w:t>
        </w:r>
      </w:ins>
      <w:ins w:id="269" w:author="PR Preview" w:date="2026-01-01T00:00:00Z">
        <w:r>
          <w:rPr>
            <w:rStyle w:val="SpecialCharTok"/>
          </w:rPr>
          <w:t xml:space="preserve">::</w:t>
        </w:r>
      </w:ins>
      <w:ins w:id="270" w:author="PR Preview" w:date="2026-01-01T00:00:00Z">
        <w:r>
          <w:rPr>
            <w:rStyle w:val="FunctionTok"/>
          </w:rPr>
          <w:t xml:space="preserve">vars</w:t>
        </w:r>
      </w:ins>
      <w:ins w:id="271" w:author="PR Preview" w:date="2026-01-01T00:00:00Z">
        <w:r>
          <w:rPr>
            <w:rStyle w:val="NormalTok"/>
          </w:rPr>
          <w:t xml:space="preserve">(n), </w:t>
        </w:r>
      </w:ins>
      <w:ins w:id="272" w:author="PR Preview" w:date="2026-01-01T00:00:00Z">
        <w:r>
          <w:rPr>
            <w:rStyle w:val="AttributeTok"/>
          </w:rPr>
          <w:t xml:space="preserve">scales =</w:t>
        </w:r>
      </w:ins>
      <w:ins w:id="273" w:author="PR Preview" w:date="2026-01-01T00:00:00Z">
        <w:r>
          <w:rPr>
            <w:rStyle w:val="NormalTok"/>
          </w:rPr>
          <w:t xml:space="preserve"> </w:t>
        </w:r>
      </w:ins>
      <w:ins w:id="274" w:author="PR Preview" w:date="2026-01-01T00:00:00Z">
        <w:r>
          <w:rPr>
            <w:rStyle w:val="StringTok"/>
          </w:rPr>
          <w:t xml:space="preserve">"free"</w:t>
        </w:r>
      </w:ins>
      <w:ins w:id="275" w:author="PR Preview" w:date="2026-01-01T00:00:00Z">
        <w:r>
          <w:rPr>
            <w:rStyle w:val="NormalTok"/>
          </w:rPr>
          <w:t xml:space="preserve">) </w:t>
        </w:r>
      </w:ins>
      <w:ins w:id="276" w:author="PR Preview" w:date="2026-01-01T00:00:00Z">
        <w:r>
          <w:rPr>
            <w:rStyle w:val="SpecialCharTok"/>
          </w:rPr>
          <w:t xml:space="preserve">+</w:t>
        </w:r>
      </w:ins>
      <w:ins w:id="277" w:author="PR Preview" w:date="2026-01-01T00:00:00Z">
        <w:r>
          <w:br/>
        </w:r>
      </w:ins>
      <w:ins w:id="278" w:author="PR Preview" w:date="2026-01-01T00:00:00Z">
        <w:r>
          <w:rPr>
            <w:rStyle w:val="NormalTok"/>
          </w:rPr>
          <w:t xml:space="preserve">  ggplot2</w:t>
        </w:r>
      </w:ins>
      <w:ins w:id="279" w:author="PR Preview" w:date="2026-01-01T00:00:00Z">
        <w:r>
          <w:rPr>
            <w:rStyle w:val="SpecialCharTok"/>
          </w:rPr>
          <w:t xml:space="preserve">::</w:t>
        </w:r>
      </w:ins>
      <w:ins w:id="280" w:author="PR Preview" w:date="2026-01-01T00:00:00Z">
        <w:r>
          <w:rPr>
            <w:rStyle w:val="FunctionTok"/>
          </w:rPr>
          <w:t xml:space="preserve">labs</w:t>
        </w:r>
      </w:ins>
      <w:ins w:id="281" w:author="PR Preview" w:date="2026-01-01T00:00:00Z">
        <w:r>
          <w:rPr>
            <w:rStyle w:val="NormalTok"/>
          </w:rPr>
          <w:t xml:space="preserve">(</w:t>
        </w:r>
      </w:ins>
      <w:ins w:id="282" w:author="PR Preview" w:date="2026-01-01T00:00:00Z">
        <w:r>
          <w:rPr>
            <w:rStyle w:val="AttributeTok"/>
          </w:rPr>
          <w:t xml:space="preserve">x =</w:t>
        </w:r>
      </w:ins>
      <w:ins w:id="283" w:author="PR Preview" w:date="2026-01-01T00:00:00Z">
        <w:r>
          <w:rPr>
            <w:rStyle w:val="NormalTok"/>
          </w:rPr>
          <w:t xml:space="preserve"> </w:t>
        </w:r>
      </w:ins>
      <w:ins w:id="284" w:author="PR Preview" w:date="2026-01-01T00:00:00Z">
        <w:r>
          <w:rPr>
            <w:rStyle w:val="StringTok"/>
          </w:rPr>
          <w:t xml:space="preserve">"sample mean of horsepower"</w:t>
        </w:r>
      </w:ins>
      <w:ins w:id="285" w:author="PR Preview" w:date="2026-01-01T00:00:00Z">
        <w:r>
          <w:rPr>
            <w:rStyle w:val="NormalTok"/>
          </w:rPr>
          <w:t xml:space="preserve">, </w:t>
        </w:r>
      </w:ins>
      <w:ins w:id="286" w:author="PR Preview" w:date="2026-01-01T00:00:00Z">
        <w:r>
          <w:rPr>
            <w:rStyle w:val="AttributeTok"/>
          </w:rPr>
          <w:t xml:space="preserve">y =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StringTok"/>
          </w:rPr>
          <w:t xml:space="preserve">"density"</w:t>
        </w:r>
      </w:ins>
      <w:ins w:id="289" w:author="PR Preview" w:date="2026-01-01T00:00:00Z">
        <w:r>
          <w:rPr>
            <w:rStyle w:val="NormalTok"/>
          </w:rPr>
          <w:t xml:space="preserve">) </w:t>
        </w:r>
      </w:ins>
      <w:ins w:id="290" w:author="PR Preview" w:date="2026-01-01T00:00:00Z">
        <w:r>
          <w:rPr>
            <w:rStyle w:val="SpecialCharTok"/>
          </w:rPr>
          <w:t xml:space="preserve">+</w:t>
        </w:r>
      </w:ins>
      <w:ins w:id="291" w:author="PR Preview" w:date="2026-01-01T00:00:00Z">
        <w:r>
          <w:br/>
        </w:r>
      </w:ins>
      <w:ins w:id="292" w:author="PR Preview" w:date="2026-01-01T00:00:00Z">
        <w:r>
          <w:rPr>
            <w:rStyle w:val="NormalTok"/>
          </w:rPr>
          <w:t xml:space="preserve">  ggplot2</w:t>
        </w:r>
      </w:ins>
      <w:ins w:id="293" w:author="PR Preview" w:date="2026-01-01T00:00:00Z">
        <w:r>
          <w:rPr>
            <w:rStyle w:val="SpecialCharTok"/>
          </w:rPr>
          <w:t xml:space="preserve">::</w:t>
        </w:r>
      </w:ins>
      <w:ins w:id="294" w:author="PR Preview" w:date="2026-01-01T00:00:00Z">
        <w:r>
          <w:rPr>
            <w:rStyle w:val="FunctionTok"/>
          </w:rPr>
          <w:t xml:space="preserve">theme_minimal</w:t>
        </w:r>
      </w:ins>
      <w:ins w:id="295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9" Type="http://schemas.openxmlformats.org/officeDocument/2006/relationships/image" Target="media/rId29.png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2026-10-09T08:50:39Z</dcterms:created>
  <dcterms:modified xsi:type="dcterms:W3CDTF">2026-10-09T08:50:39Z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