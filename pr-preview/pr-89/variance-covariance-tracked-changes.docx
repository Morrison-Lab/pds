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01:43:40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3.5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1.5</m:t>
        </m:r>
      </m:oMath>
      <w:r>
        <w:t xml:space="preserve">.</w:t>
      </w:r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  <m:r>
          <m:rPr>
            <m:sty m:val="p"/>
          </m:rPr>
          <m:t>/</m:t>
        </m:r>
        <m:r>
          <m:t>0.5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0.8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0.2</m:t>
        </m:r>
        <m:r>
          <m:rPr>
            <m:sty m:val="p"/>
          </m:rPr>
          <m:t>=</m:t>
        </m:r>
        <m:r>
          <m:t>0.16</m:t>
        </m:r>
      </m:oMath>
      <w:r>
        <w:t xml:space="preserve">.</w:t>
      </w:r>
    </w:p>
    <w:bookmarkEnd w:id="35"/>
    <w:bookmarkStart w:id="36" w:name="def-homosked"/>
    <w:p>
      <w:pPr>
        <w:pStyle w:val="BodyText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  <m:r>
          <m:rPr>
            <m:sty m:val="p"/>
          </m:rPr>
          <m:t>≠</m:t>
        </m:r>
        <m:r>
          <m:t>0.16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m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⋅</m:t>
        </m:r>
        <m:r>
          <m:t>0.3</m:t>
        </m:r>
        <m:r>
          <m:rPr>
            <m:sty m:val="p"/>
          </m:rPr>
          <m:t>=</m:t>
        </m:r>
        <m:r>
          <m:t>0.21</m:t>
        </m:r>
      </m:oMath>
      <w:r>
        <w:t xml:space="preserve">.</w:t>
      </w:r>
    </w:p>
    <w:bookmarkEnd w:id="45"/>
    <w:bookmarkStart w:id="46" w:name="def-precision"/>
    <w:p>
      <w:pPr>
        <w:pStyle w:val="BodyText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 its standard deviation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/</m:t>
            </m:r>
            <m:r>
              <m:t>4</m:t>
            </m:r>
          </m:e>
        </m:ra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2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</w:p>
    <w:bookmarkEnd w:id="67"/>
    <w:bookmarkStart w:id="68" w:name="def-correlation"/>
    <w:p>
      <w:pPr>
        <w:pStyle w:val="BodyText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25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12.5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1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del w:id="3" w:author="PR Preview" w:date="2026-01-01T00:00:00Z">
        <w:r>
          <w:rPr>
            <w:rStyle w:val="FunctionTok"/>
          </w:rPr>
          <w:delText xml:space="preserve">plot</w:delText>
        </w:r>
      </w:del>
      <w:del w:id="4" w:author="PR Preview" w:date="2026-01-01T00:00:00Z">
        <w:r>
          <w:rPr>
            <w:rStyle w:val="NormalTok"/>
          </w:rPr>
          <w:delText xml:space="preserve">(x, y, </w:delText>
        </w:r>
      </w:del>
      <w:del w:id="5" w:author="PR Preview" w:date="2026-01-01T00:00:00Z">
        <w:r>
          <w:rPr>
            <w:rStyle w:val="AttributeTok"/>
          </w:rPr>
          <w:delText xml:space="preserve">xlab =</w:delText>
        </w:r>
      </w:del>
      <w:del w:id="6" w:author="PR Preview" w:date="2026-01-01T00:00:00Z">
        <w:r>
          <w:rPr>
            <w:rStyle w:val="NormalTok"/>
          </w:rPr>
          <w:delText xml:space="preserve"> </w:delText>
        </w:r>
      </w:del>
      <w:del w:id="7" w:author="PR Preview" w:date="2026-01-01T00:00:00Z">
        <w:r>
          <w:rPr>
            <w:rStyle w:val="StringTok"/>
          </w:rPr>
          <w:delText xml:space="preserve">"horsepower"</w:delText>
        </w:r>
      </w:del>
      <w:del w:id="8" w:author="PR Preview" w:date="2026-01-01T00:00:00Z">
        <w:r>
          <w:rPr>
            <w:rStyle w:val="NormalTok"/>
          </w:rPr>
          <w:delText xml:space="preserve">, </w:delText>
        </w:r>
      </w:del>
      <w:del w:id="9" w:author="PR Preview" w:date="2026-01-01T00:00:00Z">
        <w:r>
          <w:rPr>
            <w:rStyle w:val="AttributeTok"/>
          </w:rPr>
          <w:delText xml:space="preserve">ylab =</w:delText>
        </w:r>
      </w:del>
      <w:del w:id="10" w:author="PR Preview" w:date="2026-01-01T00:00:00Z">
        <w:r>
          <w:rPr>
            <w:rStyle w:val="NormalTok"/>
          </w:rPr>
          <w:delText xml:space="preserve"> </w:delText>
        </w:r>
      </w:del>
      <w:del w:id="11" w:author="PR Preview" w:date="2026-01-01T00:00:00Z">
        <w:r>
          <w:rPr>
            <w:rStyle w:val="StringTok"/>
          </w:rPr>
          <w:delText xml:space="preserve">"miles per gallon"</w:delText>
        </w:r>
      </w:del>
      <w:del w:id="12" w:author="PR Preview" w:date="2026-01-01T00:00:00Z">
        <w:r>
          <w:rPr>
            <w:rStyle w:val="NormalTok"/>
          </w:rPr>
          <w:delText xml:space="preserve">, </w:delText>
        </w:r>
      </w:del>
      <w:del w:id="13" w:author="PR Preview" w:date="2026-01-01T00:00:00Z">
        <w:r>
          <w:rPr>
            <w:rStyle w:val="AttributeTok"/>
          </w:rPr>
          <w:delText xml:space="preserve">pch =</w:delText>
        </w:r>
      </w:del>
      <w:del w:id="14" w:author="PR Preview" w:date="2026-01-01T00:00:00Z">
        <w:r>
          <w:rPr>
            <w:rStyle w:val="NormalTok"/>
          </w:rPr>
          <w:delText xml:space="preserve"> </w:delText>
        </w:r>
      </w:del>
      <w:del w:id="15" w:author="PR Preview" w:date="2026-01-01T00:00:00Z">
        <w:r>
          <w:rPr>
            <w:rStyle w:val="DecValTok"/>
          </w:rPr>
          <w:delText xml:space="preserve">16</w:delText>
        </w:r>
      </w:del>
      <w:del w:id="16" w:author="PR Preview" w:date="2026-01-01T00:00:00Z">
        <w:r>
          <w:rPr>
            <w:rStyle w:val="NormalTok"/>
          </w:rPr>
          <w:delText xml:space="preserve">,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rPr>
            <w:rStyle w:val="NormalTok"/>
          </w:rPr>
          <w:delText xml:space="preserve">     </w:delText>
        </w:r>
      </w:del>
      <w:del w:id="19" w:author="PR Preview" w:date="2026-01-01T00:00:00Z">
        <w:r>
          <w:rPr>
            <w:rStyle w:val="AttributeTok"/>
          </w:rPr>
          <w:delText xml:space="preserve">col =</w:delText>
        </w:r>
      </w:del>
      <w:del w:id="20" w:author="PR Preview" w:date="2026-01-01T00:00:00Z">
        <w:r>
          <w:rPr>
            <w:rStyle w:val="NormalTok"/>
          </w:rPr>
          <w:delText xml:space="preserve"> </w:delText>
        </w:r>
      </w:del>
      <w:del w:id="21" w:author="PR Preview" w:date="2026-01-01T00:00:00Z">
        <w:r>
          <w:rPr>
            <w:rStyle w:val="FunctionTok"/>
          </w:rPr>
          <w:delText xml:space="preserve">adjustcolor</w:delText>
        </w:r>
      </w:del>
      <w:del w:id="22" w:author="PR Preview" w:date="2026-01-01T00:00:00Z">
        <w:r>
          <w:rPr>
            <w:rStyle w:val="NormalTok"/>
          </w:rPr>
          <w:delText xml:space="preserve">(</w:delText>
        </w:r>
      </w:del>
      <w:del w:id="23" w:author="PR Preview" w:date="2026-01-01T00:00:00Z">
        <w:r>
          <w:rPr>
            <w:rStyle w:val="StringTok"/>
          </w:rPr>
          <w:delText xml:space="preserve">"black"</w:delText>
        </w:r>
      </w:del>
      <w:del w:id="24" w:author="PR Preview" w:date="2026-01-01T00:00:00Z">
        <w:r>
          <w:rPr>
            <w:rStyle w:val="NormalTok"/>
          </w:rPr>
          <w:delText xml:space="preserve">, </w:delText>
        </w:r>
      </w:del>
      <w:del w:id="25" w:author="PR Preview" w:date="2026-01-01T00:00:00Z">
        <w:r>
          <w:rPr>
            <w:rStyle w:val="AttributeTok"/>
          </w:rPr>
          <w:delText xml:space="preserve">alpha.f =</w:delText>
        </w:r>
      </w:del>
      <w:del w:id="26" w:author="PR Preview" w:date="2026-01-01T00:00:00Z">
        <w:r>
          <w:rPr>
            <w:rStyle w:val="NormalTok"/>
          </w:rPr>
          <w:delText xml:space="preserve"> </w:delText>
        </w:r>
      </w:del>
      <w:del w:id="27" w:author="PR Preview" w:date="2026-01-01T00:00:00Z">
        <w:r>
          <w:rPr>
            <w:rStyle w:val="FloatTok"/>
          </w:rPr>
          <w:delText xml:space="preserve">0.4</w:delText>
        </w:r>
      </w:del>
      <w:del w:id="28" w:author="PR Preview" w:date="2026-01-01T00:00:00Z">
        <w:r>
          <w:rPr>
            <w:rStyle w:val="NormalTok"/>
          </w:rPr>
          <w:delText xml:space="preserve">))</w:delText>
        </w:r>
      </w:del>
    </w:p>
    <w:p>
      <w:pPr>
        <w:pStyle w:val="SourceCode"/>
      </w:pPr>
      <w:ins w:id="29" w:author="PR Preview" w:date="2026-01-01T00:00:00Z">
        <w:r>
          <w:rPr>
            <w:rStyle w:val="NormalTok"/>
          </w:rPr>
          <w:t xml:space="preserve">ggplot2</w:t>
        </w:r>
      </w:ins>
      <w:ins w:id="30" w:author="PR Preview" w:date="2026-01-01T00:00:00Z">
        <w:r>
          <w:rPr>
            <w:rStyle w:val="SpecialCharTok"/>
          </w:rPr>
          <w:t xml:space="preserve">::</w:t>
        </w:r>
      </w:ins>
      <w:ins w:id="31" w:author="PR Preview" w:date="2026-01-01T00:00:00Z">
        <w:r>
          <w:rPr>
            <w:rStyle w:val="FunctionTok"/>
          </w:rPr>
          <w:t xml:space="preserve">ggplot</w:t>
        </w:r>
      </w:ins>
      <w:ins w:id="32" w:author="PR Preview" w:date="2026-01-01T00:00:00Z">
        <w:r>
          <w:rPr>
            <w:rStyle w:val="NormalTok"/>
          </w:rPr>
          <w:t xml:space="preserve">(</w:t>
        </w:r>
      </w:ins>
      <w:ins w:id="33" w:author="PR Preview" w:date="2026-01-01T00:00:00Z">
        <w:r>
          <w:rPr>
            <w:rStyle w:val="FunctionTok"/>
          </w:rPr>
          <w:t xml:space="preserve">data.frame</w:t>
        </w:r>
      </w:ins>
      <w:ins w:id="34" w:author="PR Preview" w:date="2026-01-01T00:00:00Z">
        <w:r>
          <w:rPr>
            <w:rStyle w:val="NormalTok"/>
          </w:rPr>
          <w:t xml:space="preserve">(x, y), ggplot2</w:t>
        </w:r>
      </w:ins>
      <w:ins w:id="35" w:author="PR Preview" w:date="2026-01-01T00:00:00Z">
        <w:r>
          <w:rPr>
            <w:rStyle w:val="SpecialCharTok"/>
          </w:rPr>
          <w:t xml:space="preserve">::</w:t>
        </w:r>
      </w:ins>
      <w:ins w:id="36" w:author="PR Preview" w:date="2026-01-01T00:00:00Z">
        <w:r>
          <w:rPr>
            <w:rStyle w:val="FunctionTok"/>
          </w:rPr>
          <w:t xml:space="preserve">aes</w:t>
        </w:r>
      </w:ins>
      <w:ins w:id="37" w:author="PR Preview" w:date="2026-01-01T00:00:00Z">
        <w:r>
          <w:rPr>
            <w:rStyle w:val="NormalTok"/>
          </w:rPr>
          <w:t xml:space="preserve">(</w:t>
        </w:r>
      </w:ins>
      <w:ins w:id="38" w:author="PR Preview" w:date="2026-01-01T00:00:00Z">
        <w:r>
          <w:rPr>
            <w:rStyle w:val="AttributeTok"/>
          </w:rPr>
          <w:t xml:space="preserve">x =</w:t>
        </w:r>
      </w:ins>
      <w:ins w:id="39" w:author="PR Preview" w:date="2026-01-01T00:00:00Z">
        <w:r>
          <w:rPr>
            <w:rStyle w:val="NormalTok"/>
          </w:rPr>
          <w:t xml:space="preserve"> x, </w:t>
        </w:r>
      </w:ins>
      <w:ins w:id="40" w:author="PR Preview" w:date="2026-01-01T00:00:00Z">
        <w:r>
          <w:rPr>
            <w:rStyle w:val="AttributeTok"/>
          </w:rPr>
          <w:t xml:space="preserve">y =</w:t>
        </w:r>
      </w:ins>
      <w:ins w:id="41" w:author="PR Preview" w:date="2026-01-01T00:00:00Z">
        <w:r>
          <w:rPr>
            <w:rStyle w:val="NormalTok"/>
          </w:rPr>
          <w:t xml:space="preserve"> y)) </w:t>
        </w:r>
      </w:ins>
      <w:ins w:id="42" w:author="PR Preview" w:date="2026-01-01T00:00:00Z">
        <w:r>
          <w:rPr>
            <w:rStyle w:val="SpecialCharTok"/>
          </w:rPr>
          <w:t xml:space="preserve">+</w:t>
        </w:r>
      </w:ins>
      <w:ins w:id="43" w:author="PR Preview" w:date="2026-01-01T00:00:00Z">
        <w:r>
          <w:br/>
        </w:r>
      </w:ins>
      <w:ins w:id="44" w:author="PR Preview" w:date="2026-01-01T00:00:00Z">
        <w:r>
          <w:rPr>
            <w:rStyle w:val="NormalTok"/>
          </w:rPr>
          <w:t xml:space="preserve">  ggplot2</w:t>
        </w:r>
      </w:ins>
      <w:ins w:id="45" w:author="PR Preview" w:date="2026-01-01T00:00:00Z">
        <w:r>
          <w:rPr>
            <w:rStyle w:val="SpecialCharTok"/>
          </w:rPr>
          <w:t xml:space="preserve">::</w:t>
        </w:r>
      </w:ins>
      <w:ins w:id="46" w:author="PR Preview" w:date="2026-01-01T00:00:00Z">
        <w:r>
          <w:rPr>
            <w:rStyle w:val="FunctionTok"/>
          </w:rPr>
          <w:t xml:space="preserve">geom_point</w:t>
        </w:r>
      </w:ins>
      <w:ins w:id="47" w:author="PR Preview" w:date="2026-01-01T00:00:00Z">
        <w:r>
          <w:rPr>
            <w:rStyle w:val="NormalTok"/>
          </w:rPr>
          <w:t xml:space="preserve">(</w:t>
        </w:r>
      </w:ins>
      <w:ins w:id="48" w:author="PR Preview" w:date="2026-01-01T00:00:00Z">
        <w:r>
          <w:rPr>
            <w:rStyle w:val="AttributeTok"/>
          </w:rPr>
          <w:t xml:space="preserve">alpha =</w:t>
        </w:r>
      </w:ins>
      <w:ins w:id="49" w:author="PR Preview" w:date="2026-01-01T00:00:00Z">
        <w:r>
          <w:rPr>
            <w:rStyle w:val="NormalTok"/>
          </w:rPr>
          <w:t xml:space="preserve"> </w:t>
        </w:r>
      </w:ins>
      <w:ins w:id="50" w:author="PR Preview" w:date="2026-01-01T00:00:00Z">
        <w:r>
          <w:rPr>
            <w:rStyle w:val="FloatTok"/>
          </w:rPr>
          <w:t xml:space="preserve">0.4</w:t>
        </w:r>
      </w:ins>
      <w:ins w:id="51" w:author="PR Preview" w:date="2026-01-01T00:00:00Z">
        <w:r>
          <w:rPr>
            <w:rStyle w:val="NormalTok"/>
          </w:rPr>
          <w:t xml:space="preserve">, </w:t>
        </w:r>
      </w:ins>
      <w:ins w:id="52" w:author="PR Preview" w:date="2026-01-01T00:00:00Z">
        <w:r>
          <w:rPr>
            <w:rStyle w:val="AttributeTok"/>
          </w:rPr>
          <w:t xml:space="preserve">size =</w:t>
        </w:r>
      </w:ins>
      <w:ins w:id="53" w:author="PR Preview" w:date="2026-01-01T00:00:00Z">
        <w:r>
          <w:rPr>
            <w:rStyle w:val="NormalTok"/>
          </w:rPr>
          <w:t xml:space="preserve"> </w:t>
        </w:r>
      </w:ins>
      <w:ins w:id="54" w:author="PR Preview" w:date="2026-01-01T00:00:00Z">
        <w:r>
          <w:rPr>
            <w:rStyle w:val="DecValTok"/>
          </w:rPr>
          <w:t xml:space="preserve">2</w:t>
        </w:r>
      </w:ins>
      <w:ins w:id="55" w:author="PR Preview" w:date="2026-01-01T00:00:00Z">
        <w:r>
          <w:rPr>
            <w:rStyle w:val="NormalTok"/>
          </w:rPr>
          <w:t xml:space="preserve">) </w:t>
        </w:r>
      </w:ins>
      <w:ins w:id="56" w:author="PR Preview" w:date="2026-01-01T00:00:00Z">
        <w:r>
          <w:rPr>
            <w:rStyle w:val="SpecialCharTok"/>
          </w:rPr>
          <w:t xml:space="preserve">+</w:t>
        </w:r>
      </w:ins>
      <w:ins w:id="57" w:author="PR Preview" w:date="2026-01-01T00:00:00Z">
        <w:r>
          <w:br/>
        </w:r>
      </w:ins>
      <w:ins w:id="58" w:author="PR Preview" w:date="2026-01-01T00:00:00Z">
        <w:r>
          <w:rPr>
            <w:rStyle w:val="NormalTok"/>
          </w:rPr>
          <w:t xml:space="preserve">  ggplot2</w:t>
        </w:r>
      </w:ins>
      <w:ins w:id="59" w:author="PR Preview" w:date="2026-01-01T00:00:00Z">
        <w:r>
          <w:rPr>
            <w:rStyle w:val="SpecialCharTok"/>
          </w:rPr>
          <w:t xml:space="preserve">::</w:t>
        </w:r>
      </w:ins>
      <w:ins w:id="60" w:author="PR Preview" w:date="2026-01-01T00:00:00Z">
        <w:r>
          <w:rPr>
            <w:rStyle w:val="FunctionTok"/>
          </w:rPr>
          <w:t xml:space="preserve">labs</w:t>
        </w:r>
      </w:ins>
      <w:ins w:id="61" w:author="PR Preview" w:date="2026-01-01T00:00:00Z">
        <w:r>
          <w:rPr>
            <w:rStyle w:val="NormalTok"/>
          </w:rPr>
          <w:t xml:space="preserve">(</w:t>
        </w:r>
      </w:ins>
      <w:ins w:id="62" w:author="PR Preview" w:date="2026-01-01T00:00:00Z">
        <w:r>
          <w:rPr>
            <w:rStyle w:val="AttributeTok"/>
          </w:rPr>
          <w:t xml:space="preserve">x =</w:t>
        </w:r>
      </w:ins>
      <w:ins w:id="63" w:author="PR Preview" w:date="2026-01-01T00:00:00Z">
        <w:r>
          <w:rPr>
            <w:rStyle w:val="NormalTok"/>
          </w:rPr>
          <w:t xml:space="preserve"> </w:t>
        </w:r>
      </w:ins>
      <w:ins w:id="64" w:author="PR Preview" w:date="2026-01-01T00:00:00Z">
        <w:r>
          <w:rPr>
            <w:rStyle w:val="StringTok"/>
          </w:rPr>
          <w:t xml:space="preserve">"horsepower"</w:t>
        </w:r>
      </w:ins>
      <w:ins w:id="65" w:author="PR Preview" w:date="2026-01-01T00:00:00Z">
        <w:r>
          <w:rPr>
            <w:rStyle w:val="NormalTok"/>
          </w:rPr>
          <w:t xml:space="preserve">, </w:t>
        </w:r>
      </w:ins>
      <w:ins w:id="66" w:author="PR Preview" w:date="2026-01-01T00:00:00Z">
        <w:r>
          <w:rPr>
            <w:rStyle w:val="AttributeTok"/>
          </w:rPr>
          <w:t xml:space="preserve">y =</w:t>
        </w:r>
      </w:ins>
      <w:ins w:id="67" w:author="PR Preview" w:date="2026-01-01T00:00:00Z">
        <w:r>
          <w:rPr>
            <w:rStyle w:val="NormalTok"/>
          </w:rPr>
          <w:t xml:space="preserve"> </w:t>
        </w:r>
      </w:ins>
      <w:ins w:id="68" w:author="PR Preview" w:date="2026-01-01T00:00:00Z">
        <w:r>
          <w:rPr>
            <w:rStyle w:val="StringTok"/>
          </w:rPr>
          <w:t xml:space="preserve">"miles per gallon"</w:t>
        </w:r>
      </w:ins>
      <w:ins w:id="69" w:author="PR Preview" w:date="2026-01-01T00:00:00Z">
        <w:r>
          <w:rPr>
            <w:rStyle w:val="NormalTok"/>
          </w:rPr>
          <w:t xml:space="preserve">) </w:t>
        </w:r>
      </w:ins>
      <w:ins w:id="70" w:author="PR Preview" w:date="2026-01-01T00:00:00Z">
        <w:r>
          <w:rPr>
            <w:rStyle w:val="SpecialCharTok"/>
          </w:rPr>
          <w:t xml:space="preserve">+</w:t>
        </w:r>
      </w:ins>
      <w:ins w:id="71" w:author="PR Preview" w:date="2026-01-01T00:00:00Z">
        <w:r>
          <w:br/>
        </w:r>
      </w:ins>
      <w:ins w:id="72" w:author="PR Preview" w:date="2026-01-01T00:00:00Z">
        <w:r>
          <w:rPr>
            <w:rStyle w:val="NormalTok"/>
          </w:rPr>
          <w:t xml:space="preserve">  ggplot2</w:t>
        </w:r>
      </w:ins>
      <w:ins w:id="73" w:author="PR Preview" w:date="2026-01-01T00:00:00Z">
        <w:r>
          <w:rPr>
            <w:rStyle w:val="SpecialCharTok"/>
          </w:rPr>
          <w:t xml:space="preserve">::</w:t>
        </w:r>
      </w:ins>
      <w:ins w:id="74" w:author="PR Preview" w:date="2026-01-01T00:00:00Z">
        <w:r>
          <w:rPr>
            <w:rStyle w:val="FunctionTok"/>
          </w:rPr>
          <w:t xml:space="preserve">theme_minimal</w:t>
        </w:r>
      </w:ins>
      <w:ins w:id="75" w:author="PR Preview" w:date="2026-01-01T00:00:00Z">
        <w:r>
          <w:rPr>
            <w:rStyle w:val="NormalTok"/>
          </w:rPr>
          <w:t xml:space="preserve">()</w:t>
        </w:r>
      </w:ins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0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1"/>
    <w:bookmarkEnd w:id="102"/>
    <w:bookmarkStart w:id="109" w:name="references"/>
    <w:p>
      <w:pPr>
        <w:pStyle w:val="Heading2"/>
      </w:pPr>
      <w:r>
        <w:t xml:space="preserve">References</w:t>
      </w:r>
    </w:p>
    <w:bookmarkStart w:id="108" w:name="refs"/>
    <w:bookmarkStart w:id="10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3"/>
    <w:bookmarkStart w:id="10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5"/>
    <w:bookmarkStart w:id="10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7" Type="http://schemas.openxmlformats.org/officeDocument/2006/relationships/image" Target="media/rId97.png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4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6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.html#def-diagonal-matrix" TargetMode="External"/><Relationship Id="rId88" Type="http://schemas.openxmlformats.org/officeDocument/2006/relationships/hyperlink" Target="https://morrison-lab.github.io/mds/linear-algebra.html#def-positive-definite" TargetMode="External"/><Relationship Id="rId85" Type="http://schemas.openxmlformats.org/officeDocument/2006/relationships/hyperlink" Target="https://morrison-lab.github.io/mds/linear-algebra.html#def-positive-semidefinite" TargetMode="External"/><Relationship Id="rId84" Type="http://schemas.openxmlformats.org/officeDocument/2006/relationships/hyperlink" Target="https://morrison-lab.github.io/mds/linear-algebra.html#def-symmetric-matrix" TargetMode="External"/><Relationship Id="rId89" Type="http://schemas.openxmlformats.org/officeDocument/2006/relationships/hyperlink" Target="https://morrison-lab.github.io/mds/linear-algebra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4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2026-10-09T08:51:52Z</dcterms:created>
  <dcterms:modified xsi:type="dcterms:W3CDTF">2026-10-09T08:51:52Z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