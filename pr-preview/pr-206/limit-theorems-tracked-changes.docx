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13:29:35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Theorem 1 (Central Limit Theorem)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</w:delText>
        </w:r>
      </w:del>
      <w:del w:id="9" w:author="PR Preview" w:date="2026-01-01T00:00:00Z">
        <w:r>
          <w:delText xml:space="preserve"> </w:delText>
        </w:r>
      </w:del>
      <w:hyperlink r:id="rId9">
        <w:del w:id="10" w:author="PR Preview" w:date="2026-01-01T00:00:00Z">
          <w:r>
            <w:rPr>
              <w:rStyle w:val="Hyperlink"/>
            </w:rPr>
            <w:delText xml:space="preserve">IID</w:delText>
          </w:r>
        </w:del>
      </w:hyperlink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random variables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with population mean</w:delText>
        </w:r>
      </w:del>
      <w:del w:id="15" w:author="PR Preview" w:date="2026-01-01T00:00:00Z">
        <w:r>
          <w:delText xml:space="preserve"> </w:delText>
        </w:r>
      </w:del>
      <m:oMath>
        <m:r>
          <m:t>μ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and finite variance</w:delText>
        </w:r>
      </w:del>
      <w:del w:id="1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19" w:author="PR Preview" w:date="2026-01-01T00:00:00Z">
        <w:r>
          <w:delText xml:space="preserve">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and let</w:delText>
        </w:r>
      </w:del>
      <w:del w:id="22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23" w:author="PR Preview" w:date="2026-01-01T00:00:00Z">
        <w:r>
          <w:delText xml:space="preserve">.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Then for every real number</w:delText>
        </w:r>
      </w:del>
      <w:del w:id="26" w:author="PR Preview" w:date="2026-01-01T00:00:00Z">
        <w:r>
          <w:delText xml:space="preserve"> </w:delText>
        </w:r>
      </w:del>
      <m:oMath>
        <m:r>
          <m:t>z</m:t>
        </m:r>
      </m:oMath>
      <w:del w:id="27" w:author="PR Preview" w:date="2026-01-01T00:00:00Z">
        <w:r>
          <w:delText xml:space="preserve">:</w:delText>
        </w:r>
      </w:del>
    </w:p>
    <w:p>
      <w:pPr>
        <w:pStyle w:val="BodyText"/>
      </w:pPr>
      <w:ins w:id="28" w:author="PR Preview" w:date="2026-01-01T00:00:00Z">
        <w:r>
          <w:rPr>
            <w:b/>
            <w:bCs/>
          </w:rPr>
          <w:t xml:space="preserve">Theorem 1 (Central Limit Theorem)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Let</w:t>
        </w:r>
      </w:ins>
      <w:ins w:id="3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be</w:t>
        </w:r>
      </w:ins>
      <w:ins w:id="34" w:author="PR Preview" w:date="2026-01-01T00:00:00Z">
        <w:r>
          <w:t xml:space="preserve"> </w:t>
        </w:r>
      </w:ins>
      <w:hyperlink r:id="rId9">
        <w:ins w:id="35" w:author="PR Preview" w:date="2026-01-01T00:00:00Z">
          <w:r>
            <w:rPr>
              <w:rStyle w:val="Hyperlink"/>
            </w:rPr>
            <w:t xml:space="preserve">IID</w:t>
          </w:r>
        </w:ins>
      </w:hyperlink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random variables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with population mean</w:t>
        </w:r>
      </w:ins>
      <w:ins w:id="40" w:author="PR Preview" w:date="2026-01-01T00:00:00Z">
        <w:r>
          <w:t xml:space="preserve"> </w:t>
        </w:r>
      </w:ins>
      <m:oMath>
        <m:r>
          <m:t>μ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and finite variance</w:t>
        </w:r>
      </w:ins>
      <w:ins w:id="4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44" w:author="PR Preview" w:date="2026-01-01T00:00:00Z">
        <w:r>
          <w:t xml:space="preserve">,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and let</w:t>
        </w:r>
      </w:ins>
      <w:ins w:id="47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48" w:author="PR Preview" w:date="2026-01-01T00:00:00Z">
        <w:r>
          <w:t xml:space="preserve">.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Then for every real number</w:t>
        </w:r>
      </w:ins>
      <w:ins w:id="51" w:author="PR Preview" w:date="2026-01-01T00:00:00Z">
        <w:r>
          <w:t xml:space="preserve"> </w:t>
        </w:r>
      </w:ins>
      <m:oMath>
        <m:r>
          <m:t>z</m:t>
        </m:r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(Wikipedia contributors 2026a)</w:t>
        </w:r>
      </w:ins>
      <w:ins w:id="5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del w:id="55" w:author="PR Preview" w:date="2026-01-01T00:00:00Z">
        <w:r>
          <w:rPr>
            <w:b/>
            <w:bCs/>
          </w:rPr>
          <w:delText xml:space="preserve">Theorem 2 (Markov’s inequality)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Let</w:delText>
        </w:r>
      </w:del>
      <w:del w:id="58" w:author="PR Preview" w:date="2026-01-01T00:00:00Z">
        <w:r>
          <w:delText xml:space="preserve"> </w:delText>
        </w:r>
      </w:del>
      <m:oMath>
        <m:r>
          <m:t>X</m:t>
        </m:r>
      </m:oMath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be a random variable with</w:delText>
        </w:r>
      </w:del>
      <w:del w:id="6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≥</m:t>
        </m:r>
        <m:r>
          <m:t>0</m:t>
        </m:r>
      </m:oMath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and</w:delText>
        </w:r>
      </w:del>
      <w:del w:id="64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65" w:author="PR Preview" w:date="2026-01-01T00:00:00Z">
        <w:r>
          <w:delText xml:space="preserve">.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Then for every</w:delText>
        </w:r>
      </w:del>
      <w:del w:id="6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69" w:author="PR Preview" w:date="2026-01-01T00:00:00Z">
        <w:r>
          <w:delText xml:space="preserve">:</w:delText>
        </w:r>
      </w:del>
    </w:p>
    <w:p>
      <w:pPr>
        <w:pStyle w:val="FirstParagraph"/>
      </w:pPr>
      <w:ins w:id="70" w:author="PR Preview" w:date="2026-01-01T00:00:00Z">
        <w:r>
          <w:rPr>
            <w:b/>
            <w:bCs/>
          </w:rPr>
          <w:t xml:space="preserve">Theorem 2 (Markov’s inequality)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Let</w:t>
        </w:r>
      </w:ins>
      <w:ins w:id="73" w:author="PR Preview" w:date="2026-01-01T00:00:00Z">
        <w:r>
          <w:t xml:space="preserve"> </w:t>
        </w:r>
      </w:ins>
      <m:oMath>
        <m:r>
          <m:t>X</m:t>
        </m:r>
      </m:oMath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be a random variable with</w:t>
        </w:r>
      </w:ins>
      <w:ins w:id="7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≥</m:t>
        </m:r>
        <m:r>
          <m:t>0</m:t>
        </m:r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and</w:t>
        </w:r>
      </w:ins>
      <w:ins w:id="79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80" w:author="PR Preview" w:date="2026-01-01T00:00:00Z">
        <w:r>
          <w:t xml:space="preserve">.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Then for every</w:t>
        </w:r>
      </w:ins>
      <w:ins w:id="8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(Wikipedia contributors 2026f)</w:t>
        </w:r>
      </w:ins>
      <w:ins w:id="8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del w:id="87" w:author="PR Preview" w:date="2026-01-01T00:00:00Z">
        <w:r>
          <w:rPr>
            <w:b/>
            <w:bCs/>
          </w:rPr>
          <w:delText xml:space="preserve">Theorem 3 (Chebyshev’s inequality)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Let</w:delText>
        </w:r>
      </w:del>
      <w:del w:id="90" w:author="PR Preview" w:date="2026-01-01T00:00:00Z">
        <w:r>
          <w:delText xml:space="preserve"> </w:delText>
        </w:r>
      </w:del>
      <m:oMath>
        <m:r>
          <m:t>X</m:t>
        </m:r>
      </m:oMath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be a random variable with mean</w:delText>
        </w:r>
      </w:del>
      <w:del w:id="93" w:author="PR Preview" w:date="2026-01-01T00:00:00Z">
        <w:r>
          <w:delText xml:space="preserve"> </w:delText>
        </w:r>
      </w:del>
      <m:oMath>
        <m:r>
          <m:t>μ</m:t>
        </m:r>
      </m:oMath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and finite variance</w:delText>
        </w:r>
      </w:del>
      <w:del w:id="9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97" w:author="PR Preview" w:date="2026-01-01T00:00:00Z">
        <w:r>
          <w:delText xml:space="preserve">.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Then for every</w:delText>
        </w:r>
      </w:del>
      <w:del w:id="10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&gt;</m:t>
        </m:r>
        <m:r>
          <m:t>0</m:t>
        </m:r>
      </m:oMath>
      <w:del w:id="101" w:author="PR Preview" w:date="2026-01-01T00:00:00Z">
        <w:r>
          <w:delText xml:space="preserve">:</w:delText>
        </w:r>
      </w:del>
    </w:p>
    <w:p>
      <w:pPr>
        <w:pStyle w:val="BodyText"/>
      </w:pPr>
      <w:ins w:id="102" w:author="PR Preview" w:date="2026-01-01T00:00:00Z">
        <w:r>
          <w:rPr>
            <w:b/>
            <w:bCs/>
          </w:rPr>
          <w:t xml:space="preserve">Theorem 3 (Chebyshev’s inequality)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Let</w:t>
        </w:r>
      </w:ins>
      <w:ins w:id="105" w:author="PR Preview" w:date="2026-01-01T00:00:00Z">
        <w:r>
          <w:t xml:space="preserve"> </w:t>
        </w:r>
      </w:ins>
      <m:oMath>
        <m:r>
          <m:t>X</m:t>
        </m:r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be a random variable with mean</w:t>
        </w:r>
      </w:ins>
      <w:ins w:id="108" w:author="PR Preview" w:date="2026-01-01T00:00:00Z">
        <w:r>
          <w:t xml:space="preserve"> </w:t>
        </w:r>
      </w:ins>
      <m:oMath>
        <m:r>
          <m:t>μ</m:t>
        </m:r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and finite variance</w:t>
        </w:r>
      </w:ins>
      <w:ins w:id="11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12" w:author="PR Preview" w:date="2026-01-01T00:00:00Z">
        <w:r>
          <w:t xml:space="preserve">.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Then for every</w:t>
        </w:r>
      </w:ins>
      <w:ins w:id="11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&gt;</m:t>
        </m:r>
        <m:r>
          <m:t>0</m:t>
        </m:r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(Wikipedia contributors 2026b)</w:t>
        </w:r>
      </w:ins>
      <w:ins w:id="11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del w:id="119" w:author="PR Preview" w:date="2026-01-01T00:00:00Z">
        <w:r>
          <w:rPr>
            <w:b/>
            <w:bCs/>
          </w:rPr>
          <w:delText xml:space="preserve">Theorem 5 (Hoeffding’s inequality)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Let</w:delText>
        </w:r>
      </w:del>
      <w:del w:id="12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be</w:delText>
        </w:r>
      </w:del>
      <w:del w:id="125" w:author="PR Preview" w:date="2026-01-01T00:00:00Z">
        <w:r>
          <w:delText xml:space="preserve"> </w:delText>
        </w:r>
      </w:del>
      <w:hyperlink r:id="rId9">
        <w:del w:id="126" w:author="PR Preview" w:date="2026-01-01T00:00:00Z">
          <w:r>
            <w:rPr>
              <w:rStyle w:val="Hyperlink"/>
            </w:rPr>
            <w:delText xml:space="preserve">IID</w:delText>
          </w:r>
        </w:del>
      </w:hyperlink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random variables with</w:delText>
        </w:r>
      </w:del>
      <w:del w:id="129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and population mean</w:delText>
        </w:r>
      </w:del>
      <w:del w:id="132" w:author="PR Preview" w:date="2026-01-01T00:00:00Z">
        <w:r>
          <w:delText xml:space="preserve"> </w:delText>
        </w:r>
      </w:del>
      <m:oMath>
        <m:r>
          <m:t>μ</m:t>
        </m:r>
      </m:oMath>
      <w:del w:id="133" w:author="PR Preview" w:date="2026-01-01T00:00:00Z">
        <w:r>
          <w:delText xml:space="preserve">,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and let</w:delText>
        </w:r>
      </w:del>
      <w:del w:id="136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137" w:author="PR Preview" w:date="2026-01-01T00:00:00Z">
        <w:r>
          <w:delText xml:space="preserve">.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Then for every</w:delText>
        </w:r>
      </w:del>
      <w:del w:id="140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141" w:author="PR Preview" w:date="2026-01-01T00:00:00Z">
        <w:r>
          <w:delText xml:space="preserve">,</w:delText>
        </w:r>
      </w:del>
    </w:p>
    <w:p>
      <w:pPr>
        <w:pStyle w:val="BodyText"/>
      </w:pPr>
      <w:ins w:id="142" w:author="PR Preview" w:date="2026-01-01T00:00:00Z">
        <w:r>
          <w:rPr>
            <w:b/>
            <w:bCs/>
          </w:rPr>
          <w:t xml:space="preserve">Theorem 5 (Hoeffding’s inequality)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Let</w:t>
        </w:r>
      </w:ins>
      <w:ins w:id="14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be</w:t>
        </w:r>
      </w:ins>
      <w:ins w:id="148" w:author="PR Preview" w:date="2026-01-01T00:00:00Z">
        <w:r>
          <w:t xml:space="preserve"> </w:t>
        </w:r>
      </w:ins>
      <w:hyperlink r:id="rId9">
        <w:ins w:id="149" w:author="PR Preview" w:date="2026-01-01T00:00:00Z">
          <w:r>
            <w:rPr>
              <w:rStyle w:val="Hyperlink"/>
            </w:rPr>
            <w:t xml:space="preserve">IID</w:t>
          </w:r>
        </w:ins>
      </w:hyperlink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random variables with</w:t>
        </w:r>
      </w:ins>
      <w:ins w:id="152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and population mean</w:t>
        </w:r>
      </w:ins>
      <w:ins w:id="155" w:author="PR Preview" w:date="2026-01-01T00:00:00Z">
        <w:r>
          <w:t xml:space="preserve"> </w:t>
        </w:r>
      </w:ins>
      <m:oMath>
        <m:r>
          <m:t>μ</m:t>
        </m:r>
      </m:oMath>
      <w:ins w:id="156" w:author="PR Preview" w:date="2026-01-01T00:00:00Z">
        <w:r>
          <w:t xml:space="preserve">,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and let</w:t>
        </w:r>
      </w:ins>
      <w:ins w:id="159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160" w:author="PR Preview" w:date="2026-01-01T00:00:00Z">
        <w:r>
          <w:t xml:space="preserve">.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Then for every</w:t>
        </w:r>
      </w:ins>
      <w:ins w:id="163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(Wikipedia contributors 2026d)</w:t>
        </w:r>
      </w:ins>
      <w:ins w:id="166" w:author="PR Preview" w:date="2026-01-01T00:00:00Z">
        <w:r>
          <w:t xml:space="preserve">,</w:t>
        </w:r>
      </w:ins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del w:id="167" w:author="PR Preview" w:date="2026-01-01T00:00:00Z">
        <w:r>
          <w:rPr>
            <w:b/>
            <w:bCs/>
          </w:rPr>
          <w:delText xml:space="preserve">Definition 1 (Convergence in probability)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A sequence of random variables</w:delText>
        </w:r>
      </w:del>
      <w:del w:id="17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rPr>
            <w:b/>
            <w:bCs/>
          </w:rPr>
          <w:delText xml:space="preserve">converges in probability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to a constant</w:delText>
        </w:r>
      </w:del>
      <w:del w:id="175" w:author="PR Preview" w:date="2026-01-01T00:00:00Z">
        <w:r>
          <w:delText xml:space="preserve"> </w:delText>
        </w:r>
      </w:del>
      <m:oMath>
        <m:r>
          <m:t>c</m:t>
        </m:r>
      </m:oMath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if, for every distance</w:delText>
        </w:r>
      </w:del>
      <w:del w:id="178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179" w:author="PR Preview" w:date="2026-01-01T00:00:00Z">
        <w:r>
          <w:delText xml:space="preserve">,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the probability that</w:delText>
        </w:r>
      </w:del>
      <w:del w:id="18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n</m:t>
            </m:r>
          </m:sub>
        </m:sSub>
      </m:oMath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lies at least</w:delText>
        </w:r>
      </w:del>
      <w:del w:id="185" w:author="PR Preview" w:date="2026-01-01T00:00:00Z">
        <w:r>
          <w:delText xml:space="preserve"> </w:delText>
        </w:r>
      </w:del>
      <m:oMath>
        <m:r>
          <m:t>ε</m:t>
        </m:r>
      </m:oMath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away from</w:delText>
        </w:r>
      </w:del>
      <w:del w:id="188" w:author="PR Preview" w:date="2026-01-01T00:00:00Z">
        <w:r>
          <w:delText xml:space="preserve"> </w:delText>
        </w:r>
      </w:del>
      <m:oMath>
        <m:r>
          <m:t>c</m:t>
        </m:r>
      </m:oMath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goes to zero as</w:delText>
        </w:r>
      </w:del>
      <w:del w:id="191" w:author="PR Preview" w:date="2026-01-01T00:00:00Z">
        <w:r>
          <w:delText xml:space="preserve"> </w:delText>
        </w:r>
      </w:del>
      <m:oMath>
        <m:r>
          <m:t>n</m:t>
        </m:r>
      </m:oMath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grows:</w:delText>
        </w:r>
      </w:del>
    </w:p>
    <w:p>
      <w:pPr>
        <w:pStyle w:val="FirstParagraph"/>
      </w:pPr>
      <w:ins w:id="194" w:author="PR Preview" w:date="2026-01-01T00:00:00Z">
        <w:r>
          <w:rPr>
            <w:b/>
            <w:bCs/>
          </w:rPr>
          <w:t xml:space="preserve">Definition 1 (Convergence in probability)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A sequence of random variables</w:t>
        </w:r>
      </w:ins>
      <w:ins w:id="19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rPr>
            <w:b/>
            <w:bCs/>
          </w:rPr>
          <w:t xml:space="preserve">converges in probability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to a constant</w:t>
        </w:r>
      </w:ins>
      <w:ins w:id="202" w:author="PR Preview" w:date="2026-01-01T00:00:00Z">
        <w:r>
          <w:t xml:space="preserve"> </w:t>
        </w:r>
      </w:ins>
      <m:oMath>
        <m:r>
          <m:t>c</m:t>
        </m:r>
      </m:oMath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(Wikipedia contributors 2026c)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if, for every distance</w:t>
        </w:r>
      </w:ins>
      <w:ins w:id="207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208" w:author="PR Preview" w:date="2026-01-01T00:00:00Z">
        <w:r>
          <w:t xml:space="preserve">,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the probability that</w:t>
        </w:r>
      </w:ins>
      <w:ins w:id="21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n</m:t>
            </m:r>
          </m:sub>
        </m:sSub>
      </m:oMath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lies at least</w:t>
        </w:r>
      </w:ins>
      <w:ins w:id="214" w:author="PR Preview" w:date="2026-01-01T00:00:00Z">
        <w:r>
          <w:t xml:space="preserve"> </w:t>
        </w:r>
      </w:ins>
      <m:oMath>
        <m:r>
          <m:t>ε</m:t>
        </m:r>
      </m:oMath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away from</w:t>
        </w:r>
      </w:ins>
      <w:ins w:id="217" w:author="PR Preview" w:date="2026-01-01T00:00:00Z">
        <w:r>
          <w:t xml:space="preserve"> </w:t>
        </w:r>
      </w:ins>
      <m:oMath>
        <m:r>
          <m:t>c</m:t>
        </m:r>
      </m:oMath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goes to zero as</w:t>
        </w:r>
      </w:ins>
      <w:ins w:id="220" w:author="PR Preview" w:date="2026-01-01T00:00:00Z">
        <w:r>
          <w:t xml:space="preserve"> </w:t>
        </w:r>
      </w:ins>
      <m:oMath>
        <m:r>
          <m:t>n</m:t>
        </m:r>
      </m:oMath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grows: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del w:id="223" w:author="PR Preview" w:date="2026-01-01T00:00:00Z">
        <w:r>
          <w:rPr>
            <w:b/>
            <w:bCs/>
          </w:rPr>
          <w:delText xml:space="preserve">Theorem 6 (Weak law of large numbers)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Let</w:delText>
        </w:r>
      </w:del>
      <w:del w:id="22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be</w:delText>
        </w:r>
      </w:del>
      <w:del w:id="229" w:author="PR Preview" w:date="2026-01-01T00:00:00Z">
        <w:r>
          <w:delText xml:space="preserve"> </w:delText>
        </w:r>
      </w:del>
      <w:hyperlink r:id="rId9">
        <w:del w:id="230" w:author="PR Preview" w:date="2026-01-01T00:00:00Z">
          <w:r>
            <w:rPr>
              <w:rStyle w:val="Hyperlink"/>
            </w:rPr>
            <w:delText xml:space="preserve">IID</w:delText>
          </w:r>
        </w:del>
      </w:hyperlink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random variables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with population mean</w:delText>
        </w:r>
      </w:del>
      <w:del w:id="235" w:author="PR Preview" w:date="2026-01-01T00:00:00Z">
        <w:r>
          <w:delText xml:space="preserve"> </w:delText>
        </w:r>
      </w:del>
      <m:oMath>
        <m:r>
          <m:t>μ</m:t>
        </m:r>
      </m:oMath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and finite variance</w:delText>
        </w:r>
      </w:del>
      <w:del w:id="23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239" w:author="PR Preview" w:date="2026-01-01T00:00:00Z">
        <w:r>
          <w:delText xml:space="preserve">,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and let</w:delText>
        </w:r>
      </w:del>
      <w:del w:id="242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be the sample mean.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Then the sample mean</w:delText>
        </w:r>
      </w:del>
      <w:del w:id="247" w:author="PR Preview" w:date="2026-01-01T00:00:00Z">
        <w:r>
          <w:delText xml:space="preserve"> </w:delText>
        </w:r>
      </w:del>
      <w:hyperlink w:anchor="def-convergence-in-probability">
        <w:del w:id="248" w:author="PR Preview" w:date="2026-01-01T00:00:00Z">
          <w:r>
            <w:rPr>
              <w:rStyle w:val="Hyperlink"/>
            </w:rPr>
            <w:delText xml:space="preserve">converges in probability</w:delText>
          </w:r>
        </w:del>
      </w:hyperlink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to</w:delText>
        </w:r>
      </w:del>
      <w:del w:id="251" w:author="PR Preview" w:date="2026-01-01T00:00:00Z">
        <w:r>
          <w:delText xml:space="preserve"> </w:delText>
        </w:r>
      </w:del>
      <m:oMath>
        <m:r>
          <m:t>μ</m:t>
        </m:r>
      </m:oMath>
      <w:del w:id="252" w:author="PR Preview" w:date="2026-01-01T00:00:00Z">
        <w:r>
          <w:delText xml:space="preserve">:</w:delText>
        </w:r>
      </w:del>
    </w:p>
    <w:p>
      <w:pPr>
        <w:pStyle w:val="BodyText"/>
      </w:pPr>
      <w:ins w:id="253" w:author="PR Preview" w:date="2026-01-01T00:00:00Z">
        <w:r>
          <w:rPr>
            <w:b/>
            <w:bCs/>
          </w:rPr>
          <w:t xml:space="preserve">Theorem 6 (Weak law of large numbers)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Let</w:t>
        </w:r>
      </w:ins>
      <w:ins w:id="25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be</w:t>
        </w:r>
      </w:ins>
      <w:ins w:id="259" w:author="PR Preview" w:date="2026-01-01T00:00:00Z">
        <w:r>
          <w:t xml:space="preserve"> </w:t>
        </w:r>
      </w:ins>
      <w:hyperlink r:id="rId9">
        <w:ins w:id="260" w:author="PR Preview" w:date="2026-01-01T00:00:00Z">
          <w:r>
            <w:rPr>
              <w:rStyle w:val="Hyperlink"/>
            </w:rPr>
            <w:t xml:space="preserve">IID</w:t>
          </w:r>
        </w:ins>
      </w:hyperlink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random variables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with population mean</w:t>
        </w:r>
      </w:ins>
      <w:ins w:id="265" w:author="PR Preview" w:date="2026-01-01T00:00:00Z">
        <w:r>
          <w:t xml:space="preserve"> </w:t>
        </w:r>
      </w:ins>
      <m:oMath>
        <m:r>
          <m:t>μ</m:t>
        </m:r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and finite variance</w:t>
        </w:r>
      </w:ins>
      <w:ins w:id="26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269" w:author="PR Preview" w:date="2026-01-01T00:00:00Z">
        <w:r>
          <w:t xml:space="preserve">,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and let</w:t>
        </w:r>
      </w:ins>
      <w:ins w:id="272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be the sample mean.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Then the sample mean</w:t>
        </w:r>
      </w:ins>
      <w:ins w:id="277" w:author="PR Preview" w:date="2026-01-01T00:00:00Z">
        <w:r>
          <w:t xml:space="preserve"> </w:t>
        </w:r>
      </w:ins>
      <w:hyperlink w:anchor="def-convergence-in-probability">
        <w:ins w:id="278" w:author="PR Preview" w:date="2026-01-01T00:00:00Z">
          <w:r>
            <w:rPr>
              <w:rStyle w:val="Hyperlink"/>
            </w:rPr>
            <w:t xml:space="preserve">converges in probability</w:t>
          </w:r>
        </w:ins>
      </w:hyperlink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to</w:t>
        </w:r>
      </w:ins>
      <w:ins w:id="281" w:author="PR Preview" w:date="2026-01-01T00:00:00Z">
        <w:r>
          <w:t xml:space="preserve"> </w:t>
        </w:r>
      </w:ins>
      <m:oMath>
        <m:r>
          <m:t>μ</m:t>
        </m:r>
      </m:oMath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(Wikipedia contributors 2026e)</w:t>
        </w:r>
      </w:ins>
      <w:ins w:id="28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60" w:name="further-reading"/>
    <w:p>
      <w:pPr>
        <w:pStyle w:val="Heading2"/>
      </w:pPr>
      <w:ins w:id="285" w:author="PR Preview" w:date="2026-01-01T00:00:00Z">
        <w:r>
          <w:t xml:space="preserve">Further reading</w:t>
        </w:r>
      </w:ins>
    </w:p>
    <w:p>
      <w:pPr>
        <w:numPr>
          <w:ilvl w:val="0"/>
          <w:numId w:val="1003"/>
        </w:numPr>
      </w:pPr>
      <w:ins w:id="286" w:author="PR Preview" w:date="2026-01-01T00:00:00Z">
        <w:r>
          <w:t xml:space="preserve">Wikipedia contributors (2026a)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— the theorem, its variants and its history</w:t>
        </w:r>
      </w:ins>
    </w:p>
    <w:p>
      <w:pPr>
        <w:numPr>
          <w:ilvl w:val="0"/>
          <w:numId w:val="1003"/>
        </w:numPr>
      </w:pPr>
      <w:ins w:id="289" w:author="PR Preview" w:date="2026-01-01T00:00:00Z">
        <w:r>
          <w:t xml:space="preserve">Wikipedia contributors (2026f)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— the inequality and its extensions</w:t>
        </w:r>
      </w:ins>
    </w:p>
    <w:p>
      <w:pPr>
        <w:numPr>
          <w:ilvl w:val="0"/>
          <w:numId w:val="1003"/>
        </w:numPr>
      </w:pPr>
      <w:ins w:id="292" w:author="PR Preview" w:date="2026-01-01T00:00:00Z">
        <w:r>
          <w:t xml:space="preserve">Wikipedia contributors (2026b)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— the inequality, with examples</w:t>
        </w:r>
      </w:ins>
    </w:p>
    <w:p>
      <w:pPr>
        <w:numPr>
          <w:ilvl w:val="0"/>
          <w:numId w:val="1003"/>
        </w:numPr>
      </w:pPr>
      <w:ins w:id="295" w:author="PR Preview" w:date="2026-01-01T00:00:00Z">
        <w:r>
          <w:t xml:space="preserve">Wikipedia contributors (2026d)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— the inequality for bounded variables</w:t>
        </w:r>
      </w:ins>
    </w:p>
    <w:p>
      <w:pPr>
        <w:numPr>
          <w:ilvl w:val="0"/>
          <w:numId w:val="1003"/>
        </w:numPr>
      </w:pPr>
      <w:ins w:id="298" w:author="PR Preview" w:date="2026-01-01T00:00:00Z">
        <w:r>
          <w:t xml:space="preserve">Wikipedia contributors (2026e)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— the weak and strong laws</w:t>
        </w:r>
      </w:ins>
    </w:p>
    <w:p>
      <w:pPr>
        <w:numPr>
          <w:ilvl w:val="0"/>
          <w:numId w:val="1003"/>
        </w:numPr>
      </w:pPr>
      <w:ins w:id="301" w:author="PR Preview" w:date="2026-01-01T00:00:00Z">
        <w:r>
          <w:t xml:space="preserve">Wikipedia contributors (2026c)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— the modes of convergence and how they relate</w:t>
        </w:r>
      </w:ins>
    </w:p>
    <w:bookmarkEnd w:id="60"/>
    <w:bookmarkStart w:id="89" w:name="references"/>
    <w:p>
      <w:pPr>
        <w:pStyle w:val="Heading2"/>
      </w:pPr>
      <w:r>
        <w:t xml:space="preserve">References</w:t>
      </w:r>
    </w:p>
    <w:bookmarkStart w:id="88" w:name="refs"/>
    <w:bookmarkStart w:id="6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2"/>
    <w:bookmarkStart w:id="6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4"/>
    <w:bookmarkStart w:id="6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9"/>
    <w:bookmarkStart w:id="71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70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1"/>
    <w:bookmarkStart w:id="73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2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3"/>
    <w:bookmarkStart w:id="7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5"/>
    <w:bookmarkStart w:id="77" w:name="ref-wikipedia_central_limit_theorem"/>
    <w:p>
      <w:pPr>
        <w:pStyle w:val="Bibliography"/>
      </w:pPr>
      <w:ins w:id="304" w:author="PR Preview" w:date="2026-01-01T00:00:00Z">
        <w:r>
          <w:t xml:space="preserve">Wikipedia contributors. 2026a.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rPr>
            <w:i/>
            <w:iCs/>
          </w:rPr>
          <w:t xml:space="preserve">Central Limit Theorem —</w:t>
        </w:r>
      </w:ins>
      <w:ins w:id="307" w:author="PR Preview" w:date="2026-01-01T00:00:00Z">
        <w:r>
          <w:rPr>
            <w:i/>
            <w:iCs/>
          </w:rPr>
          <w:t xml:space="preserve"> </w:t>
        </w:r>
      </w:ins>
      <w:ins w:id="308" w:author="PR Preview" w:date="2026-01-01T00:00:00Z">
        <w:r>
          <w:rPr>
            <w:i/>
            <w:iCs/>
          </w:rPr>
          <w:t xml:space="preserve">Wikipedia</w:t>
        </w:r>
      </w:ins>
      <w:ins w:id="309" w:author="PR Preview" w:date="2026-01-01T00:00:00Z">
        <w:r>
          <w:rPr>
            <w:i/>
            <w:iCs/>
          </w:rPr>
          <w:t xml:space="preserve">,</w:t>
        </w:r>
      </w:ins>
      <w:ins w:id="310" w:author="PR Preview" w:date="2026-01-01T00:00:00Z">
        <w:r>
          <w:rPr>
            <w:i/>
            <w:iCs/>
          </w:rPr>
          <w:t xml:space="preserve"> </w:t>
        </w:r>
      </w:ins>
      <w:ins w:id="311" w:author="PR Preview" w:date="2026-01-01T00:00:00Z">
        <w:r>
          <w:rPr>
            <w:i/>
            <w:iCs/>
          </w:rPr>
          <w:t xml:space="preserve">the Free Encyclopedia</w:t>
        </w:r>
      </w:ins>
      <w:ins w:id="312" w:author="PR Preview" w:date="2026-01-01T00:00:00Z">
        <w:r>
          <w:t xml:space="preserve">.</w:t>
        </w:r>
      </w:ins>
      <w:ins w:id="313" w:author="PR Preview" w:date="2026-01-01T00:00:00Z">
        <w:r>
          <w:t xml:space="preserve"> </w:t>
        </w:r>
      </w:ins>
      <w:hyperlink r:id="rId76">
        <w:ins w:id="314" w:author="PR Preview" w:date="2026-01-01T00:00:00Z">
          <w:r>
            <w:rPr>
              <w:rStyle w:val="Hyperlink"/>
            </w:rPr>
            <w:t xml:space="preserve">https://en.wikipedia.org/wiki/Central_limit_theorem</w:t>
          </w:r>
        </w:ins>
      </w:hyperlink>
      <w:ins w:id="315" w:author="PR Preview" w:date="2026-01-01T00:00:00Z">
        <w:r>
          <w:t xml:space="preserve">.</w:t>
        </w:r>
      </w:ins>
    </w:p>
    <w:bookmarkEnd w:id="77"/>
    <w:bookmarkStart w:id="79" w:name="ref-wikipedia_chebyshevs_inequality"/>
    <w:p>
      <w:pPr>
        <w:pStyle w:val="Bibliography"/>
      </w:pPr>
      <w:ins w:id="316" w:author="PR Preview" w:date="2026-01-01T00:00:00Z">
        <w:r>
          <w:t xml:space="preserve">Wikipedia contributors. 2026b.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rPr>
            <w:i/>
            <w:iCs/>
          </w:rPr>
          <w:t xml:space="preserve">Chebyshev’s Inequality —</w:t>
        </w:r>
      </w:ins>
      <w:ins w:id="319" w:author="PR Preview" w:date="2026-01-01T00:00:00Z">
        <w:r>
          <w:rPr>
            <w:i/>
            <w:iCs/>
          </w:rPr>
          <w:t xml:space="preserve"> </w:t>
        </w:r>
      </w:ins>
      <w:ins w:id="320" w:author="PR Preview" w:date="2026-01-01T00:00:00Z">
        <w:r>
          <w:rPr>
            <w:i/>
            <w:iCs/>
          </w:rPr>
          <w:t xml:space="preserve">Wikipedia</w:t>
        </w:r>
      </w:ins>
      <w:ins w:id="321" w:author="PR Preview" w:date="2026-01-01T00:00:00Z">
        <w:r>
          <w:rPr>
            <w:i/>
            <w:iCs/>
          </w:rPr>
          <w:t xml:space="preserve">,</w:t>
        </w:r>
      </w:ins>
      <w:ins w:id="322" w:author="PR Preview" w:date="2026-01-01T00:00:00Z">
        <w:r>
          <w:rPr>
            <w:i/>
            <w:iCs/>
          </w:rPr>
          <w:t xml:space="preserve"> </w:t>
        </w:r>
      </w:ins>
      <w:ins w:id="323" w:author="PR Preview" w:date="2026-01-01T00:00:00Z">
        <w:r>
          <w:rPr>
            <w:i/>
            <w:iCs/>
          </w:rPr>
          <w:t xml:space="preserve">the Free Encyclopedia</w:t>
        </w:r>
      </w:ins>
      <w:ins w:id="324" w:author="PR Preview" w:date="2026-01-01T00:00:00Z">
        <w:r>
          <w:t xml:space="preserve">.</w:t>
        </w:r>
      </w:ins>
      <w:ins w:id="325" w:author="PR Preview" w:date="2026-01-01T00:00:00Z">
        <w:r>
          <w:t xml:space="preserve"> </w:t>
        </w:r>
      </w:ins>
      <w:hyperlink r:id="rId78">
        <w:ins w:id="326" w:author="PR Preview" w:date="2026-01-01T00:00:00Z">
          <w:r>
            <w:rPr>
              <w:rStyle w:val="Hyperlink"/>
            </w:rPr>
            <w:t xml:space="preserve">https://en.wikipedia.org/wiki/Chebyshev%27s_inequality</w:t>
          </w:r>
        </w:ins>
      </w:hyperlink>
      <w:ins w:id="327" w:author="PR Preview" w:date="2026-01-01T00:00:00Z">
        <w:r>
          <w:t xml:space="preserve">.</w:t>
        </w:r>
      </w:ins>
    </w:p>
    <w:bookmarkEnd w:id="79"/>
    <w:bookmarkStart w:id="81" w:name="Xd57efcf36cbfbff962c3240b4f16e14e48748ce"/>
    <w:p>
      <w:pPr>
        <w:pStyle w:val="Bibliography"/>
      </w:pPr>
      <w:ins w:id="328" w:author="PR Preview" w:date="2026-01-01T00:00:00Z">
        <w:r>
          <w:t xml:space="preserve">Wikipedia contributors. 2026c.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rPr>
            <w:i/>
            <w:iCs/>
          </w:rPr>
          <w:t xml:space="preserve">Convergence of Random Variables —</w:t>
        </w:r>
      </w:ins>
      <w:ins w:id="331" w:author="PR Preview" w:date="2026-01-01T00:00:00Z">
        <w:r>
          <w:rPr>
            <w:i/>
            <w:iCs/>
          </w:rPr>
          <w:t xml:space="preserve"> </w:t>
        </w:r>
      </w:ins>
      <w:ins w:id="332" w:author="PR Preview" w:date="2026-01-01T00:00:00Z">
        <w:r>
          <w:rPr>
            <w:i/>
            <w:iCs/>
          </w:rPr>
          <w:t xml:space="preserve">Wikipedia</w:t>
        </w:r>
      </w:ins>
      <w:ins w:id="333" w:author="PR Preview" w:date="2026-01-01T00:00:00Z">
        <w:r>
          <w:rPr>
            <w:i/>
            <w:iCs/>
          </w:rPr>
          <w:t xml:space="preserve">,</w:t>
        </w:r>
      </w:ins>
      <w:ins w:id="334" w:author="PR Preview" w:date="2026-01-01T00:00:00Z">
        <w:r>
          <w:rPr>
            <w:i/>
            <w:iCs/>
          </w:rPr>
          <w:t xml:space="preserve"> </w:t>
        </w:r>
      </w:ins>
      <w:ins w:id="335" w:author="PR Preview" w:date="2026-01-01T00:00:00Z">
        <w:r>
          <w:rPr>
            <w:i/>
            <w:iCs/>
          </w:rPr>
          <w:t xml:space="preserve">the Free Encyclopedia</w:t>
        </w:r>
      </w:ins>
      <w:ins w:id="336" w:author="PR Preview" w:date="2026-01-01T00:00:00Z">
        <w:r>
          <w:t xml:space="preserve">.</w:t>
        </w:r>
      </w:ins>
      <w:ins w:id="337" w:author="PR Preview" w:date="2026-01-01T00:00:00Z">
        <w:r>
          <w:t xml:space="preserve"> </w:t>
        </w:r>
      </w:ins>
      <w:hyperlink r:id="rId80">
        <w:ins w:id="338" w:author="PR Preview" w:date="2026-01-01T00:00:00Z">
          <w:r>
            <w:rPr>
              <w:rStyle w:val="Hyperlink"/>
            </w:rPr>
            <w:t xml:space="preserve">https://en.wikipedia.org/wiki/Convergence_of_random_variables</w:t>
          </w:r>
        </w:ins>
      </w:hyperlink>
      <w:ins w:id="339" w:author="PR Preview" w:date="2026-01-01T00:00:00Z">
        <w:r>
          <w:t xml:space="preserve">.</w:t>
        </w:r>
      </w:ins>
    </w:p>
    <w:bookmarkEnd w:id="81"/>
    <w:bookmarkStart w:id="83" w:name="ref-wikipedia_hoeffdings_inequality"/>
    <w:p>
      <w:pPr>
        <w:pStyle w:val="Bibliography"/>
      </w:pPr>
      <w:ins w:id="340" w:author="PR Preview" w:date="2026-01-01T00:00:00Z">
        <w:r>
          <w:t xml:space="preserve">Wikipedia contributors. 2026d.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rPr>
            <w:i/>
            <w:iCs/>
          </w:rPr>
          <w:t xml:space="preserve">Hoeffding’s Inequality —</w:t>
        </w:r>
      </w:ins>
      <w:ins w:id="343" w:author="PR Preview" w:date="2026-01-01T00:00:00Z">
        <w:r>
          <w:rPr>
            <w:i/>
            <w:iCs/>
          </w:rPr>
          <w:t xml:space="preserve"> </w:t>
        </w:r>
      </w:ins>
      <w:ins w:id="344" w:author="PR Preview" w:date="2026-01-01T00:00:00Z">
        <w:r>
          <w:rPr>
            <w:i/>
            <w:iCs/>
          </w:rPr>
          <w:t xml:space="preserve">Wikipedia</w:t>
        </w:r>
      </w:ins>
      <w:ins w:id="345" w:author="PR Preview" w:date="2026-01-01T00:00:00Z">
        <w:r>
          <w:rPr>
            <w:i/>
            <w:iCs/>
          </w:rPr>
          <w:t xml:space="preserve">,</w:t>
        </w:r>
      </w:ins>
      <w:ins w:id="346" w:author="PR Preview" w:date="2026-01-01T00:00:00Z">
        <w:r>
          <w:rPr>
            <w:i/>
            <w:iCs/>
          </w:rPr>
          <w:t xml:space="preserve"> </w:t>
        </w:r>
      </w:ins>
      <w:ins w:id="347" w:author="PR Preview" w:date="2026-01-01T00:00:00Z">
        <w:r>
          <w:rPr>
            <w:i/>
            <w:iCs/>
          </w:rPr>
          <w:t xml:space="preserve">the Free Encyclopedia</w:t>
        </w:r>
      </w:ins>
      <w:ins w:id="348" w:author="PR Preview" w:date="2026-01-01T00:00:00Z">
        <w:r>
          <w:t xml:space="preserve">.</w:t>
        </w:r>
      </w:ins>
      <w:ins w:id="349" w:author="PR Preview" w:date="2026-01-01T00:00:00Z">
        <w:r>
          <w:t xml:space="preserve"> </w:t>
        </w:r>
      </w:ins>
      <w:hyperlink r:id="rId82">
        <w:ins w:id="350" w:author="PR Preview" w:date="2026-01-01T00:00:00Z">
          <w:r>
            <w:rPr>
              <w:rStyle w:val="Hyperlink"/>
            </w:rPr>
            <w:t xml:space="preserve">https://en.wikipedia.org/wiki/Hoeffding%27s_inequality</w:t>
          </w:r>
        </w:ins>
      </w:hyperlink>
      <w:ins w:id="351" w:author="PR Preview" w:date="2026-01-01T00:00:00Z">
        <w:r>
          <w:t xml:space="preserve">.</w:t>
        </w:r>
      </w:ins>
    </w:p>
    <w:bookmarkEnd w:id="83"/>
    <w:bookmarkStart w:id="85" w:name="ref-wikipedia_law_of_large_numbers"/>
    <w:p>
      <w:pPr>
        <w:pStyle w:val="Bibliography"/>
      </w:pPr>
      <w:ins w:id="352" w:author="PR Preview" w:date="2026-01-01T00:00:00Z">
        <w:r>
          <w:t xml:space="preserve">Wikipedia contributors. 2026e.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rPr>
            <w:i/>
            <w:iCs/>
          </w:rPr>
          <w:t xml:space="preserve">Law of Large Numbers —</w:t>
        </w:r>
      </w:ins>
      <w:ins w:id="355" w:author="PR Preview" w:date="2026-01-01T00:00:00Z">
        <w:r>
          <w:rPr>
            <w:i/>
            <w:iCs/>
          </w:rPr>
          <w:t xml:space="preserve"> </w:t>
        </w:r>
      </w:ins>
      <w:ins w:id="356" w:author="PR Preview" w:date="2026-01-01T00:00:00Z">
        <w:r>
          <w:rPr>
            <w:i/>
            <w:iCs/>
          </w:rPr>
          <w:t xml:space="preserve">Wikipedia</w:t>
        </w:r>
      </w:ins>
      <w:ins w:id="357" w:author="PR Preview" w:date="2026-01-01T00:00:00Z">
        <w:r>
          <w:rPr>
            <w:i/>
            <w:iCs/>
          </w:rPr>
          <w:t xml:space="preserve">,</w:t>
        </w:r>
      </w:ins>
      <w:ins w:id="358" w:author="PR Preview" w:date="2026-01-01T00:00:00Z">
        <w:r>
          <w:rPr>
            <w:i/>
            <w:iCs/>
          </w:rPr>
          <w:t xml:space="preserve"> </w:t>
        </w:r>
      </w:ins>
      <w:ins w:id="359" w:author="PR Preview" w:date="2026-01-01T00:00:00Z">
        <w:r>
          <w:rPr>
            <w:i/>
            <w:iCs/>
          </w:rPr>
          <w:t xml:space="preserve">the Free Encyclopedia</w:t>
        </w:r>
      </w:ins>
      <w:ins w:id="360" w:author="PR Preview" w:date="2026-01-01T00:00:00Z">
        <w:r>
          <w:t xml:space="preserve">.</w:t>
        </w:r>
      </w:ins>
      <w:ins w:id="361" w:author="PR Preview" w:date="2026-01-01T00:00:00Z">
        <w:r>
          <w:t xml:space="preserve"> </w:t>
        </w:r>
      </w:ins>
      <w:hyperlink r:id="rId84">
        <w:ins w:id="362" w:author="PR Preview" w:date="2026-01-01T00:00:00Z">
          <w:r>
            <w:rPr>
              <w:rStyle w:val="Hyperlink"/>
            </w:rPr>
            <w:t xml:space="preserve">https://en.wikipedia.org/wiki/Law_of_large_numbers</w:t>
          </w:r>
        </w:ins>
      </w:hyperlink>
      <w:ins w:id="363" w:author="PR Preview" w:date="2026-01-01T00:00:00Z">
        <w:r>
          <w:t xml:space="preserve">.</w:t>
        </w:r>
      </w:ins>
    </w:p>
    <w:bookmarkEnd w:id="85"/>
    <w:bookmarkStart w:id="87" w:name="ref-wikipedia_markovs_inequality"/>
    <w:p>
      <w:pPr>
        <w:pStyle w:val="Bibliography"/>
      </w:pPr>
      <w:ins w:id="364" w:author="PR Preview" w:date="2026-01-01T00:00:00Z">
        <w:r>
          <w:t xml:space="preserve">Wikipedia contributors. 2026f.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rPr>
            <w:i/>
            <w:iCs/>
          </w:rPr>
          <w:t xml:space="preserve">Markov’s Inequality —</w:t>
        </w:r>
      </w:ins>
      <w:ins w:id="367" w:author="PR Preview" w:date="2026-01-01T00:00:00Z">
        <w:r>
          <w:rPr>
            <w:i/>
            <w:iCs/>
          </w:rPr>
          <w:t xml:space="preserve"> </w:t>
        </w:r>
      </w:ins>
      <w:ins w:id="368" w:author="PR Preview" w:date="2026-01-01T00:00:00Z">
        <w:r>
          <w:rPr>
            <w:i/>
            <w:iCs/>
          </w:rPr>
          <w:t xml:space="preserve">Wikipedia</w:t>
        </w:r>
      </w:ins>
      <w:ins w:id="369" w:author="PR Preview" w:date="2026-01-01T00:00:00Z">
        <w:r>
          <w:rPr>
            <w:i/>
            <w:iCs/>
          </w:rPr>
          <w:t xml:space="preserve">,</w:t>
        </w:r>
      </w:ins>
      <w:ins w:id="370" w:author="PR Preview" w:date="2026-01-01T00:00:00Z">
        <w:r>
          <w:rPr>
            <w:i/>
            <w:iCs/>
          </w:rPr>
          <w:t xml:space="preserve"> </w:t>
        </w:r>
      </w:ins>
      <w:ins w:id="371" w:author="PR Preview" w:date="2026-01-01T00:00:00Z">
        <w:r>
          <w:rPr>
            <w:i/>
            <w:iCs/>
          </w:rPr>
          <w:t xml:space="preserve">the Free Encyclopedia</w:t>
        </w:r>
      </w:ins>
      <w:ins w:id="372" w:author="PR Preview" w:date="2026-01-01T00:00:00Z">
        <w:r>
          <w:t xml:space="preserve">.</w:t>
        </w:r>
      </w:ins>
      <w:ins w:id="373" w:author="PR Preview" w:date="2026-01-01T00:00:00Z">
        <w:r>
          <w:t xml:space="preserve"> </w:t>
        </w:r>
      </w:ins>
      <w:hyperlink r:id="rId86">
        <w:ins w:id="374" w:author="PR Preview" w:date="2026-01-01T00:00:00Z">
          <w:r>
            <w:rPr>
              <w:rStyle w:val="Hyperlink"/>
            </w:rPr>
            <w:t xml:space="preserve">https://en.wikipedia.org/wiki/Markov%27s_inequality</w:t>
          </w:r>
        </w:ins>
      </w:hyperlink>
      <w:ins w:id="375" w:author="PR Preview" w:date="2026-01-01T00:00:00Z">
        <w:r>
          <w:t xml:space="preserve">.</w:t>
        </w:r>
      </w:ins>
    </w:p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0" Type="http://schemas.openxmlformats.org/officeDocument/2006/relationships/hyperlink" Target="https://doi.org/10.1080/01621459.1963.10500830" TargetMode="External"/><Relationship Id="rId66" Type="http://schemas.openxmlformats.org/officeDocument/2006/relationships/hyperlink" Target="https://doi.org/10.1201/9780429428357" TargetMode="External"/><Relationship Id="rId72" Type="http://schemas.openxmlformats.org/officeDocument/2006/relationships/hyperlink" Target="https://doi.org/10.3150/12-BEJSP12" TargetMode="External"/><Relationship Id="rId76" Type="http://schemas.openxmlformats.org/officeDocument/2006/relationships/hyperlink" Target="https://en.wikipedia.org/wiki/Central_limit_theorem" TargetMode="External"/><Relationship Id="rId78" Type="http://schemas.openxmlformats.org/officeDocument/2006/relationships/hyperlink" Target="https://en.wikipedia.org/wiki/Chebyshev%27s_inequality" TargetMode="External"/><Relationship Id="rId80" Type="http://schemas.openxmlformats.org/officeDocument/2006/relationships/hyperlink" Target="https://en.wikipedia.org/wiki/Convergence_of_random_variables" TargetMode="External"/><Relationship Id="rId82" Type="http://schemas.openxmlformats.org/officeDocument/2006/relationships/hyperlink" Target="https://en.wikipedia.org/wiki/Hoeffding%27s_inequality" TargetMode="External"/><Relationship Id="rId84" Type="http://schemas.openxmlformats.org/officeDocument/2006/relationships/hyperlink" Target="https://en.wikipedia.org/wiki/Law_of_large_numbers" TargetMode="External"/><Relationship Id="rId86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68" Type="http://schemas.openxmlformats.org/officeDocument/2006/relationships/hyperlink" Target="https://www.cengage.com/c/statistical-inference-2e-casella-berger/9780534243128/" TargetMode="External"/><Relationship Id="rId63" Type="http://schemas.openxmlformats.org/officeDocument/2006/relationships/hyperlink" Target="https://www.numdam.org/item/JMPA_1867_2_12__158_0/" TargetMode="External"/><Relationship Id="rId74" Type="http://schemas.openxmlformats.org/officeDocument/2006/relationships/hyperlink" Target="https://www.numdam.org/item/JMPA_1867_2_12__177_0/" TargetMode="External"/><Relationship Id="rId61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0" Type="http://schemas.openxmlformats.org/officeDocument/2006/relationships/hyperlink" Target="https://doi.org/10.1080/01621459.1963.10500830" TargetMode="External"/><Relationship Id="rId66" Type="http://schemas.openxmlformats.org/officeDocument/2006/relationships/hyperlink" Target="https://doi.org/10.1201/9780429428357" TargetMode="External"/><Relationship Id="rId72" Type="http://schemas.openxmlformats.org/officeDocument/2006/relationships/hyperlink" Target="https://doi.org/10.3150/12-BEJSP12" TargetMode="External"/><Relationship Id="rId76" Type="http://schemas.openxmlformats.org/officeDocument/2006/relationships/hyperlink" Target="https://en.wikipedia.org/wiki/Central_limit_theorem" TargetMode="External"/><Relationship Id="rId78" Type="http://schemas.openxmlformats.org/officeDocument/2006/relationships/hyperlink" Target="https://en.wikipedia.org/wiki/Chebyshev%27s_inequality" TargetMode="External"/><Relationship Id="rId80" Type="http://schemas.openxmlformats.org/officeDocument/2006/relationships/hyperlink" Target="https://en.wikipedia.org/wiki/Convergence_of_random_variables" TargetMode="External"/><Relationship Id="rId82" Type="http://schemas.openxmlformats.org/officeDocument/2006/relationships/hyperlink" Target="https://en.wikipedia.org/wiki/Hoeffding%27s_inequality" TargetMode="External"/><Relationship Id="rId84" Type="http://schemas.openxmlformats.org/officeDocument/2006/relationships/hyperlink" Target="https://en.wikipedia.org/wiki/Law_of_large_numbers" TargetMode="External"/><Relationship Id="rId86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68" Type="http://schemas.openxmlformats.org/officeDocument/2006/relationships/hyperlink" Target="https://www.cengage.com/c/statistical-inference-2e-casella-berger/9780534243128/" TargetMode="External"/><Relationship Id="rId63" Type="http://schemas.openxmlformats.org/officeDocument/2006/relationships/hyperlink" Target="https://www.numdam.org/item/JMPA_1867_2_12__158_0/" TargetMode="External"/><Relationship Id="rId74" Type="http://schemas.openxmlformats.org/officeDocument/2006/relationships/hyperlink" Target="https://www.numdam.org/item/JMPA_1867_2_12__177_0/" TargetMode="External"/><Relationship Id="rId61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2026-10-17T20:38:18Z</dcterms:created>
  <dcterms:modified xsi:type="dcterms:W3CDTF">2026-10-17T20:38:18Z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