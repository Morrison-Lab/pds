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00:42:42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(Conditional independence)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Random variables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are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conditionally independent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(Wikipedia contributors 2026a)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given a discrete random variable (or vector)</w:delText>
        </w:r>
      </w:del>
      <w:del w:id="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if, for every value</w:delText>
        </w:r>
      </w:del>
      <w:del w:id="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with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all sets of real numbers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conditional probability that every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falls in its set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the product of the individual conditional probabilities: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del w:id="33" w:author="PR Preview" w:date="2026-01-01T00:00:00Z">
        <w:r>
          <w:delText xml:space="preserve">When</w:delText>
        </w:r>
      </w:del>
      <w:del w:id="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continuous, every event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has probability 0,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the condition is stated with densities instead: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for every</w:delText>
        </w:r>
      </w:del>
      <w:del w:id="4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with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all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Definition 2 (Conditional independence)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Random variables</w:t>
        </w:r>
      </w:ins>
      <w:ins w:id="5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are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conditionally independent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(Wikipedia contributors 2026a)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given a discrete random variable (or vector)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$\mathord{\smash[b]{\underset{\raise.3ex\hbox{$\scriptstyle\sim$}}{X}}\vphantom{X}}$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if, for every value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$\mathord{\smash[b]{\underset{\raise.3ex\hbox{$\scriptstyle\sim$}}{x}}\vphantom{x}}$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$\Pr(\mathord{\smash[b]{\underset{\raise.3ex\hbox{$\scriptstyle\sim$}}{X}}\vphantom{X}}= \mathord{\smash[b]{\underset{\raise.3ex\hbox{$\scriptstyle\sim$}}{x}}\vphantom{x}}) &gt; 0$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all sets of real numbers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conditional probability that every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falls in its set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the product of the individual conditional probabilities:</w:t>
        </w:r>
      </w:ins>
    </w:p>
    <w:p>
      <w:pPr>
        <w:pStyle w:val="BodyText"/>
      </w:pPr>
      <w:ins w:id="85" w:author="PR Preview" w:date="2026-01-01T00:00:00Z">
        <w:r>
  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  </w:r>
      </w:ins>
    </w:p>
    <w:p>
      <w:pPr>
        <w:pStyle w:val="FirstParagraph"/>
      </w:pPr>
      <w:ins w:id="86" w:author="PR Preview" w:date="2026-01-01T00:00:00Z">
        <w:r>
          <w:t xml:space="preserve">When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$\mathord{\smash[b]{\underset{\raise.3ex\hbox{$\scriptstyle\sim$}}{X}}\vphantom{X}}$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continuous, every event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$\{\mathord{\smash[b]{\underset{\raise.3ex\hbox{$\scriptstyle\sim$}}{X}}\vphantom{X}}= \mathord{\smash[b]{\underset{\raise.3ex\hbox{$\scriptstyle\sim$}}{x}}\vphantom{x}}\}$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has probability 0,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so the condition is stated with densities instead: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 every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$\mathord{\smash[b]{\underset{\raise.3ex\hbox{$\scriptstyle\sim$}}{x}}\vphantom{x}}$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 &gt; 0$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 all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08" w:author="PR Preview" w:date="2026-01-01T00:00:00Z">
        <w:r>
          <w:t xml:space="preserve">,</w:t>
        </w:r>
      </w:ins>
    </w:p>
    <w:p>
      <w:pPr>
        <w:pStyle w:val="BodyText"/>
      </w:pPr>
      <w:ins w:id="109" w:author="PR Preview" w:date="2026-01-01T00:00:00Z">
        <w:r>
  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  </w:r>
      </w:ins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del w:id="110" w:author="PR Preview" w:date="2026-01-01T00:00:00Z">
        <w:r>
          <w:rPr>
            <w:i/>
            <w:iCs/>
          </w:rPr>
          <w:delText xml:space="preserve">Remark</w:delText>
        </w:r>
      </w:del>
      <w:del w:id="111" w:author="PR Preview" w:date="2026-01-01T00:00:00Z">
        <w:r>
          <w:delText xml:space="preserve">. </w:delText>
        </w:r>
      </w:del>
      <w:del w:id="112" w:author="PR Preview" w:date="2026-01-01T00:00:00Z">
        <w:r>
          <w:delText xml:space="preserve">For continuous</w:delText>
        </w:r>
      </w:del>
      <w:del w:id="1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each ratio in the density form is the density of the</w:delText>
        </w:r>
      </w:del>
      <w:del w:id="117" w:author="PR Preview" w:date="2026-01-01T00:00:00Z">
        <w:r>
          <w:delText xml:space="preserve"> </w:delText>
        </w:r>
      </w:del>
      <m:oMath>
        <m:r>
          <m:t>Y</m:t>
        </m:r>
      </m:oMath>
      <w:del w:id="118" w:author="PR Preview" w:date="2026-01-01T00:00:00Z">
        <w:r>
          <w:delText xml:space="preserve">’s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under their conditional distribution given</w:delText>
        </w:r>
      </w:del>
      <w:del w:id="1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so both forms say the same thing: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given</w:delText>
        </w:r>
      </w:del>
      <w:del w:id="1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8" w:author="PR Preview" w:date="2026-01-01T00:00:00Z">
        <w:r>
          <w:delText xml:space="preserve">, the</w:delText>
        </w:r>
      </w:del>
      <w:del w:id="12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30" w:author="PR Preview" w:date="2026-01-01T00:00:00Z">
        <w:r>
          <w:delText xml:space="preserve">’s joint distribution factors.</w:delText>
        </w:r>
      </w:del>
    </w:p>
    <w:p>
      <w:pPr>
        <w:pStyle w:val="BodyText"/>
      </w:pPr>
      <w:ins w:id="131" w:author="PR Preview" w:date="2026-01-01T00:00:00Z">
        <w:r>
          <w:rPr>
            <w:i/>
            <w:iCs/>
          </w:rPr>
          <w:t xml:space="preserve">Remark</w:t>
        </w:r>
      </w:ins>
      <w:ins w:id="132" w:author="PR Preview" w:date="2026-01-01T00:00:00Z">
        <w:r>
          <w:t xml:space="preserve">. </w:t>
        </w:r>
      </w:ins>
      <w:ins w:id="133" w:author="PR Preview" w:date="2026-01-01T00:00:00Z">
        <w:r>
          <w:t xml:space="preserve">For continuous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$\mathord{\smash[b]{\underset{\raise.3ex\hbox{$\scriptstyle\sim$}}{X}}\vphantom{X}}$</w:t>
        </w:r>
      </w:ins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each ratio in the density form is the density of the</w:t>
        </w:r>
      </w:ins>
      <w:ins w:id="139" w:author="PR Preview" w:date="2026-01-01T00:00:00Z">
        <w:r>
          <w:t xml:space="preserve"> </w:t>
        </w:r>
      </w:ins>
      <m:oMath>
        <m:r>
          <m:t>Y</m:t>
        </m:r>
      </m:oMath>
      <w:ins w:id="140" w:author="PR Preview" w:date="2026-01-01T00:00:00Z">
        <w:r>
          <w:t xml:space="preserve">’s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under their conditional distribution given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so both forms say the same thing: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given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152" w:author="PR Preview" w:date="2026-01-01T00:00:00Z">
        <w:r>
          <w:t xml:space="preserve">, the</w:t>
        </w:r>
      </w:ins>
      <w:ins w:id="15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54" w:author="PR Preview" w:date="2026-01-01T00:00:00Z">
        <w:r>
          <w:t xml:space="preserve">’s joint distribution factors.</w:t>
        </w:r>
      </w:ins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del w:id="155" w:author="PR Preview" w:date="2026-01-01T00:00:00Z">
        <w:r>
          <w:rPr>
            <w:b/>
            <w:bCs/>
          </w:rPr>
          <w:delText xml:space="preserve">Proposition 2 (Conditional independence when each</w:delText>
        </w:r>
      </w:del>
      <w:del w:id="156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57" w:author="PR Preview" w:date="2026-01-01T00:00:00Z">
        <w:r>
          <w:rPr>
            <w:b/>
            <w:bCs/>
          </w:rP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depends only on its own</w:delText>
        </w:r>
      </w:del>
      <w:del w:id="15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0" w:author="PR Preview" w:date="2026-01-01T00:00:00Z">
        <w:r>
          <w:rPr>
            <w:b/>
            <w:bCs/>
          </w:rPr>
          <w:delText xml:space="preserve">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Let</w:delText>
        </w:r>
      </w:del>
      <w:del w:id="1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be a discrete random vector,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 let</w:delText>
        </w:r>
      </w:del>
      <w:del w:id="16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be</w:delText>
        </w:r>
      </w:del>
      <w:del w:id="171" w:author="PR Preview" w:date="2026-01-01T00:00:00Z">
        <w:r>
          <w:delText xml:space="preserve"> </w:delText>
        </w:r>
      </w:del>
      <w:hyperlink w:anchor="def-cind">
        <w:del w:id="172" w:author="PR Preview" w:date="2026-01-01T00:00:00Z">
          <w:r>
            <w:rPr>
              <w:rStyle w:val="Hyperlink"/>
            </w:rPr>
            <w:delText xml:space="preserve">conditionally independent</w:delText>
          </w:r>
        </w:del>
      </w:hyperlink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given</w:delText>
        </w:r>
      </w:del>
      <w:del w:id="1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Suppose also that each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depends on</w:delText>
        </w:r>
      </w:del>
      <w:del w:id="1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only through</w:delText>
        </w:r>
      </w:del>
      <w:del w:id="18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86" w:author="PR Preview" w:date="2026-01-01T00:00:00Z">
        <w:r>
          <w:delText xml:space="preserve">: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for every</w:delText>
        </w:r>
      </w:del>
      <w:del w:id="18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with</w:delText>
        </w:r>
      </w:del>
      <w:del w:id="19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 every set of real numbers</w:delText>
        </w:r>
      </w:del>
      <w:del w:id="19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9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97" w:author="PR Preview" w:date="2026-01-01T00:00:00Z">
        <w:r>
          <w:delText xml:space="preserve">Then, for every such</w:delText>
        </w:r>
      </w:del>
      <w:del w:id="1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 all sets of real numbers</w:delText>
        </w:r>
      </w:del>
      <w:del w:id="20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0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del w:id="203" w:author="PR Preview" w:date="2026-01-01T00:00:00Z">
        <w:r>
          <w:rPr>
            <w:i/>
            <w:iCs/>
          </w:rPr>
          <w:delText xml:space="preserve">Proof</w:delText>
        </w:r>
      </w:del>
      <w:del w:id="204" w:author="PR Preview" w:date="2026-01-01T00:00:00Z">
        <w:r>
          <w:delText xml:space="preserve">. </w:delText>
        </w:r>
      </w:del>
      <w:del w:id="205" w:author="PR Preview" w:date="2026-01-01T00:00:00Z">
        <w:r>
          <w:delText xml:space="preserve">Each conditional probability given</w:delText>
        </w:r>
      </w:del>
      <w:del w:id="20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defined,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because</w:delText>
        </w:r>
      </w:del>
      <w:del w:id="21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12" w:author="PR Preview" w:date="2026-01-01T00:00:00Z">
        <w:r>
          <w:delText xml:space="preserve">.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3" w:author="PR Preview" w:date="2026-01-01T00:00:00Z">
        <w:r>
          <w:rPr>
            <w:i/>
            <w:iCs/>
          </w:rPr>
          <w:delText xml:space="preserve">Remark</w:delText>
        </w:r>
      </w:del>
      <w:del w:id="214" w:author="PR Preview" w:date="2026-01-01T00:00:00Z">
        <w:r>
          <w:delText xml:space="preserve">. </w:delText>
        </w:r>
      </w:del>
      <w:del w:id="215" w:author="PR Preview" w:date="2026-01-01T00:00:00Z">
        <w:r>
          <w:delText xml:space="preserve">In regression,</w:delText>
        </w:r>
      </w:del>
      <w:del w:id="21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usually the full set of covariates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and a model usually also assumes, as</w:delText>
        </w:r>
      </w:del>
      <w:del w:id="223" w:author="PR Preview" w:date="2026-01-01T00:00:00Z">
        <w:r>
          <w:delText xml:space="preserve"> </w:delText>
        </w:r>
      </w:del>
      <w:hyperlink w:anchor="prp-cind-own-covariate">
        <w:del w:id="224" w:author="PR Preview" w:date="2026-01-01T00:00:00Z">
          <w:r>
            <w:rPr>
              <w:rStyle w:val="Hyperlink"/>
            </w:rPr>
            <w:delText xml:space="preserve">Proposition 2</w:delText>
          </w:r>
        </w:del>
      </w:hyperlink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does,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that each</w:delText>
        </w:r>
      </w:del>
      <w:del w:id="22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depends on the covariates only through its own</w:delText>
        </w:r>
      </w:del>
      <w:del w:id="2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33" w:author="PR Preview" w:date="2026-01-01T00:00:00Z">
        <w:r>
          <w:delText xml:space="preserve">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That second assumption is a separate one, not part of conditional independence.</w:delText>
        </w:r>
      </w:del>
    </w:p>
    <w:p>
      <w:pPr>
        <w:pStyle w:val="FirstParagraph"/>
      </w:pPr>
      <w:ins w:id="236" w:author="PR Preview" w:date="2026-01-01T00:00:00Z">
        <w:r>
          <w:rPr>
            <w:b/>
            <w:bCs/>
          </w:rPr>
          <w:t xml:space="preserve">Proposition 2 (Conditional independence when each</w:t>
        </w:r>
      </w:ins>
      <w:ins w:id="237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38" w:author="PR Preview" w:date="2026-01-01T00:00:00Z">
        <w:r>
          <w:rPr>
            <w:b/>
            <w:bCs/>
          </w:rPr>
          <w:t xml:space="preserve"> </w:t>
        </w:r>
      </w:ins>
      <w:ins w:id="239" w:author="PR Preview" w:date="2026-01-01T00:00:00Z">
        <w:r>
          <w:rPr>
            <w:b/>
            <w:bCs/>
          </w:rPr>
          <w:t xml:space="preserve">depends only on its own</w:t>
        </w:r>
      </w:ins>
      <w:ins w:id="240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41" w:author="PR Preview" w:date="2026-01-01T00:00:00Z">
        <w:r>
          <w:rPr>
            <w:b/>
            <w:bCs/>
          </w:rPr>
          <w:t xml:space="preserve">)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Let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$\mathord{\smash[b]{\underset{\raise.3ex\hbox{$\scriptstyle\sim$}}{X}}\vphantom{X}}= (X_1, \ldots, X_n)$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be a discrete random vector,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 let</w:t>
        </w:r>
      </w:ins>
      <w:ins w:id="25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be</w:t>
        </w:r>
      </w:ins>
      <w:ins w:id="253" w:author="PR Preview" w:date="2026-01-01T00:00:00Z">
        <w:r>
          <w:t xml:space="preserve"> </w:t>
        </w:r>
      </w:ins>
      <w:hyperlink w:anchor="def-cind">
        <w:ins w:id="254" w:author="PR Preview" w:date="2026-01-01T00:00:00Z">
          <w:r>
            <w:rPr>
              <w:rStyle w:val="Hyperlink"/>
            </w:rPr>
            <w:t xml:space="preserve">conditionally independent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given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$\mathord{\smash[b]{\underset{\raise.3ex\hbox{$\scriptstyle\sim$}}{X}}\vphantom{X}}$</w:t>
        </w:r>
      </w:ins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Suppose also that each</w:t>
        </w:r>
      </w:ins>
      <w:ins w:id="26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depends on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$\mathord{\smash[b]{\underset{\raise.3ex\hbox{$\scriptstyle\sim$}}{X}}\vphantom{X}}$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only through</w:t>
        </w:r>
      </w:ins>
      <w:ins w:id="2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70" w:author="PR Preview" w:date="2026-01-01T00:00:00Z">
        <w:r>
          <w:t xml:space="preserve">: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for every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$\mathord{\smash[b]{\underset{\raise.3ex\hbox{$\scriptstyle\sim$}}{x}}\vphantom{x}}= (x_1, \ldots, x_n)$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with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$\Pr(\mathord{\smash[b]{\underset{\raise.3ex\hbox{$\scriptstyle\sim$}}{X}}\vphantom{X}}= \mathord{\smash[b]{\underset{\raise.3ex\hbox{$\scriptstyle\sim$}}{x}}\vphantom{x}}) &gt; 0$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 every set of real numbers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82" w:author="PR Preview" w:date="2026-01-01T00:00:00Z">
        <w:r>
          <w:t xml:space="preserve">,</w:t>
        </w:r>
      </w:ins>
    </w:p>
    <w:p>
      <w:pPr>
        <w:pStyle w:val="BodyText"/>
      </w:pPr>
      <w:ins w:id="283" w:author="PR Preview" w:date="2026-01-01T00:00:00Z">
        <w:r>
          <w:t xml:space="preserve">$$\Pr(Y_i \in A_i \mid \mathord{\smash[b]{\underset{\raise.3ex\hbox{$\scriptstyle\sim$}}{X}}\vphantom{X}}= \mathord{\smash[b]{\underset{\raise.3ex\hbox{$\scriptstyle\sim$}}{x}}\vphantom{x}}) = \Pr(Y_i \in A_i \mid X_i = x_i)$$</w:t>
        </w:r>
      </w:ins>
    </w:p>
    <w:p>
      <w:pPr>
        <w:pStyle w:val="FirstParagraph"/>
      </w:pPr>
      <w:ins w:id="284" w:author="PR Preview" w:date="2026-01-01T00:00:00Z">
        <w:r>
          <w:t xml:space="preserve">Then, for every such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$\mathord{\smash[b]{\underset{\raise.3ex\hbox{$\scriptstyle\sim$}}{x}}\vphantom{x}}$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and all sets of real numbers</w:t>
        </w:r>
      </w:ins>
      <w:ins w:id="2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90" w:author="PR Preview" w:date="2026-01-01T00:00:00Z">
        <w:r>
          <w:t xml:space="preserve">:</w:t>
        </w:r>
      </w:ins>
    </w:p>
    <w:p>
      <w:pPr>
        <w:pStyle w:val="BodyText"/>
      </w:pPr>
      <w:ins w:id="291" w:author="PR Preview" w:date="2026-01-01T00:00:00Z">
        <w:r>
  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  </w:r>
      </w:ins>
    </w:p>
    <w:bookmarkEnd w:id="30"/>
    <w:p>
      <w:pPr>
        <w:pStyle w:val="FirstParagraph"/>
      </w:pPr>
      <w:ins w:id="292" w:author="PR Preview" w:date="2026-01-01T00:00:00Z">
        <w:r>
          <w:rPr>
            <w:i/>
            <w:iCs/>
          </w:rPr>
          <w:t xml:space="preserve">Proof</w:t>
        </w:r>
      </w:ins>
      <w:ins w:id="293" w:author="PR Preview" w:date="2026-01-01T00:00:00Z">
        <w:r>
          <w:t xml:space="preserve">. </w:t>
        </w:r>
      </w:ins>
      <w:ins w:id="294" w:author="PR Preview" w:date="2026-01-01T00:00:00Z">
        <w:r>
          <w:t xml:space="preserve">Each conditional probability given</w:t>
        </w:r>
      </w:ins>
      <w:ins w:id="2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is defined,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because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$\Pr(X_i = x_i) \ge \Pr(\mathord{\smash[b]{\underset{\raise.3ex\hbox{$\scriptstyle\sim$}}{X}}\vphantom{X}}= \mathord{\smash[b]{\underset{\raise.3ex\hbox{$\scriptstyle\sim$}}{x}}\vphantom{x}}) &gt; 0$</w:t>
        </w:r>
      </w:ins>
      <w:ins w:id="302" w:author="PR Preview" w:date="2026-01-01T00:00:00Z">
        <w:r>
          <w:t xml:space="preserve">. So:</w:t>
        </w:r>
      </w:ins>
    </w:p>
    <w:p>
      <w:pPr>
        <w:pStyle w:val="BodyText"/>
      </w:pPr>
      <w:ins w:id="303" w:author="PR Preview" w:date="2026-01-01T00:00:00Z">
        <w:r>
  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  </w:r>
      </w:ins>
    </w:p>
    <w:p>
      <w:pPr>
        <w:pStyle w:val="FirstParagraph"/>
      </w:pPr>
      <w:ins w:id="304" w:author="PR Preview" w:date="2026-01-01T00:00:00Z">
        <w:r>
          <w:rPr>
            <w:i/>
            <w:iCs/>
          </w:rPr>
          <w:t xml:space="preserve">Remark</w:t>
        </w:r>
      </w:ins>
      <w:ins w:id="305" w:author="PR Preview" w:date="2026-01-01T00:00:00Z">
        <w:r>
          <w:t xml:space="preserve">. </w:t>
        </w:r>
      </w:ins>
      <w:ins w:id="306" w:author="PR Preview" w:date="2026-01-01T00:00:00Z">
        <w:r>
          <w:t xml:space="preserve">In regression,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$\mathord{\smash[b]{\underset{\raise.3ex\hbox{$\scriptstyle\sim$}}{X}}\vphantom{X}}$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usually the full set of covariates</w:t>
        </w:r>
      </w:ins>
      <w:ins w:id="3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12" w:author="PR Preview" w:date="2026-01-01T00:00:00Z">
        <w:r>
          <w:t xml:space="preserve">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a model usually also assumes, as</w:t>
        </w:r>
      </w:ins>
      <w:ins w:id="315" w:author="PR Preview" w:date="2026-01-01T00:00:00Z">
        <w:r>
          <w:t xml:space="preserve"> </w:t>
        </w:r>
      </w:ins>
      <w:hyperlink w:anchor="prp-cind-own-covariate">
        <w:ins w:id="316" w:author="PR Preview" w:date="2026-01-01T00:00:00Z">
          <w:r>
            <w:rPr>
              <w:rStyle w:val="Hyperlink"/>
            </w:rPr>
            <w:t xml:space="preserve">Proposition 2</w:t>
          </w:r>
        </w:ins>
      </w:hyperlink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does,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that each</w:t>
        </w:r>
      </w:ins>
      <w:ins w:id="32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depends on the covariates only through its own</w:t>
        </w:r>
      </w:ins>
      <w:ins w:id="3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25" w:author="PR Preview" w:date="2026-01-01T00:00:00Z">
        <w:r>
          <w:t xml:space="preserve">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That second assumption is a separate one, not part of conditional independence.</w:t>
        </w:r>
      </w:ins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0"/>
    <w:bookmarkStart w:id="5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4"/>
    <w:bookmarkStart w:id="5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6"/>
    <w:bookmarkStart w:id="58" w:name="ref-wikipedia_conditional_independ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https://en.wikipedia.org/wiki/Conditional_independence</w:t>
        </w:r>
      </w:hyperlink>
      <w:r>
        <w:t xml:space="preserve">.</w:t>
      </w:r>
    </w:p>
    <w:bookmarkEnd w:id="58"/>
    <w:bookmarkStart w:id="60" w:name="X838d9f9be48db99711c4c0760e5c8566b98b66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Independence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https://en.wikipedia.org/wiki/Independence_(probability_theory)</w:t>
        </w:r>
      </w:hyperlink>
      <w:r>
        <w:t xml:space="preserve">.</w:t>
      </w:r>
    </w:p>
    <w:bookmarkEnd w:id="60"/>
    <w:bookmarkStart w:id="62" w:name="ref-wikipedia_iid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Independent and Identically Distributed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https://en.wikipedia.org/wiki/Independent_and_identically_distributed_random_variables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7" Type="http://schemas.openxmlformats.org/officeDocument/2006/relationships/hyperlink" Target="https://en.wikipedia.org/wiki/Conditional_independence" TargetMode="External"/><Relationship Id="rId59" Type="http://schemas.openxmlformats.org/officeDocument/2006/relationships/hyperlink" Target="https://en.wikipedia.org/wiki/Independence_(probability_theory)" TargetMode="External"/><Relationship Id="rId61" Type="http://schemas.openxmlformats.org/officeDocument/2006/relationships/hyperlink" Target="https://en.wikipedia.org/wiki/Independent_and_identically_distributed_random_variables" TargetMode="External"/><Relationship Id="rId55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2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ditional_independence" TargetMode="External"/><Relationship Id="rId59" Type="http://schemas.openxmlformats.org/officeDocument/2006/relationships/hyperlink" Target="https://en.wikipedia.org/wiki/Independence_(probability_theory)" TargetMode="External"/><Relationship Id="rId61" Type="http://schemas.openxmlformats.org/officeDocument/2006/relationships/hyperlink" Target="https://en.wikipedia.org/wiki/Independent_and_identically_distributed_random_variables" TargetMode="External"/><Relationship Id="rId55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2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2026-10-18T07:53:20Z</dcterms:created>
  <dcterms:modified xsi:type="dcterms:W3CDTF">2026-10-18T07:53:20Z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