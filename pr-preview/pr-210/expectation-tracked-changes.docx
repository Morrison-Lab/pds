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00:42:42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(Wikipedia contributors 2026d)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3 (Expectation of a random vector of coin flips)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the two fair coin flips in</w:delText>
        </w:r>
      </w:del>
      <w:del w:id="6" w:author="PR Preview" w:date="2026-01-01T00:00:00Z">
        <w:r>
          <w:delText xml:space="preserve"> </w:delText>
        </w:r>
      </w:del>
      <w:hyperlink r:id="rId23">
        <w:del w:id="7" w:author="PR Preview" w:date="2026-01-01T00:00:00Z">
          <w:r>
            <w:rPr>
              <w:rStyle w:val="Hyperlink"/>
            </w:rPr>
            <w:delText xml:space="preserve">the independence page’s example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 random vector</w:delText>
        </w:r>
      </w:del>
      <w:del w:id="1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a</w:delText>
        </w:r>
      </w:del>
      <w:del w:id="1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random matrix, and: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BodyText"/>
      </w:pPr>
      <w:ins w:id="17" w:author="PR Preview" w:date="2026-01-01T00:00:00Z">
        <w:r>
          <w:rPr>
            <w:b/>
            <w:bCs/>
          </w:rPr>
          <w:t xml:space="preserve">Example 3 (Expectation of a random vector of coin flips)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For the two fair coin flips in</w:t>
        </w:r>
      </w:ins>
      <w:ins w:id="20" w:author="PR Preview" w:date="2026-01-01T00:00:00Z">
        <w:r>
          <w:t xml:space="preserve"> </w:t>
        </w:r>
      </w:ins>
      <w:hyperlink r:id="rId23">
        <w:ins w:id="21" w:author="PR Preview" w:date="2026-01-01T00:00:00Z">
          <w:r>
            <w:rPr>
              <w:rStyle w:val="Hyperlink"/>
            </w:rPr>
            <w:t xml:space="preserve">the independence page’s example</w:t>
          </w:r>
        </w:ins>
      </w:hyperlink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random vector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$\mathord{\smash[b]{\underset{\raise.3ex\hbox{$\scriptstyle\sim$}}{X}}\vphantom{X}}= {(X_1, X_2)}^{\top}$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a</w:t>
        </w:r>
      </w:ins>
      <w:ins w:id="2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random matrix, and:</w:t>
        </w:r>
      </w:ins>
    </w:p>
    <w:p>
      <w:pPr>
        <w:pStyle w:val="BodyText"/>
      </w:pPr>
      <w:ins w:id="32" w:author="PR Preview" w:date="2026-01-01T00:00:00Z">
        <w:r>
  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  </w:r>
      </w:ins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2026f)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47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bookmarkStart w:id="95" w:name="exm-prediction"/>
    <w:p>
      <w:pPr>
        <w:pStyle w:val="FirstParagraph"/>
      </w:pPr>
      <w:del w:id="33" w:author="PR Preview" w:date="2026-01-01T00:00:00Z">
        <w:r>
          <w:rPr>
            <w:i/>
            <w:iCs/>
          </w:rPr>
          <w:delText xml:space="preserve">Remark</w:delText>
        </w:r>
      </w:del>
      <w:del w:id="34" w:author="PR Preview" w:date="2026-01-01T00:00:00Z">
        <w:r>
          <w:delText xml:space="preserve">. </w:delText>
        </w:r>
      </w:del>
      <w:del w:id="35" w:author="PR Preview" w:date="2026-01-01T00:00:00Z">
        <w:r>
          <w:delText xml:space="preserve">When no covariate or feature is available,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 prediction is a single number</w:delText>
        </w:r>
      </w:del>
      <w:del w:id="3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(such as a constant</w:delText>
        </w:r>
      </w:del>
      <w:del w:id="41" w:author="PR Preview" w:date="2026-01-01T00:00:00Z">
        <w:r>
          <w:delText xml:space="preserve"> </w:delText>
        </w:r>
      </w:del>
      <m:oMath>
        <m:r>
          <m:t>c</m:t>
        </m:r>
      </m:oMath>
      <w:del w:id="42" w:author="PR Preview" w:date="2026-01-01T00:00:00Z">
        <w:r>
          <w:delText xml:space="preserve">).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When an informative random variable</w:delText>
        </w:r>
      </w:del>
      <w:del w:id="45" w:author="PR Preview" w:date="2026-01-01T00:00:00Z">
        <w:r>
          <w:delText xml:space="preserve"> </w:delText>
        </w:r>
      </w:del>
      <m:oMath>
        <m:r>
          <m:t>X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is observed,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 prediction is a function</w:delText>
        </w:r>
      </w:del>
      <w:del w:id="5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which is itself a random variable because</w:delText>
        </w:r>
      </w:del>
      <w:del w:id="54" w:author="PR Preview" w:date="2026-01-01T00:00:00Z">
        <w:r>
          <w:delText xml:space="preserve"> </w:delText>
        </w:r>
      </w:del>
      <m:oMath>
        <m:r>
          <m:t>X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 random.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The quality of a prediction is evaluated using a</w:delText>
        </w:r>
      </w:del>
      <w:del w:id="59" w:author="PR Preview" w:date="2026-01-01T00:00:00Z">
        <w:r>
          <w:delText xml:space="preserve"> </w:delText>
        </w:r>
      </w:del>
      <w:hyperlink w:anchor="def-loss-function">
        <w:del w:id="60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and its expected value, the</w:delText>
        </w:r>
      </w:del>
      <w:del w:id="63" w:author="PR Preview" w:date="2026-01-01T00:00:00Z">
        <w:r>
          <w:delText xml:space="preserve"> </w:delText>
        </w:r>
      </w:del>
      <w:hyperlink w:anchor="def-risk">
        <w:del w:id="64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65" w:author="PR Preview" w:date="2026-01-01T00:00:00Z">
        <w:r>
          <w:delText xml:space="preserve">.</w:delText>
        </w:r>
      </w:del>
    </w:p>
    <w:p>
      <w:pPr>
        <w:pStyle w:val="FirstParagraph"/>
      </w:pPr>
      <w:ins w:id="66" w:author="PR Preview" w:date="2026-01-01T00:00:00Z">
        <w:r>
          <w:rPr>
            <w:b/>
            <w:bCs/>
          </w:rPr>
          <w:t xml:space="preserve">Example 21 (Predictions of a die roll)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Let</w:t>
        </w:r>
      </w:ins>
      <w:ins w:id="69" w:author="PR Preview" w:date="2026-01-01T00:00:00Z">
        <w:r>
          <w:t xml:space="preserve"> </w:t>
        </w:r>
      </w:ins>
      <m:oMath>
        <m:r>
          <m:t>Y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be the number shown by a fair six-sided die.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constant</w:t>
        </w:r>
      </w:ins>
      <w:ins w:id="7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a</w:t>
        </w:r>
      </w:ins>
      <w:ins w:id="77" w:author="PR Preview" w:date="2026-01-01T00:00:00Z">
        <w:r>
          <w:t xml:space="preserve"> </w:t>
        </w:r>
      </w:ins>
      <w:hyperlink w:anchor="def-prediction">
        <w:ins w:id="7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of</w:t>
        </w:r>
      </w:ins>
      <w:ins w:id="81" w:author="PR Preview" w:date="2026-01-01T00:00:00Z">
        <w:r>
          <w:t xml:space="preserve"> </w:t>
        </w:r>
      </w:ins>
      <m:oMath>
        <m:r>
          <m:t>Y</m:t>
        </m:r>
      </m:oMath>
      <w:ins w:id="82" w:author="PR Preview" w:date="2026-01-01T00:00:00Z">
        <w:r>
          <w:t xml:space="preserve">.</w:t>
        </w:r>
      </w:ins>
    </w:p>
    <w:p>
      <w:pPr>
        <w:pStyle w:val="BodyText"/>
      </w:pPr>
      <w:ins w:id="83" w:author="PR Preview" w:date="2026-01-01T00:00:00Z">
        <w:r>
          <w:t xml:space="preserve">Let</w:t>
        </w:r>
      </w:ins>
      <w:ins w:id="84" w:author="PR Preview" w:date="2026-01-01T00:00:00Z">
        <w:r>
          <w:t xml:space="preserve"> </w:t>
        </w:r>
      </w:ins>
      <m:oMath>
        <m:r>
          <m:t>X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be the indicator that</w:t>
        </w:r>
      </w:ins>
      <w:ins w:id="87" w:author="PR Preview" w:date="2026-01-01T00:00:00Z">
        <w:r>
          <w:t xml:space="preserve"> </w:t>
        </w:r>
      </w:ins>
      <m:oMath>
        <m:r>
          <m:t>Y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 even.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The function</w:t>
        </w:r>
      </w:ins>
      <w:ins w:id="9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also a prediction of</w:t>
        </w:r>
      </w:ins>
      <w:ins w:id="95" w:author="PR Preview" w:date="2026-01-01T00:00:00Z">
        <w:r>
          <w:t xml:space="preserve"> </w:t>
        </w:r>
      </w:ins>
      <m:oMath>
        <m:r>
          <m:t>Y</m:t>
        </m:r>
      </m:oMath>
      <w:ins w:id="96" w:author="PR Preview" w:date="2026-01-01T00:00:00Z">
        <w:r>
          <w:t xml:space="preserve">: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it guesses</w:t>
        </w:r>
      </w:ins>
      <w:ins w:id="99" w:author="PR Preview" w:date="2026-01-01T00:00:00Z">
        <w:r>
          <w:t xml:space="preserve"> </w:t>
        </w:r>
      </w:ins>
      <m:oMath>
        <m:r>
          <m:t>2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when</w:t>
        </w:r>
      </w:ins>
      <w:ins w:id="102" w:author="PR Preview" w:date="2026-01-01T00:00:00Z">
        <w:r>
          <w:t xml:space="preserve"> </w:t>
        </w:r>
      </w:ins>
      <m:oMath>
        <m:r>
          <m:t>Y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odd and</w:t>
        </w:r>
      </w:ins>
      <w:ins w:id="105" w:author="PR Preview" w:date="2026-01-01T00:00:00Z">
        <w:r>
          <w:t xml:space="preserve"> </w:t>
        </w:r>
      </w:ins>
      <m:oMath>
        <m:r>
          <m:t>4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when</w:t>
        </w:r>
      </w:ins>
      <w:ins w:id="108" w:author="PR Preview" w:date="2026-01-01T00:00:00Z">
        <w:r>
          <w:t xml:space="preserve"> </w:t>
        </w:r>
      </w:ins>
      <m:oMath>
        <m:r>
          <m:t>Y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 even.</w:t>
        </w:r>
      </w:ins>
    </w:p>
    <w:bookmarkEnd w:id="95"/>
    <w:bookmarkStart w:id="96" w:name="rem-prediction-random"/>
    <w:p>
      <w:pPr>
        <w:pStyle w:val="BodyText"/>
      </w:pPr>
      <w:ins w:id="111" w:author="PR Preview" w:date="2026-01-01T00:00:00Z">
        <w:r>
          <w:rPr>
            <w:i/>
            <w:iCs/>
          </w:rPr>
          <w:t xml:space="preserve">Remark 1</w:t>
        </w:r>
      </w:ins>
      <w:ins w:id="112" w:author="PR Preview" w:date="2026-01-01T00:00:00Z">
        <w:r>
          <w:t xml:space="preserve"> (A prediction from a random input is random). </w:t>
        </w:r>
      </w:ins>
      <w:ins w:id="113" w:author="PR Preview" w:date="2026-01-01T00:00:00Z">
        <w:r>
          <w:t xml:space="preserve">When no covariate or feature is available,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 prediction is a single number</w:t>
        </w:r>
      </w:ins>
      <w:ins w:id="1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(such as a constant</w:t>
        </w:r>
      </w:ins>
      <w:ins w:id="119" w:author="PR Preview" w:date="2026-01-01T00:00:00Z">
        <w:r>
          <w:t xml:space="preserve"> </w:t>
        </w:r>
      </w:ins>
      <m:oMath>
        <m:r>
          <m:t>c</m:t>
        </m:r>
      </m:oMath>
      <w:ins w:id="120" w:author="PR Preview" w:date="2026-01-01T00:00:00Z">
        <w:r>
          <w:t xml:space="preserve">).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When an informative random variable</w:t>
        </w:r>
      </w:ins>
      <w:ins w:id="123" w:author="PR Preview" w:date="2026-01-01T00:00:00Z">
        <w:r>
          <w:t xml:space="preserve"> </w:t>
        </w:r>
      </w:ins>
      <m:oMath>
        <m:r>
          <m:t>X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 observed,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prediction is a function</w:t>
        </w:r>
      </w:ins>
      <w:ins w:id="12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which is itself a random variable because</w:t>
        </w:r>
      </w:ins>
      <w:ins w:id="132" w:author="PR Preview" w:date="2026-01-01T00:00:00Z">
        <w:r>
          <w:t xml:space="preserve"> </w:t>
        </w:r>
      </w:ins>
      <m:oMath>
        <m:r>
          <m:t>X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 random.</w:t>
        </w:r>
      </w:ins>
    </w:p>
    <w:bookmarkEnd w:id="96"/>
    <w:bookmarkStart w:id="97" w:name="def-loss-function"/>
    <w:p>
      <w:pPr>
        <w:pStyle w:val="BodyText"/>
      </w:pPr>
      <w:ins w:id="135" w:author="PR Preview" w:date="2026-01-01T00:00:00Z">
        <w:r>
          <w:rPr>
            <w:b/>
            <w:bCs/>
          </w:rPr>
          <w:t xml:space="preserve">Definition 10 (Loss function)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b/>
            <w:bCs/>
          </w:rPr>
          <w:t xml:space="preserve">loss function</w:t>
        </w:r>
      </w:ins>
      <w:ins w:id="140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a rule that gives a number that is 0 or larger: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 cost of</w:t>
        </w:r>
      </w:ins>
      <w:ins w:id="145" w:author="PR Preview" w:date="2026-01-01T00:00:00Z">
        <w:r>
          <w:t xml:space="preserve"> </w:t>
        </w:r>
      </w:ins>
      <w:hyperlink w:anchor="def-prediction">
        <w:ins w:id="146" w:author="PR Preview" w:date="2026-01-01T00:00:00Z">
          <w:r>
            <w:rPr>
              <w:rStyle w:val="Hyperlink"/>
            </w:rPr>
            <w:t xml:space="preserve">predicting</w:t>
          </w:r>
        </w:ins>
      </w:hyperlink>
      <w:ins w:id="1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when the true value is</w:t>
        </w:r>
      </w:ins>
      <w:ins w:id="150" w:author="PR Preview" w:date="2026-01-01T00:00:00Z">
        <w:r>
          <w:t xml:space="preserve"> </w:t>
        </w:r>
      </w:ins>
      <m:oMath>
        <m:r>
          <m:t>y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(Wikipedia contributors 2026g)</w:t>
        </w:r>
      </w:ins>
      <w:ins w:id="153" w:author="PR Preview" w:date="2026-01-01T00:00:00Z">
        <w:r>
          <w:t xml:space="preserve">.</w:t>
        </w:r>
      </w:ins>
    </w:p>
    <w:bookmarkEnd w:id="97"/>
    <w:bookmarkStart w:id="98" w:name="exm-loss-function"/>
    <w:p>
      <w:pPr>
        <w:pStyle w:val="BodyText"/>
      </w:pPr>
      <w:ins w:id="154" w:author="PR Preview" w:date="2026-01-01T00:00:00Z">
        <w:r>
          <w:rPr>
            <w:b/>
            <w:bCs/>
          </w:rPr>
          <w:t xml:space="preserve">Example 22 (A loss function that charges more for overpredicting)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Let</w:t>
        </w:r>
      </w:ins>
      <w:ins w:id="15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cost</w:t>
        </w:r>
      </w:ins>
      <w:ins w:id="160" w:author="PR Preview" w:date="2026-01-01T00:00:00Z">
        <w:r>
          <w:t xml:space="preserve"> </w:t>
        </w:r>
      </w:ins>
      <m:oMath>
        <m:r>
          <m:t>2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per unit of overprediction and</w:t>
        </w:r>
      </w:ins>
      <w:ins w:id="163" w:author="PR Preview" w:date="2026-01-01T00:00:00Z">
        <w:r>
          <w:t xml:space="preserve"> </w:t>
        </w:r>
      </w:ins>
      <m:oMath>
        <m:r>
          <m:t>1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per unit of underprediction:</w:t>
        </w:r>
      </w:ins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66" w:author="PR Preview" w:date="2026-01-01T00:00:00Z">
        <w:r>
          <w:t xml:space="preserve">This is a</w:t>
        </w:r>
      </w:ins>
      <w:ins w:id="167" w:author="PR Preview" w:date="2026-01-01T00:00:00Z">
        <w:r>
          <w:t xml:space="preserve"> </w:t>
        </w:r>
      </w:ins>
      <w:hyperlink w:anchor="def-loss-function">
        <w:ins w:id="168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because it is never negative.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For the true value</w:t>
        </w:r>
      </w:ins>
      <w:ins w:id="17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and the prediction</w:t>
        </w:r>
      </w:ins>
      <w:ins w:id="17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loss is</w:t>
        </w:r>
      </w:ins>
      <w:ins w:id="180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ins w:id="181" w:author="PR Preview" w:date="2026-01-01T00:00:00Z">
        <w:r>
          <w:t xml:space="preserve">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For</w:t>
        </w:r>
      </w:ins>
      <w:ins w:id="18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7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</w:t>
        </w:r>
      </w:ins>
      <w:ins w:id="18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ins w:id="188" w:author="PR Preview" w:date="2026-01-01T00:00:00Z">
        <w:r>
          <w:t xml:space="preserve">, the loss is</w:t>
        </w:r>
      </w:ins>
      <w:ins w:id="189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190" w:author="PR Preview" w:date="2026-01-01T00:00:00Z">
        <w:r>
          <w:t xml:space="preserve">.</w:t>
        </w:r>
      </w:ins>
    </w:p>
    <w:bookmarkEnd w:id="98"/>
    <w:bookmarkStart w:id="99" w:name="def-squared-error-loss"/>
    <w:p>
      <w:pPr>
        <w:pStyle w:val="BodyText"/>
      </w:pPr>
      <w:ins w:id="191" w:author="PR Preview" w:date="2026-01-01T00:00:00Z">
        <w:r>
          <w:rPr>
            <w:b/>
            <w:bCs/>
          </w:rPr>
          <w:t xml:space="preserve">Definition 11 (Squared error loss)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rPr>
            <w:b/>
            <w:bCs/>
          </w:rPr>
          <w:t xml:space="preserve">squared error loss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is the</w:t>
        </w:r>
      </w:ins>
      <w:ins w:id="198" w:author="PR Preview" w:date="2026-01-01T00:00:00Z">
        <w:r>
          <w:t xml:space="preserve"> </w:t>
        </w:r>
      </w:ins>
      <w:hyperlink w:anchor="def-loss-function">
        <w:ins w:id="199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that charges the square of the difference between the true value</w:t>
        </w:r>
      </w:ins>
      <w:ins w:id="202" w:author="PR Preview" w:date="2026-01-01T00:00:00Z">
        <w:r>
          <w:t xml:space="preserve"> </w:t>
        </w:r>
      </w:ins>
      <m:oMath>
        <m:r>
          <m:t>y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 the</w:t>
        </w:r>
      </w:ins>
      <w:ins w:id="205" w:author="PR Preview" w:date="2026-01-01T00:00:00Z">
        <w:r>
          <w:t xml:space="preserve"> </w:t>
        </w:r>
      </w:ins>
      <w:hyperlink w:anchor="def-prediction">
        <w:ins w:id="20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0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9"/>
    <w:bookmarkStart w:id="100" w:name="exm-squared-error-loss"/>
    <w:p>
      <w:pPr>
        <w:pStyle w:val="FirstParagraph"/>
      </w:pPr>
      <w:ins w:id="209" w:author="PR Preview" w:date="2026-01-01T00:00:00Z">
        <w:r>
          <w:rPr>
            <w:b/>
            <w:bCs/>
          </w:rPr>
          <w:t xml:space="preserve">Example 23 (Squared error loss for one prediction)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For the true value</w:t>
        </w:r>
      </w:ins>
      <w:ins w:id="21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and the prediction</w:t>
        </w:r>
      </w:ins>
      <w:ins w:id="21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</w:t>
        </w:r>
      </w:ins>
      <w:ins w:id="219" w:author="PR Preview" w:date="2026-01-01T00:00:00Z">
        <w:r>
          <w:t xml:space="preserve"> </w:t>
        </w:r>
      </w:ins>
      <w:hyperlink w:anchor="def-squared-error-loss">
        <w:ins w:id="220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0"/>
    <w:bookmarkStart w:id="101" w:name="def-absolute-error-loss"/>
    <w:p>
      <w:pPr>
        <w:pStyle w:val="FirstParagraph"/>
      </w:pPr>
      <w:ins w:id="223" w:author="PR Preview" w:date="2026-01-01T00:00:00Z">
        <w:r>
          <w:rPr>
            <w:b/>
            <w:bCs/>
          </w:rPr>
          <w:t xml:space="preserve">Definition 12 (Absolute error loss)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rPr>
            <w:b/>
            <w:bCs/>
          </w:rPr>
          <w:t xml:space="preserve">absolute error loss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the</w:t>
        </w:r>
      </w:ins>
      <w:ins w:id="230" w:author="PR Preview" w:date="2026-01-01T00:00:00Z">
        <w:r>
          <w:t xml:space="preserve"> </w:t>
        </w:r>
      </w:ins>
      <w:hyperlink w:anchor="def-loss-function">
        <w:ins w:id="231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that charges the absolute value of the difference between the true value</w:t>
        </w:r>
      </w:ins>
      <w:ins w:id="234" w:author="PR Preview" w:date="2026-01-01T00:00:00Z">
        <w:r>
          <w:t xml:space="preserve"> </w:t>
        </w:r>
      </w:ins>
      <m:oMath>
        <m:r>
          <m:t>y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 the</w:t>
        </w:r>
      </w:ins>
      <w:ins w:id="237" w:author="PR Preview" w:date="2026-01-01T00:00:00Z">
        <w:r>
          <w:t xml:space="preserve"> </w:t>
        </w:r>
      </w:ins>
      <w:hyperlink w:anchor="def-prediction">
        <w:ins w:id="23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absolute-error-loss"/>
    <w:p>
      <w:pPr>
        <w:pStyle w:val="FirstParagraph"/>
      </w:pPr>
      <w:ins w:id="241" w:author="PR Preview" w:date="2026-01-01T00:00:00Z">
        <w:r>
          <w:rPr>
            <w:b/>
            <w:bCs/>
          </w:rPr>
          <w:t xml:space="preserve">Example 24 (Absolute error loss for one prediction)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For the true value</w:t>
        </w:r>
      </w:ins>
      <w:ins w:id="24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and the prediction</w:t>
        </w:r>
      </w:ins>
      <w:ins w:id="2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the</w:t>
        </w:r>
      </w:ins>
      <w:ins w:id="251" w:author="PR Preview" w:date="2026-01-01T00:00:00Z">
        <w:r>
          <w:t xml:space="preserve"> </w:t>
        </w:r>
      </w:ins>
      <w:hyperlink w:anchor="def-absolute-error-loss">
        <w:ins w:id="252" w:author="PR Preview" w:date="2026-01-01T00:00:00Z">
          <w:r>
            <w:rPr>
              <w:rStyle w:val="Hyperlink"/>
            </w:rPr>
            <w:t xml:space="preserve">absolute error loss</w:t>
          </w:r>
        </w:ins>
      </w:hyperlink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2"/>
    <w:bookmarkStart w:id="103" w:name="rem-squared-error-loss-common"/>
    <w:p>
      <w:pPr>
        <w:pStyle w:val="FirstParagraph"/>
      </w:pPr>
      <w:ins w:id="255" w:author="PR Preview" w:date="2026-01-01T00:00:00Z">
        <w:r>
          <w:rPr>
            <w:i/>
            <w:iCs/>
          </w:rPr>
          <w:t xml:space="preserve">Remark 2</w:t>
        </w:r>
      </w:ins>
      <w:ins w:id="256" w:author="PR Preview" w:date="2026-01-01T00:00:00Z">
        <w:r>
          <w:t xml:space="preserve"> (Squared error loss is the most common choice). </w:t>
        </w:r>
      </w:ins>
      <w:ins w:id="257" w:author="PR Preview" w:date="2026-01-01T00:00:00Z">
        <w:r>
          <w:t xml:space="preserve">Hastie et al. (2009, 18)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call squared error loss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“by far the most common and convenient”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choice.</w:t>
        </w:r>
      </w:ins>
    </w:p>
    <w:bookmarkEnd w:id="103"/>
    <w:bookmarkStart w:id="105" w:name="def-risk"/>
    <w:p>
      <w:pPr>
        <w:pStyle w:val="BodyText"/>
      </w:pPr>
      <w:ins w:id="264" w:author="PR Preview" w:date="2026-01-01T00:00:00Z">
        <w:r>
          <w:rPr>
            <w:b/>
            <w:bCs/>
          </w:rPr>
          <w:t xml:space="preserve">Definition 13 (Risk (expected loss))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For a random variable</w:t>
        </w:r>
      </w:ins>
      <w:ins w:id="267" w:author="PR Preview" w:date="2026-01-01T00:00:00Z">
        <w:r>
          <w:t xml:space="preserve"> </w:t>
        </w:r>
      </w:ins>
      <m:oMath>
        <m:r>
          <m:t>Y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and a</w:t>
        </w:r>
      </w:ins>
      <w:ins w:id="270" w:author="PR Preview" w:date="2026-01-01T00:00:00Z">
        <w:r>
          <w:t xml:space="preserve"> </w:t>
        </w:r>
      </w:ins>
      <w:hyperlink w:anchor="def-prediction">
        <w:ins w:id="27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7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(a constant, or a function</w:t>
        </w:r>
      </w:ins>
      <w:ins w:id="27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of a random input</w:t>
        </w:r>
      </w:ins>
      <w:ins w:id="278" w:author="PR Preview" w:date="2026-01-01T00:00:00Z">
        <w:r>
          <w:t xml:space="preserve"> </w:t>
        </w:r>
      </w:ins>
      <m:oMath>
        <m:r>
          <m:t>X</m:t>
        </m:r>
      </m:oMath>
      <w:ins w:id="279" w:author="PR Preview" w:date="2026-01-01T00:00:00Z">
        <w:r>
          <w:t xml:space="preserve">),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risk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 the</w:t>
        </w:r>
      </w:ins>
      <w:ins w:id="286" w:author="PR Preview" w:date="2026-01-01T00:00:00Z">
        <w:r>
          <w:t xml:space="preserve"> </w:t>
        </w:r>
      </w:ins>
      <w:hyperlink r:id="rId104">
        <w:ins w:id="287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of the</w:t>
        </w:r>
      </w:ins>
      <w:ins w:id="290" w:author="PR Preview" w:date="2026-01-01T00:00:00Z">
        <w:r>
          <w:t xml:space="preserve"> </w:t>
        </w:r>
      </w:ins>
      <w:hyperlink w:anchor="def-loss-function">
        <w:ins w:id="29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(Wikipedia contributors 2026h)</w:t>
        </w:r>
      </w:ins>
      <w:ins w:id="29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5"/>
    <w:bookmarkStart w:id="106" w:name="exm-risk"/>
    <w:p>
      <w:pPr>
        <w:pStyle w:val="FirstParagraph"/>
      </w:pPr>
      <w:ins w:id="295" w:author="PR Preview" w:date="2026-01-01T00:00:00Z">
        <w:r>
          <w:rPr>
            <w:b/>
            <w:bCs/>
          </w:rPr>
          <w:t xml:space="preserve">Example 25 (Risk of a constant prediction)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Let</w:t>
        </w:r>
      </w:ins>
      <w:ins w:id="298" w:author="PR Preview" w:date="2026-01-01T00:00:00Z">
        <w:r>
          <w:t xml:space="preserve"> </w:t>
        </w:r>
      </w:ins>
      <m:oMath>
        <m:r>
          <m:t>Y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be a random variable with</w:t>
        </w:r>
      </w:ins>
      <w:ins w:id="30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and</w:t>
        </w:r>
      </w:ins>
      <w:ins w:id="30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305" w:author="PR Preview" w:date="2026-01-01T00:00:00Z">
        <w:r>
          <w:t xml:space="preserve">,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and use the constant</w:t>
        </w:r>
      </w:ins>
      <w:ins w:id="308" w:author="PR Preview" w:date="2026-01-01T00:00:00Z">
        <w:r>
          <w:t xml:space="preserve"> </w:t>
        </w:r>
      </w:ins>
      <w:hyperlink w:anchor="def-prediction">
        <w:ins w:id="30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1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ins w:id="311" w:author="PR Preview" w:date="2026-01-01T00:00:00Z">
        <w:r>
          <w:t xml:space="preserve">.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hyperlink w:anchor="def-risk">
        <w:ins w:id="31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under</w:t>
        </w:r>
      </w:ins>
      <w:ins w:id="318" w:author="PR Preview" w:date="2026-01-01T00:00:00Z">
        <w:r>
          <w:t xml:space="preserve"> </w:t>
        </w:r>
      </w:ins>
      <w:hyperlink w:anchor="def-squared-error-loss">
        <w:ins w:id="319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22" w:author="PR Preview" w:date="2026-01-01T00:00:00Z">
        <w:r>
          <w:t xml:space="preserve">The risk under</w:t>
        </w:r>
      </w:ins>
      <w:ins w:id="323" w:author="PR Preview" w:date="2026-01-01T00:00:00Z">
        <w:r>
          <w:t xml:space="preserve"> </w:t>
        </w:r>
      </w:ins>
      <w:hyperlink w:anchor="def-absolute-error-loss">
        <w:ins w:id="324" w:author="PR Preview" w:date="2026-01-01T00:00:00Z">
          <w:r>
            <w:rPr>
              <w:rStyle w:val="Hyperlink"/>
            </w:rPr>
            <w:t xml:space="preserve">absolute error loss</w:t>
          </w:r>
        </w:ins>
      </w:hyperlink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rem-risk-quality"/>
    <w:p>
      <w:pPr>
        <w:pStyle w:val="FirstParagraph"/>
      </w:pPr>
      <w:ins w:id="327" w:author="PR Preview" w:date="2026-01-01T00:00:00Z">
        <w:r>
          <w:rPr>
            <w:i/>
            <w:iCs/>
          </w:rPr>
          <w:t xml:space="preserve">Remark 3</w:t>
        </w:r>
      </w:ins>
      <w:ins w:id="328" w:author="PR Preview" w:date="2026-01-01T00:00:00Z">
        <w:r>
          <w:t xml:space="preserve"> (Risk measures the quality of a prediction). </w:t>
        </w:r>
      </w:ins>
      <w:ins w:id="329" w:author="PR Preview" w:date="2026-01-01T00:00:00Z">
        <w:r>
          <w:t xml:space="preserve">The quality of a prediction is evaluated using a</w:t>
        </w:r>
      </w:ins>
      <w:ins w:id="330" w:author="PR Preview" w:date="2026-01-01T00:00:00Z">
        <w:r>
          <w:t xml:space="preserve"> </w:t>
        </w:r>
      </w:ins>
      <w:hyperlink w:anchor="def-loss-function">
        <w:ins w:id="331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its expected value, the</w:t>
        </w:r>
      </w:ins>
      <w:ins w:id="334" w:author="PR Preview" w:date="2026-01-01T00:00:00Z">
        <w:r>
          <w:t xml:space="preserve"> </w:t>
        </w:r>
      </w:ins>
      <w:hyperlink w:anchor="def-risk">
        <w:ins w:id="33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336" w:author="PR Preview" w:date="2026-01-01T00:00:00Z">
        <w:r>
          <w:t xml:space="preserve">.</w:t>
        </w:r>
      </w:ins>
    </w:p>
    <w:bookmarkEnd w:id="107"/>
    <w:bookmarkStart w:id="108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del w:id="337" w:author="PR Preview" w:date="2026-01-01T00:00:00Z">
        <w:r>
          <w:delText xml:space="preserve">A random variable</w:delText>
        </w:r>
      </w:del>
      <w:del w:id="338" w:author="PR Preview" w:date="2026-01-01T00:00:00Z">
        <w:r>
          <w:delText xml:space="preserve"> </w:delText>
        </w:r>
      </w:del>
      <m:oMath>
        <m:r>
          <m:t>Y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has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and</w:delText>
        </w:r>
      </w:del>
      <w:del w:id="34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345" w:author="PR Preview" w:date="2026-01-01T00:00:00Z">
        <w:r>
          <w:delText xml:space="preserve">.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For the constant prediction</w:delText>
        </w:r>
      </w:del>
      <w:del w:id="34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349" w:author="PR Preview" w:date="2026-01-01T00:00:00Z">
        <w:r>
          <w:delText xml:space="preserve">,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compute the expected squared error loss</w:delText>
        </w:r>
      </w:del>
      <w:del w:id="35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and the expected absolute error loss</w:delText>
        </w:r>
      </w:del>
      <w:del w:id="35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del w:id="356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w:ins w:id="357" w:author="PR Preview" w:date="2026-01-01T00:00:00Z">
        <w:r>
          <w:t xml:space="preserve">A random variable</w:t>
        </w:r>
      </w:ins>
      <w:ins w:id="358" w:author="PR Preview" w:date="2026-01-01T00:00:00Z">
        <w:r>
          <w:t xml:space="preserve"> </w:t>
        </w:r>
      </w:ins>
      <m:oMath>
        <m:r>
          <m:t>Y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has</w:t>
        </w:r>
      </w:ins>
      <w:ins w:id="36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and</w:t>
        </w:r>
      </w:ins>
      <w:ins w:id="36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365" w:author="PR Preview" w:date="2026-01-01T00:00:00Z">
        <w:r>
          <w:t xml:space="preserve">.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For the constant</w:t>
        </w:r>
      </w:ins>
      <w:ins w:id="368" w:author="PR Preview" w:date="2026-01-01T00:00:00Z">
        <w:r>
          <w:t xml:space="preserve"> </w:t>
        </w:r>
      </w:ins>
      <w:hyperlink w:anchor="def-prediction">
        <w:ins w:id="36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7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compute the</w:t>
        </w:r>
      </w:ins>
      <w:ins w:id="374" w:author="PR Preview" w:date="2026-01-01T00:00:00Z">
        <w:r>
          <w:t xml:space="preserve"> </w:t>
        </w:r>
      </w:ins>
      <w:hyperlink w:anchor="def-risk">
        <w:ins w:id="37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under squared error loss</w:t>
        </w:r>
      </w:ins>
      <w:ins w:id="37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and the risk under absolute error loss</w:t>
        </w:r>
      </w:ins>
      <w:ins w:id="38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ins w:id="382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del w:id="383" w:author="PR Preview" w:date="2026-01-01T00:00:00Z">
        <w:r>
          <w:delText xml:space="preserve">Which of</w:delText>
        </w:r>
      </w:del>
      <w:del w:id="38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and</w:delText>
        </w:r>
      </w:del>
      <w:del w:id="38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gives the smaller expected loss under each loss?</w:delText>
        </w:r>
      </w:del>
    </w:p>
    <w:p>
      <w:pPr>
        <w:numPr>
          <w:ilvl w:val="0"/>
          <w:numId w:val="1004"/>
        </w:numPr>
      </w:pPr>
      <w:ins w:id="390" w:author="PR Preview" w:date="2026-01-01T00:00:00Z">
        <w:r>
          <w:t xml:space="preserve">Which of</w:t>
        </w:r>
      </w:ins>
      <w:ins w:id="3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</w:t>
        </w:r>
      </w:ins>
      <w:ins w:id="39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gives the smaller risk under each loss?</w:t>
        </w:r>
      </w:ins>
    </w:p>
    <w:bookmarkEnd w:id="108"/>
    <w:bookmarkStart w:id="109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del w:id="397" w:author="PR Preview" w:date="2026-01-01T00:00:00Z">
        <w:r>
          <w:delText xml:space="preserve">For</w:delText>
        </w:r>
      </w:del>
      <w:del w:id="39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399" w:author="PR Preview" w:date="2026-01-01T00:00:00Z">
        <w:r>
          <w:delText xml:space="preserve">: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The expected squared error loss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del w:id="402" w:author="PR Preview" w:date="2026-01-01T00:00:00Z">
        <w:r>
          <w:delText xml:space="preserve">The expected absolute error loss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del w:id="403" w:author="PR Preview" w:date="2026-01-01T00:00:00Z">
        <w:r>
          <w:delText xml:space="preserve">For</w:delText>
        </w:r>
      </w:del>
      <w:del w:id="40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405" w:author="PR Preview" w:date="2026-01-01T00:00:00Z">
        <w:r>
          <w:delText xml:space="preserve">: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The expected squared error loss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del w:id="408" w:author="PR Preview" w:date="2026-01-01T00:00:00Z">
        <w:r>
          <w:delText xml:space="preserve">The expected absolute error loss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del w:id="409" w:author="PR Preview" w:date="2026-01-01T00:00:00Z">
        <w:r>
          <w:delText xml:space="preserve">The prediction</w:delText>
        </w:r>
      </w:del>
      <w:del w:id="41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has the smaller expected squared error loss (</w:delText>
        </w:r>
      </w:del>
      <m:oMath>
        <m:r>
          <m:t>4</m:t>
        </m:r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versus</w:delText>
        </w:r>
      </w:del>
      <w:del w:id="415" w:author="PR Preview" w:date="2026-01-01T00:00:00Z">
        <w:r>
          <w:delText xml:space="preserve"> </w:delText>
        </w:r>
      </w:del>
      <m:oMath>
        <m:r>
          <m:t>5</m:t>
        </m:r>
      </m:oMath>
      <w:del w:id="416" w:author="PR Preview" w:date="2026-01-01T00:00:00Z">
        <w:r>
          <w:delText xml:space="preserve">).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The two predictions have the same expected absolute error loss (</w:delText>
        </w:r>
      </w:del>
      <m:oMath>
        <m:r>
          <m:t>2</m:t>
        </m:r>
      </m:oMath>
      <w:del w:id="419" w:author="PR Preview" w:date="2026-01-01T00:00:00Z">
        <w:r>
          <w:delText xml:space="preserve">),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so under absolute error loss this exercise does not choose one of them.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The prediction</w:delText>
        </w:r>
      </w:del>
      <w:del w:id="42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equals the expectation: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del w:id="427" w:author="PR Preview" w:date="2026-01-01T00:00:00Z">
        <w:r>
          <w:rPr>
            <w:b/>
            <w:bCs/>
          </w:rPr>
          <w:delText xml:space="preserve">Definition 10 (Loss function)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A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rPr>
            <w:b/>
            <w:bCs/>
          </w:rPr>
          <w:delText xml:space="preserve">loss function</w:delText>
        </w:r>
      </w:del>
      <w:del w:id="432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is a rule that gives a number that is 0 or larger: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the cost of</w:delText>
        </w:r>
      </w:del>
      <w:del w:id="437" w:author="PR Preview" w:date="2026-01-01T00:00:00Z">
        <w:r>
          <w:delText xml:space="preserve"> </w:delText>
        </w:r>
      </w:del>
      <w:hyperlink w:anchor="def-prediction">
        <w:del w:id="438" w:author="PR Preview" w:date="2026-01-01T00:00:00Z">
          <w:r>
            <w:rPr>
              <w:rStyle w:val="Hyperlink"/>
            </w:rPr>
            <w:delText xml:space="preserve">predicting</w:delText>
          </w:r>
        </w:del>
      </w:hyperlink>
      <w:del w:id="43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when the true value is</w:delText>
        </w:r>
      </w:del>
      <w:del w:id="442" w:author="PR Preview" w:date="2026-01-01T00:00:00Z">
        <w:r>
          <w:delText xml:space="preserve"> </w:delText>
        </w:r>
      </w:del>
      <m:oMath>
        <m:r>
          <m:t>y</m:t>
        </m:r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(Wikipedia contributors 2026g)</w:delText>
        </w:r>
      </w:del>
      <w:del w:id="445" w:author="PR Preview" w:date="2026-01-01T00:00:00Z">
        <w:r>
          <w:delText xml:space="preserve">.</w:delText>
        </w:r>
      </w:del>
    </w:p>
    <w:p>
      <w:pPr>
        <w:pStyle w:val="BodyText"/>
      </w:pPr>
      <w:del w:id="446" w:author="PR Preview" w:date="2026-01-01T00:00:00Z">
        <w:r>
          <w:rPr>
            <w:i/>
            <w:iCs/>
          </w:rPr>
          <w:delText xml:space="preserve">Remark</w:delText>
        </w:r>
      </w:del>
      <w:del w:id="447" w:author="PR Preview" w:date="2026-01-01T00:00:00Z">
        <w:r>
          <w:delText xml:space="preserve">. </w:delText>
        </w:r>
      </w:del>
      <w:del w:id="448" w:author="PR Preview" w:date="2026-01-01T00:00:00Z">
        <w:r>
          <w:delText xml:space="preserve">The squared error loss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del w:id="449" w:author="PR Preview" w:date="2026-01-01T00:00:00Z">
        <w:r>
          <w:delText xml:space="preserve">The absolute error loss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del w:id="450" w:author="PR Preview" w:date="2026-01-01T00:00:00Z">
        <w:r>
          <w:delText xml:space="preserve">Hastie et al. (2009, 18)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call squared error loss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“by far the most common and convenient”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choice.</w:delText>
        </w:r>
      </w:del>
    </w:p>
    <w:p>
      <w:pPr>
        <w:pStyle w:val="BodyText"/>
      </w:pPr>
      <w:del w:id="457" w:author="PR Preview" w:date="2026-01-01T00:00:00Z">
        <w:r>
          <w:delText xml:space="preserve">For the values</w:delText>
        </w:r>
      </w:del>
      <w:del w:id="45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3</m:t>
        </m:r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and</w:delText>
        </w:r>
      </w:del>
      <w:del w:id="46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from</w:delText>
        </w:r>
      </w:del>
      <w:del w:id="464" w:author="PR Preview" w:date="2026-01-01T00:00:00Z">
        <w:r>
          <w:delText xml:space="preserve"> </w:delText>
        </w:r>
      </w:del>
      <w:hyperlink w:anchor="exr-loss">
        <w:del w:id="465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(part 1),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the squared error loss is</w:delText>
        </w:r>
      </w:del>
      <w:del w:id="470" w:author="PR Preview" w:date="2026-01-01T00:00:00Z">
        <w:r>
          <w:delText xml:space="preserve"> </w:delText>
        </w:r>
      </w:del>
      <m:oMath>
        <m:r>
          <m:t>4</m:t>
        </m:r>
      </m:oMath>
      <w:del w:id="471" w:author="PR Preview" w:date="2026-01-01T00:00:00Z">
        <w:r>
          <w:delText xml:space="preserve">,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and the absolute error loss is</w:delText>
        </w:r>
      </w:del>
      <w:del w:id="474" w:author="PR Preview" w:date="2026-01-01T00:00:00Z">
        <w:r>
          <w:delText xml:space="preserve"> </w:delText>
        </w:r>
      </w:del>
      <m:oMath>
        <m:r>
          <m:t>2</m:t>
        </m:r>
      </m:oMath>
      <w:del w:id="475" w:author="PR Preview" w:date="2026-01-01T00:00:00Z">
        <w:r>
          <w:delText xml:space="preserve">.</w:delText>
        </w:r>
      </w:del>
    </w:p>
    <w:p>
      <w:pPr>
        <w:pStyle w:val="BodyText"/>
      </w:pPr>
      <w:del w:id="476" w:author="PR Preview" w:date="2026-01-01T00:00:00Z">
        <w:r>
          <w:rPr>
            <w:b/>
            <w:bCs/>
          </w:rPr>
          <w:delText xml:space="preserve">Definition 11 (Risk (expected loss))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For a random variable</w:delText>
        </w:r>
      </w:del>
      <w:del w:id="479" w:author="PR Preview" w:date="2026-01-01T00:00:00Z">
        <w:r>
          <w:delText xml:space="preserve"> </w:delText>
        </w:r>
      </w:del>
      <m:oMath>
        <m:r>
          <m:t>Y</m:t>
        </m:r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and a</w:delText>
        </w:r>
      </w:del>
      <w:del w:id="482" w:author="PR Preview" w:date="2026-01-01T00:00:00Z">
        <w:r>
          <w:delText xml:space="preserve"> </w:delText>
        </w:r>
      </w:del>
      <w:hyperlink w:anchor="def-prediction">
        <w:del w:id="483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4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(a constant, or a function</w:delText>
        </w:r>
      </w:del>
      <w:del w:id="48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of a random input</w:delText>
        </w:r>
      </w:del>
      <w:del w:id="490" w:author="PR Preview" w:date="2026-01-01T00:00:00Z">
        <w:r>
          <w:delText xml:space="preserve"> </w:delText>
        </w:r>
      </w:del>
      <m:oMath>
        <m:r>
          <m:t>X</m:t>
        </m:r>
      </m:oMath>
      <w:del w:id="491" w:author="PR Preview" w:date="2026-01-01T00:00:00Z">
        <w:r>
          <w:delText xml:space="preserve">),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the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rPr>
            <w:b/>
            <w:bCs/>
          </w:rPr>
          <w:delText xml:space="preserve">risk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is the expectation of the</w:delText>
        </w:r>
      </w:del>
      <w:del w:id="498" w:author="PR Preview" w:date="2026-01-01T00:00:00Z">
        <w:r>
          <w:delText xml:space="preserve"> </w:delText>
        </w:r>
      </w:del>
      <w:hyperlink w:anchor="def-loss-function">
        <w:del w:id="49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(Wikipedia contributors 2026h)</w:delText>
        </w:r>
      </w:del>
      <w:del w:id="50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del w:id="503" w:author="PR Preview" w:date="2026-01-01T00:00:00Z">
        <w:r>
          <w:rPr>
            <w:i/>
            <w:iCs/>
          </w:rPr>
          <w:delText xml:space="preserve">Remark</w:delText>
        </w:r>
      </w:del>
      <w:del w:id="504" w:author="PR Preview" w:date="2026-01-01T00:00:00Z">
        <w:r>
          <w:delText xml:space="preserve">. </w:delText>
        </w:r>
      </w:del>
      <w:del w:id="505" w:author="PR Preview" w:date="2026-01-01T00:00:00Z">
        <w:r>
          <w:delText xml:space="preserve">In</w:delText>
        </w:r>
      </w:del>
      <w:del w:id="506" w:author="PR Preview" w:date="2026-01-01T00:00:00Z">
        <w:r>
          <w:delText xml:space="preserve"> </w:delText>
        </w:r>
      </w:del>
      <w:hyperlink w:anchor="exr-loss">
        <w:del w:id="507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(parts 2 and 3),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risk of the prediction</w:delText>
        </w:r>
      </w:del>
      <w:del w:id="51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is</w:delText>
        </w:r>
      </w:del>
      <w:del w:id="515" w:author="PR Preview" w:date="2026-01-01T00:00:00Z">
        <w:r>
          <w:delText xml:space="preserve"> </w:delText>
        </w:r>
      </w:del>
      <m:oMath>
        <m:r>
          <m:t>5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for squared error loss and</w:delText>
        </w:r>
      </w:del>
      <w:del w:id="518" w:author="PR Preview" w:date="2026-01-01T00:00:00Z">
        <w:r>
          <w:delText xml:space="preserve"> </w:delText>
        </w:r>
      </w:del>
      <m:oMath>
        <m:r>
          <m:t>2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for absolute error loss.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The risk of the prediction</w:delText>
        </w:r>
      </w:del>
      <w:del w:id="52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is</w:delText>
        </w:r>
      </w:del>
      <w:del w:id="526" w:author="PR Preview" w:date="2026-01-01T00:00:00Z">
        <w:r>
          <w:delText xml:space="preserve"> </w:delText>
        </w:r>
      </w:del>
      <m:oMath>
        <m:r>
          <m:t>4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for squared error loss and</w:delText>
        </w:r>
      </w:del>
      <w:del w:id="529" w:author="PR Preview" w:date="2026-01-01T00:00:00Z">
        <w:r>
          <w:delText xml:space="preserve"> </w:delText>
        </w:r>
      </w:del>
      <m:oMath>
        <m:r>
          <m:t>2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for absolute error loss.</w:delText>
        </w:r>
      </w:del>
    </w:p>
    <w:p>
      <w:pPr>
        <w:pStyle w:val="BodyText"/>
      </w:pPr>
      <w:del w:id="532" w:author="PR Preview" w:date="2026-01-01T00:00:00Z">
        <w:r>
          <w:delText xml:space="preserve">For squared error loss and a prediction</w:delText>
        </w:r>
      </w:del>
      <w:del w:id="53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34" w:author="PR Preview" w:date="2026-01-01T00:00:00Z">
        <w:r>
          <w:delText xml:space="preserve">,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the risk is</w:delText>
        </w:r>
      </w:del>
      <w:del w:id="53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538" w:author="PR Preview" w:date="2026-01-01T00:00:00Z">
        <w:r>
          <w:delText xml:space="preserve">,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also called the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rPr>
            <w:b/>
            <w:bCs/>
          </w:rPr>
          <w:delText xml:space="preserve">expected prediction error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(Hastie et al. 2009, 18)</w:delText>
        </w:r>
      </w:del>
      <w:del w:id="545" w:author="PR Preview" w:date="2026-01-01T00:00:00Z">
        <w:r>
          <w:delText xml:space="preserve">.</w:delText>
        </w:r>
      </w:del>
    </w:p>
    <w:p>
      <w:pPr>
        <w:numPr>
          <w:ilvl w:val="0"/>
          <w:numId w:val="1005"/>
        </w:numPr>
      </w:pPr>
      <w:ins w:id="546" w:author="PR Preview" w:date="2026-01-01T00:00:00Z">
        <w:r>
          <w:t xml:space="preserve">For</w:t>
        </w:r>
      </w:ins>
      <w:ins w:id="54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548" w:author="PR Preview" w:date="2026-01-01T00:00:00Z">
        <w:r>
          <w:t xml:space="preserve">: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The risk under squared error loss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ins w:id="551" w:author="PR Preview" w:date="2026-01-01T00:00:00Z">
        <w:r>
          <w:t xml:space="preserve">The risk under absolute error loss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ins w:id="552" w:author="PR Preview" w:date="2026-01-01T00:00:00Z">
        <w:r>
          <w:t xml:space="preserve">For</w:t>
        </w:r>
      </w:ins>
      <w:ins w:id="55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554" w:author="PR Preview" w:date="2026-01-01T00:00:00Z">
        <w:r>
          <w:t xml:space="preserve">: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The risk under squared error loss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ins w:id="557" w:author="PR Preview" w:date="2026-01-01T00:00:00Z">
        <w:r>
          <w:t xml:space="preserve">The risk under absolute error loss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ins w:id="558" w:author="PR Preview" w:date="2026-01-01T00:00:00Z">
        <w:r>
          <w:t xml:space="preserve">The prediction</w:t>
        </w:r>
      </w:ins>
      <w:ins w:id="55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has the smaller risk under squared error loss (</w:t>
        </w:r>
      </w:ins>
      <m:oMath>
        <m:r>
          <m:t>4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versus</w:t>
        </w:r>
      </w:ins>
      <w:ins w:id="564" w:author="PR Preview" w:date="2026-01-01T00:00:00Z">
        <w:r>
          <w:t xml:space="preserve"> </w:t>
        </w:r>
      </w:ins>
      <m:oMath>
        <m:r>
          <m:t>5</m:t>
        </m:r>
      </m:oMath>
      <w:ins w:id="565" w:author="PR Preview" w:date="2026-01-01T00:00:00Z">
        <w:r>
          <w:t xml:space="preserve">).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The two predictions have the same risk under absolute error loss (</w:t>
        </w:r>
      </w:ins>
      <m:oMath>
        <m:r>
          <m:t>2</m:t>
        </m:r>
      </m:oMath>
      <w:ins w:id="568" w:author="PR Preview" w:date="2026-01-01T00:00:00Z">
        <w:r>
          <w:t xml:space="preserve">),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so under absolute error loss this exercise does not choose one of them.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The prediction</w:t>
        </w:r>
      </w:ins>
      <w:ins w:id="57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equals the expectation: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09"/>
    <w:bookmarkStart w:id="110" w:name="rem-risk-loss-exercise"/>
    <w:p>
      <w:pPr>
        <w:pStyle w:val="FirstParagraph"/>
      </w:pPr>
      <w:ins w:id="576" w:author="PR Preview" w:date="2026-01-01T00:00:00Z">
        <w:r>
          <w:rPr>
            <w:i/>
            <w:iCs/>
          </w:rPr>
          <w:t xml:space="preserve">Remark 4</w:t>
        </w:r>
      </w:ins>
      <w:ins w:id="577" w:author="PR Preview" w:date="2026-01-01T00:00:00Z">
        <w:r>
          <w:t xml:space="preserve"> (The best prediction depends on the loss). </w:t>
        </w:r>
      </w:ins>
      <w:ins w:id="578" w:author="PR Preview" w:date="2026-01-01T00:00:00Z">
        <w:r>
          <w:t xml:space="preserve">In</w:t>
        </w:r>
      </w:ins>
      <w:ins w:id="579" w:author="PR Preview" w:date="2026-01-01T00:00:00Z">
        <w:r>
          <w:t xml:space="preserve"> </w:t>
        </w:r>
      </w:ins>
      <w:hyperlink w:anchor="exr-loss">
        <w:ins w:id="580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(parts 2 and 3),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</w:t>
        </w:r>
      </w:ins>
      <w:ins w:id="585" w:author="PR Preview" w:date="2026-01-01T00:00:00Z">
        <w:r>
          <w:t xml:space="preserve"> </w:t>
        </w:r>
      </w:ins>
      <w:hyperlink w:anchor="def-risk">
        <w:ins w:id="586" w:author="PR Preview" w:date="2026-01-01T00:00:00Z">
          <w:r>
            <w:rPr>
              <w:rStyle w:val="Hyperlink"/>
            </w:rPr>
            <w:t xml:space="preserve">risk</w:t>
          </w:r>
        </w:ins>
      </w:hyperlink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of the prediction</w:t>
        </w:r>
      </w:ins>
      <w:ins w:id="58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</w:t>
        </w:r>
      </w:ins>
      <w:ins w:id="592" w:author="PR Preview" w:date="2026-01-01T00:00:00Z">
        <w:r>
          <w:t xml:space="preserve"> </w:t>
        </w:r>
      </w:ins>
      <m:oMath>
        <m:r>
          <m:t>5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for squared error loss and</w:t>
        </w:r>
      </w:ins>
      <w:ins w:id="595" w:author="PR Preview" w:date="2026-01-01T00:00:00Z">
        <w:r>
          <w:t xml:space="preserve"> </w:t>
        </w:r>
      </w:ins>
      <m:oMath>
        <m:r>
          <m:t>2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for absolute error loss.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The risk of the prediction</w:t>
        </w:r>
      </w:ins>
      <w:ins w:id="60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is</w:t>
        </w:r>
      </w:ins>
      <w:ins w:id="603" w:author="PR Preview" w:date="2026-01-01T00:00:00Z">
        <w:r>
          <w:t xml:space="preserve"> </w:t>
        </w:r>
      </w:ins>
      <m:oMath>
        <m:r>
          <m:t>4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for squared error loss and</w:t>
        </w:r>
      </w:ins>
      <w:ins w:id="606" w:author="PR Preview" w:date="2026-01-01T00:00:00Z">
        <w:r>
          <w:t xml:space="preserve"> </w:t>
        </w:r>
      </w:ins>
      <m:oMath>
        <m:r>
          <m:t>2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for absolute error loss.</w:t>
        </w:r>
      </w:ins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0"/>
    <w:bookmarkStart w:id="112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11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2"/>
    <w:bookmarkStart w:id="113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3"/>
    <w:bookmarkStart w:id="114" w:name="def-outcome"/>
    <w:p>
      <w:pPr>
        <w:pStyle w:val="FirstParagraph"/>
      </w:pPr>
      <w:del w:id="609" w:author="PR Preview" w:date="2026-01-01T00:00:00Z">
        <w:r>
          <w:rPr>
            <w:b/>
            <w:bCs/>
          </w:rPr>
          <w:delText xml:space="preserve">Definition 12 (Outcome)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The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rPr>
            <w:b/>
            <w:bCs/>
          </w:rPr>
          <w:delText xml:space="preserve">outcome</w:delText>
        </w:r>
      </w:del>
      <w:del w:id="614" w:author="PR Preview" w:date="2026-01-01T00:00:00Z">
        <w:r>
          <w:delText xml:space="preserve"> </w:delText>
        </w:r>
      </w:del>
      <m:oMath>
        <m:r>
          <m:t>Y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of a data point is the random variable whose value a</w:delText>
        </w:r>
      </w:del>
      <w:del w:id="617" w:author="PR Preview" w:date="2026-01-01T00:00:00Z">
        <w:r>
          <w:delText xml:space="preserve"> </w:delText>
        </w:r>
      </w:del>
      <w:hyperlink w:anchor="def-prediction">
        <w:del w:id="61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tries to guess.</w:delText>
        </w:r>
      </w:del>
    </w:p>
    <w:p>
      <w:pPr>
        <w:pStyle w:val="BodyText"/>
      </w:pPr>
      <w:del w:id="621" w:author="PR Preview" w:date="2026-01-01T00:00:00Z">
        <w:r>
          <w:rPr>
            <w:b/>
            <w:bCs/>
          </w:rPr>
          <w:delText xml:space="preserve">Example 21 (The outcome in the best-predictor exercise)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In</w:delText>
        </w:r>
      </w:del>
      <w:del w:id="624" w:author="PR Preview" w:date="2026-01-01T00:00:00Z">
        <w:r>
          <w:delText xml:space="preserve"> </w:delText>
        </w:r>
      </w:del>
      <w:hyperlink w:anchor="exr-best-predictor">
        <w:del w:id="62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626" w:author="PR Preview" w:date="2026-01-01T00:00:00Z">
        <w:r>
          <w:delText xml:space="preserve">, the outcome</w:delText>
        </w:r>
      </w:del>
      <w:del w:id="627" w:author="PR Preview" w:date="2026-01-01T00:00:00Z">
        <w:r>
          <w:delText xml:space="preserve"> </w:delText>
        </w:r>
      </w:del>
      <m:oMath>
        <m:r>
          <m:t>Y</m:t>
        </m:r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takes the values</w:delText>
        </w:r>
      </w:del>
      <w:del w:id="630" w:author="PR Preview" w:date="2026-01-01T00:00:00Z">
        <w:r>
          <w:delText xml:space="preserve"> </w:delText>
        </w:r>
      </w:del>
      <m:oMath>
        <m:r>
          <m:t>0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and</w:delText>
        </w:r>
      </w:del>
      <w:del w:id="633" w:author="PR Preview" w:date="2026-01-01T00:00:00Z">
        <w:r>
          <w:delText xml:space="preserve"> </w:delText>
        </w:r>
      </w:del>
      <m:oMath>
        <m:r>
          <m:t>2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when the input is</w:delText>
        </w:r>
      </w:del>
      <w:del w:id="636" w:author="PR Preview" w:date="2026-01-01T00:00:00Z">
        <w:r>
          <w:delText xml:space="preserve"> </w:delText>
        </w:r>
      </w:del>
      <m:oMath>
        <m:r>
          <m:t>0</m:t>
        </m:r>
      </m:oMath>
      <w:del w:id="637" w:author="PR Preview" w:date="2026-01-01T00:00:00Z">
        <w:r>
          <w:delText xml:space="preserve">, and the values</w:delText>
        </w:r>
      </w:del>
      <w:del w:id="638" w:author="PR Preview" w:date="2026-01-01T00:00:00Z">
        <w:r>
          <w:delText xml:space="preserve"> </w:delText>
        </w:r>
      </w:del>
      <m:oMath>
        <m:r>
          <m:t>4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and</w:delText>
        </w:r>
      </w:del>
      <w:del w:id="641" w:author="PR Preview" w:date="2026-01-01T00:00:00Z">
        <w:r>
          <w:delText xml:space="preserve"> </w:delText>
        </w:r>
      </w:del>
      <m:oMath>
        <m:r>
          <m:t>6</m:t>
        </m:r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when the input is</w:delText>
        </w:r>
      </w:del>
      <w:del w:id="644" w:author="PR Preview" w:date="2026-01-01T00:00:00Z">
        <w:r>
          <w:delText xml:space="preserve"> </w:delText>
        </w:r>
      </w:del>
      <m:oMath>
        <m:r>
          <m:t>1</m:t>
        </m:r>
      </m:oMath>
      <w:del w:id="645" w:author="PR Preview" w:date="2026-01-01T00:00:00Z">
        <w:r>
          <w:delText xml:space="preserve">.</w:delText>
        </w:r>
      </w:del>
    </w:p>
    <w:p>
      <w:pPr>
        <w:pStyle w:val="BodyText"/>
      </w:pPr>
      <w:del w:id="646" w:author="PR Preview" w:date="2026-01-01T00:00:00Z">
        <w:r>
          <w:rPr>
            <w:b/>
            <w:bCs/>
          </w:rPr>
          <w:delText xml:space="preserve">Definition 13 (Input)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The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rPr>
            <w:b/>
            <w:bCs/>
          </w:rPr>
          <w:delText xml:space="preserve">input</w:delText>
        </w:r>
      </w:del>
      <w:del w:id="651" w:author="PR Preview" w:date="2026-01-01T00:00:00Z">
        <w:r>
          <w:delText xml:space="preserve"> </w:delText>
        </w:r>
      </w:del>
      <m:oMath>
        <m:r>
          <m:t>X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of a data point (also called its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rPr>
            <w:b/>
            <w:bCs/>
          </w:rPr>
          <w:delText xml:space="preserve">predictor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or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rPr>
            <w:b/>
            <w:bCs/>
          </w:rPr>
          <w:delText xml:space="preserve">covariate</w:delText>
        </w:r>
      </w:del>
      <w:del w:id="660" w:author="PR Preview" w:date="2026-01-01T00:00:00Z">
        <w:r>
          <w:delText xml:space="preserve">) is the observed random variable from which a</w:delText>
        </w:r>
      </w:del>
      <w:del w:id="661" w:author="PR Preview" w:date="2026-01-01T00:00:00Z">
        <w:r>
          <w:delText xml:space="preserve"> </w:delText>
        </w:r>
      </w:del>
      <w:hyperlink w:anchor="def-prediction">
        <w:del w:id="662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of its</w:delText>
        </w:r>
      </w:del>
      <w:del w:id="665" w:author="PR Preview" w:date="2026-01-01T00:00:00Z">
        <w:r>
          <w:delText xml:space="preserve"> </w:delText>
        </w:r>
      </w:del>
      <w:hyperlink w:anchor="def-outcome">
        <w:del w:id="666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is computed.</w:delText>
        </w:r>
      </w:del>
    </w:p>
    <w:p>
      <w:pPr>
        <w:pStyle w:val="BodyText"/>
      </w:pPr>
      <w:del w:id="669" w:author="PR Preview" w:date="2026-01-01T00:00:00Z">
        <w:r>
          <w:rPr>
            <w:b/>
            <w:bCs/>
          </w:rPr>
          <w:delText xml:space="preserve">Example 22 (The input in the best-predictor exercise)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In</w:delText>
        </w:r>
      </w:del>
      <w:del w:id="672" w:author="PR Preview" w:date="2026-01-01T00:00:00Z">
        <w:r>
          <w:delText xml:space="preserve"> </w:delText>
        </w:r>
      </w:del>
      <w:hyperlink w:anchor="exr-best-predictor">
        <w:del w:id="673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674" w:author="PR Preview" w:date="2026-01-01T00:00:00Z">
        <w:r>
          <w:delText xml:space="preserve">, the input</w:delText>
        </w:r>
      </w:del>
      <w:del w:id="675" w:author="PR Preview" w:date="2026-01-01T00:00:00Z">
        <w:r>
          <w:delText xml:space="preserve"> </w:delText>
        </w:r>
      </w:del>
      <m:oMath>
        <m:r>
          <m:t>X</m:t>
        </m:r>
      </m:oMath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takes the values</w:delText>
        </w:r>
      </w:del>
      <w:del w:id="678" w:author="PR Preview" w:date="2026-01-01T00:00:00Z">
        <w:r>
          <w:delText xml:space="preserve"> </w:delText>
        </w:r>
      </w:del>
      <m:oMath>
        <m:r>
          <m:t>0</m:t>
        </m:r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and</w:delText>
        </w:r>
      </w:del>
      <w:del w:id="681" w:author="PR Preview" w:date="2026-01-01T00:00:00Z">
        <w:r>
          <w:delText xml:space="preserve"> </w:delText>
        </w:r>
      </w:del>
      <m:oMath>
        <m:r>
          <m:t>1</m:t>
        </m:r>
      </m:oMath>
      <w:del w:id="682" w:author="PR Preview" w:date="2026-01-01T00:00:00Z">
        <w:r>
          <w:delText xml:space="preserve">, each with probability</w:delText>
        </w:r>
      </w:del>
      <w:del w:id="683" w:author="PR Preview" w:date="2026-01-01T00:00:00Z">
        <w:r>
          <w:delText xml:space="preserve"> </w:delText>
        </w:r>
      </w:del>
      <m:oMath>
        <m:r>
          <m:t>0.5</m:t>
        </m:r>
      </m:oMath>
      <w:del w:id="684" w:author="PR Preview" w:date="2026-01-01T00:00:00Z">
        <w:r>
          <w:delText xml:space="preserve">.</w:delText>
        </w:r>
      </w:del>
    </w:p>
    <w:p>
      <w:pPr>
        <w:pStyle w:val="BodyText"/>
      </w:pPr>
      <w:del w:id="685" w:author="PR Preview" w:date="2026-01-01T00:00:00Z">
        <w:r>
          <w:rPr>
            <w:b/>
            <w:bCs/>
          </w:rPr>
          <w:delText xml:space="preserve">Definition 14 (New observation)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A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rPr>
            <w:b/>
            <w:bCs/>
          </w:rPr>
          <w:delText xml:space="preserve">new observation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is an</w:delText>
        </w:r>
      </w:del>
      <w:del w:id="692" w:author="PR Preview" w:date="2026-01-01T00:00:00Z">
        <w:r>
          <w:delText xml:space="preserve"> </w:delText>
        </w:r>
      </w:del>
      <w:hyperlink w:anchor="def-input">
        <w:del w:id="693" w:author="PR Preview" w:date="2026-01-01T00:00:00Z">
          <w:r>
            <w:rPr>
              <w:rStyle w:val="Hyperlink"/>
            </w:rPr>
            <w:delText xml:space="preserve">input</w:delText>
          </w:r>
        </w:del>
      </w:hyperlink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and</w:delText>
        </w:r>
      </w:del>
      <w:del w:id="696" w:author="PR Preview" w:date="2026-01-01T00:00:00Z">
        <w:r>
          <w:delText xml:space="preserve"> </w:delText>
        </w:r>
      </w:del>
      <w:hyperlink w:anchor="def-outcome">
        <w:del w:id="697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pair</w:delText>
        </w:r>
      </w:del>
      <w:del w:id="7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with the same</w:delText>
        </w:r>
      </w:del>
      <w:del w:id="703" w:author="PR Preview" w:date="2026-01-01T00:00:00Z">
        <w:r>
          <w:delText xml:space="preserve"> </w:delText>
        </w:r>
      </w:del>
      <w:hyperlink r:id="rId118">
        <w:del w:id="704" w:author="PR Preview" w:date="2026-01-01T00:00:00Z">
          <w:r>
            <w:rPr>
              <w:rStyle w:val="Hyperlink"/>
            </w:rPr>
            <w:delText xml:space="preserve">joint distribution</w:delText>
          </w:r>
        </w:del>
      </w:hyperlink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as the observations used to choose the prediction,</w:delText>
        </w:r>
      </w:del>
      <w:del w:id="707" w:author="PR Preview" w:date="2026-01-01T00:00:00Z">
        <w:r>
          <w:delText xml:space="preserve"> </w:delText>
        </w:r>
      </w:del>
      <w:hyperlink r:id="rId119">
        <w:del w:id="708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of them,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whose input is observed and whose outcome is not yet observed.</w:delText>
        </w:r>
      </w:del>
    </w:p>
    <w:p>
      <w:pPr>
        <w:pStyle w:val="BodyText"/>
      </w:pPr>
      <w:del w:id="713" w:author="PR Preview" w:date="2026-01-01T00:00:00Z">
        <w:r>
          <w:rPr>
            <w:b/>
            <w:bCs/>
          </w:rPr>
          <w:delText xml:space="preserve">Example 23 (A new observation in the best-predictor exercise)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In</w:delText>
        </w:r>
      </w:del>
      <w:del w:id="716" w:author="PR Preview" w:date="2026-01-01T00:00:00Z">
        <w:r>
          <w:delText xml:space="preserve"> </w:delText>
        </w:r>
      </w:del>
      <w:hyperlink w:anchor="exr-best-predictor">
        <w:del w:id="717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718" w:author="PR Preview" w:date="2026-01-01T00:00:00Z">
        <w:r>
          <w:delText xml:space="preserve">, a new observation has input</w:delText>
        </w:r>
      </w:del>
      <w:del w:id="7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and an outcome that is</w:delText>
        </w:r>
      </w:del>
      <w:del w:id="722" w:author="PR Preview" w:date="2026-01-01T00:00:00Z">
        <w:r>
          <w:delText xml:space="preserve"> </w:delText>
        </w:r>
      </w:del>
      <m:oMath>
        <m:r>
          <m:t>4</m:t>
        </m:r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or</w:delText>
        </w:r>
      </w:del>
      <w:del w:id="725" w:author="PR Preview" w:date="2026-01-01T00:00:00Z">
        <w:r>
          <w:delText xml:space="preserve"> </w:delText>
        </w:r>
      </w:del>
      <m:oMath>
        <m:r>
          <m:t>6</m:t>
        </m:r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with equal probability.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A</w:delText>
        </w:r>
      </w:del>
      <w:del w:id="730" w:author="PR Preview" w:date="2026-01-01T00:00:00Z">
        <w:r>
          <w:delText xml:space="preserve"> </w:delText>
        </w:r>
      </w:del>
      <w:hyperlink w:anchor="def-prediction">
        <w:del w:id="731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of</w:delText>
        </w:r>
      </w:del>
      <w:del w:id="734" w:author="PR Preview" w:date="2026-01-01T00:00:00Z">
        <w:r>
          <w:delText xml:space="preserve"> </w:delText>
        </w:r>
      </w:del>
      <m:oMath>
        <m:r>
          <m:t>5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is a guess for that unobserved outcome.</w:delText>
        </w:r>
      </w:del>
    </w:p>
    <w:p>
      <w:pPr>
        <w:pStyle w:val="BodyText"/>
      </w:pPr>
      <w:del w:id="737" w:author="PR Preview" w:date="2026-01-01T00:00:00Z">
        <w:r>
          <w:rPr>
            <w:b/>
            <w:bCs/>
          </w:rPr>
          <w:delText xml:space="preserve">Definition 15 (Prediction error)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A</w:delText>
        </w:r>
      </w:del>
      <w:del w:id="740" w:author="PR Preview" w:date="2026-01-01T00:00:00Z">
        <w:r>
          <w:delText xml:space="preserve"> </w:delText>
        </w:r>
      </w:del>
      <w:hyperlink w:anchor="def-prediction">
        <w:del w:id="741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742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has as its</w:delText>
        </w:r>
      </w:del>
      <w:del w:id="745" w:author="PR Preview" w:date="2026-01-01T00:00:00Z">
        <w:r>
          <w:delText xml:space="preserve"> </w:delText>
        </w:r>
      </w:del>
      <w:hyperlink r:id="rId122">
        <w:del w:id="746" w:author="PR Preview" w:date="2026-01-01T00:00:00Z">
          <w:r>
            <w:rPr>
              <w:rStyle w:val="Hyperlink"/>
            </w:rPr>
            <w:delText xml:space="preserve">estimand</w:delText>
          </w:r>
        </w:del>
      </w:hyperlink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the observed</w:delText>
        </w:r>
      </w:del>
      <w:del w:id="749" w:author="PR Preview" w:date="2026-01-01T00:00:00Z">
        <w:r>
          <w:delText xml:space="preserve"> </w:delText>
        </w:r>
      </w:del>
      <w:hyperlink w:anchor="def-outcome">
        <w:del w:id="750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751" w:author="PR Preview" w:date="2026-01-01T00:00:00Z">
        <w:r>
          <w:delText xml:space="preserve"> </w:delText>
        </w:r>
      </w:del>
      <m:oMath>
        <m:r>
          <m:t>Y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of a</w:delText>
        </w:r>
      </w:del>
      <w:del w:id="754" w:author="PR Preview" w:date="2026-01-01T00:00:00Z">
        <w:r>
          <w:delText xml:space="preserve"> </w:delText>
        </w:r>
      </w:del>
      <w:hyperlink w:anchor="def-new-observation">
        <w:del w:id="75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with</w:delText>
        </w:r>
      </w:del>
      <w:del w:id="758" w:author="PR Preview" w:date="2026-01-01T00:00:00Z">
        <w:r>
          <w:delText xml:space="preserve"> </w:delText>
        </w:r>
      </w:del>
      <w:hyperlink w:anchor="def-input">
        <w:del w:id="759" w:author="PR Preview" w:date="2026-01-01T00:00:00Z">
          <w:r>
            <w:rPr>
              <w:rStyle w:val="Hyperlink"/>
            </w:rPr>
            <w:delText xml:space="preserve">input</w:delText>
          </w:r>
        </w:del>
      </w:hyperlink>
      <w:del w:id="760" w:author="PR Preview" w:date="2026-01-01T00:00:00Z">
        <w:r>
          <w:delText xml:space="preserve"> </w:delText>
        </w:r>
      </w:del>
      <m:oMath>
        <m:r>
          <m:t>X</m:t>
        </m:r>
      </m:oMath>
      <w:del w:id="761" w:author="PR Preview" w:date="2026-01-01T00:00:00Z">
        <w:r>
          <w:delText xml:space="preserve">,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not the</w:delText>
        </w:r>
      </w:del>
      <w:del w:id="764" w:author="PR Preview" w:date="2026-01-01T00:00:00Z">
        <w:r>
          <w:delText xml:space="preserve"> </w:delText>
        </w:r>
      </w:del>
      <w:hyperlink w:anchor="def-cond-expectation-function">
        <w:del w:id="765" w:author="PR Preview" w:date="2026-01-01T00:00:00Z">
          <w:r>
            <w:rPr>
              <w:rStyle w:val="Hyperlink"/>
            </w:rPr>
            <w:delText xml:space="preserve">conditional mean</w:delText>
          </w:r>
        </w:del>
      </w:hyperlink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of that outcome.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The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rPr>
            <w:b/>
            <w:bCs/>
          </w:rPr>
          <w:delText xml:space="preserve">prediction error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of</w:delText>
        </w:r>
      </w:del>
      <w:del w:id="774" w:author="PR Preview" w:date="2026-01-01T00:00:00Z">
        <w:r>
          <w:delText xml:space="preserve"> </w:delText>
        </w:r>
      </w:del>
      <m:oMath>
        <m:r>
          <m:t>g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is the prediction minus that outcome: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p>
      <w:pPr>
        <w:pStyle w:val="FirstParagraph"/>
      </w:pPr>
      <w:del w:id="777" w:author="PR Preview" w:date="2026-01-01T00:00:00Z">
        <w:r>
          <w:rPr>
            <w:b/>
            <w:bCs/>
          </w:rPr>
          <w:delText xml:space="preserve">Example 24 (Prediction error in the best-predictor exercise)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In</w:delText>
        </w:r>
      </w:del>
      <w:del w:id="780" w:author="PR Preview" w:date="2026-01-01T00:00:00Z">
        <w:r>
          <w:delText xml:space="preserve"> </w:delText>
        </w:r>
      </w:del>
      <w:hyperlink w:anchor="exr-best-predictor">
        <w:del w:id="78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782" w:author="PR Preview" w:date="2026-01-01T00:00:00Z">
        <w:r>
          <w:delText xml:space="preserve">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the constant</w:delText>
        </w:r>
      </w:del>
      <w:del w:id="785" w:author="PR Preview" w:date="2026-01-01T00:00:00Z">
        <w:r>
          <w:delText xml:space="preserve"> </w:delText>
        </w:r>
      </w:del>
      <w:hyperlink w:anchor="def-prediction">
        <w:del w:id="78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78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has</w:delText>
        </w:r>
      </w:del>
      <w:del w:id="790" w:author="PR Preview" w:date="2026-01-01T00:00:00Z">
        <w:r>
          <w:delText xml:space="preserve"> </w:delText>
        </w:r>
      </w:del>
      <w:hyperlink w:anchor="def-prediction-error">
        <w:del w:id="79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79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del w:id="793" w:author="PR Preview" w:date="2026-01-01T00:00:00Z">
        <w:r>
          <w:delText xml:space="preserve">,</w:delText>
        </w:r>
      </w:del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which is</w:delText>
        </w:r>
      </w:del>
      <w:del w:id="796" w:author="PR Preview" w:date="2026-01-01T00:00:00Z">
        <w:r>
          <w:delText xml:space="preserve"> </w:delText>
        </w:r>
      </w:del>
      <m:oMath>
        <m:r>
          <m:t>3</m:t>
        </m:r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when</w:delText>
        </w:r>
      </w:del>
      <w:del w:id="79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and</w:delText>
        </w:r>
      </w:del>
      <w:del w:id="80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3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when</w:delText>
        </w:r>
      </w:del>
      <w:del w:id="80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6</m:t>
        </m:r>
      </m:oMath>
      <w:del w:id="806" w:author="PR Preview" w:date="2026-01-01T00:00:00Z">
        <w:r>
          <w:delText xml:space="preserve">.</w:delText>
        </w:r>
      </w:del>
    </w:p>
    <w:p>
      <w:pPr>
        <w:pStyle w:val="BodyText"/>
      </w:pPr>
      <w:del w:id="807" w:author="PR Preview" w:date="2026-01-01T00:00:00Z">
        <w:r>
          <w:rPr>
            <w:b/>
            <w:bCs/>
          </w:rPr>
          <w:delText xml:space="preserve">Definition 16 (Squared-error risk)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The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rPr>
            <w:b/>
            <w:bCs/>
          </w:rPr>
          <w:delText xml:space="preserve">squared-error risk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of a prediction function</w:delText>
        </w:r>
      </w:del>
      <w:del w:id="814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is the</w:delText>
        </w:r>
      </w:del>
      <w:del w:id="817" w:author="PR Preview" w:date="2026-01-01T00:00:00Z">
        <w:r>
          <w:delText xml:space="preserve"> </w:delText>
        </w:r>
      </w:del>
      <w:hyperlink w:anchor="def-risk">
        <w:del w:id="818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under squared error loss,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the expected square of its</w:delText>
        </w:r>
      </w:del>
      <w:del w:id="823" w:author="PR Preview" w:date="2026-01-01T00:00:00Z">
        <w:r>
          <w:delText xml:space="preserve"> </w:delText>
        </w:r>
      </w:del>
      <w:hyperlink w:anchor="def-prediction-error">
        <w:del w:id="824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825" w:author="PR Preview" w:date="2026-01-01T00:00:00Z">
        <w:r>
          <w:delText xml:space="preserve">,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which compares</w:delText>
        </w:r>
      </w:del>
      <w:del w:id="828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with the observed</w:delText>
        </w:r>
      </w:del>
      <w:del w:id="831" w:author="PR Preview" w:date="2026-01-01T00:00:00Z">
        <w:r>
          <w:delText xml:space="preserve"> </w:delText>
        </w:r>
      </w:del>
      <w:hyperlink w:anchor="def-outcome">
        <w:del w:id="832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833" w:author="PR Preview" w:date="2026-01-01T00:00:00Z">
        <w:r>
          <w:delText xml:space="preserve"> </w:delText>
        </w:r>
      </w:del>
      <m:oMath>
        <m:r>
          <m:t>Y</m:t>
        </m:r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of a</w:delText>
        </w:r>
      </w:del>
      <w:del w:id="836" w:author="PR Preview" w:date="2026-01-01T00:00:00Z">
        <w:r>
          <w:delText xml:space="preserve"> </w:delText>
        </w:r>
      </w:del>
      <w:hyperlink w:anchor="def-new-observation">
        <w:del w:id="837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838" w:author="PR Preview" w:date="2026-01-01T00:00:00Z">
        <w:r>
          <w:delText xml:space="preserve">,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the</w:delText>
        </w:r>
      </w:del>
      <w:del w:id="841" w:author="PR Preview" w:date="2026-01-01T00:00:00Z">
        <w:r>
          <w:delText xml:space="preserve"> </w:delText>
        </w:r>
      </w:del>
      <w:hyperlink r:id="rId122">
        <w:del w:id="842" w:author="PR Preview" w:date="2026-01-01T00:00:00Z">
          <w:r>
            <w:rPr>
              <w:rStyle w:val="Hyperlink"/>
            </w:rPr>
            <w:delText xml:space="preserve">estimand</w:delText>
          </w:r>
        </w:del>
      </w:hyperlink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of the prediction: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845" w:author="PR Preview" w:date="2026-01-01T00:00:00Z">
        <w:r>
          <w:rPr>
            <w:b/>
            <w:bCs/>
          </w:rPr>
          <w:delText xml:space="preserve">Example 25 (Squared-error risk in the best-predictor exercise)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In</w:delText>
        </w:r>
      </w:del>
      <w:del w:id="848" w:author="PR Preview" w:date="2026-01-01T00:00:00Z">
        <w:r>
          <w:delText xml:space="preserve"> </w:delText>
        </w:r>
      </w:del>
      <w:hyperlink w:anchor="exr-best-predictor">
        <w:del w:id="84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850" w:author="PR Preview" w:date="2026-01-01T00:00:00Z">
        <w:r>
          <w:delText xml:space="preserve">,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the constant</w:delText>
        </w:r>
      </w:del>
      <w:del w:id="853" w:author="PR Preview" w:date="2026-01-01T00:00:00Z">
        <w:r>
          <w:delText xml:space="preserve"> </w:delText>
        </w:r>
      </w:del>
      <w:hyperlink w:anchor="def-prediction">
        <w:del w:id="85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85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has</w:delText>
        </w:r>
      </w:del>
      <w:del w:id="858" w:author="PR Preview" w:date="2026-01-01T00:00:00Z">
        <w:r>
          <w:delText xml:space="preserve"> </w:delText>
        </w:r>
      </w:del>
      <w:hyperlink w:anchor="def-squared-error-risk">
        <w:del w:id="859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860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861" w:author="PR Preview" w:date="2026-01-01T00:00:00Z">
        <w:r>
          <w:delText xml:space="preserve">.</w:delText>
        </w:r>
      </w:del>
    </w:p>
    <w:p>
      <w:pPr>
        <w:pStyle w:val="FirstParagraph"/>
      </w:pPr>
      <w:ins w:id="862" w:author="PR Preview" w:date="2026-01-01T00:00:00Z">
        <w:r>
          <w:rPr>
            <w:b/>
            <w:bCs/>
          </w:rPr>
          <w:t xml:space="preserve">Definition 14 (Outcome)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The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rPr>
            <w:b/>
            <w:bCs/>
          </w:rPr>
          <w:t xml:space="preserve">outcome</w:t>
        </w:r>
      </w:ins>
      <w:ins w:id="867" w:author="PR Preview" w:date="2026-01-01T00:00:00Z">
        <w:r>
          <w:t xml:space="preserve"> </w:t>
        </w:r>
      </w:ins>
      <m:oMath>
        <m:r>
          <m:t>Y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of a data point is the random variable whose value a</w:t>
        </w:r>
      </w:ins>
      <w:ins w:id="870" w:author="PR Preview" w:date="2026-01-01T00:00:00Z">
        <w:r>
          <w:t xml:space="preserve"> </w:t>
        </w:r>
      </w:ins>
      <w:hyperlink w:anchor="def-prediction">
        <w:ins w:id="87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tries to guess.</w:t>
        </w:r>
      </w:ins>
    </w:p>
    <w:bookmarkEnd w:id="114"/>
    <w:bookmarkStart w:id="115" w:name="exm-outcome"/>
    <w:p>
      <w:pPr>
        <w:pStyle w:val="BodyText"/>
      </w:pPr>
      <w:ins w:id="874" w:author="PR Preview" w:date="2026-01-01T00:00:00Z">
        <w:r>
          <w:rPr>
            <w:b/>
            <w:bCs/>
          </w:rPr>
          <w:t xml:space="preserve">Example 26 (The outcome in the best-predictor exercise)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In</w:t>
        </w:r>
      </w:ins>
      <w:ins w:id="877" w:author="PR Preview" w:date="2026-01-01T00:00:00Z">
        <w:r>
          <w:t xml:space="preserve"> </w:t>
        </w:r>
      </w:ins>
      <w:hyperlink w:anchor="exr-best-predictor">
        <w:ins w:id="878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879" w:author="PR Preview" w:date="2026-01-01T00:00:00Z">
        <w:r>
          <w:t xml:space="preserve">, the outcome</w:t>
        </w:r>
      </w:ins>
      <w:ins w:id="880" w:author="PR Preview" w:date="2026-01-01T00:00:00Z">
        <w:r>
          <w:t xml:space="preserve"> </w:t>
        </w:r>
      </w:ins>
      <m:oMath>
        <m:r>
          <m:t>Y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takes the values</w:t>
        </w:r>
      </w:ins>
      <w:ins w:id="883" w:author="PR Preview" w:date="2026-01-01T00:00:00Z">
        <w:r>
          <w:t xml:space="preserve"> </w:t>
        </w:r>
      </w:ins>
      <m:oMath>
        <m:r>
          <m:t>0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and</w:t>
        </w:r>
      </w:ins>
      <w:ins w:id="886" w:author="PR Preview" w:date="2026-01-01T00:00:00Z">
        <w:r>
          <w:t xml:space="preserve"> </w:t>
        </w:r>
      </w:ins>
      <m:oMath>
        <m:r>
          <m:t>2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when the input is</w:t>
        </w:r>
      </w:ins>
      <w:ins w:id="889" w:author="PR Preview" w:date="2026-01-01T00:00:00Z">
        <w:r>
          <w:t xml:space="preserve"> </w:t>
        </w:r>
      </w:ins>
      <m:oMath>
        <m:r>
          <m:t>0</m:t>
        </m:r>
      </m:oMath>
      <w:ins w:id="890" w:author="PR Preview" w:date="2026-01-01T00:00:00Z">
        <w:r>
          <w:t xml:space="preserve">, and the values</w:t>
        </w:r>
      </w:ins>
      <w:ins w:id="891" w:author="PR Preview" w:date="2026-01-01T00:00:00Z">
        <w:r>
          <w:t xml:space="preserve"> </w:t>
        </w:r>
      </w:ins>
      <m:oMath>
        <m:r>
          <m:t>4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</w:t>
        </w:r>
      </w:ins>
      <w:ins w:id="894" w:author="PR Preview" w:date="2026-01-01T00:00:00Z">
        <w:r>
          <w:t xml:space="preserve"> </w:t>
        </w:r>
      </w:ins>
      <m:oMath>
        <m:r>
          <m:t>6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when the input is</w:t>
        </w:r>
      </w:ins>
      <w:ins w:id="897" w:author="PR Preview" w:date="2026-01-01T00:00:00Z">
        <w:r>
          <w:t xml:space="preserve"> </w:t>
        </w:r>
      </w:ins>
      <m:oMath>
        <m:r>
          <m:t>1</m:t>
        </m:r>
      </m:oMath>
      <w:ins w:id="898" w:author="PR Preview" w:date="2026-01-01T00:00:00Z">
        <w:r>
          <w:t xml:space="preserve">.</w:t>
        </w:r>
      </w:ins>
    </w:p>
    <w:bookmarkEnd w:id="115"/>
    <w:bookmarkStart w:id="116" w:name="def-input"/>
    <w:p>
      <w:pPr>
        <w:pStyle w:val="BodyText"/>
      </w:pPr>
      <w:ins w:id="899" w:author="PR Preview" w:date="2026-01-01T00:00:00Z">
        <w:r>
          <w:rPr>
            <w:b/>
            <w:bCs/>
          </w:rPr>
          <w:t xml:space="preserve">Definition 15 (Input)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rPr>
            <w:b/>
            <w:bCs/>
          </w:rPr>
          <w:t xml:space="preserve">input</w:t>
        </w:r>
      </w:ins>
      <w:ins w:id="904" w:author="PR Preview" w:date="2026-01-01T00:00:00Z">
        <w:r>
          <w:t xml:space="preserve"> </w:t>
        </w:r>
      </w:ins>
      <m:oMath>
        <m:r>
          <m:t>X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of a data point (also called its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rPr>
            <w:b/>
            <w:bCs/>
          </w:rPr>
          <w:t xml:space="preserve">predictor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or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rPr>
            <w:b/>
            <w:bCs/>
          </w:rPr>
          <w:t xml:space="preserve">covariate</w:t>
        </w:r>
      </w:ins>
      <w:ins w:id="913" w:author="PR Preview" w:date="2026-01-01T00:00:00Z">
        <w:r>
          <w:t xml:space="preserve">) is the observed random variable from which a</w:t>
        </w:r>
      </w:ins>
      <w:ins w:id="914" w:author="PR Preview" w:date="2026-01-01T00:00:00Z">
        <w:r>
          <w:t xml:space="preserve"> </w:t>
        </w:r>
      </w:ins>
      <w:hyperlink w:anchor="def-prediction">
        <w:ins w:id="91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of its</w:t>
        </w:r>
      </w:ins>
      <w:ins w:id="918" w:author="PR Preview" w:date="2026-01-01T00:00:00Z">
        <w:r>
          <w:t xml:space="preserve"> </w:t>
        </w:r>
      </w:ins>
      <w:hyperlink w:anchor="def-outcome">
        <w:ins w:id="919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is computed.</w:t>
        </w:r>
      </w:ins>
    </w:p>
    <w:bookmarkEnd w:id="116"/>
    <w:bookmarkStart w:id="117" w:name="exm-input"/>
    <w:p>
      <w:pPr>
        <w:pStyle w:val="BodyText"/>
      </w:pPr>
      <w:ins w:id="922" w:author="PR Preview" w:date="2026-01-01T00:00:00Z">
        <w:r>
          <w:rPr>
            <w:b/>
            <w:bCs/>
          </w:rPr>
          <w:t xml:space="preserve">Example 27 (The input in the best-predictor exercise)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In</w:t>
        </w:r>
      </w:ins>
      <w:ins w:id="925" w:author="PR Preview" w:date="2026-01-01T00:00:00Z">
        <w:r>
          <w:t xml:space="preserve"> </w:t>
        </w:r>
      </w:ins>
      <w:hyperlink w:anchor="exr-best-predictor">
        <w:ins w:id="92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927" w:author="PR Preview" w:date="2026-01-01T00:00:00Z">
        <w:r>
          <w:t xml:space="preserve">, the input</w:t>
        </w:r>
      </w:ins>
      <w:ins w:id="928" w:author="PR Preview" w:date="2026-01-01T00:00:00Z">
        <w:r>
          <w:t xml:space="preserve"> </w:t>
        </w:r>
      </w:ins>
      <m:oMath>
        <m:r>
          <m:t>X</m:t>
        </m:r>
      </m:oMath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takes the values</w:t>
        </w:r>
      </w:ins>
      <w:ins w:id="931" w:author="PR Preview" w:date="2026-01-01T00:00:00Z">
        <w:r>
          <w:t xml:space="preserve"> </w:t>
        </w:r>
      </w:ins>
      <m:oMath>
        <m:r>
          <m:t>0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and</w:t>
        </w:r>
      </w:ins>
      <w:ins w:id="934" w:author="PR Preview" w:date="2026-01-01T00:00:00Z">
        <w:r>
          <w:t xml:space="preserve"> </w:t>
        </w:r>
      </w:ins>
      <m:oMath>
        <m:r>
          <m:t>1</m:t>
        </m:r>
      </m:oMath>
      <w:ins w:id="935" w:author="PR Preview" w:date="2026-01-01T00:00:00Z">
        <w:r>
          <w:t xml:space="preserve">, each with probability</w:t>
        </w:r>
      </w:ins>
      <w:ins w:id="936" w:author="PR Preview" w:date="2026-01-01T00:00:00Z">
        <w:r>
          <w:t xml:space="preserve"> </w:t>
        </w:r>
      </w:ins>
      <m:oMath>
        <m:r>
          <m:t>0.5</m:t>
        </m:r>
      </m:oMath>
      <w:ins w:id="937" w:author="PR Preview" w:date="2026-01-01T00:00:00Z">
        <w:r>
          <w:t xml:space="preserve">.</w:t>
        </w:r>
      </w:ins>
    </w:p>
    <w:bookmarkEnd w:id="117"/>
    <w:bookmarkStart w:id="120" w:name="def-new-observation"/>
    <w:p>
      <w:pPr>
        <w:pStyle w:val="BodyText"/>
      </w:pPr>
      <w:ins w:id="938" w:author="PR Preview" w:date="2026-01-01T00:00:00Z">
        <w:r>
          <w:rPr>
            <w:b/>
            <w:bCs/>
          </w:rPr>
          <w:t xml:space="preserve">Definition 16 (New observation)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A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rPr>
            <w:b/>
            <w:bCs/>
          </w:rPr>
          <w:t xml:space="preserve">new observation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an</w:t>
        </w:r>
      </w:ins>
      <w:ins w:id="945" w:author="PR Preview" w:date="2026-01-01T00:00:00Z">
        <w:r>
          <w:t xml:space="preserve"> </w:t>
        </w:r>
      </w:ins>
      <w:hyperlink w:anchor="def-input">
        <w:ins w:id="946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and</w:t>
        </w:r>
      </w:ins>
      <w:ins w:id="949" w:author="PR Preview" w:date="2026-01-01T00:00:00Z">
        <w:r>
          <w:t xml:space="preserve"> </w:t>
        </w:r>
      </w:ins>
      <w:hyperlink w:anchor="def-outcome">
        <w:ins w:id="950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pair</w:t>
        </w:r>
      </w:ins>
      <w:ins w:id="9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with the same</w:t>
        </w:r>
      </w:ins>
      <w:ins w:id="956" w:author="PR Preview" w:date="2026-01-01T00:00:00Z">
        <w:r>
          <w:t xml:space="preserve"> </w:t>
        </w:r>
      </w:ins>
      <w:hyperlink r:id="rId118">
        <w:ins w:id="957" w:author="PR Preview" w:date="2026-01-01T00:00:00Z">
          <w:r>
            <w:rPr>
              <w:rStyle w:val="Hyperlink"/>
            </w:rPr>
            <w:t xml:space="preserve">joint distribution</w:t>
          </w:r>
        </w:ins>
      </w:hyperlink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as the observations used to choose the prediction,</w:t>
        </w:r>
      </w:ins>
      <w:ins w:id="960" w:author="PR Preview" w:date="2026-01-01T00:00:00Z">
        <w:r>
          <w:t xml:space="preserve"> </w:t>
        </w:r>
      </w:ins>
      <w:hyperlink r:id="rId119">
        <w:ins w:id="961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of them,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whose input is observed and whose outcome is not yet observed.</w:t>
        </w:r>
      </w:ins>
    </w:p>
    <w:bookmarkEnd w:id="120"/>
    <w:bookmarkStart w:id="121" w:name="exm-new-observation"/>
    <w:p>
      <w:pPr>
        <w:pStyle w:val="BodyText"/>
      </w:pPr>
      <w:ins w:id="966" w:author="PR Preview" w:date="2026-01-01T00:00:00Z">
        <w:r>
          <w:rPr>
            <w:b/>
            <w:bCs/>
          </w:rPr>
          <w:t xml:space="preserve">Example 28 (A new observation in the best-predictor exercise)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In</w:t>
        </w:r>
      </w:ins>
      <w:ins w:id="969" w:author="PR Preview" w:date="2026-01-01T00:00:00Z">
        <w:r>
          <w:t xml:space="preserve"> </w:t>
        </w:r>
      </w:ins>
      <w:hyperlink w:anchor="exr-best-predictor">
        <w:ins w:id="97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971" w:author="PR Preview" w:date="2026-01-01T00:00:00Z">
        <w:r>
          <w:t xml:space="preserve">, suppose the new observation</w:t>
        </w:r>
      </w:ins>
      <w:ins w:id="9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satisfies the suppositions of its</w:t>
        </w:r>
      </w:ins>
      <w:ins w:id="975" w:author="PR Preview" w:date="2026-01-01T00:00:00Z">
        <w:r>
          <w:t xml:space="preserve"> </w:t>
        </w:r>
      </w:ins>
      <w:hyperlink w:anchor="def-new-observation">
        <w:ins w:id="976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977" w:author="PR Preview" w:date="2026-01-01T00:00:00Z">
        <w:r>
          <w:t xml:space="preserve">,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with the joint distribution given in the exercise as the population it is drawn from.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Suppose also that its input is observed to be</w:t>
        </w:r>
      </w:ins>
      <w:ins w:id="98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983" w:author="PR Preview" w:date="2026-01-01T00:00:00Z">
        <w:r>
          <w:t xml:space="preserve">.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Then its unobserved outcome is</w:t>
        </w:r>
      </w:ins>
      <w:ins w:id="986" w:author="PR Preview" w:date="2026-01-01T00:00:00Z">
        <w:r>
          <w:t xml:space="preserve"> </w:t>
        </w:r>
      </w:ins>
      <m:oMath>
        <m:r>
          <m:t>4</m:t>
        </m:r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or</w:t>
        </w:r>
      </w:ins>
      <w:ins w:id="989" w:author="PR Preview" w:date="2026-01-01T00:00:00Z">
        <w:r>
          <w:t xml:space="preserve"> </w:t>
        </w:r>
      </w:ins>
      <m:oMath>
        <m:r>
          <m:t>6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with equal probability,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and a</w:t>
        </w:r>
      </w:ins>
      <w:ins w:id="994" w:author="PR Preview" w:date="2026-01-01T00:00:00Z">
        <w:r>
          <w:t xml:space="preserve"> </w:t>
        </w:r>
      </w:ins>
      <w:hyperlink w:anchor="def-prediction">
        <w:ins w:id="99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of</w:t>
        </w:r>
      </w:ins>
      <w:ins w:id="998" w:author="PR Preview" w:date="2026-01-01T00:00:00Z">
        <w:r>
          <w:t xml:space="preserve"> </w:t>
        </w:r>
      </w:ins>
      <m:oMath>
        <m:r>
          <m:t>5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is a guess for that outcome.</w:t>
        </w:r>
      </w:ins>
    </w:p>
    <w:bookmarkEnd w:id="121"/>
    <w:bookmarkStart w:id="123" w:name="def-prediction-error"/>
    <w:p>
      <w:pPr>
        <w:pStyle w:val="BodyText"/>
      </w:pPr>
      <w:ins w:id="1001" w:author="PR Preview" w:date="2026-01-01T00:00:00Z">
        <w:r>
          <w:rPr>
            <w:b/>
            <w:bCs/>
          </w:rPr>
          <w:t xml:space="preserve">Definition 17 (Prediction error)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A</w:t>
        </w:r>
      </w:ins>
      <w:ins w:id="1004" w:author="PR Preview" w:date="2026-01-01T00:00:00Z">
        <w:r>
          <w:t xml:space="preserve"> </w:t>
        </w:r>
      </w:ins>
      <w:hyperlink w:anchor="def-prediction">
        <w:ins w:id="1005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1006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has as its</w:t>
        </w:r>
      </w:ins>
      <w:ins w:id="1009" w:author="PR Preview" w:date="2026-01-01T00:00:00Z">
        <w:r>
          <w:t xml:space="preserve"> </w:t>
        </w:r>
      </w:ins>
      <w:hyperlink r:id="rId122">
        <w:ins w:id="1010" w:author="PR Preview" w:date="2026-01-01T00:00:00Z">
          <w:r>
            <w:rPr>
              <w:rStyle w:val="Hyperlink"/>
            </w:rPr>
            <w:t xml:space="preserve">estimand</w:t>
          </w:r>
        </w:ins>
      </w:hyperlink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the observed</w:t>
        </w:r>
      </w:ins>
      <w:ins w:id="1013" w:author="PR Preview" w:date="2026-01-01T00:00:00Z">
        <w:r>
          <w:t xml:space="preserve"> </w:t>
        </w:r>
      </w:ins>
      <w:hyperlink w:anchor="def-outcome">
        <w:ins w:id="1014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1015" w:author="PR Preview" w:date="2026-01-01T00:00:00Z">
        <w:r>
          <w:t xml:space="preserve"> </w:t>
        </w:r>
      </w:ins>
      <m:oMath>
        <m:r>
          <m:t>Y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of a</w:t>
        </w:r>
      </w:ins>
      <w:ins w:id="1018" w:author="PR Preview" w:date="2026-01-01T00:00:00Z">
        <w:r>
          <w:t xml:space="preserve"> </w:t>
        </w:r>
      </w:ins>
      <w:hyperlink w:anchor="def-new-observation">
        <w:ins w:id="1019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with</w:t>
        </w:r>
      </w:ins>
      <w:ins w:id="1022" w:author="PR Preview" w:date="2026-01-01T00:00:00Z">
        <w:r>
          <w:t xml:space="preserve"> </w:t>
        </w:r>
      </w:ins>
      <w:hyperlink w:anchor="def-input">
        <w:ins w:id="1023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1024" w:author="PR Preview" w:date="2026-01-01T00:00:00Z">
        <w:r>
          <w:t xml:space="preserve"> </w:t>
        </w:r>
      </w:ins>
      <m:oMath>
        <m:r>
          <m:t>X</m:t>
        </m:r>
      </m:oMath>
      <w:ins w:id="1025" w:author="PR Preview" w:date="2026-01-01T00:00:00Z">
        <w:r>
          <w:t xml:space="preserve">,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not the</w:t>
        </w:r>
      </w:ins>
      <w:ins w:id="1028" w:author="PR Preview" w:date="2026-01-01T00:00:00Z">
        <w:r>
          <w:t xml:space="preserve"> </w:t>
        </w:r>
      </w:ins>
      <w:hyperlink w:anchor="def-cond-expectation-function">
        <w:ins w:id="1029" w:author="PR Preview" w:date="2026-01-01T00:00:00Z">
          <w:r>
            <w:rPr>
              <w:rStyle w:val="Hyperlink"/>
            </w:rPr>
            <w:t xml:space="preserve">conditional mean</w:t>
          </w:r>
        </w:ins>
      </w:hyperlink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of that outcome.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The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rPr>
            <w:b/>
            <w:bCs/>
          </w:rPr>
          <w:t xml:space="preserve">prediction error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of</w:t>
        </w:r>
      </w:ins>
      <w:ins w:id="1038" w:author="PR Preview" w:date="2026-01-01T00:00:00Z">
        <w:r>
          <w:t xml:space="preserve"> </w:t>
        </w:r>
      </w:ins>
      <m:oMath>
        <m:r>
          <m:t>g</m:t>
        </m:r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is the prediction minus that outcome: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3"/>
    <w:bookmarkStart w:id="124" w:name="exm-prediction-error"/>
    <w:p>
      <w:pPr>
        <w:pStyle w:val="FirstParagraph"/>
      </w:pPr>
      <w:ins w:id="1041" w:author="PR Preview" w:date="2026-01-01T00:00:00Z">
        <w:r>
          <w:rPr>
            <w:b/>
            <w:bCs/>
          </w:rPr>
          <w:t xml:space="preserve">Example 29 (Prediction error in the best-predictor exercise)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In</w:t>
        </w:r>
      </w:ins>
      <w:ins w:id="1044" w:author="PR Preview" w:date="2026-01-01T00:00:00Z">
        <w:r>
          <w:t xml:space="preserve"> </w:t>
        </w:r>
      </w:ins>
      <w:hyperlink w:anchor="exr-best-predictor">
        <w:ins w:id="104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046" w:author="PR Preview" w:date="2026-01-01T00:00:00Z">
        <w:r>
          <w:t xml:space="preserve">,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consider the constant</w:t>
        </w:r>
      </w:ins>
      <w:ins w:id="1049" w:author="PR Preview" w:date="2026-01-01T00:00:00Z">
        <w:r>
          <w:t xml:space="preserve"> </w:t>
        </w:r>
      </w:ins>
      <w:hyperlink w:anchor="def-prediction">
        <w:ins w:id="105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05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052" w:author="PR Preview" w:date="2026-01-01T00:00:00Z">
        <w:r>
          <w:t xml:space="preserve">.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Its</w:t>
        </w:r>
      </w:ins>
      <w:ins w:id="1055" w:author="PR Preview" w:date="2026-01-01T00:00:00Z">
        <w:r>
          <w:t xml:space="preserve"> </w:t>
        </w:r>
      </w:ins>
      <w:hyperlink w:anchor="def-prediction-error">
        <w:ins w:id="1056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is</w:t>
        </w:r>
      </w:ins>
      <w:ins w:id="105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ins w:id="1060" w:author="PR Preview" w:date="2026-01-01T00:00:00Z">
        <w:r>
          <w:t xml:space="preserve">.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This is</w:t>
        </w:r>
      </w:ins>
      <w:ins w:id="1063" w:author="PR Preview" w:date="2026-01-01T00:00:00Z">
        <w:r>
          <w:t xml:space="preserve"> </w:t>
        </w:r>
      </w:ins>
      <m:oMath>
        <m:r>
          <m:t>3</m:t>
        </m:r>
      </m:oMath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when</w:t>
        </w:r>
      </w:ins>
      <w:ins w:id="106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067" w:author="PR Preview" w:date="2026-01-01T00:00:00Z">
        <w:r>
          <w:t xml:space="preserve">.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It is</w:t>
        </w:r>
      </w:ins>
      <w:ins w:id="107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when</w:t>
        </w:r>
      </w:ins>
      <w:ins w:id="107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6</m:t>
        </m:r>
      </m:oMath>
      <w:ins w:id="1074" w:author="PR Preview" w:date="2026-01-01T00:00:00Z">
        <w:r>
          <w:t xml:space="preserve">.</w:t>
        </w:r>
      </w:ins>
    </w:p>
    <w:bookmarkEnd w:id="124"/>
    <w:bookmarkStart w:id="125" w:name="def-squared-error-risk"/>
    <w:p>
      <w:pPr>
        <w:pStyle w:val="BodyText"/>
      </w:pPr>
      <w:ins w:id="1075" w:author="PR Preview" w:date="2026-01-01T00:00:00Z">
        <w:r>
          <w:rPr>
            <w:b/>
            <w:bCs/>
          </w:rPr>
          <w:t xml:space="preserve">Definition 18 (Squared-error risk (expected prediction error))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The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rPr>
            <w:b/>
            <w:bCs/>
          </w:rPr>
          <w:t xml:space="preserve">squared-error risk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of a prediction function</w:t>
        </w:r>
      </w:ins>
      <w:ins w:id="108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83" w:author="PR Preview" w:date="2026-01-01T00:00:00Z">
        <w:r>
          <w:t xml:space="preserve">,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also called its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rPr>
            <w:b/>
            <w:bCs/>
          </w:rPr>
          <w:t xml:space="preserve">expected prediction error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(Hastie et al. 2009, 18)</w:t>
        </w:r>
      </w:ins>
      <w:ins w:id="1090" w:author="PR Preview" w:date="2026-01-01T00:00:00Z">
        <w:r>
          <w:t xml:space="preserve">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is the expected square of its</w:t>
        </w:r>
      </w:ins>
      <w:ins w:id="1093" w:author="PR Preview" w:date="2026-01-01T00:00:00Z">
        <w:r>
          <w:t xml:space="preserve"> </w:t>
        </w:r>
      </w:ins>
      <w:hyperlink w:anchor="def-prediction-error">
        <w:ins w:id="109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0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ins w:id="1096" w:author="PR Preview" w:date="2026-01-01T00:00:00Z">
        <w:r>
          <w:t xml:space="preserve">It is the</w:t>
        </w:r>
      </w:ins>
      <w:ins w:id="1097" w:author="PR Preview" w:date="2026-01-01T00:00:00Z">
        <w:r>
          <w:t xml:space="preserve"> </w:t>
        </w:r>
      </w:ins>
      <w:hyperlink w:anchor="def-risk">
        <w:ins w:id="109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under</w:t>
        </w:r>
      </w:ins>
      <w:ins w:id="1101" w:author="PR Preview" w:date="2026-01-01T00:00:00Z">
        <w:r>
          <w:t xml:space="preserve"> </w:t>
        </w:r>
      </w:ins>
      <w:hyperlink w:anchor="def-squared-error-loss">
        <w:ins w:id="1102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1103" w:author="PR Preview" w:date="2026-01-01T00:00:00Z">
        <w:r>
          <w:t xml:space="preserve">.</w:t>
        </w:r>
      </w:ins>
    </w:p>
    <w:bookmarkEnd w:id="125"/>
    <w:bookmarkStart w:id="126" w:name="exm-squared-error-risk"/>
    <w:p>
      <w:pPr>
        <w:pStyle w:val="BodyText"/>
      </w:pPr>
      <w:ins w:id="1104" w:author="PR Preview" w:date="2026-01-01T00:00:00Z">
        <w:r>
          <w:rPr>
            <w:b/>
            <w:bCs/>
          </w:rPr>
          <w:t xml:space="preserve">Example 30 (Squared-error risk in the best-predictor exercise)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In</w:t>
        </w:r>
      </w:ins>
      <w:ins w:id="1107" w:author="PR Preview" w:date="2026-01-01T00:00:00Z">
        <w:r>
          <w:t xml:space="preserve"> </w:t>
        </w:r>
      </w:ins>
      <w:hyperlink w:anchor="exr-best-predictor">
        <w:ins w:id="1108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09" w:author="PR Preview" w:date="2026-01-01T00:00:00Z">
        <w:r>
          <w:t xml:space="preserve">,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consider the constant</w:t>
        </w:r>
      </w:ins>
      <w:ins w:id="1112" w:author="PR Preview" w:date="2026-01-01T00:00:00Z">
        <w:r>
          <w:t xml:space="preserve"> </w:t>
        </w:r>
      </w:ins>
      <w:hyperlink w:anchor="def-prediction">
        <w:ins w:id="111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1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115" w:author="PR Preview" w:date="2026-01-01T00:00:00Z">
        <w:r>
          <w:t xml:space="preserve">.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Its</w:t>
        </w:r>
      </w:ins>
      <w:ins w:id="1118" w:author="PR Preview" w:date="2026-01-01T00:00:00Z">
        <w:r>
          <w:t xml:space="preserve"> </w:t>
        </w:r>
      </w:ins>
      <w:hyperlink w:anchor="def-squared-error-risk">
        <w:ins w:id="1119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is</w:t>
        </w:r>
      </w:ins>
      <w:ins w:id="1122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123" w:author="PR Preview" w:date="2026-01-01T00:00:00Z">
        <w:r>
          <w:t xml:space="preserve">.</w:t>
        </w:r>
      </w:ins>
    </w:p>
    <w:bookmarkEnd w:id="126"/>
    <w:bookmarkStart w:id="127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prediction-error-split"/>
    <w:p>
      <w:pPr>
        <w:pStyle w:val="FirstParagraph"/>
      </w:pPr>
      <w:del w:id="1124" w:author="PR Preview" w:date="2026-01-01T00:00:00Z">
        <w:r>
          <w:rPr>
            <w:b/>
            <w:bCs/>
          </w:rPr>
          <w:delText xml:space="preserve">Example 26 (The split in the best-predictor exercise)</w:delText>
        </w:r>
      </w:del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In</w:delText>
        </w:r>
      </w:del>
      <w:del w:id="1127" w:author="PR Preview" w:date="2026-01-01T00:00:00Z">
        <w:r>
          <w:delText xml:space="preserve"> </w:delText>
        </w:r>
      </w:del>
      <w:hyperlink w:anchor="exr-best-predictor">
        <w:del w:id="112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129" w:author="PR Preview" w:date="2026-01-01T00:00:00Z">
        <w:r>
          <w:delText xml:space="preserve">,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when</w:delText>
        </w:r>
      </w:del>
      <w:del w:id="113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and</w:delText>
        </w:r>
      </w:del>
      <w:del w:id="113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136" w:author="PR Preview" w:date="2026-01-01T00:00:00Z">
        <w:r>
          <w:delText xml:space="preserve">,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the constant</w:delText>
        </w:r>
      </w:del>
      <w:del w:id="1139" w:author="PR Preview" w:date="2026-01-01T00:00:00Z">
        <w:r>
          <w:delText xml:space="preserve"> </w:delText>
        </w:r>
      </w:del>
      <w:hyperlink w:anchor="def-prediction">
        <w:del w:id="114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14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has</w:delText>
        </w:r>
      </w:del>
      <w:del w:id="1144" w:author="PR Preview" w:date="2026-01-01T00:00:00Z">
        <w:r>
          <w:delText xml:space="preserve"> </w:delText>
        </w:r>
      </w:del>
      <w:hyperlink w:anchor="def-prediction-error">
        <w:del w:id="114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14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del w:id="1147" w:author="PR Preview" w:date="2026-01-01T00:00:00Z">
        <w:r>
          <w:delText xml:space="preserve">.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The conditional mean is</w:delText>
        </w:r>
      </w:del>
      <w:del w:id="115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151" w:author="PR Preview" w:date="2026-01-01T00:00:00Z">
        <w:r>
          <w:delText xml:space="preserve">,</w:delText>
        </w:r>
      </w:del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so</w:delText>
        </w:r>
      </w:del>
      <w:del w:id="1154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and</w:delText>
        </w:r>
      </w:del>
      <w:del w:id="115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158" w:author="PR Preview" w:date="2026-01-01T00:00:00Z">
        <w:r>
          <w:delText xml:space="preserve">,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and</w:delText>
        </w:r>
      </w:del>
      <w:del w:id="1161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del w:id="1162" w:author="PR Preview" w:date="2026-01-01T00:00:00Z">
        <w:r>
          <w:delText xml:space="preserve">.</w:delText>
        </w:r>
      </w:del>
    </w:p>
    <w:p>
      <w:pPr>
        <w:pStyle w:val="FirstParagraph"/>
      </w:pPr>
      <w:ins w:id="1163" w:author="PR Preview" w:date="2026-01-01T00:00:00Z">
        <w:r>
          <w:rPr>
            <w:b/>
            <w:bCs/>
          </w:rPr>
          <w:t xml:space="preserve">Example 31 (The split in the best-predictor exercise)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In</w:t>
        </w:r>
      </w:ins>
      <w:ins w:id="1166" w:author="PR Preview" w:date="2026-01-01T00:00:00Z">
        <w:r>
          <w:t xml:space="preserve"> </w:t>
        </w:r>
      </w:ins>
      <w:hyperlink w:anchor="exr-best-predictor">
        <w:ins w:id="116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68" w:author="PR Preview" w:date="2026-01-01T00:00:00Z">
        <w:r>
          <w:t xml:space="preserve">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when</w:t>
        </w:r>
      </w:ins>
      <w:ins w:id="117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and</w:t>
        </w:r>
      </w:ins>
      <w:ins w:id="117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175" w:author="PR Preview" w:date="2026-01-01T00:00:00Z">
        <w:r>
          <w:t xml:space="preserve">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the constant</w:t>
        </w:r>
      </w:ins>
      <w:ins w:id="1178" w:author="PR Preview" w:date="2026-01-01T00:00:00Z">
        <w:r>
          <w:t xml:space="preserve"> </w:t>
        </w:r>
      </w:ins>
      <w:hyperlink w:anchor="def-prediction">
        <w:ins w:id="117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8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has</w:t>
        </w:r>
      </w:ins>
      <w:ins w:id="1183" w:author="PR Preview" w:date="2026-01-01T00:00:00Z">
        <w:r>
          <w:t xml:space="preserve"> </w:t>
        </w:r>
      </w:ins>
      <w:hyperlink w:anchor="def-prediction-error">
        <w:ins w:id="118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185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ins w:id="1186" w:author="PR Preview" w:date="2026-01-01T00:00:00Z">
        <w:r>
          <w:t xml:space="preserve">.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The conditional mean is</w:t>
        </w:r>
      </w:ins>
      <w:ins w:id="118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190" w:author="PR Preview" w:date="2026-01-01T00:00:00Z">
        <w:r>
          <w:t xml:space="preserve">,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so</w:t>
        </w:r>
      </w:ins>
      <w:ins w:id="119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and</w:t>
        </w:r>
      </w:ins>
      <w:ins w:id="119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197" w:author="PR Preview" w:date="2026-01-01T00:00:00Z">
        <w:r>
          <w:t xml:space="preserve">,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and</w:t>
        </w:r>
      </w:ins>
      <w:ins w:id="120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ins w:id="1201" w:author="PR Preview" w:date="2026-01-01T00:00:00Z">
        <w:r>
          <w:t xml:space="preserve">.</w:t>
        </w:r>
      </w:ins>
    </w:p>
    <w:bookmarkEnd w:id="128"/>
    <w:bookmarkStart w:id="129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0" w:name="exm-cross-term-zero"/>
    <w:p>
      <w:pPr>
        <w:pStyle w:val="FirstParagraph"/>
      </w:pPr>
      <w:del w:id="1202" w:author="PR Preview" w:date="2026-01-01T00:00:00Z">
        <w:r>
          <w:rPr>
            <w:b/>
            <w:bCs/>
          </w:rPr>
          <w:delText xml:space="preserve">Example 27 (The vanishing cross term in the best-predictor exercise)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In</w:delText>
        </w:r>
      </w:del>
      <w:del w:id="1205" w:author="PR Preview" w:date="2026-01-01T00:00:00Z">
        <w:r>
          <w:delText xml:space="preserve"> </w:delText>
        </w:r>
      </w:del>
      <w:hyperlink w:anchor="exr-best-predictor">
        <w:del w:id="120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207" w:author="PR Preview" w:date="2026-01-01T00:00:00Z">
        <w:r>
          <w:delText xml:space="preserve">, take the constant</w:delText>
        </w:r>
      </w:del>
      <w:del w:id="1208" w:author="PR Preview" w:date="2026-01-01T00:00:00Z">
        <w:r>
          <w:delText xml:space="preserve"> </w:delText>
        </w:r>
      </w:del>
      <w:hyperlink w:anchor="def-prediction">
        <w:del w:id="1209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21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211" w:author="PR Preview" w:date="2026-01-01T00:00:00Z">
        <w:r>
          <w:delText xml:space="preserve">.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When</w:delText>
        </w:r>
      </w:del>
      <w:del w:id="121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215" w:author="PR Preview" w:date="2026-01-01T00:00:00Z">
        <w:r>
          <w:delText xml:space="preserve">,</w:delText>
        </w:r>
      </w:del>
      <w:del w:id="121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217" w:author="PR Preview" w:date="2026-01-01T00:00:00Z">
        <w:r>
          <w:delText xml:space="preserve">, so</w:delText>
        </w:r>
      </w:del>
      <w:del w:id="121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219" w:author="PR Preview" w:date="2026-01-01T00:00:00Z">
        <w:r>
          <w:delText xml:space="preserve">,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and</w:delText>
        </w:r>
      </w:del>
      <w:del w:id="122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is</w:delText>
        </w:r>
      </w:del>
      <w:del w:id="1225" w:author="PR Preview" w:date="2026-01-01T00:00:00Z">
        <w:r>
          <w:delText xml:space="preserve"> </w:delText>
        </w:r>
      </w:del>
      <m:oMath>
        <m:r>
          <m:t>1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or</w:delText>
        </w:r>
      </w:del>
      <w:del w:id="122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with equal probability,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so the product has conditional mean</w:delText>
        </w:r>
      </w:del>
      <w:del w:id="1233" w:author="PR Preview" w:date="2026-01-01T00:00:00Z">
        <w:r>
          <w:delText xml:space="preserve"> </w:delText>
        </w:r>
      </w:del>
      <m:oMath>
        <m:r>
          <m:t>0</m:t>
        </m:r>
      </m:oMath>
      <w:del w:id="1234" w:author="PR Preview" w:date="2026-01-01T00:00:00Z">
        <w:r>
          <w:delText xml:space="preserve">.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The same cancellation happens when</w:delText>
        </w:r>
      </w:del>
      <w:del w:id="123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238" w:author="PR Preview" w:date="2026-01-01T00:00:00Z">
        <w:r>
          <w:delText xml:space="preserve">,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so the expectation of the product is</w:delText>
        </w:r>
      </w:del>
      <w:del w:id="1241" w:author="PR Preview" w:date="2026-01-01T00:00:00Z">
        <w:r>
          <w:delText xml:space="preserve"> </w:delText>
        </w:r>
      </w:del>
      <m:oMath>
        <m:r>
          <m:t>0</m:t>
        </m:r>
      </m:oMath>
      <w:del w:id="1242" w:author="PR Preview" w:date="2026-01-01T00:00:00Z">
        <w:r>
          <w:delText xml:space="preserve">.</w:delText>
        </w:r>
      </w:del>
    </w:p>
    <w:p>
      <w:pPr>
        <w:pStyle w:val="FirstParagraph"/>
      </w:pPr>
      <w:ins w:id="1243" w:author="PR Preview" w:date="2026-01-01T00:00:00Z">
        <w:r>
          <w:rPr>
            <w:b/>
            <w:bCs/>
          </w:rPr>
          <w:t xml:space="preserve">Example 32 (The vanishing cross term in the best-predictor exercise)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In</w:t>
        </w:r>
      </w:ins>
      <w:ins w:id="1246" w:author="PR Preview" w:date="2026-01-01T00:00:00Z">
        <w:r>
          <w:t xml:space="preserve"> </w:t>
        </w:r>
      </w:ins>
      <w:hyperlink w:anchor="exr-best-predictor">
        <w:ins w:id="124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248" w:author="PR Preview" w:date="2026-01-01T00:00:00Z">
        <w:r>
          <w:t xml:space="preserve">, take the constant</w:t>
        </w:r>
      </w:ins>
      <w:ins w:id="1249" w:author="PR Preview" w:date="2026-01-01T00:00:00Z">
        <w:r>
          <w:t xml:space="preserve"> </w:t>
        </w:r>
      </w:ins>
      <w:hyperlink w:anchor="def-prediction">
        <w:ins w:id="125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25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252" w:author="PR Preview" w:date="2026-01-01T00:00:00Z">
        <w:r>
          <w:t xml:space="preserve">.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When</w:t>
        </w:r>
      </w:ins>
      <w:ins w:id="12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256" w:author="PR Preview" w:date="2026-01-01T00:00:00Z">
        <w:r>
          <w:t xml:space="preserve">,</w:t>
        </w:r>
      </w:ins>
      <w:ins w:id="1257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258" w:author="PR Preview" w:date="2026-01-01T00:00:00Z">
        <w:r>
          <w:t xml:space="preserve">, so</w:t>
        </w:r>
      </w:ins>
      <w:ins w:id="125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260" w:author="PR Preview" w:date="2026-01-01T00:00:00Z">
        <w:r>
          <w:t xml:space="preserve">,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and</w:t>
        </w:r>
      </w:ins>
      <w:ins w:id="126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is</w:t>
        </w:r>
      </w:ins>
      <w:ins w:id="1266" w:author="PR Preview" w:date="2026-01-01T00:00:00Z">
        <w:r>
          <w:t xml:space="preserve"> </w:t>
        </w:r>
      </w:ins>
      <m:oMath>
        <m:r>
          <m:t>1</m:t>
        </m:r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or</w:t>
        </w:r>
      </w:ins>
      <w:ins w:id="12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with equal probability,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so the product has conditional mean</w:t>
        </w:r>
      </w:ins>
      <w:ins w:id="1274" w:author="PR Preview" w:date="2026-01-01T00:00:00Z">
        <w:r>
          <w:t xml:space="preserve"> </w:t>
        </w:r>
      </w:ins>
      <m:oMath>
        <m:r>
          <m:t>0</m:t>
        </m:r>
      </m:oMath>
      <w:ins w:id="1275" w:author="PR Preview" w:date="2026-01-01T00:00:00Z">
        <w:r>
          <w:t xml:space="preserve">.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The same cancellation happens when</w:t>
        </w:r>
      </w:ins>
      <w:ins w:id="12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279" w:author="PR Preview" w:date="2026-01-01T00:00:00Z">
        <w:r>
          <w:t xml:space="preserve">,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so the expectation of the product is</w:t>
        </w:r>
      </w:ins>
      <w:ins w:id="1282" w:author="PR Preview" w:date="2026-01-01T00:00:00Z">
        <w:r>
          <w:t xml:space="preserve"> </w:t>
        </w:r>
      </w:ins>
      <m:oMath>
        <m:r>
          <m:t>0</m:t>
        </m:r>
      </m:oMath>
      <w:ins w:id="1283" w:author="PR Preview" w:date="2026-01-01T00:00:00Z">
        <w:r>
          <w:t xml:space="preserve">.</w:t>
        </w:r>
      </w:ins>
    </w:p>
    <w:bookmarkEnd w:id="130"/>
    <w:bookmarkStart w:id="13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2" w:name="exm-risk-decomposition"/>
    <w:p>
      <w:pPr>
        <w:pStyle w:val="FirstParagraph"/>
      </w:pPr>
      <w:del w:id="1284" w:author="PR Preview" w:date="2026-01-01T00:00:00Z">
        <w:r>
          <w:rPr>
            <w:b/>
            <w:bCs/>
          </w:rPr>
          <w:delText xml:space="preserve">Example 28 (The risk decomposition in the best-predictor exercise)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In</w:delText>
        </w:r>
      </w:del>
      <w:del w:id="1287" w:author="PR Preview" w:date="2026-01-01T00:00:00Z">
        <w:r>
          <w:delText xml:space="preserve"> </w:delText>
        </w:r>
      </w:del>
      <w:hyperlink w:anchor="exr-best-predictor">
        <w:del w:id="128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289" w:author="PR Preview" w:date="2026-01-01T00:00:00Z">
        <w:r>
          <w:delText xml:space="preserve">,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the constant</w:delText>
        </w:r>
      </w:del>
      <w:del w:id="1292" w:author="PR Preview" w:date="2026-01-01T00:00:00Z">
        <w:r>
          <w:delText xml:space="preserve"> </w:delText>
        </w:r>
      </w:del>
      <w:hyperlink w:anchor="def-prediction">
        <w:del w:id="1293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29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has</w:delText>
        </w:r>
      </w:del>
      <w:del w:id="1297" w:author="PR Preview" w:date="2026-01-01T00:00:00Z">
        <w:r>
          <w:delText xml:space="preserve"> </w:delText>
        </w:r>
      </w:del>
      <w:hyperlink w:anchor="def-squared-error-risk">
        <w:del w:id="1298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299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300" w:author="PR Preview" w:date="2026-01-01T00:00:00Z">
        <w:r>
          <w:delText xml:space="preserve">,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which</w:delText>
        </w:r>
      </w:del>
      <w:del w:id="1303" w:author="PR Preview" w:date="2026-01-01T00:00:00Z">
        <w:r>
          <w:delText xml:space="preserve"> </w:delText>
        </w:r>
      </w:del>
      <w:hyperlink w:anchor="thm-risk-decomposition">
        <w:del w:id="130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splits as</w:delText>
        </w:r>
      </w:del>
      <w:del w:id="1307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del w:id="1308" w:author="PR Preview" w:date="2026-01-01T00:00:00Z">
        <w:r>
          <w:delText xml:space="preserve">: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the risk</w:delText>
        </w:r>
      </w:del>
      <w:del w:id="1311" w:author="PR Preview" w:date="2026-01-01T00:00:00Z">
        <w:r>
          <w:delText xml:space="preserve"> </w:delText>
        </w:r>
      </w:del>
      <m:oMath>
        <m:r>
          <m:t>1</m:t>
        </m:r>
      </m:oMath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of the</w:delText>
        </w:r>
      </w:del>
      <w:del w:id="1314" w:author="PR Preview" w:date="2026-01-01T00:00:00Z">
        <w:r>
          <w:delText xml:space="preserve"> </w:delText>
        </w:r>
      </w:del>
      <w:hyperlink w:anchor="def-cond-expectation-function">
        <w:del w:id="1315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plus the excess</w:delText>
        </w:r>
      </w:del>
      <w:del w:id="1318" w:author="PR Preview" w:date="2026-01-01T00:00:00Z">
        <w:r>
          <w:delText xml:space="preserve"> </w:delText>
        </w:r>
      </w:del>
      <m:oMath>
        <m:r>
          <m:t>4</m:t>
        </m:r>
      </m:oMath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from using</w:delText>
        </w:r>
      </w:del>
      <w:del w:id="132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322" w:author="PR Preview" w:date="2026-01-01T00:00:00Z">
        <w:r>
          <w:delText xml:space="preserve">.</w:delText>
        </w:r>
      </w:del>
    </w:p>
    <w:p>
      <w:pPr>
        <w:pStyle w:val="BodyText"/>
      </w:pPr>
      <w:del w:id="1323" w:author="PR Preview" w:date="2026-01-01T00:00:00Z">
        <w:r>
          <w:rPr>
            <w:b/>
            <w:bCs/>
          </w:rPr>
          <w:delText xml:space="preserve">Theorem 13 (Conditional mean minimizes squared-error risk)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Let</w:delText>
        </w:r>
      </w:del>
      <w:del w:id="1326" w:author="PR Preview" w:date="2026-01-01T00:00:00Z">
        <w:r>
          <w:delText xml:space="preserve"> </w:delText>
        </w:r>
      </w:del>
      <m:oMath>
        <m:r>
          <m:t>X</m:t>
        </m:r>
      </m:oMath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and</w:delText>
        </w:r>
      </w:del>
      <w:del w:id="1329" w:author="PR Preview" w:date="2026-01-01T00:00:00Z">
        <w:r>
          <w:delText xml:space="preserve"> </w:delText>
        </w:r>
      </w:del>
      <m:oMath>
        <m:r>
          <m:t>Y</m:t>
        </m:r>
      </m:oMath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be</w:delText>
        </w:r>
      </w:del>
      <w:del w:id="1332" w:author="PR Preview" w:date="2026-01-01T00:00:00Z">
        <w:r>
          <w:delText xml:space="preserve"> </w:delText>
        </w:r>
      </w:del>
      <w:hyperlink r:id="rId36">
        <w:del w:id="1333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random variables with</w:delText>
        </w:r>
      </w:del>
      <w:del w:id="133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337" w:author="PR Preview" w:date="2026-01-01T00:00:00Z">
        <w:r>
          <w:delText xml:space="preserve">.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Let</w:delText>
        </w:r>
      </w:del>
      <w:del w:id="134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be the</w:delText>
        </w:r>
      </w:del>
      <w:del w:id="1343" w:author="PR Preview" w:date="2026-01-01T00:00:00Z">
        <w:r>
          <w:delText xml:space="preserve"> </w:delText>
        </w:r>
      </w:del>
      <w:hyperlink w:anchor="def-cond-expectation-function">
        <w:del w:id="1344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of</w:delText>
        </w:r>
      </w:del>
      <w:del w:id="1347" w:author="PR Preview" w:date="2026-01-01T00:00:00Z">
        <w:r>
          <w:delText xml:space="preserve"> </w:delText>
        </w:r>
      </w:del>
      <m:oMath>
        <m:r>
          <m:t>Y</m:t>
        </m:r>
      </m:oMath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given</w:delText>
        </w:r>
      </w:del>
      <w:del w:id="1350" w:author="PR Preview" w:date="2026-01-01T00:00:00Z">
        <w:r>
          <w:delText xml:space="preserve"> </w:delText>
        </w:r>
      </w:del>
      <m:oMath>
        <m:r>
          <m:t>X</m:t>
        </m:r>
      </m:oMath>
      <w:del w:id="1351" w:author="PR Preview" w:date="2026-01-01T00:00:00Z">
        <w:r>
          <w:delText xml:space="preserve">.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Then for any</w:delText>
        </w:r>
      </w:del>
      <w:del w:id="1354" w:author="PR Preview" w:date="2026-01-01T00:00:00Z">
        <w:r>
          <w:delText xml:space="preserve"> </w:delText>
        </w:r>
      </w:del>
      <w:hyperlink w:anchor="def-prediction">
        <w:del w:id="1355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1356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with</w:delText>
        </w:r>
      </w:del>
      <w:del w:id="135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360" w:author="PR Preview" w:date="2026-01-01T00:00:00Z">
        <w:r>
          <w:delText xml:space="preserve">:</w:delText>
        </w:r>
      </w:del>
    </w:p>
    <w:p>
      <w:pPr>
        <w:pStyle w:val="FirstParagraph"/>
      </w:pPr>
      <w:ins w:id="1361" w:author="PR Preview" w:date="2026-01-01T00:00:00Z">
        <w:r>
          <w:rPr>
            <w:b/>
            <w:bCs/>
          </w:rPr>
          <w:t xml:space="preserve">Example 33 (The risk decomposition in the best-predictor exercise)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In</w:t>
        </w:r>
      </w:ins>
      <w:ins w:id="1364" w:author="PR Preview" w:date="2026-01-01T00:00:00Z">
        <w:r>
          <w:t xml:space="preserve"> </w:t>
        </w:r>
      </w:ins>
      <w:hyperlink w:anchor="exr-best-predictor">
        <w:ins w:id="136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366" w:author="PR Preview" w:date="2026-01-01T00:00:00Z">
        <w:r>
          <w:t xml:space="preserve">,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the constant</w:t>
        </w:r>
      </w:ins>
      <w:ins w:id="1369" w:author="PR Preview" w:date="2026-01-01T00:00:00Z">
        <w:r>
          <w:t xml:space="preserve"> </w:t>
        </w:r>
      </w:ins>
      <w:hyperlink w:anchor="def-prediction">
        <w:ins w:id="137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37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has</w:t>
        </w:r>
      </w:ins>
      <w:ins w:id="1374" w:author="PR Preview" w:date="2026-01-01T00:00:00Z">
        <w:r>
          <w:t xml:space="preserve"> </w:t>
        </w:r>
      </w:ins>
      <w:hyperlink w:anchor="def-squared-error-risk">
        <w:ins w:id="1375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376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377" w:author="PR Preview" w:date="2026-01-01T00:00:00Z">
        <w:r>
          <w:t xml:space="preserve">,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which</w:t>
        </w:r>
      </w:ins>
      <w:ins w:id="1380" w:author="PR Preview" w:date="2026-01-01T00:00:00Z">
        <w:r>
          <w:t xml:space="preserve"> </w:t>
        </w:r>
      </w:ins>
      <w:hyperlink w:anchor="thm-risk-decomposition">
        <w:ins w:id="138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splits as</w:t>
        </w:r>
      </w:ins>
      <w:ins w:id="1384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ins w:id="1385" w:author="PR Preview" w:date="2026-01-01T00:00:00Z">
        <w:r>
          <w:t xml:space="preserve">: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the risk</w:t>
        </w:r>
      </w:ins>
      <w:ins w:id="1388" w:author="PR Preview" w:date="2026-01-01T00:00:00Z">
        <w:r>
          <w:t xml:space="preserve"> </w:t>
        </w:r>
      </w:ins>
      <m:oMath>
        <m:r>
          <m:t>1</m:t>
        </m:r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of the</w:t>
        </w:r>
      </w:ins>
      <w:ins w:id="1391" w:author="PR Preview" w:date="2026-01-01T00:00:00Z">
        <w:r>
          <w:t xml:space="preserve"> </w:t>
        </w:r>
      </w:ins>
      <w:hyperlink w:anchor="def-cond-expectation-function">
        <w:ins w:id="1392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plus the excess</w:t>
        </w:r>
      </w:ins>
      <w:ins w:id="1395" w:author="PR Preview" w:date="2026-01-01T00:00:00Z">
        <w:r>
          <w:t xml:space="preserve"> </w:t>
        </w:r>
      </w:ins>
      <m:oMath>
        <m:r>
          <m:t>4</m:t>
        </m:r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from using</w:t>
        </w:r>
      </w:ins>
      <w:ins w:id="139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399" w:author="PR Preview" w:date="2026-01-01T00:00:00Z">
        <w:r>
          <w:t xml:space="preserve">.</w:t>
        </w:r>
      </w:ins>
    </w:p>
    <w:bookmarkEnd w:id="132"/>
    <w:bookmarkStart w:id="133" w:name="thm-best-predictor"/>
    <w:p>
      <w:pPr>
        <w:pStyle w:val="BodyText"/>
      </w:pPr>
      <w:ins w:id="1400" w:author="PR Preview" w:date="2026-01-01T00:00:00Z">
        <w:r>
          <w:rPr>
            <w:b/>
            <w:bCs/>
          </w:rPr>
          <w:t xml:space="preserve">Theorem 13 (Conditional mean minimizes squared-error risk)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Let</w:t>
        </w:r>
      </w:ins>
      <w:ins w:id="1403" w:author="PR Preview" w:date="2026-01-01T00:00:00Z">
        <w:r>
          <w:t xml:space="preserve"> </w:t>
        </w:r>
      </w:ins>
      <m:oMath>
        <m:r>
          <m:t>X</m:t>
        </m:r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and</w:t>
        </w:r>
      </w:ins>
      <w:ins w:id="1406" w:author="PR Preview" w:date="2026-01-01T00:00:00Z">
        <w:r>
          <w:t xml:space="preserve"> </w:t>
        </w:r>
      </w:ins>
      <m:oMath>
        <m:r>
          <m:t>Y</m:t>
        </m:r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be</w:t>
        </w:r>
      </w:ins>
      <w:ins w:id="1409" w:author="PR Preview" w:date="2026-01-01T00:00:00Z">
        <w:r>
          <w:t xml:space="preserve"> </w:t>
        </w:r>
      </w:ins>
      <w:hyperlink r:id="rId36">
        <w:ins w:id="1410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random variables with</w:t>
        </w:r>
      </w:ins>
      <w:ins w:id="141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414" w:author="PR Preview" w:date="2026-01-01T00:00:00Z">
        <w:r>
          <w:t xml:space="preserve">.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Let</w:t>
        </w:r>
      </w:ins>
      <w:ins w:id="1417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be the</w:t>
        </w:r>
      </w:ins>
      <w:ins w:id="1420" w:author="PR Preview" w:date="2026-01-01T00:00:00Z">
        <w:r>
          <w:t xml:space="preserve"> </w:t>
        </w:r>
      </w:ins>
      <w:hyperlink w:anchor="def-cond-expectation-function">
        <w:ins w:id="1421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of</w:t>
        </w:r>
      </w:ins>
      <w:ins w:id="1424" w:author="PR Preview" w:date="2026-01-01T00:00:00Z">
        <w:r>
          <w:t xml:space="preserve"> </w:t>
        </w:r>
      </w:ins>
      <m:oMath>
        <m:r>
          <m:t>Y</m:t>
        </m:r>
      </m:oMath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given</w:t>
        </w:r>
      </w:ins>
      <w:ins w:id="1427" w:author="PR Preview" w:date="2026-01-01T00:00:00Z">
        <w:r>
          <w:t xml:space="preserve"> </w:t>
        </w:r>
      </w:ins>
      <m:oMath>
        <m:r>
          <m:t>X</m:t>
        </m:r>
      </m:oMath>
      <w:ins w:id="1428" w:author="PR Preview" w:date="2026-01-01T00:00:00Z">
        <w:r>
          <w:t xml:space="preserve">.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Write</w:t>
        </w:r>
      </w:ins>
      <w:ins w:id="143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for the prediction function that uses it.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Then for any</w:t>
        </w:r>
      </w:ins>
      <w:ins w:id="1436" w:author="PR Preview" w:date="2026-01-01T00:00:00Z">
        <w:r>
          <w:t xml:space="preserve"> </w:t>
        </w:r>
      </w:ins>
      <w:hyperlink w:anchor="def-prediction">
        <w:ins w:id="1437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1438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with</w:t>
        </w:r>
      </w:ins>
      <w:ins w:id="144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4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"/>
    <w:p>
      <w:pPr>
        <w:pStyle w:val="BodyText"/>
      </w:pPr>
      <w:del w:id="1443" w:author="PR Preview" w:date="2026-01-01T00:00:00Z">
        <w:r>
          <w:rPr>
            <w:b/>
            <w:bCs/>
          </w:rPr>
          <w:delText xml:space="preserve">Example 29 (The best predictor in the best-predictor exercise)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In</w:delText>
        </w:r>
      </w:del>
      <w:del w:id="1446" w:author="PR Preview" w:date="2026-01-01T00:00:00Z">
        <w:r>
          <w:delText xml:space="preserve"> </w:delText>
        </w:r>
      </w:del>
      <w:hyperlink w:anchor="exr-best-predictor">
        <w:del w:id="1447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448" w:author="PR Preview" w:date="2026-01-01T00:00:00Z">
        <w:r>
          <w:delText xml:space="preserve">,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the constant</w:delText>
        </w:r>
      </w:del>
      <w:del w:id="1451" w:author="PR Preview" w:date="2026-01-01T00:00:00Z">
        <w:r>
          <w:delText xml:space="preserve"> </w:delText>
        </w:r>
      </w:del>
      <w:hyperlink w:anchor="def-prediction">
        <w:del w:id="1452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45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has</w:delText>
        </w:r>
      </w:del>
      <w:del w:id="1456" w:author="PR Preview" w:date="2026-01-01T00:00:00Z">
        <w:r>
          <w:delText xml:space="preserve"> </w:delText>
        </w:r>
      </w:del>
      <w:hyperlink w:anchor="def-squared-error-risk">
        <w:del w:id="1457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458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459" w:author="PR Preview" w:date="2026-01-01T00:00:00Z">
        <w:r>
          <w:delText xml:space="preserve">,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which is larger than the risk</w:delText>
        </w:r>
      </w:del>
      <w:del w:id="1462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of the conditional mean,</w:delText>
        </w:r>
      </w:del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and strictly so because</w:delText>
        </w:r>
      </w:del>
      <w:del w:id="146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468" w:author="PR Preview" w:date="2026-01-01T00:00:00Z">
        <w:r>
          <w:delText xml:space="preserve">.</w:delText>
        </w:r>
      </w:del>
    </w:p>
    <w:p>
      <w:pPr>
        <w:pStyle w:val="BodyText"/>
      </w:pPr>
      <w:del w:id="1469" w:author="PR Preview" w:date="2026-01-01T00:00:00Z">
        <w:r>
          <w:rPr>
            <w:b/>
            <w:bCs/>
          </w:rPr>
          <w:delText xml:space="preserve">Definition 17 (Irreducible risk)</w:delText>
        </w:r>
      </w:del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In the squared-error risk decomposition of</w:delText>
        </w:r>
      </w:del>
      <w:del w:id="1472" w:author="PR Preview" w:date="2026-01-01T00:00:00Z">
        <w:r>
          <w:delText xml:space="preserve"> </w:delText>
        </w:r>
      </w:del>
      <w:hyperlink w:anchor="thm-risk-decomposition">
        <w:del w:id="147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474" w:author="PR Preview" w:date="2026-01-01T00:00:00Z">
        <w:r>
          <w:delText xml:space="preserve">,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the minimum</w:delText>
        </w:r>
      </w:del>
      <w:del w:id="1477" w:author="PR Preview" w:date="2026-01-01T00:00:00Z">
        <w:r>
          <w:delText xml:space="preserve"> </w:delText>
        </w:r>
      </w:del>
      <w:hyperlink w:anchor="def-squared-error-risk">
        <w:del w:id="1478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</w:p>
    <w:p>
      <w:pPr>
        <w:pStyle w:val="BodyText"/>
      </w:pPr>
      <w:ins w:id="1479" w:author="PR Preview" w:date="2026-01-01T00:00:00Z">
        <w:r>
          <w:rPr>
            <w:b/>
            <w:bCs/>
          </w:rPr>
          <w:t xml:space="preserve">Example 34 (The best predictor in the best-predictor exercise)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In</w:t>
        </w:r>
      </w:ins>
      <w:ins w:id="1482" w:author="PR Preview" w:date="2026-01-01T00:00:00Z">
        <w:r>
          <w:t xml:space="preserve"> </w:t>
        </w:r>
      </w:ins>
      <w:hyperlink w:anchor="exr-best-predictor">
        <w:ins w:id="1483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484" w:author="PR Preview" w:date="2026-01-01T00:00:00Z">
        <w:r>
          <w:t xml:space="preserve">,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consider the constant</w:t>
        </w:r>
      </w:ins>
      <w:ins w:id="1487" w:author="PR Preview" w:date="2026-01-01T00:00:00Z">
        <w:r>
          <w:t xml:space="preserve"> </w:t>
        </w:r>
      </w:ins>
      <w:hyperlink w:anchor="def-prediction">
        <w:ins w:id="148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48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490" w:author="PR Preview" w:date="2026-01-01T00:00:00Z">
        <w:r>
          <w:t xml:space="preserve">.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Its</w:t>
        </w:r>
      </w:ins>
      <w:ins w:id="1493" w:author="PR Preview" w:date="2026-01-01T00:00:00Z">
        <w:r>
          <w:t xml:space="preserve"> </w:t>
        </w:r>
      </w:ins>
      <w:hyperlink w:anchor="def-squared-error-risk">
        <w:ins w:id="1494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is</w:t>
        </w:r>
      </w:ins>
      <w:ins w:id="1497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498" w:author="PR Preview" w:date="2026-01-01T00:00:00Z">
        <w:r>
          <w:t xml:space="preserve">.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The risk of the conditional mean is</w:t>
        </w:r>
      </w:ins>
      <w:ins w:id="1501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502" w:author="PR Preview" w:date="2026-01-01T00:00:00Z">
        <w:r>
          <w:t xml:space="preserve">.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So</w:t>
        </w:r>
      </w:ins>
      <w:ins w:id="150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has the larger risk.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The inequality is strict because</w:t>
        </w:r>
      </w:ins>
      <w:ins w:id="151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511" w:author="PR Preview" w:date="2026-01-01T00:00:00Z">
        <w:r>
          <w:t xml:space="preserve">.</w:t>
        </w:r>
      </w:ins>
    </w:p>
    <w:bookmarkEnd w:id="134"/>
    <w:bookmarkStart w:id="135" w:name="def-irreducible-risk"/>
    <w:p>
      <w:pPr>
        <w:pStyle w:val="BodyText"/>
      </w:pPr>
      <w:ins w:id="1512" w:author="PR Preview" w:date="2026-01-01T00:00:00Z">
        <w:r>
          <w:rPr>
            <w:b/>
            <w:bCs/>
          </w:rPr>
          <w:t xml:space="preserve">Definition 19 (Irreducible risk)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In the squared-error risk decomposition of</w:t>
        </w:r>
      </w:ins>
      <w:ins w:id="1515" w:author="PR Preview" w:date="2026-01-01T00:00:00Z">
        <w:r>
          <w:t xml:space="preserve"> </w:t>
        </w:r>
      </w:ins>
      <w:hyperlink w:anchor="thm-risk-decomposition">
        <w:ins w:id="151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517" w:author="PR Preview" w:date="2026-01-01T00:00:00Z">
        <w:r>
          <w:t xml:space="preserve">,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the minimum</w:t>
        </w:r>
      </w:ins>
      <w:ins w:id="1520" w:author="PR Preview" w:date="2026-01-01T00:00:00Z">
        <w:r>
          <w:t xml:space="preserve"> </w:t>
        </w:r>
      </w:ins>
      <w:hyperlink w:anchor="def-squared-error-risk">
        <w:ins w:id="1521" w:author="PR Preview" w:date="2026-01-01T00:00:00Z">
          <w:r>
            <w:rPr>
              <w:rStyle w:val="Hyperlink"/>
            </w:rPr>
            <w:t xml:space="preserve">squared-error risk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5"/>
    <w:bookmarkStart w:id="136" w:name="rem-irreducible-risk"/>
    <w:p>
      <w:pPr>
        <w:pStyle w:val="BodyText"/>
      </w:pPr>
      <w:del w:id="1522" w:author="PR Preview" w:date="2026-01-01T00:00:00Z">
        <w:r>
          <w:rPr>
            <w:i/>
            <w:iCs/>
          </w:rPr>
          <w:delText xml:space="preserve">Remark 1</w:delText>
        </w:r>
      </w:del>
      <w:del w:id="1523" w:author="PR Preview" w:date="2026-01-01T00:00:00Z">
        <w:r>
          <w:delText xml:space="preserve"> (The irreducible risk does not depend on the prediction function). </w:delText>
        </w:r>
      </w:del>
      <w:del w:id="1524" w:author="PR Preview" w:date="2026-01-01T00:00:00Z">
        <w:r>
          <w:delText xml:space="preserve">The irreducible risk depends only on the joint distribution of</w:delText>
        </w:r>
      </w:del>
      <w:del w:id="15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and not on the prediction function</w:delText>
        </w:r>
      </w:del>
      <w:del w:id="1528" w:author="PR Preview" w:date="2026-01-01T00:00:00Z">
        <w:r>
          <w:delText xml:space="preserve"> </w:delText>
        </w:r>
      </w:del>
      <m:oMath>
        <m:r>
          <m:t>g</m:t>
        </m:r>
      </m:oMath>
      <w:del w:id="1529" w:author="PR Preview" w:date="2026-01-01T00:00:00Z">
        <w:r>
          <w:delText xml:space="preserve">,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so no choice of</w:delText>
        </w:r>
      </w:del>
      <w:del w:id="1532" w:author="PR Preview" w:date="2026-01-01T00:00:00Z">
        <w:r>
          <w:delText xml:space="preserve"> </w:delText>
        </w:r>
      </w:del>
      <m:oMath>
        <m:r>
          <m:t>g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can achieve a smaller risk.</w:delText>
        </w:r>
      </w:del>
    </w:p>
    <w:p>
      <w:pPr>
        <w:pStyle w:val="BodyText"/>
      </w:pPr>
      <w:del w:id="1535" w:author="PR Preview" w:date="2026-01-01T00:00:00Z">
        <w:r>
          <w:rPr>
            <w:b/>
            <w:bCs/>
          </w:rPr>
          <w:delText xml:space="preserve">Example 30 (Irreducible risk in the best-predictor exercise)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In</w:delText>
        </w:r>
      </w:del>
      <w:del w:id="1538" w:author="PR Preview" w:date="2026-01-01T00:00:00Z">
        <w:r>
          <w:delText xml:space="preserve"> </w:delText>
        </w:r>
      </w:del>
      <w:hyperlink w:anchor="exr-best-predictor">
        <w:del w:id="153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540" w:author="PR Preview" w:date="2026-01-01T00:00:00Z">
        <w:r>
          <w:delText xml:space="preserve">,</w:delText>
        </w:r>
      </w:del>
      <w:del w:id="154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and</w:delText>
        </w:r>
      </w:del>
      <w:del w:id="154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545" w:author="PR Preview" w:date="2026-01-01T00:00:00Z">
        <w:r>
          <w:delText xml:space="preserve">,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so the irreducible risk is</w:delText>
        </w:r>
      </w:del>
      <w:del w:id="154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549" w:author="PR Preview" w:date="2026-01-01T00:00:00Z">
        <w:r>
          <w:delText xml:space="preserve">.</w:delText>
        </w:r>
      </w:del>
    </w:p>
    <w:p>
      <w:pPr>
        <w:pStyle w:val="BodyText"/>
      </w:pPr>
      <w:del w:id="1550" w:author="PR Preview" w:date="2026-01-01T00:00:00Z">
        <w:r>
          <w:rPr>
            <w:b/>
            <w:bCs/>
          </w:rPr>
          <w:delText xml:space="preserve">Definition 18 (Reducible risk)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In the squared-error risk decomposition of</w:delText>
        </w:r>
      </w:del>
      <w:del w:id="1553" w:author="PR Preview" w:date="2026-01-01T00:00:00Z">
        <w:r>
          <w:delText xml:space="preserve"> </w:delText>
        </w:r>
      </w:del>
      <w:hyperlink w:anchor="thm-risk-decomposition">
        <w:del w:id="155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555" w:author="PR Preview" w:date="2026-01-01T00:00:00Z">
        <w:r>
          <w:delText xml:space="preserve">,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the excess risk from choosing the prediction function</w:delText>
        </w:r>
      </w:del>
      <w:del w:id="1558" w:author="PR Preview" w:date="2026-01-01T00:00:00Z">
        <w:r>
          <w:delText xml:space="preserve"> </w:delText>
        </w:r>
      </w:del>
      <m:oMath>
        <m:r>
          <m:t>g</m:t>
        </m:r>
      </m:oMath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instead of the conditional mean,</w:delText>
        </w:r>
      </w:del>
    </w:p>
    <w:p>
      <w:pPr>
        <w:pStyle w:val="BodyText"/>
      </w:pPr>
      <w:ins w:id="1561" w:author="PR Preview" w:date="2026-01-01T00:00:00Z">
        <w:r>
          <w:rPr>
            <w:i/>
            <w:iCs/>
          </w:rPr>
          <w:t xml:space="preserve">Remark 5</w:t>
        </w:r>
      </w:ins>
      <w:ins w:id="1562" w:author="PR Preview" w:date="2026-01-01T00:00:00Z">
        <w:r>
          <w:t xml:space="preserve"> (The irreducible risk does not depend on the prediction function). </w:t>
        </w:r>
      </w:ins>
      <w:ins w:id="1563" w:author="PR Preview" w:date="2026-01-01T00:00:00Z">
        <w:r>
          <w:t xml:space="preserve">The irreducible risk depends only on the joint distribution of</w:t>
        </w:r>
      </w:ins>
      <w:ins w:id="15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and not on the prediction function</w:t>
        </w:r>
      </w:ins>
      <w:ins w:id="1567" w:author="PR Preview" w:date="2026-01-01T00:00:00Z">
        <w:r>
          <w:t xml:space="preserve"> </w:t>
        </w:r>
      </w:ins>
      <m:oMath>
        <m:r>
          <m:t>g</m:t>
        </m:r>
      </m:oMath>
      <w:ins w:id="1568" w:author="PR Preview" w:date="2026-01-01T00:00:00Z">
        <w:r>
          <w:t xml:space="preserve">,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so no choice of</w:t>
        </w:r>
      </w:ins>
      <w:ins w:id="1571" w:author="PR Preview" w:date="2026-01-01T00:00:00Z">
        <w:r>
          <w:t xml:space="preserve"> </w:t>
        </w:r>
      </w:ins>
      <m:oMath>
        <m:r>
          <m:t>g</m:t>
        </m:r>
      </m:oMath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can achieve a smaller risk.</w:t>
        </w:r>
      </w:ins>
    </w:p>
    <w:bookmarkEnd w:id="136"/>
    <w:bookmarkStart w:id="137" w:name="exm-irreducible-risk"/>
    <w:p>
      <w:pPr>
        <w:pStyle w:val="BodyText"/>
      </w:pPr>
      <w:ins w:id="1574" w:author="PR Preview" w:date="2026-01-01T00:00:00Z">
        <w:r>
          <w:rPr>
            <w:b/>
            <w:bCs/>
          </w:rPr>
          <w:t xml:space="preserve">Example 35 (Irreducible risk in the best-predictor exercise)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In</w:t>
        </w:r>
      </w:ins>
      <w:ins w:id="1577" w:author="PR Preview" w:date="2026-01-01T00:00:00Z">
        <w:r>
          <w:t xml:space="preserve"> </w:t>
        </w:r>
      </w:ins>
      <w:hyperlink w:anchor="exr-best-predictor">
        <w:ins w:id="1578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579" w:author="PR Preview" w:date="2026-01-01T00:00:00Z">
        <w:r>
          <w:t xml:space="preserve">,</w:t>
        </w:r>
      </w:ins>
      <w:ins w:id="158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and</w:t>
        </w:r>
      </w:ins>
      <w:ins w:id="158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584" w:author="PR Preview" w:date="2026-01-01T00:00:00Z">
        <w:r>
          <w:t xml:space="preserve">,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so the irreducible risk is</w:t>
        </w:r>
      </w:ins>
      <w:ins w:id="158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588" w:author="PR Preview" w:date="2026-01-01T00:00:00Z">
        <w:r>
          <w:t xml:space="preserve">.</w:t>
        </w:r>
      </w:ins>
    </w:p>
    <w:bookmarkEnd w:id="137"/>
    <w:bookmarkStart w:id="138" w:name="def-reducible-risk"/>
    <w:p>
      <w:pPr>
        <w:pStyle w:val="BodyText"/>
      </w:pPr>
      <w:ins w:id="1589" w:author="PR Preview" w:date="2026-01-01T00:00:00Z">
        <w:r>
          <w:rPr>
            <w:b/>
            <w:bCs/>
          </w:rPr>
          <w:t xml:space="preserve">Definition 20 (Reducible risk)</w:t>
        </w:r>
      </w:ins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In the squared-error risk decomposition of</w:t>
        </w:r>
      </w:ins>
      <w:ins w:id="1592" w:author="PR Preview" w:date="2026-01-01T00:00:00Z">
        <w:r>
          <w:t xml:space="preserve"> </w:t>
        </w:r>
      </w:ins>
      <w:hyperlink w:anchor="thm-risk-decomposition">
        <w:ins w:id="159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594" w:author="PR Preview" w:date="2026-01-01T00:00:00Z">
        <w:r>
          <w:t xml:space="preserve">,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the excess risk from choosing the prediction function</w:t>
        </w:r>
      </w:ins>
      <w:ins w:id="1597" w:author="PR Preview" w:date="2026-01-01T00:00:00Z">
        <w:r>
          <w:t xml:space="preserve"> </w:t>
        </w:r>
      </w:ins>
      <m:oMath>
        <m:r>
          <m:t>g</m:t>
        </m:r>
      </m:oMath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instead of the conditional mean,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38"/>
    <w:bookmarkStart w:id="139" w:name="rem-reducible-risk"/>
    <w:p>
      <w:pPr>
        <w:pStyle w:val="BodyText"/>
      </w:pPr>
      <w:del w:id="1600" w:author="PR Preview" w:date="2026-01-01T00:00:00Z">
        <w:r>
          <w:rPr>
            <w:i/>
            <w:iCs/>
          </w:rPr>
          <w:delText xml:space="preserve">Remark 2</w:delText>
        </w:r>
      </w:del>
      <w:del w:id="1601" w:author="PR Preview" w:date="2026-01-01T00:00:00Z">
        <w:r>
          <w:delText xml:space="preserve"> (When the reducible risk is zero). </w:delText>
        </w:r>
      </w:del>
      <w:del w:id="1602" w:author="PR Preview" w:date="2026-01-01T00:00:00Z">
        <w:r>
          <w:delText xml:space="preserve">The reducible risk is zero if and only if</w:delText>
        </w:r>
      </w:del>
      <w:del w:id="160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604" w:author="PR Preview" w:date="2026-01-01T00:00:00Z">
        <w:r>
          <w:delText xml:space="preserve">.</w:delText>
        </w:r>
      </w:del>
    </w:p>
    <w:p>
      <w:pPr>
        <w:pStyle w:val="BodyText"/>
      </w:pPr>
      <w:del w:id="1605" w:author="PR Preview" w:date="2026-01-01T00:00:00Z">
        <w:r>
          <w:rPr>
            <w:b/>
            <w:bCs/>
          </w:rPr>
          <w:delText xml:space="preserve">Example 31 (Reducible risk in the best-predictor exercise)</w:delText>
        </w:r>
      </w:del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In</w:delText>
        </w:r>
      </w:del>
      <w:del w:id="1608" w:author="PR Preview" w:date="2026-01-01T00:00:00Z">
        <w:r>
          <w:delText xml:space="preserve"> </w:delText>
        </w:r>
      </w:del>
      <w:hyperlink w:anchor="exr-best-predictor">
        <w:del w:id="160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610" w:author="PR Preview" w:date="2026-01-01T00:00:00Z">
        <w:r>
          <w:delText xml:space="preserve">,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the constant prediction</w:delText>
        </w:r>
      </w:del>
      <w:del w:id="161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has reducible risk</w:delText>
        </w:r>
      </w:del>
      <w:del w:id="1616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del w:id="1617" w:author="PR Preview" w:date="2026-01-01T00:00:00Z">
        <w:r>
          <w:delText xml:space="preserve">,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and the prediction</w:delText>
        </w:r>
      </w:del>
      <w:del w:id="162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has reducible risk</w:delText>
        </w:r>
      </w:del>
      <w:del w:id="162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1624" w:author="PR Preview" w:date="2026-01-01T00:00:00Z">
        <w:r>
          <w:delText xml:space="preserve">.</w:delText>
        </w:r>
      </w:del>
    </w:p>
    <w:p>
      <w:pPr>
        <w:pStyle w:val="BodyText"/>
      </w:pPr>
      <w:ins w:id="1625" w:author="PR Preview" w:date="2026-01-01T00:00:00Z">
        <w:r>
          <w:rPr>
            <w:i/>
            <w:iCs/>
          </w:rPr>
          <w:t xml:space="preserve">Remark 6</w:t>
        </w:r>
      </w:ins>
      <w:ins w:id="1626" w:author="PR Preview" w:date="2026-01-01T00:00:00Z">
        <w:r>
          <w:t xml:space="preserve"> (When the reducible risk is zero). </w:t>
        </w:r>
      </w:ins>
      <w:ins w:id="1627" w:author="PR Preview" w:date="2026-01-01T00:00:00Z">
        <w:r>
          <w:t xml:space="preserve">The reducible risk is zero if and only if</w:t>
        </w:r>
      </w:ins>
      <w:ins w:id="162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629" w:author="PR Preview" w:date="2026-01-01T00:00:00Z">
        <w:r>
          <w:t xml:space="preserve">.</w:t>
        </w:r>
      </w:ins>
    </w:p>
    <w:bookmarkEnd w:id="139"/>
    <w:bookmarkStart w:id="140" w:name="exm-reducible-risk"/>
    <w:p>
      <w:pPr>
        <w:pStyle w:val="BodyText"/>
      </w:pPr>
      <w:ins w:id="1630" w:author="PR Preview" w:date="2026-01-01T00:00:00Z">
        <w:r>
          <w:rPr>
            <w:b/>
            <w:bCs/>
          </w:rPr>
          <w:t xml:space="preserve">Example 36 (Reducible risk in the best-predictor exercise)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In</w:t>
        </w:r>
      </w:ins>
      <w:ins w:id="1633" w:author="PR Preview" w:date="2026-01-01T00:00:00Z">
        <w:r>
          <w:t xml:space="preserve"> </w:t>
        </w:r>
      </w:ins>
      <w:hyperlink w:anchor="exr-best-predictor">
        <w:ins w:id="163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635" w:author="PR Preview" w:date="2026-01-01T00:00:00Z">
        <w:r>
          <w:t xml:space="preserve">,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the constant prediction</w:t>
        </w:r>
      </w:ins>
      <w:ins w:id="163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has reducible risk</w:t>
        </w:r>
      </w:ins>
      <w:ins w:id="1641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ins w:id="1642" w:author="PR Preview" w:date="2026-01-01T00:00:00Z">
        <w:r>
          <w:t xml:space="preserve">,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and the prediction</w:t>
        </w:r>
      </w:ins>
      <w:ins w:id="164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has reducible risk</w:t>
        </w:r>
      </w:ins>
      <w:ins w:id="164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1649" w:author="PR Preview" w:date="2026-01-01T00:00:00Z">
        <w:r>
          <w:t xml:space="preserve">.</w:t>
        </w:r>
      </w:ins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1650" w:author="PR Preview" w:date="2026-01-01T00:00:00Z">
        <w:r>
          <w:delText xml:space="preserve">shows that the total squared-error risk is the sum of the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irreducible risk (</w:delText>
        </w:r>
      </w:del>
      <w:hyperlink w:anchor="def-irreducible-risk">
        <w:del w:id="1653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654" w:author="PR Preview" w:date="2026-01-01T00:00:00Z">
        <w:r>
          <w:delText xml:space="preserve">)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and the reducible risk (</w:delText>
        </w:r>
      </w:del>
      <w:hyperlink w:anchor="def-reducible-risk">
        <w:del w:id="1657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658" w:author="PR Preview" w:date="2026-01-01T00:00:00Z">
        <w:r>
          <w:delText xml:space="preserve">).</w:delText>
        </w:r>
      </w:del>
    </w:p>
    <w:p>
      <w:pPr>
        <w:pStyle w:val="FirstParagraph"/>
      </w:pPr>
      <w:ins w:id="1659" w:author="PR Preview" w:date="2026-01-01T00:00:00Z">
        <w:r>
          <w:t xml:space="preserve">shows that the total squared-error risk is the sum of the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irreducible risk (</w:t>
        </w:r>
      </w:ins>
      <w:hyperlink w:anchor="def-irreducible-risk">
        <w:ins w:id="166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663" w:author="PR Preview" w:date="2026-01-01T00:00:00Z">
        <w:r>
          <w:t xml:space="preserve">)</w:t>
        </w:r>
      </w:ins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and the reducible risk (</w:t>
        </w:r>
      </w:ins>
      <w:hyperlink w:anchor="def-reducible-risk">
        <w:ins w:id="166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67" w:author="PR Preview" w:date="2026-01-01T00:00:00Z">
        <w:r>
          <w:t xml:space="preserve">).</w:t>
        </w:r>
      </w:ins>
    </w:p>
    <w:bookmarkStart w:id="143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2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4" w:name="exm-best-predictor-argmin"/>
    <w:p>
      <w:pPr>
        <w:pStyle w:val="BodyText"/>
      </w:pPr>
      <w:del w:id="1668" w:author="PR Preview" w:date="2026-01-01T00:00:00Z">
        <w:r>
          <w:rPr>
            <w:b/>
            <w:bCs/>
          </w:rPr>
          <w:delText xml:space="preserve">Example 32 (The minimizer in the best-predictor exercise)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In</w:delText>
        </w:r>
      </w:del>
      <w:del w:id="1671" w:author="PR Preview" w:date="2026-01-01T00:00:00Z">
        <w:r>
          <w:delText xml:space="preserve"> </w:delText>
        </w:r>
      </w:del>
      <w:hyperlink w:anchor="exr-best-predictor">
        <w:del w:id="1672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673" w:author="PR Preview" w:date="2026-01-01T00:00:00Z">
        <w:r>
          <w:delText xml:space="preserve">, the</w:delText>
        </w:r>
      </w:del>
      <w:del w:id="1674" w:author="PR Preview" w:date="2026-01-01T00:00:00Z">
        <w:r>
          <w:delText xml:space="preserve"> </w:delText>
        </w:r>
      </w:del>
      <w:hyperlink w:anchor="def-cond-expectation-function">
        <w:del w:id="1675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67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has</w:delText>
        </w:r>
      </w:del>
      <w:del w:id="1679" w:author="PR Preview" w:date="2026-01-01T00:00:00Z">
        <w:r>
          <w:delText xml:space="preserve"> </w:delText>
        </w:r>
      </w:del>
      <w:hyperlink w:anchor="def-risk">
        <w:del w:id="1680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681" w:author="PR Preview" w:date="2026-01-01T00:00:00Z">
        <w:r>
          <w:delText xml:space="preserve"> </w:delText>
        </w:r>
      </w:del>
      <m:oMath>
        <m:r>
          <m:t>1</m:t>
        </m:r>
      </m:oMath>
      <w:del w:id="1682" w:author="PR Preview" w:date="2026-01-01T00:00:00Z">
        <w:r>
          <w:delText xml:space="preserve">.</w:delText>
        </w:r>
      </w:del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The constant prediction</w:delText>
        </w:r>
      </w:del>
      <w:del w:id="168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686" w:author="PR Preview" w:date="2026-01-01T00:00:00Z">
        <w:r>
          <w:delText xml:space="preserve"> </w:delText>
        </w:r>
      </w:del>
      <w:del w:id="1687" w:author="PR Preview" w:date="2026-01-01T00:00:00Z">
        <w:r>
          <w:delText xml:space="preserve">has risk</w:delText>
        </w:r>
      </w:del>
      <w:del w:id="1688" w:author="PR Preview" w:date="2026-01-01T00:00:00Z">
        <w:r>
          <w:delText xml:space="preserve"> </w:delText>
        </w:r>
      </w:del>
      <m:oMath>
        <m:r>
          <m:t>5</m:t>
        </m:r>
      </m:oMath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and</w:delText>
        </w:r>
      </w:del>
      <w:del w:id="169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has risk</w:delText>
        </w:r>
      </w:del>
      <w:del w:id="1694" w:author="PR Preview" w:date="2026-01-01T00:00:00Z">
        <w:r>
          <w:delText xml:space="preserve"> </w:delText>
        </w:r>
      </w:del>
      <m:oMath>
        <m:r>
          <m:t>2</m:t>
        </m:r>
      </m:oMath>
      <w:del w:id="1695" w:author="PR Preview" w:date="2026-01-01T00:00:00Z">
        <w:r>
          <w:delText xml:space="preserve">, both larger than</w:delText>
        </w:r>
      </w:del>
      <w:del w:id="1696" w:author="PR Preview" w:date="2026-01-01T00:00:00Z">
        <w:r>
          <w:delText xml:space="preserve"> </w:delText>
        </w:r>
      </w:del>
      <m:oMath>
        <m:r>
          <m:t>1</m:t>
        </m:r>
      </m:oMath>
      <w:del w:id="1697" w:author="PR Preview" w:date="2026-01-01T00:00:00Z">
        <w:r>
          <w:delText xml:space="preserve">.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So</w:delText>
        </w:r>
      </w:del>
      <w:del w:id="170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is the</w:delText>
        </w:r>
      </w:del>
      <w:del w:id="1703" w:author="PR Preview" w:date="2026-01-01T00:00:00Z">
        <w:r>
          <w:delText xml:space="preserve"> </w:delText>
        </w:r>
      </w:del>
      <w:hyperlink r:id="rId141">
        <w:del w:id="1704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among the three.</w:delText>
        </w:r>
      </w:del>
    </w:p>
    <w:p>
      <w:pPr>
        <w:pStyle w:val="BodyText"/>
      </w:pPr>
      <w:ins w:id="1707" w:author="PR Preview" w:date="2026-01-01T00:00:00Z">
        <w:r>
          <w:rPr>
            <w:b/>
            <w:bCs/>
          </w:rPr>
          <w:t xml:space="preserve">Example 37 (The minimizer in the best-predictor exercise)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In</w:t>
        </w:r>
      </w:ins>
      <w:ins w:id="1710" w:author="PR Preview" w:date="2026-01-01T00:00:00Z">
        <w:r>
          <w:t xml:space="preserve"> </w:t>
        </w:r>
      </w:ins>
      <w:hyperlink w:anchor="exr-best-predictor">
        <w:ins w:id="171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712" w:author="PR Preview" w:date="2026-01-01T00:00:00Z">
        <w:r>
          <w:t xml:space="preserve">, the</w:t>
        </w:r>
      </w:ins>
      <w:ins w:id="1713" w:author="PR Preview" w:date="2026-01-01T00:00:00Z">
        <w:r>
          <w:t xml:space="preserve"> </w:t>
        </w:r>
      </w:ins>
      <w:hyperlink w:anchor="def-cond-expectation-function">
        <w:ins w:id="1714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71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has</w:t>
        </w:r>
      </w:ins>
      <w:ins w:id="1718" w:author="PR Preview" w:date="2026-01-01T00:00:00Z">
        <w:r>
          <w:t xml:space="preserve"> </w:t>
        </w:r>
      </w:ins>
      <w:hyperlink w:anchor="def-risk">
        <w:ins w:id="1719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720" w:author="PR Preview" w:date="2026-01-01T00:00:00Z">
        <w:r>
          <w:t xml:space="preserve"> </w:t>
        </w:r>
      </w:ins>
      <m:oMath>
        <m:r>
          <m:t>1</m:t>
        </m:r>
      </m:oMath>
      <w:ins w:id="1721" w:author="PR Preview" w:date="2026-01-01T00:00:00Z">
        <w:r>
          <w:t xml:space="preserve">.</w:t>
        </w:r>
      </w:ins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The constant prediction</w:t>
        </w:r>
      </w:ins>
      <w:ins w:id="172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has risk</w:t>
        </w:r>
      </w:ins>
      <w:ins w:id="1727" w:author="PR Preview" w:date="2026-01-01T00:00:00Z">
        <w:r>
          <w:t xml:space="preserve"> </w:t>
        </w:r>
      </w:ins>
      <m:oMath>
        <m:r>
          <m:t>5</m:t>
        </m:r>
      </m:oMath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and</w:t>
        </w:r>
      </w:ins>
      <w:ins w:id="173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has risk</w:t>
        </w:r>
      </w:ins>
      <w:ins w:id="1733" w:author="PR Preview" w:date="2026-01-01T00:00:00Z">
        <w:r>
          <w:t xml:space="preserve"> </w:t>
        </w:r>
      </w:ins>
      <m:oMath>
        <m:r>
          <m:t>2</m:t>
        </m:r>
      </m:oMath>
      <w:ins w:id="1734" w:author="PR Preview" w:date="2026-01-01T00:00:00Z">
        <w:r>
          <w:t xml:space="preserve">, both larger than</w:t>
        </w:r>
      </w:ins>
      <w:ins w:id="1735" w:author="PR Preview" w:date="2026-01-01T00:00:00Z">
        <w:r>
          <w:t xml:space="preserve"> </w:t>
        </w:r>
      </w:ins>
      <m:oMath>
        <m:r>
          <m:t>1</m:t>
        </m:r>
      </m:oMath>
      <w:ins w:id="1736" w:author="PR Preview" w:date="2026-01-01T00:00:00Z">
        <w:r>
          <w:t xml:space="preserve">.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So</w:t>
        </w:r>
      </w:ins>
      <w:ins w:id="173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is the</w:t>
        </w:r>
      </w:ins>
      <w:ins w:id="1742" w:author="PR Preview" w:date="2026-01-01T00:00:00Z">
        <w:r>
          <w:t xml:space="preserve"> </w:t>
        </w:r>
      </w:ins>
      <w:hyperlink r:id="rId141">
        <w:ins w:id="1743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among the three.</w:t>
        </w:r>
      </w:ins>
    </w:p>
    <w:bookmarkEnd w:id="144"/>
    <w:bookmarkStart w:id="145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6" w:name="exm-best-predictor-unique"/>
    <w:p>
      <w:pPr>
        <w:pStyle w:val="BodyText"/>
      </w:pPr>
      <w:del w:id="1746" w:author="PR Preview" w:date="2026-01-01T00:00:00Z">
        <w:r>
          <w:rPr>
            <w:b/>
            <w:bCs/>
          </w:rPr>
          <w:delText xml:space="preserve">Example 33 (Uniqueness in the best-predictor exercise)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In</w:delText>
        </w:r>
      </w:del>
      <w:del w:id="1749" w:author="PR Preview" w:date="2026-01-01T00:00:00Z">
        <w:r>
          <w:delText xml:space="preserve"> </w:delText>
        </w:r>
      </w:del>
      <w:hyperlink w:anchor="exr-best-predictor">
        <w:del w:id="1750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751" w:author="PR Preview" w:date="2026-01-01T00:00:00Z">
        <w:r>
          <w:delText xml:space="preserve">,</w:delText>
        </w:r>
      </w:del>
      <w:del w:id="175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differs from</w:delText>
        </w:r>
      </w:del>
      <w:del w:id="175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when</w:delText>
        </w:r>
      </w:del>
      <w:del w:id="175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759" w:author="PR Preview" w:date="2026-01-01T00:00:00Z">
        <w:r>
          <w:delText xml:space="preserve">, which has probability</w:delText>
        </w:r>
      </w:del>
      <w:del w:id="1760" w:author="PR Preview" w:date="2026-01-01T00:00:00Z">
        <w:r>
          <w:delText xml:space="preserve"> </w:delText>
        </w:r>
      </w:del>
      <m:oMath>
        <m:r>
          <m:t>0.5</m:t>
        </m:r>
      </m:oMath>
      <w:del w:id="1761" w:author="PR Preview" w:date="2026-01-01T00:00:00Z">
        <w:r>
          <w:delText xml:space="preserve">.</w:delText>
        </w:r>
      </w:del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So</w:delText>
        </w:r>
      </w:del>
      <w:del w:id="176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765" w:author="PR Preview" w:date="2026-01-01T00:00:00Z">
        <w:r>
          <w:delText xml:space="preserve"> </w:delText>
        </w:r>
      </w:del>
      <w:del w:id="1766" w:author="PR Preview" w:date="2026-01-01T00:00:00Z">
        <w:r>
          <w:delText xml:space="preserve">is not a</w:delText>
        </w:r>
      </w:del>
      <w:del w:id="1767" w:author="PR Preview" w:date="2026-01-01T00:00:00Z">
        <w:r>
          <w:delText xml:space="preserve"> </w:delText>
        </w:r>
      </w:del>
      <w:hyperlink r:id="rId141">
        <w:del w:id="1768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1769" w:author="PR Preview" w:date="2026-01-01T00:00:00Z">
        <w:r>
          <w:delText xml:space="preserve">, which matches its</w:delText>
        </w:r>
      </w:del>
      <w:del w:id="1770" w:author="PR Preview" w:date="2026-01-01T00:00:00Z">
        <w:r>
          <w:delText xml:space="preserve"> </w:delText>
        </w:r>
      </w:del>
      <w:hyperlink w:anchor="def-risk">
        <w:del w:id="1771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772" w:author="PR Preview" w:date="2026-01-01T00:00:00Z">
        <w:r>
          <w:delText xml:space="preserve"> </w:delText>
        </w:r>
      </w:del>
      <m:oMath>
        <m:r>
          <m:t>2</m:t>
        </m:r>
      </m:oMath>
      <w:del w:id="1773" w:author="PR Preview" w:date="2026-01-01T00:00:00Z">
        <w:r>
          <w:delText xml:space="preserve"> </w:delText>
        </w:r>
      </w:del>
      <w:del w:id="1774" w:author="PR Preview" w:date="2026-01-01T00:00:00Z">
        <w:r>
          <w:delText xml:space="preserve">being larger than</w:delText>
        </w:r>
      </w:del>
      <w:del w:id="1775" w:author="PR Preview" w:date="2026-01-01T00:00:00Z">
        <w:r>
          <w:delText xml:space="preserve"> </w:delText>
        </w:r>
      </w:del>
      <m:oMath>
        <m:r>
          <m:t>1</m:t>
        </m:r>
      </m:oMath>
      <w:del w:id="1776" w:author="PR Preview" w:date="2026-01-01T00:00:00Z">
        <w:r>
          <w:delText xml:space="preserve">.</w:delText>
        </w:r>
      </w:del>
    </w:p>
    <w:p>
      <w:pPr>
        <w:pStyle w:val="BodyText"/>
      </w:pPr>
      <w:ins w:id="1777" w:author="PR Preview" w:date="2026-01-01T00:00:00Z">
        <w:r>
          <w:rPr>
            <w:b/>
            <w:bCs/>
          </w:rPr>
          <w:t xml:space="preserve">Example 38 (Uniqueness in the best-predictor exercise)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In</w:t>
        </w:r>
      </w:ins>
      <w:ins w:id="1780" w:author="PR Preview" w:date="2026-01-01T00:00:00Z">
        <w:r>
          <w:t xml:space="preserve"> </w:t>
        </w:r>
      </w:ins>
      <w:hyperlink w:anchor="exr-best-predictor">
        <w:ins w:id="178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782" w:author="PR Preview" w:date="2026-01-01T00:00:00Z">
        <w:r>
          <w:t xml:space="preserve">,</w:t>
        </w:r>
      </w:ins>
      <w:ins w:id="178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differs from</w:t>
        </w:r>
      </w:ins>
      <w:ins w:id="178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when</w:t>
        </w:r>
      </w:ins>
      <w:ins w:id="17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790" w:author="PR Preview" w:date="2026-01-01T00:00:00Z">
        <w:r>
          <w:t xml:space="preserve">, which has probability</w:t>
        </w:r>
      </w:ins>
      <w:ins w:id="1791" w:author="PR Preview" w:date="2026-01-01T00:00:00Z">
        <w:r>
          <w:t xml:space="preserve"> </w:t>
        </w:r>
      </w:ins>
      <m:oMath>
        <m:r>
          <m:t>0.5</m:t>
        </m:r>
      </m:oMath>
      <w:ins w:id="1792" w:author="PR Preview" w:date="2026-01-01T00:00:00Z">
        <w:r>
          <w:t xml:space="preserve">.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So</w:t>
        </w:r>
      </w:ins>
      <w:ins w:id="179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is not a</w:t>
        </w:r>
      </w:ins>
      <w:ins w:id="1798" w:author="PR Preview" w:date="2026-01-01T00:00:00Z">
        <w:r>
          <w:t xml:space="preserve"> </w:t>
        </w:r>
      </w:ins>
      <w:hyperlink r:id="rId141">
        <w:ins w:id="1799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800" w:author="PR Preview" w:date="2026-01-01T00:00:00Z">
        <w:r>
          <w:t xml:space="preserve">, which matches its</w:t>
        </w:r>
      </w:ins>
      <w:ins w:id="1801" w:author="PR Preview" w:date="2026-01-01T00:00:00Z">
        <w:r>
          <w:t xml:space="preserve"> </w:t>
        </w:r>
      </w:ins>
      <w:hyperlink w:anchor="def-risk">
        <w:ins w:id="1802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803" w:author="PR Preview" w:date="2026-01-01T00:00:00Z">
        <w:r>
          <w:t xml:space="preserve"> </w:t>
        </w:r>
      </w:ins>
      <m:oMath>
        <m:r>
          <m:t>2</m:t>
        </m:r>
      </m:oMath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being larger than</w:t>
        </w:r>
      </w:ins>
      <w:ins w:id="1806" w:author="PR Preview" w:date="2026-01-01T00:00:00Z">
        <w:r>
          <w:t xml:space="preserve"> </w:t>
        </w:r>
      </w:ins>
      <m:oMath>
        <m:r>
          <m:t>1</m:t>
        </m:r>
      </m:oMath>
      <w:ins w:id="1807" w:author="PR Preview" w:date="2026-01-01T00:00:00Z">
        <w:r>
          <w:t xml:space="preserve">.</w:t>
        </w:r>
      </w:ins>
    </w:p>
    <w:bookmarkEnd w:id="146"/>
    <w:bookmarkEnd w:id="147"/>
    <w:bookmarkStart w:id="159" w:name="sec-entropy"/>
    <w:p>
      <w:pPr>
        <w:pStyle w:val="Heading2"/>
      </w:pPr>
      <w:r>
        <w:t xml:space="preserve">4 Entropy and cross-entropy</w:t>
      </w:r>
    </w:p>
    <w:bookmarkStart w:id="148" w:name="def-entropy"/>
    <w:p>
      <w:pPr>
        <w:pStyle w:val="FirstParagraph"/>
      </w:pPr>
      <w:del w:id="1808" w:author="PR Preview" w:date="2026-01-01T00:00:00Z">
        <w:r>
          <w:rPr>
            <w:b/>
            <w:bCs/>
          </w:rPr>
          <w:delText xml:space="preserve">Definition 19 (Entropy)</w:delText>
        </w:r>
      </w:del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The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rPr>
            <w:b/>
            <w:bCs/>
          </w:rPr>
          <w:delText xml:space="preserve">entropy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of a</w:delText>
        </w:r>
      </w:del>
      <w:del w:id="1815" w:author="PR Preview" w:date="2026-01-01T00:00:00Z">
        <w:r>
          <w:delText xml:space="preserve"> </w:delText>
        </w:r>
      </w:del>
      <w:del w:id="1816" w:author="PR Preview" w:date="2026-01-01T00:00:00Z">
        <w:r>
          <w:rPr>
            <w:i/>
            <w:iCs/>
          </w:rPr>
          <w:delText xml:space="preserve">discrete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random variable</w:delText>
        </w:r>
      </w:del>
      <w:del w:id="1819" w:author="PR Preview" w:date="2026-01-01T00:00:00Z">
        <w:r>
          <w:delText xml:space="preserve"> </w:delText>
        </w:r>
      </w:del>
      <m:oMath>
        <m:r>
          <m:t>X</m:t>
        </m:r>
      </m:oMath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with</w:delText>
        </w:r>
      </w:del>
      <w:del w:id="1822" w:author="PR Preview" w:date="2026-01-01T00:00:00Z">
        <w:r>
          <w:delText xml:space="preserve"> </w:delText>
        </w:r>
      </w:del>
      <w:hyperlink r:id="rId10">
        <w:del w:id="1823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182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is the</w:delText>
        </w:r>
      </w:del>
      <w:del w:id="1827" w:author="PR Preview" w:date="2026-01-01T00:00:00Z">
        <w:r>
          <w:delText xml:space="preserve"> </w:delText>
        </w:r>
      </w:del>
      <w:hyperlink w:anchor="def-expectation">
        <w:del w:id="1828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of</w:delText>
        </w:r>
      </w:del>
      <w:del w:id="183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(Wikipedia contributors 2026c)</w:delText>
        </w:r>
      </w:del>
      <w:del w:id="1834" w:author="PR Preview" w:date="2026-01-01T00:00:00Z">
        <w:r>
          <w:delText xml:space="preserve">:</w:delText>
        </w:r>
      </w:del>
    </w:p>
    <w:p>
      <w:pPr>
        <w:pStyle w:val="FirstParagraph"/>
      </w:pPr>
      <w:ins w:id="1835" w:author="PR Preview" w:date="2026-01-01T00:00:00Z">
        <w:r>
          <w:rPr>
            <w:b/>
            <w:bCs/>
          </w:rPr>
          <w:t xml:space="preserve">Definition 21 (Entropy)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The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rPr>
            <w:b/>
            <w:bCs/>
          </w:rPr>
          <w:t xml:space="preserve">entropy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of a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rPr>
            <w:i/>
            <w:iCs/>
          </w:rPr>
          <w:t xml:space="preserve">discrete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random variable</w:t>
        </w:r>
      </w:ins>
      <w:ins w:id="1846" w:author="PR Preview" w:date="2026-01-01T00:00:00Z">
        <w:r>
          <w:t xml:space="preserve"> </w:t>
        </w:r>
      </w:ins>
      <m:oMath>
        <m:r>
          <m:t>X</m:t>
        </m:r>
      </m:oMath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with</w:t>
        </w:r>
      </w:ins>
      <w:ins w:id="1849" w:author="PR Preview" w:date="2026-01-01T00:00:00Z">
        <w:r>
          <w:t xml:space="preserve"> </w:t>
        </w:r>
      </w:ins>
      <w:hyperlink r:id="rId10">
        <w:ins w:id="1850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85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is the</w:t>
        </w:r>
      </w:ins>
      <w:ins w:id="1854" w:author="PR Preview" w:date="2026-01-01T00:00:00Z">
        <w:r>
          <w:t xml:space="preserve"> </w:t>
        </w:r>
      </w:ins>
      <w:hyperlink w:anchor="def-expectation">
        <w:ins w:id="1855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of</w:t>
        </w:r>
      </w:ins>
      <w:ins w:id="185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(Wikipedia contributors 2026c)</w:t>
        </w:r>
      </w:ins>
      <w:ins w:id="18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48"/>
    <w:bookmarkStart w:id="149" w:name="rem-entropy-units"/>
    <w:p>
      <w:pPr>
        <w:pStyle w:val="BodyText"/>
      </w:pPr>
      <w:del w:id="1862" w:author="PR Preview" w:date="2026-01-01T00:00:00Z">
        <w:r>
          <w:rPr>
            <w:i/>
            <w:iCs/>
          </w:rPr>
          <w:delText xml:space="preserve">Remark 3</w:delText>
        </w:r>
      </w:del>
      <w:del w:id="1863" w:author="PR Preview" w:date="2026-01-01T00:00:00Z">
        <w:r>
          <w:delText xml:space="preserve"> (The base of the logarithm is a unit). </w:delText>
        </w:r>
      </w:del>
      <w:del w:id="1864" w:author="PR Preview" w:date="2026-01-01T00:00:00Z">
        <w:r>
          <w:delText xml:space="preserve">With the natural logarithm, entropy is measured in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rPr>
            <w:i/>
            <w:iCs/>
          </w:rPr>
          <w:delText xml:space="preserve">nats</w:delText>
        </w:r>
      </w:del>
      <w:del w:id="1867" w:author="PR Preview" w:date="2026-01-01T00:00:00Z">
        <w:r>
          <w:delText xml:space="preserve">.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With base 2, it is measured in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rPr>
            <w:i/>
            <w:iCs/>
          </w:rPr>
          <w:delText xml:space="preserve">bits</w:delText>
        </w:r>
      </w:del>
      <w:del w:id="1872" w:author="PR Preview" w:date="2026-01-01T00:00:00Z">
        <w:r>
          <w:delText xml:space="preserve">.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Changing the base multiplies every entropy by the same positive constant.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It does not change which distribution has the larger entropy.</w:delText>
        </w:r>
      </w:del>
    </w:p>
    <w:p>
      <w:pPr>
        <w:pStyle w:val="BodyText"/>
      </w:pPr>
      <w:del w:id="1877" w:author="PR Preview" w:date="2026-01-01T00:00:00Z">
        <w:r>
          <w:rPr>
            <w:b/>
            <w:bCs/>
          </w:rPr>
          <w:delText xml:space="preserve">Example 34 (Entropy of a coin flip)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Let</w:delText>
        </w:r>
      </w:del>
      <w:del w:id="1880" w:author="PR Preview" w:date="2026-01-01T00:00:00Z">
        <w:r>
          <w:delText xml:space="preserve"> </w:delText>
        </w:r>
      </w:del>
      <m:oMath>
        <m:r>
          <m:t>X</m:t>
        </m:r>
      </m:oMath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be the result of one flip of a coin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with</w:delText>
        </w:r>
      </w:del>
      <w:del w:id="188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and</w:delText>
        </w:r>
      </w:del>
      <w:del w:id="188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(</w:delText>
        </w:r>
      </w:del>
      <w:hyperlink r:id="rId14">
        <w:del w:id="1891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1892" w:author="PR Preview" w:date="2026-01-01T00:00:00Z">
        <w:r>
          <w:delText xml:space="preserve">).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1895" w:author="PR Preview" w:date="2026-01-01T00:00:00Z">
        <w:r>
          <w:rPr>
            <w:i/>
            <w:iCs/>
          </w:rPr>
          <w:t xml:space="preserve">Remark 7</w:t>
        </w:r>
      </w:ins>
      <w:ins w:id="1896" w:author="PR Preview" w:date="2026-01-01T00:00:00Z">
        <w:r>
          <w:t xml:space="preserve"> (The base of the logarithm is a unit). </w:t>
        </w:r>
      </w:ins>
      <w:ins w:id="1897" w:author="PR Preview" w:date="2026-01-01T00:00:00Z">
        <w:r>
          <w:t xml:space="preserve">With the natural logarithm, entropy is measured in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rPr>
            <w:i/>
            <w:iCs/>
          </w:rPr>
          <w:t xml:space="preserve">nats</w:t>
        </w:r>
      </w:ins>
      <w:ins w:id="1900" w:author="PR Preview" w:date="2026-01-01T00:00:00Z">
        <w:r>
          <w:t xml:space="preserve">.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With base 2, it is measured in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rPr>
            <w:i/>
            <w:iCs/>
          </w:rPr>
          <w:t xml:space="preserve">bits</w:t>
        </w:r>
      </w:ins>
      <w:ins w:id="1905" w:author="PR Preview" w:date="2026-01-01T00:00:00Z">
        <w:r>
          <w:t xml:space="preserve">.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Changing the base multiplies every entropy by the same positive constant.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It does not change which distribution has the larger entropy.</w:t>
        </w:r>
      </w:ins>
    </w:p>
    <w:bookmarkEnd w:id="149"/>
    <w:bookmarkStart w:id="150" w:name="exm-entropy-coin"/>
    <w:p>
      <w:pPr>
        <w:pStyle w:val="BodyText"/>
      </w:pPr>
      <w:ins w:id="1910" w:author="PR Preview" w:date="2026-01-01T00:00:00Z">
        <w:r>
          <w:rPr>
            <w:b/>
            <w:bCs/>
          </w:rPr>
          <w:t xml:space="preserve">Example 39 (Entropy of a coin flip)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Let</w:t>
        </w:r>
      </w:ins>
      <w:ins w:id="1913" w:author="PR Preview" w:date="2026-01-01T00:00:00Z">
        <w:r>
          <w:t xml:space="preserve"> </w:t>
        </w:r>
      </w:ins>
      <m:oMath>
        <m:r>
          <m:t>X</m:t>
        </m:r>
      </m:oMath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be the result of one flip of a coin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with</w:t>
        </w:r>
      </w:ins>
      <w:ins w:id="191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and</w:t>
        </w:r>
      </w:ins>
      <w:ins w:id="192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(</w:t>
        </w:r>
      </w:ins>
      <w:hyperlink r:id="rId14">
        <w:ins w:id="1924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1925" w:author="PR Preview" w:date="2026-01-01T00:00:00Z">
        <w:r>
          <w:t xml:space="preserve">).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0"/>
    <w:bookmarkStart w:id="151" w:name="rem-entropy-source"/>
    <w:p>
      <w:pPr>
        <w:pStyle w:val="BodyText"/>
      </w:pPr>
      <w:del w:id="1928" w:author="PR Preview" w:date="2026-01-01T00:00:00Z">
        <w:r>
          <w:rPr>
            <w:i/>
            <w:iCs/>
          </w:rPr>
          <w:delText xml:space="preserve">Remark 4</w:delText>
        </w:r>
      </w:del>
      <w:del w:id="1929" w:author="PR Preview" w:date="2026-01-01T00:00:00Z">
        <w:r>
          <w:delText xml:space="preserve"> (Where the definition comes from). </w:delText>
        </w:r>
      </w:del>
      <w:del w:id="1930" w:author="PR Preview" w:date="2026-01-01T00:00:00Z">
        <w:r>
          <w:delText xml:space="preserve">Murphy (2012, sec. 2.8.1, p. 56)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defines entropy this way,</w:delText>
        </w:r>
      </w:del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and notes that among distributions on</w:delText>
        </w:r>
      </w:del>
      <w:del w:id="1935" w:author="PR Preview" w:date="2026-01-01T00:00:00Z">
        <w:r>
          <w:delText xml:space="preserve"> </w:delText>
        </w:r>
      </w:del>
      <m:oMath>
        <m:r>
          <m:t>K</m:t>
        </m:r>
      </m:oMath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outcomes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it is largest,</w:delText>
        </w:r>
      </w:del>
      <w:del w:id="1940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1941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del w:id="1942" w:author="PR Preview" w:date="2026-01-01T00:00:00Z">
        <w:r>
          <w:rPr>
            <w:b/>
            <w:bCs/>
          </w:rPr>
          <w:delText xml:space="preserve">Definition 20 (Cross-entropy)</w:delText>
        </w:r>
      </w:del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Let</w:delText>
        </w:r>
      </w:del>
      <w:del w:id="1945" w:author="PR Preview" w:date="2026-01-01T00:00:00Z">
        <w:r>
          <w:delText xml:space="preserve"> </w:delText>
        </w:r>
      </w:del>
      <m:oMath>
        <m:r>
          <m:t>p</m:t>
        </m:r>
      </m:oMath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and</w:delText>
        </w:r>
      </w:del>
      <w:del w:id="1948" w:author="PR Preview" w:date="2026-01-01T00:00:00Z">
        <w:r>
          <w:delText xml:space="preserve"> </w:delText>
        </w:r>
      </w:del>
      <m:oMath>
        <m:r>
          <m:t>q</m:t>
        </m:r>
      </m:oMath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be</w:delText>
        </w:r>
      </w:del>
      <w:del w:id="1951" w:author="PR Preview" w:date="2026-01-01T00:00:00Z">
        <w:r>
          <w:delText xml:space="preserve"> </w:delText>
        </w:r>
      </w:del>
      <w:hyperlink r:id="rId10">
        <w:del w:id="1952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on the same finite set of outcomes</w:delText>
        </w:r>
      </w:del>
      <w:del w:id="19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1956" w:author="PR Preview" w:date="2026-01-01T00:00:00Z">
        <w:r>
          <w:delText xml:space="preserve">,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with</w:delText>
        </w:r>
      </w:del>
      <w:del w:id="1959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and</w:delText>
        </w:r>
      </w:del>
      <w:del w:id="1962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the probabilities of outcome</w:delText>
        </w:r>
      </w:del>
      <w:del w:id="1965" w:author="PR Preview" w:date="2026-01-01T00:00:00Z">
        <w:r>
          <w:delText xml:space="preserve"> </w:delText>
        </w:r>
      </w:del>
      <m:oMath>
        <m:r>
          <m:t>k</m:t>
        </m:r>
      </m:oMath>
      <w:del w:id="1966" w:author="PR Preview" w:date="2026-01-01T00:00:00Z">
        <w:r>
          <w:delText xml:space="preserve">.</w:delText>
        </w:r>
      </w:del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The</w:delText>
        </w:r>
      </w:del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rPr>
            <w:b/>
            <w:bCs/>
          </w:rPr>
          <w:delText xml:space="preserve">cross-entropy</w:delText>
        </w:r>
      </w:del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of</w:delText>
        </w:r>
      </w:del>
      <w:del w:id="1973" w:author="PR Preview" w:date="2026-01-01T00:00:00Z">
        <w:r>
          <w:delText xml:space="preserve"> </w:delText>
        </w:r>
      </w:del>
      <m:oMath>
        <m:r>
          <m:t>q</m:t>
        </m:r>
      </m:oMath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relative to</w:delText>
        </w:r>
      </w:del>
      <w:del w:id="1976" w:author="PR Preview" w:date="2026-01-01T00:00:00Z">
        <w:r>
          <w:delText xml:space="preserve"> </w:delText>
        </w:r>
      </w:del>
      <m:oMath>
        <m:r>
          <m:t>p</m:t>
        </m:r>
      </m:oMath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(Wikipedia contributors 2026b)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is</w:delText>
        </w:r>
      </w:del>
    </w:p>
    <w:p>
      <w:pPr>
        <w:pStyle w:val="BodyText"/>
      </w:pPr>
      <w:ins w:id="1981" w:author="PR Preview" w:date="2026-01-01T00:00:00Z">
        <w:r>
          <w:rPr>
            <w:i/>
            <w:iCs/>
          </w:rPr>
          <w:t xml:space="preserve">Remark 8</w:t>
        </w:r>
      </w:ins>
      <w:ins w:id="1982" w:author="PR Preview" w:date="2026-01-01T00:00:00Z">
        <w:r>
          <w:t xml:space="preserve"> (Where the definition comes from). </w:t>
        </w:r>
      </w:ins>
      <w:ins w:id="1983" w:author="PR Preview" w:date="2026-01-01T00:00:00Z">
        <w:r>
          <w:t xml:space="preserve">Murphy (2012, sec. 2.8.1, p. 56)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defines entropy this way,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and notes that among distributions on</w:t>
        </w:r>
      </w:ins>
      <w:ins w:id="1988" w:author="PR Preview" w:date="2026-01-01T00:00:00Z">
        <w:r>
          <w:t xml:space="preserve"> </w:t>
        </w:r>
      </w:ins>
      <m:oMath>
        <m:r>
          <m:t>K</m:t>
        </m:r>
      </m:oMath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outcomes</w:t>
        </w:r>
      </w:ins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it is largest,</w:t>
        </w:r>
      </w:ins>
      <w:ins w:id="1993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1994" w:author="PR Preview" w:date="2026-01-01T00:00:00Z">
        <w:r>
          <w:t xml:space="preserve">, for the uniform distribution.</w:t>
        </w:r>
      </w:ins>
    </w:p>
    <w:bookmarkEnd w:id="151"/>
    <w:bookmarkStart w:id="152" w:name="def-cross-entropy"/>
    <w:p>
      <w:pPr>
        <w:pStyle w:val="BodyText"/>
      </w:pPr>
      <w:ins w:id="1995" w:author="PR Preview" w:date="2026-01-01T00:00:00Z">
        <w:r>
          <w:rPr>
            <w:b/>
            <w:bCs/>
          </w:rPr>
          <w:t xml:space="preserve">Definition 22 (Cross-entropy)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Let</w:t>
        </w:r>
      </w:ins>
      <w:ins w:id="1998" w:author="PR Preview" w:date="2026-01-01T00:00:00Z">
        <w:r>
          <w:t xml:space="preserve"> </w:t>
        </w:r>
      </w:ins>
      <m:oMath>
        <m:r>
          <m:t>p</m:t>
        </m:r>
      </m:oMath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and</w:t>
        </w:r>
      </w:ins>
      <w:ins w:id="2001" w:author="PR Preview" w:date="2026-01-01T00:00:00Z">
        <w:r>
          <w:t xml:space="preserve"> </w:t>
        </w:r>
      </w:ins>
      <m:oMath>
        <m:r>
          <m:t>q</m:t>
        </m:r>
      </m:oMath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be</w:t>
        </w:r>
      </w:ins>
      <w:ins w:id="2004" w:author="PR Preview" w:date="2026-01-01T00:00:00Z">
        <w:r>
          <w:t xml:space="preserve"> </w:t>
        </w:r>
      </w:ins>
      <w:hyperlink r:id="rId10">
        <w:ins w:id="2005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on the same finite set of outcomes</w:t>
        </w:r>
      </w:ins>
      <w:ins w:id="200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2009" w:author="PR Preview" w:date="2026-01-01T00:00:00Z">
        <w:r>
          <w:t xml:space="preserve">,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with</w:t>
        </w:r>
      </w:ins>
      <w:ins w:id="201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2013" w:author="PR Preview" w:date="2026-01-01T00:00:00Z">
        <w:r>
          <w:t xml:space="preserve"> </w:t>
        </w:r>
      </w:ins>
      <w:ins w:id="2014" w:author="PR Preview" w:date="2026-01-01T00:00:00Z">
        <w:r>
          <w:t xml:space="preserve">and</w:t>
        </w:r>
      </w:ins>
      <w:ins w:id="2015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the probabilities of outcome</w:t>
        </w:r>
      </w:ins>
      <w:ins w:id="2018" w:author="PR Preview" w:date="2026-01-01T00:00:00Z">
        <w:r>
          <w:t xml:space="preserve"> </w:t>
        </w:r>
      </w:ins>
      <m:oMath>
        <m:r>
          <m:t>k</m:t>
        </m:r>
      </m:oMath>
      <w:ins w:id="2019" w:author="PR Preview" w:date="2026-01-01T00:00:00Z">
        <w:r>
          <w:t xml:space="preserve">.</w:t>
        </w:r>
      </w:ins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The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rPr>
            <w:b/>
            <w:bCs/>
          </w:rPr>
          <w:t xml:space="preserve">cross-entropy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of</w:t>
        </w:r>
      </w:ins>
      <w:ins w:id="2026" w:author="PR Preview" w:date="2026-01-01T00:00:00Z">
        <w:r>
          <w:t xml:space="preserve"> </w:t>
        </w:r>
      </w:ins>
      <m:oMath>
        <m:r>
          <m:t>q</m:t>
        </m:r>
      </m:oMath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relative to</w:t>
        </w:r>
      </w:ins>
      <w:ins w:id="2029" w:author="PR Preview" w:date="2026-01-01T00:00:00Z">
        <w:r>
          <w:t xml:space="preserve"> </w:t>
        </w:r>
      </w:ins>
      <m:oMath>
        <m:r>
          <m:t>p</m:t>
        </m:r>
      </m:oMath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(Wikipedia contributors 2026b)</w:t>
        </w:r>
      </w:ins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2"/>
    <w:bookmarkStart w:id="153" w:name="rem-cross-entropy-expectation"/>
    <w:p>
      <w:pPr>
        <w:pStyle w:val="BodyText"/>
      </w:pPr>
      <w:del w:id="2034" w:author="PR Preview" w:date="2026-01-01T00:00:00Z">
        <w:r>
          <w:rPr>
            <w:i/>
            <w:iCs/>
          </w:rPr>
          <w:delText xml:space="preserve">Remark 5</w:delText>
        </w:r>
      </w:del>
      <w:del w:id="2035" w:author="PR Preview" w:date="2026-01-01T00:00:00Z">
        <w:r>
          <w:delText xml:space="preserve"> (Cross-entropy as an expected negative log probability). </w:delText>
        </w:r>
      </w:del>
      <w:del w:id="2036" w:author="PR Preview" w:date="2026-01-01T00:00:00Z">
        <w:r>
          <w:delText xml:space="preserve">The cross-entropy is the</w:delText>
        </w:r>
      </w:del>
      <w:del w:id="2037" w:author="PR Preview" w:date="2026-01-01T00:00:00Z">
        <w:r>
          <w:delText xml:space="preserve"> </w:delText>
        </w:r>
      </w:del>
      <w:hyperlink w:anchor="def-expectation">
        <w:del w:id="2038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of</w:delText>
        </w:r>
      </w:del>
      <w:del w:id="204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when</w:delText>
        </w:r>
      </w:del>
      <w:del w:id="2044" w:author="PR Preview" w:date="2026-01-01T00:00:00Z">
        <w:r>
          <w:delText xml:space="preserve"> </w:delText>
        </w:r>
      </w:del>
      <m:oMath>
        <m:r>
          <m:t>X</m:t>
        </m:r>
      </m:oMath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has probability mass function</w:delText>
        </w:r>
      </w:del>
      <w:del w:id="2047" w:author="PR Preview" w:date="2026-01-01T00:00:00Z">
        <w:r>
          <w:delText xml:space="preserve"> </w:delText>
        </w:r>
      </w:del>
      <m:oMath>
        <m:r>
          <m:t>p</m:t>
        </m:r>
      </m:oMath>
      <w:del w:id="2048" w:author="PR Preview" w:date="2026-01-01T00:00:00Z">
        <w:r>
          <w:delText xml:space="preserve">.</w:delText>
        </w:r>
      </w:del>
    </w:p>
    <w:p>
      <w:pPr>
        <w:pStyle w:val="BodyText"/>
      </w:pPr>
      <w:del w:id="2049" w:author="PR Preview" w:date="2026-01-01T00:00:00Z">
        <w:r>
          <w:rPr>
            <w:i/>
            <w:iCs/>
          </w:rPr>
          <w:delText xml:space="preserve">Remark 6</w:delText>
        </w:r>
      </w:del>
      <w:del w:id="2050" w:author="PR Preview" w:date="2026-01-01T00:00:00Z">
        <w:r>
          <w:delText xml:space="preserve"> (Entropy is the cross-entropy of a distribution with itself). </w:delText>
        </w:r>
      </w:del>
      <w:del w:id="2051" w:author="PR Preview" w:date="2026-01-01T00:00:00Z">
        <w:r>
          <w:delText xml:space="preserve">Setting</w:delText>
        </w:r>
      </w:del>
      <w:del w:id="205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gives</w:delText>
        </w:r>
      </w:del>
      <w:del w:id="2055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2056" w:author="PR Preview" w:date="2026-01-01T00:00:00Z">
        <w:r>
          <w:delText xml:space="preserve">,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which is the</w:delText>
        </w:r>
      </w:del>
      <w:del w:id="2059" w:author="PR Preview" w:date="2026-01-01T00:00:00Z">
        <w:r>
          <w:delText xml:space="preserve"> </w:delText>
        </w:r>
      </w:del>
      <w:hyperlink w:anchor="def-entropy">
        <w:del w:id="2060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of a random variable with mass function</w:delText>
        </w:r>
      </w:del>
      <w:del w:id="2063" w:author="PR Preview" w:date="2026-01-01T00:00:00Z">
        <w:r>
          <w:delText xml:space="preserve"> </w:delText>
        </w:r>
      </w:del>
      <m:oMath>
        <m:r>
          <m:t>p</m:t>
        </m:r>
      </m:oMath>
      <w:del w:id="2064" w:author="PR Preview" w:date="2026-01-01T00:00:00Z">
        <w:r>
          <w:delText xml:space="preserve">.</w:delText>
        </w:r>
      </w:del>
    </w:p>
    <w:p>
      <w:pPr>
        <w:pStyle w:val="BodyText"/>
      </w:pPr>
      <w:del w:id="2065" w:author="PR Preview" w:date="2026-01-01T00:00:00Z">
        <w:r>
          <w:rPr>
            <w:b/>
            <w:bCs/>
          </w:rPr>
          <w:delText xml:space="preserve">Definition 21 (Kullback–Leibler divergence (KL divergence, relative entropy))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For</w:delText>
        </w:r>
      </w:del>
      <w:del w:id="2068" w:author="PR Preview" w:date="2026-01-01T00:00:00Z">
        <w:r>
          <w:delText xml:space="preserve"> </w:delText>
        </w:r>
      </w:del>
      <m:oMath>
        <m:r>
          <m:t>p</m:t>
        </m:r>
      </m:oMath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and</w:delText>
        </w:r>
      </w:del>
      <w:del w:id="2071" w:author="PR Preview" w:date="2026-01-01T00:00:00Z">
        <w:r>
          <w:delText xml:space="preserve"> </w:delText>
        </w:r>
      </w:del>
      <m:oMath>
        <m:r>
          <m:t>q</m:t>
        </m:r>
      </m:oMath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as in</w:delText>
        </w:r>
      </w:del>
      <w:del w:id="2074" w:author="PR Preview" w:date="2026-01-01T00:00:00Z">
        <w:r>
          <w:delText xml:space="preserve"> </w:delText>
        </w:r>
      </w:del>
      <w:hyperlink w:anchor="def-cross-entropy">
        <w:del w:id="207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076" w:author="PR Preview" w:date="2026-01-01T00:00:00Z">
        <w:r>
          <w:delText xml:space="preserve">,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the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rPr>
            <w:b/>
            <w:bCs/>
          </w:rPr>
          <w:delText xml:space="preserve">Kullback–Leibler divergence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(</w:delText>
        </w:r>
      </w:del>
      <w:del w:id="2083" w:author="PR Preview" w:date="2026-01-01T00:00:00Z">
        <w:r>
          <w:rPr>
            <w:b/>
            <w:bCs/>
          </w:rPr>
          <w:delText xml:space="preserve">KL divergence</w:delText>
        </w:r>
      </w:del>
      <w:del w:id="2084" w:author="PR Preview" w:date="2026-01-01T00:00:00Z">
        <w:r>
          <w:delText xml:space="preserve">, or</w:delText>
        </w:r>
      </w:del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rPr>
            <w:b/>
            <w:bCs/>
          </w:rPr>
          <w:delText xml:space="preserve">relative entropy</w:delText>
        </w:r>
      </w:del>
      <w:del w:id="2087" w:author="PR Preview" w:date="2026-01-01T00:00:00Z">
        <w:r>
          <w:delText xml:space="preserve">)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of</w:delText>
        </w:r>
      </w:del>
      <w:del w:id="2090" w:author="PR Preview" w:date="2026-01-01T00:00:00Z">
        <w:r>
          <w:delText xml:space="preserve"> </w:delText>
        </w:r>
      </w:del>
      <m:oMath>
        <m:r>
          <m:t>q</m:t>
        </m:r>
      </m:oMath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from</w:delText>
        </w:r>
      </w:del>
      <w:del w:id="2093" w:author="PR Preview" w:date="2026-01-01T00:00:00Z">
        <w:r>
          <w:delText xml:space="preserve"> </w:delText>
        </w:r>
      </w:del>
      <m:oMath>
        <m:r>
          <m:t>p</m:t>
        </m:r>
      </m:oMath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096" w:author="PR Preview" w:date="2026-01-01T00:00:00Z">
        <w:r>
          <w:rPr>
            <w:i/>
            <w:iCs/>
          </w:rPr>
          <w:delText xml:space="preserve">Remark 7</w:delText>
        </w:r>
      </w:del>
      <w:del w:id="2097" w:author="PR Preview" w:date="2026-01-01T00:00:00Z">
        <w:r>
          <w:delText xml:space="preserve"> (The divergence is not symmetric). </w:delText>
        </w:r>
      </w:del>
      <w:del w:id="2098" w:author="PR Preview" w:date="2026-01-01T00:00:00Z">
        <w:r>
          <w:delText xml:space="preserve">In general,</w:delText>
        </w:r>
      </w:del>
      <w:del w:id="2099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del w:id="2100" w:author="PR Preview" w:date="2026-01-01T00:00:00Z">
        <w:r>
          <w:delText xml:space="preserve">,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so it is not a distance between</w:delText>
        </w:r>
      </w:del>
      <w:del w:id="2103" w:author="PR Preview" w:date="2026-01-01T00:00:00Z">
        <w:r>
          <w:delText xml:space="preserve"> </w:delText>
        </w:r>
      </w:del>
      <m:oMath>
        <m:r>
          <m:t>p</m:t>
        </m:r>
      </m:oMath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and</w:delText>
        </w:r>
      </w:del>
      <w:del w:id="2106" w:author="PR Preview" w:date="2026-01-01T00:00:00Z">
        <w:r>
          <w:delText xml:space="preserve"> </w:delText>
        </w:r>
      </w:del>
      <m:oMath>
        <m:r>
          <m:t>q</m:t>
        </m:r>
      </m:oMath>
      <w:del w:id="2107" w:author="PR Preview" w:date="2026-01-01T00:00:00Z">
        <w:r>
          <w:delText xml:space="preserve">.</w:delText>
        </w:r>
      </w:del>
    </w:p>
    <w:p>
      <w:pPr>
        <w:pStyle w:val="BodyText"/>
      </w:pPr>
      <w:del w:id="2108" w:author="PR Preview" w:date="2026-01-01T00:00:00Z">
        <w:r>
          <w:rPr>
            <w:b/>
            <w:bCs/>
          </w:rPr>
          <w:delText xml:space="preserve">Example 35 (Cross-entropy and divergence for two coins)</w:delText>
        </w:r>
      </w:del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delText xml:space="preserve">Let</w:delText>
        </w:r>
      </w:del>
      <w:del w:id="21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2112" w:author="PR Preview" w:date="2026-01-01T00:00:00Z">
        <w:r>
          <w:delText xml:space="preserve"> </w:delText>
        </w:r>
      </w:del>
      <w:del w:id="2113" w:author="PR Preview" w:date="2026-01-01T00:00:00Z">
        <w:r>
          <w:delText xml:space="preserve">be a fair coin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and</w:delText>
        </w:r>
      </w:del>
      <w:del w:id="211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a coin biased toward the second outcome.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Using logarithms to base 2,</w:delText>
        </w:r>
      </w:del>
      <w:del w:id="212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and</w:delText>
        </w:r>
      </w:del>
      <w:del w:id="212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2125" w:author="PR Preview" w:date="2026-01-01T00:00:00Z">
        <w:r>
          <w:delText xml:space="preserve">, so</w:delText>
        </w:r>
      </w:del>
    </w:p>
    <w:p>
      <w:pPr>
        <w:pStyle w:val="BodyText"/>
      </w:pPr>
      <w:ins w:id="2126" w:author="PR Preview" w:date="2026-01-01T00:00:00Z">
        <w:r>
          <w:rPr>
            <w:i/>
            <w:iCs/>
          </w:rPr>
          <w:t xml:space="preserve">Remark 9</w:t>
        </w:r>
      </w:ins>
      <w:ins w:id="2127" w:author="PR Preview" w:date="2026-01-01T00:00:00Z">
        <w:r>
          <w:t xml:space="preserve"> (Cross-entropy as an expected negative log probability). </w:t>
        </w:r>
      </w:ins>
      <w:ins w:id="2128" w:author="PR Preview" w:date="2026-01-01T00:00:00Z">
        <w:r>
          <w:t xml:space="preserve">The cross-entropy is the</w:t>
        </w:r>
      </w:ins>
      <w:ins w:id="2129" w:author="PR Preview" w:date="2026-01-01T00:00:00Z">
        <w:r>
          <w:t xml:space="preserve"> </w:t>
        </w:r>
      </w:ins>
      <w:hyperlink w:anchor="def-expectation">
        <w:ins w:id="2130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of</w:t>
        </w:r>
      </w:ins>
      <w:ins w:id="21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when</w:t>
        </w:r>
      </w:ins>
      <w:ins w:id="2136" w:author="PR Preview" w:date="2026-01-01T00:00:00Z">
        <w:r>
          <w:t xml:space="preserve"> </w:t>
        </w:r>
      </w:ins>
      <m:oMath>
        <m:r>
          <m:t>X</m:t>
        </m:r>
      </m:oMath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has probability mass function</w:t>
        </w:r>
      </w:ins>
      <w:ins w:id="2139" w:author="PR Preview" w:date="2026-01-01T00:00:00Z">
        <w:r>
          <w:t xml:space="preserve"> </w:t>
        </w:r>
      </w:ins>
      <m:oMath>
        <m:r>
          <m:t>p</m:t>
        </m:r>
      </m:oMath>
      <w:ins w:id="2140" w:author="PR Preview" w:date="2026-01-01T00:00:00Z">
        <w:r>
          <w:t xml:space="preserve">.</w:t>
        </w:r>
      </w:ins>
    </w:p>
    <w:bookmarkEnd w:id="153"/>
    <w:bookmarkStart w:id="154" w:name="rem-cross-entropy-entropy"/>
    <w:p>
      <w:pPr>
        <w:pStyle w:val="BodyText"/>
      </w:pPr>
      <w:ins w:id="2141" w:author="PR Preview" w:date="2026-01-01T00:00:00Z">
        <w:r>
          <w:rPr>
            <w:i/>
            <w:iCs/>
          </w:rPr>
          <w:t xml:space="preserve">Remark 10</w:t>
        </w:r>
      </w:ins>
      <w:ins w:id="2142" w:author="PR Preview" w:date="2026-01-01T00:00:00Z">
        <w:r>
          <w:t xml:space="preserve"> (Entropy is the cross-entropy of a distribution with itself). </w:t>
        </w:r>
      </w:ins>
      <w:ins w:id="2143" w:author="PR Preview" w:date="2026-01-01T00:00:00Z">
        <w:r>
          <w:t xml:space="preserve">Setting</w:t>
        </w:r>
      </w:ins>
      <w:ins w:id="214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gives</w:t>
        </w:r>
      </w:ins>
      <w:ins w:id="214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148" w:author="PR Preview" w:date="2026-01-01T00:00:00Z">
        <w:r>
          <w:t xml:space="preserve">,</w:t>
        </w:r>
      </w:ins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which is the</w:t>
        </w:r>
      </w:ins>
      <w:ins w:id="2151" w:author="PR Preview" w:date="2026-01-01T00:00:00Z">
        <w:r>
          <w:t xml:space="preserve"> </w:t>
        </w:r>
      </w:ins>
      <w:hyperlink w:anchor="def-entropy">
        <w:ins w:id="2152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of a random variable with mass function</w:t>
        </w:r>
      </w:ins>
      <w:ins w:id="2155" w:author="PR Preview" w:date="2026-01-01T00:00:00Z">
        <w:r>
          <w:t xml:space="preserve"> </w:t>
        </w:r>
      </w:ins>
      <m:oMath>
        <m:r>
          <m:t>p</m:t>
        </m:r>
      </m:oMath>
      <w:ins w:id="2156" w:author="PR Preview" w:date="2026-01-01T00:00:00Z">
        <w:r>
          <w:t xml:space="preserve">.</w:t>
        </w:r>
      </w:ins>
    </w:p>
    <w:bookmarkEnd w:id="154"/>
    <w:bookmarkStart w:id="155" w:name="def-kl-divergence"/>
    <w:p>
      <w:pPr>
        <w:pStyle w:val="BodyText"/>
      </w:pPr>
      <w:ins w:id="2157" w:author="PR Preview" w:date="2026-01-01T00:00:00Z">
        <w:r>
          <w:rPr>
            <w:b/>
            <w:bCs/>
          </w:rPr>
          <w:t xml:space="preserve">Definition 23 (Kullback–Leibler divergence (KL divergence, relative entropy))</w:t>
        </w:r>
      </w:ins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For</w:t>
        </w:r>
      </w:ins>
      <w:ins w:id="2160" w:author="PR Preview" w:date="2026-01-01T00:00:00Z">
        <w:r>
          <w:t xml:space="preserve"> </w:t>
        </w:r>
      </w:ins>
      <m:oMath>
        <m:r>
          <m:t>p</m:t>
        </m:r>
      </m:oMath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and</w:t>
        </w:r>
      </w:ins>
      <w:ins w:id="2163" w:author="PR Preview" w:date="2026-01-01T00:00:00Z">
        <w:r>
          <w:t xml:space="preserve"> </w:t>
        </w:r>
      </w:ins>
      <m:oMath>
        <m:r>
          <m:t>q</m:t>
        </m:r>
      </m:oMath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as in</w:t>
        </w:r>
      </w:ins>
      <w:ins w:id="2166" w:author="PR Preview" w:date="2026-01-01T00:00:00Z">
        <w:r>
          <w:t xml:space="preserve"> </w:t>
        </w:r>
      </w:ins>
      <w:hyperlink w:anchor="def-cross-entropy">
        <w:ins w:id="216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168" w:author="PR Preview" w:date="2026-01-01T00:00:00Z">
        <w:r>
          <w:t xml:space="preserve">,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the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rPr>
            <w:b/>
            <w:bCs/>
          </w:rPr>
          <w:t xml:space="preserve">Kullback–Leibler divergence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(</w:t>
        </w:r>
      </w:ins>
      <w:ins w:id="2175" w:author="PR Preview" w:date="2026-01-01T00:00:00Z">
        <w:r>
          <w:rPr>
            <w:b/>
            <w:bCs/>
          </w:rPr>
          <w:t xml:space="preserve">KL divergence</w:t>
        </w:r>
      </w:ins>
      <w:ins w:id="2176" w:author="PR Preview" w:date="2026-01-01T00:00:00Z">
        <w:r>
          <w:t xml:space="preserve">, or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rPr>
            <w:b/>
            <w:bCs/>
          </w:rPr>
          <w:t xml:space="preserve">relative entropy</w:t>
        </w:r>
      </w:ins>
      <w:ins w:id="2179" w:author="PR Preview" w:date="2026-01-01T00:00:00Z">
        <w:r>
          <w:t xml:space="preserve">)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of</w:t>
        </w:r>
      </w:ins>
      <w:ins w:id="2182" w:author="PR Preview" w:date="2026-01-01T00:00:00Z">
        <w:r>
          <w:t xml:space="preserve"> </w:t>
        </w:r>
      </w:ins>
      <m:oMath>
        <m:r>
          <m:t>q</m:t>
        </m:r>
      </m:oMath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from</w:t>
        </w:r>
      </w:ins>
      <w:ins w:id="2185" w:author="PR Preview" w:date="2026-01-01T00:00:00Z">
        <w:r>
          <w:t xml:space="preserve"> </w:t>
        </w:r>
      </w:ins>
      <m:oMath>
        <m:r>
          <m:t>p</m:t>
        </m:r>
      </m:oMath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5"/>
    <w:bookmarkStart w:id="156" w:name="rem-kl-asymmetric"/>
    <w:p>
      <w:pPr>
        <w:pStyle w:val="FirstParagraph"/>
      </w:pPr>
      <w:ins w:id="2188" w:author="PR Preview" w:date="2026-01-01T00:00:00Z">
        <w:r>
          <w:rPr>
            <w:i/>
            <w:iCs/>
          </w:rPr>
          <w:t xml:space="preserve">Remark 11</w:t>
        </w:r>
      </w:ins>
      <w:ins w:id="2189" w:author="PR Preview" w:date="2026-01-01T00:00:00Z">
        <w:r>
          <w:t xml:space="preserve"> (The divergence is not symmetric). </w:t>
        </w:r>
      </w:ins>
      <w:ins w:id="2190" w:author="PR Preview" w:date="2026-01-01T00:00:00Z">
        <w:r>
          <w:t xml:space="preserve">In general,</w:t>
        </w:r>
      </w:ins>
      <w:ins w:id="2191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ins w:id="2192" w:author="PR Preview" w:date="2026-01-01T00:00:00Z">
        <w:r>
          <w:t xml:space="preserve">,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so it is not a distance between</w:t>
        </w:r>
      </w:ins>
      <w:ins w:id="2195" w:author="PR Preview" w:date="2026-01-01T00:00:00Z">
        <w:r>
          <w:t xml:space="preserve"> </w:t>
        </w:r>
      </w:ins>
      <m:oMath>
        <m:r>
          <m:t>p</m:t>
        </m:r>
      </m:oMath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and</w:t>
        </w:r>
      </w:ins>
      <w:ins w:id="2198" w:author="PR Preview" w:date="2026-01-01T00:00:00Z">
        <w:r>
          <w:t xml:space="preserve"> </w:t>
        </w:r>
      </w:ins>
      <m:oMath>
        <m:r>
          <m:t>q</m:t>
        </m:r>
      </m:oMath>
      <w:ins w:id="2199" w:author="PR Preview" w:date="2026-01-01T00:00:00Z">
        <w:r>
          <w:t xml:space="preserve">.</w:t>
        </w:r>
      </w:ins>
    </w:p>
    <w:bookmarkEnd w:id="156"/>
    <w:bookmarkStart w:id="157" w:name="exm-cross-entropy"/>
    <w:p>
      <w:pPr>
        <w:pStyle w:val="BodyText"/>
      </w:pPr>
      <w:ins w:id="2200" w:author="PR Preview" w:date="2026-01-01T00:00:00Z">
        <w:r>
          <w:rPr>
            <w:b/>
            <w:bCs/>
          </w:rPr>
          <w:t xml:space="preserve">Example 40 (Cross-entropy and divergence for two coins)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Let</w:t>
        </w:r>
      </w:ins>
      <w:ins w:id="22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be a fair coin</w:t>
        </w:r>
      </w:ins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and</w:t>
        </w:r>
      </w:ins>
      <w:ins w:id="220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a coin biased toward the second outcome.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Using logarithms to base 2,</w:t>
        </w:r>
      </w:ins>
      <w:ins w:id="22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and</w:t>
        </w:r>
      </w:ins>
      <w:ins w:id="221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2217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7"/>
    <w:bookmarkStart w:id="158" w:name="rem-cross-entropy-source"/>
    <w:p>
      <w:pPr>
        <w:pStyle w:val="BodyText"/>
      </w:pPr>
      <w:del w:id="2218" w:author="PR Preview" w:date="2026-01-01T00:00:00Z">
        <w:r>
          <w:rPr>
            <w:i/>
            <w:iCs/>
          </w:rPr>
          <w:delText xml:space="preserve">Remark 8</w:delText>
        </w:r>
      </w:del>
      <w:del w:id="2219" w:author="PR Preview" w:date="2026-01-01T00:00:00Z">
        <w:r>
          <w:delText xml:space="preserve"> (Where the definitions come from). </w:delText>
        </w:r>
      </w:del>
      <w:del w:id="2220" w:author="PR Preview" w:date="2026-01-01T00:00:00Z">
        <w:r>
          <w:delText xml:space="preserve">Murphy (2012, sec. 2.8.2, pp. 57–58)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defines the KL divergence</w:delText>
        </w:r>
      </w:del>
      <w:del w:id="2223" w:author="PR Preview" w:date="2026-01-01T00:00:00Z">
        <w:r>
          <w:delText xml:space="preserve"> </w:delText>
        </w:r>
      </w:del>
      <w:del w:id="2224" w:author="PR Preview" w:date="2026-01-01T00:00:00Z">
        <w:r>
          <w:delText xml:space="preserve">and the cross-entropy as above,</w:delText>
        </w:r>
      </w:del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and gives the coding interpretation:</w:delText>
        </w:r>
      </w:del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the cross-entropy is the average number of bits needed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to encode data from a source with distribution</w:delText>
        </w:r>
      </w:del>
      <w:del w:id="2231" w:author="PR Preview" w:date="2026-01-01T00:00:00Z">
        <w:r>
          <w:delText xml:space="preserve"> </w:delText>
        </w:r>
      </w:del>
      <m:oMath>
        <m:r>
          <m:t>p</m:t>
        </m:r>
      </m:oMath>
      <w:del w:id="2232" w:author="PR Preview" w:date="2026-01-01T00:00:00Z">
        <w:r>
          <w:delText xml:space="preserve"> </w:delText>
        </w:r>
      </w:del>
      <w:del w:id="2233" w:author="PR Preview" w:date="2026-01-01T00:00:00Z">
        <w:r>
          <w:delText xml:space="preserve">using a code designed for</w:delText>
        </w:r>
      </w:del>
      <w:del w:id="2234" w:author="PR Preview" w:date="2026-01-01T00:00:00Z">
        <w:r>
          <w:delText xml:space="preserve"> </w:delText>
        </w:r>
      </w:del>
      <m:oMath>
        <m:r>
          <m:t>q</m:t>
        </m:r>
      </m:oMath>
      <w:del w:id="2235" w:author="PR Preview" w:date="2026-01-01T00:00:00Z">
        <w:r>
          <w:delText xml:space="preserve">.</w:delText>
        </w:r>
      </w:del>
    </w:p>
    <w:p>
      <w:pPr>
        <w:pStyle w:val="BodyText"/>
      </w:pPr>
      <w:ins w:id="2236" w:author="PR Preview" w:date="2026-01-01T00:00:00Z">
        <w:r>
          <w:rPr>
            <w:i/>
            <w:iCs/>
          </w:rPr>
          <w:t xml:space="preserve">Remark 12</w:t>
        </w:r>
      </w:ins>
      <w:ins w:id="2237" w:author="PR Preview" w:date="2026-01-01T00:00:00Z">
        <w:r>
          <w:t xml:space="preserve"> (Where the definitions come from). </w:t>
        </w:r>
      </w:ins>
      <w:ins w:id="2238" w:author="PR Preview" w:date="2026-01-01T00:00:00Z">
        <w:r>
          <w:t xml:space="preserve">Murphy (2012, sec. 2.8.2, pp. 57–58)</w:t>
        </w:r>
      </w:ins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defines the KL divergence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and the cross-entropy as above,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and gives the coding interpretation:</w:t>
        </w:r>
      </w:ins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the cross-entropy is the average number of bits needed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to encode data from a source with distribution</w:t>
        </w:r>
      </w:ins>
      <w:ins w:id="2249" w:author="PR Preview" w:date="2026-01-01T00:00:00Z">
        <w:r>
          <w:t xml:space="preserve"> </w:t>
        </w:r>
      </w:ins>
      <m:oMath>
        <m:r>
          <m:t>p</m:t>
        </m:r>
      </m:oMath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using a code designed for</w:t>
        </w:r>
      </w:ins>
      <w:ins w:id="2252" w:author="PR Preview" w:date="2026-01-01T00:00:00Z">
        <w:r>
          <w:t xml:space="preserve"> </w:t>
        </w:r>
      </w:ins>
      <m:oMath>
        <m:r>
          <m:t>q</m:t>
        </m:r>
      </m:oMath>
      <w:ins w:id="2253" w:author="PR Preview" w:date="2026-01-01T00:00:00Z">
        <w:r>
          <w:t xml:space="preserve">.</w:t>
        </w:r>
      </w:ins>
    </w:p>
    <w:bookmarkEnd w:id="158"/>
    <w:bookmarkEnd w:id="159"/>
    <w:bookmarkStart w:id="1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8"/>
        </w:numPr>
      </w:pPr>
      <w:r>
        <w:t xml:space="preserve">Wikipedia contributors (2026d)</w:t>
      </w:r>
      <w:r>
        <w:t xml:space="preserve"> </w:t>
      </w:r>
      <w:r>
        <w:t xml:space="preserve">— the expectation, its properties and examples</w:t>
      </w:r>
    </w:p>
    <w:p>
      <w:pPr>
        <w:numPr>
          <w:ilvl w:val="0"/>
          <w:numId w:val="1008"/>
        </w:numPr>
      </w:pPr>
      <w:r>
        <w:t xml:space="preserve">Wikipedia contributors (2026e)</w:t>
      </w:r>
      <w:r>
        <w:t xml:space="preserve"> </w:t>
      </w:r>
      <w:r>
        <w:t xml:space="preserve">— the expectation of a function of a random variable</w:t>
      </w:r>
    </w:p>
    <w:p>
      <w:pPr>
        <w:numPr>
          <w:ilvl w:val="0"/>
          <w:numId w:val="1008"/>
        </w:numPr>
      </w:pPr>
      <w:r>
        <w:t xml:space="preserve">Wikipedia contributors (2026a)</w:t>
      </w:r>
      <w:r>
        <w:t xml:space="preserve"> </w:t>
      </w:r>
      <w:r>
        <w:t xml:space="preserve">— conditional expectation and its properties</w:t>
      </w:r>
    </w:p>
    <w:p>
      <w:pPr>
        <w:numPr>
          <w:ilvl w:val="0"/>
          <w:numId w:val="1008"/>
        </w:numPr>
      </w:pPr>
      <w:r>
        <w:t xml:space="preserve">Wikipedia contributors (2026g)</w:t>
      </w:r>
      <w:r>
        <w:t xml:space="preserve"> </w:t>
      </w:r>
      <w:r>
        <w:t xml:space="preserve">— loss functions in statistics and machine learning</w:t>
      </w:r>
    </w:p>
    <w:p>
      <w:pPr>
        <w:numPr>
          <w:ilvl w:val="0"/>
          <w:numId w:val="1008"/>
        </w:numPr>
      </w:pPr>
      <w:r>
        <w:t xml:space="preserve">Wikipedia contributors (2026h)</w:t>
      </w:r>
      <w:r>
        <w:t xml:space="preserve"> </w:t>
      </w:r>
      <w:r>
        <w:t xml:space="preserve">— the risk as an expected loss</w:t>
      </w:r>
    </w:p>
    <w:p>
      <w:pPr>
        <w:numPr>
          <w:ilvl w:val="0"/>
          <w:numId w:val="1008"/>
        </w:numPr>
      </w:pPr>
      <w:r>
        <w:t xml:space="preserve">Wikipedia contributors (2026c)</w:t>
      </w:r>
      <w:r>
        <w:t xml:space="preserve"> </w:t>
      </w:r>
      <w:r>
        <w:t xml:space="preserve">— entropy, with examples</w:t>
      </w:r>
    </w:p>
    <w:p>
      <w:pPr>
        <w:numPr>
          <w:ilvl w:val="0"/>
          <w:numId w:val="1008"/>
        </w:numPr>
      </w:pPr>
      <w:r>
        <w:t xml:space="preserve">Wikipedia contributors (2026b)</w:t>
      </w:r>
      <w:r>
        <w:t xml:space="preserve"> </w:t>
      </w:r>
      <w:r>
        <w:t xml:space="preserve">— cross-entropy and its use as a loss</w:t>
      </w:r>
    </w:p>
    <w:bookmarkEnd w:id="160"/>
    <w:bookmarkStart w:id="192" w:name="references"/>
    <w:p>
      <w:pPr>
        <w:pStyle w:val="Heading2"/>
      </w:pPr>
      <w:r>
        <w:t xml:space="preserve">References</w:t>
      </w:r>
    </w:p>
    <w:bookmarkStart w:id="191" w:name="refs"/>
    <w:bookmarkStart w:id="16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5"/>
    <w:bookmarkStart w:id="16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7"/>
    <w:bookmarkStart w:id="1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69"/>
    <w:bookmarkStart w:id="17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70"/>
    <w:bookmarkStart w:id="17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7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Expectation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  <w:r>
        <w:t xml:space="preserve">.</w:t>
      </w:r>
    </w:p>
    <w:bookmarkEnd w:id="177"/>
    <w:bookmarkStart w:id="179" w:name="ref-wikipedia_cross_entrop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Cross-Entropy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https://en.wikipedia.org/wiki/Cross-entropy</w:t>
        </w:r>
      </w:hyperlink>
      <w:r>
        <w:t xml:space="preserve">.</w:t>
      </w:r>
    </w:p>
    <w:bookmarkEnd w:id="179"/>
    <w:bookmarkStart w:id="181" w:name="ref-wikipedia_entropy_information_theor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Entropy (Information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https://en.wikipedia.org/wiki/Entropy_(information_theory)</w:t>
        </w:r>
      </w:hyperlink>
      <w:r>
        <w:t xml:space="preserve">.</w:t>
      </w:r>
    </w:p>
    <w:bookmarkEnd w:id="181"/>
    <w:bookmarkStart w:id="183" w:name="ref-wikipedia_expected_valu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Expected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https://en.wikipedia.org/wiki/Expected_value</w:t>
        </w:r>
      </w:hyperlink>
      <w:r>
        <w:t xml:space="preserve">.</w:t>
      </w:r>
    </w:p>
    <w:bookmarkEnd w:id="183"/>
    <w:bookmarkStart w:id="185" w:name="ref-wp:lotu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85"/>
    <w:bookmarkStart w:id="186" w:name="X57fd29787e4b8098f01e52482fbfe60ee90e0f2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86"/>
    <w:bookmarkStart w:id="188" w:name="ref-wikipedia_loss_fun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Loss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  <w:r>
        <w:t xml:space="preserve">.</w:t>
      </w:r>
    </w:p>
    <w:bookmarkEnd w:id="188"/>
    <w:bookmarkStart w:id="190" w:name="ref-wikipedia_risk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Risk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https://en.wikipedia.org/wiki/Risk_function</w:t>
        </w:r>
      </w:hyperlink>
      <w:r>
        <w:t xml:space="preserve">.</w:t>
      </w:r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04" Type="http://schemas.openxmlformats.org/officeDocument/2006/relationships/hyperlink" Target="expectation.qmd#def-expectation" TargetMode="External"/><Relationship Id="rId17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68" Type="http://schemas.openxmlformats.org/officeDocument/2006/relationships/hyperlink" Target="https://doi.org/10.1007/978-0-387-84858-7" TargetMode="External"/><Relationship Id="rId166" Type="http://schemas.openxmlformats.org/officeDocument/2006/relationships/hyperlink" Target="https://doi.org/10.1007/978-1-4614-4708-5" TargetMode="External"/><Relationship Id="rId164" Type="http://schemas.openxmlformats.org/officeDocument/2006/relationships/hyperlink" Target="https://doi.org/10.1201/9781315182780" TargetMode="External"/><Relationship Id="rId174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78" Type="http://schemas.openxmlformats.org/officeDocument/2006/relationships/hyperlink" Target="https://en.wikipedia.org/wiki/Cross-entropy" TargetMode="External"/><Relationship Id="rId180" Type="http://schemas.openxmlformats.org/officeDocument/2006/relationships/hyperlink" Target="https://en.wikipedia.org/wiki/Entropy_(information_theory)" TargetMode="External"/><Relationship Id="rId182" Type="http://schemas.openxmlformats.org/officeDocument/2006/relationships/hyperlink" Target="https://en.wikipedia.org/wiki/Expected_value" TargetMode="External"/><Relationship Id="rId184" Type="http://schemas.openxmlformats.org/officeDocument/2006/relationships/hyperlink" Target="https://en.wikipedia.org/wiki/Law_of_the_unconscious_statistician" TargetMode="External"/><Relationship Id="rId187" Type="http://schemas.openxmlformats.org/officeDocument/2006/relationships/hyperlink" Target="https://en.wikipedia.org/wiki/Loss_function" TargetMode="External"/><Relationship Id="rId189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2" Type="http://schemas.openxmlformats.org/officeDocument/2006/relationships/hyperlink" Target="https://morrison-lab.github.io/mds/algebra-basics.html#def-argmin" TargetMode="External"/><Relationship Id="rId141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morrison-lab.github.io/sds/estimation.html#def-estimand" TargetMode="External"/><Relationship Id="rId162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111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18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4" Type="http://schemas.openxmlformats.org/officeDocument/2006/relationships/hyperlink" Target="expectation.qmd#def-expectation" TargetMode="External"/><Relationship Id="rId17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68" Type="http://schemas.openxmlformats.org/officeDocument/2006/relationships/hyperlink" Target="https://doi.org/10.1007/978-0-387-84858-7" TargetMode="External"/><Relationship Id="rId166" Type="http://schemas.openxmlformats.org/officeDocument/2006/relationships/hyperlink" Target="https://doi.org/10.1007/978-1-4614-4708-5" TargetMode="External"/><Relationship Id="rId164" Type="http://schemas.openxmlformats.org/officeDocument/2006/relationships/hyperlink" Target="https://doi.org/10.1201/9781315182780" TargetMode="External"/><Relationship Id="rId174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78" Type="http://schemas.openxmlformats.org/officeDocument/2006/relationships/hyperlink" Target="https://en.wikipedia.org/wiki/Cross-entropy" TargetMode="External"/><Relationship Id="rId180" Type="http://schemas.openxmlformats.org/officeDocument/2006/relationships/hyperlink" Target="https://en.wikipedia.org/wiki/Entropy_(information_theory)" TargetMode="External"/><Relationship Id="rId182" Type="http://schemas.openxmlformats.org/officeDocument/2006/relationships/hyperlink" Target="https://en.wikipedia.org/wiki/Expected_value" TargetMode="External"/><Relationship Id="rId184" Type="http://schemas.openxmlformats.org/officeDocument/2006/relationships/hyperlink" Target="https://en.wikipedia.org/wiki/Law_of_the_unconscious_statistician" TargetMode="External"/><Relationship Id="rId187" Type="http://schemas.openxmlformats.org/officeDocument/2006/relationships/hyperlink" Target="https://en.wikipedia.org/wiki/Loss_function" TargetMode="External"/><Relationship Id="rId189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2" Type="http://schemas.openxmlformats.org/officeDocument/2006/relationships/hyperlink" Target="https://morrison-lab.github.io/mds/algebra-basics.html#def-argmin" TargetMode="External"/><Relationship Id="rId141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morrison-lab.github.io/sds/estimation.html#def-estimand" TargetMode="External"/><Relationship Id="rId162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111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18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2026-10-18T07:52:52Z</dcterms:created>
  <dcterms:modified xsi:type="dcterms:W3CDTF">2026-10-18T07:52:52Z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