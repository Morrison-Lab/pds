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01:15:21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(Wikipedia contributors 2026c)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13 (Variance/covariance of a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5" w:author="PR Preview" w:date="2026-01-01T00:00:00Z">
        <w:r>
          <w:rPr>
            <w:b/>
            <w:bCs/>
          </w:rP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random vector)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For a</w:delText>
        </w:r>
      </w:del>
      <w:del w:id="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dimensional random vector</w:delText>
        </w:r>
      </w:del>
      <w:del w:id="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del w:id="14" w:author="PR Preview" w:date="2026-01-01T00:00:00Z">
        <w:r>
          <w:rPr>
            <w:b/>
            <w:bCs/>
          </w:rPr>
          <w:delText xml:space="preserve">Theorem 10 (Elements of the variance-covariance matrix are pairwise covariances)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For a</w:delText>
        </w:r>
      </w:del>
      <w:del w:id="1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random vector</w:delText>
        </w:r>
      </w:del>
      <w:del w:id="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5" w:author="PR Preview" w:date="2026-01-01T00:00:00Z">
        <w:r>
          <w:delText xml:space="preserve">-th element of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3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31" w:author="PR Preview" w:date="2026-01-01T00:00:00Z">
        <w:r>
          <w:rPr>
            <w:i/>
            <w:iCs/>
          </w:rPr>
          <w:delText xml:space="preserve">Proof</w:delText>
        </w:r>
      </w:del>
      <w:del w:id="32" w:author="PR Preview" w:date="2026-01-01T00:00:00Z">
        <w:r>
          <w:delText xml:space="preserve">. </w:delText>
        </w:r>
      </w:del>
      <w:del w:id="33" w:author="PR Preview" w:date="2026-01-01T00:00:00Z">
        <w:r>
          <w:delText xml:space="preserve">Let</w:delText>
        </w:r>
      </w:del>
      <w:del w:id="3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for</w:delText>
        </w:r>
      </w:del>
      <w:del w:id="3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so</w:delText>
        </w:r>
      </w:del>
      <w:del w:id="4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2" w:author="PR Preview" w:date="2026-01-01T00:00:00Z">
        <w:r>
          <w:delText xml:space="preserve">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By</w:delText>
        </w:r>
      </w:del>
      <w:del w:id="45" w:author="PR Preview" w:date="2026-01-01T00:00:00Z">
        <w:r>
          <w:delText xml:space="preserve"> </w:delText>
        </w:r>
      </w:del>
      <w:hyperlink w:anchor="def-cov-vec-x">
        <w:del w:id="4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ins w:id="48" w:author="PR Preview" w:date="2026-01-01T00:00:00Z">
        <w:r>
          <w:rPr>
            <w:b/>
            <w:bCs/>
          </w:rPr>
          <w:t xml:space="preserve">Definition 13 (Variance/covariance of a</w:t>
        </w:r>
      </w:ins>
      <w:ins w:id="49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50" w:author="PR Preview" w:date="2026-01-01T00:00:00Z">
        <w:r>
          <w:rPr>
            <w:b/>
            <w:bCs/>
          </w:rP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random vector)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For a</w:t>
        </w:r>
      </w:ins>
      <w:ins w:id="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dimensional random vector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$\mathord{\smash[b]{\underset{\raise.3ex\hbox{$\scriptstyle\sim$}}{X}}\vphantom{X}}$</w:t>
        </w:r>
      </w:ins>
      <w:ins w:id="59" w:author="PR Preview" w:date="2026-01-01T00:00:00Z">
        <w:r>
          <w:t xml:space="preserve">,</w:t>
        </w:r>
      </w:ins>
    </w:p>
    <w:p>
      <w:pPr>
        <w:pStyle w:val="BodyText"/>
      </w:pPr>
      <w:ins w:id="60" w:author="PR Preview" w:date="2026-01-01T00:00:00Z">
        <w:r>
  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  </w:r>
      </w:ins>
    </w:p>
    <w:bookmarkEnd w:id="82"/>
    <w:bookmarkStart w:id="83" w:name="thm-vcov-elements"/>
    <w:p>
      <w:pPr>
        <w:pStyle w:val="FirstParagraph"/>
      </w:pPr>
      <w:ins w:id="61" w:author="PR Preview" w:date="2026-01-01T00:00:00Z">
        <w:r>
          <w:rPr>
            <w:b/>
            <w:bCs/>
          </w:rPr>
          <w:t xml:space="preserve">Theorem 10 (Elements of the variance-covariance matrix are pairwise covariances)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For a</w:t>
        </w:r>
      </w:ins>
      <w:ins w:id="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random vector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$\mathord{\smash[b]{\underset{\raise.3ex\hbox{$\scriptstyle\sim$}}{X}}\vphantom{X}}= {(X_1, \ldots, X_p)}^{\top}$</w:t>
        </w:r>
      </w:ins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</w:t>
        </w:r>
      </w:ins>
      <w:ins w:id="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3" w:author="PR Preview" w:date="2026-01-01T00:00:00Z">
        <w:r>
          <w:t xml:space="preserve">-th element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is</w:t>
        </w:r>
      </w:ins>
      <w:ins w:id="78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79" w:author="PR Preview" w:date="2026-01-01T00:00:00Z">
        <w:r>
          <w:t xml:space="preserve">:</w:t>
        </w:r>
      </w:ins>
    </w:p>
    <w:p>
      <w:pPr>
        <w:pStyle w:val="BodyText"/>
      </w:pPr>
      <w:ins w:id="80" w:author="PR Preview" w:date="2026-01-01T00:00:00Z">
        <w:r>
  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  </w:r>
      </w:ins>
    </w:p>
    <w:bookmarkEnd w:id="83"/>
    <w:p>
      <w:pPr>
        <w:pStyle w:val="FirstParagraph"/>
      </w:pPr>
      <w:ins w:id="81" w:author="PR Preview" w:date="2026-01-01T00:00:00Z">
        <w:r>
          <w:rPr>
            <w:i/>
            <w:iCs/>
          </w:rPr>
          <w:t xml:space="preserve">Proof</w:t>
        </w:r>
      </w:ins>
      <w:ins w:id="82" w:author="PR Preview" w:date="2026-01-01T00:00:00Z">
        <w:r>
          <w:t xml:space="preserve">. </w:t>
        </w:r>
      </w:ins>
      <w:ins w:id="83" w:author="PR Preview" w:date="2026-01-01T00:00:00Z">
        <w:r>
          <w:t xml:space="preserve">Let</w:t>
        </w:r>
      </w:ins>
      <w:ins w:id="8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for</w:t>
        </w:r>
      </w:ins>
      <w:ins w:id="8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$\operatorname{E}\mathord{\smash[b]{\underset{\raise.3ex\hbox{$\scriptstyle\sim$}}{X}}\vphantom{X}}= {(\mu_1, \ldots, \mu_p)}^{\top}$</w:t>
        </w:r>
      </w:ins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By</w:t>
        </w:r>
      </w:ins>
      <w:ins w:id="96" w:author="PR Preview" w:date="2026-01-01T00:00:00Z">
        <w:r>
          <w:t xml:space="preserve"> </w:t>
        </w:r>
      </w:ins>
      <w:hyperlink w:anchor="def-cov-vec-x">
        <w:ins w:id="9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98" w:author="PR Preview" w:date="2026-01-01T00:00:00Z">
        <w:r>
          <w:t xml:space="preserve">:</w:t>
        </w:r>
      </w:ins>
    </w:p>
    <w:p>
      <w:pPr>
        <w:pStyle w:val="BodyText"/>
      </w:pPr>
      <w:ins w:id="99" w:author="PR Preview" w:date="2026-01-01T00:00:00Z">
        <w:r>
  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  </w:r>
      </w:ins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BodyText"/>
      </w:pPr>
      <w:ins w:id="100" w:author="PR Preview" w:date="2026-01-01T00:00:00Z">
        <w:r>
  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  </w:r>
      </w:ins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del w:id="101" w:author="PR Preview" w:date="2026-01-01T00:00:00Z">
        <w:r>
          <w:rPr>
            <w:b/>
            <w:bCs/>
          </w:rPr>
          <w:delText xml:space="preserve">Theorem 12 (Variance of a linear combination)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For any vector of random variables</w:delText>
        </w:r>
      </w:del>
      <w:del w:id="1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and corresponding vector of constants</w:delText>
        </w:r>
      </w:del>
      <w:del w:id="107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08" w:author="PR Preview" w:date="2026-01-01T00:00:00Z">
        <w:r>
          <w:delText xml:space="preserve">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the variance of their linear combination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del w:id="111" w:author="PR Preview" w:date="2026-01-01T00:00:00Z">
        <w:r>
          <w:rPr>
            <w:i/>
            <w:iCs/>
          </w:rPr>
          <w:delText xml:space="preserve">Proof</w:delText>
        </w:r>
      </w:del>
      <w:del w:id="112" w:author="PR Preview" w:date="2026-01-01T00:00:00Z">
        <w:r>
          <w:delText xml:space="preserve">. </w:delText>
        </w:r>
      </w:del>
      <w:del w:id="113" w:author="PR Preview" w:date="2026-01-01T00:00:00Z">
        <w:r>
          <w:delText xml:space="preserve">Treat</w:delText>
        </w:r>
      </w:del>
      <w:del w:id="114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and</w:delText>
        </w:r>
      </w:del>
      <w:del w:id="1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as</w:delText>
        </w:r>
      </w:del>
      <w:del w:id="12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column vectors,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25" w:author="PR Preview" w:date="2026-01-01T00:00:00Z">
        <w:r>
          <w:delText xml:space="preserve">a scalar.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By linearity of expectation,</w:delText>
        </w:r>
      </w:del>
      <w:del w:id="12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9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30" w:author="PR Preview" w:date="2026-01-01T00:00:00Z">
        <w:r>
  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  </w:r>
      </w:ins>
    </w:p>
    <w:bookmarkStart w:id="86" w:name="thm-var-lincom"/>
    <w:p>
      <w:pPr>
        <w:pStyle w:val="FirstParagraph"/>
      </w:pPr>
      <w:ins w:id="131" w:author="PR Preview" w:date="2026-01-01T00:00:00Z">
        <w:r>
          <w:rPr>
            <w:b/>
            <w:bCs/>
          </w:rPr>
          <w:t xml:space="preserve">Theorem 12 (Variance of a linear combination)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For any vector of random variables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$\mathord{\smash[b]{\underset{\raise.3ex\hbox{$\scriptstyle\sim$}}{X}}\vphantom{X}}= (X_1, \ldots, X_n)$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 corresponding vector of constants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$\mathord{\smash[b]{\underset{\raise.3ex\hbox{$\scriptstyle\sim$}}{a}}\vphantom{a}}= (a_1, \ldots, a_n)$</w:t>
        </w:r>
      </w:ins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 variance of their linear combination is:</w:t>
        </w:r>
      </w:ins>
    </w:p>
    <w:p>
      <w:pPr>
        <w:pStyle w:val="BodyText"/>
      </w:pPr>
      <w:ins w:id="143" w:author="PR Preview" w:date="2026-01-01T00:00:00Z">
        <w:r>
  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  </w:r>
      </w:ins>
    </w:p>
    <w:bookmarkEnd w:id="86"/>
    <w:p>
      <w:pPr>
        <w:pStyle w:val="FirstParagraph"/>
      </w:pPr>
      <w:ins w:id="144" w:author="PR Preview" w:date="2026-01-01T00:00:00Z">
        <w:r>
          <w:rPr>
            <w:i/>
            <w:iCs/>
          </w:rPr>
          <w:t xml:space="preserve">Proof</w:t>
        </w:r>
      </w:ins>
      <w:ins w:id="145" w:author="PR Preview" w:date="2026-01-01T00:00:00Z">
        <w:r>
          <w:t xml:space="preserve">. </w:t>
        </w:r>
      </w:ins>
      <w:ins w:id="146" w:author="PR Preview" w:date="2026-01-01T00:00:00Z">
        <w:r>
          <w:t xml:space="preserve">Treat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$\mathord{\smash[b]{\underset{\raise.3ex\hbox{$\scriptstyle\sim$}}{a}}\vphantom{a}}$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and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$\mathord{\smash[b]{\underset{\raise.3ex\hbox{$\scriptstyle\sim$}}{X}}\vphantom{X}}$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as</w:t>
        </w:r>
      </w:ins>
      <w:ins w:id="1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column vectors,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so</w:t>
        </w:r>
      </w:ins>
    </w:p>
    <w:p>
      <w:pPr>
        <w:pStyle w:val="BodyText"/>
      </w:pPr>
      <w:ins w:id="160" w:author="PR Preview" w:date="2026-01-01T00:00:00Z">
        <w:r>
  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  </w:r>
      </w:ins>
    </w:p>
    <w:p>
      <w:pPr>
        <w:pStyle w:val="FirstParagraph"/>
      </w:pPr>
      <w:ins w:id="161" w:author="PR Preview" w:date="2026-01-01T00:00:00Z">
        <w:r>
          <w:t xml:space="preserve">a scalar.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By linearity of expectation,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  </w:r>
      </w:ins>
      <w:ins w:id="166" w:author="PR Preview" w:date="2026-01-01T00:00:00Z">
        <w:r>
          <w:t xml:space="preserve">, so:</w:t>
        </w:r>
      </w:ins>
    </w:p>
    <w:p>
      <w:pPr>
        <w:pStyle w:val="BodyText"/>
      </w:pPr>
      <w:ins w:id="167" w:author="PR Preview" w:date="2026-01-01T00:00:00Z">
        <w:r>
  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  </w:r>
      </w:ins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del w:id="168" w:author="PR Preview" w:date="2026-01-01T00:00:00Z">
        <w:r>
          <w:rPr>
            <w:b/>
            <w:bCs/>
          </w:rPr>
          <w:delText xml:space="preserve">Theorem 13 (A variance matrix is symmetric and positive semidefinite)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For a</w:delText>
        </w:r>
      </w:del>
      <w:del w:id="17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random vector</w:delText>
        </w:r>
      </w:del>
      <w:del w:id="17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with</w:delText>
        </w:r>
      </w:del>
      <w:del w:id="17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for every</w:delText>
        </w:r>
      </w:del>
      <w:del w:id="180" w:author="PR Preview" w:date="2026-01-01T00:00:00Z">
        <w:r>
          <w:delText xml:space="preserve"> </w:delText>
        </w:r>
      </w:del>
      <m:oMath>
        <m:r>
          <m:t>i</m:t>
        </m:r>
      </m:oMath>
      <w:del w:id="181" w:author="PR Preview" w:date="2026-01-01T00:00:00Z">
        <w:r>
          <w:delText xml:space="preserve">,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is</w:delText>
        </w:r>
      </w:del>
      <w:del w:id="185" w:author="PR Preview" w:date="2026-01-01T00:00:00Z">
        <w:r>
          <w:delText xml:space="preserve"> </w:delText>
        </w:r>
      </w:del>
      <w:hyperlink r:id="rId89">
        <w:del w:id="186" w:author="PR Preview" w:date="2026-01-01T00:00:00Z">
          <w:r>
            <w:rPr>
              <w:rStyle w:val="Hyperlink"/>
            </w:rPr>
            <w:delText xml:space="preserve">symmetric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and</w:delText>
        </w:r>
      </w:del>
      <w:del w:id="189" w:author="PR Preview" w:date="2026-01-01T00:00:00Z">
        <w:r>
          <w:delText xml:space="preserve"> </w:delText>
        </w:r>
      </w:del>
      <w:hyperlink r:id="rId90">
        <w:del w:id="190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191" w:author="PR Preview" w:date="2026-01-01T00:00:00Z">
        <w:r>
          <w:delText xml:space="preserve">: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for every</w:delText>
        </w:r>
      </w:del>
      <w:del w:id="19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vector of constants</w:delText>
        </w:r>
      </w:del>
      <w:del w:id="197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199" w:author="PR Preview" w:date="2026-01-01T00:00:00Z">
        <w:r>
          <w:rPr>
            <w:i/>
            <w:iCs/>
          </w:rPr>
          <w:delText xml:space="preserve">Proof</w:delText>
        </w:r>
      </w:del>
      <w:del w:id="200" w:author="PR Preview" w:date="2026-01-01T00:00:00Z">
        <w:r>
          <w:delText xml:space="preserve">. </w:delText>
        </w:r>
      </w:del>
      <w:del w:id="201" w:author="PR Preview" w:date="2026-01-01T00:00:00Z">
        <w:r>
          <w:delText xml:space="preserve">By</w:delText>
        </w:r>
      </w:del>
      <w:del w:id="202" w:author="PR Preview" w:date="2026-01-01T00:00:00Z">
        <w:r>
          <w:delText xml:space="preserve"> </w:delText>
        </w:r>
      </w:del>
      <w:hyperlink w:anchor="thm-vcov-elements">
        <w:del w:id="203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204" w:author="PR Preview" w:date="2026-01-01T00:00:00Z">
        <w:r>
          <w:delText xml:space="preserve">, the</w:delText>
        </w:r>
      </w:del>
      <w:del w:id="2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06" w:author="PR Preview" w:date="2026-01-01T00:00:00Z">
        <w:r>
          <w:delText xml:space="preserve">-th element of</w:delText>
        </w:r>
      </w:del>
      <w:del w:id="20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is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211" w:author="PR Preview" w:date="2026-01-01T00:00:00Z">
        <w:r>
          <w:delText xml:space="preserve">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and by</w:delText>
        </w:r>
      </w:del>
      <w:del w:id="214" w:author="PR Preview" w:date="2026-01-01T00:00:00Z">
        <w:r>
          <w:delText xml:space="preserve"> </w:delText>
        </w:r>
      </w:del>
      <w:hyperlink w:anchor="def-cov">
        <w:del w:id="21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216" w:author="PR Preview" w:date="2026-01-01T00:00:00Z">
        <w:r>
          <w:delText xml:space="preserve">, with</w:delText>
        </w:r>
      </w:del>
      <w:del w:id="21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21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del w:id="219" w:author="PR Preview" w:date="2026-01-01T00:00:00Z">
        <w:r>
          <w:delText xml:space="preserve">so the</w:delText>
        </w:r>
      </w:del>
      <w:del w:id="2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21" w:author="PR Preview" w:date="2026-01-01T00:00:00Z">
        <w:r>
          <w:delText xml:space="preserve">-th and</w:delText>
        </w:r>
      </w:del>
      <w:del w:id="2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223" w:author="PR Preview" w:date="2026-01-01T00:00:00Z">
        <w:r>
          <w:delText xml:space="preserve">-th elements are equal,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and</w:delText>
        </w:r>
      </w:del>
      <w:del w:id="22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is symmetric.</w:delText>
        </w:r>
      </w:del>
    </w:p>
    <w:p>
      <w:pPr>
        <w:pStyle w:val="BodyText"/>
      </w:pPr>
      <w:del w:id="229" w:author="PR Preview" w:date="2026-01-01T00:00:00Z">
        <w:r>
          <w:delText xml:space="preserve">For positive semidefiniteness, let</w:delText>
        </w:r>
      </w:del>
      <w:del w:id="23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1" w:author="PR Preview" w:date="2026-01-01T00:00:00Z">
        <w:r>
          <w:delText xml:space="preserve">.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32" w:author="PR Preview" w:date="2026-01-01T00:00:00Z">
        <w:r>
          <w:rPr>
            <w:b/>
            <w:bCs/>
          </w:rPr>
          <w:t xml:space="preserve">Theorem 13 (A variance matrix is symmetric and positive semidefinite)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For a</w:t>
        </w:r>
      </w:ins>
      <w:ins w:id="2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random vector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$\mathord{\smash[b]{\underset{\raise.3ex\hbox{$\scriptstyle\sim$}}{X}}\vphantom{X}}= {(X_1, \ldots, X_p)}^{\top}$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with</w:t>
        </w:r>
      </w:ins>
      <w:ins w:id="24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for every</w:t>
        </w:r>
      </w:ins>
      <w:ins w:id="245" w:author="PR Preview" w:date="2026-01-01T00:00:00Z">
        <w:r>
          <w:t xml:space="preserve"> </w:t>
        </w:r>
      </w:ins>
      <m:oMath>
        <m:r>
          <m:t>i</m:t>
        </m:r>
      </m:oMath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</w:t>
        </w:r>
      </w:ins>
      <w:ins w:id="251" w:author="PR Preview" w:date="2026-01-01T00:00:00Z">
        <w:r>
          <w:t xml:space="preserve"> </w:t>
        </w:r>
      </w:ins>
      <w:hyperlink r:id="rId89">
        <w:ins w:id="252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and</w:t>
        </w:r>
      </w:ins>
      <w:ins w:id="255" w:author="PR Preview" w:date="2026-01-01T00:00:00Z">
        <w:r>
          <w:t xml:space="preserve"> </w:t>
        </w:r>
      </w:ins>
      <w:hyperlink r:id="rId90">
        <w:ins w:id="256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257" w:author="PR Preview" w:date="2026-01-01T00:00:00Z">
        <w:r>
          <w:t xml:space="preserve">: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for every</w:t>
        </w:r>
      </w:ins>
      <w:ins w:id="26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vector of constants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$\mathord{\smash[b]{\underset{\raise.3ex\hbox{$\scriptstyle\sim$}}{a}}\vphantom{a}}$</w:t>
        </w:r>
      </w:ins>
      <w:ins w:id="265" w:author="PR Preview" w:date="2026-01-01T00:00:00Z">
        <w:r>
          <w:t xml:space="preserve">,</w:t>
        </w:r>
      </w:ins>
    </w:p>
    <w:p>
      <w:pPr>
        <w:pStyle w:val="BodyText"/>
      </w:pPr>
      <w:ins w:id="266" w:author="PR Preview" w:date="2026-01-01T00:00:00Z">
        <w:r>
  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  </w:r>
      </w:ins>
    </w:p>
    <w:bookmarkEnd w:id="91"/>
    <w:p>
      <w:pPr>
        <w:pStyle w:val="FirstParagraph"/>
      </w:pPr>
      <w:ins w:id="267" w:author="PR Preview" w:date="2026-01-01T00:00:00Z">
        <w:r>
          <w:rPr>
            <w:i/>
            <w:iCs/>
          </w:rPr>
          <w:t xml:space="preserve">Proof</w:t>
        </w:r>
      </w:ins>
      <w:ins w:id="268" w:author="PR Preview" w:date="2026-01-01T00:00:00Z">
        <w:r>
          <w:t xml:space="preserve">. </w:t>
        </w:r>
      </w:ins>
      <w:ins w:id="269" w:author="PR Preview" w:date="2026-01-01T00:00:00Z">
        <w:r>
          <w:t xml:space="preserve">By</w:t>
        </w:r>
      </w:ins>
      <w:ins w:id="270" w:author="PR Preview" w:date="2026-01-01T00:00:00Z">
        <w:r>
          <w:t xml:space="preserve"> </w:t>
        </w:r>
      </w:ins>
      <w:hyperlink w:anchor="thm-vcov-elements">
        <w:ins w:id="27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272" w:author="PR Preview" w:date="2026-01-01T00:00:00Z">
        <w:r>
          <w:t xml:space="preserve">, the</w:t>
        </w:r>
      </w:ins>
      <w:ins w:id="2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74" w:author="PR Preview" w:date="2026-01-01T00:00:00Z">
        <w:r>
          <w:t xml:space="preserve">-th element of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 by</w:t>
        </w:r>
      </w:ins>
      <w:ins w:id="283" w:author="PR Preview" w:date="2026-01-01T00:00:00Z">
        <w:r>
          <w:t xml:space="preserve"> </w:t>
        </w:r>
      </w:ins>
      <w:hyperlink w:anchor="def-cov">
        <w:ins w:id="28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85" w:author="PR Preview" w:date="2026-01-01T00:00:00Z">
        <w:r>
          <w:t xml:space="preserve">, with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ins w:id="288" w:author="PR Preview" w:date="2026-01-01T00:00:00Z">
        <w:r>
          <w:t xml:space="preserve">so the</w:t>
        </w:r>
      </w:ins>
      <w:ins w:id="2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90" w:author="PR Preview" w:date="2026-01-01T00:00:00Z">
        <w:r>
          <w:t xml:space="preserve">-th and</w:t>
        </w:r>
      </w:ins>
      <w:ins w:id="2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292" w:author="PR Preview" w:date="2026-01-01T00:00:00Z">
        <w:r>
          <w:t xml:space="preserve">-th elements are equal,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is symmetric.</w:t>
        </w:r>
      </w:ins>
    </w:p>
    <w:p>
      <w:pPr>
        <w:pStyle w:val="BodyText"/>
      </w:pPr>
      <w:ins w:id="299" w:author="PR Preview" w:date="2026-01-01T00:00:00Z">
        <w:r>
          <w:t xml:space="preserve">For positive semidefiniteness, let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$Y = {\mathord{\smash[b]{\underset{\raise.3ex\hbox{$\scriptstyle\sim$}}{a}}\vphantom{a}}}^{\top}\mathord{\smash[b]{\underset{\raise.3ex\hbox{$\scriptstyle\sim$}}{X}}\vphantom{X}}$</w:t>
        </w:r>
      </w:ins>
      <w:ins w:id="302" w:author="PR Preview" w:date="2026-01-01T00:00:00Z">
        <w:r>
          <w:t xml:space="preserve">. Then:</w:t>
        </w:r>
      </w:ins>
    </w:p>
    <w:p>
      <w:pPr>
        <w:pStyle w:val="BodyText"/>
      </w:pPr>
      <w:ins w:id="303" w:author="PR Preview" w:date="2026-01-01T00:00:00Z">
        <w:r>
  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  </w:r>
      </w:ins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del w:id="304" w:author="PR Preview" w:date="2026-01-01T00:00:00Z">
        <w:r>
          <w:rPr>
            <w:b/>
            <w:bCs/>
          </w:rPr>
          <w:delText xml:space="preserve">Example 16 (Two variance matrices that differ only in sign)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Let</w:delText>
        </w:r>
      </w:del>
      <w:del w:id="3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be equally likely to be each of the four points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10" w:author="PR Preview" w:date="2026-01-01T00:00:00Z">
        <w:r>
          <w:delText xml:space="preserve">and let</w:delText>
        </w:r>
      </w:del>
      <w:del w:id="31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be equally likely to be each of the four points</w:delText>
        </w:r>
      </w:del>
    </w:p>
    <w:p>
      <w:pPr>
        <w:pStyle w:val="BodyText"/>
      </w:pPr>
      <w:ins w:id="314" w:author="PR Preview" w:date="2026-01-01T00:00:00Z">
        <w:r>
          <w:rPr>
            <w:b/>
            <w:bCs/>
          </w:rPr>
          <w:t xml:space="preserve">Example 16 (Two variance matrices that differ only in sign)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Let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$\mathord{\smash[b]{\underset{\raise.3ex\hbox{$\scriptstyle\sim$}}{X}}\vphantom{X}}= {(X_1, X_2)}^{\top}$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be equally likely to be each of the four points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21" w:author="PR Preview" w:date="2026-01-01T00:00:00Z">
        <w:r>
          <w:t xml:space="preserve">and let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$\mathord{\smash[b]{\underset{\raise.3ex\hbox{$\scriptstyle\sim$}}{X}}\vphantom{X}}'$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be equally likely to be each of the four points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26" w:author="PR Preview" w:date="2026-01-01T00:00:00Z">
        <w:r>
          <w:delText xml:space="preserve">and likewise for</w:delText>
        </w:r>
      </w:del>
      <w:del w:id="32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del w:id="328" w:author="PR Preview" w:date="2026-01-01T00:00:00Z">
        <w:r>
          <w:delText xml:space="preserve">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They differ in the products of the coordinates:</w:delText>
        </w:r>
      </w:del>
    </w:p>
    <w:p>
      <w:pPr>
        <w:pStyle w:val="FirstParagraph"/>
      </w:pPr>
      <w:ins w:id="331" w:author="PR Preview" w:date="2026-01-01T00:00:00Z">
        <w:r>
          <w:t xml:space="preserve">and likewise for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$\mathord{\smash[b]{\underset{\raise.3ex\hbox{$\scriptstyle\sim$}}{X}}\vphantom{X}}'$</w:t>
        </w:r>
      </w:ins>
      <w:ins w:id="334" w:author="PR Preview" w:date="2026-01-01T00:00:00Z">
        <w:r>
          <w:t xml:space="preserve">.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They differ in the products of the coordinates: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37" w:author="PR Preview" w:date="2026-01-01T00:00:00Z">
        <w:r>
          <w:delText xml:space="preserve">Both are symmetric.</w:delText>
        </w:r>
      </w:del>
      <w:del w:id="338" w:author="PR Preview" w:date="2026-01-01T00:00:00Z">
        <w:r>
          <w:delText xml:space="preserve"> </w:delText>
        </w:r>
      </w:del>
      <w:hyperlink w:anchor="thm-var-lincom">
        <w:del w:id="33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with</w:delText>
        </w:r>
      </w:del>
      <w:del w:id="342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and</w:delText>
        </w:r>
      </w:del>
      <w:del w:id="345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gives:</w:delText>
        </w:r>
      </w:del>
    </w:p>
    <w:p>
      <w:pPr>
        <w:pStyle w:val="BodyText"/>
      </w:pPr>
      <w:ins w:id="348" w:author="PR Preview" w:date="2026-01-01T00:00:00Z">
        <w:r>
  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  </w:r>
      </w:ins>
    </w:p>
    <w:p>
      <w:pPr>
        <w:pStyle w:val="FirstParagraph"/>
      </w:pPr>
      <w:ins w:id="349" w:author="PR Preview" w:date="2026-01-01T00:00:00Z">
        <w:r>
          <w:t xml:space="preserve">Both are symmetric.</w:t>
        </w:r>
      </w:ins>
      <w:ins w:id="350" w:author="PR Preview" w:date="2026-01-01T00:00:00Z">
        <w:r>
          <w:t xml:space="preserve"> </w:t>
        </w:r>
      </w:ins>
      <w:hyperlink w:anchor="thm-var-lincom">
        <w:ins w:id="35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with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$\mathord{\smash[b]{\underset{\raise.3ex\hbox{$\scriptstyle\sim$}}{a}}\vphantom{a}}= {(1, 1)}^{\top}$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and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$\mathord{\smash[b]{\underset{\raise.3ex\hbox{$\scriptstyle\sim$}}{a}}\vphantom{a}}= {(1, -1)}^{\top}$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Example 17 (A variance matrix that is not positive definite)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Let</w:delText>
        </w:r>
      </w:del>
      <w:del w:id="3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have variance</w:delText>
        </w:r>
      </w:del>
      <w:del w:id="36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369" w:author="PR Preview" w:date="2026-01-01T00:00:00Z">
        <w:r>
          <w:delText xml:space="preserve">, and let</w:delText>
        </w:r>
      </w:del>
      <w:del w:id="37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Every covariance in</w:delText>
        </w:r>
      </w:del>
      <w:del w:id="37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is</w:delText>
        </w:r>
      </w:del>
      <w:del w:id="377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(</w:delText>
        </w:r>
      </w:del>
      <w:hyperlink w:anchor="lem-cov-xx">
        <w:del w:id="380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381" w:author="PR Preview" w:date="2026-01-01T00:00:00Z">
        <w:r>
          <w:delText xml:space="preserve">), so: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82" w:author="PR Preview" w:date="2026-01-01T00:00:00Z">
        <w:r>
          <w:delText xml:space="preserve">With</w:delText>
        </w:r>
      </w:del>
      <w:del w:id="383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8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85" w:author="PR Preview" w:date="2026-01-01T00:00:00Z">
        <w:r>
          <w:delText xml:space="preserve">so</w:delText>
        </w:r>
      </w:del>
      <w:del w:id="38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is positive semidefinite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but not</w:delText>
        </w:r>
      </w:del>
      <w:del w:id="391" w:author="PR Preview" w:date="2026-01-01T00:00:00Z">
        <w:r>
          <w:delText xml:space="preserve"> </w:delText>
        </w:r>
      </w:del>
      <w:hyperlink r:id="rId93">
        <w:del w:id="392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(compare</w:delText>
        </w:r>
      </w:del>
      <w:del w:id="395" w:author="PR Preview" w:date="2026-01-01T00:00:00Z">
        <w:r>
          <w:delText xml:space="preserve"> </w:delText>
        </w:r>
      </w:del>
      <w:hyperlink r:id="rId94">
        <w:del w:id="396" w:author="PR Preview" w:date="2026-01-01T00:00:00Z">
          <w:r>
            <w:rPr>
              <w:rStyle w:val="Hyperlink"/>
            </w:rPr>
            <w:delText xml:space="preserve">this example</w:delText>
          </w:r>
        </w:del>
      </w:hyperlink>
      <w:del w:id="397" w:author="PR Preview" w:date="2026-01-01T00:00:00Z">
        <w:r>
          <w:delText xml:space="preserve">).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If</w:delText>
        </w:r>
      </w:del>
      <w:del w:id="4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is continuous,</w:delText>
        </w:r>
      </w:del>
      <w:del w:id="4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has no</w:delText>
        </w:r>
      </w:del>
      <w:del w:id="406" w:author="PR Preview" w:date="2026-01-01T00:00:00Z">
        <w:r>
          <w:delText xml:space="preserve"> </w:delText>
        </w:r>
      </w:del>
      <w:hyperlink r:id="rId95">
        <w:del w:id="407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408" w:author="PR Preview" w:date="2026-01-01T00:00:00Z">
        <w:r>
          <w:delText xml:space="preserve">.</w:delText>
        </w:r>
      </w:del>
    </w:p>
    <w:p>
      <w:pPr>
        <w:pStyle w:val="BodyText"/>
      </w:pPr>
      <w:del w:id="409" w:author="PR Preview" w:date="2026-01-01T00:00:00Z">
        <w:r>
          <w:rPr>
            <w:b/>
            <w:bCs/>
          </w:rPr>
          <w:delText xml:space="preserve">Corollary 5 (Independent components give a diagonal variance matrix)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Let</w:delText>
        </w:r>
      </w:del>
      <w:del w:id="4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be a random vector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whose components are each discrete or continuous,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with:</w:delText>
        </w:r>
      </w:del>
    </w:p>
    <w:p>
      <w:pPr>
        <w:pStyle w:val="BodyText"/>
      </w:pPr>
      <w:ins w:id="419" w:author="PR Preview" w:date="2026-01-01T00:00:00Z">
        <w:r>
          <w:rPr>
            <w:b/>
            <w:bCs/>
          </w:rPr>
          <w:t xml:space="preserve">Example 17 (A variance matrix that is not positive definite)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Let</w:t>
        </w:r>
      </w:ins>
      <w:ins w:id="4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have variance</w:t>
        </w:r>
      </w:ins>
      <w:ins w:id="42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426" w:author="PR Preview" w:date="2026-01-01T00:00:00Z">
        <w:r>
          <w:t xml:space="preserve">, and let</w:t>
        </w:r>
      </w:ins>
      <w:ins w:id="42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428" w:author="PR Preview" w:date="2026-01-01T00:00:00Z">
        <w:r>
          <w:t xml:space="preserve">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Every covariance in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$\mathord{\smash[b]{\underset{\raise.3ex\hbox{$\scriptstyle\sim$}}{X}}\vphantom{X}}= {(X_1, X_2)}^{\top}$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</w:t>
        </w:r>
      </w:ins>
      <w:ins w:id="435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(</w:t>
        </w:r>
      </w:ins>
      <w:hyperlink w:anchor="lem-cov-xx">
        <w:ins w:id="43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39" w:author="PR Preview" w:date="2026-01-01T00:00:00Z">
        <w:r>
          <w:t xml:space="preserve">), so:</w:t>
        </w:r>
      </w:ins>
    </w:p>
    <w:p>
      <w:pPr>
        <w:pStyle w:val="BodyText"/>
      </w:pPr>
      <w:ins w:id="440" w:author="PR Preview" w:date="2026-01-01T00:00:00Z">
        <w:r>
          <w:t xml:space="preserve">$$
    \operatorname{Var}\mathopen{}\left(\mathord{\smash[b]{\underset{\raise.3ex\hbox{$\scriptstyle\sim$}}{X}}\vphantom{X}}\right)\mathclose{} = \sigma^2\begin{pmatrix}1 &amp; 1 \\ 1 &amp; 1\end{pmatrix}.
    $$</w:t>
        </w:r>
      </w:ins>
    </w:p>
    <w:p>
      <w:pPr>
        <w:pStyle w:val="FirstParagraph"/>
      </w:pPr>
      <w:ins w:id="441" w:author="PR Preview" w:date="2026-01-01T00:00:00Z">
        <w:r>
          <w:t xml:space="preserve">With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$\mathord{\smash[b]{\underset{\raise.3ex\hbox{$\scriptstyle\sim$}}{a}}\vphantom{a}}= {(1, -1)}^{\top}$</w:t>
        </w:r>
      </w:ins>
      <w:ins w:id="444" w:author="PR Preview" w:date="2026-01-01T00:00:00Z">
        <w:r>
          <w:t xml:space="preserve">,</w:t>
        </w:r>
      </w:ins>
    </w:p>
    <w:p>
      <w:pPr>
        <w:pStyle w:val="BodyText"/>
      </w:pPr>
      <w:ins w:id="445" w:author="PR Preview" w:date="2026-01-01T00:00:00Z">
        <w:r>
  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  </w:r>
      </w:ins>
    </w:p>
    <w:p>
      <w:pPr>
        <w:pStyle w:val="FirstParagraph"/>
      </w:pPr>
      <w:ins w:id="446" w:author="PR Preview" w:date="2026-01-01T00:00:00Z">
        <w:r>
          <w:t xml:space="preserve">so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positive semidefinite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but not</w:t>
        </w:r>
      </w:ins>
      <w:ins w:id="453" w:author="PR Preview" w:date="2026-01-01T00:00:00Z">
        <w:r>
          <w:t xml:space="preserve"> </w:t>
        </w:r>
      </w:ins>
      <w:hyperlink r:id="rId93">
        <w:ins w:id="454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(compare</w:t>
        </w:r>
      </w:ins>
      <w:ins w:id="457" w:author="PR Preview" w:date="2026-01-01T00:00:00Z">
        <w:r>
          <w:t xml:space="preserve"> </w:t>
        </w:r>
      </w:ins>
      <w:hyperlink r:id="rId94">
        <w:ins w:id="458" w:author="PR Preview" w:date="2026-01-01T00:00:00Z">
          <w:r>
            <w:rPr>
              <w:rStyle w:val="Hyperlink"/>
            </w:rPr>
            <w:t xml:space="preserve">this example</w:t>
          </w:r>
        </w:ins>
      </w:hyperlink>
      <w:ins w:id="459" w:author="PR Preview" w:date="2026-01-01T00:00:00Z">
        <w:r>
          <w:t xml:space="preserve">).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If</w:t>
        </w:r>
      </w:ins>
      <w:ins w:id="4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is continuous,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$\mathord{\smash[b]{\underset{\raise.3ex\hbox{$\scriptstyle\sim$}}{X}}\vphantom{X}}$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has no</w:t>
        </w:r>
      </w:ins>
      <w:ins w:id="469" w:author="PR Preview" w:date="2026-01-01T00:00:00Z">
        <w:r>
          <w:t xml:space="preserve"> </w:t>
        </w:r>
      </w:ins>
      <w:hyperlink r:id="rId95">
        <w:ins w:id="470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471" w:author="PR Preview" w:date="2026-01-01T00:00:00Z">
        <w:r>
          <w:t xml:space="preserve">.</w:t>
        </w:r>
      </w:ins>
    </w:p>
    <w:bookmarkEnd w:id="96"/>
    <w:bookmarkStart w:id="98" w:name="cor-vcov-indpt-diagonal"/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Corollary 5 (Independent components give a diagonal variance matrix)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Let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$\mathord{\smash[b]{\underset{\raise.3ex\hbox{$\scriptstyle\sim$}}{X}}\vphantom{X}}= {(X_1, \ldots, X_p)}^{\top}$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be a random vector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whose components are each discrete or continuous,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with: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del w:id="483" w:author="PR Preview" w:date="2026-01-01T00:00:00Z">
        <w:r>
          <w:delText xml:space="preserve">Then</w:delText>
        </w:r>
      </w:del>
      <w:del w:id="48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is</w:delText>
        </w:r>
      </w:del>
      <w:del w:id="487" w:author="PR Preview" w:date="2026-01-01T00:00:00Z">
        <w:r>
          <w:delText xml:space="preserve"> </w:delText>
        </w:r>
      </w:del>
      <w:hyperlink r:id="rId97">
        <w:del w:id="488" w:author="PR Preview" w:date="2026-01-01T00:00:00Z">
          <w:r>
            <w:rPr>
              <w:rStyle w:val="Hyperlink"/>
            </w:rPr>
            <w:delText xml:space="preserve">diagonal</w:delText>
          </w:r>
        </w:del>
      </w:hyperlink>
      <w:del w:id="489" w:author="PR Preview" w:date="2026-01-01T00:00:00Z">
        <w:r>
          <w:delText xml:space="preserve">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with diagonal elements</w:delText>
        </w:r>
      </w:del>
      <w:del w:id="49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del w:id="493" w:author="PR Preview" w:date="2026-01-01T00:00:00Z">
        <w:r>
          <w:delText xml:space="preserve">.</w:delText>
        </w:r>
      </w:del>
    </w:p>
    <w:p>
      <w:pPr>
        <w:pStyle w:val="BodyText"/>
      </w:pPr>
      <w:del w:id="494" w:author="PR Preview" w:date="2026-01-01T00:00:00Z">
        <w:r>
          <w:rPr>
            <w:i/>
            <w:iCs/>
          </w:rPr>
          <w:delText xml:space="preserve">Proof</w:delText>
        </w:r>
      </w:del>
      <w:del w:id="495" w:author="PR Preview" w:date="2026-01-01T00:00:00Z">
        <w:r>
          <w:delText xml:space="preserve">. </w:delText>
        </w:r>
      </w:del>
      <w:del w:id="496" w:author="PR Preview" w:date="2026-01-01T00:00:00Z">
        <w:r>
          <w:delText xml:space="preserve">By</w:delText>
        </w:r>
      </w:del>
      <w:del w:id="497" w:author="PR Preview" w:date="2026-01-01T00:00:00Z">
        <w:r>
          <w:delText xml:space="preserve"> </w:delText>
        </w:r>
      </w:del>
      <w:hyperlink w:anchor="thm-vcov-elements">
        <w:del w:id="498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499" w:author="PR Preview" w:date="2026-01-01T00:00:00Z">
        <w:r>
          <w:delText xml:space="preserve">, the</w:delText>
        </w:r>
      </w:del>
      <w:del w:id="5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01" w:author="PR Preview" w:date="2026-01-01T00:00:00Z">
        <w:r>
          <w:delText xml:space="preserve">-th element of</w:delText>
        </w:r>
      </w:del>
      <w:del w:id="50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is</w:delText>
        </w:r>
      </w:del>
      <w:del w:id="50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506" w:author="PR Preview" w:date="2026-01-01T00:00:00Z">
        <w:r>
          <w:delText xml:space="preserve">.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For</w:delText>
        </w:r>
      </w:del>
      <w:del w:id="50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510" w:author="PR Preview" w:date="2026-01-01T00:00:00Z">
        <w:r>
          <w:delText xml:space="preserve">,</w:delText>
        </w:r>
      </w:del>
      <w:del w:id="5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and</w:delText>
        </w:r>
      </w:del>
      <w:del w:id="5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are independent,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so</w:delText>
        </w:r>
      </w:del>
      <w:del w:id="51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by</w:delText>
        </w:r>
      </w:del>
      <w:del w:id="522" w:author="PR Preview" w:date="2026-01-01T00:00:00Z">
        <w:r>
          <w:delText xml:space="preserve"> </w:delText>
        </w:r>
      </w:del>
      <w:hyperlink w:anchor="thm-indpt-uncorrelated">
        <w:del w:id="52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524" w:author="PR Preview" w:date="2026-01-01T00:00:00Z">
        <w:r>
          <w:delText xml:space="preserve">.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The</w:delText>
        </w:r>
      </w:del>
      <w:del w:id="5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528" w:author="PR Preview" w:date="2026-01-01T00:00:00Z">
        <w:r>
          <w:delText xml:space="preserve">-th element is</w:delText>
        </w:r>
      </w:del>
      <w:del w:id="52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by</w:delText>
        </w:r>
      </w:del>
      <w:del w:id="532" w:author="PR Preview" w:date="2026-01-01T00:00:00Z">
        <w:r>
          <w:delText xml:space="preserve"> </w:delText>
        </w:r>
      </w:del>
      <w:hyperlink w:anchor="lem-cov-xx">
        <w:del w:id="53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534" w:author="PR Preview" w:date="2026-01-01T00:00:00Z">
        <w:r>
          <w:delText xml:space="preserve">.</w:delText>
        </w:r>
      </w:del>
    </w:p>
    <w:p>
      <w:pPr>
        <w:pStyle w:val="FirstParagraph"/>
      </w:pPr>
      <w:ins w:id="535" w:author="PR Preview" w:date="2026-01-01T00:00:00Z">
        <w:r>
          <w:t xml:space="preserve">Then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is</w:t>
        </w:r>
      </w:ins>
      <w:ins w:id="540" w:author="PR Preview" w:date="2026-01-01T00:00:00Z">
        <w:r>
          <w:t xml:space="preserve"> </w:t>
        </w:r>
      </w:ins>
      <w:hyperlink r:id="rId97">
        <w:ins w:id="541" w:author="PR Preview" w:date="2026-01-01T00:00:00Z">
          <w:r>
            <w:rPr>
              <w:rStyle w:val="Hyperlink"/>
            </w:rPr>
            <w:t xml:space="preserve">diagonal</w:t>
          </w:r>
        </w:ins>
      </w:hyperlink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with diagonal elements</w:t>
        </w:r>
      </w:ins>
      <w:ins w:id="54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ins w:id="546" w:author="PR Preview" w:date="2026-01-01T00:00:00Z">
        <w:r>
          <w:t xml:space="preserve">.</w:t>
        </w:r>
      </w:ins>
    </w:p>
    <w:bookmarkEnd w:id="98"/>
    <w:p>
      <w:pPr>
        <w:pStyle w:val="BodyText"/>
      </w:pPr>
      <w:ins w:id="547" w:author="PR Preview" w:date="2026-01-01T00:00:00Z">
        <w:r>
          <w:rPr>
            <w:i/>
            <w:iCs/>
          </w:rPr>
          <w:t xml:space="preserve">Proof</w:t>
        </w:r>
      </w:ins>
      <w:ins w:id="548" w:author="PR Preview" w:date="2026-01-01T00:00:00Z">
        <w:r>
          <w:t xml:space="preserve">. </w:t>
        </w:r>
      </w:ins>
      <w:ins w:id="549" w:author="PR Preview" w:date="2026-01-01T00:00:00Z">
        <w:r>
          <w:t xml:space="preserve">By</w:t>
        </w:r>
      </w:ins>
      <w:ins w:id="550" w:author="PR Preview" w:date="2026-01-01T00:00:00Z">
        <w:r>
          <w:t xml:space="preserve"> </w:t>
        </w:r>
      </w:ins>
      <w:hyperlink w:anchor="thm-vcov-elements">
        <w:ins w:id="55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552" w:author="PR Preview" w:date="2026-01-01T00:00:00Z">
        <w:r>
          <w:t xml:space="preserve">, the</w:t>
        </w:r>
      </w:ins>
      <w:ins w:id="5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54" w:author="PR Preview" w:date="2026-01-01T00:00:00Z">
        <w:r>
          <w:t xml:space="preserve">-th element of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$\operatorname{Var}\mathopen{}\left(\mathord{\smash[b]{\underset{\raise.3ex\hbox{$\scriptstyle\sim$}}{X}}\vphantom{X}}\right)\mathclose{}$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</w:t>
        </w:r>
      </w:ins>
      <w:ins w:id="559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560" w:author="PR Preview" w:date="2026-01-01T00:00:00Z">
        <w:r>
          <w:t xml:space="preserve">.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For</w:t>
        </w:r>
      </w:ins>
      <w:ins w:id="56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564" w:author="PR Preview" w:date="2026-01-01T00:00:00Z">
        <w:r>
          <w:t xml:space="preserve">,</w:t>
        </w:r>
      </w:ins>
      <w:ins w:id="56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and</w:t>
        </w:r>
      </w:ins>
      <w:ins w:id="5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are independent,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so</w:t>
        </w:r>
      </w:ins>
      <w:ins w:id="573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by</w:t>
        </w:r>
      </w:ins>
      <w:ins w:id="576" w:author="PR Preview" w:date="2026-01-01T00:00:00Z">
        <w:r>
          <w:t xml:space="preserve"> </w:t>
        </w:r>
      </w:ins>
      <w:hyperlink w:anchor="thm-indpt-uncorrelated">
        <w:ins w:id="57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78" w:author="PR Preview" w:date="2026-01-01T00:00:00Z">
        <w:r>
          <w:t xml:space="preserve">.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The</w:t>
        </w:r>
      </w:ins>
      <w:ins w:id="5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582" w:author="PR Preview" w:date="2026-01-01T00:00:00Z">
        <w:r>
          <w:t xml:space="preserve">-th element is</w:t>
        </w:r>
      </w:ins>
      <w:ins w:id="583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by</w:t>
        </w:r>
      </w:ins>
      <w:ins w:id="586" w:author="PR Preview" w:date="2026-01-01T00:00:00Z">
        <w:r>
          <w:t xml:space="preserve"> </w:t>
        </w:r>
      </w:ins>
      <w:hyperlink w:anchor="lem-cov-xx">
        <w:ins w:id="58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88" w:author="PR Preview" w:date="2026-01-01T00:00:00Z">
        <w:r>
          <w:t xml:space="preserve">.</w:t>
        </w:r>
      </w:ins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variance, its properties and its computation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the covariance and the covariance matrix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how an error differs from a residual</w:t>
      </w:r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3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wikipedia_co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https://en.wikipedia.org/wiki/Covariance</w:t>
        </w:r>
      </w:hyperlink>
      <w:r>
        <w:t xml:space="preserve">.</w:t>
      </w:r>
    </w:p>
    <w:bookmarkEnd w:id="118"/>
    <w:bookmarkStart w:id="119" w:name="ref-wikipedia_errors_and_residual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119"/>
    <w:bookmarkStart w:id="121" w:name="ref-wikipedia_vari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0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5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0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5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2026-10-18T08:24:16Z</dcterms:created>
  <dcterms:modified xsi:type="dcterms:W3CDTF">2026-10-18T08:24:16Z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