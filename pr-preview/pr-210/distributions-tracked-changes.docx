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2026-10-17 20:50:12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00:42:42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2026g)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2026f)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(Wikipedia contributors 2026b)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2026h)</w:t>
      </w:r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3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9 (Multivariate normal distribution (multivariate Gaussian distribution))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random vector</w:delText>
        </w:r>
      </w:del>
      <w:del w:id="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has the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rPr>
            <w:b/>
            <w:bCs/>
          </w:rPr>
          <w:delText xml:space="preserve">multivariate normal distribution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(or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rPr>
            <w:b/>
            <w:bCs/>
          </w:rPr>
          <w:delText xml:space="preserve">multivariate Gaussian distribution</w:delText>
        </w:r>
      </w:del>
      <w:del w:id="18" w:author="PR Preview" w:date="2026-01-01T00:00:00Z">
        <w:r>
          <w:delText xml:space="preserve">)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with mean parameter</w:delText>
        </w:r>
      </w:del>
      <w:del w:id="21" w:author="PR Preview" w:date="2026-01-01T00:00:00Z">
        <w:r>
          <w:delText xml:space="preserve"> </w:delText>
        </w:r>
      </w:del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and variance parameter</w:delText>
        </w:r>
      </w:del>
      <w:del w:id="24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25" w:author="PR Preview" w:date="2026-01-01T00:00:00Z">
        <w:r>
          <w:delText xml:space="preserve">,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a</w:delText>
        </w:r>
      </w:del>
      <w:del w:id="2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9" w:author="PR Preview" w:date="2026-01-01T00:00:00Z">
        <w:r>
          <w:delText xml:space="preserve"> </w:delText>
        </w:r>
      </w:del>
      <w:hyperlink r:id="rId109">
        <w:del w:id="30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matrix,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written</w:delText>
        </w:r>
      </w:del>
      <w:del w:id="3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del w:id="36" w:author="PR Preview" w:date="2026-01-01T00:00:00Z">
        <w:r>
          <w:delText xml:space="preserve">,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if</w:delText>
        </w:r>
      </w:del>
      <w:del w:id="3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has joint density: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ins w:id="42" w:author="PR Preview" w:date="2026-01-01T00:00:00Z">
        <w:r>
          <w:rPr>
            <w:b/>
            <w:bCs/>
          </w:rPr>
          <w:t xml:space="preserve">Definition 9 (Multivariate normal distribution (multivariate Gaussian distribution))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A</w:t>
        </w:r>
      </w:ins>
      <w:ins w:id="4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random vector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$\mathord{\smash[b]{\underset{\raise.3ex\hbox{$\scriptstyle\sim$}}{X}}\vphantom{X}}= {(X_1, \ldots, X_p)}^{\top}$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has the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rPr>
            <w:b/>
            <w:bCs/>
          </w:rPr>
          <w:t xml:space="preserve">multivariate normal distribution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(or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rPr>
            <w:b/>
            <w:bCs/>
          </w:rPr>
          <w:t xml:space="preserve">multivariate Gaussian distribution</w:t>
        </w:r>
      </w:ins>
      <w:ins w:id="58" w:author="PR Preview" w:date="2026-01-01T00:00:00Z">
        <w:r>
          <w:t xml:space="preserve">)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with mean parameter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$\mathord{\smash[b]{\underset{\raise.3ex\hbox{$\scriptstyle\sim$}}{\mu}}\vphantom{\mu}} \in \mathbb{R}^p$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and variance parameter</w:t>
        </w:r>
      </w:ins>
      <w:ins w:id="65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66" w:author="PR Preview" w:date="2026-01-01T00:00:00Z">
        <w:r>
          <w:t xml:space="preserve">,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a</w:t>
        </w:r>
      </w:ins>
      <w:ins w:id="6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70" w:author="PR Preview" w:date="2026-01-01T00:00:00Z">
        <w:r>
          <w:t xml:space="preserve"> </w:t>
        </w:r>
      </w:ins>
      <w:hyperlink r:id="rId109">
        <w:ins w:id="71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matrix,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written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  </w:r>
      </w:ins>
      <w:ins w:id="78" w:author="PR Preview" w:date="2026-01-01T00:00:00Z">
        <w:r>
          <w:t xml:space="preserve">,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if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$\mathord{\smash[b]{\underset{\raise.3ex\hbox{$\scriptstyle\sim$}}{X}}\vphantom{X}}$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has joint density:</w:t>
        </w:r>
      </w:ins>
    </w:p>
    <w:p>
      <w:pPr>
        <w:pStyle w:val="BodyText"/>
      </w:pPr>
      <w:ins w:id="85" w:author="PR Preview" w:date="2026-01-01T00:00:00Z">
        <w:r>
  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  </w:r>
      </w:ins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del w:id="86" w:author="PR Preview" w:date="2026-01-01T00:00:00Z">
        <w:r>
          <w:rPr>
            <w:i/>
            <w:iCs/>
          </w:rPr>
          <w:delText xml:space="preserve">Remark</w:delText>
        </w:r>
      </w:del>
      <w:del w:id="87" w:author="PR Preview" w:date="2026-01-01T00:00:00Z">
        <w:r>
          <w:delText xml:space="preserve">. </w:delText>
        </w:r>
      </w:del>
      <w:del w:id="88" w:author="PR Preview" w:date="2026-01-01T00:00:00Z">
        <w:r>
          <w:delText xml:space="preserve">A joint density of</w:delText>
        </w:r>
      </w:del>
      <w:del w:id="89" w:author="PR Preview" w:date="2026-01-01T00:00:00Z">
        <w:r>
          <w:delText xml:space="preserve"> </w:delText>
        </w:r>
      </w:del>
      <m:oMath>
        <m:r>
          <m:t>p</m:t>
        </m:r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random variables is the</w:delText>
        </w:r>
      </w:del>
      <w:del w:id="92" w:author="PR Preview" w:date="2026-01-01T00:00:00Z">
        <w:r>
          <w:delText xml:space="preserve"> </w:delText>
        </w:r>
      </w:del>
      <m:oMath>
        <m:r>
          <m:t>p</m:t>
        </m:r>
      </m:oMath>
      <w:del w:id="93" w:author="PR Preview" w:date="2026-01-01T00:00:00Z">
        <w:r>
          <w:delText xml:space="preserve">-variable analogue of a</w:delText>
        </w:r>
      </w:del>
      <w:del w:id="94" w:author="PR Preview" w:date="2026-01-01T00:00:00Z">
        <w:r>
          <w:delText xml:space="preserve"> </w:delText>
        </w:r>
      </w:del>
      <w:hyperlink r:id="rId113">
        <w:del w:id="95" w:author="PR Preview" w:date="2026-01-01T00:00:00Z">
          <w:r>
            <w:rPr>
              <w:rStyle w:val="Hyperlink"/>
            </w:rPr>
            <w:delText xml:space="preserve">joint density</w:delText>
          </w:r>
        </w:del>
      </w:hyperlink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of two: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a non-negative function on</w:delText>
        </w:r>
      </w:del>
      <w:del w:id="10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whose integral over any region</w:delText>
        </w:r>
      </w:del>
      <w:del w:id="10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is</w:delText>
        </w:r>
      </w:del>
      <w:del w:id="106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del w:id="107" w:author="PR Preview" w:date="2026-01-01T00:00:00Z">
        <w:r>
          <w:delText xml:space="preserve">.</w:delText>
        </w:r>
      </w:del>
    </w:p>
    <w:p>
      <w:pPr>
        <w:pStyle w:val="BodyText"/>
      </w:pPr>
      <w:ins w:id="108" w:author="PR Preview" w:date="2026-01-01T00:00:00Z">
        <w:r>
          <w:rPr>
            <w:i/>
            <w:iCs/>
          </w:rPr>
          <w:t xml:space="preserve">Remark</w:t>
        </w:r>
      </w:ins>
      <w:ins w:id="109" w:author="PR Preview" w:date="2026-01-01T00:00:00Z">
        <w:r>
          <w:t xml:space="preserve">. </w:t>
        </w:r>
      </w:ins>
      <w:ins w:id="110" w:author="PR Preview" w:date="2026-01-01T00:00:00Z">
        <w:r>
          <w:t xml:space="preserve">A joint density of</w:t>
        </w:r>
      </w:ins>
      <w:ins w:id="111" w:author="PR Preview" w:date="2026-01-01T00:00:00Z">
        <w:r>
          <w:t xml:space="preserve"> </w:t>
        </w:r>
      </w:ins>
      <m:oMath>
        <m:r>
          <m:t>p</m:t>
        </m:r>
      </m:oMath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random variables is the</w:t>
        </w:r>
      </w:ins>
      <w:ins w:id="114" w:author="PR Preview" w:date="2026-01-01T00:00:00Z">
        <w:r>
          <w:t xml:space="preserve"> </w:t>
        </w:r>
      </w:ins>
      <m:oMath>
        <m:r>
          <m:t>p</m:t>
        </m:r>
      </m:oMath>
      <w:ins w:id="115" w:author="PR Preview" w:date="2026-01-01T00:00:00Z">
        <w:r>
          <w:t xml:space="preserve">-variable analogue of a</w:t>
        </w:r>
      </w:ins>
      <w:ins w:id="116" w:author="PR Preview" w:date="2026-01-01T00:00:00Z">
        <w:r>
          <w:t xml:space="preserve"> </w:t>
        </w:r>
      </w:ins>
      <w:hyperlink r:id="rId113">
        <w:ins w:id="117" w:author="PR Preview" w:date="2026-01-01T00:00:00Z">
          <w:r>
            <w:rPr>
              <w:rStyle w:val="Hyperlink"/>
            </w:rPr>
            <w:t xml:space="preserve">joint density</w:t>
          </w:r>
        </w:ins>
      </w:hyperlink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of two: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a non-negative function on</w:t>
        </w:r>
      </w:ins>
      <w:ins w:id="12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whose integral over any region</w:t>
        </w:r>
      </w:ins>
      <w:ins w:id="12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is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$\Pr(\mathord{\smash[b]{\underset{\raise.3ex\hbox{$\scriptstyle\sim$}}{X}}\vphantom{X}}\in A)$</w:t>
        </w:r>
      </w:ins>
      <w:ins w:id="130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del w:id="131" w:author="PR Preview" w:date="2026-01-01T00:00:00Z">
        <w:r>
          <w:rPr>
            <w:b/>
            <w:bCs/>
          </w:rPr>
          <w:delText xml:space="preserve">Theorem 15 (The multivariate normal density integrates to 1)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If</w:delText>
        </w:r>
      </w:del>
      <w:del w:id="13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(</w:delText>
        </w:r>
      </w:del>
      <w:hyperlink w:anchor="def-mvn">
        <w:del w:id="137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38" w:author="PR Preview" w:date="2026-01-01T00:00:00Z">
        <w:r>
          <w:delText xml:space="preserve">),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then the density in</w:delText>
        </w:r>
      </w:del>
      <w:del w:id="141" w:author="PR Preview" w:date="2026-01-01T00:00:00Z">
        <w:r>
          <w:delText xml:space="preserve"> </w:delText>
        </w:r>
      </w:del>
      <w:hyperlink w:anchor="def-mvn">
        <w:del w:id="142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integrates to 1 over</w:delText>
        </w:r>
      </w:del>
      <w:del w:id="14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46" w:author="PR Preview" w:date="2026-01-01T00:00:00Z">
        <w:r>
          <w:delText xml:space="preserve">.</w:delText>
        </w:r>
      </w:del>
    </w:p>
    <w:p>
      <w:pPr>
        <w:pStyle w:val="BodyText"/>
      </w:pPr>
      <w:del w:id="147" w:author="PR Preview" w:date="2026-01-01T00:00:00Z">
        <w:r>
          <w:rPr>
            <w:b/>
            <w:bCs/>
          </w:rPr>
          <w:delText xml:space="preserve">Theorem 16 (The mean and variance of the multivariate normal distribution)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If</w:delText>
        </w:r>
      </w:del>
      <w:del w:id="15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(</w:delText>
        </w:r>
      </w:del>
      <w:hyperlink w:anchor="def-mvn">
        <w:del w:id="153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54" w:author="PR Preview" w:date="2026-01-01T00:00:00Z">
        <w:r>
          <w:delText xml:space="preserve">),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then</w:delText>
        </w:r>
      </w:del>
      <w:del w:id="157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(the</w:delText>
        </w:r>
      </w:del>
      <w:del w:id="160" w:author="PR Preview" w:date="2026-01-01T00:00:00Z">
        <w:r>
          <w:delText xml:space="preserve"> </w:delText>
        </w:r>
      </w:del>
      <w:hyperlink r:id="rId117">
        <w:del w:id="161" w:author="PR Preview" w:date="2026-01-01T00:00:00Z">
          <w:r>
            <w:rPr>
              <w:rStyle w:val="Hyperlink"/>
            </w:rPr>
            <w:delText xml:space="preserve">expectation of a random vector</w:delText>
          </w:r>
        </w:del>
      </w:hyperlink>
      <w:del w:id="162" w:author="PR Preview" w:date="2026-01-01T00:00:00Z">
        <w:r>
          <w:delText xml:space="preserve">),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and</w:delText>
        </w:r>
      </w:del>
      <w:del w:id="165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(the</w:delText>
        </w:r>
      </w:del>
      <w:del w:id="168" w:author="PR Preview" w:date="2026-01-01T00:00:00Z">
        <w:r>
          <w:delText xml:space="preserve"> </w:delText>
        </w:r>
      </w:del>
      <w:hyperlink r:id="rId118">
        <w:del w:id="169" w:author="PR Preview" w:date="2026-01-01T00:00:00Z">
          <w:r>
            <w:rPr>
              <w:rStyle w:val="Hyperlink"/>
            </w:rPr>
            <w:delText xml:space="preserve">variance of a random vector</w:delText>
          </w:r>
        </w:del>
      </w:hyperlink>
      <w:del w:id="170" w:author="PR Preview" w:date="2026-01-01T00:00:00Z">
        <w:r>
          <w:delText xml:space="preserve">).</w:delText>
        </w:r>
      </w:del>
    </w:p>
    <w:p>
      <w:pPr>
        <w:pStyle w:val="FirstParagraph"/>
      </w:pPr>
      <w:ins w:id="171" w:author="PR Preview" w:date="2026-01-01T00:00:00Z">
        <w:r>
          <w:rPr>
            <w:b/>
            <w:bCs/>
          </w:rPr>
          <w:t xml:space="preserve">Theorem 15 (The multivariate normal density integrates to 1)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If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(</w:t>
        </w:r>
      </w:ins>
      <w:hyperlink w:anchor="def-mvn">
        <w:ins w:id="178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79" w:author="PR Preview" w:date="2026-01-01T00:00:00Z">
        <w:r>
          <w:t xml:space="preserve">),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then the density in</w:t>
        </w:r>
      </w:ins>
      <w:ins w:id="182" w:author="PR Preview" w:date="2026-01-01T00:00:00Z">
        <w:r>
          <w:t xml:space="preserve"> </w:t>
        </w:r>
      </w:ins>
      <w:hyperlink w:anchor="def-mvn">
        <w:ins w:id="183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integrates to 1 over</w:t>
        </w:r>
      </w:ins>
      <w:ins w:id="18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87" w:author="PR Preview" w:date="2026-01-01T00:00:00Z">
        <w:r>
          <w:t xml:space="preserve">.</w:t>
        </w:r>
      </w:ins>
    </w:p>
    <w:bookmarkEnd w:id="116"/>
    <w:bookmarkStart w:id="119" w:name="thm-mvn-moments"/>
    <w:p>
      <w:pPr>
        <w:pStyle w:val="BodyText"/>
      </w:pPr>
      <w:ins w:id="188" w:author="PR Preview" w:date="2026-01-01T00:00:00Z">
        <w:r>
          <w:rPr>
            <w:b/>
            <w:bCs/>
          </w:rPr>
          <w:t xml:space="preserve">Theorem 16 (The mean and variance of the multivariate normal distribution)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If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(</w:t>
        </w:r>
      </w:ins>
      <w:hyperlink w:anchor="def-mvn">
        <w:ins w:id="195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96" w:author="PR Preview" w:date="2026-01-01T00:00:00Z">
        <w:r>
          <w:t xml:space="preserve">),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then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$\operatorname{E}\mathord{\smash[b]{\underset{\raise.3ex\hbox{$\scriptstyle\sim$}}{X}}\vphantom{X}}= \mathord{\smash[b]{\underset{\raise.3ex\hbox{$\scriptstyle\sim$}}{\mu}}\vphantom{\mu}}$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(the</w:t>
        </w:r>
      </w:ins>
      <w:ins w:id="203" w:author="PR Preview" w:date="2026-01-01T00:00:00Z">
        <w:r>
          <w:t xml:space="preserve"> </w:t>
        </w:r>
      </w:ins>
      <w:hyperlink r:id="rId117">
        <w:ins w:id="204" w:author="PR Preview" w:date="2026-01-01T00:00:00Z">
          <w:r>
            <w:rPr>
              <w:rStyle w:val="Hyperlink"/>
            </w:rPr>
            <w:t xml:space="preserve">expectation of a random vector</w:t>
          </w:r>
        </w:ins>
      </w:hyperlink>
      <w:ins w:id="205" w:author="PR Preview" w:date="2026-01-01T00:00:00Z">
        <w:r>
          <w:t xml:space="preserve">),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and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$\operatorname{Var}\mathopen{}\left(\mathord{\smash[b]{\underset{\raise.3ex\hbox{$\scriptstyle\sim$}}{X}}\vphantom{X}}\right)\mathclose{} = \mathbf{\Sigma}$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(the</w:t>
        </w:r>
      </w:ins>
      <w:ins w:id="212" w:author="PR Preview" w:date="2026-01-01T00:00:00Z">
        <w:r>
          <w:t xml:space="preserve"> </w:t>
        </w:r>
      </w:ins>
      <w:hyperlink r:id="rId118">
        <w:ins w:id="213" w:author="PR Preview" w:date="2026-01-01T00:00:00Z">
          <w:r>
            <w:rPr>
              <w:rStyle w:val="Hyperlink"/>
            </w:rPr>
            <w:t xml:space="preserve">variance of a random vector</w:t>
          </w:r>
        </w:ins>
      </w:hyperlink>
      <w:ins w:id="214" w:author="PR Preview" w:date="2026-01-01T00:00:00Z">
        <w:r>
          <w:t xml:space="preserve">).</w:t>
        </w:r>
      </w:ins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(Wikipedia contributors 2026e)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0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1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2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3" w:name="exm-mvn-univariate"/>
    <w:p>
      <w:pPr>
        <w:pStyle w:val="BodyText"/>
      </w:pPr>
      <w:del w:id="215" w:author="PR Preview" w:date="2026-01-01T00:00:00Z">
        <w:r>
          <w:rPr>
            <w:b/>
            <w:bCs/>
          </w:rPr>
          <w:delText xml:space="preserve">Example 17 (The univariate normal is the case</w:delText>
        </w:r>
      </w:del>
      <w:del w:id="216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217" w:author="PR Preview" w:date="2026-01-01T00:00:00Z">
        <w:r>
          <w:rPr>
            <w:b/>
            <w:bCs/>
          </w:rPr>
          <w:delText xml:space="preserve">)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With</w:delText>
        </w:r>
      </w:del>
      <w:del w:id="22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221" w:author="PR Preview" w:date="2026-01-01T00:00:00Z">
        <w:r>
          <w:delText xml:space="preserve">,</w:delText>
        </w:r>
      </w:del>
      <w:del w:id="222" w:author="PR Preview" w:date="2026-01-01T00:00:00Z">
        <w:r>
          <w:delText xml:space="preserve"> </w:delText>
        </w:r>
      </w:del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223" w:author="PR Preview" w:date="2026-01-01T00:00:00Z">
        <w:r>
          <w:delText xml:space="preserve">, and</w:delText>
        </w:r>
      </w:del>
      <w:del w:id="224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for</w:delText>
        </w:r>
      </w:del>
      <w:del w:id="227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228" w:author="PR Preview" w:date="2026-01-01T00:00:00Z">
        <w:r>
          <w:delText xml:space="preserve">,</w:delText>
        </w:r>
      </w:del>
      <w:del w:id="229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(</w:delText>
        </w:r>
      </w:del>
      <w:hyperlink r:id="rId110">
        <w:del w:id="232" w:author="PR Preview" w:date="2026-01-01T00:00:00Z">
          <w:r>
            <w:rPr>
              <w:rStyle w:val="Hyperlink"/>
            </w:rPr>
            <w:delText xml:space="preserve">determinant</w:delText>
          </w:r>
        </w:del>
      </w:hyperlink>
      <w:del w:id="233" w:author="PR Preview" w:date="2026-01-01T00:00:00Z">
        <w:r>
          <w:delText xml:space="preserve">,</w:delText>
        </w:r>
      </w:del>
      <w:del w:id="23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235" w:author="PR Preview" w:date="2026-01-01T00:00:00Z">
        <w:r>
          <w:delText xml:space="preserve">)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and</w:delText>
        </w:r>
      </w:del>
      <w:del w:id="238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239" w:author="PR Preview" w:date="2026-01-01T00:00:00Z">
        <w:r>
          <w:delText xml:space="preserve">, so: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BodyText"/>
      </w:pPr>
      <w:ins w:id="240" w:author="PR Preview" w:date="2026-01-01T00:00:00Z">
        <w:r>
          <w:rPr>
            <w:b/>
            <w:bCs/>
          </w:rPr>
          <w:t xml:space="preserve">Example 17 (The univariate normal is the case</w:t>
        </w:r>
      </w:ins>
      <w:ins w:id="241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242" w:author="PR Preview" w:date="2026-01-01T00:00:00Z">
        <w:r>
          <w:rPr>
            <w:b/>
            <w:bCs/>
          </w:rPr>
          <w:t xml:space="preserve">)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With</w:t>
        </w:r>
      </w:ins>
      <w:ins w:id="24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246" w:author="PR Preview" w:date="2026-01-01T00:00:00Z">
        <w:r>
          <w:t xml:space="preserve">,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$\mathord{\smash[b]{\underset{\raise.3ex\hbox{$\scriptstyle\sim$}}{\mu}}\vphantom{\mu}} = (\mu)$</w:t>
        </w:r>
      </w:ins>
      <w:ins w:id="249" w:author="PR Preview" w:date="2026-01-01T00:00:00Z">
        <w:r>
          <w:t xml:space="preserve">, and</w:t>
        </w:r>
      </w:ins>
      <w:ins w:id="250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for</w:t>
        </w:r>
      </w:ins>
      <w:ins w:id="25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254" w:author="PR Preview" w:date="2026-01-01T00:00:00Z">
        <w:r>
          <w:t xml:space="preserve">,</w:t>
        </w:r>
      </w:ins>
      <w:ins w:id="255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(</w:t>
        </w:r>
      </w:ins>
      <w:hyperlink r:id="rId110">
        <w:ins w:id="258" w:author="PR Preview" w:date="2026-01-01T00:00:00Z">
          <w:r>
            <w:rPr>
              <w:rStyle w:val="Hyperlink"/>
            </w:rPr>
            <w:t xml:space="preserve">determinant</w:t>
          </w:r>
        </w:ins>
      </w:hyperlink>
      <w:ins w:id="259" w:author="PR Preview" w:date="2026-01-01T00:00:00Z">
        <w:r>
          <w:t xml:space="preserve">,</w:t>
        </w:r>
      </w:ins>
      <w:ins w:id="26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261" w:author="PR Preview" w:date="2026-01-01T00:00:00Z">
        <w:r>
          <w:t xml:space="preserve">)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and</w:t>
        </w:r>
      </w:ins>
      <w:ins w:id="264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265" w:author="PR Preview" w:date="2026-01-01T00:00:00Z">
        <w:r>
          <w:t xml:space="preserve">, so:</w:t>
        </w:r>
      </w:ins>
    </w:p>
    <w:p>
      <w:pPr>
        <w:pStyle w:val="BodyText"/>
      </w:pPr>
      <w:ins w:id="266" w:author="PR Preview" w:date="2026-01-01T00:00:00Z">
        <w:r>
  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  </w:r>
      </w:ins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3"/>
    <w:bookmarkStart w:id="124" w:name="lem-mahalanobis-nonneg"/>
    <w:p>
      <w:pPr>
        <w:pStyle w:val="BodyText"/>
      </w:pPr>
      <w:del w:id="267" w:author="PR Preview" w:date="2026-01-01T00:00:00Z">
        <w:r>
          <w:rPr>
            <w:b/>
            <w:bCs/>
          </w:rPr>
          <w:delText xml:space="preserve">Lemma 1 (The quadratic form in the multivariate normal density is non-negative)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If</w:delText>
        </w:r>
      </w:del>
      <w:del w:id="270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is a</w:delText>
        </w:r>
      </w:del>
      <w:del w:id="27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positive definite matrix</w:delText>
        </w:r>
      </w:del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and</w:delText>
        </w:r>
      </w:del>
      <w:del w:id="27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79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μ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280" w:author="PR Preview" w:date="2026-01-01T00:00:00Z">
        <w:r>
          <w:delText xml:space="preserve">with equality if and only if</w:delText>
        </w:r>
      </w:del>
      <w:del w:id="28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82" w:author="PR Preview" w:date="2026-01-01T00:00:00Z">
        <w:r>
          <w:delText xml:space="preserve">.</w:delText>
        </w:r>
      </w:del>
    </w:p>
    <w:p>
      <w:pPr>
        <w:pStyle w:val="BodyText"/>
      </w:pPr>
      <w:del w:id="283" w:author="PR Preview" w:date="2026-01-01T00:00:00Z">
        <w:r>
          <w:rPr>
            <w:i/>
            <w:iCs/>
          </w:rPr>
          <w:delText xml:space="preserve">Proof</w:delText>
        </w:r>
      </w:del>
      <w:del w:id="284" w:author="PR Preview" w:date="2026-01-01T00:00:00Z">
        <w:r>
          <w:delText xml:space="preserve">. </w:delText>
        </w:r>
      </w:del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is positive definite</w:delText>
        </w:r>
      </w:del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(</w:delText>
        </w:r>
      </w:del>
      <w:hyperlink r:id="rId114">
        <w:del w:id="289" w:author="PR Preview" w:date="2026-01-01T00:00:00Z">
          <w:r>
            <w:rPr>
              <w:rStyle w:val="Hyperlink"/>
            </w:rPr>
            <w:delText xml:space="preserve">positive definite inverse</w:delText>
          </w:r>
        </w:del>
      </w:hyperlink>
      <w:del w:id="290" w:author="PR Preview" w:date="2026-01-01T00:00:00Z">
        <w:r>
          <w:delText xml:space="preserve">).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If</w:delText>
        </w:r>
      </w:del>
      <w:del w:id="29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94" w:author="PR Preview" w:date="2026-01-01T00:00:00Z">
        <w:r>
          <w:delText xml:space="preserve">, then</w:delText>
        </w:r>
      </w:del>
      <w:del w:id="29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96" w:author="PR Preview" w:date="2026-01-01T00:00:00Z">
        <w:r>
          <w:delText xml:space="preserve">,</w:delText>
        </w:r>
      </w:del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so the quadratic form is positive by the</w:delText>
        </w:r>
      </w:del>
      <w:del w:id="299" w:author="PR Preview" w:date="2026-01-01T00:00:00Z">
        <w:r>
          <w:delText xml:space="preserve"> </w:delText>
        </w:r>
      </w:del>
      <w:hyperlink r:id="rId109">
        <w:del w:id="300" w:author="PR Preview" w:date="2026-01-01T00:00:00Z">
          <w:r>
            <w:rPr>
              <w:rStyle w:val="Hyperlink"/>
            </w:rPr>
            <w:delText xml:space="preserve">definition of positive definite</w:delText>
          </w:r>
        </w:del>
      </w:hyperlink>
      <w:del w:id="301" w:author="PR Preview" w:date="2026-01-01T00:00:00Z">
        <w:r>
          <w:delText xml:space="preserve">.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If</w:delText>
        </w:r>
      </w:del>
      <w:del w:id="30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05" w:author="PR Preview" w:date="2026-01-01T00:00:00Z">
        <w:r>
          <w:delText xml:space="preserve">, then</w:delText>
        </w:r>
      </w:del>
      <w:del w:id="30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07" w:author="PR Preview" w:date="2026-01-01T00:00:00Z">
        <w:r>
          <w:delText xml:space="preserve">,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and the quadratic form is</w:delText>
        </w:r>
      </w:del>
      <w:del w:id="310" w:author="PR Preview" w:date="2026-01-01T00:00:00Z">
        <w:r>
          <w:delText xml:space="preserve"> </w:delText>
        </w:r>
      </w:del>
      <m:oMath>
        <m:r>
          <m:t>0</m:t>
        </m:r>
      </m:oMath>
      <w:del w:id="311" w:author="PR Preview" w:date="2026-01-01T00:00:00Z">
        <w:r>
          <w:delText xml:space="preserve">.</w:delText>
        </w:r>
      </w:del>
    </w:p>
    <w:p>
      <w:pPr>
        <w:pStyle w:val="BodyText"/>
      </w:pPr>
      <w:del w:id="312" w:author="PR Preview" w:date="2026-01-01T00:00:00Z">
        <w:r>
          <w:rPr>
            <w:b/>
            <w:bCs/>
          </w:rPr>
          <w:delText xml:space="preserve">Definition 10 (Mahalanobis distance)</w:delText>
        </w:r>
      </w:del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For a</w:delText>
        </w:r>
      </w:del>
      <w:del w:id="31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positive definite matrix</w:delText>
        </w:r>
      </w:del>
      <w:del w:id="318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and</w:delText>
        </w:r>
      </w:del>
      <w:del w:id="32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22" w:author="PR Preview" w:date="2026-01-01T00:00:00Z">
        <w:r>
          <w:delText xml:space="preserve">,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the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rPr>
            <w:b/>
            <w:bCs/>
          </w:rPr>
          <w:delText xml:space="preserve">Mahalanobis distance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from</w:delText>
        </w:r>
      </w:del>
      <w:del w:id="32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to</w:delText>
        </w:r>
      </w:del>
      <w:del w:id="332" w:author="PR Preview" w:date="2026-01-01T00:00:00Z">
        <w:r>
          <w:delText xml:space="preserve"> </w:delText>
        </w:r>
      </w:del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with respect to</w:delText>
        </w:r>
      </w:del>
      <w:del w:id="335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is: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rad>
        </m:oMath>
      </m:oMathPara>
    </w:p>
    <w:p>
      <w:pPr>
        <w:pStyle w:val="BodyText"/>
      </w:pPr>
      <w:ins w:id="338" w:author="PR Preview" w:date="2026-01-01T00:00:00Z">
        <w:r>
          <w:rPr>
            <w:b/>
            <w:bCs/>
          </w:rPr>
          <w:t xml:space="preserve">Lemma 1 (The quadratic form in the multivariate normal density is non-negative)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If</w:t>
        </w:r>
      </w:ins>
      <w:ins w:id="341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is a</w:t>
        </w:r>
      </w:ins>
      <w:ins w:id="34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positive definite matrix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and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$\mathord{\smash[b]{\underset{\raise.3ex\hbox{$\scriptstyle\sim$}}{x}}\vphantom{x}}, \mathord{\smash[b]{\underset{\raise.3ex\hbox{$\scriptstyle\sim$}}{\mu}}\vphantom{\mu}} \in \mathbb{R}^p$</w:t>
        </w:r>
      </w:ins>
      <w:ins w:id="351" w:author="PR Preview" w:date="2026-01-01T00:00:00Z">
        <w:r>
          <w:t xml:space="preserve">, then</w:t>
        </w:r>
      </w:ins>
    </w:p>
    <w:p>
      <w:pPr>
        <w:pStyle w:val="BodyText"/>
      </w:pPr>
      <w:ins w:id="352" w:author="PR Preview" w:date="2026-01-01T00:00:00Z">
        <w:r>
  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  </w:r>
      </w:ins>
    </w:p>
    <w:p>
      <w:pPr>
        <w:pStyle w:val="FirstParagraph"/>
      </w:pPr>
      <w:ins w:id="353" w:author="PR Preview" w:date="2026-01-01T00:00:00Z">
        <w:r>
          <w:t xml:space="preserve">with equality if and only if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$\mathord{\smash[b]{\underset{\raise.3ex\hbox{$\scriptstyle\sim$}}{x}}\vphantom{x}}= \mathord{\smash[b]{\underset{\raise.3ex\hbox{$\scriptstyle\sim$}}{\mu}}\vphantom{\mu}}$</w:t>
        </w:r>
      </w:ins>
      <w:ins w:id="356" w:author="PR Preview" w:date="2026-01-01T00:00:00Z">
        <w:r>
          <w:t xml:space="preserve">.</w:t>
        </w:r>
      </w:ins>
    </w:p>
    <w:bookmarkEnd w:id="124"/>
    <w:p>
      <w:pPr>
        <w:pStyle w:val="BodyText"/>
      </w:pPr>
      <w:ins w:id="357" w:author="PR Preview" w:date="2026-01-01T00:00:00Z">
        <w:r>
          <w:rPr>
            <w:i/>
            <w:iCs/>
          </w:rPr>
          <w:t xml:space="preserve">Proof</w:t>
        </w:r>
      </w:ins>
      <w:ins w:id="358" w:author="PR Preview" w:date="2026-01-01T00:00:00Z">
        <w:r>
          <w:t xml:space="preserve">. </w:t>
        </w:r>
      </w:ins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is positive definite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(</w:t>
        </w:r>
      </w:ins>
      <w:hyperlink r:id="rId114">
        <w:ins w:id="363" w:author="PR Preview" w:date="2026-01-01T00:00:00Z">
          <w:r>
            <w:rPr>
              <w:rStyle w:val="Hyperlink"/>
            </w:rPr>
            <w:t xml:space="preserve">positive definite inverse</w:t>
          </w:r>
        </w:ins>
      </w:hyperlink>
      <w:ins w:id="364" w:author="PR Preview" w:date="2026-01-01T00:00:00Z">
        <w:r>
          <w:t xml:space="preserve">).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If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$\mathord{\smash[b]{\underset{\raise.3ex\hbox{$\scriptstyle\sim$}}{x}}\vphantom{x}}\neq \mathord{\smash[b]{\underset{\raise.3ex\hbox{$\scriptstyle\sim$}}{\mu}}\vphantom{\mu}}$</w:t>
        </w:r>
      </w:ins>
      <w:ins w:id="369" w:author="PR Preview" w:date="2026-01-01T00:00:00Z">
        <w:r>
          <w:t xml:space="preserve">, then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  </w:r>
      </w:ins>
      <w:ins w:id="372" w:author="PR Preview" w:date="2026-01-01T00:00:00Z">
        <w:r>
          <w:t xml:space="preserve">,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so the quadratic form is positive by the</w:t>
        </w:r>
      </w:ins>
      <w:ins w:id="375" w:author="PR Preview" w:date="2026-01-01T00:00:00Z">
        <w:r>
          <w:t xml:space="preserve"> </w:t>
        </w:r>
      </w:ins>
      <w:hyperlink r:id="rId109">
        <w:ins w:id="376" w:author="PR Preview" w:date="2026-01-01T00:00:00Z">
          <w:r>
            <w:rPr>
              <w:rStyle w:val="Hyperlink"/>
            </w:rPr>
            <w:t xml:space="preserve">definition of positive definite</w:t>
          </w:r>
        </w:ins>
      </w:hyperlink>
      <w:ins w:id="377" w:author="PR Preview" w:date="2026-01-01T00:00:00Z">
        <w:r>
          <w:t xml:space="preserve">.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If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$\mathord{\smash[b]{\underset{\raise.3ex\hbox{$\scriptstyle\sim$}}{x}}\vphantom{x}}= \mathord{\smash[b]{\underset{\raise.3ex\hbox{$\scriptstyle\sim$}}{\mu}}\vphantom{\mu}}$</w:t>
        </w:r>
      </w:ins>
      <w:ins w:id="382" w:author="PR Preview" w:date="2026-01-01T00:00:00Z">
        <w:r>
          <w:t xml:space="preserve">, then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  </w:r>
      </w:ins>
      <w:ins w:id="385" w:author="PR Preview" w:date="2026-01-01T00:00:00Z">
        <w:r>
          <w:t xml:space="preserve">,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and the quadratic form is</w:t>
        </w:r>
      </w:ins>
      <w:ins w:id="388" w:author="PR Preview" w:date="2026-01-01T00:00:00Z">
        <w:r>
          <w:t xml:space="preserve"> </w:t>
        </w:r>
      </w:ins>
      <m:oMath>
        <m:r>
          <m:t>0</m:t>
        </m:r>
      </m:oMath>
      <w:ins w:id="389" w:author="PR Preview" w:date="2026-01-01T00:00:00Z">
        <w:r>
          <w:t xml:space="preserve">.</w:t>
        </w:r>
      </w:ins>
    </w:p>
    <w:bookmarkStart w:id="125" w:name="def-mahalanobis"/>
    <w:p>
      <w:pPr>
        <w:pStyle w:val="BodyText"/>
      </w:pPr>
      <w:ins w:id="390" w:author="PR Preview" w:date="2026-01-01T00:00:00Z">
        <w:r>
          <w:rPr>
            <w:b/>
            <w:bCs/>
          </w:rPr>
          <w:t xml:space="preserve">Definition 10 (Mahalanobis distance)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For a</w:t>
        </w:r>
      </w:ins>
      <w:ins w:id="39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positive definite matrix</w:t>
        </w:r>
      </w:ins>
      <w:ins w:id="396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and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$\mathord{\smash[b]{\underset{\raise.3ex\hbox{$\scriptstyle\sim$}}{x}}\vphantom{x}}, \mathord{\smash[b]{\underset{\raise.3ex\hbox{$\scriptstyle\sim$}}{\mu}}\vphantom{\mu}} \in \mathbb{R}^p$</w:t>
        </w:r>
      </w:ins>
      <w:ins w:id="401" w:author="PR Preview" w:date="2026-01-01T00:00:00Z">
        <w:r>
          <w:t xml:space="preserve">,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the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rPr>
            <w:b/>
            <w:bCs/>
          </w:rPr>
          <w:t xml:space="preserve">Mahalanobis distance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from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$\mathord{\smash[b]{\underset{\raise.3ex\hbox{$\scriptstyle\sim$}}{x}}\vphantom{x}}$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to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$\mathord{\smash[b]{\underset{\raise.3ex\hbox{$\scriptstyle\sim$}}{\mu}}\vphantom{\mu}}$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with respect to</w:t>
        </w:r>
      </w:ins>
      <w:ins w:id="416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is:</w:t>
        </w:r>
      </w:ins>
    </w:p>
    <w:p>
      <w:pPr>
        <w:pStyle w:val="BodyText"/>
      </w:pPr>
      <w:ins w:id="419" w:author="PR Preview" w:date="2026-01-01T00:00:00Z">
        <w:r>
  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  </w:r>
      </w:ins>
    </w:p>
    <w:bookmarkEnd w:id="1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(Wikipedia contributors 2026c)</w:t>
      </w:r>
      <w:r>
        <w:t xml:space="preserve">.</w:t>
      </w:r>
    </w:p>
    <w:bookmarkStart w:id="126" w:name="cor-mvn-mahalanobis"/>
    <w:p>
      <w:pPr>
        <w:pStyle w:val="BodyText"/>
      </w:pPr>
      <w:del w:id="420" w:author="PR Preview" w:date="2026-01-01T00:00:00Z">
        <w:r>
          <w:rPr>
            <w:b/>
            <w:bCs/>
          </w:rPr>
          <w:delText xml:space="preserve">Corollary 3 (The multivariate normal density decreases with Mahalanobis distance)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If</w:delText>
        </w:r>
      </w:del>
      <w:del w:id="42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del w:id="424" w:author="PR Preview" w:date="2026-01-01T00:00:00Z">
        <w:r>
          <w:delText xml:space="preserve">, then: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del w:id="425" w:author="PR Preview" w:date="2026-01-01T00:00:00Z">
        <w:r>
          <w:delText xml:space="preserve">where</w:delText>
        </w:r>
      </w:del>
      <w:del w:id="426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</m:oMath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is the Mahalanobis distance to</w:delText>
        </w:r>
      </w:del>
      <w:del w:id="429" w:author="PR Preview" w:date="2026-01-01T00:00:00Z">
        <w:r>
          <w:delText xml:space="preserve"> </w:delText>
        </w:r>
      </w:del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delText xml:space="preserve">with respect to</w:delText>
        </w:r>
      </w:del>
      <w:del w:id="432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(</w:delText>
        </w:r>
      </w:del>
      <w:hyperlink w:anchor="def-mahalanobis">
        <w:del w:id="435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436" w:author="PR Preview" w:date="2026-01-01T00:00:00Z">
        <w:r>
          <w:delText xml:space="preserve">).</w:delText>
        </w:r>
      </w:del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So the density is highest at</w:delText>
        </w:r>
      </w:del>
      <w:del w:id="43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40" w:author="PR Preview" w:date="2026-01-01T00:00:00Z">
        <w:r>
          <w:delText xml:space="preserve">,</w:delText>
        </w:r>
      </w:del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delText xml:space="preserve">decreases as</w:delText>
        </w:r>
      </w:del>
      <w:del w:id="443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increases,</w:delText>
        </w:r>
      </w:del>
      <w:del w:id="446" w:author="PR Preview" w:date="2026-01-01T00:00:00Z">
        <w:r>
          <w:delText xml:space="preserve"> </w:delText>
        </w:r>
      </w:del>
      <w:del w:id="447" w:author="PR Preview" w:date="2026-01-01T00:00:00Z">
        <w:r>
          <w:delText xml:space="preserve">and is the same at every</w:delText>
        </w:r>
      </w:del>
      <w:del w:id="44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with the same</w:delText>
        </w:r>
      </w:del>
      <w:del w:id="451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452" w:author="PR Preview" w:date="2026-01-01T00:00:00Z">
        <w:r>
          <w:delText xml:space="preserve">.</w:delText>
        </w:r>
      </w:del>
    </w:p>
    <w:p>
      <w:pPr>
        <w:pStyle w:val="BodyText"/>
      </w:pPr>
      <w:del w:id="453" w:author="PR Preview" w:date="2026-01-01T00:00:00Z">
        <w:r>
          <w:rPr>
            <w:i/>
            <w:iCs/>
          </w:rPr>
          <w:delText xml:space="preserve">Proof</w:delText>
        </w:r>
      </w:del>
      <w:del w:id="454" w:author="PR Preview" w:date="2026-01-01T00:00:00Z">
        <w:r>
          <w:delText xml:space="preserve">. </w:delText>
        </w:r>
      </w:del>
      <w:del w:id="455" w:author="PR Preview" w:date="2026-01-01T00:00:00Z">
        <w:r>
          <w:delText xml:space="preserve">Substitute</w:delText>
        </w:r>
      </w:del>
      <w:del w:id="456" w:author="PR Preview" w:date="2026-01-01T00:00:00Z">
        <w:r>
          <w:delText xml:space="preserve"> </w:delText>
        </w:r>
      </w:del>
      <w:hyperlink w:anchor="def-mahalanobis">
        <w:del w:id="457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into</w:delText>
        </w:r>
      </w:del>
      <w:del w:id="460" w:author="PR Preview" w:date="2026-01-01T00:00:00Z">
        <w:r>
          <w:delText xml:space="preserve"> </w:delText>
        </w:r>
      </w:del>
      <w:hyperlink w:anchor="def-mvn">
        <w:del w:id="461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462" w:author="PR Preview" w:date="2026-01-01T00:00:00Z">
        <w:r>
          <w:delText xml:space="preserve">.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The function</w:delText>
        </w:r>
      </w:del>
      <w:del w:id="465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decreases on</w:delText>
        </w:r>
      </w:del>
      <w:del w:id="468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≥</m:t>
        </m:r>
        <m:r>
          <m:t>0</m:t>
        </m:r>
      </m:oMath>
      <w:del w:id="469" w:author="PR Preview" w:date="2026-01-01T00:00:00Z">
        <w:r>
          <w:delText xml:space="preserve">,</w:delText>
        </w:r>
      </w:del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and by</w:delText>
        </w:r>
      </w:del>
      <w:del w:id="472" w:author="PR Preview" w:date="2026-01-01T00:00:00Z">
        <w:r>
          <w:delText xml:space="preserve"> </w:delText>
        </w:r>
      </w:del>
      <w:hyperlink w:anchor="lem-mahalanobis-nonneg">
        <w:del w:id="473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474" w:author="PR Preview" w:date="2026-01-01T00:00:00Z">
        <w:r>
          <w:delText xml:space="preserve">,</w:delText>
        </w:r>
      </w:del>
      <w:del w:id="475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only at</w:delText>
        </w:r>
      </w:del>
      <w:del w:id="47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79" w:author="PR Preview" w:date="2026-01-01T00:00:00Z">
        <w:r>
          <w:delText xml:space="preserve">.</w:delText>
        </w:r>
      </w:del>
    </w:p>
    <w:p>
      <w:pPr>
        <w:pStyle w:val="BodyText"/>
      </w:pPr>
      <w:ins w:id="480" w:author="PR Preview" w:date="2026-01-01T00:00:00Z">
        <w:r>
          <w:rPr>
            <w:b/>
            <w:bCs/>
          </w:rPr>
          <w:t xml:space="preserve">Corollary 3 (The multivariate normal density decreases with Mahalanobis distance)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If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  </w:r>
      </w:ins>
      <w:ins w:id="485" w:author="PR Preview" w:date="2026-01-01T00:00:00Z">
        <w:r>
          <w:t xml:space="preserve">, then:</w:t>
        </w:r>
      </w:ins>
    </w:p>
    <w:p>
      <w:pPr>
        <w:pStyle w:val="BodyText"/>
      </w:pPr>
      <w:ins w:id="486" w:author="PR Preview" w:date="2026-01-01T00:00:00Z">
        <w:r>
  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  </w:r>
      </w:ins>
    </w:p>
    <w:p>
      <w:pPr>
        <w:pStyle w:val="FirstParagraph"/>
      </w:pPr>
      <w:ins w:id="487" w:author="PR Preview" w:date="2026-01-01T00:00:00Z">
        <w:r>
          <w:t xml:space="preserve">where</w:t>
        </w:r>
      </w:ins>
      <w:ins w:id="488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</m:oMath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is the Mahalanobis distance to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$\mathord{\smash[b]{\underset{\raise.3ex\hbox{$\scriptstyle\sim$}}{\mu}}\vphantom{\mu}}$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with respect to</w:t>
        </w:r>
      </w:ins>
      <w:ins w:id="495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(</w:t>
        </w:r>
      </w:ins>
      <w:hyperlink w:anchor="def-mahalanobis">
        <w:ins w:id="498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499" w:author="PR Preview" w:date="2026-01-01T00:00:00Z">
        <w:r>
          <w:t xml:space="preserve">).</w:t>
        </w:r>
      </w:ins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So the density is highest at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$\mathord{\smash[b]{\underset{\raise.3ex\hbox{$\scriptstyle\sim$}}{x}}\vphantom{x}}= \mathord{\smash[b]{\underset{\raise.3ex\hbox{$\scriptstyle\sim$}}{\mu}}\vphantom{\mu}}$</w:t>
        </w:r>
      </w:ins>
      <w:ins w:id="504" w:author="PR Preview" w:date="2026-01-01T00:00:00Z">
        <w:r>
          <w:t xml:space="preserve">,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decreases as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$\Delta(\mathord{\smash[b]{\underset{\raise.3ex\hbox{$\scriptstyle\sim$}}{x}}\vphantom{x}})$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increases,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and is the same at every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$\mathord{\smash[b]{\underset{\raise.3ex\hbox{$\scriptstyle\sim$}}{x}}\vphantom{x}}$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with the same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$\Delta(\mathord{\smash[b]{\underset{\raise.3ex\hbox{$\scriptstyle\sim$}}{x}}\vphantom{x}})$</w:t>
        </w:r>
      </w:ins>
      <w:ins w:id="519" w:author="PR Preview" w:date="2026-01-01T00:00:00Z">
        <w:r>
          <w:t xml:space="preserve">.</w:t>
        </w:r>
      </w:ins>
    </w:p>
    <w:bookmarkEnd w:id="126"/>
    <w:p>
      <w:pPr>
        <w:pStyle w:val="BodyText"/>
      </w:pPr>
      <w:ins w:id="520" w:author="PR Preview" w:date="2026-01-01T00:00:00Z">
        <w:r>
          <w:rPr>
            <w:i/>
            <w:iCs/>
          </w:rPr>
          <w:t xml:space="preserve">Proof</w:t>
        </w:r>
      </w:ins>
      <w:ins w:id="521" w:author="PR Preview" w:date="2026-01-01T00:00:00Z">
        <w:r>
          <w:t xml:space="preserve">. </w:t>
        </w:r>
      </w:ins>
      <w:ins w:id="522" w:author="PR Preview" w:date="2026-01-01T00:00:00Z">
        <w:r>
          <w:t xml:space="preserve">Substitute</w:t>
        </w:r>
      </w:ins>
      <w:ins w:id="523" w:author="PR Preview" w:date="2026-01-01T00:00:00Z">
        <w:r>
          <w:t xml:space="preserve"> </w:t>
        </w:r>
      </w:ins>
      <w:hyperlink w:anchor="def-mahalanobis">
        <w:ins w:id="524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into</w:t>
        </w:r>
      </w:ins>
      <w:ins w:id="527" w:author="PR Preview" w:date="2026-01-01T00:00:00Z">
        <w:r>
          <w:t xml:space="preserve"> </w:t>
        </w:r>
      </w:ins>
      <w:hyperlink w:anchor="def-mvn">
        <w:ins w:id="528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529" w:author="PR Preview" w:date="2026-01-01T00:00:00Z">
        <w:r>
          <w:t xml:space="preserve">.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The function</w:t>
        </w:r>
      </w:ins>
      <w:ins w:id="532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decreases on</w:t>
        </w:r>
      </w:ins>
      <w:ins w:id="535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≥</m:t>
        </m:r>
        <m:r>
          <m:t>0</m:t>
        </m:r>
      </m:oMath>
      <w:ins w:id="536" w:author="PR Preview" w:date="2026-01-01T00:00:00Z">
        <w:r>
          <w:t xml:space="preserve">,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and by</w:t>
        </w:r>
      </w:ins>
      <w:ins w:id="539" w:author="PR Preview" w:date="2026-01-01T00:00:00Z">
        <w:r>
          <w:t xml:space="preserve"> </w:t>
        </w:r>
      </w:ins>
      <w:hyperlink w:anchor="lem-mahalanobis-nonneg">
        <w:ins w:id="540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541" w:author="PR Preview" w:date="2026-01-01T00:00:00Z">
        <w:r>
          <w:t xml:space="preserve">,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$\Delta(\mathord{\smash[b]{\underset{\raise.3ex\hbox{$\scriptstyle\sim$}}{x}}\vphantom{x}}) = 0$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only at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$\mathord{\smash[b]{\underset{\raise.3ex\hbox{$\scriptstyle\sim$}}{x}}\vphantom{x}}= \mathord{\smash[b]{\underset{\raise.3ex\hbox{$\scriptstyle\sim$}}{\mu}}\vphantom{\mu}}$</w:t>
        </w:r>
      </w:ins>
      <w:ins w:id="548" w:author="PR Preview" w:date="2026-01-01T00:00:00Z">
        <w:r>
          <w:t xml:space="preserve">.</w:t>
        </w:r>
      </w:ins>
    </w:p>
    <w:bookmarkStart w:id="128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7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BodyText"/>
      </w:pPr>
      <w:ins w:id="549" w:author="PR Preview" w:date="2026-01-01T00:00:00Z">
        <w:r>
          <w:t xml:space="preserve">$$
    \Delta(\mathord{\smash[b]{\underset{\raise.3ex\hbox{$\scriptstyle\sim$}}{x}}\vphantom{x}})^2 = \sum_{i=1}^p\frac{(x_i - \mu_i)^2}{\sigma^2_i}
    $$</w:t>
        </w:r>
      </w:ins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del w:id="550" w:author="PR Preview" w:date="2026-01-01T00:00:00Z">
        <w:r>
          <w:delText xml:space="preserve">If</w:delText>
        </w:r>
      </w:del>
      <w:del w:id="551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552" w:author="PR Preview" w:date="2026-01-01T00:00:00Z">
        <w:r>
          <w:delText xml:space="preserve">,</w:delText>
        </w:r>
      </w:del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delText xml:space="preserve">then</w:delText>
        </w:r>
      </w:del>
      <w:del w:id="555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556" w:author="PR Preview" w:date="2026-01-01T00:00:00Z">
        <w:r>
          <w:delText xml:space="preserve">,</w:delText>
        </w:r>
      </w:del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so the Mahalanobis distance is the ordinary (Euclidean) distance.</w:delText>
        </w:r>
      </w:del>
    </w:p>
    <w:p>
      <w:pPr>
        <w:pStyle w:val="Compact"/>
        <w:numPr>
          <w:ilvl w:val="0"/>
          <w:numId w:val="1009"/>
        </w:numPr>
      </w:pPr>
      <w:del w:id="559" w:author="PR Preview" w:date="2026-01-01T00:00:00Z">
        <w:r>
          <w:delText xml:space="preserve">If</w:delText>
        </w:r>
      </w:del>
      <w:del w:id="560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561" w:author="PR Preview" w:date="2026-01-01T00:00:00Z">
        <w:r>
          <w:delText xml:space="preserve">,</w:delText>
        </w:r>
      </w:del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then</w:delText>
        </w:r>
      </w:del>
      <w:del w:id="564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is the Euclidean distance divided by</w:delText>
        </w:r>
      </w:del>
      <w:del w:id="567" w:author="PR Preview" w:date="2026-01-01T00:00:00Z">
        <w:r>
          <w:delText xml:space="preserve"> </w:delText>
        </w:r>
      </w:del>
      <m:oMath>
        <m:r>
          <m:t>σ</m:t>
        </m:r>
      </m:oMath>
      <w:del w:id="568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9"/>
        </w:numPr>
      </w:pPr>
      <w:ins w:id="569" w:author="PR Preview" w:date="2026-01-01T00:00:00Z">
        <w:r>
          <w:t xml:space="preserve">If</w:t>
        </w:r>
      </w:ins>
      <w:ins w:id="570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571" w:author="PR Preview" w:date="2026-01-01T00:00:00Z">
        <w:r>
          <w:t xml:space="preserve">,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then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$\Delta(\mathord{\smash[b]{\underset{\raise.3ex\hbox{$\scriptstyle\sim$}}{x}}\vphantom{x}})^2 = \sum_{i=1}^p(x_i - \mu_i)^2$</w:t>
        </w:r>
      </w:ins>
      <w:ins w:id="576" w:author="PR Preview" w:date="2026-01-01T00:00:00Z">
        <w:r>
          <w:t xml:space="preserve">,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so the Mahalanobis distance is the ordinary (Euclidean) distance.</w:t>
        </w:r>
      </w:ins>
    </w:p>
    <w:p>
      <w:pPr>
        <w:pStyle w:val="Compact"/>
        <w:numPr>
          <w:ilvl w:val="0"/>
          <w:numId w:val="1009"/>
        </w:numPr>
      </w:pPr>
      <w:ins w:id="579" w:author="PR Preview" w:date="2026-01-01T00:00:00Z">
        <w:r>
          <w:t xml:space="preserve">If</w:t>
        </w:r>
      </w:ins>
      <w:ins w:id="580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581" w:author="PR Preview" w:date="2026-01-01T00:00:00Z">
        <w:r>
          <w:t xml:space="preserve">,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then</w:t>
        </w:r>
      </w:ins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$\Delta(\mathord{\smash[b]{\underset{\raise.3ex\hbox{$\scriptstyle\sim$}}{x}}\vphantom{x}})$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is the Euclidean distance divided by</w:t>
        </w:r>
      </w:ins>
      <w:ins w:id="588" w:author="PR Preview" w:date="2026-01-01T00:00:00Z">
        <w:r>
          <w:t xml:space="preserve"> </w:t>
        </w:r>
      </w:ins>
      <m:oMath>
        <m:r>
          <m:t>σ</m:t>
        </m:r>
      </m:oMath>
      <w:ins w:id="589" w:author="PR Preview" w:date="2026-01-01T00:00:00Z">
        <w:r>
          <w:t xml:space="preserve">.</w:t>
        </w:r>
      </w:ins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8"/>
    <w:bookmarkStart w:id="129" w:name="thm-mvn-diagonal-indpt"/>
    <w:p>
      <w:pPr>
        <w:pStyle w:val="BodyText"/>
      </w:pPr>
      <w:del w:id="590" w:author="PR Preview" w:date="2026-01-01T00:00:00Z">
        <w:r>
          <w:rPr>
            <w:b/>
            <w:bCs/>
          </w:rPr>
          <w:delText xml:space="preserve">Theorem 17 (A multivariate normal vector with diagonal variance has independent normal components)</w:delText>
        </w:r>
      </w:del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If</w:delText>
        </w:r>
      </w:del>
      <w:del w:id="59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and</w:delText>
        </w:r>
      </w:del>
      <w:del w:id="596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is diagonal with diagonal elements</w:delText>
        </w:r>
      </w:del>
      <w:del w:id="599" w:author="PR Preview" w:date="2026-01-01T00:00:00Z">
        <w:r>
          <w:delText xml:space="preserve"> </w:delText>
        </w:r>
      </w:del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del w:id="600" w:author="PR Preview" w:date="2026-01-01T00:00:00Z">
        <w:r>
          <w:delText xml:space="preserve">,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then:</w:delText>
        </w:r>
      </w:del>
    </w:p>
    <w:p>
      <w:pPr>
        <w:pStyle w:val="Compact"/>
        <w:numPr>
          <w:ilvl w:val="0"/>
          <w:numId w:val="1010"/>
        </w:numPr>
      </w:pPr>
      <w:del w:id="603" w:author="PR Preview" w:date="2026-01-01T00:00:00Z">
        <w:r>
          <w:delText xml:space="preserve">the joint density of</w:delText>
        </w:r>
      </w:del>
      <w:del w:id="60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is the product of the</w:delText>
        </w:r>
      </w:del>
      <w:del w:id="607" w:author="PR Preview" w:date="2026-01-01T00:00:00Z">
        <w:r>
          <w:delText xml:space="preserve"> </w:delText>
        </w:r>
      </w:del>
      <w:hyperlink r:id="rId11">
        <w:del w:id="608" w:author="PR Preview" w:date="2026-01-01T00:00:00Z">
          <w:r>
            <w:rPr>
              <w:rStyle w:val="Hyperlink"/>
            </w:rPr>
            <w:delText xml:space="preserve">normal densities</w:delText>
          </w:r>
        </w:del>
      </w:hyperlink>
      <w:del w:id="609" w:author="PR Preview" w:date="2026-01-01T00:00:00Z">
        <w:r>
          <w:delText xml:space="preserve"> </w:delText>
        </w:r>
      </w:del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del w:id="610" w:author="PR Preview" w:date="2026-01-01T00:00:00Z">
        <w:r>
          <w:delText xml:space="preserve">,</w:delText>
        </w:r>
      </w:del>
      <w:del w:id="61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del w:id="612" w:author="PR Preview" w:date="2026-01-01T00:00:00Z">
        <w:r>
          <w:delText xml:space="preserve">,</w:delText>
        </w:r>
      </w:del>
    </w:p>
    <w:p>
      <w:pPr>
        <w:pStyle w:val="BodyText"/>
      </w:pPr>
      <w:ins w:id="613" w:author="PR Preview" w:date="2026-01-01T00:00:00Z">
        <w:r>
          <w:rPr>
            <w:b/>
            <w:bCs/>
          </w:rPr>
          <w:t xml:space="preserve">Theorem 17 (A multivariate normal vector with diagonal variance has independent normal components)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If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and</w:t>
        </w:r>
      </w:ins>
      <w:ins w:id="620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is diagonal with diagonal elements</w:t>
        </w:r>
      </w:ins>
      <w:ins w:id="623" w:author="PR Preview" w:date="2026-01-01T00:00:00Z">
        <w:r>
          <w:t xml:space="preserve"> </w:t>
        </w:r>
      </w:ins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ins w:id="624" w:author="PR Preview" w:date="2026-01-01T00:00:00Z">
        <w:r>
          <w:t xml:space="preserve">,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then:</w:t>
        </w:r>
      </w:ins>
    </w:p>
    <w:p>
      <w:pPr>
        <w:pStyle w:val="Compact"/>
        <w:numPr>
          <w:ilvl w:val="0"/>
          <w:numId w:val="1010"/>
        </w:numPr>
      </w:pPr>
      <w:ins w:id="627" w:author="PR Preview" w:date="2026-01-01T00:00:00Z">
        <w:r>
          <w:t xml:space="preserve">the joint density of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$\mathord{\smash[b]{\underset{\raise.3ex\hbox{$\scriptstyle\sim$}}{X}}\vphantom{X}}$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is the product of the</w:t>
        </w:r>
      </w:ins>
      <w:ins w:id="632" w:author="PR Preview" w:date="2026-01-01T00:00:00Z">
        <w:r>
          <w:t xml:space="preserve"> </w:t>
        </w:r>
      </w:ins>
      <w:hyperlink r:id="rId11">
        <w:ins w:id="633" w:author="PR Preview" w:date="2026-01-01T00:00:00Z">
          <w:r>
            <w:rPr>
              <w:rStyle w:val="Hyperlink"/>
            </w:rPr>
            <w:t xml:space="preserve">normal densities</w:t>
          </w:r>
        </w:ins>
      </w:hyperlink>
      <w:ins w:id="634" w:author="PR Preview" w:date="2026-01-01T00:00:00Z">
        <w:r>
          <w:t xml:space="preserve"> </w:t>
        </w:r>
      </w:ins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ins w:id="635" w:author="PR Preview" w:date="2026-01-01T00:00:00Z">
        <w:r>
          <w:t xml:space="preserve">,</w:t>
        </w:r>
      </w:ins>
      <w:ins w:id="63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ins w:id="637" w:author="PR Preview" w:date="2026-01-01T00:00:00Z">
        <w:r>
          <w:t xml:space="preserve">,</w:t>
        </w:r>
      </w:ins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0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638" w:author="PR Preview" w:date="2026-01-01T00:00:00Z">
        <w:r>
  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  </w:r>
      </w:ins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3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4" w:name="cor-mvn-uncorrelated-indpt"/>
    <w:p>
      <w:pPr>
        <w:pStyle w:val="BodyText"/>
      </w:pPr>
      <w:del w:id="639" w:author="PR Preview" w:date="2026-01-01T00:00:00Z">
        <w:r>
          <w:rPr>
            <w:b/>
            <w:bCs/>
          </w:rPr>
          <w:delText xml:space="preserve">Corollary 4 (For a multivariate normal vector, uncorrelated components are independent)</w:delText>
        </w:r>
      </w:del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If</w:delText>
        </w:r>
      </w:del>
      <w:del w:id="64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del w:id="643" w:author="PR Preview" w:date="2026-01-01T00:00:00Z">
        <w:r>
          <w:delText xml:space="preserve">,</w:delText>
        </w:r>
      </w:del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delText xml:space="preserve">then</w:delText>
        </w:r>
      </w:del>
      <w:del w:id="64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are independent</w:delText>
        </w:r>
      </w:del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if and only if</w:delText>
        </w:r>
      </w:del>
      <w:del w:id="651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is diagonal,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that is, if and only if</w:delText>
        </w:r>
      </w:del>
      <w:del w:id="656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for every</w:delText>
        </w:r>
      </w:del>
      <w:del w:id="65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≠</m:t>
        </m:r>
        <m:r>
          <m:t>j</m:t>
        </m:r>
      </m:oMath>
      <w:del w:id="660" w:author="PR Preview" w:date="2026-01-01T00:00:00Z">
        <w:r>
          <w:delText xml:space="preserve">.</w:delText>
        </w:r>
      </w:del>
    </w:p>
    <w:p>
      <w:pPr>
        <w:pStyle w:val="BodyText"/>
      </w:pPr>
      <w:del w:id="661" w:author="PR Preview" w:date="2026-01-01T00:00:00Z">
        <w:r>
          <w:rPr>
            <w:i/>
            <w:iCs/>
          </w:rPr>
          <w:delText xml:space="preserve">Proof</w:delText>
        </w:r>
      </w:del>
      <w:del w:id="662" w:author="PR Preview" w:date="2026-01-01T00:00:00Z">
        <w:r>
          <w:delText xml:space="preserve">. </w:delText>
        </w:r>
      </w:del>
      <w:del w:id="663" w:author="PR Preview" w:date="2026-01-01T00:00:00Z">
        <w:r>
          <w:delText xml:space="preserve">By</w:delText>
        </w:r>
      </w:del>
      <w:del w:id="664" w:author="PR Preview" w:date="2026-01-01T00:00:00Z">
        <w:r>
          <w:delText xml:space="preserve"> </w:delText>
        </w:r>
      </w:del>
      <w:hyperlink w:anchor="thm-mvn-moments">
        <w:del w:id="665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666" w:author="PR Preview" w:date="2026-01-01T00:00:00Z">
        <w:r>
          <w:delText xml:space="preserve">,</w:delText>
        </w:r>
      </w:del>
      <w:del w:id="667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del w:id="668" w:author="PR Preview" w:date="2026-01-01T00:00:00Z">
        <w:r>
          <w:delText xml:space="preserve">,</w:delText>
        </w:r>
      </w:del>
      <w:del w:id="669" w:author="PR Preview" w:date="2026-01-01T00:00:00Z">
        <w:r>
          <w:delText xml:space="preserve"> </w:delText>
        </w:r>
      </w:del>
      <w:del w:id="670" w:author="PR Preview" w:date="2026-01-01T00:00:00Z">
        <w:r>
          <w:delText xml:space="preserve">whose</w:delText>
        </w:r>
      </w:del>
      <w:del w:id="67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672" w:author="PR Preview" w:date="2026-01-01T00:00:00Z">
        <w:r>
          <w:delText xml:space="preserve">-th element is</w:delText>
        </w:r>
      </w:del>
      <w:del w:id="673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(</w:delText>
        </w:r>
      </w:del>
      <w:hyperlink r:id="rId135">
        <w:del w:id="676" w:author="PR Preview" w:date="2026-01-01T00:00:00Z">
          <w:r>
            <w:rPr>
              <w:rStyle w:val="Hyperlink"/>
            </w:rPr>
            <w:delText xml:space="preserve">elements of the variance matrix</w:delText>
          </w:r>
        </w:del>
      </w:hyperlink>
      <w:del w:id="677" w:author="PR Preview" w:date="2026-01-01T00:00:00Z">
        <w:r>
          <w:delText xml:space="preserve">).</w:delText>
        </w:r>
      </w:del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delText xml:space="preserve">If</w:delText>
        </w:r>
      </w:del>
      <w:del w:id="680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is diagonal,</w:delText>
        </w:r>
      </w:del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the components are independent by</w:delText>
        </w:r>
      </w:del>
      <w:del w:id="685" w:author="PR Preview" w:date="2026-01-01T00:00:00Z">
        <w:r>
          <w:delText xml:space="preserve"> </w:delText>
        </w:r>
      </w:del>
      <w:hyperlink w:anchor="thm-mvn-diagonal-indpt">
        <w:del w:id="686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687" w:author="PR Preview" w:date="2026-01-01T00:00:00Z">
        <w:r>
          <w:delText xml:space="preserve">.</w:delText>
        </w:r>
      </w:del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If the components are independent, then:</w:delText>
        </w:r>
      </w:del>
    </w:p>
    <w:p>
      <w:pPr>
        <w:pStyle w:val="BodyText"/>
      </w:pPr>
      <w:ins w:id="690" w:author="PR Preview" w:date="2026-01-01T00:00:00Z">
        <w:r>
          <w:rPr>
            <w:b/>
            <w:bCs/>
          </w:rPr>
          <w:t xml:space="preserve">Corollary 4 (For a multivariate normal vector, uncorrelated components are independent)</w:t>
        </w:r>
      </w:ins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If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  </w:r>
      </w:ins>
      <w:ins w:id="695" w:author="PR Preview" w:date="2026-01-01T00:00:00Z">
        <w:r>
          <w:t xml:space="preserve">,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then</w:t>
        </w:r>
      </w:ins>
      <w:ins w:id="69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are independent</w:t>
        </w:r>
      </w:ins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if and only if</w:t>
        </w:r>
      </w:ins>
      <w:ins w:id="703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is diagonal,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that is, if and only if</w:t>
        </w:r>
      </w:ins>
      <w:ins w:id="708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for every</w:t>
        </w:r>
      </w:ins>
      <w:ins w:id="71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≠</m:t>
        </m:r>
        <m:r>
          <m:t>j</m:t>
        </m:r>
      </m:oMath>
      <w:ins w:id="712" w:author="PR Preview" w:date="2026-01-01T00:00:00Z">
        <w:r>
          <w:t xml:space="preserve">.</w:t>
        </w:r>
      </w:ins>
    </w:p>
    <w:bookmarkEnd w:id="134"/>
    <w:p>
      <w:pPr>
        <w:pStyle w:val="BodyText"/>
      </w:pPr>
      <w:ins w:id="713" w:author="PR Preview" w:date="2026-01-01T00:00:00Z">
        <w:r>
          <w:rPr>
            <w:i/>
            <w:iCs/>
          </w:rPr>
          <w:t xml:space="preserve">Proof</w:t>
        </w:r>
      </w:ins>
      <w:ins w:id="714" w:author="PR Preview" w:date="2026-01-01T00:00:00Z">
        <w:r>
          <w:t xml:space="preserve">. </w:t>
        </w:r>
      </w:ins>
      <w:ins w:id="715" w:author="PR Preview" w:date="2026-01-01T00:00:00Z">
        <w:r>
          <w:t xml:space="preserve">By</w:t>
        </w:r>
      </w:ins>
      <w:ins w:id="716" w:author="PR Preview" w:date="2026-01-01T00:00:00Z">
        <w:r>
          <w:t xml:space="preserve"> </w:t>
        </w:r>
      </w:ins>
      <w:hyperlink w:anchor="thm-mvn-moments">
        <w:ins w:id="717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718" w:author="PR Preview" w:date="2026-01-01T00:00:00Z">
        <w:r>
          <w:t xml:space="preserve">,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$\operatorname{Var}\mathopen{}\left(\mathord{\smash[b]{\underset{\raise.3ex\hbox{$\scriptstyle\sim$}}{X}}\vphantom{X}}\right)\mathclose{} = \mathbf{\Sigma}$</w:t>
        </w:r>
      </w:ins>
      <w:ins w:id="721" w:author="PR Preview" w:date="2026-01-01T00:00:00Z">
        <w:r>
          <w:t xml:space="preserve">,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whose</w:t>
        </w:r>
      </w:ins>
      <w:ins w:id="72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725" w:author="PR Preview" w:date="2026-01-01T00:00:00Z">
        <w:r>
          <w:t xml:space="preserve">-th element is</w:t>
        </w:r>
      </w:ins>
      <w:ins w:id="726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(</w:t>
        </w:r>
      </w:ins>
      <w:hyperlink r:id="rId135">
        <w:ins w:id="729" w:author="PR Preview" w:date="2026-01-01T00:00:00Z">
          <w:r>
            <w:rPr>
              <w:rStyle w:val="Hyperlink"/>
            </w:rPr>
            <w:t xml:space="preserve">elements of the variance matrix</w:t>
          </w:r>
        </w:ins>
      </w:hyperlink>
      <w:ins w:id="730" w:author="PR Preview" w:date="2026-01-01T00:00:00Z">
        <w:r>
          <w:t xml:space="preserve">).</w:t>
        </w:r>
      </w:ins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If</w:t>
        </w:r>
      </w:ins>
      <w:ins w:id="733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is diagonal,</w:t>
        </w:r>
      </w:ins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the components are independent by</w:t>
        </w:r>
      </w:ins>
      <w:ins w:id="738" w:author="PR Preview" w:date="2026-01-01T00:00:00Z">
        <w:r>
          <w:t xml:space="preserve"> </w:t>
        </w:r>
      </w:ins>
      <w:hyperlink w:anchor="thm-mvn-diagonal-indpt">
        <w:ins w:id="739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740" w:author="PR Preview" w:date="2026-01-01T00:00:00Z">
        <w:r>
          <w:t xml:space="preserve">.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If the components are independent, then:</w:t>
        </w:r>
      </w:ins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0" w:name="thm-mahalanobis-eigen"/>
    <w:p>
      <w:pPr>
        <w:pStyle w:val="BodyText"/>
      </w:pPr>
      <w:del w:id="743" w:author="PR Preview" w:date="2026-01-01T00:00:00Z">
        <w:r>
          <w:rPr>
            <w:b/>
            <w:bCs/>
          </w:rPr>
          <w:delText xml:space="preserve">Theorem 18 (Mahalanobis distance in eigenvector coordinates)</w:delText>
        </w:r>
      </w:del>
      <w:del w:id="744" w:author="PR Preview" w:date="2026-01-01T00:00:00Z">
        <w:r>
          <w:delText xml:space="preserve"> </w:delText>
        </w:r>
      </w:del>
      <w:del w:id="745" w:author="PR Preview" w:date="2026-01-01T00:00:00Z">
        <w:r>
          <w:delText xml:space="preserve">Let</w:delText>
        </w:r>
      </w:del>
      <w:del w:id="746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747" w:author="PR Preview" w:date="2026-01-01T00:00:00Z">
        <w:r>
          <w:delText xml:space="preserve"> </w:delText>
        </w:r>
      </w:del>
      <w:del w:id="748" w:author="PR Preview" w:date="2026-01-01T00:00:00Z">
        <w:r>
          <w:delText xml:space="preserve">be positive definite, with</w:delText>
        </w:r>
      </w:del>
      <w:del w:id="749" w:author="PR Preview" w:date="2026-01-01T00:00:00Z">
        <w:r>
          <w:delText xml:space="preserve"> </w:delText>
        </w:r>
      </w:del>
      <w:hyperlink r:id="rId139">
        <w:del w:id="750" w:author="PR Preview" w:date="2026-01-01T00:00:00Z">
          <w:r>
            <w:rPr>
              <w:rStyle w:val="Hyperlink"/>
            </w:rPr>
            <w:delText xml:space="preserve">eigendecomposition</w:delText>
          </w:r>
        </w:del>
      </w:hyperlink>
      <w:del w:id="751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752" w:author="PR Preview" w:date="2026-01-01T00:00:00Z">
        <w:r>
          <w:delText xml:space="preserve">,</w:delText>
        </w:r>
      </w:del>
      <w:del w:id="753" w:author="PR Preview" w:date="2026-01-01T00:00:00Z">
        <w:r>
          <w:delText xml:space="preserve"> </w:delText>
        </w:r>
      </w:del>
      <w:del w:id="754" w:author="PR Preview" w:date="2026-01-01T00:00:00Z">
        <w:r>
          <w:delText xml:space="preserve">where</w:delText>
        </w:r>
      </w:del>
      <w:del w:id="755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has columns</w:delText>
        </w:r>
      </w:del>
      <w:del w:id="75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del w:id="759" w:author="PR Preview" w:date="2026-01-01T00:00:00Z">
        <w:r>
          <w:delText xml:space="preserve"> </w:delText>
        </w:r>
      </w:del>
      <w:del w:id="760" w:author="PR Preview" w:date="2026-01-01T00:00:00Z">
        <w:r>
          <w:delText xml:space="preserve">and</w:delText>
        </w:r>
      </w:del>
      <w:del w:id="761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has diagonal elements</w:delText>
        </w:r>
      </w:del>
      <w:del w:id="764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765" w:author="PR Preview" w:date="2026-01-01T00:00:00Z">
        <w:r>
          <w:delText xml:space="preserve">.</w:delText>
        </w:r>
      </w:del>
      <w:del w:id="766" w:author="PR Preview" w:date="2026-01-01T00:00:00Z">
        <w:r>
          <w:delText xml:space="preserve"> </w:delText>
        </w:r>
      </w:del>
      <w:del w:id="767" w:author="PR Preview" w:date="2026-01-01T00:00:00Z">
        <w:r>
          <w:delText xml:space="preserve">Then: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q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limLow>
                        <m:e>
                          <m:r>
                            <m:t>μ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p>
      <w:pPr>
        <w:pStyle w:val="FirstParagraph"/>
      </w:pPr>
      <w:del w:id="768" w:author="PR Preview" w:date="2026-01-01T00:00:00Z">
        <w:r>
          <w:rPr>
            <w:i/>
            <w:iCs/>
          </w:rPr>
          <w:delText xml:space="preserve">Proof</w:delText>
        </w:r>
      </w:del>
      <w:del w:id="769" w:author="PR Preview" w:date="2026-01-01T00:00:00Z">
        <w:r>
          <w:delText xml:space="preserve">. </w:delText>
        </w:r>
      </w:del>
      <w:del w:id="770" w:author="PR Preview" w:date="2026-01-01T00:00:00Z">
        <w:r>
          <w:delText xml:space="preserve">Let</w:delText>
        </w:r>
      </w:del>
      <w:del w:id="771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772" w:author="PR Preview" w:date="2026-01-01T00:00:00Z">
        <w:r>
          <w:delText xml:space="preserve">,</w:delText>
        </w:r>
      </w:del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whose</w:delText>
        </w:r>
      </w:del>
      <w:del w:id="775" w:author="PR Preview" w:date="2026-01-01T00:00:00Z">
        <w:r>
          <w:delText xml:space="preserve"> </w:delText>
        </w:r>
      </w:del>
      <m:oMath>
        <m:r>
          <m:t>i</m:t>
        </m:r>
      </m:oMath>
      <w:del w:id="776" w:author="PR Preview" w:date="2026-01-01T00:00:00Z">
        <w:r>
          <w:delText xml:space="preserve">-th element is</w:delText>
        </w:r>
      </w:del>
      <w:del w:id="77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778" w:author="PR Preview" w:date="2026-01-01T00:00:00Z">
        <w:r>
          <w:delText xml:space="preserve">.</w:delText>
        </w:r>
      </w:del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delText xml:space="preserve">By the</w:delText>
        </w:r>
      </w:del>
      <w:del w:id="781" w:author="PR Preview" w:date="2026-01-01T00:00:00Z">
        <w:r>
          <w:delText xml:space="preserve"> </w:delText>
        </w:r>
      </w:del>
      <w:hyperlink r:id="rId114">
        <w:del w:id="782" w:author="PR Preview" w:date="2026-01-01T00:00:00Z">
          <w:r>
            <w:rPr>
              <w:rStyle w:val="Hyperlink"/>
            </w:rPr>
            <w:delText xml:space="preserve">inverse of a positive definite matrix</w:delText>
          </w:r>
        </w:del>
      </w:hyperlink>
      <w:del w:id="783" w:author="PR Preview" w:date="2026-01-01T00:00:00Z">
        <w:r>
          <w:delText xml:space="preserve">,</w:delText>
        </w:r>
      </w:del>
      <w:del w:id="784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785" w:author="PR Preview" w:date="2026-01-01T00:00:00Z">
        <w:r>
          <w:delText xml:space="preserve">,</w:delText>
        </w:r>
      </w:del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delText xml:space="preserve">with every</w:delText>
        </w:r>
      </w:del>
      <w:del w:id="788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del w:id="789" w:author="PR Preview" w:date="2026-01-01T00:00:00Z">
        <w:r>
          <w:delText xml:space="preserve">. So: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del w:id="790" w:author="PR Preview" w:date="2026-01-01T00:00:00Z">
        <w:r>
          <w:rPr>
            <w:i/>
            <w:iCs/>
          </w:rPr>
          <w:delText xml:space="preserve">Remark</w:delText>
        </w:r>
      </w:del>
      <w:del w:id="791" w:author="PR Preview" w:date="2026-01-01T00:00:00Z">
        <w:r>
          <w:delText xml:space="preserve">.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delText xml:space="preserve">is the coordinate of</w:delText>
        </w:r>
      </w:del>
      <w:del w:id="79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along the eigenvector</w:delText>
        </w:r>
      </w:del>
      <w:del w:id="79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798" w:author="PR Preview" w:date="2026-01-01T00:00:00Z">
        <w:r>
          <w:delText xml:space="preserve">.</w:delText>
        </w:r>
      </w:del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So the set of points at Mahalanobis distance</w:delText>
        </w:r>
      </w:del>
      <w:del w:id="801" w:author="PR Preview" w:date="2026-01-01T00:00:00Z">
        <w:r>
          <w:delText xml:space="preserve"> </w:delText>
        </w:r>
      </w:del>
      <m:oMath>
        <m:r>
          <m:t>δ</m:t>
        </m:r>
      </m:oMath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delText xml:space="preserve">from</w:delText>
        </w:r>
      </w:del>
      <w:del w:id="804" w:author="PR Preview" w:date="2026-01-01T00:00:00Z">
        <w:r>
          <w:delText xml:space="preserve"> </w:delText>
        </w:r>
      </w:del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05" w:author="PR Preview" w:date="2026-01-01T00:00:00Z">
        <w:r>
          <w:delText xml:space="preserve">,</w:delText>
        </w:r>
      </w:del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where the multivariate normal density is constant (</w:delText>
        </w:r>
      </w:del>
      <w:hyperlink w:anchor="cor-mvn-mahalanobis">
        <w:del w:id="808" w:author="PR Preview" w:date="2026-01-01T00:00:00Z">
          <w:r>
            <w:rPr>
              <w:rStyle w:val="Hyperlink"/>
            </w:rPr>
            <w:delText xml:space="preserve">Corollary 3</w:delText>
          </w:r>
        </w:del>
      </w:hyperlink>
      <w:del w:id="809" w:author="PR Preview" w:date="2026-01-01T00:00:00Z">
        <w:r>
          <w:delText xml:space="preserve">),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is an ellipse (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812" w:author="PR Preview" w:date="2026-01-01T00:00:00Z">
        <w:r>
          <w:delText xml:space="preserve">) or ellipsoid</w:delText>
        </w:r>
      </w:del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centered at</w:delText>
        </w:r>
      </w:del>
      <w:del w:id="815" w:author="PR Preview" w:date="2026-01-01T00:00:00Z">
        <w:r>
          <w:delText xml:space="preserve"> </w:delText>
        </w:r>
      </w:del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16" w:author="PR Preview" w:date="2026-01-01T00:00:00Z">
        <w:r>
          <w:delText xml:space="preserve">,</w:delText>
        </w:r>
      </w:del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with axes along the eigenvectors of</w:delText>
        </w:r>
      </w:del>
      <w:del w:id="819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and half-length</w:delText>
        </w:r>
      </w:del>
      <w:del w:id="822" w:author="PR Preview" w:date="2026-01-01T00:00:00Z">
        <w:r>
          <w:delText xml:space="preserve"> </w:delText>
        </w:r>
      </w:del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del w:id="823" w:author="PR Preview" w:date="2026-01-01T00:00:00Z">
        <w:r>
          <w:delText xml:space="preserve"> </w:delText>
        </w:r>
      </w:del>
      <w:del w:id="824" w:author="PR Preview" w:date="2026-01-01T00:00:00Z">
        <w:r>
          <w:delText xml:space="preserve">along</w:delText>
        </w:r>
      </w:del>
      <w:del w:id="82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826" w:author="PR Preview" w:date="2026-01-01T00:00:00Z">
        <w:r>
          <w:delText xml:space="preserve">.</w:delText>
        </w:r>
      </w:del>
    </w:p>
    <w:p>
      <w:pPr>
        <w:pStyle w:val="BodyText"/>
      </w:pPr>
      <w:del w:id="827" w:author="PR Preview" w:date="2026-01-01T00:00:00Z">
        <w:r>
          <w:rPr>
            <w:b/>
            <w:bCs/>
          </w:rPr>
          <w:delText xml:space="preserve">Example 19 (Elliptical contours of a bivariate normal density)</w:delText>
        </w:r>
      </w:del>
      <w:del w:id="828" w:author="PR Preview" w:date="2026-01-01T00:00:00Z">
        <w:r>
          <w:delText xml:space="preserve"> </w:delText>
        </w:r>
      </w:del>
      <w:del w:id="829" w:author="PR Preview" w:date="2026-01-01T00:00:00Z">
        <w:r>
          <w:delText xml:space="preserve">Let</w:delText>
        </w:r>
      </w:del>
      <w:del w:id="830" w:author="PR Preview" w:date="2026-01-01T00:00:00Z">
        <w:r>
          <w:delText xml:space="preserve"> </w:delText>
        </w:r>
      </w:del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31" w:author="PR Preview" w:date="2026-01-01T00:00:00Z">
        <w:r>
          <w:delText xml:space="preserve"> </w:delText>
        </w:r>
      </w:del>
      <w:del w:id="832" w:author="PR Preview" w:date="2026-01-01T00:00:00Z">
        <w:r>
          <w:delText xml:space="preserve">and</w:delText>
        </w:r>
      </w:del>
      <w:del w:id="833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834" w:author="PR Preview" w:date="2026-01-01T00:00:00Z">
        <w:r>
          <w:delText xml:space="preserve">,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which has eigenvalues</w:delText>
        </w:r>
      </w:del>
      <w:del w:id="837" w:author="PR Preview" w:date="2026-01-01T00:00:00Z">
        <w:r>
          <w:delText xml:space="preserve"> </w:delText>
        </w:r>
      </w:del>
      <m:oMath>
        <m:r>
          <m:t>3</m:t>
        </m:r>
      </m:oMath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and</w:delText>
        </w:r>
      </w:del>
      <w:del w:id="840" w:author="PR Preview" w:date="2026-01-01T00:00:00Z">
        <w:r>
          <w:delText xml:space="preserve"> </w:delText>
        </w:r>
      </w:del>
      <m:oMath>
        <m:r>
          <m:t>1</m:t>
        </m:r>
      </m:oMath>
      <w:del w:id="841" w:author="PR Preview" w:date="2026-01-01T00:00:00Z">
        <w:r>
          <w:delText xml:space="preserve">,</w:delText>
        </w:r>
      </w:del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with eigenvectors</w:delText>
        </w:r>
      </w:del>
      <w:del w:id="84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and</w:delText>
        </w:r>
      </w:del>
      <w:del w:id="84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(</w:delText>
        </w:r>
      </w:del>
      <w:hyperlink r:id="rId141">
        <w:del w:id="850" w:author="PR Preview" w:date="2026-01-01T00:00:00Z">
          <w:r>
            <w:rPr>
              <w:rStyle w:val="Hyperlink"/>
            </w:rPr>
            <w:delText xml:space="preserve">an eigendecomposition example</w:delText>
          </w:r>
        </w:del>
      </w:hyperlink>
      <w:del w:id="851" w:author="PR Preview" w:date="2026-01-01T00:00:00Z">
        <w:r>
          <w:delText xml:space="preserve">).</w:delText>
        </w:r>
      </w:del>
      <w:del w:id="852" w:author="PR Preview" w:date="2026-01-01T00:00:00Z">
        <w:r>
          <w:delText xml:space="preserve"> </w:delText>
        </w:r>
      </w:del>
      <w:del w:id="853" w:author="PR Preview" w:date="2026-01-01T00:00:00Z">
        <w:r>
          <w:delText xml:space="preserve">By</w:delText>
        </w:r>
      </w:del>
      <w:del w:id="854" w:author="PR Preview" w:date="2026-01-01T00:00:00Z">
        <w:r>
          <w:delText xml:space="preserve"> </w:delText>
        </w:r>
      </w:del>
      <w:hyperlink w:anchor="thm-mahalanobis-eigen">
        <w:del w:id="855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85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BodyText"/>
      </w:pPr>
      <w:ins w:id="857" w:author="PR Preview" w:date="2026-01-01T00:00:00Z">
        <w:r>
          <w:rPr>
            <w:b/>
            <w:bCs/>
          </w:rPr>
          <w:t xml:space="preserve">Theorem 18 (Mahalanobis distance in eigenvector coordinates)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Let</w:t>
        </w:r>
      </w:ins>
      <w:ins w:id="860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be positive definite, with</w:t>
        </w:r>
      </w:ins>
      <w:ins w:id="863" w:author="PR Preview" w:date="2026-01-01T00:00:00Z">
        <w:r>
          <w:t xml:space="preserve"> </w:t>
        </w:r>
      </w:ins>
      <w:hyperlink r:id="rId139">
        <w:ins w:id="864" w:author="PR Preview" w:date="2026-01-01T00:00:00Z">
          <w:r>
            <w:rPr>
              <w:rStyle w:val="Hyperlink"/>
            </w:rPr>
            <w:t xml:space="preserve">eigendecomposition</w:t>
          </w:r>
        </w:ins>
      </w:hyperlink>
      <w:ins w:id="865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866" w:author="PR Preview" w:date="2026-01-01T00:00:00Z">
        <w:r>
          <w:t xml:space="preserve">,</w:t>
        </w:r>
      </w:ins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where</w:t>
        </w:r>
      </w:ins>
      <w:ins w:id="869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has columns</w:t>
        </w:r>
      </w:ins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$\mathord{\smash[b]{\underset{\raise.3ex\hbox{$\scriptstyle\sim$}}{q}}\vphantom{q}}_1, \ldots, \mathord{\smash[b]{\underset{\raise.3ex\hbox{$\scriptstyle\sim$}}{q}}\vphantom{q}}_p$</w:t>
        </w:r>
      </w:ins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and</w:t>
        </w:r>
      </w:ins>
      <w:ins w:id="876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has diagonal elements</w:t>
        </w:r>
      </w:ins>
      <w:ins w:id="879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880" w:author="PR Preview" w:date="2026-01-01T00:00:00Z">
        <w:r>
          <w:t xml:space="preserve">.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Then:</w:t>
        </w:r>
      </w:ins>
    </w:p>
    <w:p>
      <w:pPr>
        <w:pStyle w:val="BodyText"/>
      </w:pPr>
      <w:ins w:id="883" w:author="PR Preview" w:date="2026-01-01T00:00:00Z">
        <w:r>
  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  </w:r>
      </w:ins>
    </w:p>
    <w:bookmarkEnd w:id="140"/>
    <w:p>
      <w:pPr>
        <w:pStyle w:val="FirstParagraph"/>
      </w:pPr>
      <w:ins w:id="884" w:author="PR Preview" w:date="2026-01-01T00:00:00Z">
        <w:r>
          <w:rPr>
            <w:i/>
            <w:iCs/>
          </w:rPr>
          <w:t xml:space="preserve">Proof</w:t>
        </w:r>
      </w:ins>
      <w:ins w:id="885" w:author="PR Preview" w:date="2026-01-01T00:00:00Z">
        <w:r>
          <w:t xml:space="preserve">. </w:t>
        </w:r>
      </w:ins>
      <w:ins w:id="886" w:author="PR Preview" w:date="2026-01-01T00:00:00Z">
        <w:r>
          <w:t xml:space="preserve">Let</w:t>
        </w:r>
      </w:ins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  </w:r>
      </w:ins>
      <w:ins w:id="889" w:author="PR Preview" w:date="2026-01-01T00:00:00Z">
        <w:r>
          <w:t xml:space="preserve">,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whose</w:t>
        </w:r>
      </w:ins>
      <w:ins w:id="892" w:author="PR Preview" w:date="2026-01-01T00:00:00Z">
        <w:r>
          <w:t xml:space="preserve"> </w:t>
        </w:r>
      </w:ins>
      <m:oMath>
        <m:r>
          <m:t>i</m:t>
        </m:r>
      </m:oMath>
      <w:ins w:id="893" w:author="PR Preview" w:date="2026-01-01T00:00:00Z">
        <w:r>
          <w:t xml:space="preserve">-th element is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  </w:r>
      </w:ins>
      <w:ins w:id="896" w:author="PR Preview" w:date="2026-01-01T00:00:00Z">
        <w:r>
          <w:t xml:space="preserve">.</w:t>
        </w:r>
      </w:ins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By the</w:t>
        </w:r>
      </w:ins>
      <w:ins w:id="899" w:author="PR Preview" w:date="2026-01-01T00:00:00Z">
        <w:r>
          <w:t xml:space="preserve"> </w:t>
        </w:r>
      </w:ins>
      <w:hyperlink r:id="rId114">
        <w:ins w:id="900" w:author="PR Preview" w:date="2026-01-01T00:00:00Z">
          <w:r>
            <w:rPr>
              <w:rStyle w:val="Hyperlink"/>
            </w:rPr>
            <w:t xml:space="preserve">inverse of a positive definite matrix</w:t>
          </w:r>
        </w:ins>
      </w:hyperlink>
      <w:ins w:id="901" w:author="PR Preview" w:date="2026-01-01T00:00:00Z">
        <w:r>
          <w:t xml:space="preserve">,</w:t>
        </w:r>
      </w:ins>
      <w:ins w:id="902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903" w:author="PR Preview" w:date="2026-01-01T00:00:00Z">
        <w:r>
          <w:t xml:space="preserve">,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with every</w:t>
        </w:r>
      </w:ins>
      <w:ins w:id="906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ins w:id="907" w:author="PR Preview" w:date="2026-01-01T00:00:00Z">
        <w:r>
          <w:t xml:space="preserve">. So:</w:t>
        </w:r>
      </w:ins>
    </w:p>
    <w:p>
      <w:pPr>
        <w:pStyle w:val="BodyText"/>
      </w:pPr>
      <w:ins w:id="908" w:author="PR Preview" w:date="2026-01-01T00:00:00Z">
        <w:r>
  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  </w:r>
      </w:ins>
    </w:p>
    <w:p>
      <w:pPr>
        <w:pStyle w:val="FirstParagraph"/>
      </w:pPr>
      <w:ins w:id="909" w:author="PR Preview" w:date="2026-01-01T00:00:00Z">
        <w:r>
          <w:rPr>
            <w:i/>
            <w:iCs/>
          </w:rPr>
          <w:t xml:space="preserve">Remark</w:t>
        </w:r>
      </w:ins>
      <w:ins w:id="910" w:author="PR Preview" w:date="2026-01-01T00:00:00Z">
        <w:r>
          <w:t xml:space="preserve">.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is the coordinate of</w:t>
        </w:r>
      </w:ins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$\mathord{\smash[b]{\underset{\raise.3ex\hbox{$\scriptstyle\sim$}}{x}}\vphantom{x}}- \mathord{\smash[b]{\underset{\raise.3ex\hbox{$\scriptstyle\sim$}}{\mu}}\vphantom{\mu}}$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along the eigenvector</w:t>
        </w:r>
      </w:ins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$\mathord{\smash[b]{\underset{\raise.3ex\hbox{$\scriptstyle\sim$}}{q}}\vphantom{q}}_i$</w:t>
        </w:r>
      </w:ins>
      <w:ins w:id="919" w:author="PR Preview" w:date="2026-01-01T00:00:00Z">
        <w:r>
          <w:t xml:space="preserve">.</w:t>
        </w:r>
      </w:ins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So the set of points at Mahalanobis distance</w:t>
        </w:r>
      </w:ins>
      <w:ins w:id="922" w:author="PR Preview" w:date="2026-01-01T00:00:00Z">
        <w:r>
          <w:t xml:space="preserve"> </w:t>
        </w:r>
      </w:ins>
      <m:oMath>
        <m:r>
          <m:t>δ</m:t>
        </m:r>
      </m:oMath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from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$\mathord{\smash[b]{\underset{\raise.3ex\hbox{$\scriptstyle\sim$}}{\mu}}\vphantom{\mu}}$</w:t>
        </w:r>
      </w:ins>
      <w:ins w:id="927" w:author="PR Preview" w:date="2026-01-01T00:00:00Z">
        <w:r>
          <w:t xml:space="preserve">,</w:t>
        </w:r>
      </w:ins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where the multivariate normal density is constant (</w:t>
        </w:r>
      </w:ins>
      <w:hyperlink w:anchor="cor-mvn-mahalanobis">
        <w:ins w:id="930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931" w:author="PR Preview" w:date="2026-01-01T00:00:00Z">
        <w:r>
          <w:t xml:space="preserve">),</w:t>
        </w:r>
      </w:ins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is an ellipse (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934" w:author="PR Preview" w:date="2026-01-01T00:00:00Z">
        <w:r>
          <w:t xml:space="preserve">) or ellipsoid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centered at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$\mathord{\smash[b]{\underset{\raise.3ex\hbox{$\scriptstyle\sim$}}{\mu}}\vphantom{\mu}}$</w:t>
        </w:r>
      </w:ins>
      <w:ins w:id="939" w:author="PR Preview" w:date="2026-01-01T00:00:00Z">
        <w:r>
          <w:t xml:space="preserve">,</w:t>
        </w:r>
      </w:ins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with axes along the eigenvectors of</w:t>
        </w:r>
      </w:ins>
      <w:ins w:id="942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and half-length</w:t>
        </w:r>
      </w:ins>
      <w:ins w:id="945" w:author="PR Preview" w:date="2026-01-01T00:00:00Z">
        <w:r>
          <w:t xml:space="preserve"> </w:t>
        </w:r>
      </w:ins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along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$\mathord{\smash[b]{\underset{\raise.3ex\hbox{$\scriptstyle\sim$}}{q}}\vphantom{q}}_i$</w:t>
        </w:r>
      </w:ins>
      <w:ins w:id="950" w:author="PR Preview" w:date="2026-01-01T00:00:00Z">
        <w:r>
          <w:t xml:space="preserve">.</w:t>
        </w:r>
      </w:ins>
    </w:p>
    <w:bookmarkStart w:id="142" w:name="exm-mahalanobis-eigen"/>
    <w:p>
      <w:pPr>
        <w:pStyle w:val="BodyText"/>
      </w:pPr>
      <w:ins w:id="951" w:author="PR Preview" w:date="2026-01-01T00:00:00Z">
        <w:r>
          <w:rPr>
            <w:b/>
            <w:bCs/>
          </w:rPr>
          <w:t xml:space="preserve">Example 19 (Elliptical contours of a bivariate normal density)</w:t>
        </w:r>
      </w:ins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Let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$\mathord{\smash[b]{\underset{\raise.3ex\hbox{$\scriptstyle\sim$}}{\mu}}\vphantom{\mu}} = \mathord{\smash[b]{\underset{\raise.3ex\hbox{$\scriptstyle\sim$}}{0}}\vphantom{0}}$</w:t>
        </w:r>
      </w:ins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and</w:t>
        </w:r>
      </w:ins>
      <w:ins w:id="958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959" w:author="PR Preview" w:date="2026-01-01T00:00:00Z">
        <w:r>
          <w:t xml:space="preserve">,</w:t>
        </w:r>
      </w:ins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which has eigenvalues</w:t>
        </w:r>
      </w:ins>
      <w:ins w:id="962" w:author="PR Preview" w:date="2026-01-01T00:00:00Z">
        <w:r>
          <w:t xml:space="preserve"> </w:t>
        </w:r>
      </w:ins>
      <m:oMath>
        <m:r>
          <m:t>3</m:t>
        </m:r>
      </m:oMath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and</w:t>
        </w:r>
      </w:ins>
      <w:ins w:id="965" w:author="PR Preview" w:date="2026-01-01T00:00:00Z">
        <w:r>
          <w:t xml:space="preserve"> </w:t>
        </w:r>
      </w:ins>
      <m:oMath>
        <m:r>
          <m:t>1</m:t>
        </m:r>
      </m:oMath>
      <w:ins w:id="966" w:author="PR Preview" w:date="2026-01-01T00:00:00Z">
        <w:r>
          <w:t xml:space="preserve">,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with eigenvectors</w:t>
        </w:r>
      </w:ins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$\mathord{\smash[b]{\underset{\raise.3ex\hbox{$\scriptstyle\sim$}}{q}}\vphantom{q}}_1 = \frac{1}{\sqrt{2}}{(1, 1)}^{\top}$</w:t>
        </w:r>
      </w:ins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and</w:t>
        </w:r>
      </w:ins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$\mathord{\smash[b]{\underset{\raise.3ex\hbox{$\scriptstyle\sim$}}{q}}\vphantom{q}}_2 = \frac{1}{\sqrt{2}}{(1, -1)}^{\top}$</w:t>
        </w:r>
      </w:ins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(</w:t>
        </w:r>
      </w:ins>
      <w:hyperlink r:id="rId141">
        <w:ins w:id="977" w:author="PR Preview" w:date="2026-01-01T00:00:00Z">
          <w:r>
            <w:rPr>
              <w:rStyle w:val="Hyperlink"/>
            </w:rPr>
            <w:t xml:space="preserve">an eigendecomposition example</w:t>
          </w:r>
        </w:ins>
      </w:hyperlink>
      <w:ins w:id="978" w:author="PR Preview" w:date="2026-01-01T00:00:00Z">
        <w:r>
          <w:t xml:space="preserve">).</w:t>
        </w:r>
      </w:ins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By</w:t>
        </w:r>
      </w:ins>
      <w:ins w:id="981" w:author="PR Preview" w:date="2026-01-01T00:00:00Z">
        <w:r>
          <w:t xml:space="preserve"> </w:t>
        </w:r>
      </w:ins>
      <w:hyperlink w:anchor="thm-mahalanobis-eigen">
        <w:ins w:id="982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983" w:author="PR Preview" w:date="2026-01-01T00:00:00Z">
        <w:r>
          <w:t xml:space="preserve">:</w:t>
        </w:r>
      </w:ins>
    </w:p>
    <w:p>
      <w:pPr>
        <w:pStyle w:val="BodyText"/>
      </w:pPr>
      <w:ins w:id="984" w:author="PR Preview" w:date="2026-01-01T00:00:00Z">
        <w:r>
          <w:t xml:space="preserve">$$
    \Delta(\mathord{\smash[b]{\underset{\raise.3ex\hbox{$\scriptstyle\sim$}}{x}}\vphantom{x}})^2 = \frac{(x_1 + x_2)^2}{2 \cdot 3} + \frac{(x_1 - x_2)^2}{2 \cdot 1}
    $$</w:t>
        </w:r>
      </w:ins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BodyText"/>
      </w:pPr>
      <w:ins w:id="985" w:author="PR Preview" w:date="2026-01-01T00:00:00Z">
        <w:r>
  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  </w:r>
      </w:ins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del w:id="986" w:author="PR Preview" w:date="2026-01-01T00:00:00Z">
        <w:r>
          <w:delText xml:space="preserve">the point</w:delText>
        </w:r>
      </w:del>
      <w:del w:id="98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del w:id="988" w:author="PR Preview" w:date="2026-01-01T00:00:00Z">
        <w:r>
          <w:delText xml:space="preserve"> </w:delText>
        </w:r>
      </w:del>
      <w:del w:id="989" w:author="PR Preview" w:date="2026-01-01T00:00:00Z">
        <w:r>
          <w:delText xml:space="preserve">has</w:delText>
        </w:r>
      </w:del>
      <w:del w:id="99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991" w:author="PR Preview" w:date="2026-01-01T00:00:00Z">
        <w:r>
          <w:delText xml:space="preserve"> </w:delText>
        </w:r>
      </w:del>
      <w:del w:id="992" w:author="PR Preview" w:date="2026-01-01T00:00:00Z">
        <w:r>
          <w:delText xml:space="preserve">and</w:delText>
        </w:r>
      </w:del>
      <w:del w:id="99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del w:id="994" w:author="PR Preview" w:date="2026-01-01T00:00:00Z">
        <w:r>
          <w:delText xml:space="preserve">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995" w:author="PR Preview" w:date="2026-01-01T00:00:00Z">
        <w:r>
          <w:delText xml:space="preserve">So the contour</w:delText>
        </w:r>
      </w:del>
      <w:del w:id="996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997" w:author="PR Preview" w:date="2026-01-01T00:00:00Z">
        <w:r>
          <w:delText xml:space="preserve"> </w:delText>
        </w:r>
      </w:del>
      <w:del w:id="998" w:author="PR Preview" w:date="2026-01-01T00:00:00Z">
        <w:r>
          <w:delText xml:space="preserve">of the</w:delText>
        </w:r>
      </w:del>
      <w:del w:id="99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del w:id="1000" w:author="PR Preview" w:date="2026-01-01T00:00:00Z">
        <w:r>
          <w:delText xml:space="preserve"> </w:delText>
        </w:r>
      </w:del>
      <w:del w:id="1001" w:author="PR Preview" w:date="2026-01-01T00:00:00Z">
        <w:r>
          <w:delText xml:space="preserve">density</w:delText>
        </w:r>
      </w:del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is an ellipse stretched along</w:delText>
        </w:r>
      </w:del>
      <w:del w:id="100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005" w:author="PR Preview" w:date="2026-01-01T00:00:00Z">
        <w:r>
          <w:delText xml:space="preserve">, with half-length</w:delText>
        </w:r>
      </w:del>
      <w:del w:id="1006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3</m:t>
            </m:r>
          </m:e>
        </m:rad>
      </m:oMath>
      <w:del w:id="1007" w:author="PR Preview" w:date="2026-01-01T00:00:00Z">
        <w:r>
          <w:delText xml:space="preserve">,</w:delText>
        </w:r>
      </w:del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and squeezed along</w:delText>
        </w:r>
      </w:del>
      <w:del w:id="1010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011" w:author="PR Preview" w:date="2026-01-01T00:00:00Z">
        <w:r>
          <w:delText xml:space="preserve">, with half-length</w:delText>
        </w:r>
      </w:del>
      <w:del w:id="1012" w:author="PR Preview" w:date="2026-01-01T00:00:00Z">
        <w:r>
          <w:delText xml:space="preserve"> </w:delText>
        </w:r>
      </w:del>
      <m:oMath>
        <m:r>
          <m:t>1</m:t>
        </m:r>
      </m:oMath>
      <w:del w:id="1013" w:author="PR Preview" w:date="2026-01-01T00:00:00Z">
        <w:r>
          <w:delText xml:space="preserve">:</w:delText>
        </w:r>
      </w:del>
      <w:del w:id="101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015" w:author="PR Preview" w:date="2026-01-01T00:00:00Z">
        <w:r>
          <w:delText xml:space="preserve"> </w:delText>
        </w:r>
      </w:del>
      <w:del w:id="1016" w:author="PR Preview" w:date="2026-01-01T00:00:00Z">
        <w:r>
          <w:delText xml:space="preserve">and</w:delText>
        </w:r>
      </w:del>
      <w:del w:id="101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1018" w:author="PR Preview" w:date="2026-01-01T00:00:00Z">
        <w:r>
          <w:delText xml:space="preserve"> </w:delText>
        </w:r>
      </w:del>
      <w:del w:id="1019" w:author="PR Preview" w:date="2026-01-01T00:00:00Z">
        <w:r>
          <w:delText xml:space="preserve">are positively correlated.</w:delText>
        </w:r>
      </w:del>
    </w:p>
    <w:p>
      <w:pPr>
        <w:pStyle w:val="BodyText"/>
      </w:pPr>
      <w:ins w:id="1020" w:author="PR Preview" w:date="2026-01-01T00:00:00Z">
        <w:r>
          <w:t xml:space="preserve">$$
    \begin{aligned}
    \Delta(\mathord{\smash[b]{\underset{\raise.3ex\hbox{$\scriptstyle\sim$}}{x}}\vphantom{x}})^2 &amp;= 6/6 \\
    &amp;= 1;
    \end{aligned}
    $$</w:t>
        </w:r>
      </w:ins>
    </w:p>
    <w:p>
      <w:pPr>
        <w:pStyle w:val="FirstParagraph"/>
      </w:pPr>
      <w:ins w:id="1021" w:author="PR Preview" w:date="2026-01-01T00:00:00Z">
        <w:r>
          <w:t xml:space="preserve">the point</w:t>
        </w:r>
      </w:ins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$\mathord{\smash[b]{\underset{\raise.3ex\hbox{$\scriptstyle\sim$}}{x}}\vphantom{x}}= \mathord{\smash[b]{\underset{\raise.3ex\hbox{$\scriptstyle\sim$}}{q}}\vphantom{q}}_2$</w:t>
        </w:r>
      </w:ins>
      <w:ins w:id="1024" w:author="PR Preview" w:date="2026-01-01T00:00:00Z">
        <w:r>
          <w:t xml:space="preserve"> </w:t>
        </w:r>
      </w:ins>
      <w:ins w:id="1025" w:author="PR Preview" w:date="2026-01-01T00:00:00Z">
        <w:r>
          <w:t xml:space="preserve">has</w:t>
        </w:r>
      </w:ins>
      <w:ins w:id="102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and</w:t>
        </w:r>
      </w:ins>
      <w:ins w:id="102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ins w:id="1030" w:author="PR Preview" w:date="2026-01-01T00:00:00Z">
        <w:r>
          <w:t xml:space="preserve">, so</w:t>
        </w:r>
      </w:ins>
    </w:p>
    <w:p>
      <w:pPr>
        <w:pStyle w:val="BodyText"/>
      </w:pPr>
      <w:ins w:id="1031" w:author="PR Preview" w:date="2026-01-01T00:00:00Z">
        <w:r>
          <w:t xml:space="preserve">$$
    \begin{aligned}
    \Delta(\mathord{\smash[b]{\underset{\raise.3ex\hbox{$\scriptstyle\sim$}}{x}}\vphantom{x}})^2 &amp;= 2/2 \\
    &amp;= 1.
    \end{aligned}
    $$</w:t>
        </w:r>
      </w:ins>
    </w:p>
    <w:p>
      <w:pPr>
        <w:pStyle w:val="FirstParagraph"/>
      </w:pPr>
      <w:ins w:id="1032" w:author="PR Preview" w:date="2026-01-01T00:00:00Z">
        <w:r>
          <w:t xml:space="preserve">So the contour</w:t>
        </w:r>
      </w:ins>
      <w:ins w:id="1033" w:author="PR Preview" w:date="2026-01-01T00:00:00Z">
        <w:r>
          <w:t xml:space="preserve"> </w:t>
        </w:r>
      </w:ins>
      <w:ins w:id="1034" w:author="PR Preview" w:date="2026-01-01T00:00:00Z">
        <w:r>
          <w:t xml:space="preserve">$\Delta(\mathord{\smash[b]{\underset{\raise.3ex\hbox{$\scriptstyle\sim$}}{x}}\vphantom{x}}) = 1$</w:t>
        </w:r>
      </w:ins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of the</w:t>
        </w:r>
      </w:ins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$\operatorname{N}_2\mathopen{}\left(\mathord{\smash[b]{\underset{\raise.3ex\hbox{$\scriptstyle\sim$}}{0}}\vphantom{0}}, \mathbf{\Sigma}\right)\mathclose{}$</w:t>
        </w:r>
      </w:ins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density</w:t>
        </w:r>
      </w:ins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is an ellipse stretched along</w:t>
        </w:r>
      </w:ins>
      <w:ins w:id="104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044" w:author="PR Preview" w:date="2026-01-01T00:00:00Z">
        <w:r>
          <w:t xml:space="preserve">, with half-length</w:t>
        </w:r>
      </w:ins>
      <w:ins w:id="1045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3</m:t>
            </m:r>
          </m:e>
        </m:rad>
      </m:oMath>
      <w:ins w:id="1046" w:author="PR Preview" w:date="2026-01-01T00:00:00Z">
        <w:r>
          <w:t xml:space="preserve">,</w:t>
        </w:r>
      </w:ins>
      <w:ins w:id="1047" w:author="PR Preview" w:date="2026-01-01T00:00:00Z">
        <w:r>
          <w:t xml:space="preserve"> </w:t>
        </w:r>
      </w:ins>
      <w:ins w:id="1048" w:author="PR Preview" w:date="2026-01-01T00:00:00Z">
        <w:r>
          <w:t xml:space="preserve">and squeezed along</w:t>
        </w:r>
      </w:ins>
      <w:ins w:id="1049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050" w:author="PR Preview" w:date="2026-01-01T00:00:00Z">
        <w:r>
          <w:t xml:space="preserve">, with half-length</w:t>
        </w:r>
      </w:ins>
      <w:ins w:id="1051" w:author="PR Preview" w:date="2026-01-01T00:00:00Z">
        <w:r>
          <w:t xml:space="preserve"> </w:t>
        </w:r>
      </w:ins>
      <m:oMath>
        <m:r>
          <m:t>1</m:t>
        </m:r>
      </m:oMath>
      <w:ins w:id="1052" w:author="PR Preview" w:date="2026-01-01T00:00:00Z">
        <w:r>
          <w:t xml:space="preserve">:</w:t>
        </w:r>
      </w:ins>
      <w:ins w:id="105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054" w:author="PR Preview" w:date="2026-01-01T00:00:00Z">
        <w:r>
          <w:t xml:space="preserve"> </w:t>
        </w:r>
      </w:ins>
      <w:ins w:id="1055" w:author="PR Preview" w:date="2026-01-01T00:00:00Z">
        <w:r>
          <w:t xml:space="preserve">and</w:t>
        </w:r>
      </w:ins>
      <w:ins w:id="105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are positively correlated.</w:t>
        </w:r>
      </w:ins>
    </w:p>
    <w:bookmarkEnd w:id="142"/>
    <w:bookmarkEnd w:id="143"/>
    <w:bookmarkStart w:id="158" w:name="sec-mixture"/>
    <w:p>
      <w:pPr>
        <w:pStyle w:val="Heading2"/>
      </w:pPr>
      <w:r>
        <w:t xml:space="preserve">8 Mixture distributions</w:t>
      </w:r>
    </w:p>
    <w:bookmarkStart w:id="144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4"/>
    <w:bookmarkStart w:id="145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5"/>
    <w:bookmarkStart w:id="148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6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7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7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0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1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7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0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5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5"/>
        </w:numPr>
      </w:pPr>
      <w:r>
        <w:t xml:space="preserve">Wikipedia contributors (2026a)</w:t>
      </w:r>
      <w:r>
        <w:t xml:space="preserve"> </w:t>
      </w:r>
      <w:r>
        <w:t xml:space="preserve">— the binomial distribution and its approximations</w:t>
      </w:r>
    </w:p>
    <w:p>
      <w:pPr>
        <w:numPr>
          <w:ilvl w:val="0"/>
          <w:numId w:val="1015"/>
        </w:numPr>
      </w:pPr>
      <w:r>
        <w:t xml:space="preserve">Wikipedia contributors (2026g)</w:t>
      </w:r>
      <w:r>
        <w:t xml:space="preserve"> </w:t>
      </w:r>
      <w:r>
        <w:t xml:space="preserve">— the Poisson distribution, with examples</w:t>
      </w:r>
    </w:p>
    <w:p>
      <w:pPr>
        <w:numPr>
          <w:ilvl w:val="0"/>
          <w:numId w:val="1015"/>
        </w:numPr>
      </w:pPr>
      <w:r>
        <w:t xml:space="preserve">Wikipedia contributors (2026f)</w:t>
      </w:r>
      <w:r>
        <w:t xml:space="preserve"> </w:t>
      </w:r>
      <w:r>
        <w:t xml:space="preserve">— the negative binomial distribution and its parametrizations</w:t>
      </w:r>
    </w:p>
    <w:p>
      <w:pPr>
        <w:numPr>
          <w:ilvl w:val="0"/>
          <w:numId w:val="1015"/>
        </w:numPr>
      </w:pPr>
      <w:r>
        <w:t xml:space="preserve">Wikipedia contributors (2026h)</w:t>
      </w:r>
      <w:r>
        <w:t xml:space="preserve"> </w:t>
      </w:r>
      <w:r>
        <w:t xml:space="preserve">— the Weibull distribution and its hazard</w:t>
      </w:r>
    </w:p>
    <w:p>
      <w:pPr>
        <w:numPr>
          <w:ilvl w:val="0"/>
          <w:numId w:val="1015"/>
        </w:numPr>
      </w:pPr>
      <w:r>
        <w:t xml:space="preserve">Wikipedia contributors (2026b)</w:t>
      </w:r>
      <w:r>
        <w:t xml:space="preserve"> </w:t>
      </w:r>
      <w:r>
        <w:t xml:space="preserve">— the Laplace distribution</w:t>
      </w:r>
    </w:p>
    <w:p>
      <w:pPr>
        <w:numPr>
          <w:ilvl w:val="0"/>
          <w:numId w:val="1015"/>
        </w:numPr>
      </w:pPr>
      <w:r>
        <w:t xml:space="preserve">Wikipedia contributors (2026e)</w:t>
      </w:r>
      <w:r>
        <w:t xml:space="preserve"> </w:t>
      </w:r>
      <w:r>
        <w:t xml:space="preserve">— the multivariate normal distribution and its properties</w:t>
      </w:r>
    </w:p>
    <w:p>
      <w:pPr>
        <w:numPr>
          <w:ilvl w:val="0"/>
          <w:numId w:val="1015"/>
        </w:numPr>
      </w:pPr>
      <w:r>
        <w:t xml:space="preserve">Wikipedia contributors (2026c)</w:t>
      </w:r>
      <w:r>
        <w:t xml:space="preserve"> </w:t>
      </w:r>
      <w:r>
        <w:t xml:space="preserve">— the Mahalanobis distance</w:t>
      </w:r>
    </w:p>
    <w:p>
      <w:pPr>
        <w:numPr>
          <w:ilvl w:val="0"/>
          <w:numId w:val="1015"/>
        </w:numPr>
      </w:pPr>
      <w:r>
        <w:t xml:space="preserve">Wikipedia contributors (2026d)</w:t>
      </w:r>
      <w:r>
        <w:t xml:space="preserve"> </w:t>
      </w:r>
      <w:r>
        <w:t xml:space="preserve">— mixture distributions</w:t>
      </w:r>
    </w:p>
    <w:bookmarkEnd w:id="159"/>
    <w:bookmarkStart w:id="179" w:name="references"/>
    <w:p>
      <w:pPr>
        <w:pStyle w:val="Heading2"/>
      </w:pPr>
      <w:r>
        <w:t xml:space="preserve">References</w:t>
      </w:r>
    </w:p>
    <w:bookmarkStart w:id="178" w:name="refs"/>
    <w:bookmarkStart w:id="16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1"/>
    <w:bookmarkStart w:id="163" w:name="ref-wikipedia_binomial_distribu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Binomial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https://en.wikipedia.org/wiki/Binomial_distribution</w:t>
        </w:r>
      </w:hyperlink>
      <w:r>
        <w:t xml:space="preserve">.</w:t>
      </w:r>
    </w:p>
    <w:bookmarkEnd w:id="163"/>
    <w:bookmarkStart w:id="165" w:name="ref-wikipedia_laplace_distribu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Laplace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https://en.wikipedia.org/wiki/Laplace_distribution</w:t>
        </w:r>
      </w:hyperlink>
      <w:r>
        <w:t xml:space="preserve">.</w:t>
      </w:r>
    </w:p>
    <w:bookmarkEnd w:id="165"/>
    <w:bookmarkStart w:id="167" w:name="ref-wikipedia_mahalanobis_distan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Mahalanobis Distance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End w:id="167"/>
    <w:bookmarkStart w:id="169" w:name="ref-wikipedia_mixture_distribu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Mixture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https://en.wikipedia.org/wiki/Mixture_distribution</w:t>
        </w:r>
      </w:hyperlink>
      <w:r>
        <w:t xml:space="preserve">.</w:t>
      </w:r>
    </w:p>
    <w:bookmarkEnd w:id="169"/>
    <w:bookmarkStart w:id="171" w:name="X20af3894792cc1bee172a179f9b17a254a15f4d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Multivariate Normal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</w:p>
    <w:bookmarkEnd w:id="171"/>
    <w:bookmarkStart w:id="173" w:name="Xba2ad42a4727c7a31602505192d479957632062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Negative Binomial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https://en.wikipedia.org/wiki/Negative_binomial_distribution</w:t>
        </w:r>
      </w:hyperlink>
      <w:r>
        <w:t xml:space="preserve">.</w:t>
      </w:r>
    </w:p>
    <w:bookmarkEnd w:id="173"/>
    <w:bookmarkStart w:id="175" w:name="ref-wikipedia_poisson_distribu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175"/>
    <w:bookmarkStart w:id="177" w:name="ref-wikipedia_weibull_distribu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Weibull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https://en.wikipedia.org/wiki/Weibull_distribution</w:t>
        </w:r>
      </w:hyperlink>
      <w:r>
        <w:t xml:space="preserve">.</w:t>
      </w:r>
    </w:p>
    <w:bookmarkEnd w:id="177"/>
    <w:bookmarkEnd w:id="178"/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7" Type="http://schemas.openxmlformats.org/officeDocument/2006/relationships/hyperlink" Target="expectation.qmd#def-cond-mixed" TargetMode="External"/><Relationship Id="rId151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62" Type="http://schemas.openxmlformats.org/officeDocument/2006/relationships/hyperlink" Target="https://en.wikipedia.org/wiki/Binomial_distribution" TargetMode="External"/><Relationship Id="rId164" Type="http://schemas.openxmlformats.org/officeDocument/2006/relationships/hyperlink" Target="https://en.wikipedia.org/wiki/Laplace_distribution" TargetMode="External"/><Relationship Id="rId166" Type="http://schemas.openxmlformats.org/officeDocument/2006/relationships/hyperlink" Target="https://en.wikipedia.org/wiki/Mahalanobis_distance" TargetMode="External"/><Relationship Id="rId168" Type="http://schemas.openxmlformats.org/officeDocument/2006/relationships/hyperlink" Target="https://en.wikipedia.org/wiki/Mixture_distribution" TargetMode="External"/><Relationship Id="rId170" Type="http://schemas.openxmlformats.org/officeDocument/2006/relationships/hyperlink" Target="https://en.wikipedia.org/wiki/Multivariate_normal_distribution" TargetMode="External"/><Relationship Id="rId172" Type="http://schemas.openxmlformats.org/officeDocument/2006/relationships/hyperlink" Target="https://en.wikipedia.org/wiki/Negative_binomial_distribution" TargetMode="External"/><Relationship Id="rId138" Type="http://schemas.openxmlformats.org/officeDocument/2006/relationships/hyperlink" Target="https://en.wikipedia.org/wiki/Normally_distributed_and_uncorrelated_does_not_imply_independent" TargetMode="External"/><Relationship Id="rId174" Type="http://schemas.openxmlformats.org/officeDocument/2006/relationships/hyperlink" Target="https://en.wikipedia.org/wiki/Poisson_distribution" TargetMode="External"/><Relationship Id="rId176" Type="http://schemas.openxmlformats.org/officeDocument/2006/relationships/hyperlink" Target="https://en.wikipedia.org/wiki/Weibull_distribution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7" Type="http://schemas.openxmlformats.org/officeDocument/2006/relationships/hyperlink" Target="https://morrison-lab.github.io/mds/linear-algebra-special-matrices.html#def-diagonal-matrix" TargetMode="External"/><Relationship Id="rId139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1" Type="http://schemas.openxmlformats.org/officeDocument/2006/relationships/hyperlink" Target="https://morrison-lab.github.io/mds/linear-algebra-special-matrices.html#exm-spectral" TargetMode="External"/><Relationship Id="rId130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0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3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49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6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2" Type="http://schemas.openxmlformats.org/officeDocument/2006/relationships/hyperlink" Target="random-variables.qmd#thm-marginal-density" TargetMode="External"/><Relationship Id="rId131" Type="http://schemas.openxmlformats.org/officeDocument/2006/relationships/hyperlink" Target="random-variables.qmd#thm-normal-density" TargetMode="External"/><Relationship Id="rId120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6" Type="http://schemas.openxmlformats.org/officeDocument/2006/relationships/hyperlink" Target="variance-covariance.qmd#def-variance" TargetMode="External"/><Relationship Id="rId137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2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5" Type="http://schemas.openxmlformats.org/officeDocument/2006/relationships/hyperlink" Target="variance-covariance.qmd#thm-vcov-elements" TargetMode="External"/><Relationship Id="rId121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expectation.qmd#def-cond-mixed" TargetMode="External"/><Relationship Id="rId151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62" Type="http://schemas.openxmlformats.org/officeDocument/2006/relationships/hyperlink" Target="https://en.wikipedia.org/wiki/Binomial_distribution" TargetMode="External"/><Relationship Id="rId164" Type="http://schemas.openxmlformats.org/officeDocument/2006/relationships/hyperlink" Target="https://en.wikipedia.org/wiki/Laplace_distribution" TargetMode="External"/><Relationship Id="rId166" Type="http://schemas.openxmlformats.org/officeDocument/2006/relationships/hyperlink" Target="https://en.wikipedia.org/wiki/Mahalanobis_distance" TargetMode="External"/><Relationship Id="rId168" Type="http://schemas.openxmlformats.org/officeDocument/2006/relationships/hyperlink" Target="https://en.wikipedia.org/wiki/Mixture_distribution" TargetMode="External"/><Relationship Id="rId170" Type="http://schemas.openxmlformats.org/officeDocument/2006/relationships/hyperlink" Target="https://en.wikipedia.org/wiki/Multivariate_normal_distribution" TargetMode="External"/><Relationship Id="rId172" Type="http://schemas.openxmlformats.org/officeDocument/2006/relationships/hyperlink" Target="https://en.wikipedia.org/wiki/Negative_binomial_distribution" TargetMode="External"/><Relationship Id="rId138" Type="http://schemas.openxmlformats.org/officeDocument/2006/relationships/hyperlink" Target="https://en.wikipedia.org/wiki/Normally_distributed_and_uncorrelated_does_not_imply_independent" TargetMode="External"/><Relationship Id="rId174" Type="http://schemas.openxmlformats.org/officeDocument/2006/relationships/hyperlink" Target="https://en.wikipedia.org/wiki/Poisson_distribution" TargetMode="External"/><Relationship Id="rId176" Type="http://schemas.openxmlformats.org/officeDocument/2006/relationships/hyperlink" Target="https://en.wikipedia.org/wiki/Weibull_distribution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7" Type="http://schemas.openxmlformats.org/officeDocument/2006/relationships/hyperlink" Target="https://morrison-lab.github.io/mds/linear-algebra-special-matrices.html#def-diagonal-matrix" TargetMode="External"/><Relationship Id="rId139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1" Type="http://schemas.openxmlformats.org/officeDocument/2006/relationships/hyperlink" Target="https://morrison-lab.github.io/mds/linear-algebra-special-matrices.html#exm-spectral" TargetMode="External"/><Relationship Id="rId130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0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3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49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6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2" Type="http://schemas.openxmlformats.org/officeDocument/2006/relationships/hyperlink" Target="random-variables.qmd#thm-marginal-density" TargetMode="External"/><Relationship Id="rId131" Type="http://schemas.openxmlformats.org/officeDocument/2006/relationships/hyperlink" Target="random-variables.qmd#thm-normal-density" TargetMode="External"/><Relationship Id="rId120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6" Type="http://schemas.openxmlformats.org/officeDocument/2006/relationships/hyperlink" Target="variance-covariance.qmd#def-variance" TargetMode="External"/><Relationship Id="rId137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2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5" Type="http://schemas.openxmlformats.org/officeDocument/2006/relationships/hyperlink" Target="variance-covariance.qmd#thm-vcov-elements" TargetMode="External"/><Relationship Id="rId121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2026-10-18T07:51:21Z</dcterms:created>
  <dcterms:modified xsi:type="dcterms:W3CDTF">2026-10-18T07:51:21Z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