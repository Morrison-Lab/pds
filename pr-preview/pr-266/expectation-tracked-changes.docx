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del w:id="1" w:author="PR Preview" w:date="2026-01-01T00:00:00Z">
        <w:r>
          <w:delText xml:space="preserve">Last modified: 2026-10-26 09:08:35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11:11:50 (PDT)</w:t>
        </w:r>
      </w:ins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</w:t>
      </w:r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22" w:name="rem-expectation-weighted-average"/>
    <w:p>
      <w:pPr>
        <w:pStyle w:val="BodyText"/>
      </w:pPr>
      <w:r>
        <w:rPr>
          <w:i/>
          <w:iCs/>
        </w:rPr>
        <w:t xml:space="preserve">Remark 1</w:t>
      </w:r>
      <w:r>
        <w:t xml:space="preserve"> (Expectation is a probability-weighted average). </w:t>
      </w:r>
      <w:r>
        <w:t xml:space="preserve">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a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weighted average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probabilities are the</w:t>
      </w:r>
      <w:r>
        <w:t xml:space="preserve"> </w:t>
      </w:r>
      <w:hyperlink r:id="rId15">
        <w:r>
          <w:rPr>
            <w:rStyle w:val="Hyperlink"/>
          </w:rPr>
          <w:t xml:space="preserve">weights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has a</w:t>
      </w:r>
      <w:r>
        <w:t xml:space="preserve"> </w:t>
      </w:r>
      <w:hyperlink r:id="rId17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over its possible values.</w:t>
      </w:r>
      <w:r>
        <w:t xml:space="preserve"> </w:t>
      </w:r>
      <w:r>
        <w:t xml:space="preserve">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multiplied by its weight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 and the products are added.</w:t>
      </w:r>
      <w:r>
        <w:t xml:space="preserve"> </w:t>
      </w:r>
      <w:r>
        <w:t xml:space="preserve">The weights are non-negative and add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hyperlink r:id="rId18">
        <w:r>
          <w:rPr>
            <w:rStyle w:val="Hyperlink"/>
          </w:rPr>
          <w:t xml:space="preserve">continuous random variable</w:t>
        </w:r>
      </w:hyperlink>
      <w:r>
        <w:t xml:space="preserve"> </w:t>
      </w:r>
      <w:r>
        <w:t xml:space="preserve">has an</w:t>
      </w:r>
      <w:r>
        <w:t xml:space="preserve"> </w:t>
      </w:r>
      <w:hyperlink r:id="rId19">
        <w:r>
          <w:rPr>
            <w:rStyle w:val="Hyperlink"/>
          </w:rPr>
          <w:t xml:space="preserve">integral</w:t>
        </w:r>
      </w:hyperlink>
      <w:r>
        <w:t xml:space="preserve"> </w:t>
      </w:r>
      <w:r>
        <w:t xml:space="preserve">over its possible values.</w:t>
      </w:r>
      <w:r>
        <w:t xml:space="preserve"> </w:t>
      </w:r>
      <w:r>
        <w:t xml:space="preserve">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multiplied by its weight, the</w:t>
      </w:r>
      <w:r>
        <w:t xml:space="preserve"> </w:t>
      </w:r>
      <w:hyperlink r:id="rId11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 and the products are accumulated.</w:t>
      </w:r>
      <w:r>
        <w:t xml:space="preserve"> </w:t>
      </w:r>
      <w:r>
        <w:t xml:space="preserve">The density is non-negative and integrates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special case</w:t>
      </w:r>
      <w:r>
        <w:t xml:space="preserve"> </w:t>
      </w:r>
      <w:r>
        <w:t xml:space="preserve">with every weight equal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A value with a larger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counts for more in the expectation.</w:t>
      </w:r>
      <w:r>
        <w:t xml:space="preserve"> </w:t>
      </w:r>
      <w:r>
        <w:t xml:space="preserve">The expectation is the balance point of the possible values:</w:t>
      </w:r>
      <w:r>
        <w:t xml:space="preserve"> </w:t>
      </w:r>
      <w:r>
        <w:t xml:space="preserve">the point where a ruler would balance</w:t>
      </w:r>
      <w:r>
        <w:t xml:space="preserve"> </w:t>
      </w:r>
      <w:r>
        <w:t xml:space="preserve">if 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carried a weight proportional to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4" w:name="exm-expectation-die"/>
    <w:p>
      <w:pPr>
        <w:pStyle w:val="BodyText"/>
      </w:pPr>
      <w:r>
        <w:rPr>
          <w:b/>
          <w:bCs/>
        </w:rPr>
        <w:t xml:space="preserve">Example 1 (Expectation of a fair die roll)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 of a fair die roll,</w:t>
      </w:r>
      <w:r>
        <w:t xml:space="preserve"> </w:t>
      </w:r>
      <w:r>
        <w:t xml:space="preserve">so the</w:t>
      </w:r>
      <w:r>
        <w:t xml:space="preserve"> </w:t>
      </w:r>
      <w:hyperlink r:id="rId23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range.</w:t>
      </w:r>
      <w:r>
        <w:t xml:space="preserve"> </w:t>
      </w:r>
      <w:r>
        <w:t xml:space="preserve">Every value has the same weight,</w:t>
      </w:r>
      <w:r>
        <w:t xml:space="preserve"> </w:t>
      </w:r>
      <w:r>
        <w:t xml:space="preserve">so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is the ordinary</w:t>
      </w:r>
      <w:r>
        <w:t xml:space="preserve"> </w:t>
      </w:r>
      <w:hyperlink r:id="rId20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6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weight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Now load the die so that the result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has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5</m:t>
        </m:r>
      </m:oMath>
      <w:r>
        <w:t xml:space="preserve"> </w:t>
      </w:r>
      <w:r>
        <w:t xml:space="preserve">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10</m:t>
        </m:r>
      </m:oMath>
      <w:r>
        <w:t xml:space="preserve">.</w:t>
      </w:r>
      <w:r>
        <w:t xml:space="preserve"> </w:t>
      </w:r>
      <w:r>
        <w:t xml:space="preserve">The weights still add to</w:t>
      </w:r>
      <w:r>
        <w:t xml:space="preserve"> </w:t>
      </w:r>
      <m:oMath>
        <m:r>
          <m:t>1</m:t>
        </m:r>
      </m:oMath>
      <w:r>
        <w:t xml:space="preserve">, and the expectation moves toward</w:t>
      </w:r>
      <w:r>
        <w:t xml:space="preserve"> </w:t>
      </w:r>
      <m:oMath>
        <m:r>
          <m:t>6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(weights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10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4"/>
    <w:bookmarkStart w:id="25" w:name="exm-cauchy-no-mean"/>
    <w:p>
      <w:pPr>
        <w:pStyle w:val="FirstParagraph"/>
      </w:pPr>
      <w:r>
        <w:rPr>
          <w:b/>
          <w:bCs/>
        </w:rPr>
        <w:t xml:space="preserve">Example 2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25"/>
    <w:bookmarkStart w:id="27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29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28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30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[2]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[3]</w:t>
      </w:r>
      <w:r>
        <w:t xml:space="preserve"> </w:t>
      </w:r>
      <w:r>
        <w:t xml:space="preserve">for an alternative presentation of this proof.</w:t>
      </w:r>
    </w:p>
    <w:bookmarkStart w:id="33" w:name="exm-fubini-survfn"/>
    <w:p>
      <w:pPr>
        <w:pStyle w:val="BodyText"/>
      </w:pPr>
      <w:r>
        <w:rPr>
          <w:b/>
          <w:bCs/>
        </w:rPr>
        <w:t xml:space="preserve">Example 3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31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32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33"/>
    <w:bookmarkStart w:id="34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36" w:name="exm-expectation-matrix"/>
    <w:p>
      <w:pPr>
        <w:pStyle w:val="BodyText"/>
      </w:pPr>
      <w:r>
        <w:rPr>
          <w:b/>
          <w:bCs/>
        </w:rPr>
        <w:t xml:space="preserve">Example 4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35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w:r>
        <w:t xml:space="preserve">$$\mathbb{E}\mathord{\smash[b]{\underset{\raise.3ex\hbox{$\scriptstyle\sim$}}{X}}\vphantom{X}}= \begin{pmatrix}{\mathbb{E}\mathopen{}\left[X_1\right]\mathclose{}} \\ {\mathbb{E}\mathopen{}\left[X_2\right]\mathclose{}}\end{pmatrix} = \begin{pmatrix}1/2 \\ 1/2\end{pmatrix}$$</w:t>
      </w:r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36"/>
    <w:bookmarkStart w:id="37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[2], [5], [6], [7]</w:t>
      </w:r>
      <w:r>
        <w:t xml:space="preserve">.</w:t>
      </w:r>
    </w:p>
    <w:bookmarkStart w:id="38" w:name="exm-lotus"/>
    <w:p>
      <w:pPr>
        <w:pStyle w:val="BodyText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8"/>
    <w:bookmarkStart w:id="40" w:name="exm-lotus-continuous"/>
    <w:p>
      <w:pPr>
        <w:pStyle w:val="FirstParagraph"/>
      </w:pPr>
      <w:r>
        <w:rPr>
          <w:b/>
          <w:bCs/>
        </w:rPr>
        <w:t xml:space="preserve">Example 6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40"/>
    <w:bookmarkStart w:id="41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42" w:name="exm-linearity-expectation"/>
    <w:p>
      <w:pPr>
        <w:pStyle w:val="BodyText"/>
      </w:pPr>
      <w:r>
        <w:rPr>
          <w:b/>
          <w:bCs/>
        </w:rPr>
        <w:t xml:space="preserve">Example 7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42"/>
    <w:bookmarkStart w:id="43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44" w:name="exm-linearity-affine"/>
    <w:p>
      <w:pPr>
        <w:pStyle w:val="BodyText"/>
      </w:pPr>
      <w:r>
        <w:rPr>
          <w:b/>
          <w:bCs/>
        </w:rPr>
        <w:t xml:space="preserve">Example 8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44"/>
    <w:bookmarkStart w:id="46" w:name="lem-linearity-finite-sum"/>
    <w:p>
      <w:pPr>
        <w:pStyle w:val="FirstParagraph"/>
      </w:pPr>
      <w:r>
        <w:rPr>
          <w:b/>
          <w:bCs/>
        </w:rPr>
        <w:t xml:space="preserve">Lemma 1 (Linearity of expectation for finite sums)</w:t>
      </w:r>
      <w:r>
        <w:t xml:space="preserve"> </w:t>
      </w:r>
      <w:r>
        <w:t xml:space="preserve">For</w:t>
      </w:r>
      <w:r>
        <w:t xml:space="preserve"> </w:t>
      </w:r>
      <w:hyperlink r:id="rId13">
        <w:r>
          <w:rPr>
            <w:rStyle w:val="Hyperlink"/>
          </w:rPr>
          <w:t xml:space="preserve">random variables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defined</w:t>
      </w:r>
      <w:r>
        <w:t xml:space="preserve"> </w:t>
      </w:r>
      <w:hyperlink r:id="rId45">
        <w:r>
          <w:rPr>
            <w:rStyle w:val="Hyperlink"/>
          </w:rPr>
          <w:t xml:space="preserve">expectations</w:t>
        </w:r>
      </w:hyperlink>
      <w:r>
        <w:t xml:space="preserve">,</w:t>
      </w:r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Prove this by induction on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applying</w:t>
      </w:r>
      <w:r>
        <w:t xml:space="preserve"> </w:t>
      </w:r>
      <w:hyperlink r:id="rId47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for two variables in each step.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</m:t>
              </m:r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inductive step, assume the lemma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variables,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(inductive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(include the last term in the sum)</m:t>
              </m:r>
            </m:e>
          </m:eqArr>
        </m:oMath>
      </m:oMathPara>
    </w:p>
    <w:bookmarkStart w:id="49" w:name="exm-linearity-finite-sum"/>
    <w:p>
      <w:pPr>
        <w:pStyle w:val="FirstParagraph"/>
      </w:pPr>
      <w:r>
        <w:rPr>
          <w:b/>
          <w:bCs/>
        </w:rPr>
        <w:t xml:space="preserve">Example 9 (Expected total of five dice)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48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of five rolls of a fair die.</w:t>
      </w:r>
      <w:r>
        <w:t xml:space="preserve"> </w:t>
      </w:r>
      <w:r>
        <w:t xml:space="preserve">Each roll has</w:t>
      </w:r>
      <w:r>
        <w:t xml:space="preserve"> </w:t>
      </w:r>
      <w:hyperlink r:id="rId45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lem-linearity-finite-sum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the expected total: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5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5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for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roll has expectation </m:t>
              </m:r>
              <m:r>
                <m:t>3.5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9"/>
    <w:bookmarkStart w:id="50" w:name="exr-linearity-use"/>
    <w:p>
      <w:pPr>
        <w:pStyle w:val="FirstParagraph"/>
      </w:pPr>
      <w:r>
        <w:rPr>
          <w:b/>
          <w:bCs/>
        </w:rPr>
        <w:t xml:space="preserve">Exercise 1 (Why the sample mean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sample mean.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50"/>
    <w:bookmarkStart w:id="51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distribute the sum over the terms,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mean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mean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51"/>
    <w:bookmarkStart w:id="52" w:name="thm-sample-mean-expectation"/>
    <w:p>
      <w:pPr>
        <w:pStyle w:val="BodyText"/>
      </w:pPr>
      <w:r>
        <w:rPr>
          <w:b/>
          <w:bCs/>
        </w:rPr>
        <w:t xml:space="preserve">Theorem 5 (The expectation of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random variables,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that each have finite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need not be independent.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μ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nearity-us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linearity-us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which needs no independence</w:t>
      </w:r>
      <w:r>
        <w:t xml:space="preserve"> </w:t>
      </w:r>
      <w:r>
        <w:t xml:space="preserve">and applies because each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is finite.</w:t>
      </w:r>
    </w:p>
    <w:bookmarkStart w:id="85" w:name="X1b674fb215c38ba7bf07b336b30c333a3581625"/>
    <w:p>
      <w:pPr>
        <w:pStyle w:val="Heading2"/>
      </w:pPr>
      <w:r>
        <w:t xml:space="preserve">1 Conditional distributions and expectations</w:t>
      </w:r>
    </w:p>
    <w:bookmarkStart w:id="54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4"/>
    <w:bookmarkStart w:id="59" w:name="exm-cond-pmf"/>
    <w:p>
      <w:pPr>
        <w:pStyle w:val="FirstParagraph"/>
      </w:pPr>
      <w:r>
        <w:rPr>
          <w:b/>
          <w:bCs/>
        </w:rPr>
        <w:t xml:space="preserve">Example 10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55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57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9"/>
    <w:bookmarkStart w:id="62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6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2"/>
    <w:bookmarkStart w:id="66" w:name="exm-cond-pdf"/>
    <w:p>
      <w:pPr>
        <w:pStyle w:val="FirstParagraph"/>
      </w:pPr>
      <w:r>
        <w:rPr>
          <w:b/>
          <w:bCs/>
        </w:rPr>
        <w:t xml:space="preserve">Example 11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63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6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[6]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5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66"/>
    <w:bookmarkStart w:id="67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67"/>
    <w:bookmarkStart w:id="68" w:name="exm-cond-expectation"/>
    <w:p>
      <w:pPr>
        <w:pStyle w:val="FirstParagraph"/>
      </w:pPr>
      <w:r>
        <w:rPr>
          <w:b/>
          <w:bCs/>
        </w:rPr>
        <w:t xml:space="preserve">Example 12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10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68"/>
    <w:bookmarkStart w:id="70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69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70"/>
    <w:bookmarkStart w:id="71" w:name="exm-cond-mixed"/>
    <w:p>
      <w:pPr>
        <w:pStyle w:val="FirstParagraph"/>
      </w:pPr>
      <w:r>
        <w:rPr>
          <w:b/>
          <w:bCs/>
        </w:rPr>
        <w:t xml:space="preserve">Example 13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71"/>
    <w:bookmarkStart w:id="72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2"/>
    <w:bookmarkStart w:id="73" w:name="exm-cond-expectation-function"/>
    <w:p>
      <w:pPr>
        <w:pStyle w:val="BodyText"/>
      </w:pPr>
      <w:r>
        <w:rPr>
          <w:b/>
          <w:bCs/>
        </w:rPr>
        <w:t xml:space="preserve">Example 14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12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73"/>
    <w:bookmarkStart w:id="74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4"/>
    <w:bookmarkStart w:id="76" w:name="exm-cond-expectation-general"/>
    <w:p>
      <w:pPr>
        <w:pStyle w:val="BodyText"/>
      </w:pPr>
      <w:r>
        <w:rPr>
          <w:b/>
          <w:bCs/>
        </w:rPr>
        <w:t xml:space="preserve">Example 15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75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6"/>
    <w:bookmarkStart w:id="77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78" w:name="thm-cond-lotus"/>
    <w:p>
      <w:pPr>
        <w:pStyle w:val="BodyText"/>
      </w:pPr>
      <w:r>
        <w:rPr>
          <w:b/>
          <w:bCs/>
        </w:rPr>
        <w:t xml:space="preserve">Theorem 6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6</w:t>
        </w:r>
      </w:hyperlink>
      <w:r>
        <w:t xml:space="preserve">, results about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79" w:name="thm-cond-linearity"/>
    <w:p>
      <w:pPr>
        <w:pStyle w:val="BodyText"/>
      </w:pPr>
      <w:r>
        <w:rPr>
          <w:b/>
          <w:bCs/>
        </w:rPr>
        <w:t xml:space="preserve">Theorem 7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80" w:name="exm-cond-linearity"/>
    <w:p>
      <w:pPr>
        <w:pStyle w:val="BodyText"/>
      </w:pPr>
      <w:r>
        <w:rPr>
          <w:b/>
          <w:bCs/>
        </w:rPr>
        <w:t xml:space="preserve">Example 16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0"/>
    <w:bookmarkStart w:id="81" w:name="thm-cond-pull-out"/>
    <w:p>
      <w:pPr>
        <w:pStyle w:val="FirstParagraph"/>
      </w:pPr>
      <w:r>
        <w:rPr>
          <w:b/>
          <w:bCs/>
        </w:rPr>
        <w:t xml:space="preserve">Theorem 8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cr m:val="double-struck"/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61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69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[10]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82" w:name="exm-cond-pull-out"/>
    <w:p>
      <w:pPr>
        <w:pStyle w:val="BodyText"/>
      </w:pPr>
      <w:r>
        <w:rPr>
          <w:b/>
          <w:bCs/>
        </w:rPr>
        <w:t xml:space="preserve">Example 17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16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82"/>
    <w:bookmarkStart w:id="83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84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85"/>
    <w:bookmarkStart w:id="110" w:name="fubinitonelli-for-expectations"/>
    <w:p>
      <w:pPr>
        <w:pStyle w:val="Heading2"/>
      </w:pPr>
      <w:r>
        <w:t xml:space="preserve">2 Fubini–Tonelli for expectations</w:t>
      </w:r>
    </w:p>
    <w:bookmarkStart w:id="87" w:name="thm-fubini-tonelli-measure"/>
    <w:p>
      <w:pPr>
        <w:pStyle w:val="FirstParagraph"/>
      </w:pPr>
      <w:r>
        <w:rPr>
          <w:b/>
          <w:bCs/>
        </w:rPr>
        <w:t xml:space="preserve">Theorem 9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86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2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8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30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18.3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88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89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3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3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69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90" w:name="exm-fubini-prob"/>
    <w:p>
      <w:pPr>
        <w:pStyle w:val="BodyText"/>
      </w:pPr>
      <w:r>
        <w:rPr>
          <w:b/>
          <w:bCs/>
        </w:rPr>
        <w:t xml:space="preserve">Example 18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0"/>
    <w:bookmarkStart w:id="92" w:name="exm-fubini-prob-fail"/>
    <w:p>
      <w:pPr>
        <w:pStyle w:val="BodyText"/>
      </w:pPr>
      <w:r>
        <w:rPr>
          <w:b/>
          <w:bCs/>
        </w:rPr>
        <w:t xml:space="preserve">Example 19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hyperlink r:id="rId30">
        <w:r>
          <w:rPr>
            <w:rStyle w:val="Hyperlink"/>
          </w:rPr>
          <w:t xml:space="preserve">Fubini–Tonelli</w:t>
        </w:r>
      </w:hyperlink>
      <w:r>
        <w:t xml:space="preserve"> </w:t>
      </w:r>
      <w:r>
        <w:t xml:space="preserve">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91"/>
        </w:tc>
      </w:tr>
    </w:tbl>
    <w:bookmarkEnd w:id="92"/>
    <w:bookmarkStart w:id="94" w:name="exm-fubini-joint"/>
    <w:p>
      <w:pPr>
        <w:pStyle w:val="BodyText"/>
      </w:pPr>
      <w:r>
        <w:rPr>
          <w:b/>
          <w:bCs/>
        </w:rPr>
        <w:t xml:space="preserve">Example 20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93"/>
        </w:tc>
      </w:tr>
    </w:tbl>
    <w:bookmarkEnd w:id="94"/>
    <w:bookmarkStart w:id="95" w:name="thm-lie"/>
    <w:p>
      <w:pPr>
        <w:pStyle w:val="BodyText"/>
      </w:pPr>
      <w:r>
        <w:rPr>
          <w:b/>
          <w:bCs/>
        </w:rPr>
        <w:t xml:space="preserve">Theorem 10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96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69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100" w:name="exm-lie-auto"/>
    <w:p>
      <w:pPr>
        <w:pStyle w:val="BodyText"/>
      </w:pPr>
      <w:r>
        <w:rPr>
          <w:b/>
          <w:bCs/>
        </w:rPr>
        <w:t xml:space="preserve">Example 21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97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9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9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100"/>
    <w:bookmarkStart w:id="101" w:name="thm-conditional-lie"/>
    <w:p>
      <w:pPr>
        <w:pStyle w:val="BodyText"/>
      </w:pPr>
      <w:r>
        <w:rPr>
          <w:b/>
          <w:bCs/>
        </w:rPr>
        <w:t xml:space="preserve">Theorem 11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case) or positive</w:t>
      </w:r>
      <w:r>
        <w:t xml:space="preserve"> </w:t>
      </w:r>
      <w:hyperlink r:id="rId1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102" w:name="exm-lie"/>
    <w:p>
      <w:pPr>
        <w:pStyle w:val="BodyText"/>
      </w:pPr>
      <w:r>
        <w:rPr>
          <w:b/>
          <w:bCs/>
        </w:rPr>
        <w:t xml:space="preserve">Example 22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02"/>
    <w:bookmarkStart w:id="103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10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[11], Theorem 3.54, p. 76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107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108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109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09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0"/>
    <w:bookmarkStart w:id="163" w:name="sec-loss-risk"/>
    <w:p>
      <w:pPr>
        <w:pStyle w:val="Heading2"/>
      </w:pPr>
      <w:r>
        <w:t xml:space="preserve">3 Loss and risk</w:t>
      </w:r>
    </w:p>
    <w:bookmarkStart w:id="111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111"/>
    <w:bookmarkStart w:id="112" w:name="exm-prediction"/>
    <w:p>
      <w:pPr>
        <w:pStyle w:val="FirstParagraph"/>
      </w:pPr>
      <w:r>
        <w:rPr>
          <w:b/>
          <w:bCs/>
        </w:rPr>
        <w:t xml:space="preserve">Example 23 (Predictions of a die roll)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number shown by a fair six-sided die.</w:t>
      </w:r>
      <w:r>
        <w:t xml:space="preserve"> </w:t>
      </w:r>
      <w:r>
        <w:t xml:space="preserve">The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indicator that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2</m:t>
        </m:r>
        <m:r>
          <m:t>X</m:t>
        </m:r>
      </m:oMath>
      <w:r>
        <w:t xml:space="preserve"> </w:t>
      </w:r>
      <w:r>
        <w:t xml:space="preserve">is also a prediction of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it guesses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odd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</w:p>
    <w:bookmarkEnd w:id="112"/>
    <w:bookmarkStart w:id="113" w:name="rem-prediction-random"/>
    <w:p>
      <w:pPr>
        <w:pStyle w:val="BodyText"/>
      </w:pPr>
      <w:r>
        <w:rPr>
          <w:i/>
          <w:iCs/>
        </w:rPr>
        <w:t xml:space="preserve">Remark 2</w:t>
      </w:r>
      <w:r>
        <w:t xml:space="preserve"> (A prediction from a random input is random).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</w:p>
    <w:bookmarkEnd w:id="113"/>
    <w:bookmarkStart w:id="114" w:name="def-loss-function"/>
    <w:p>
      <w:pPr>
        <w:pStyle w:val="BodyText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[12]</w:t>
      </w:r>
      <w:r>
        <w:t xml:space="preserve">.</w:t>
      </w:r>
    </w:p>
    <w:bookmarkEnd w:id="114"/>
    <w:bookmarkStart w:id="115" w:name="exm-loss-function"/>
    <w:p>
      <w:pPr>
        <w:pStyle w:val="BodyText"/>
      </w:pPr>
      <w:r>
        <w:rPr>
          <w:b/>
          <w:bCs/>
        </w:rPr>
        <w:t xml:space="preserve">Example 24 (A loss function that charges more for overpredicting)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cost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per unit of overprediction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per unit of underprediction: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y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&gt;</m:t>
                    </m:r>
                    <m:r>
                      <m:t>y</m:t>
                    </m:r>
                  </m:e>
                </m:mr>
                <m:m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≤</m:t>
                    </m:r>
                    <m:r>
                      <m:t>y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 is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because it is never negative.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15"/>
    <w:bookmarkStart w:id="116" w:name="def-squared-error-loss"/>
    <w:p>
      <w:pPr>
        <w:pStyle w:val="BodyText"/>
      </w:pPr>
      <w:r>
        <w:rPr>
          <w:b/>
          <w:bCs/>
        </w:rPr>
        <w:t xml:space="preserve">Definition 11 (Squared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square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16"/>
    <w:bookmarkStart w:id="117" w:name="exm-squared-error-loss"/>
    <w:p>
      <w:pPr>
        <w:pStyle w:val="FirstParagraph"/>
      </w:pPr>
      <w:r>
        <w:rPr>
          <w:b/>
          <w:bCs/>
        </w:rPr>
        <w:t xml:space="preserve">Example 25 (Squared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25</m:t>
          </m:r>
          <m:r>
            <m:rPr>
              <m:sty m:val="p"/>
            </m:rPr>
            <m:t>.</m:t>
          </m:r>
        </m:oMath>
      </m:oMathPara>
    </w:p>
    <w:bookmarkEnd w:id="117"/>
    <w:bookmarkStart w:id="118" w:name="def-absolute-error-loss"/>
    <w:p>
      <w:pPr>
        <w:pStyle w:val="FirstParagraph"/>
      </w:pPr>
      <w:r>
        <w:rPr>
          <w:b/>
          <w:bCs/>
        </w:rPr>
        <w:t xml:space="preserve">Definition 12 (Absolute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absolute value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bookmarkEnd w:id="118"/>
    <w:bookmarkStart w:id="119" w:name="exm-absolute-error-loss"/>
    <w:p>
      <w:pPr>
        <w:pStyle w:val="FirstParagraph"/>
      </w:pPr>
      <w:r>
        <w:rPr>
          <w:b/>
          <w:bCs/>
        </w:rPr>
        <w:t xml:space="preserve">Example 26 (Absolute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2</m:t>
              </m:r>
              <m:r>
                <m:rPr>
                  <m:sty m:val="p"/>
                </m:rPr>
                <m:t>−</m:t>
              </m:r>
              <m:r>
                <m:t>7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.</m:t>
          </m:r>
        </m:oMath>
      </m:oMathPara>
    </w:p>
    <w:bookmarkEnd w:id="119"/>
    <w:bookmarkStart w:id="120" w:name="rem-squared-error-loss-common"/>
    <w:p>
      <w:pPr>
        <w:pStyle w:val="FirstParagraph"/>
      </w:pPr>
      <w:r>
        <w:rPr>
          <w:i/>
          <w:iCs/>
        </w:rPr>
        <w:t xml:space="preserve">Remark 3</w:t>
      </w:r>
      <w:r>
        <w:t xml:space="preserve"> (Squared error loss is the most common choice). </w:t>
      </w:r>
      <w:r>
        <w:t xml:space="preserve">Hastie et al. [13, p. 18]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bookmarkEnd w:id="120"/>
    <w:bookmarkStart w:id="121" w:name="def-risk"/>
    <w:p>
      <w:pPr>
        <w:pStyle w:val="BodyText"/>
      </w:pPr>
      <w:r>
        <w:rPr>
          <w:b/>
          <w:bCs/>
        </w:rPr>
        <w:t xml:space="preserve">Definition 13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</w:t>
      </w:r>
      <w:r>
        <w:t xml:space="preserve"> </w:t>
      </w:r>
      <w:hyperlink r:id="rId45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21"/>
    <w:bookmarkStart w:id="122" w:name="exm-risk"/>
    <w:p>
      <w:pPr>
        <w:pStyle w:val="FirstParagraph"/>
      </w:pPr>
      <w:r>
        <w:rPr>
          <w:b/>
          <w:bCs/>
        </w:rPr>
        <w:t xml:space="preserve">Example 27 (Risk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use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risk under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2"/>
    <w:bookmarkStart w:id="123" w:name="rem-risk-qual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(Risk measures the quality of a prediction).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End w:id="123"/>
    <w:bookmarkStart w:id="124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 squared error loss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 the risk under absolute error loss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risk under each loss?</w:t>
      </w:r>
    </w:p>
    <w:bookmarkEnd w:id="124"/>
    <w:bookmarkStart w:id="125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6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risk under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risk under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125"/>
    <w:bookmarkStart w:id="126" w:name="rem-risk-loss-exerci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best prediction depends on the loss).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Hastie et al. [13, p. 20]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End w:id="126"/>
    <w:bookmarkStart w:id="127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hyperlink r:id="rId16">
        <w:r>
          <w:rPr>
            <w:rStyle w:val="Hyperlink"/>
          </w:rPr>
          <w:t xml:space="preserve">discrete random variables</w:t>
        </w:r>
      </w:hyperlink>
      <w:r>
        <w:t xml:space="preserve">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Compute the marginal</w:t>
      </w:r>
      <w:r>
        <w:t xml:space="preserve"> </w:t>
      </w:r>
      <w:hyperlink w:anchor="def-expectation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</w:t>
      </w:r>
      <w:r>
        <w:t xml:space="preserve"> </w:t>
      </w:r>
      <w:hyperlink w:anchor="def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f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f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Compute the squared-error risk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127"/>
    <w:bookmarkStart w:id="128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8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f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8"/>
        </w:numPr>
      </w:pPr>
      <w:r>
        <w:t xml:space="preserve">For the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f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8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f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28"/>
    <w:bookmarkStart w:id="129" w:name="def-outcome"/>
    <w:p>
      <w:pPr>
        <w:pStyle w:val="FirstParagraph"/>
      </w:pPr>
      <w:r>
        <w:rPr>
          <w:b/>
          <w:bCs/>
        </w:rPr>
        <w:t xml:space="preserve">Definition 14 (Outcome)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 a data point is the random variable whose value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tries to guess.</w:t>
      </w:r>
    </w:p>
    <w:bookmarkEnd w:id="129"/>
    <w:bookmarkStart w:id="130" w:name="exm-outcome"/>
    <w:p>
      <w:pPr>
        <w:pStyle w:val="BodyText"/>
      </w:pPr>
      <w:r>
        <w:rPr>
          <w:b/>
          <w:bCs/>
        </w:rPr>
        <w:t xml:space="preserve">Example 28 (The outcome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0</m:t>
        </m:r>
      </m:oMath>
      <w:r>
        <w:t xml:space="preserve">, and the values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1</m:t>
        </m:r>
      </m:oMath>
      <w:r>
        <w:t xml:space="preserve">.</w:t>
      </w:r>
    </w:p>
    <w:bookmarkEnd w:id="130"/>
    <w:bookmarkStart w:id="131" w:name="def-input"/>
    <w:p>
      <w:pPr>
        <w:pStyle w:val="BodyText"/>
      </w:pPr>
      <w:r>
        <w:rPr>
          <w:b/>
          <w:bCs/>
        </w:rPr>
        <w:t xml:space="preserve">Definition 15 (Input)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data point (also called its</w:t>
      </w:r>
      <w:r>
        <w:t xml:space="preserve"> </w:t>
      </w:r>
      <w:r>
        <w:rPr>
          <w:b/>
          <w:bCs/>
        </w:rPr>
        <w:t xml:space="preserve">predictor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covariate</w:t>
      </w:r>
      <w:r>
        <w:t xml:space="preserve">) is the observed random variable from which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is computed.</w:t>
      </w:r>
    </w:p>
    <w:bookmarkEnd w:id="131"/>
    <w:bookmarkStart w:id="132" w:name="exm-input"/>
    <w:p>
      <w:pPr>
        <w:pStyle w:val="BodyText"/>
      </w:pPr>
      <w:r>
        <w:rPr>
          <w:b/>
          <w:bCs/>
        </w:rPr>
        <w:t xml:space="preserve">Example 29 (The input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each with probability</w:t>
      </w:r>
      <w:r>
        <w:t xml:space="preserve"> </w:t>
      </w:r>
      <m:oMath>
        <m:r>
          <m:t>0.5</m:t>
        </m:r>
      </m:oMath>
      <w:r>
        <w:t xml:space="preserve">.</w:t>
      </w:r>
    </w:p>
    <w:bookmarkEnd w:id="132"/>
    <w:bookmarkStart w:id="135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w:r>
        <w:t xml:space="preserve">is an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same</w:t>
      </w:r>
      <w:r>
        <w:t xml:space="preserve"> </w:t>
      </w:r>
      <w:hyperlink r:id="rId133">
        <w:r>
          <w:rPr>
            <w:rStyle w:val="Hyperlink"/>
          </w:rPr>
          <w:t xml:space="preserve">joint distribution</w:t>
        </w:r>
      </w:hyperlink>
      <w:r>
        <w:t xml:space="preserve"> </w:t>
      </w:r>
      <w:r>
        <w:t xml:space="preserve">as the observations used to choose the prediction,</w:t>
      </w:r>
      <w:r>
        <w:t xml:space="preserve"> </w:t>
      </w:r>
      <w:hyperlink r:id="rId134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 them,</w:t>
      </w:r>
      <w:r>
        <w:t xml:space="preserve"> </w:t>
      </w:r>
      <w:r>
        <w:t xml:space="preserve">whose input is observed and whose outcome is not yet observed.</w:t>
      </w:r>
    </w:p>
    <w:bookmarkEnd w:id="135"/>
    <w:bookmarkStart w:id="136" w:name="exm-new-observation"/>
    <w:p>
      <w:pPr>
        <w:pStyle w:val="BodyText"/>
      </w:pPr>
      <w:r>
        <w:rPr>
          <w:b/>
          <w:bCs/>
        </w:rPr>
        <w:t xml:space="preserve">Example 30 (A new observation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suppose the new observation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the suppositions of its</w:t>
      </w:r>
      <w:r>
        <w:t xml:space="preserve"> </w:t>
      </w:r>
      <w:hyperlink w:anchor="def-new-observation">
        <w:r>
          <w:rPr>
            <w:rStyle w:val="Hyperlink"/>
          </w:rPr>
          <w:t xml:space="preserve">definition</w:t>
        </w:r>
      </w:hyperlink>
      <w:r>
        <w:t xml:space="preserve">,</w:t>
      </w:r>
      <w:r>
        <w:t xml:space="preserve"> </w:t>
      </w:r>
      <w:r>
        <w:t xml:space="preserve">with the joint distribution given in the exercise as the population it is drawn from.</w:t>
      </w:r>
      <w:r>
        <w:t xml:space="preserve"> </w:t>
      </w:r>
      <w:r>
        <w:t xml:space="preserve">Suppose also that its input is observed to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 its unobserved outcome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a guess for that outcome.</w:t>
      </w:r>
    </w:p>
    <w:bookmarkEnd w:id="136"/>
    <w:bookmarkStart w:id="138" w:name="def-prediction-error"/>
    <w:p>
      <w:pPr>
        <w:pStyle w:val="BodyText"/>
      </w:pPr>
      <w:r>
        <w:rPr>
          <w:b/>
          <w:bCs/>
        </w:rPr>
        <w:t xml:space="preserve">Definition 17 (Prediction error)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as its</w:t>
      </w:r>
      <w:r>
        <w:t xml:space="preserve"> </w:t>
      </w:r>
      <w:hyperlink r:id="rId137">
        <w:r>
          <w:rPr>
            <w:rStyle w:val="Hyperlink"/>
          </w:rPr>
          <w:t xml:space="preserve">estimand</w:t>
        </w:r>
      </w:hyperlink>
      <w:r>
        <w:t xml:space="preserve"> </w:t>
      </w:r>
      <w:r>
        <w:t xml:space="preserve">the observed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of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mean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prediction minus that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Y</m:t>
          </m:r>
        </m:oMath>
      </m:oMathPara>
    </w:p>
    <w:bookmarkEnd w:id="138"/>
    <w:bookmarkStart w:id="139" w:name="exm-prediction-error"/>
    <w:p>
      <w:pPr>
        <w:pStyle w:val="FirstParagraph"/>
      </w:pPr>
      <w:r>
        <w:rPr>
          <w:b/>
          <w:bCs/>
        </w:rPr>
        <w:t xml:space="preserve">Example 31 (Prediction error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Y</m:t>
        </m:r>
      </m:oMath>
      <w:r>
        <w:t xml:space="preserve">.</w:t>
      </w:r>
      <w:r>
        <w:t xml:space="preserve"> </w:t>
      </w:r>
      <w:r>
        <w:t xml:space="preserve">This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39"/>
    <w:bookmarkStart w:id="140" w:name="def-squared-error-risk"/>
    <w:p>
      <w:pPr>
        <w:pStyle w:val="BodyText"/>
      </w:pPr>
      <w:r>
        <w:rPr>
          <w:b/>
          <w:bCs/>
        </w:rPr>
        <w:t xml:space="preserve">Definition 18 (Squared-error risk (expected prediction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squared-error risk</w:t>
      </w:r>
      <w:r>
        <w:t xml:space="preserve"> </w:t>
      </w:r>
      <w:r>
        <w:t xml:space="preserve">of a prediction function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[13, p. 18]</w:t>
      </w:r>
      <w:r>
        <w:t xml:space="preserve">,</w:t>
      </w:r>
      <w:r>
        <w:t xml:space="preserve"> </w:t>
      </w:r>
      <w:r>
        <w:t xml:space="preserve">is the expected square of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40"/>
    <w:bookmarkStart w:id="141" w:name="exm-squared-error-risk"/>
    <w:p>
      <w:pPr>
        <w:pStyle w:val="FirstParagraph"/>
      </w:pPr>
      <w:r>
        <w:rPr>
          <w:b/>
          <w:bCs/>
        </w:rPr>
        <w:t xml:space="preserve">Example 32 (Squared-error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41"/>
    <w:bookmarkStart w:id="142" w:name="rem-squared-error-risk-is-risk"/>
    <w:p>
      <w:pPr>
        <w:pStyle w:val="BodyText"/>
      </w:pPr>
      <w:r>
        <w:rPr>
          <w:i/>
          <w:iCs/>
        </w:rPr>
        <w:t xml:space="preserve">Remark 6</w:t>
      </w:r>
      <w:r>
        <w:t xml:space="preserve"> (The squared-error risk is a risk). </w:t>
      </w:r>
      <w:r>
        <w:t xml:space="preserve">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.</w:t>
      </w:r>
    </w:p>
    <w:bookmarkEnd w:id="142"/>
    <w:bookmarkStart w:id="143" w:name="lem-prediction-error-split"/>
    <w:p>
      <w:pPr>
        <w:pStyle w:val="BodyText"/>
      </w:pPr>
      <w:r>
        <w:rPr>
          <w:b/>
          <w:bCs/>
        </w:rPr>
        <w:t xml:space="preserve">Lemma 2 (Prediction error splits at the conditional mean)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splits as: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4" w:name="exm-prediction-error-split"/>
    <w:p>
      <w:pPr>
        <w:pStyle w:val="FirstParagraph"/>
      </w:pPr>
      <w:r>
        <w:rPr>
          <w:b/>
          <w:bCs/>
        </w:rPr>
        <w:t xml:space="preserve">Example 33 (The split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mean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</m:oMath>
      <w:r>
        <w:t xml:space="preserve">.</w:t>
      </w:r>
    </w:p>
    <w:bookmarkEnd w:id="144"/>
    <w:bookmarkStart w:id="145" w:name="lem-cross-term-zero"/>
    <w:p>
      <w:pPr>
        <w:pStyle w:val="BodyText"/>
      </w:pPr>
      <w:r>
        <w:rPr>
          <w:b/>
          <w:bCs/>
        </w:rPr>
        <w:t xml:space="preserve">Lemma 3 (The conditional mean’s error is uncorrelated with any function of the input)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factors out of the</w:t>
      </w:r>
      <w:r>
        <w:t xml:space="preserve"> </w:t>
      </w:r>
      <w:hyperlink w:anchor="def-cond-expectation">
        <w:r>
          <w:rPr>
            <w:rStyle w:val="Hyperlink"/>
          </w:rPr>
          <w:t xml:space="preserve">conditional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is its own conditional mean, and definition of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conditional expectation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bookmarkStart w:id="146" w:name="exm-cross-term-zero"/>
    <w:p>
      <w:pPr>
        <w:pStyle w:val="FirstParagraph"/>
      </w:pPr>
      <w:r>
        <w:rPr>
          <w:b/>
          <w:bCs/>
        </w:rPr>
        <w:t xml:space="preserve">Example 34 (The vanishing cross term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take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with equal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,</w:t>
      </w:r>
      <w:r>
        <w:t xml:space="preserve"> </w:t>
      </w:r>
      <w:r>
        <w:t xml:space="preserve">so the product has conditional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same cancellation happens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expectation of the product is</w:t>
      </w:r>
      <w:r>
        <w:t xml:space="preserve"> </w:t>
      </w:r>
      <m:oMath>
        <m:r>
          <m:t>0</m:t>
        </m:r>
      </m:oMath>
      <w:r>
        <w:t xml:space="preserve">.</w:t>
      </w:r>
    </w:p>
    <w:bookmarkEnd w:id="146"/>
    <w:bookmarkStart w:id="147" w:name="thm-risk-decomposition"/>
    <w:p>
      <w:pPr>
        <w:pStyle w:val="BodyText"/>
      </w:pPr>
      <w:r>
        <w:rPr>
          <w:b/>
          <w:bCs/>
        </w:rPr>
        <w:t xml:space="preserve">Theorem 12 (Squared-error risk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use</w:t>
      </w:r>
      <w:r>
        <w:t xml:space="preserve"> </w:t>
      </w:r>
      <w:r>
        <w:t xml:space="preserve">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definition,</w:t>
      </w:r>
      <w:r>
        <w:t xml:space="preserve"> </w:t>
      </w:r>
      <w:hyperlink w:anchor="lem-prediction-error-split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hyperlink w:anchor="lem-cross-term-zero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prediction error splits at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8" w:name="exm-risk-decomposition"/>
    <w:p>
      <w:pPr>
        <w:pStyle w:val="FirstParagraph"/>
      </w:pPr>
      <w:r>
        <w:rPr>
          <w:b/>
          <w:bCs/>
        </w:rPr>
        <w:t xml:space="preserve">Example 35 (The risk decomposition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splits as</w:t>
      </w:r>
      <w:r>
        <w:t xml:space="preserve"> </w:t>
      </w:r>
      <m:oMath>
        <m:r>
          <m:t>5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</m:oMath>
      <w:r>
        <w:t xml:space="preserve">:</w:t>
      </w:r>
      <w:r>
        <w:t xml:space="preserve"> </w:t>
      </w:r>
      <w:r>
        <w:t xml:space="preserve">the risk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plus the excess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from using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48"/>
    <w:bookmarkStart w:id="149" w:name="thm-best-predictor"/>
    <w:p>
      <w:pPr>
        <w:pStyle w:val="BodyText"/>
      </w:pPr>
      <w:r>
        <w:rPr>
          <w:b/>
          <w:bCs/>
        </w:rPr>
        <w:t xml:space="preserve">Theorem 13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</m:oMath>
      <w:r>
        <w:t xml:space="preserve"> </w:t>
      </w:r>
      <w:r>
        <w:t xml:space="preserve">for the prediction function that uses it.</w:t>
      </w:r>
      <w:r>
        <w:t xml:space="preserve"> </w:t>
      </w:r>
      <w:r>
        <w:t xml:space="preserve">Then 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minimizes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f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(squared-error risk 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non-negative variable)</m:t>
              </m:r>
            </m:e>
          </m:eqArr>
        </m:oMath>
      </m:oMathPara>
    </w:p>
    <w:p>
      <w:pPr>
        <w:pStyle w:val="FirstParagraph"/>
      </w:pPr>
      <w:r>
        <w:t xml:space="preserve">The expectation of the non-negative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zero</w:t>
      </w:r>
      <w:r>
        <w:t xml:space="preserve"> </w:t>
      </w:r>
      <w:r>
        <w:t xml:space="preserve">if and only if the variable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50" w:name="exm-best-predictor"/>
    <w:p>
      <w:pPr>
        <w:pStyle w:val="BodyText"/>
      </w:pPr>
      <w:r>
        <w:rPr>
          <w:b/>
          <w:bCs/>
        </w:rPr>
        <w:t xml:space="preserve">Example 36 (The best predictor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The risk of the conditional mean 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larger risk.</w:t>
      </w:r>
      <w:r>
        <w:t xml:space="preserve"> </w:t>
      </w:r>
      <w:r>
        <w:t xml:space="preserve">The inequality is strict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≠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50"/>
    <w:bookmarkStart w:id="151" w:name="def-irreducible-risk"/>
    <w:p>
      <w:pPr>
        <w:pStyle w:val="BodyText"/>
      </w:pPr>
      <w:r>
        <w:rPr>
          <w:b/>
          <w:bCs/>
        </w:rPr>
        <w:t xml:space="preserve">Definition 19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minimum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</w:p>
    <w:bookmarkEnd w:id="151"/>
    <w:bookmarkStart w:id="152" w:name="rem-irreducible-risk"/>
    <w:p>
      <w:pPr>
        <w:pStyle w:val="BodyText"/>
      </w:pPr>
      <w:r>
        <w:rPr>
          <w:i/>
          <w:iCs/>
        </w:rPr>
        <w:t xml:space="preserve">Remark 7</w:t>
      </w:r>
      <w:r>
        <w:t xml:space="preserve"> (The irreducible risk does not depend on the prediction function). </w:t>
      </w:r>
      <w:r>
        <w:t xml:space="preserve">The irreducible risk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achieve a smaller risk.</w:t>
      </w:r>
    </w:p>
    <w:bookmarkEnd w:id="152"/>
    <w:bookmarkStart w:id="153" w:name="exm-irreducible-risk"/>
    <w:p>
      <w:pPr>
        <w:pStyle w:val="BodyText"/>
      </w:pPr>
      <w:r>
        <w:rPr>
          <w:b/>
          <w:bCs/>
        </w:rPr>
        <w:t xml:space="preserve">Example 37 (Irreducible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3"/>
    <w:bookmarkStart w:id="154" w:name="def-reducible-risk"/>
    <w:p>
      <w:pPr>
        <w:pStyle w:val="BodyText"/>
      </w:pPr>
      <w:r>
        <w:rPr>
          <w:b/>
          <w:bCs/>
        </w:rPr>
        <w:t xml:space="preserve">Definition 20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</w:p>
    <w:bookmarkEnd w:id="154"/>
    <w:bookmarkStart w:id="155" w:name="rem-reducible-risk"/>
    <w:p>
      <w:pPr>
        <w:pStyle w:val="BodyText"/>
      </w:pPr>
      <w:r>
        <w:rPr>
          <w:i/>
          <w:iCs/>
        </w:rPr>
        <w:t xml:space="preserve">Remark 8</w:t>
      </w:r>
      <w:r>
        <w:t xml:space="preserve"> (When the reducible risk is zero). </w:t>
      </w:r>
      <w:r>
        <w:t xml:space="preserve">The reducible risk is zero if and only if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5"/>
    <w:bookmarkStart w:id="156" w:name="exm-reducible-risk"/>
    <w:p>
      <w:pPr>
        <w:pStyle w:val="BodyText"/>
      </w:pPr>
      <w:r>
        <w:rPr>
          <w:b/>
          <w:bCs/>
        </w:rPr>
        <w:t xml:space="preserve">Example 38 (Reducible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[13, Sec. 2.4], eq. 2.11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20</w:t>
        </w:r>
      </w:hyperlink>
      <w:r>
        <w:t xml:space="preserve">).</w:t>
      </w:r>
    </w:p>
    <w:bookmarkStart w:id="159" w:name="cor-best-predictor-argmin"/>
    <w:p>
      <w:pPr>
        <w:pStyle w:val="BodyText"/>
      </w:pPr>
      <w:r>
        <w:rPr>
          <w:b/>
          <w:bCs/>
        </w:rPr>
        <w:t xml:space="preserve">Corollary 4 (Conditional mean as the minimizer of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Among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functions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is a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f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158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1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no larger than that of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.</w:t>
      </w:r>
    </w:p>
    <w:bookmarkStart w:id="160" w:name="exm-best-predictor-argmin"/>
    <w:p>
      <w:pPr>
        <w:pStyle w:val="BodyText"/>
      </w:pPr>
      <w:r>
        <w:rPr>
          <w:b/>
          <w:bCs/>
        </w:rPr>
        <w:t xml:space="preserve">Example 39 (The minimizer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2</m:t>
        </m:r>
      </m:oMath>
      <w:r>
        <w:t xml:space="preserve">, both larger than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among the three.</w:t>
      </w:r>
    </w:p>
    <w:bookmarkEnd w:id="160"/>
    <w:bookmarkStart w:id="161" w:name="cor-best-predictor-unique"/>
    <w:p>
      <w:pPr>
        <w:pStyle w:val="BodyText"/>
      </w:pPr>
      <w:r>
        <w:rPr>
          <w:b/>
          <w:bCs/>
        </w:rPr>
        <w:t xml:space="preserve">Corollary 5 (The minimizer of squared-error risk is unique up to probability-1 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a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(see</w:t>
      </w:r>
      <w:r>
        <w:t xml:space="preserve"> </w:t>
      </w:r>
      <w:hyperlink w:anchor="cor-best-predictor-argmin">
        <w:r>
          <w:rPr>
            <w:rStyle w:val="Hyperlink"/>
          </w:rPr>
          <w:t xml:space="preserve">Corollary 4</w:t>
        </w:r>
      </w:hyperlink>
      <w:r>
        <w:t xml:space="preserve">)</w:t>
      </w:r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,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equals that of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 the equality case of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62" w:name="exm-best-predictor-unique"/>
    <w:p>
      <w:pPr>
        <w:pStyle w:val="BodyText"/>
      </w:pPr>
      <w:r>
        <w:rPr>
          <w:b/>
          <w:bCs/>
        </w:rPr>
        <w:t xml:space="preserve">Example 40 (Uniqueness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differs from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which has probability</w:t>
      </w:r>
      <w:r>
        <w:t xml:space="preserve"> </w:t>
      </w:r>
      <m:oMath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not a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, which matches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2</m:t>
        </m:r>
      </m:oMath>
      <w:r>
        <w:t xml:space="preserve"> </w:t>
      </w:r>
      <w:r>
        <w:t xml:space="preserve">being larger than</w:t>
      </w:r>
      <w:r>
        <w:t xml:space="preserve"> </w:t>
      </w:r>
      <m:oMath>
        <m:r>
          <m:t>1</m:t>
        </m:r>
      </m:oMath>
      <w:r>
        <w:t xml:space="preserve">.</w:t>
      </w:r>
    </w:p>
    <w:bookmarkEnd w:id="162"/>
    <w:bookmarkEnd w:id="163"/>
    <w:bookmarkStart w:id="186" w:name="sec-entropy"/>
    <w:p>
      <w:pPr>
        <w:pStyle w:val="Heading2"/>
      </w:pPr>
      <w:r>
        <w:t xml:space="preserve">4 Entropy and cross-entropy</w:t>
      </w:r>
    </w:p>
    <w:bookmarkStart w:id="164" w:name="def-surprisal"/>
    <w:p>
      <w:pPr>
        <w:pStyle w:val="FirstParagraph"/>
      </w:pPr>
      <w:del w:id="3" w:author="PR Preview" w:date="2026-01-01T00:00:00Z">
        <w:r>
          <w:rPr>
            <w:b/>
            <w:bCs/>
          </w:rPr>
          <w:delText xml:space="preserve">Definition 21 (Entropy)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The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rPr>
            <w:b/>
            <w:bCs/>
          </w:rPr>
          <w:delText xml:space="preserve">entropy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of a</w:delText>
        </w:r>
      </w:del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rPr>
            <w:i/>
            <w:iCs/>
          </w:rPr>
          <w:delText xml:space="preserve">discrete</w:delText>
        </w:r>
      </w:del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random variable</w:delText>
        </w:r>
      </w:del>
      <w:del w:id="14" w:author="PR Preview" w:date="2026-01-01T00:00:00Z">
        <w:r>
          <w:delText xml:space="preserve"> </w:delText>
        </w:r>
      </w:del>
      <m:oMath>
        <m:r>
          <m:t>X</m:t>
        </m:r>
      </m:oMath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delText xml:space="preserve">with</w:delText>
        </w:r>
      </w:del>
      <w:del w:id="17" w:author="PR Preview" w:date="2026-01-01T00:00:00Z">
        <w:r>
          <w:delText xml:space="preserve"> </w:delText>
        </w:r>
      </w:del>
      <w:hyperlink r:id="rId10">
        <w:del w:id="18" w:author="PR Preview" w:date="2026-01-01T00:00:00Z">
          <w:r>
            <w:rPr>
              <w:rStyle w:val="Hyperlink"/>
            </w:rPr>
            <w:delText xml:space="preserve">probability mass function</w:delText>
          </w:r>
        </w:del>
      </w:hyperlink>
      <w:del w:id="19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del w:id="20" w:author="PR Preview" w:date="2026-01-01T00:00:00Z">
        <w:r>
          <w:delText xml:space="preserve"> </w:delText>
        </w:r>
      </w:del>
      <w:del w:id="21" w:author="PR Preview" w:date="2026-01-01T00:00:00Z">
        <w:r>
          <w:delText xml:space="preserve">is the</w:delText>
        </w:r>
      </w:del>
      <w:del w:id="22" w:author="PR Preview" w:date="2026-01-01T00:00:00Z">
        <w:r>
          <w:delText xml:space="preserve"> </w:delText>
        </w:r>
      </w:del>
      <w:hyperlink w:anchor="def-expectation">
        <w:del w:id="23" w:author="PR Preview" w:date="2026-01-01T00:00:00Z">
          <w:r>
            <w:rPr>
              <w:rStyle w:val="Hyperlink"/>
            </w:rPr>
            <w:delText xml:space="preserve">expectation</w:delText>
          </w:r>
        </w:del>
      </w:hyperlink>
      <w:del w:id="24" w:author="PR Preview" w:date="2026-01-01T00:00:00Z">
        <w:r>
          <w:delText xml:space="preserve"> </w:delText>
        </w:r>
      </w:del>
      <w:del w:id="25" w:author="PR Preview" w:date="2026-01-01T00:00:00Z">
        <w:r>
          <w:delText xml:space="preserve">of</w:delText>
        </w:r>
      </w:del>
      <w:del w:id="26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27" w:author="PR Preview" w:date="2026-01-01T00:00:00Z">
        <w:r>
          <w:delText xml:space="preserve"> </w:delText>
        </w:r>
      </w:del>
      <w:del w:id="28" w:author="PR Preview" w:date="2026-01-01T00:00:00Z">
        <w:r>
          <w:delText xml:space="preserve">[15]</w:delText>
        </w:r>
      </w:del>
      <w:del w:id="29" w:author="PR Preview" w:date="2026-01-01T00:00:00Z">
        <w:r>
          <w:delText xml:space="preserve">:</w:delText>
        </w:r>
      </w:del>
    </w:p>
    <w:p>
      <w:pPr>
        <w:pStyle w:val="FirstParagraph"/>
      </w:pPr>
      <w:ins w:id="30" w:author="PR Preview" w:date="2026-01-01T00:00:00Z">
        <w:r>
          <w:rPr>
            <w:b/>
            <w:bCs/>
          </w:rPr>
          <w:t xml:space="preserve">Definition 21 (Surprisal (</w:t>
        </w:r>
      </w:ins>
      <w:ins w:id="31" w:author="PR Preview" w:date="2026-01-01T00:00:00Z">
        <w:r>
          <w:rPr>
            <w:b/>
            <w:b/>
            <w:bCs/>
            <w:bCs/>
          </w:rPr>
          <w:t xml:space="preserve">self-information</w:t>
        </w:r>
      </w:ins>
      <w:ins w:id="32" w:author="PR Preview" w:date="2026-01-01T00:00:00Z">
        <w:r>
          <w:rPr>
            <w:b/>
            <w:bCs/>
          </w:rPr>
          <w:t xml:space="preserve">,</w:t>
        </w:r>
      </w:ins>
      <w:ins w:id="33" w:author="PR Preview" w:date="2026-01-01T00:00:00Z">
        <w:r>
          <w:rPr>
            <w:b/>
            <w:bCs/>
          </w:rPr>
          <w:t xml:space="preserve"> </w:t>
        </w:r>
      </w:ins>
      <w:ins w:id="34" w:author="PR Preview" w:date="2026-01-01T00:00:00Z">
        <w:r>
          <w:rPr>
            <w:b/>
            <w:b/>
            <w:bCs/>
            <w:bCs/>
          </w:rPr>
          <w:t xml:space="preserve">information content</w:t>
        </w:r>
      </w:ins>
      <w:ins w:id="35" w:author="PR Preview" w:date="2026-01-01T00:00:00Z">
        <w:r>
          <w:rPr>
            <w:b/>
            <w:bCs/>
          </w:rPr>
          <w:t xml:space="preserve">))</w:t>
        </w:r>
      </w:ins>
      <w:ins w:id="36" w:author="PR Preview" w:date="2026-01-01T00:00:00Z">
        <w:r>
          <w:t xml:space="preserve"> </w:t>
        </w:r>
      </w:ins>
      <w:ins w:id="37" w:author="PR Preview" w:date="2026-01-01T00:00:00Z">
        <w:r>
          <w:t xml:space="preserve">The</w:t>
        </w:r>
      </w:ins>
      <w:ins w:id="38" w:author="PR Preview" w:date="2026-01-01T00:00:00Z">
        <w:r>
          <w:t xml:space="preserve"> </w:t>
        </w:r>
      </w:ins>
      <w:ins w:id="39" w:author="PR Preview" w:date="2026-01-01T00:00:00Z">
        <w:r>
          <w:rPr>
            <w:b/>
            <w:bCs/>
          </w:rPr>
          <w:t xml:space="preserve">surprisal</w:t>
        </w:r>
      </w:ins>
      <w:ins w:id="40" w:author="PR Preview" w:date="2026-01-01T00:00:00Z">
        <w:r>
          <w:t xml:space="preserve"> </w:t>
        </w:r>
      </w:ins>
      <w:ins w:id="41" w:author="PR Preview" w:date="2026-01-01T00:00:00Z">
        <w:r>
          <w:t xml:space="preserve">of a possible value</w:t>
        </w:r>
      </w:ins>
      <w:ins w:id="42" w:author="PR Preview" w:date="2026-01-01T00:00:00Z">
        <w:r>
          <w:t xml:space="preserve"> </w:t>
        </w:r>
      </w:ins>
      <m:oMath>
        <m:r>
          <m:t>x</m:t>
        </m:r>
      </m:oMath>
      <w:ins w:id="43" w:author="PR Preview" w:date="2026-01-01T00:00:00Z">
        <w:r>
          <w:t xml:space="preserve"> </w:t>
        </w:r>
      </w:ins>
      <w:ins w:id="44" w:author="PR Preview" w:date="2026-01-01T00:00:00Z">
        <w:r>
          <w:t xml:space="preserve">of a</w:t>
        </w:r>
      </w:ins>
      <w:ins w:id="45" w:author="PR Preview" w:date="2026-01-01T00:00:00Z">
        <w:r>
          <w:t xml:space="preserve"> </w:t>
        </w:r>
      </w:ins>
      <w:hyperlink r:id="rId16">
        <w:ins w:id="46" w:author="PR Preview" w:date="2026-01-01T00:00:00Z">
          <w:r>
            <w:rPr>
              <w:rStyle w:val="Hyperlink"/>
            </w:rPr>
            <w:t xml:space="preserve">discrete random variable</w:t>
          </w:r>
        </w:ins>
      </w:hyperlink>
      <w:ins w:id="47" w:author="PR Preview" w:date="2026-01-01T00:00:00Z">
        <w:r>
          <w:t xml:space="preserve"> </w:t>
        </w:r>
      </w:ins>
      <m:oMath>
        <m:r>
          <m:t>X</m:t>
        </m:r>
      </m:oMath>
      <w:ins w:id="48" w:author="PR Preview" w:date="2026-01-01T00:00:00Z">
        <w:r>
          <w:t xml:space="preserve"> </w:t>
        </w:r>
      </w:ins>
      <w:ins w:id="49" w:author="PR Preview" w:date="2026-01-01T00:00:00Z">
        <w:r>
          <w:t xml:space="preserve">with</w:t>
        </w:r>
      </w:ins>
      <w:ins w:id="50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ins w:id="51" w:author="PR Preview" w:date="2026-01-01T00:00:00Z">
        <w:r>
          <w:t xml:space="preserve"> </w:t>
        </w:r>
      </w:ins>
      <w:ins w:id="52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53" w:author="PR Preview" w:date="2026-01-01T00:00:00Z">
        <w:r>
          <w:t xml:space="preserve">The surprisal is also called the</w:t>
        </w:r>
      </w:ins>
      <w:ins w:id="54" w:author="PR Preview" w:date="2026-01-01T00:00:00Z">
        <w:r>
          <w:t xml:space="preserve"> </w:t>
        </w:r>
      </w:ins>
      <w:ins w:id="55" w:author="PR Preview" w:date="2026-01-01T00:00:00Z">
        <w:r>
          <w:rPr>
            <w:b/>
            <w:bCs/>
          </w:rPr>
          <w:t xml:space="preserve">self-information</w:t>
        </w:r>
      </w:ins>
      <w:ins w:id="56" w:author="PR Preview" w:date="2026-01-01T00:00:00Z">
        <w:r>
          <w:t xml:space="preserve"> </w:t>
        </w:r>
      </w:ins>
      <w:ins w:id="57" w:author="PR Preview" w:date="2026-01-01T00:00:00Z">
        <w:r>
          <w:t xml:space="preserve">[15, p. 73]</w:t>
        </w:r>
      </w:ins>
      <w:ins w:id="58" w:author="PR Preview" w:date="2026-01-01T00:00:00Z">
        <w:r>
          <w:t xml:space="preserve"> </w:t>
        </w:r>
      </w:ins>
      <w:ins w:id="59" w:author="PR Preview" w:date="2026-01-01T00:00:00Z">
        <w:r>
          <w:t xml:space="preserve">or the</w:t>
        </w:r>
      </w:ins>
      <w:ins w:id="60" w:author="PR Preview" w:date="2026-01-01T00:00:00Z">
        <w:r>
          <w:t xml:space="preserve"> </w:t>
        </w:r>
      </w:ins>
      <w:ins w:id="61" w:author="PR Preview" w:date="2026-01-01T00:00:00Z">
        <w:r>
          <w:rPr>
            <w:b/>
            <w:bCs/>
          </w:rPr>
          <w:t xml:space="preserve">information content</w:t>
        </w:r>
      </w:ins>
      <w:ins w:id="62" w:author="PR Preview" w:date="2026-01-01T00:00:00Z">
        <w:r>
          <w:t xml:space="preserve"> </w:t>
        </w:r>
      </w:ins>
      <w:ins w:id="63" w:author="PR Preview" w:date="2026-01-01T00:00:00Z">
        <w:r>
          <w:t xml:space="preserve">[16, p. 49]</w:t>
        </w:r>
      </w:ins>
      <w:ins w:id="64" w:author="PR Preview" w:date="2026-01-01T00:00:00Z">
        <w:r>
          <w:t xml:space="preserve"> </w:t>
        </w:r>
      </w:ins>
      <w:ins w:id="65" w:author="PR Preview" w:date="2026-01-01T00:00:00Z">
        <w:r>
          <w:t xml:space="preserve">of</w:t>
        </w:r>
      </w:ins>
      <w:ins w:id="66" w:author="PR Preview" w:date="2026-01-01T00:00:00Z">
        <w:r>
          <w:t xml:space="preserve"> </w:t>
        </w:r>
      </w:ins>
      <m:oMath>
        <m:r>
          <m:t>x</m:t>
        </m:r>
      </m:oMath>
      <w:ins w:id="67" w:author="PR Preview" w:date="2026-01-01T00:00:00Z">
        <w:r>
          <w:t xml:space="preserve">.</w:t>
        </w:r>
      </w:ins>
      <w:ins w:id="68" w:author="PR Preview" w:date="2026-01-01T00:00:00Z">
        <w:r>
          <w:t xml:space="preserve"> </w:t>
        </w:r>
      </w:ins>
      <w:ins w:id="69" w:author="PR Preview" w:date="2026-01-01T00:00:00Z">
        <w:r>
          <w:t xml:space="preserve">With the natural logarithm, the surprisal is measured in nats, and with base 2 in bits.</w:t>
        </w:r>
      </w:ins>
      <w:ins w:id="70" w:author="PR Preview" w:date="2026-01-01T00:00:00Z">
        <w:r>
          <w:t xml:space="preserve"> </w:t>
        </w:r>
      </w:ins>
      <w:ins w:id="71" w:author="PR Preview" w:date="2026-01-01T00:00:00Z">
        <w:r>
          <w:t xml:space="preserve">Evaluating</w:t>
        </w:r>
      </w:ins>
      <w:ins w:id="72" w:author="PR Preview" w:date="2026-01-01T00:00:00Z">
        <w:r>
          <w:t xml:space="preserve"> </w:t>
        </w:r>
      </w:ins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ins w:id="73" w:author="PR Preview" w:date="2026-01-01T00:00:00Z">
        <w:r>
          <w:t xml:space="preserve"> </w:t>
        </w:r>
      </w:ins>
      <w:ins w:id="74" w:author="PR Preview" w:date="2026-01-01T00:00:00Z">
        <w:r>
          <w:t xml:space="preserve">at the</w:t>
        </w:r>
      </w:ins>
      <w:ins w:id="75" w:author="PR Preview" w:date="2026-01-01T00:00:00Z">
        <w:r>
          <w:t xml:space="preserve"> </w:t>
        </w:r>
      </w:ins>
      <w:hyperlink r:id="rId13">
        <w:ins w:id="76" w:author="PR Preview" w:date="2026-01-01T00:00:00Z">
          <w:r>
            <w:rPr>
              <w:rStyle w:val="Hyperlink"/>
            </w:rPr>
            <w:t xml:space="preserve">random variable</w:t>
          </w:r>
        </w:ins>
      </w:hyperlink>
      <w:ins w:id="77" w:author="PR Preview" w:date="2026-01-01T00:00:00Z">
        <w:r>
          <w:t xml:space="preserve"> </w:t>
        </w:r>
      </w:ins>
      <m:oMath>
        <m:r>
          <m:t>X</m:t>
        </m:r>
      </m:oMath>
      <w:ins w:id="78" w:author="PR Preview" w:date="2026-01-01T00:00:00Z">
        <w:r>
          <w:t xml:space="preserve"> </w:t>
        </w:r>
      </w:ins>
      <w:ins w:id="79" w:author="PR Preview" w:date="2026-01-01T00:00:00Z">
        <w:r>
          <w:t xml:space="preserve">itself gives the random variable</w:t>
        </w:r>
      </w:ins>
      <w:ins w:id="80" w:author="PR Preview" w:date="2026-01-01T00:00:00Z">
        <w:r>
          <w:t xml:space="preserve"> </w:t>
        </w:r>
      </w:ins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81" w:author="PR Preview" w:date="2026-01-01T00:00:00Z">
        <w:r>
          <w:t xml:space="preserve">, which equals</w:t>
        </w:r>
      </w:ins>
      <w:ins w:id="82" w:author="PR Preview" w:date="2026-01-01T00:00:00Z">
        <w:r>
          <w:t xml:space="preserve"> </w:t>
        </w:r>
      </w:ins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83" w:author="PR Preview" w:date="2026-01-01T00:00:00Z">
        <w:r>
          <w:t xml:space="preserve"> </w:t>
        </w:r>
      </w:ins>
      <w:ins w:id="84" w:author="PR Preview" w:date="2026-01-01T00:00:00Z">
        <w:r>
          <w:t xml:space="preserve">when</w:t>
        </w:r>
      </w:ins>
      <w:ins w:id="85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x</m:t>
        </m:r>
      </m:oMath>
      <w:ins w:id="86" w:author="PR Preview" w:date="2026-01-01T00:00:00Z">
        <w:r>
          <w:t xml:space="preserve">.</w:t>
        </w:r>
      </w:ins>
      <w:ins w:id="87" w:author="PR Preview" w:date="2026-01-01T00:00:00Z">
        <w:r>
          <w:t xml:space="preserve"> </w:t>
        </w:r>
      </w:ins>
      <w:ins w:id="88" w:author="PR Preview" w:date="2026-01-01T00:00:00Z">
        <w:r>
          <w:t xml:space="preserve">The notation leaves the</w:t>
        </w:r>
      </w:ins>
      <w:ins w:id="89" w:author="PR Preview" w:date="2026-01-01T00:00:00Z">
        <w:r>
          <w:t xml:space="preserve"> </w:t>
        </w:r>
      </w:ins>
      <w:hyperlink r:id="rId10">
        <w:ins w:id="90" w:author="PR Preview" w:date="2026-01-01T00:00:00Z">
          <w:r>
            <w:rPr>
              <w:rStyle w:val="Hyperlink"/>
            </w:rPr>
            <w:t xml:space="preserve">probability mass function</w:t>
          </w:r>
        </w:ins>
      </w:hyperlink>
      <w:ins w:id="91" w:author="PR Preview" w:date="2026-01-01T00:00:00Z">
        <w:r>
          <w:t xml:space="preserve"> </w:t>
        </w:r>
      </w:ins>
      <w:ins w:id="92" w:author="PR Preview" w:date="2026-01-01T00:00:00Z">
        <w:r>
          <w:t xml:space="preserve">of</w:t>
        </w:r>
      </w:ins>
      <w:ins w:id="93" w:author="PR Preview" w:date="2026-01-01T00:00:00Z">
        <w:r>
          <w:t xml:space="preserve"> </w:t>
        </w:r>
      </w:ins>
      <m:oMath>
        <m:r>
          <m:t>X</m:t>
        </m:r>
      </m:oMath>
      <w:ins w:id="94" w:author="PR Preview" w:date="2026-01-01T00:00:00Z">
        <w:r>
          <w:t xml:space="preserve"> </w:t>
        </w:r>
      </w:ins>
      <w:ins w:id="95" w:author="PR Preview" w:date="2026-01-01T00:00:00Z">
        <w:r>
          <w:t xml:space="preserve">implicit.</w:t>
        </w:r>
      </w:ins>
    </w:p>
    <w:bookmarkEnd w:id="164"/>
    <w:bookmarkStart w:id="165" w:name="exm-surprisal-coin"/>
    <w:p>
      <w:pPr>
        <w:pStyle w:val="BodyText"/>
      </w:pPr>
      <w:ins w:id="96" w:author="PR Preview" w:date="2026-01-01T00:00:00Z">
        <w:r>
          <w:rPr>
            <w:b/>
            <w:bCs/>
          </w:rPr>
          <w:t xml:space="preserve">Example 41 (Surprisal of the values of a biased coin flip)</w:t>
        </w:r>
      </w:ins>
      <w:ins w:id="97" w:author="PR Preview" w:date="2026-01-01T00:00:00Z">
        <w:r>
          <w:t xml:space="preserve"> </w:t>
        </w:r>
      </w:ins>
      <w:ins w:id="98" w:author="PR Preview" w:date="2026-01-01T00:00:00Z">
        <w:r>
          <w:t xml:space="preserve">Let</w:t>
        </w:r>
      </w:ins>
      <w:ins w:id="99" w:author="PR Preview" w:date="2026-01-01T00:00:00Z">
        <w:r>
          <w:t xml:space="preserve"> </w:t>
        </w:r>
      </w:ins>
      <m:oMath>
        <m:r>
          <m:t>X</m:t>
        </m:r>
      </m:oMath>
      <w:ins w:id="100" w:author="PR Preview" w:date="2026-01-01T00:00:00Z">
        <w:r>
          <w:t xml:space="preserve"> </w:t>
        </w:r>
      </w:ins>
      <w:ins w:id="101" w:author="PR Preview" w:date="2026-01-01T00:00:00Z">
        <w:r>
          <w:t xml:space="preserve">be</w:t>
        </w:r>
      </w:ins>
      <w:ins w:id="102" w:author="PR Preview" w:date="2026-01-01T00:00:00Z">
        <w:r>
          <w:t xml:space="preserve"> </w:t>
        </w:r>
      </w:ins>
      <m:oMath>
        <m:r>
          <m:t>1</m:t>
        </m:r>
      </m:oMath>
      <w:ins w:id="103" w:author="PR Preview" w:date="2026-01-01T00:00:00Z">
        <w:r>
          <w:t xml:space="preserve"> </w:t>
        </w:r>
      </w:ins>
      <w:ins w:id="104" w:author="PR Preview" w:date="2026-01-01T00:00:00Z">
        <w:r>
          <w:t xml:space="preserve">if one flip of a coin lands heads and</w:t>
        </w:r>
      </w:ins>
      <w:ins w:id="105" w:author="PR Preview" w:date="2026-01-01T00:00:00Z">
        <w:r>
          <w:t xml:space="preserve"> </w:t>
        </w:r>
      </w:ins>
      <m:oMath>
        <m:r>
          <m:t>0</m:t>
        </m:r>
      </m:oMath>
      <w:ins w:id="106" w:author="PR Preview" w:date="2026-01-01T00:00:00Z">
        <w:r>
          <w:t xml:space="preserve"> </w:t>
        </w:r>
      </w:ins>
      <w:ins w:id="107" w:author="PR Preview" w:date="2026-01-01T00:00:00Z">
        <w:r>
          <w:t xml:space="preserve">if it lands tails, with</w:t>
        </w:r>
      </w:ins>
      <w:ins w:id="108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ins w:id="109" w:author="PR Preview" w:date="2026-01-01T00:00:00Z">
        <w:r>
          <w:t xml:space="preserve"> </w:t>
        </w:r>
      </w:ins>
      <w:ins w:id="110" w:author="PR Preview" w:date="2026-01-01T00:00:00Z">
        <w:r>
          <w:t xml:space="preserve">and</w:t>
        </w:r>
      </w:ins>
      <w:ins w:id="111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</m:oMath>
      <w:ins w:id="112" w:author="PR Preview" w:date="2026-01-01T00:00:00Z">
        <w:r>
          <w:t xml:space="preserve">.</w:t>
        </w:r>
      </w:ins>
      <w:ins w:id="113" w:author="PR Preview" w:date="2026-01-01T00:00:00Z">
        <w:r>
          <w:t xml:space="preserve"> </w:t>
        </w:r>
      </w:ins>
      <w:ins w:id="114" w:author="PR Preview" w:date="2026-01-01T00:00:00Z">
        <w:r>
          <w:t xml:space="preserve">Using logarithms to base 2, so that</w:t>
        </w:r>
      </w:ins>
      <w:ins w:id="115" w:author="PR Preview" w:date="2026-01-01T00:00:00Z">
        <w:r>
          <w:t xml:space="preserve"> </w:t>
        </w:r>
      </w:ins>
      <w:hyperlink w:anchor="def-surprisal">
        <w:ins w:id="116" w:author="PR Preview" w:date="2026-01-01T00:00:00Z">
          <w:r>
            <w:rPr>
              <w:rStyle w:val="Hyperlink"/>
            </w:rPr>
            <w:t xml:space="preserve">surprisal</w:t>
          </w:r>
        </w:ins>
      </w:hyperlink>
      <w:ins w:id="117" w:author="PR Preview" w:date="2026-01-01T00:00:00Z">
        <w:r>
          <w:t xml:space="preserve"> </w:t>
        </w:r>
      </w:ins>
      <w:ins w:id="118" w:author="PR Preview" w:date="2026-01-01T00:00:00Z">
        <w:r>
          <w:t xml:space="preserve">is measured in bits, the surprisal of the value</w:t>
        </w:r>
      </w:ins>
      <w:ins w:id="119" w:author="PR Preview" w:date="2026-01-01T00:00:00Z">
        <w:r>
          <w:t xml:space="preserve"> </w:t>
        </w:r>
      </w:ins>
      <m:oMath>
        <m:r>
          <m:t>1</m:t>
        </m:r>
      </m:oMath>
      <w:ins w:id="120" w:author="PR Preview" w:date="2026-01-01T00:00:00Z">
        <w:r>
          <w:t xml:space="preserve"> </w:t>
        </w:r>
      </w:ins>
      <w:ins w:id="121" w:author="PR Preview" w:date="2026-01-01T00:00:00Z">
        <w:r>
          <w:t xml:space="preserve">(heads) is</w:t>
        </w:r>
      </w:ins>
      <w:ins w:id="122" w:author="PR Preview" w:date="2026-01-01T00:00:00Z">
        <w:r>
          <w:t xml:space="preserve"> </w:t>
        </w:r>
      </w:ins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2</m:t>
        </m:r>
      </m:oMath>
      <w:ins w:id="123" w:author="PR Preview" w:date="2026-01-01T00:00:00Z">
        <w:r>
          <w:t xml:space="preserve"> </w:t>
        </w:r>
      </w:ins>
      <w:ins w:id="124" w:author="PR Preview" w:date="2026-01-01T00:00:00Z">
        <w:r>
          <w:t xml:space="preserve">bits,</w:t>
        </w:r>
      </w:ins>
      <w:ins w:id="125" w:author="PR Preview" w:date="2026-01-01T00:00:00Z">
        <w:r>
          <w:t xml:space="preserve"> </w:t>
        </w:r>
      </w:ins>
      <w:ins w:id="126" w:author="PR Preview" w:date="2026-01-01T00:00:00Z">
        <w:r>
          <w:t xml:space="preserve">and the surprisal of the value</w:t>
        </w:r>
      </w:ins>
      <w:ins w:id="127" w:author="PR Preview" w:date="2026-01-01T00:00:00Z">
        <w:r>
          <w:t xml:space="preserve"> </w:t>
        </w:r>
      </w:ins>
      <m:oMath>
        <m:r>
          <m:t>0</m:t>
        </m:r>
      </m:oMath>
      <w:ins w:id="128" w:author="PR Preview" w:date="2026-01-01T00:00:00Z">
        <w:r>
          <w:t xml:space="preserve"> </w:t>
        </w:r>
      </w:ins>
      <w:ins w:id="129" w:author="PR Preview" w:date="2026-01-01T00:00:00Z">
        <w:r>
          <w:t xml:space="preserve">(tails) is</w:t>
        </w:r>
      </w:ins>
      <w:ins w:id="130" w:author="PR Preview" w:date="2026-01-01T00:00:00Z">
        <w:r>
          <w:t xml:space="preserve"> </w:t>
        </w:r>
      </w:ins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4</m:t>
            </m:r>
          </m:num>
          <m:den>
            <m:r>
              <m:t>3</m:t>
            </m:r>
          </m:den>
        </m:f>
        <m:r>
          <m:rPr>
            <m:sty m:val="p"/>
          </m:rPr>
          <m:t>≈</m:t>
        </m:r>
        <m:r>
          <m:t>0.415</m:t>
        </m:r>
      </m:oMath>
      <w:ins w:id="131" w:author="PR Preview" w:date="2026-01-01T00:00:00Z">
        <w:r>
          <w:t xml:space="preserve"> </w:t>
        </w:r>
      </w:ins>
      <w:ins w:id="132" w:author="PR Preview" w:date="2026-01-01T00:00:00Z">
        <w:r>
          <w:t xml:space="preserve">bits.</w:t>
        </w:r>
      </w:ins>
      <w:ins w:id="133" w:author="PR Preview" w:date="2026-01-01T00:00:00Z">
        <w:r>
          <w:t xml:space="preserve"> </w:t>
        </w:r>
      </w:ins>
      <w:ins w:id="134" w:author="PR Preview" w:date="2026-01-01T00:00:00Z">
        <w:r>
          <w:t xml:space="preserve">For a fair coin, each value of</w:t>
        </w:r>
      </w:ins>
      <w:ins w:id="135" w:author="PR Preview" w:date="2026-01-01T00:00:00Z">
        <w:r>
          <w:t xml:space="preserve"> </w:t>
        </w:r>
      </w:ins>
      <m:oMath>
        <m:r>
          <m:t>X</m:t>
        </m:r>
      </m:oMath>
      <w:ins w:id="136" w:author="PR Preview" w:date="2026-01-01T00:00:00Z">
        <w:r>
          <w:t xml:space="preserve"> </w:t>
        </w:r>
      </w:ins>
      <w:ins w:id="137" w:author="PR Preview" w:date="2026-01-01T00:00:00Z">
        <w:r>
          <w:t xml:space="preserve">has surprisal</w:t>
        </w:r>
      </w:ins>
      <w:ins w:id="138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ins w:id="139" w:author="PR Preview" w:date="2026-01-01T00:00:00Z">
        <w:r>
          <w:t xml:space="preserve"> </w:t>
        </w:r>
      </w:ins>
      <w:ins w:id="140" w:author="PR Preview" w:date="2026-01-01T00:00:00Z">
        <w:r>
          <w:t xml:space="preserve">bit.</w:t>
        </w:r>
      </w:ins>
    </w:p>
    <w:bookmarkEnd w:id="165"/>
    <w:bookmarkStart w:id="166" w:name="rem-surprisal-rarity"/>
    <w:p>
      <w:pPr>
        <w:pStyle w:val="BodyText"/>
      </w:pPr>
      <w:ins w:id="141" w:author="PR Preview" w:date="2026-01-01T00:00:00Z">
        <w:r>
          <w:rPr>
            <w:i/>
            <w:iCs/>
          </w:rPr>
          <w:t xml:space="preserve">Remark 9</w:t>
        </w:r>
      </w:ins>
      <w:ins w:id="142" w:author="PR Preview" w:date="2026-01-01T00:00:00Z">
        <w:r>
          <w:t xml:space="preserve"> (Rarer values are more surprising). </w:t>
        </w:r>
      </w:ins>
      <w:ins w:id="143" w:author="PR Preview" w:date="2026-01-01T00:00:00Z">
        <w:r>
          <w:t xml:space="preserve">A possible value</w:t>
        </w:r>
      </w:ins>
      <w:ins w:id="144" w:author="PR Preview" w:date="2026-01-01T00:00:00Z">
        <w:r>
          <w:t xml:space="preserve"> </w:t>
        </w:r>
      </w:ins>
      <m:oMath>
        <m:r>
          <m:t>x</m:t>
        </m:r>
      </m:oMath>
      <w:ins w:id="145" w:author="PR Preview" w:date="2026-01-01T00:00:00Z">
        <w:r>
          <w:t xml:space="preserve"> </w:t>
        </w:r>
      </w:ins>
      <w:ins w:id="146" w:author="PR Preview" w:date="2026-01-01T00:00:00Z">
        <w:r>
          <w:t xml:space="preserve">with</w:t>
        </w:r>
      </w:ins>
      <w:ins w:id="147" w:author="PR Preview" w:date="2026-01-01T00:00:00Z">
        <w:r>
          <w:t xml:space="preserve"> </w:t>
        </w:r>
      </w:ins>
      <w:hyperlink r:id="rId21">
        <w:ins w:id="148" w:author="PR Preview" w:date="2026-01-01T00:00:00Z">
          <w:r>
            <w:rPr>
              <w:rStyle w:val="Hyperlink"/>
            </w:rPr>
            <w:t xml:space="preserve">probability</w:t>
          </w:r>
        </w:ins>
      </w:hyperlink>
      <w:ins w:id="149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ins w:id="150" w:author="PR Preview" w:date="2026-01-01T00:00:00Z">
        <w:r>
          <w:t xml:space="preserve"> </w:t>
        </w:r>
      </w:ins>
      <w:ins w:id="151" w:author="PR Preview" w:date="2026-01-01T00:00:00Z">
        <w:r>
          <w:t xml:space="preserve">has</w:t>
        </w:r>
      </w:ins>
      <w:ins w:id="152" w:author="PR Preview" w:date="2026-01-01T00:00:00Z">
        <w:r>
          <w:t xml:space="preserve"> </w:t>
        </w:r>
      </w:ins>
      <w:hyperlink w:anchor="def-surprisal">
        <w:ins w:id="153" w:author="PR Preview" w:date="2026-01-01T00:00:00Z">
          <w:r>
            <w:rPr>
              <w:rStyle w:val="Hyperlink"/>
            </w:rPr>
            <w:t xml:space="preserve">surprisal</w:t>
          </w:r>
        </w:ins>
      </w:hyperlink>
      <w:ins w:id="154" w:author="PR Preview" w:date="2026-01-01T00:00:00Z">
        <w:r>
          <w:t xml:space="preserve"> </w:t>
        </w:r>
      </w:ins>
      <m:oMath>
        <m:r>
          <m:t>0</m:t>
        </m:r>
      </m:oMath>
      <w:ins w:id="155" w:author="PR Preview" w:date="2026-01-01T00:00:00Z">
        <w:r>
          <w:t xml:space="preserve">,</w:t>
        </w:r>
      </w:ins>
      <w:ins w:id="156" w:author="PR Preview" w:date="2026-01-01T00:00:00Z">
        <w:r>
          <w:t xml:space="preserve"> </w:t>
        </w:r>
      </w:ins>
      <w:ins w:id="157" w:author="PR Preview" w:date="2026-01-01T00:00:00Z">
        <w:r>
          <w:t xml:space="preserve">and the surprisal grows without bound as</w:t>
        </w:r>
      </w:ins>
      <w:ins w:id="158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ins w:id="159" w:author="PR Preview" w:date="2026-01-01T00:00:00Z">
        <w:r>
          <w:t xml:space="preserve">.</w:t>
        </w:r>
      </w:ins>
    </w:p>
    <w:bookmarkEnd w:id="166"/>
    <w:bookmarkStart w:id="167" w:name="def-entropy"/>
    <w:p>
      <w:pPr>
        <w:pStyle w:val="BodyText"/>
      </w:pPr>
      <w:ins w:id="160" w:author="PR Preview" w:date="2026-01-01T00:00:00Z">
        <w:r>
          <w:rPr>
            <w:b/>
            <w:bCs/>
          </w:rPr>
          <w:t xml:space="preserve">Definition 22 (Entropy)</w:t>
        </w:r>
      </w:ins>
      <w:ins w:id="161" w:author="PR Preview" w:date="2026-01-01T00:00:00Z">
        <w:r>
          <w:t xml:space="preserve"> </w:t>
        </w:r>
      </w:ins>
      <w:ins w:id="162" w:author="PR Preview" w:date="2026-01-01T00:00:00Z">
        <w:r>
          <w:t xml:space="preserve">The</w:t>
        </w:r>
      </w:ins>
      <w:ins w:id="163" w:author="PR Preview" w:date="2026-01-01T00:00:00Z">
        <w:r>
          <w:t xml:space="preserve"> </w:t>
        </w:r>
      </w:ins>
      <w:ins w:id="164" w:author="PR Preview" w:date="2026-01-01T00:00:00Z">
        <w:r>
          <w:rPr>
            <w:b/>
            <w:bCs/>
          </w:rPr>
          <w:t xml:space="preserve">entropy</w:t>
        </w:r>
      </w:ins>
      <w:ins w:id="165" w:author="PR Preview" w:date="2026-01-01T00:00:00Z">
        <w:r>
          <w:t xml:space="preserve"> </w:t>
        </w:r>
      </w:ins>
      <w:ins w:id="166" w:author="PR Preview" w:date="2026-01-01T00:00:00Z">
        <w:r>
          <w:t xml:space="preserve">of a</w:t>
        </w:r>
      </w:ins>
      <w:ins w:id="167" w:author="PR Preview" w:date="2026-01-01T00:00:00Z">
        <w:r>
          <w:t xml:space="preserve"> </w:t>
        </w:r>
      </w:ins>
      <w:ins w:id="168" w:author="PR Preview" w:date="2026-01-01T00:00:00Z">
        <w:r>
          <w:rPr>
            <w:i/>
            <w:iCs/>
          </w:rPr>
          <w:t xml:space="preserve">discrete</w:t>
        </w:r>
      </w:ins>
      <w:ins w:id="169" w:author="PR Preview" w:date="2026-01-01T00:00:00Z">
        <w:r>
          <w:t xml:space="preserve"> </w:t>
        </w:r>
      </w:ins>
      <w:ins w:id="170" w:author="PR Preview" w:date="2026-01-01T00:00:00Z">
        <w:r>
          <w:t xml:space="preserve">random variable</w:t>
        </w:r>
      </w:ins>
      <w:ins w:id="171" w:author="PR Preview" w:date="2026-01-01T00:00:00Z">
        <w:r>
          <w:t xml:space="preserve"> </w:t>
        </w:r>
      </w:ins>
      <m:oMath>
        <m:r>
          <m:t>X</m:t>
        </m:r>
      </m:oMath>
      <w:ins w:id="172" w:author="PR Preview" w:date="2026-01-01T00:00:00Z">
        <w:r>
          <w:t xml:space="preserve"> </w:t>
        </w:r>
      </w:ins>
      <w:ins w:id="173" w:author="PR Preview" w:date="2026-01-01T00:00:00Z">
        <w:r>
          <w:t xml:space="preserve">with</w:t>
        </w:r>
      </w:ins>
      <w:ins w:id="174" w:author="PR Preview" w:date="2026-01-01T00:00:00Z">
        <w:r>
          <w:t xml:space="preserve"> </w:t>
        </w:r>
      </w:ins>
      <w:hyperlink r:id="rId10">
        <w:ins w:id="175" w:author="PR Preview" w:date="2026-01-01T00:00:00Z">
          <w:r>
            <w:rPr>
              <w:rStyle w:val="Hyperlink"/>
            </w:rPr>
            <w:t xml:space="preserve">probability mass function</w:t>
          </w:r>
        </w:ins>
      </w:hyperlink>
      <w:ins w:id="176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ins w:id="177" w:author="PR Preview" w:date="2026-01-01T00:00:00Z">
        <w:r>
          <w:t xml:space="preserve"> </w:t>
        </w:r>
      </w:ins>
      <w:ins w:id="178" w:author="PR Preview" w:date="2026-01-01T00:00:00Z">
        <w:r>
          <w:t xml:space="preserve">is the</w:t>
        </w:r>
      </w:ins>
      <w:ins w:id="179" w:author="PR Preview" w:date="2026-01-01T00:00:00Z">
        <w:r>
          <w:t xml:space="preserve"> </w:t>
        </w:r>
      </w:ins>
      <w:hyperlink w:anchor="def-expectation">
        <w:ins w:id="180" w:author="PR Preview" w:date="2026-01-01T00:00:00Z">
          <w:r>
            <w:rPr>
              <w:rStyle w:val="Hyperlink"/>
            </w:rPr>
            <w:t xml:space="preserve">expectation</w:t>
          </w:r>
        </w:ins>
      </w:hyperlink>
      <w:ins w:id="181" w:author="PR Preview" w:date="2026-01-01T00:00:00Z">
        <w:r>
          <w:t xml:space="preserve"> </w:t>
        </w:r>
      </w:ins>
      <w:ins w:id="182" w:author="PR Preview" w:date="2026-01-01T00:00:00Z">
        <w:r>
          <w:t xml:space="preserve">of its</w:t>
        </w:r>
      </w:ins>
      <w:ins w:id="183" w:author="PR Preview" w:date="2026-01-01T00:00:00Z">
        <w:r>
          <w:t xml:space="preserve"> </w:t>
        </w:r>
      </w:ins>
      <w:hyperlink w:anchor="def-surprisal">
        <w:ins w:id="184" w:author="PR Preview" w:date="2026-01-01T00:00:00Z">
          <w:r>
            <w:rPr>
              <w:rStyle w:val="Hyperlink"/>
            </w:rPr>
            <w:t xml:space="preserve">surprisal</w:t>
          </w:r>
        </w:ins>
      </w:hyperlink>
      <w:ins w:id="185" w:author="PR Preview" w:date="2026-01-01T00:00:00Z">
        <w:r>
          <w:t xml:space="preserve"> </w:t>
        </w:r>
      </w:ins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186" w:author="PR Preview" w:date="2026-01-01T00:00:00Z">
        <w:r>
          <w:t xml:space="preserve"> </w:t>
        </w:r>
      </w:ins>
      <w:ins w:id="187" w:author="PR Preview" w:date="2026-01-01T00:00:00Z">
        <w:r>
          <w:t xml:space="preserve">[17]</w:t>
        </w:r>
      </w:ins>
      <w:ins w:id="188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67"/>
    <w:bookmarkStart w:id="168" w:name="rem-entropy-units"/>
    <w:p>
      <w:pPr>
        <w:pStyle w:val="BodyText"/>
      </w:pPr>
      <w:del w:id="189" w:author="PR Preview" w:date="2026-01-01T00:00:00Z">
        <w:r>
          <w:rPr>
            <w:i/>
            <w:iCs/>
          </w:rPr>
          <w:delText xml:space="preserve">Remark 9</w:delText>
        </w:r>
      </w:del>
      <w:del w:id="190" w:author="PR Preview" w:date="2026-01-01T00:00:00Z">
        <w:r>
          <w:delText xml:space="preserve"> (The base of the logarithm is a unit). </w:delText>
        </w:r>
      </w:del>
      <w:del w:id="191" w:author="PR Preview" w:date="2026-01-01T00:00:00Z">
        <w:r>
          <w:delText xml:space="preserve">With the natural logarithm, entropy is measured in</w:delText>
        </w:r>
      </w:del>
      <w:del w:id="192" w:author="PR Preview" w:date="2026-01-01T00:00:00Z">
        <w:r>
          <w:delText xml:space="preserve"> </w:delText>
        </w:r>
      </w:del>
      <w:del w:id="193" w:author="PR Preview" w:date="2026-01-01T00:00:00Z">
        <w:r>
          <w:rPr>
            <w:i/>
            <w:iCs/>
          </w:rPr>
          <w:delText xml:space="preserve">nats</w:delText>
        </w:r>
      </w:del>
      <w:del w:id="194" w:author="PR Preview" w:date="2026-01-01T00:00:00Z">
        <w:r>
          <w:delText xml:space="preserve">.</w:delText>
        </w:r>
      </w:del>
      <w:del w:id="195" w:author="PR Preview" w:date="2026-01-01T00:00:00Z">
        <w:r>
          <w:delText xml:space="preserve"> </w:delText>
        </w:r>
      </w:del>
      <w:del w:id="196" w:author="PR Preview" w:date="2026-01-01T00:00:00Z">
        <w:r>
          <w:delText xml:space="preserve">With base 2, it is measured in</w:delText>
        </w:r>
      </w:del>
      <w:del w:id="197" w:author="PR Preview" w:date="2026-01-01T00:00:00Z">
        <w:r>
          <w:delText xml:space="preserve"> </w:delText>
        </w:r>
      </w:del>
      <w:del w:id="198" w:author="PR Preview" w:date="2026-01-01T00:00:00Z">
        <w:r>
          <w:rPr>
            <w:i/>
            <w:iCs/>
          </w:rPr>
          <w:delText xml:space="preserve">bits</w:delText>
        </w:r>
      </w:del>
      <w:del w:id="199" w:author="PR Preview" w:date="2026-01-01T00:00:00Z">
        <w:r>
          <w:delText xml:space="preserve">.</w:delText>
        </w:r>
      </w:del>
      <w:del w:id="200" w:author="PR Preview" w:date="2026-01-01T00:00:00Z">
        <w:r>
          <w:delText xml:space="preserve"> </w:delText>
        </w:r>
      </w:del>
      <w:del w:id="201" w:author="PR Preview" w:date="2026-01-01T00:00:00Z">
        <w:r>
          <w:delText xml:space="preserve">Changing the base multiplies every entropy by the same positive constant.</w:delText>
        </w:r>
      </w:del>
      <w:del w:id="202" w:author="PR Preview" w:date="2026-01-01T00:00:00Z">
        <w:r>
          <w:delText xml:space="preserve"> </w:delText>
        </w:r>
      </w:del>
      <w:del w:id="203" w:author="PR Preview" w:date="2026-01-01T00:00:00Z">
        <w:r>
          <w:delText xml:space="preserve">It does not change which distribution has the larger entropy.</w:delText>
        </w:r>
      </w:del>
    </w:p>
    <w:p>
      <w:pPr>
        <w:pStyle w:val="BodyText"/>
      </w:pPr>
      <w:del w:id="204" w:author="PR Preview" w:date="2026-01-01T00:00:00Z">
        <w:r>
          <w:rPr>
            <w:b/>
            <w:bCs/>
          </w:rPr>
          <w:delText xml:space="preserve">Example 41 (Entropy of a coin flip)</w:delText>
        </w:r>
      </w:del>
      <w:del w:id="205" w:author="PR Preview" w:date="2026-01-01T00:00:00Z">
        <w:r>
          <w:delText xml:space="preserve"> </w:delText>
        </w:r>
      </w:del>
      <w:del w:id="206" w:author="PR Preview" w:date="2026-01-01T00:00:00Z">
        <w:r>
          <w:delText xml:space="preserve">Let</w:delText>
        </w:r>
      </w:del>
      <w:del w:id="207" w:author="PR Preview" w:date="2026-01-01T00:00:00Z">
        <w:r>
          <w:delText xml:space="preserve"> </w:delText>
        </w:r>
      </w:del>
      <m:oMath>
        <m:r>
          <m:t>X</m:t>
        </m:r>
      </m:oMath>
      <w:del w:id="208" w:author="PR Preview" w:date="2026-01-01T00:00:00Z">
        <w:r>
          <w:delText xml:space="preserve"> </w:delText>
        </w:r>
      </w:del>
      <w:del w:id="209" w:author="PR Preview" w:date="2026-01-01T00:00:00Z">
        <w:r>
          <w:delText xml:space="preserve">be the result of one flip of a coin</w:delText>
        </w:r>
      </w:del>
      <w:del w:id="210" w:author="PR Preview" w:date="2026-01-01T00:00:00Z">
        <w:r>
          <w:delText xml:space="preserve"> </w:delText>
        </w:r>
      </w:del>
      <w:del w:id="211" w:author="PR Preview" w:date="2026-01-01T00:00:00Z">
        <w:r>
          <w:delText xml:space="preserve">with</w:delText>
        </w:r>
      </w:del>
      <w:del w:id="212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del w:id="213" w:author="PR Preview" w:date="2026-01-01T00:00:00Z">
        <w:r>
          <w:delText xml:space="preserve"> </w:delText>
        </w:r>
      </w:del>
      <w:del w:id="214" w:author="PR Preview" w:date="2026-01-01T00:00:00Z">
        <w:r>
          <w:delText xml:space="preserve">and</w:delText>
        </w:r>
      </w:del>
      <w:del w:id="215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del w:id="216" w:author="PR Preview" w:date="2026-01-01T00:00:00Z">
        <w:r>
          <w:delText xml:space="preserve"> </w:delText>
        </w:r>
      </w:del>
      <w:del w:id="217" w:author="PR Preview" w:date="2026-01-01T00:00:00Z">
        <w:r>
          <w:delText xml:space="preserve">(</w:delText>
        </w:r>
      </w:del>
      <w:hyperlink r:id="rId26">
        <w:del w:id="218" w:author="PR Preview" w:date="2026-01-01T00:00:00Z">
          <w:r>
            <w:rPr>
              <w:rStyle w:val="Hyperlink"/>
            </w:rPr>
            <w:delText xml:space="preserve">Bernoulli distribution</w:delText>
          </w:r>
        </w:del>
      </w:hyperlink>
      <w:del w:id="219" w:author="PR Preview" w:date="2026-01-01T00:00:00Z">
        <w:r>
          <w:delText xml:space="preserve">).</w:delText>
        </w:r>
      </w:del>
      <w:del w:id="220" w:author="PR Preview" w:date="2026-01-01T00:00:00Z">
        <w:r>
          <w:delText xml:space="preserve"> </w:delText>
        </w:r>
      </w:del>
      <w:del w:id="221" w:author="PR Preview" w:date="2026-01-01T00:00:00Z">
        <w:r>
          <w:delText xml:space="preserve">Using logarithms to base 2,</w:delText>
        </w:r>
      </w:del>
    </w:p>
    <w:p>
      <w:pPr>
        <w:pStyle w:val="BodyText"/>
      </w:pPr>
      <w:ins w:id="222" w:author="PR Preview" w:date="2026-01-01T00:00:00Z">
        <w:r>
          <w:rPr>
            <w:i/>
            <w:iCs/>
          </w:rPr>
          <w:t xml:space="preserve">Remark 10</w:t>
        </w:r>
      </w:ins>
      <w:ins w:id="223" w:author="PR Preview" w:date="2026-01-01T00:00:00Z">
        <w:r>
          <w:t xml:space="preserve"> (The base of the logarithm is a unit). </w:t>
        </w:r>
      </w:ins>
      <w:ins w:id="224" w:author="PR Preview" w:date="2026-01-01T00:00:00Z">
        <w:r>
          <w:t xml:space="preserve">With the natural logarithm, entropy is measured in</w:t>
        </w:r>
      </w:ins>
      <w:ins w:id="225" w:author="PR Preview" w:date="2026-01-01T00:00:00Z">
        <w:r>
          <w:t xml:space="preserve"> </w:t>
        </w:r>
      </w:ins>
      <w:ins w:id="226" w:author="PR Preview" w:date="2026-01-01T00:00:00Z">
        <w:r>
          <w:rPr>
            <w:i/>
            <w:iCs/>
          </w:rPr>
          <w:t xml:space="preserve">nats</w:t>
        </w:r>
      </w:ins>
      <w:ins w:id="227" w:author="PR Preview" w:date="2026-01-01T00:00:00Z">
        <w:r>
          <w:t xml:space="preserve">.</w:t>
        </w:r>
      </w:ins>
      <w:ins w:id="228" w:author="PR Preview" w:date="2026-01-01T00:00:00Z">
        <w:r>
          <w:t xml:space="preserve"> </w:t>
        </w:r>
      </w:ins>
      <w:ins w:id="229" w:author="PR Preview" w:date="2026-01-01T00:00:00Z">
        <w:r>
          <w:t xml:space="preserve">With base 2, it is measured in</w:t>
        </w:r>
      </w:ins>
      <w:ins w:id="230" w:author="PR Preview" w:date="2026-01-01T00:00:00Z">
        <w:r>
          <w:t xml:space="preserve"> </w:t>
        </w:r>
      </w:ins>
      <w:ins w:id="231" w:author="PR Preview" w:date="2026-01-01T00:00:00Z">
        <w:r>
          <w:rPr>
            <w:i/>
            <w:iCs/>
          </w:rPr>
          <w:t xml:space="preserve">bits</w:t>
        </w:r>
      </w:ins>
      <w:ins w:id="232" w:author="PR Preview" w:date="2026-01-01T00:00:00Z">
        <w:r>
          <w:t xml:space="preserve">.</w:t>
        </w:r>
      </w:ins>
      <w:ins w:id="233" w:author="PR Preview" w:date="2026-01-01T00:00:00Z">
        <w:r>
          <w:t xml:space="preserve"> </w:t>
        </w:r>
      </w:ins>
      <w:ins w:id="234" w:author="PR Preview" w:date="2026-01-01T00:00:00Z">
        <w:r>
          <w:t xml:space="preserve">Changing the base multiplies every entropy by the same positive constant.</w:t>
        </w:r>
      </w:ins>
      <w:ins w:id="235" w:author="PR Preview" w:date="2026-01-01T00:00:00Z">
        <w:r>
          <w:t xml:space="preserve"> </w:t>
        </w:r>
      </w:ins>
      <w:ins w:id="236" w:author="PR Preview" w:date="2026-01-01T00:00:00Z">
        <w:r>
          <w:t xml:space="preserve">It does not change which distribution has the larger entropy.</w:t>
        </w:r>
      </w:ins>
    </w:p>
    <w:bookmarkEnd w:id="168"/>
    <w:bookmarkStart w:id="169" w:name="exm-entropy-coin"/>
    <w:p>
      <w:pPr>
        <w:pStyle w:val="BodyText"/>
      </w:pPr>
      <w:ins w:id="237" w:author="PR Preview" w:date="2026-01-01T00:00:00Z">
        <w:r>
          <w:rPr>
            <w:b/>
            <w:bCs/>
          </w:rPr>
          <w:t xml:space="preserve">Example 42 (Entropy of a coin flip)</w:t>
        </w:r>
      </w:ins>
      <w:ins w:id="238" w:author="PR Preview" w:date="2026-01-01T00:00:00Z">
        <w:r>
          <w:t xml:space="preserve"> </w:t>
        </w:r>
      </w:ins>
      <w:ins w:id="239" w:author="PR Preview" w:date="2026-01-01T00:00:00Z">
        <w:r>
          <w:t xml:space="preserve">Let</w:t>
        </w:r>
      </w:ins>
      <w:ins w:id="240" w:author="PR Preview" w:date="2026-01-01T00:00:00Z">
        <w:r>
          <w:t xml:space="preserve"> </w:t>
        </w:r>
      </w:ins>
      <m:oMath>
        <m:r>
          <m:t>X</m:t>
        </m:r>
      </m:oMath>
      <w:ins w:id="241" w:author="PR Preview" w:date="2026-01-01T00:00:00Z">
        <w:r>
          <w:t xml:space="preserve"> </w:t>
        </w:r>
      </w:ins>
      <w:ins w:id="242" w:author="PR Preview" w:date="2026-01-01T00:00:00Z">
        <w:r>
          <w:t xml:space="preserve">be the result of one flip of a coin</w:t>
        </w:r>
      </w:ins>
      <w:ins w:id="243" w:author="PR Preview" w:date="2026-01-01T00:00:00Z">
        <w:r>
          <w:t xml:space="preserve"> </w:t>
        </w:r>
      </w:ins>
      <w:ins w:id="244" w:author="PR Preview" w:date="2026-01-01T00:00:00Z">
        <w:r>
          <w:t xml:space="preserve">with</w:t>
        </w:r>
      </w:ins>
      <w:ins w:id="245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ins w:id="246" w:author="PR Preview" w:date="2026-01-01T00:00:00Z">
        <w:r>
          <w:t xml:space="preserve"> </w:t>
        </w:r>
      </w:ins>
      <w:ins w:id="247" w:author="PR Preview" w:date="2026-01-01T00:00:00Z">
        <w:r>
          <w:t xml:space="preserve">and</w:t>
        </w:r>
      </w:ins>
      <w:ins w:id="248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ins w:id="249" w:author="PR Preview" w:date="2026-01-01T00:00:00Z">
        <w:r>
          <w:t xml:space="preserve"> </w:t>
        </w:r>
      </w:ins>
      <w:ins w:id="250" w:author="PR Preview" w:date="2026-01-01T00:00:00Z">
        <w:r>
          <w:t xml:space="preserve">(</w:t>
        </w:r>
      </w:ins>
      <w:hyperlink r:id="rId26">
        <w:ins w:id="251" w:author="PR Preview" w:date="2026-01-01T00:00:00Z">
          <w:r>
            <w:rPr>
              <w:rStyle w:val="Hyperlink"/>
            </w:rPr>
            <w:t xml:space="preserve">Bernoulli distribution</w:t>
          </w:r>
        </w:ins>
      </w:hyperlink>
      <w:ins w:id="252" w:author="PR Preview" w:date="2026-01-01T00:00:00Z">
        <w:r>
          <w:t xml:space="preserve">).</w:t>
        </w:r>
      </w:ins>
      <w:ins w:id="253" w:author="PR Preview" w:date="2026-01-01T00:00:00Z">
        <w:r>
          <w:t xml:space="preserve"> </w:t>
        </w:r>
      </w:ins>
      <w:ins w:id="254" w:author="PR Preview" w:date="2026-01-01T00:00:00Z">
        <w:r>
          <w:t xml:space="preserve">Using logarithms to base 2,</w:t>
        </w:r>
      </w:ins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69"/>
    <w:bookmarkStart w:id="170" w:name="rem-entropy-source"/>
    <w:p>
      <w:pPr>
        <w:pStyle w:val="BodyText"/>
      </w:pPr>
      <w:del w:id="255" w:author="PR Preview" w:date="2026-01-01T00:00:00Z">
        <w:r>
          <w:rPr>
            <w:i/>
            <w:iCs/>
          </w:rPr>
          <w:delText xml:space="preserve">Remark 10</w:delText>
        </w:r>
      </w:del>
      <w:del w:id="256" w:author="PR Preview" w:date="2026-01-01T00:00:00Z">
        <w:r>
          <w:delText xml:space="preserve"> (Where the definition comes from). </w:delText>
        </w:r>
      </w:del>
      <w:del w:id="257" w:author="PR Preview" w:date="2026-01-01T00:00:00Z">
        <w:r>
          <w:delText xml:space="preserve">Murphy [16, Sec. 2.8.1], p. 56</w:delText>
        </w:r>
      </w:del>
      <w:del w:id="258" w:author="PR Preview" w:date="2026-01-01T00:00:00Z">
        <w:r>
          <w:delText xml:space="preserve"> </w:delText>
        </w:r>
      </w:del>
      <w:del w:id="259" w:author="PR Preview" w:date="2026-01-01T00:00:00Z">
        <w:r>
          <w:delText xml:space="preserve">defines entropy this way,</w:delText>
        </w:r>
      </w:del>
      <w:del w:id="260" w:author="PR Preview" w:date="2026-01-01T00:00:00Z">
        <w:r>
          <w:delText xml:space="preserve"> </w:delText>
        </w:r>
      </w:del>
      <w:del w:id="261" w:author="PR Preview" w:date="2026-01-01T00:00:00Z">
        <w:r>
          <w:delText xml:space="preserve">and notes that among distributions on</w:delText>
        </w:r>
      </w:del>
      <w:del w:id="262" w:author="PR Preview" w:date="2026-01-01T00:00:00Z">
        <w:r>
          <w:delText xml:space="preserve"> </w:delText>
        </w:r>
      </w:del>
      <m:oMath>
        <m:r>
          <m:t>K</m:t>
        </m:r>
      </m:oMath>
      <w:del w:id="263" w:author="PR Preview" w:date="2026-01-01T00:00:00Z">
        <w:r>
          <w:delText xml:space="preserve"> </w:delText>
        </w:r>
      </w:del>
      <w:del w:id="264" w:author="PR Preview" w:date="2026-01-01T00:00:00Z">
        <w:r>
          <w:delText xml:space="preserve">outcomes</w:delText>
        </w:r>
      </w:del>
      <w:del w:id="265" w:author="PR Preview" w:date="2026-01-01T00:00:00Z">
        <w:r>
          <w:delText xml:space="preserve"> </w:delText>
        </w:r>
      </w:del>
      <w:del w:id="266" w:author="PR Preview" w:date="2026-01-01T00:00:00Z">
        <w:r>
          <w:delText xml:space="preserve">it is largest,</w:delText>
        </w:r>
      </w:del>
      <w:del w:id="267" w:author="PR Preview" w:date="2026-01-01T00:00:00Z">
        <w:r>
          <w:delText xml:space="preserve"> </w:delText>
        </w:r>
      </w:del>
      <m:oMath>
        <m:r>
          <m:rPr>
            <m:sty m:val="p"/>
          </m:rPr>
          <m:t>log</m:t>
        </m:r>
        <m:r>
          <m:t>K</m:t>
        </m:r>
      </m:oMath>
      <w:del w:id="268" w:author="PR Preview" w:date="2026-01-01T00:00:00Z">
        <w:r>
          <w:delText xml:space="preserve">, for the uniform distribution.</w:delText>
        </w:r>
      </w:del>
    </w:p>
    <w:p>
      <w:pPr>
        <w:pStyle w:val="BodyText"/>
      </w:pPr>
      <w:del w:id="269" w:author="PR Preview" w:date="2026-01-01T00:00:00Z">
        <w:r>
          <w:rPr>
            <w:b/>
            <w:bCs/>
          </w:rPr>
          <w:delText xml:space="preserve">Definition 22 (Cross-entropy)</w:delText>
        </w:r>
      </w:del>
      <w:del w:id="270" w:author="PR Preview" w:date="2026-01-01T00:00:00Z">
        <w:r>
          <w:delText xml:space="preserve"> </w:delText>
        </w:r>
      </w:del>
      <w:del w:id="271" w:author="PR Preview" w:date="2026-01-01T00:00:00Z">
        <w:r>
          <w:delText xml:space="preserve">Let</w:delText>
        </w:r>
      </w:del>
      <w:del w:id="272" w:author="PR Preview" w:date="2026-01-01T00:00:00Z">
        <w:r>
          <w:delText xml:space="preserve"> </w:delText>
        </w:r>
      </w:del>
      <m:oMath>
        <m:r>
          <m:t>p</m:t>
        </m:r>
      </m:oMath>
      <w:del w:id="273" w:author="PR Preview" w:date="2026-01-01T00:00:00Z">
        <w:r>
          <w:delText xml:space="preserve"> </w:delText>
        </w:r>
      </w:del>
      <w:del w:id="274" w:author="PR Preview" w:date="2026-01-01T00:00:00Z">
        <w:r>
          <w:delText xml:space="preserve">and</w:delText>
        </w:r>
      </w:del>
      <w:del w:id="275" w:author="PR Preview" w:date="2026-01-01T00:00:00Z">
        <w:r>
          <w:delText xml:space="preserve"> </w:delText>
        </w:r>
      </w:del>
      <m:oMath>
        <m:r>
          <m:t>q</m:t>
        </m:r>
      </m:oMath>
      <w:del w:id="276" w:author="PR Preview" w:date="2026-01-01T00:00:00Z">
        <w:r>
          <w:delText xml:space="preserve"> </w:delText>
        </w:r>
      </w:del>
      <w:del w:id="277" w:author="PR Preview" w:date="2026-01-01T00:00:00Z">
        <w:r>
          <w:delText xml:space="preserve">be</w:delText>
        </w:r>
      </w:del>
      <w:del w:id="278" w:author="PR Preview" w:date="2026-01-01T00:00:00Z">
        <w:r>
          <w:delText xml:space="preserve"> </w:delText>
        </w:r>
      </w:del>
      <w:hyperlink r:id="rId10">
        <w:del w:id="279" w:author="PR Preview" w:date="2026-01-01T00:00:00Z">
          <w:r>
            <w:rPr>
              <w:rStyle w:val="Hyperlink"/>
            </w:rPr>
            <w:delText xml:space="preserve">probability mass functions</w:delText>
          </w:r>
        </w:del>
      </w:hyperlink>
      <w:del w:id="280" w:author="PR Preview" w:date="2026-01-01T00:00:00Z">
        <w:r>
          <w:delText xml:space="preserve"> </w:delText>
        </w:r>
      </w:del>
      <w:del w:id="281" w:author="PR Preview" w:date="2026-01-01T00:00:00Z">
        <w:r>
          <w:delText xml:space="preserve">on the same finite set of outcomes</w:delText>
        </w:r>
      </w:del>
      <w:del w:id="282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del w:id="283" w:author="PR Preview" w:date="2026-01-01T00:00:00Z">
        <w:r>
          <w:delText xml:space="preserve">,</w:delText>
        </w:r>
      </w:del>
      <w:del w:id="284" w:author="PR Preview" w:date="2026-01-01T00:00:00Z">
        <w:r>
          <w:delText xml:space="preserve"> </w:delText>
        </w:r>
      </w:del>
      <w:del w:id="285" w:author="PR Preview" w:date="2026-01-01T00:00:00Z">
        <w:r>
          <w:delText xml:space="preserve">with</w:delText>
        </w:r>
      </w:del>
      <w:del w:id="286" w:author="PR Preview" w:date="2026-01-01T00:00:00Z">
        <w:r>
          <w:delText xml:space="preserve"> </w:delText>
        </w:r>
      </w:del>
      <m:oMath>
        <m:sSub>
          <m:e>
            <m:r>
              <m:t>p</m:t>
            </m:r>
          </m:e>
          <m:sub>
            <m:r>
              <m:t>k</m:t>
            </m:r>
          </m:sub>
        </m:sSub>
      </m:oMath>
      <w:del w:id="287" w:author="PR Preview" w:date="2026-01-01T00:00:00Z">
        <w:r>
          <w:delText xml:space="preserve"> </w:delText>
        </w:r>
      </w:del>
      <w:del w:id="288" w:author="PR Preview" w:date="2026-01-01T00:00:00Z">
        <w:r>
          <w:delText xml:space="preserve">and</w:delText>
        </w:r>
      </w:del>
      <w:del w:id="289" w:author="PR Preview" w:date="2026-01-01T00:00:00Z">
        <w:r>
          <w:delText xml:space="preserve"> </w:delText>
        </w:r>
      </w:del>
      <m:oMath>
        <m:sSub>
          <m:e>
            <m:r>
              <m:t>q</m:t>
            </m:r>
          </m:e>
          <m:sub>
            <m:r>
              <m:t>k</m:t>
            </m:r>
          </m:sub>
        </m:sSub>
      </m:oMath>
      <w:del w:id="290" w:author="PR Preview" w:date="2026-01-01T00:00:00Z">
        <w:r>
          <w:delText xml:space="preserve"> </w:delText>
        </w:r>
      </w:del>
      <w:del w:id="291" w:author="PR Preview" w:date="2026-01-01T00:00:00Z">
        <w:r>
          <w:delText xml:space="preserve">the probabilities of outcome</w:delText>
        </w:r>
      </w:del>
      <w:del w:id="292" w:author="PR Preview" w:date="2026-01-01T00:00:00Z">
        <w:r>
          <w:delText xml:space="preserve"> </w:delText>
        </w:r>
      </w:del>
      <m:oMath>
        <m:r>
          <m:t>k</m:t>
        </m:r>
      </m:oMath>
      <w:del w:id="293" w:author="PR Preview" w:date="2026-01-01T00:00:00Z">
        <w:r>
          <w:delText xml:space="preserve">.</w:delText>
        </w:r>
      </w:del>
      <w:del w:id="294" w:author="PR Preview" w:date="2026-01-01T00:00:00Z">
        <w:r>
          <w:delText xml:space="preserve"> </w:delText>
        </w:r>
      </w:del>
      <w:del w:id="295" w:author="PR Preview" w:date="2026-01-01T00:00:00Z">
        <w:r>
          <w:delText xml:space="preserve">The</w:delText>
        </w:r>
      </w:del>
      <w:del w:id="296" w:author="PR Preview" w:date="2026-01-01T00:00:00Z">
        <w:r>
          <w:delText xml:space="preserve"> </w:delText>
        </w:r>
      </w:del>
      <w:del w:id="297" w:author="PR Preview" w:date="2026-01-01T00:00:00Z">
        <w:r>
          <w:rPr>
            <w:b/>
            <w:bCs/>
          </w:rPr>
          <w:delText xml:space="preserve">cross-entropy</w:delText>
        </w:r>
      </w:del>
      <w:del w:id="298" w:author="PR Preview" w:date="2026-01-01T00:00:00Z">
        <w:r>
          <w:delText xml:space="preserve"> </w:delText>
        </w:r>
      </w:del>
      <w:del w:id="299" w:author="PR Preview" w:date="2026-01-01T00:00:00Z">
        <w:r>
          <w:delText xml:space="preserve">of</w:delText>
        </w:r>
      </w:del>
      <w:del w:id="300" w:author="PR Preview" w:date="2026-01-01T00:00:00Z">
        <w:r>
          <w:delText xml:space="preserve"> </w:delText>
        </w:r>
      </w:del>
      <m:oMath>
        <m:r>
          <m:t>q</m:t>
        </m:r>
      </m:oMath>
      <w:del w:id="301" w:author="PR Preview" w:date="2026-01-01T00:00:00Z">
        <w:r>
          <w:delText xml:space="preserve"> </w:delText>
        </w:r>
      </w:del>
      <w:del w:id="302" w:author="PR Preview" w:date="2026-01-01T00:00:00Z">
        <w:r>
          <w:delText xml:space="preserve">relative to</w:delText>
        </w:r>
      </w:del>
      <w:del w:id="303" w:author="PR Preview" w:date="2026-01-01T00:00:00Z">
        <w:r>
          <w:delText xml:space="preserve"> </w:delText>
        </w:r>
      </w:del>
      <m:oMath>
        <m:r>
          <m:t>p</m:t>
        </m:r>
      </m:oMath>
      <w:del w:id="304" w:author="PR Preview" w:date="2026-01-01T00:00:00Z">
        <w:r>
          <w:delText xml:space="preserve"> </w:delText>
        </w:r>
      </w:del>
      <w:del w:id="305" w:author="PR Preview" w:date="2026-01-01T00:00:00Z">
        <w:r>
          <w:delText xml:space="preserve">[17]</w:delText>
        </w:r>
      </w:del>
      <w:del w:id="306" w:author="PR Preview" w:date="2026-01-01T00:00:00Z">
        <w:r>
          <w:delText xml:space="preserve"> </w:delText>
        </w:r>
      </w:del>
      <w:del w:id="307" w:author="PR Preview" w:date="2026-01-01T00:00:00Z">
        <w:r>
          <w:delText xml:space="preserve">is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308" w:author="PR Preview" w:date="2026-01-01T00:00:00Z">
        <w:r>
          <w:delText xml:space="preserve">When</w:delText>
        </w:r>
      </w:del>
      <w:del w:id="309" w:author="PR Preview" w:date="2026-01-01T00:00:00Z">
        <w:r>
          <w:delText xml:space="preserve"> </w:delText>
        </w:r>
      </w:del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del w:id="310" w:author="PR Preview" w:date="2026-01-01T00:00:00Z">
        <w:r>
          <w:delText xml:space="preserve"> </w:delText>
        </w:r>
      </w:del>
      <w:del w:id="311" w:author="PR Preview" w:date="2026-01-01T00:00:00Z">
        <w:r>
          <w:delText xml:space="preserve">for an outcome with</w:delText>
        </w:r>
      </w:del>
      <w:del w:id="312" w:author="PR Preview" w:date="2026-01-01T00:00:00Z">
        <w:r>
          <w:delText xml:space="preserve"> </w:delText>
        </w:r>
      </w:del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del w:id="313" w:author="PR Preview" w:date="2026-01-01T00:00:00Z">
        <w:r>
          <w:delText xml:space="preserve">, the cross-entropy is infinite.</w:delText>
        </w:r>
      </w:del>
    </w:p>
    <w:p>
      <w:pPr>
        <w:pStyle w:val="BodyText"/>
      </w:pPr>
      <w:del w:id="314" w:author="PR Preview" w:date="2026-01-01T00:00:00Z">
        <w:r>
          <w:rPr>
            <w:i/>
            <w:iCs/>
          </w:rPr>
          <w:delText xml:space="preserve">Remark 11</w:delText>
        </w:r>
      </w:del>
      <w:del w:id="315" w:author="PR Preview" w:date="2026-01-01T00:00:00Z">
        <w:r>
          <w:delText xml:space="preserve"> (Cross-entropy as an expected negative log probability). </w:delText>
        </w:r>
      </w:del>
      <w:del w:id="316" w:author="PR Preview" w:date="2026-01-01T00:00:00Z">
        <w:r>
          <w:delText xml:space="preserve">The cross-entropy is the</w:delText>
        </w:r>
      </w:del>
      <w:del w:id="317" w:author="PR Preview" w:date="2026-01-01T00:00:00Z">
        <w:r>
          <w:delText xml:space="preserve"> </w:delText>
        </w:r>
      </w:del>
      <w:hyperlink w:anchor="def-expectation">
        <w:del w:id="318" w:author="PR Preview" w:date="2026-01-01T00:00:00Z">
          <w:r>
            <w:rPr>
              <w:rStyle w:val="Hyperlink"/>
            </w:rPr>
            <w:delText xml:space="preserve">expectation</w:delText>
          </w:r>
        </w:del>
      </w:hyperlink>
      <w:del w:id="319" w:author="PR Preview" w:date="2026-01-01T00:00:00Z">
        <w:r>
          <w:delText xml:space="preserve"> </w:delText>
        </w:r>
      </w:del>
      <w:del w:id="320" w:author="PR Preview" w:date="2026-01-01T00:00:00Z">
        <w:r>
          <w:delText xml:space="preserve">of</w:delText>
        </w:r>
      </w:del>
      <w:del w:id="321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322" w:author="PR Preview" w:date="2026-01-01T00:00:00Z">
        <w:r>
          <w:delText xml:space="preserve"> </w:delText>
        </w:r>
      </w:del>
      <w:del w:id="323" w:author="PR Preview" w:date="2026-01-01T00:00:00Z">
        <w:r>
          <w:delText xml:space="preserve">when</w:delText>
        </w:r>
      </w:del>
      <w:del w:id="324" w:author="PR Preview" w:date="2026-01-01T00:00:00Z">
        <w:r>
          <w:delText xml:space="preserve"> </w:delText>
        </w:r>
      </w:del>
      <m:oMath>
        <m:r>
          <m:t>X</m:t>
        </m:r>
      </m:oMath>
      <w:del w:id="325" w:author="PR Preview" w:date="2026-01-01T00:00:00Z">
        <w:r>
          <w:delText xml:space="preserve"> </w:delText>
        </w:r>
      </w:del>
      <w:del w:id="326" w:author="PR Preview" w:date="2026-01-01T00:00:00Z">
        <w:r>
          <w:delText xml:space="preserve">has probability mass function</w:delText>
        </w:r>
      </w:del>
      <w:del w:id="327" w:author="PR Preview" w:date="2026-01-01T00:00:00Z">
        <w:r>
          <w:delText xml:space="preserve"> </w:delText>
        </w:r>
      </w:del>
      <m:oMath>
        <m:r>
          <m:t>p</m:t>
        </m:r>
      </m:oMath>
      <w:del w:id="328" w:author="PR Preview" w:date="2026-01-01T00:00:00Z">
        <w:r>
          <w:delText xml:space="preserve">.</w:delText>
        </w:r>
      </w:del>
    </w:p>
    <w:p>
      <w:pPr>
        <w:pStyle w:val="BodyText"/>
      </w:pPr>
      <w:ins w:id="329" w:author="PR Preview" w:date="2026-01-01T00:00:00Z">
        <w:r>
          <w:rPr>
            <w:i/>
            <w:iCs/>
          </w:rPr>
          <w:t xml:space="preserve">Remark 11</w:t>
        </w:r>
      </w:ins>
      <w:ins w:id="330" w:author="PR Preview" w:date="2026-01-01T00:00:00Z">
        <w:r>
          <w:t xml:space="preserve"> (Where the definition comes from). </w:t>
        </w:r>
      </w:ins>
      <w:ins w:id="331" w:author="PR Preview" w:date="2026-01-01T00:00:00Z">
        <w:r>
          <w:t xml:space="preserve">Murphy [18, Sec. 2.8.1], p. 56</w:t>
        </w:r>
      </w:ins>
      <w:ins w:id="332" w:author="PR Preview" w:date="2026-01-01T00:00:00Z">
        <w:r>
          <w:t xml:space="preserve"> </w:t>
        </w:r>
      </w:ins>
      <w:ins w:id="333" w:author="PR Preview" w:date="2026-01-01T00:00:00Z">
        <w:r>
          <w:t xml:space="preserve">defines entropy this way,</w:t>
        </w:r>
      </w:ins>
      <w:ins w:id="334" w:author="PR Preview" w:date="2026-01-01T00:00:00Z">
        <w:r>
          <w:t xml:space="preserve"> </w:t>
        </w:r>
      </w:ins>
      <w:ins w:id="335" w:author="PR Preview" w:date="2026-01-01T00:00:00Z">
        <w:r>
          <w:t xml:space="preserve">and notes that among distributions on</w:t>
        </w:r>
      </w:ins>
      <w:ins w:id="336" w:author="PR Preview" w:date="2026-01-01T00:00:00Z">
        <w:r>
          <w:t xml:space="preserve"> </w:t>
        </w:r>
      </w:ins>
      <m:oMath>
        <m:r>
          <m:t>K</m:t>
        </m:r>
      </m:oMath>
      <w:ins w:id="337" w:author="PR Preview" w:date="2026-01-01T00:00:00Z">
        <w:r>
          <w:t xml:space="preserve"> </w:t>
        </w:r>
      </w:ins>
      <w:ins w:id="338" w:author="PR Preview" w:date="2026-01-01T00:00:00Z">
        <w:r>
          <w:t xml:space="preserve">outcomes</w:t>
        </w:r>
      </w:ins>
      <w:ins w:id="339" w:author="PR Preview" w:date="2026-01-01T00:00:00Z">
        <w:r>
          <w:t xml:space="preserve"> </w:t>
        </w:r>
      </w:ins>
      <w:ins w:id="340" w:author="PR Preview" w:date="2026-01-01T00:00:00Z">
        <w:r>
          <w:t xml:space="preserve">it is largest,</w:t>
        </w:r>
      </w:ins>
      <w:ins w:id="341" w:author="PR Preview" w:date="2026-01-01T00:00:00Z">
        <w:r>
          <w:t xml:space="preserve"> </w:t>
        </w:r>
      </w:ins>
      <m:oMath>
        <m:r>
          <m:rPr>
            <m:sty m:val="p"/>
          </m:rPr>
          <m:t>log</m:t>
        </m:r>
        <m:r>
          <m:t>K</m:t>
        </m:r>
      </m:oMath>
      <w:ins w:id="342" w:author="PR Preview" w:date="2026-01-01T00:00:00Z">
        <w:r>
          <w:t xml:space="preserve">, for the uniform distribution.</w:t>
        </w:r>
      </w:ins>
    </w:p>
    <w:bookmarkEnd w:id="170"/>
    <w:bookmarkStart w:id="171" w:name="def-cross-entropy"/>
    <w:p>
      <w:pPr>
        <w:pStyle w:val="BodyText"/>
      </w:pPr>
      <w:ins w:id="343" w:author="PR Preview" w:date="2026-01-01T00:00:00Z">
        <w:r>
          <w:rPr>
            <w:b/>
            <w:bCs/>
          </w:rPr>
          <w:t xml:space="preserve">Definition 23 (Cross-entropy)</w:t>
        </w:r>
      </w:ins>
      <w:ins w:id="344" w:author="PR Preview" w:date="2026-01-01T00:00:00Z">
        <w:r>
          <w:t xml:space="preserve"> </w:t>
        </w:r>
      </w:ins>
      <w:ins w:id="345" w:author="PR Preview" w:date="2026-01-01T00:00:00Z">
        <w:r>
          <w:t xml:space="preserve">Let</w:t>
        </w:r>
      </w:ins>
      <w:ins w:id="346" w:author="PR Preview" w:date="2026-01-01T00:00:00Z">
        <w:r>
          <w:t xml:space="preserve"> </w:t>
        </w:r>
      </w:ins>
      <m:oMath>
        <m:r>
          <m:t>p</m:t>
        </m:r>
      </m:oMath>
      <w:ins w:id="347" w:author="PR Preview" w:date="2026-01-01T00:00:00Z">
        <w:r>
          <w:t xml:space="preserve"> </w:t>
        </w:r>
      </w:ins>
      <w:ins w:id="348" w:author="PR Preview" w:date="2026-01-01T00:00:00Z">
        <w:r>
          <w:t xml:space="preserve">and</w:t>
        </w:r>
      </w:ins>
      <w:ins w:id="349" w:author="PR Preview" w:date="2026-01-01T00:00:00Z">
        <w:r>
          <w:t xml:space="preserve"> </w:t>
        </w:r>
      </w:ins>
      <m:oMath>
        <m:r>
          <m:t>q</m:t>
        </m:r>
      </m:oMath>
      <w:ins w:id="350" w:author="PR Preview" w:date="2026-01-01T00:00:00Z">
        <w:r>
          <w:t xml:space="preserve"> </w:t>
        </w:r>
      </w:ins>
      <w:ins w:id="351" w:author="PR Preview" w:date="2026-01-01T00:00:00Z">
        <w:r>
          <w:t xml:space="preserve">be</w:t>
        </w:r>
      </w:ins>
      <w:ins w:id="352" w:author="PR Preview" w:date="2026-01-01T00:00:00Z">
        <w:r>
          <w:t xml:space="preserve"> </w:t>
        </w:r>
      </w:ins>
      <w:hyperlink r:id="rId10">
        <w:ins w:id="353" w:author="PR Preview" w:date="2026-01-01T00:00:00Z">
          <w:r>
            <w:rPr>
              <w:rStyle w:val="Hyperlink"/>
            </w:rPr>
            <w:t xml:space="preserve">probability mass functions</w:t>
          </w:r>
        </w:ins>
      </w:hyperlink>
      <w:ins w:id="354" w:author="PR Preview" w:date="2026-01-01T00:00:00Z">
        <w:r>
          <w:t xml:space="preserve"> </w:t>
        </w:r>
      </w:ins>
      <w:ins w:id="355" w:author="PR Preview" w:date="2026-01-01T00:00:00Z">
        <w:r>
          <w:t xml:space="preserve">on the same finite set of outcomes</w:t>
        </w:r>
      </w:ins>
      <w:ins w:id="356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ins w:id="357" w:author="PR Preview" w:date="2026-01-01T00:00:00Z">
        <w:r>
          <w:t xml:space="preserve">,</w:t>
        </w:r>
      </w:ins>
      <w:ins w:id="358" w:author="PR Preview" w:date="2026-01-01T00:00:00Z">
        <w:r>
          <w:t xml:space="preserve"> </w:t>
        </w:r>
      </w:ins>
      <w:ins w:id="359" w:author="PR Preview" w:date="2026-01-01T00:00:00Z">
        <w:r>
          <w:t xml:space="preserve">with</w:t>
        </w:r>
      </w:ins>
      <w:ins w:id="360" w:author="PR Preview" w:date="2026-01-01T00:00:00Z">
        <w:r>
          <w:t xml:space="preserve"> </w:t>
        </w:r>
      </w:ins>
      <m:oMath>
        <m:sSub>
          <m:e>
            <m:r>
              <m:t>p</m:t>
            </m:r>
          </m:e>
          <m:sub>
            <m:r>
              <m:t>k</m:t>
            </m:r>
          </m:sub>
        </m:sSub>
      </m:oMath>
      <w:ins w:id="361" w:author="PR Preview" w:date="2026-01-01T00:00:00Z">
        <w:r>
          <w:t xml:space="preserve"> </w:t>
        </w:r>
      </w:ins>
      <w:ins w:id="362" w:author="PR Preview" w:date="2026-01-01T00:00:00Z">
        <w:r>
          <w:t xml:space="preserve">and</w:t>
        </w:r>
      </w:ins>
      <w:ins w:id="363" w:author="PR Preview" w:date="2026-01-01T00:00:00Z">
        <w:r>
          <w:t xml:space="preserve"> </w:t>
        </w:r>
      </w:ins>
      <m:oMath>
        <m:sSub>
          <m:e>
            <m:r>
              <m:t>q</m:t>
            </m:r>
          </m:e>
          <m:sub>
            <m:r>
              <m:t>k</m:t>
            </m:r>
          </m:sub>
        </m:sSub>
      </m:oMath>
      <w:ins w:id="364" w:author="PR Preview" w:date="2026-01-01T00:00:00Z">
        <w:r>
          <w:t xml:space="preserve"> </w:t>
        </w:r>
      </w:ins>
      <w:ins w:id="365" w:author="PR Preview" w:date="2026-01-01T00:00:00Z">
        <w:r>
          <w:t xml:space="preserve">the probabilities of outcome</w:t>
        </w:r>
      </w:ins>
      <w:ins w:id="366" w:author="PR Preview" w:date="2026-01-01T00:00:00Z">
        <w:r>
          <w:t xml:space="preserve"> </w:t>
        </w:r>
      </w:ins>
      <m:oMath>
        <m:r>
          <m:t>k</m:t>
        </m:r>
      </m:oMath>
      <w:ins w:id="367" w:author="PR Preview" w:date="2026-01-01T00:00:00Z">
        <w:r>
          <w:t xml:space="preserve">.</w:t>
        </w:r>
      </w:ins>
      <w:ins w:id="368" w:author="PR Preview" w:date="2026-01-01T00:00:00Z">
        <w:r>
          <w:t xml:space="preserve"> </w:t>
        </w:r>
      </w:ins>
      <w:ins w:id="369" w:author="PR Preview" w:date="2026-01-01T00:00:00Z">
        <w:r>
          <w:t xml:space="preserve">The</w:t>
        </w:r>
      </w:ins>
      <w:ins w:id="370" w:author="PR Preview" w:date="2026-01-01T00:00:00Z">
        <w:r>
          <w:t xml:space="preserve"> </w:t>
        </w:r>
      </w:ins>
      <w:ins w:id="371" w:author="PR Preview" w:date="2026-01-01T00:00:00Z">
        <w:r>
          <w:rPr>
            <w:b/>
            <w:bCs/>
          </w:rPr>
          <w:t xml:space="preserve">cross-entropy</w:t>
        </w:r>
      </w:ins>
      <w:ins w:id="372" w:author="PR Preview" w:date="2026-01-01T00:00:00Z">
        <w:r>
          <w:t xml:space="preserve"> </w:t>
        </w:r>
      </w:ins>
      <w:ins w:id="373" w:author="PR Preview" w:date="2026-01-01T00:00:00Z">
        <w:r>
          <w:t xml:space="preserve">of</w:t>
        </w:r>
      </w:ins>
      <w:ins w:id="374" w:author="PR Preview" w:date="2026-01-01T00:00:00Z">
        <w:r>
          <w:t xml:space="preserve"> </w:t>
        </w:r>
      </w:ins>
      <m:oMath>
        <m:r>
          <m:t>q</m:t>
        </m:r>
      </m:oMath>
      <w:ins w:id="375" w:author="PR Preview" w:date="2026-01-01T00:00:00Z">
        <w:r>
          <w:t xml:space="preserve"> </w:t>
        </w:r>
      </w:ins>
      <w:ins w:id="376" w:author="PR Preview" w:date="2026-01-01T00:00:00Z">
        <w:r>
          <w:t xml:space="preserve">relative to</w:t>
        </w:r>
      </w:ins>
      <w:ins w:id="377" w:author="PR Preview" w:date="2026-01-01T00:00:00Z">
        <w:r>
          <w:t xml:space="preserve"> </w:t>
        </w:r>
      </w:ins>
      <m:oMath>
        <m:r>
          <m:t>p</m:t>
        </m:r>
      </m:oMath>
      <w:ins w:id="378" w:author="PR Preview" w:date="2026-01-01T00:00:00Z">
        <w:r>
          <w:t xml:space="preserve"> </w:t>
        </w:r>
      </w:ins>
      <w:ins w:id="379" w:author="PR Preview" w:date="2026-01-01T00:00:00Z">
        <w:r>
          <w:t xml:space="preserve">[19]</w:t>
        </w:r>
      </w:ins>
      <w:ins w:id="380" w:author="PR Preview" w:date="2026-01-01T00:00:00Z">
        <w:r>
          <w:t xml:space="preserve"> </w:t>
        </w:r>
      </w:ins>
      <w:ins w:id="381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382" w:author="PR Preview" w:date="2026-01-01T00:00:00Z">
        <w:r>
          <w:t xml:space="preserve">We take</w:t>
        </w:r>
      </w:ins>
      <w:ins w:id="383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ins w:id="384" w:author="PR Preview" w:date="2026-01-01T00:00:00Z">
        <w:r>
          <w:t xml:space="preserve">, so when</w:t>
        </w:r>
      </w:ins>
      <w:ins w:id="385" w:author="PR Preview" w:date="2026-01-01T00:00:00Z">
        <w:r>
          <w:t xml:space="preserve"> </w:t>
        </w:r>
      </w:ins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ins w:id="386" w:author="PR Preview" w:date="2026-01-01T00:00:00Z">
        <w:r>
          <w:t xml:space="preserve"> </w:t>
        </w:r>
      </w:ins>
      <w:ins w:id="387" w:author="PR Preview" w:date="2026-01-01T00:00:00Z">
        <w:r>
          <w:t xml:space="preserve">for an outcome with</w:t>
        </w:r>
      </w:ins>
      <w:ins w:id="388" w:author="PR Preview" w:date="2026-01-01T00:00:00Z">
        <w:r>
          <w:t xml:space="preserve"> </w:t>
        </w:r>
      </w:ins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ins w:id="389" w:author="PR Preview" w:date="2026-01-01T00:00:00Z">
        <w:r>
          <w:t xml:space="preserve">, the cross-entropy is infinite.</w:t>
        </w:r>
      </w:ins>
      <w:ins w:id="390" w:author="PR Preview" w:date="2026-01-01T00:00:00Z">
        <w:r>
          <w:t xml:space="preserve"> </w:t>
        </w:r>
      </w:ins>
      <w:ins w:id="391" w:author="PR Preview" w:date="2026-01-01T00:00:00Z">
        <w:r>
          <w:t xml:space="preserve">A term with</w:t>
        </w:r>
      </w:ins>
      <w:ins w:id="392" w:author="PR Preview" w:date="2026-01-01T00:00:00Z">
        <w:r>
          <w:t xml:space="preserve"> </w:t>
        </w:r>
      </w:ins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ins w:id="393" w:author="PR Preview" w:date="2026-01-01T00:00:00Z">
        <w:r>
          <w:t xml:space="preserve"> </w:t>
        </w:r>
      </w:ins>
      <w:ins w:id="394" w:author="PR Preview" w:date="2026-01-01T00:00:00Z">
        <w:r>
          <w:t xml:space="preserve">is taken to be</w:t>
        </w:r>
      </w:ins>
      <w:ins w:id="395" w:author="PR Preview" w:date="2026-01-01T00:00:00Z">
        <w:r>
          <w:t xml:space="preserve"> </w:t>
        </w:r>
      </w:ins>
      <m:oMath>
        <m:r>
          <m:t>0</m:t>
        </m:r>
      </m:oMath>
      <w:ins w:id="396" w:author="PR Preview" w:date="2026-01-01T00:00:00Z">
        <w:r>
          <w:t xml:space="preserve"> </w:t>
        </w:r>
      </w:ins>
      <w:ins w:id="397" w:author="PR Preview" w:date="2026-01-01T00:00:00Z">
        <w:r>
          <w:t xml:space="preserve">whatever</w:t>
        </w:r>
      </w:ins>
      <w:ins w:id="398" w:author="PR Preview" w:date="2026-01-01T00:00:00Z">
        <w:r>
          <w:t xml:space="preserve"> </w:t>
        </w:r>
      </w:ins>
      <m:oMath>
        <m:sSub>
          <m:e>
            <m:r>
              <m:t>q</m:t>
            </m:r>
          </m:e>
          <m:sub>
            <m:r>
              <m:t>k</m:t>
            </m:r>
          </m:sub>
        </m:sSub>
      </m:oMath>
      <w:ins w:id="399" w:author="PR Preview" w:date="2026-01-01T00:00:00Z">
        <w:r>
          <w:t xml:space="preserve"> </w:t>
        </w:r>
      </w:ins>
      <w:ins w:id="400" w:author="PR Preview" w:date="2026-01-01T00:00:00Z">
        <w:r>
          <w:t xml:space="preserve">is, as for</w:t>
        </w:r>
      </w:ins>
      <w:ins w:id="401" w:author="PR Preview" w:date="2026-01-01T00:00:00Z">
        <w:r>
          <w:t xml:space="preserve"> </w:t>
        </w:r>
      </w:ins>
      <w:hyperlink w:anchor="def-entropy">
        <w:ins w:id="402" w:author="PR Preview" w:date="2026-01-01T00:00:00Z">
          <w:r>
            <w:rPr>
              <w:rStyle w:val="Hyperlink"/>
            </w:rPr>
            <w:t xml:space="preserve">entropy</w:t>
          </w:r>
        </w:ins>
      </w:hyperlink>
      <w:ins w:id="403" w:author="PR Preview" w:date="2026-01-01T00:00:00Z">
        <w:r>
          <w:t xml:space="preserve">.</w:t>
        </w:r>
      </w:ins>
    </w:p>
    <w:bookmarkEnd w:id="171"/>
    <w:bookmarkStart w:id="172" w:name="exr-cross-entropy-numeric-expectation"/>
    <w:p>
      <w:pPr>
        <w:pStyle w:val="BodyText"/>
      </w:pPr>
      <w:ins w:id="404" w:author="PR Preview" w:date="2026-01-01T00:00:00Z">
        <w:r>
          <w:rPr>
            <w:b/>
            <w:bCs/>
          </w:rPr>
          <w:t xml:space="preserve">Exercise 8 (Expected negative log probability for two mass functions)</w:t>
        </w:r>
      </w:ins>
      <w:ins w:id="405" w:author="PR Preview" w:date="2026-01-01T00:00:00Z">
        <w:r>
          <w:t xml:space="preserve"> </w:t>
        </w:r>
      </w:ins>
      <w:ins w:id="406" w:author="PR Preview" w:date="2026-01-01T00:00:00Z">
        <w:r>
          <w:t xml:space="preserve">Let</w:t>
        </w:r>
      </w:ins>
      <w:ins w:id="407" w:author="PR Preview" w:date="2026-01-01T00:00:00Z">
        <w:r>
          <w:t xml:space="preserve"> </w:t>
        </w:r>
      </w:ins>
      <m:oMath>
        <m:r>
          <m:t>X</m:t>
        </m:r>
      </m:oMath>
      <w:ins w:id="408" w:author="PR Preview" w:date="2026-01-01T00:00:00Z">
        <w:r>
          <w:t xml:space="preserve"> </w:t>
        </w:r>
      </w:ins>
      <w:ins w:id="409" w:author="PR Preview" w:date="2026-01-01T00:00:00Z">
        <w:r>
          <w:t xml:space="preserve">have</w:t>
        </w:r>
      </w:ins>
      <w:ins w:id="410" w:author="PR Preview" w:date="2026-01-01T00:00:00Z">
        <w:r>
          <w:t xml:space="preserve"> </w:t>
        </w:r>
      </w:ins>
      <w:hyperlink r:id="rId10">
        <w:ins w:id="411" w:author="PR Preview" w:date="2026-01-01T00:00:00Z">
          <w:r>
            <w:rPr>
              <w:rStyle w:val="Hyperlink"/>
            </w:rPr>
            <w:t xml:space="preserve">probability mass function</w:t>
          </w:r>
        </w:ins>
      </w:hyperlink>
      <w:ins w:id="412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ins w:id="413" w:author="PR Preview" w:date="2026-01-01T00:00:00Z">
        <w:r>
          <w:t xml:space="preserve"> </w:t>
        </w:r>
      </w:ins>
      <w:ins w:id="414" w:author="PR Preview" w:date="2026-01-01T00:00:00Z">
        <w:r>
          <w:t xml:space="preserve">on</w:t>
        </w:r>
      </w:ins>
      <w:ins w:id="415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ins w:id="416" w:author="PR Preview" w:date="2026-01-01T00:00:00Z">
        <w:r>
          <w:t xml:space="preserve">,</w:t>
        </w:r>
      </w:ins>
      <w:ins w:id="417" w:author="PR Preview" w:date="2026-01-01T00:00:00Z">
        <w:r>
          <w:t xml:space="preserve"> </w:t>
        </w:r>
      </w:ins>
      <w:ins w:id="418" w:author="PR Preview" w:date="2026-01-01T00:00:00Z">
        <w:r>
          <w:t xml:space="preserve">and let</w:t>
        </w:r>
      </w:ins>
      <w:ins w:id="419" w:author="PR Preview" w:date="2026-01-01T00:00:00Z">
        <w:r>
          <w:t xml:space="preserve"> </w:t>
        </w:r>
      </w:ins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ins w:id="420" w:author="PR Preview" w:date="2026-01-01T00:00:00Z">
        <w:r>
          <w:t xml:space="preserve"> </w:t>
        </w:r>
      </w:ins>
      <w:ins w:id="421" w:author="PR Preview" w:date="2026-01-01T00:00:00Z">
        <w:r>
          <w:t xml:space="preserve">be another probability mass function on</w:t>
        </w:r>
      </w:ins>
      <w:ins w:id="422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ins w:id="423" w:author="PR Preview" w:date="2026-01-01T00:00:00Z">
        <w:r>
          <w:t xml:space="preserve">.</w:t>
        </w:r>
      </w:ins>
      <w:ins w:id="424" w:author="PR Preview" w:date="2026-01-01T00:00:00Z">
        <w:r>
          <w:t xml:space="preserve"> </w:t>
        </w:r>
      </w:ins>
      <w:ins w:id="425" w:author="PR Preview" w:date="2026-01-01T00:00:00Z">
        <w:r>
          <w:t xml:space="preserve">Write</w:t>
        </w:r>
      </w:ins>
      <w:ins w:id="426" w:author="PR Preview" w:date="2026-01-01T00:00:00Z">
        <w:r>
          <w:t xml:space="preserve"> </w:t>
        </w:r>
      </w:ins>
      <m:oMath>
        <m:sSub>
          <m:e>
            <m:r>
              <m:t>q</m:t>
            </m:r>
          </m:e>
          <m:sub>
            <m:r>
              <m:t>X</m:t>
            </m:r>
          </m:sub>
        </m:sSub>
      </m:oMath>
      <w:ins w:id="427" w:author="PR Preview" w:date="2026-01-01T00:00:00Z">
        <w:r>
          <w:t xml:space="preserve"> </w:t>
        </w:r>
      </w:ins>
      <w:ins w:id="428" w:author="PR Preview" w:date="2026-01-01T00:00:00Z">
        <w:r>
          <w:t xml:space="preserve">for the</w:t>
        </w:r>
      </w:ins>
      <w:ins w:id="429" w:author="PR Preview" w:date="2026-01-01T00:00:00Z">
        <w:r>
          <w:t xml:space="preserve"> </w:t>
        </w:r>
      </w:ins>
      <w:hyperlink r:id="rId13">
        <w:ins w:id="430" w:author="PR Preview" w:date="2026-01-01T00:00:00Z">
          <w:r>
            <w:rPr>
              <w:rStyle w:val="Hyperlink"/>
            </w:rPr>
            <w:t xml:space="preserve">random variable</w:t>
          </w:r>
        </w:ins>
      </w:hyperlink>
      <w:ins w:id="431" w:author="PR Preview" w:date="2026-01-01T00:00:00Z">
        <w:r>
          <w:t xml:space="preserve"> </w:t>
        </w:r>
      </w:ins>
      <w:ins w:id="432" w:author="PR Preview" w:date="2026-01-01T00:00:00Z">
        <w:r>
          <w:t xml:space="preserve">that equals</w:t>
        </w:r>
      </w:ins>
      <w:ins w:id="433" w:author="PR Preview" w:date="2026-01-01T00:00:00Z">
        <w:r>
          <w:t xml:space="preserve"> </w:t>
        </w:r>
      </w:ins>
      <m:oMath>
        <m:sSub>
          <m:e>
            <m:r>
              <m:t>q</m:t>
            </m:r>
          </m:e>
          <m:sub>
            <m:r>
              <m:t>k</m:t>
            </m:r>
          </m:sub>
        </m:sSub>
      </m:oMath>
      <w:ins w:id="434" w:author="PR Preview" w:date="2026-01-01T00:00:00Z">
        <w:r>
          <w:t xml:space="preserve"> </w:t>
        </w:r>
      </w:ins>
      <w:ins w:id="435" w:author="PR Preview" w:date="2026-01-01T00:00:00Z">
        <w:r>
          <w:t xml:space="preserve">when</w:t>
        </w:r>
      </w:ins>
      <w:ins w:id="436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k</m:t>
        </m:r>
      </m:oMath>
      <w:ins w:id="437" w:author="PR Preview" w:date="2026-01-01T00:00:00Z">
        <w:r>
          <w:t xml:space="preserve">.</w:t>
        </w:r>
      </w:ins>
      <w:ins w:id="438" w:author="PR Preview" w:date="2026-01-01T00:00:00Z">
        <w:r>
          <w:t xml:space="preserve"> </w:t>
        </w:r>
      </w:ins>
      <w:ins w:id="439" w:author="PR Preview" w:date="2026-01-01T00:00:00Z">
        <w:r>
          <w:t xml:space="preserve">Find the probability mass function of</w:t>
        </w:r>
      </w:ins>
      <w:ins w:id="440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sSub>
          <m:e>
            <m:r>
              <m:t>q</m:t>
            </m:r>
          </m:e>
          <m:sub>
            <m:r>
              <m:t>X</m:t>
            </m:r>
          </m:sub>
        </m:sSub>
      </m:oMath>
      <w:ins w:id="441" w:author="PR Preview" w:date="2026-01-01T00:00:00Z">
        <w:r>
          <w:t xml:space="preserve">, and compute</w:t>
        </w:r>
      </w:ins>
      <w:ins w:id="442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ins w:id="443" w:author="PR Preview" w:date="2026-01-01T00:00:00Z">
        <w:r>
          <w:t xml:space="preserve"> </w:t>
        </w:r>
      </w:ins>
      <w:ins w:id="444" w:author="PR Preview" w:date="2026-01-01T00:00:00Z">
        <w:r>
          <w:t xml:space="preserve">from it.</w:t>
        </w:r>
      </w:ins>
    </w:p>
    <w:bookmarkEnd w:id="172"/>
    <w:bookmarkStart w:id="173" w:name="sol-cross-entropy-numeric-expectation"/>
    <w:p>
      <w:pPr>
        <w:pStyle w:val="BodyText"/>
      </w:pPr>
      <w:ins w:id="445" w:author="PR Preview" w:date="2026-01-01T00:00:00Z">
        <w:r>
          <w:rPr>
            <w:i/>
            <w:iCs/>
          </w:rPr>
          <w:t xml:space="preserve">Solution 4</w:t>
        </w:r>
      </w:ins>
      <w:ins w:id="446" w:author="PR Preview" w:date="2026-01-01T00:00:00Z">
        <w:r>
          <w:t xml:space="preserve">. </w:t>
        </w:r>
      </w:ins>
      <w:ins w:id="447" w:author="PR Preview" w:date="2026-01-01T00:00:00Z">
        <w:r>
          <w:t xml:space="preserve">The variable</w:t>
        </w:r>
      </w:ins>
      <w:ins w:id="448" w:author="PR Preview" w:date="2026-01-01T00:00:00Z">
        <w:r>
          <w:t xml:space="preserve"> </w:t>
        </w:r>
      </w:ins>
      <m:oMath>
        <m:r>
          <m:t>Y</m:t>
        </m:r>
      </m:oMath>
      <w:ins w:id="449" w:author="PR Preview" w:date="2026-01-01T00:00:00Z">
        <w:r>
          <w:t xml:space="preserve"> </w:t>
        </w:r>
      </w:ins>
      <w:ins w:id="450" w:author="PR Preview" w:date="2026-01-01T00:00:00Z">
        <w:r>
          <w:t xml:space="preserve">equals</w:t>
        </w:r>
      </w:ins>
      <w:ins w:id="451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2</m:t>
        </m:r>
      </m:oMath>
      <w:ins w:id="452" w:author="PR Preview" w:date="2026-01-01T00:00:00Z">
        <w:r>
          <w:t xml:space="preserve"> </w:t>
        </w:r>
      </w:ins>
      <w:ins w:id="453" w:author="PR Preview" w:date="2026-01-01T00:00:00Z">
        <w:r>
          <w:t xml:space="preserve">when</w:t>
        </w:r>
      </w:ins>
      <w:ins w:id="454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ins w:id="455" w:author="PR Preview" w:date="2026-01-01T00:00:00Z">
        <w:r>
          <w:t xml:space="preserve">,</w:t>
        </w:r>
      </w:ins>
      <w:ins w:id="456" w:author="PR Preview" w:date="2026-01-01T00:00:00Z">
        <w:r>
          <w:t xml:space="preserve"> </w:t>
        </w:r>
      </w:ins>
      <w:ins w:id="457" w:author="PR Preview" w:date="2026-01-01T00:00:00Z">
        <w:r>
          <w:t xml:space="preserve">and</w:t>
        </w:r>
      </w:ins>
      <w:ins w:id="458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ins w:id="459" w:author="PR Preview" w:date="2026-01-01T00:00:00Z">
        <w:r>
          <w:t xml:space="preserve"> </w:t>
        </w:r>
      </w:ins>
      <w:ins w:id="460" w:author="PR Preview" w:date="2026-01-01T00:00:00Z">
        <w:r>
          <w:t xml:space="preserve">when</w:t>
        </w:r>
      </w:ins>
      <w:ins w:id="461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2</m:t>
        </m:r>
      </m:oMath>
      <w:ins w:id="462" w:author="PR Preview" w:date="2026-01-01T00:00:00Z">
        <w:r>
          <w:t xml:space="preserve">.</w:t>
        </w:r>
      </w:ins>
      <w:ins w:id="463" w:author="PR Preview" w:date="2026-01-01T00:00:00Z">
        <w:r>
          <w:t xml:space="preserve"> </w:t>
        </w:r>
      </w:ins>
      <w:ins w:id="464" w:author="PR Preview" w:date="2026-01-01T00:00:00Z">
        <w:r>
          <w:t xml:space="preserve">So</w:t>
        </w:r>
      </w:ins>
      <w:ins w:id="465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p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</m:oMath>
      <w:ins w:id="466" w:author="PR Preview" w:date="2026-01-01T00:00:00Z">
        <w:r>
          <w:t xml:space="preserve"> </w:t>
        </w:r>
      </w:ins>
      <w:ins w:id="467" w:author="PR Preview" w:date="2026-01-01T00:00:00Z">
        <w:r>
          <w:t xml:space="preserve">and</w:t>
        </w:r>
      </w:ins>
      <w:ins w:id="468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ins w:id="469" w:author="PR Preview" w:date="2026-01-01T00:00:00Z">
        <w:r>
          <w:t xml:space="preserve">, 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7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73"/>
    <w:bookmarkStart w:id="174" w:name="exr-cross-entropy-numeric-definition"/>
    <w:p>
      <w:pPr>
        <w:pStyle w:val="FirstParagraph"/>
      </w:pPr>
      <w:ins w:id="470" w:author="PR Preview" w:date="2026-01-01T00:00:00Z">
        <w:r>
          <w:rPr>
            <w:b/>
            <w:bCs/>
          </w:rPr>
          <w:t xml:space="preserve">Exercise 9 (Cross-entropy of two mass functions from the definition)</w:t>
        </w:r>
      </w:ins>
      <w:ins w:id="471" w:author="PR Preview" w:date="2026-01-01T00:00:00Z">
        <w:r>
          <w:t xml:space="preserve"> </w:t>
        </w:r>
      </w:ins>
      <w:ins w:id="472" w:author="PR Preview" w:date="2026-01-01T00:00:00Z">
        <w:r>
          <w:t xml:space="preserve">Let</w:t>
        </w:r>
      </w:ins>
      <w:ins w:id="473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ins w:id="474" w:author="PR Preview" w:date="2026-01-01T00:00:00Z">
        <w:r>
          <w:t xml:space="preserve"> </w:t>
        </w:r>
      </w:ins>
      <w:ins w:id="475" w:author="PR Preview" w:date="2026-01-01T00:00:00Z">
        <w:r>
          <w:t xml:space="preserve">and</w:t>
        </w:r>
      </w:ins>
      <w:ins w:id="476" w:author="PR Preview" w:date="2026-01-01T00:00:00Z">
        <w:r>
          <w:t xml:space="preserve"> </w:t>
        </w:r>
      </w:ins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ins w:id="477" w:author="PR Preview" w:date="2026-01-01T00:00:00Z">
        <w:r>
          <w:t xml:space="preserve"> </w:t>
        </w:r>
      </w:ins>
      <w:ins w:id="478" w:author="PR Preview" w:date="2026-01-01T00:00:00Z">
        <w:r>
          <w:t xml:space="preserve">be</w:t>
        </w:r>
      </w:ins>
      <w:ins w:id="479" w:author="PR Preview" w:date="2026-01-01T00:00:00Z">
        <w:r>
          <w:t xml:space="preserve"> </w:t>
        </w:r>
      </w:ins>
      <w:hyperlink r:id="rId10">
        <w:ins w:id="480" w:author="PR Preview" w:date="2026-01-01T00:00:00Z">
          <w:r>
            <w:rPr>
              <w:rStyle w:val="Hyperlink"/>
            </w:rPr>
            <w:t xml:space="preserve">probability mass functions</w:t>
          </w:r>
        </w:ins>
      </w:hyperlink>
      <w:ins w:id="481" w:author="PR Preview" w:date="2026-01-01T00:00:00Z">
        <w:r>
          <w:t xml:space="preserve"> </w:t>
        </w:r>
      </w:ins>
      <w:ins w:id="482" w:author="PR Preview" w:date="2026-01-01T00:00:00Z">
        <w:r>
          <w:t xml:space="preserve">on</w:t>
        </w:r>
      </w:ins>
      <w:ins w:id="483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ins w:id="484" w:author="PR Preview" w:date="2026-01-01T00:00:00Z">
        <w:r>
          <w:t xml:space="preserve">.</w:t>
        </w:r>
      </w:ins>
      <w:ins w:id="485" w:author="PR Preview" w:date="2026-01-01T00:00:00Z">
        <w:r>
          <w:t xml:space="preserve"> </w:t>
        </w:r>
      </w:ins>
      <w:ins w:id="486" w:author="PR Preview" w:date="2026-01-01T00:00:00Z">
        <w:r>
          <w:t xml:space="preserve">Compute the</w:t>
        </w:r>
      </w:ins>
      <w:ins w:id="487" w:author="PR Preview" w:date="2026-01-01T00:00:00Z">
        <w:r>
          <w:t xml:space="preserve"> </w:t>
        </w:r>
      </w:ins>
      <w:hyperlink w:anchor="def-cross-entropy">
        <w:ins w:id="488" w:author="PR Preview" w:date="2026-01-01T00:00:00Z">
          <w:r>
            <w:rPr>
              <w:rStyle w:val="Hyperlink"/>
            </w:rPr>
            <w:t xml:space="preserve">cross-entropy</w:t>
          </w:r>
        </w:ins>
      </w:hyperlink>
      <w:ins w:id="489" w:author="PR Preview" w:date="2026-01-01T00:00:00Z">
        <w:r>
          <w:t xml:space="preserve"> </w:t>
        </w:r>
      </w:ins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ins w:id="490" w:author="PR Preview" w:date="2026-01-01T00:00:00Z">
        <w:r>
          <w:t xml:space="preserve"> </w:t>
        </w:r>
      </w:ins>
      <w:ins w:id="491" w:author="PR Preview" w:date="2026-01-01T00:00:00Z">
        <w:r>
          <w:t xml:space="preserve">in bits from its definition.</w:t>
        </w:r>
      </w:ins>
      <w:ins w:id="492" w:author="PR Preview" w:date="2026-01-01T00:00:00Z">
        <w:r>
          <w:t xml:space="preserve"> </w:t>
        </w:r>
      </w:ins>
      <w:ins w:id="493" w:author="PR Preview" w:date="2026-01-01T00:00:00Z">
        <w:r>
          <w:t xml:space="preserve">Compare it with your value of</w:t>
        </w:r>
      </w:ins>
      <w:ins w:id="494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ins w:id="495" w:author="PR Preview" w:date="2026-01-01T00:00:00Z">
        <w:r>
          <w:t xml:space="preserve"> </w:t>
        </w:r>
      </w:ins>
      <w:ins w:id="496" w:author="PR Preview" w:date="2026-01-01T00:00:00Z">
        <w:r>
          <w:t xml:space="preserve">from</w:t>
        </w:r>
      </w:ins>
      <w:ins w:id="497" w:author="PR Preview" w:date="2026-01-01T00:00:00Z">
        <w:r>
          <w:t xml:space="preserve"> </w:t>
        </w:r>
      </w:ins>
      <w:hyperlink w:anchor="exr-cross-entropy-numeric-expectation">
        <w:ins w:id="498" w:author="PR Preview" w:date="2026-01-01T00:00:00Z">
          <w:r>
            <w:rPr>
              <w:rStyle w:val="Hyperlink"/>
            </w:rPr>
            <w:t xml:space="preserve">Exercise 8</w:t>
          </w:r>
        </w:ins>
      </w:hyperlink>
      <w:ins w:id="499" w:author="PR Preview" w:date="2026-01-01T00:00:00Z">
        <w:r>
          <w:t xml:space="preserve">, where</w:t>
        </w:r>
      </w:ins>
      <w:ins w:id="500" w:author="PR Preview" w:date="2026-01-01T00:00:00Z">
        <w:r>
          <w:t xml:space="preserve"> </w:t>
        </w:r>
      </w:ins>
      <m:oMath>
        <m:r>
          <m:t>X</m:t>
        </m:r>
      </m:oMath>
      <w:ins w:id="501" w:author="PR Preview" w:date="2026-01-01T00:00:00Z">
        <w:r>
          <w:t xml:space="preserve"> </w:t>
        </w:r>
      </w:ins>
      <w:ins w:id="502" w:author="PR Preview" w:date="2026-01-01T00:00:00Z">
        <w:r>
          <w:t xml:space="preserve">has</w:t>
        </w:r>
      </w:ins>
      <w:ins w:id="503" w:author="PR Preview" w:date="2026-01-01T00:00:00Z">
        <w:r>
          <w:t xml:space="preserve"> </w:t>
        </w:r>
      </w:ins>
      <w:hyperlink r:id="rId10">
        <w:ins w:id="504" w:author="PR Preview" w:date="2026-01-01T00:00:00Z">
          <w:r>
            <w:rPr>
              <w:rStyle w:val="Hyperlink"/>
            </w:rPr>
            <w:t xml:space="preserve">probability mass function</w:t>
          </w:r>
        </w:ins>
      </w:hyperlink>
      <w:ins w:id="505" w:author="PR Preview" w:date="2026-01-01T00:00:00Z">
        <w:r>
          <w:t xml:space="preserve"> </w:t>
        </w:r>
      </w:ins>
      <m:oMath>
        <m:r>
          <m:t>p</m:t>
        </m:r>
      </m:oMath>
      <w:ins w:id="506" w:author="PR Preview" w:date="2026-01-01T00:00:00Z">
        <w:r>
          <w:t xml:space="preserve">.</w:t>
        </w:r>
      </w:ins>
    </w:p>
    <w:bookmarkEnd w:id="174"/>
    <w:bookmarkStart w:id="175" w:name="sol-cross-entropy-numeric-definition"/>
    <w:p>
      <w:pPr>
        <w:pStyle w:val="BodyText"/>
      </w:pPr>
      <w:ins w:id="507" w:author="PR Preview" w:date="2026-01-01T00:00:00Z">
        <w:r>
          <w:rPr>
            <w:i/>
            <w:iCs/>
          </w:rPr>
          <w:t xml:space="preserve">Solution 5</w:t>
        </w:r>
      </w:ins>
      <w:ins w:id="508" w:author="PR Preview" w:date="2026-01-01T00:00:00Z">
        <w:r>
          <w:t xml:space="preserve">. 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7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509" w:author="PR Preview" w:date="2026-01-01T00:00:00Z">
        <w:r>
          <w:t xml:space="preserve">The</w:t>
        </w:r>
      </w:ins>
      <w:ins w:id="510" w:author="PR Preview" w:date="2026-01-01T00:00:00Z">
        <w:r>
          <w:t xml:space="preserve"> </w:t>
        </w:r>
      </w:ins>
      <w:hyperlink w:anchor="def-cross-entropy">
        <w:ins w:id="511" w:author="PR Preview" w:date="2026-01-01T00:00:00Z">
          <w:r>
            <w:rPr>
              <w:rStyle w:val="Hyperlink"/>
            </w:rPr>
            <w:t xml:space="preserve">cross-entropy</w:t>
          </w:r>
        </w:ins>
      </w:hyperlink>
      <w:ins w:id="512" w:author="PR Preview" w:date="2026-01-01T00:00:00Z">
        <w:r>
          <w:t xml:space="preserve"> </w:t>
        </w:r>
      </w:ins>
      <w:ins w:id="513" w:author="PR Preview" w:date="2026-01-01T00:00:00Z">
        <w:r>
          <w:t xml:space="preserve">equals</w:t>
        </w:r>
      </w:ins>
      <w:ins w:id="514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ins w:id="515" w:author="PR Preview" w:date="2026-01-01T00:00:00Z">
        <w:r>
          <w:t xml:space="preserve">.</w:t>
        </w:r>
      </w:ins>
      <w:ins w:id="516" w:author="PR Preview" w:date="2026-01-01T00:00:00Z">
        <w:r>
          <w:t xml:space="preserve"> </w:t>
        </w:r>
      </w:ins>
      <w:ins w:id="517" w:author="PR Preview" w:date="2026-01-01T00:00:00Z">
        <w:r>
          <w:t xml:space="preserve">The two calculations group the same three terms differently:</w:t>
        </w:r>
      </w:ins>
      <w:ins w:id="518" w:author="PR Preview" w:date="2026-01-01T00:00:00Z">
        <w:r>
          <w:t xml:space="preserve"> </w:t>
        </w:r>
      </w:ins>
      <w:ins w:id="519" w:author="PR Preview" w:date="2026-01-01T00:00:00Z">
        <w:r>
          <w:t xml:space="preserve">the</w:t>
        </w:r>
      </w:ins>
      <w:ins w:id="520" w:author="PR Preview" w:date="2026-01-01T00:00:00Z">
        <w:r>
          <w:t xml:space="preserve"> </w:t>
        </w:r>
      </w:ins>
      <w:hyperlink w:anchor="def-expectation">
        <w:ins w:id="521" w:author="PR Preview" w:date="2026-01-01T00:00:00Z">
          <w:r>
            <w:rPr>
              <w:rStyle w:val="Hyperlink"/>
            </w:rPr>
            <w:t xml:space="preserve">expectation</w:t>
          </w:r>
        </w:ins>
      </w:hyperlink>
      <w:ins w:id="522" w:author="PR Preview" w:date="2026-01-01T00:00:00Z">
        <w:r>
          <w:t xml:space="preserve"> </w:t>
        </w:r>
      </w:ins>
      <w:ins w:id="523" w:author="PR Preview" w:date="2026-01-01T00:00:00Z">
        <w:r>
          <w:t xml:space="preserve">first combines</w:t>
        </w:r>
      </w:ins>
      <w:ins w:id="524" w:author="PR Preview" w:date="2026-01-01T00:00:00Z">
        <w:r>
          <w:t xml:space="preserve"> </w:t>
        </w:r>
      </w:ins>
      <w:hyperlink r:id="rId48">
        <w:ins w:id="525" w:author="PR Preview" w:date="2026-01-01T00:00:00Z">
          <w:r>
            <w:rPr>
              <w:rStyle w:val="Hyperlink"/>
            </w:rPr>
            <w:t xml:space="preserve">outcomes</w:t>
          </w:r>
        </w:ins>
      </w:hyperlink>
      <w:ins w:id="526" w:author="PR Preview" w:date="2026-01-01T00:00:00Z">
        <w:r>
          <w:t xml:space="preserve"> </w:t>
        </w:r>
      </w:ins>
      <w:ins w:id="527" w:author="PR Preview" w:date="2026-01-01T00:00:00Z">
        <w:r>
          <w:t xml:space="preserve">1 and 3, which have the same value of</w:t>
        </w:r>
      </w:ins>
      <w:ins w:id="528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sSub>
          <m:e>
            <m:r>
              <m:t>q</m:t>
            </m:r>
          </m:e>
          <m:sub>
            <m:r>
              <m:t>X</m:t>
            </m:r>
          </m:sub>
        </m:sSub>
      </m:oMath>
      <w:ins w:id="529" w:author="PR Preview" w:date="2026-01-01T00:00:00Z">
        <w:r>
          <w:t xml:space="preserve">.</w:t>
        </w:r>
      </w:ins>
    </w:p>
    <w:bookmarkEnd w:id="175"/>
    <w:bookmarkStart w:id="176" w:name="exr-cross-entropy-general-expectation"/>
    <w:p>
      <w:pPr>
        <w:pStyle w:val="BodyText"/>
      </w:pPr>
      <w:ins w:id="530" w:author="PR Preview" w:date="2026-01-01T00:00:00Z">
        <w:r>
          <w:rPr>
            <w:b/>
            <w:bCs/>
          </w:rPr>
          <w:t xml:space="preserve">Exercise 10 (Cross-entropy as an expectation when</w:t>
        </w:r>
      </w:ins>
      <w:ins w:id="531" w:author="PR Preview" w:date="2026-01-01T00:00:00Z">
        <w:r>
          <w:rPr>
            <w:b/>
            <w:bCs/>
          </w:rPr>
          <w:t xml:space="preserve"> </w:t>
        </w:r>
      </w:ins>
      <m:oMath>
        <m:r>
          <m:t>q</m:t>
        </m:r>
      </m:oMath>
      <w:ins w:id="532" w:author="PR Preview" w:date="2026-01-01T00:00:00Z">
        <w:r>
          <w:rPr>
            <w:b/>
            <w:bCs/>
          </w:rPr>
          <w:t xml:space="preserve"> </w:t>
        </w:r>
      </w:ins>
      <w:ins w:id="533" w:author="PR Preview" w:date="2026-01-01T00:00:00Z">
        <w:r>
          <w:rPr>
            <w:b/>
            <w:bCs/>
          </w:rPr>
          <w:t xml:space="preserve">is positive where</w:t>
        </w:r>
      </w:ins>
      <w:ins w:id="534" w:author="PR Preview" w:date="2026-01-01T00:00:00Z">
        <w:r>
          <w:rPr>
            <w:b/>
            <w:bCs/>
          </w:rPr>
          <w:t xml:space="preserve"> </w:t>
        </w:r>
      </w:ins>
      <m:oMath>
        <m:r>
          <m:t>p</m:t>
        </m:r>
      </m:oMath>
      <w:ins w:id="535" w:author="PR Preview" w:date="2026-01-01T00:00:00Z">
        <w:r>
          <w:rPr>
            <w:b/>
            <w:bCs/>
          </w:rPr>
          <w:t xml:space="preserve"> </w:t>
        </w:r>
      </w:ins>
      <w:ins w:id="536" w:author="PR Preview" w:date="2026-01-01T00:00:00Z">
        <w:r>
          <w:rPr>
            <w:b/>
            <w:bCs/>
          </w:rPr>
          <w:t xml:space="preserve">is)</w:t>
        </w:r>
      </w:ins>
      <w:ins w:id="537" w:author="PR Preview" w:date="2026-01-01T00:00:00Z">
        <w:r>
          <w:t xml:space="preserve"> </w:t>
        </w:r>
      </w:ins>
      <w:ins w:id="538" w:author="PR Preview" w:date="2026-01-01T00:00:00Z">
        <w:r>
          <w:t xml:space="preserve">Let</w:t>
        </w:r>
      </w:ins>
      <w:ins w:id="539" w:author="PR Preview" w:date="2026-01-01T00:00:00Z">
        <w:r>
          <w:t xml:space="preserve"> </w:t>
        </w:r>
      </w:ins>
      <m:oMath>
        <m:r>
          <m:t>p</m:t>
        </m:r>
      </m:oMath>
      <w:ins w:id="540" w:author="PR Preview" w:date="2026-01-01T00:00:00Z">
        <w:r>
          <w:t xml:space="preserve"> </w:t>
        </w:r>
      </w:ins>
      <w:ins w:id="541" w:author="PR Preview" w:date="2026-01-01T00:00:00Z">
        <w:r>
          <w:t xml:space="preserve">and</w:t>
        </w:r>
      </w:ins>
      <w:ins w:id="542" w:author="PR Preview" w:date="2026-01-01T00:00:00Z">
        <w:r>
          <w:t xml:space="preserve"> </w:t>
        </w:r>
      </w:ins>
      <m:oMath>
        <m:r>
          <m:t>q</m:t>
        </m:r>
      </m:oMath>
      <w:ins w:id="543" w:author="PR Preview" w:date="2026-01-01T00:00:00Z">
        <w:r>
          <w:t xml:space="preserve"> </w:t>
        </w:r>
      </w:ins>
      <w:ins w:id="544" w:author="PR Preview" w:date="2026-01-01T00:00:00Z">
        <w:r>
          <w:t xml:space="preserve">be</w:t>
        </w:r>
      </w:ins>
      <w:ins w:id="545" w:author="PR Preview" w:date="2026-01-01T00:00:00Z">
        <w:r>
          <w:t xml:space="preserve"> </w:t>
        </w:r>
      </w:ins>
      <w:hyperlink r:id="rId10">
        <w:ins w:id="546" w:author="PR Preview" w:date="2026-01-01T00:00:00Z">
          <w:r>
            <w:rPr>
              <w:rStyle w:val="Hyperlink"/>
            </w:rPr>
            <w:t xml:space="preserve">probability mass functions</w:t>
          </w:r>
        </w:ins>
      </w:hyperlink>
      <w:ins w:id="547" w:author="PR Preview" w:date="2026-01-01T00:00:00Z">
        <w:r>
          <w:t xml:space="preserve"> </w:t>
        </w:r>
      </w:ins>
      <w:ins w:id="548" w:author="PR Preview" w:date="2026-01-01T00:00:00Z">
        <w:r>
          <w:t xml:space="preserve">on</w:t>
        </w:r>
      </w:ins>
      <w:ins w:id="549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ins w:id="550" w:author="PR Preview" w:date="2026-01-01T00:00:00Z">
        <w:r>
          <w:t xml:space="preserve"> </w:t>
        </w:r>
      </w:ins>
      <w:ins w:id="551" w:author="PR Preview" w:date="2026-01-01T00:00:00Z">
        <w:r>
          <w:t xml:space="preserve">with</w:t>
        </w:r>
      </w:ins>
      <w:ins w:id="552" w:author="PR Preview" w:date="2026-01-01T00:00:00Z">
        <w:r>
          <w:t xml:space="preserve"> </w:t>
        </w:r>
      </w:ins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ins w:id="553" w:author="PR Preview" w:date="2026-01-01T00:00:00Z">
        <w:r>
          <w:t xml:space="preserve"> </w:t>
        </w:r>
      </w:ins>
      <w:ins w:id="554" w:author="PR Preview" w:date="2026-01-01T00:00:00Z">
        <w:r>
          <w:t xml:space="preserve">whenever</w:t>
        </w:r>
      </w:ins>
      <w:ins w:id="555" w:author="PR Preview" w:date="2026-01-01T00:00:00Z">
        <w:r>
          <w:t xml:space="preserve"> </w:t>
        </w:r>
      </w:ins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ins w:id="556" w:author="PR Preview" w:date="2026-01-01T00:00:00Z">
        <w:r>
          <w:t xml:space="preserve">.</w:t>
        </w:r>
      </w:ins>
      <w:ins w:id="557" w:author="PR Preview" w:date="2026-01-01T00:00:00Z">
        <w:r>
          <w:t xml:space="preserve"> </w:t>
        </w:r>
      </w:ins>
      <w:ins w:id="558" w:author="PR Preview" w:date="2026-01-01T00:00:00Z">
        <w:r>
          <w:t xml:space="preserve">Let</w:t>
        </w:r>
      </w:ins>
      <w:ins w:id="559" w:author="PR Preview" w:date="2026-01-01T00:00:00Z">
        <w:r>
          <w:t xml:space="preserve"> </w:t>
        </w:r>
      </w:ins>
      <m:oMath>
        <m:r>
          <m:t>X</m:t>
        </m:r>
      </m:oMath>
      <w:ins w:id="560" w:author="PR Preview" w:date="2026-01-01T00:00:00Z">
        <w:r>
          <w:t xml:space="preserve"> </w:t>
        </w:r>
      </w:ins>
      <w:ins w:id="561" w:author="PR Preview" w:date="2026-01-01T00:00:00Z">
        <w:r>
          <w:t xml:space="preserve">have</w:t>
        </w:r>
      </w:ins>
      <w:ins w:id="562" w:author="PR Preview" w:date="2026-01-01T00:00:00Z">
        <w:r>
          <w:t xml:space="preserve"> </w:t>
        </w:r>
      </w:ins>
      <w:hyperlink r:id="rId10">
        <w:ins w:id="563" w:author="PR Preview" w:date="2026-01-01T00:00:00Z">
          <w:r>
            <w:rPr>
              <w:rStyle w:val="Hyperlink"/>
            </w:rPr>
            <w:t xml:space="preserve">mass function</w:t>
          </w:r>
        </w:ins>
      </w:hyperlink>
      <w:ins w:id="564" w:author="PR Preview" w:date="2026-01-01T00:00:00Z">
        <w:r>
          <w:t xml:space="preserve"> </w:t>
        </w:r>
      </w:ins>
      <m:oMath>
        <m:r>
          <m:t>p</m:t>
        </m:r>
      </m:oMath>
      <w:ins w:id="565" w:author="PR Preview" w:date="2026-01-01T00:00:00Z">
        <w:r>
          <w:t xml:space="preserve">, and write</w:t>
        </w:r>
      </w:ins>
      <w:ins w:id="566" w:author="PR Preview" w:date="2026-01-01T00:00:00Z">
        <w:r>
          <w:t xml:space="preserve"> </w:t>
        </w:r>
      </w:ins>
      <m:oMath>
        <m:sSub>
          <m:e>
            <m:r>
              <m:t>q</m:t>
            </m:r>
          </m:e>
          <m:sub>
            <m:r>
              <m:t>X</m:t>
            </m:r>
          </m:sub>
        </m:sSub>
      </m:oMath>
      <w:ins w:id="567" w:author="PR Preview" w:date="2026-01-01T00:00:00Z">
        <w:r>
          <w:t xml:space="preserve"> </w:t>
        </w:r>
      </w:ins>
      <w:ins w:id="568" w:author="PR Preview" w:date="2026-01-01T00:00:00Z">
        <w:r>
          <w:t xml:space="preserve">for the</w:t>
        </w:r>
      </w:ins>
      <w:ins w:id="569" w:author="PR Preview" w:date="2026-01-01T00:00:00Z">
        <w:r>
          <w:t xml:space="preserve"> </w:t>
        </w:r>
      </w:ins>
      <w:hyperlink r:id="rId13">
        <w:ins w:id="570" w:author="PR Preview" w:date="2026-01-01T00:00:00Z">
          <w:r>
            <w:rPr>
              <w:rStyle w:val="Hyperlink"/>
            </w:rPr>
            <w:t xml:space="preserve">random variable</w:t>
          </w:r>
        </w:ins>
      </w:hyperlink>
      <w:ins w:id="571" w:author="PR Preview" w:date="2026-01-01T00:00:00Z">
        <w:r>
          <w:t xml:space="preserve"> </w:t>
        </w:r>
      </w:ins>
      <w:ins w:id="572" w:author="PR Preview" w:date="2026-01-01T00:00:00Z">
        <w:r>
          <w:t xml:space="preserve">that equals</w:t>
        </w:r>
      </w:ins>
      <w:ins w:id="573" w:author="PR Preview" w:date="2026-01-01T00:00:00Z">
        <w:r>
          <w:t xml:space="preserve"> </w:t>
        </w:r>
      </w:ins>
      <m:oMath>
        <m:sSub>
          <m:e>
            <m:r>
              <m:t>q</m:t>
            </m:r>
          </m:e>
          <m:sub>
            <m:r>
              <m:t>k</m:t>
            </m:r>
          </m:sub>
        </m:sSub>
      </m:oMath>
      <w:ins w:id="574" w:author="PR Preview" w:date="2026-01-01T00:00:00Z">
        <w:r>
          <w:t xml:space="preserve"> </w:t>
        </w:r>
      </w:ins>
      <w:ins w:id="575" w:author="PR Preview" w:date="2026-01-01T00:00:00Z">
        <w:r>
          <w:t xml:space="preserve">when</w:t>
        </w:r>
      </w:ins>
      <w:ins w:id="576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k</m:t>
        </m:r>
      </m:oMath>
      <w:ins w:id="577" w:author="PR Preview" w:date="2026-01-01T00:00:00Z">
        <w:r>
          <w:t xml:space="preserve">.</w:t>
        </w:r>
      </w:ins>
      <w:ins w:id="578" w:author="PR Preview" w:date="2026-01-01T00:00:00Z">
        <w:r>
          <w:t xml:space="preserve"> </w:t>
        </w:r>
      </w:ins>
      <w:ins w:id="579" w:author="PR Preview" w:date="2026-01-01T00:00:00Z">
        <w:r>
          <w:t xml:space="preserve">Show that the</w:t>
        </w:r>
      </w:ins>
      <w:ins w:id="580" w:author="PR Preview" w:date="2026-01-01T00:00:00Z">
        <w:r>
          <w:t xml:space="preserve"> </w:t>
        </w:r>
      </w:ins>
      <w:hyperlink w:anchor="def-cross-entropy">
        <w:ins w:id="581" w:author="PR Preview" w:date="2026-01-01T00:00:00Z">
          <w:r>
            <w:rPr>
              <w:rStyle w:val="Hyperlink"/>
            </w:rPr>
            <w:t xml:space="preserve">cross-entropy</w:t>
          </w:r>
        </w:ins>
      </w:hyperlink>
      <w:ins w:id="582" w:author="PR Preview" w:date="2026-01-01T00:00:00Z">
        <w:r>
          <w:t xml:space="preserve"> </w:t>
        </w:r>
      </w:ins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ins w:id="583" w:author="PR Preview" w:date="2026-01-01T00:00:00Z">
        <w:r>
          <w:t xml:space="preserve"> </w:t>
        </w:r>
      </w:ins>
      <w:ins w:id="584" w:author="PR Preview" w:date="2026-01-01T00:00:00Z">
        <w:r>
          <w:t xml:space="preserve">equals the</w:t>
        </w:r>
      </w:ins>
      <w:ins w:id="585" w:author="PR Preview" w:date="2026-01-01T00:00:00Z">
        <w:r>
          <w:t xml:space="preserve"> </w:t>
        </w:r>
      </w:ins>
      <w:hyperlink w:anchor="def-expectation">
        <w:ins w:id="586" w:author="PR Preview" w:date="2026-01-01T00:00:00Z">
          <w:r>
            <w:rPr>
              <w:rStyle w:val="Hyperlink"/>
            </w:rPr>
            <w:t xml:space="preserve">expectation</w:t>
          </w:r>
        </w:ins>
      </w:hyperlink>
      <w:ins w:id="587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ins w:id="588" w:author="PR Preview" w:date="2026-01-01T00:00:00Z">
        <w:r>
          <w:t xml:space="preserve">.</w:t>
        </w:r>
      </w:ins>
    </w:p>
    <w:bookmarkEnd w:id="176"/>
    <w:bookmarkStart w:id="177" w:name="sol-cross-entropy-general-expectation"/>
    <w:p>
      <w:pPr>
        <w:pStyle w:val="BodyText"/>
      </w:pPr>
      <w:ins w:id="589" w:author="PR Preview" w:date="2026-01-01T00:00:00Z">
        <w:r>
          <w:rPr>
            <w:i/>
            <w:iCs/>
          </w:rPr>
          <w:t xml:space="preserve">Solution 6</w:t>
        </w:r>
      </w:ins>
      <w:ins w:id="590" w:author="PR Preview" w:date="2026-01-01T00:00:00Z">
        <w:r>
          <w:t xml:space="preserve">. </w:t>
        </w:r>
      </w:ins>
      <w:ins w:id="591" w:author="PR Preview" w:date="2026-01-01T00:00:00Z">
        <w:r>
          <w:t xml:space="preserve">Let</w:t>
        </w:r>
      </w:ins>
      <w:ins w:id="592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ins w:id="593" w:author="PR Preview" w:date="2026-01-01T00:00:00Z">
        <w:r>
          <w:t xml:space="preserve">, so that</w:t>
        </w:r>
      </w:ins>
      <w:ins w:id="594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595" w:author="PR Preview" w:date="2026-01-01T00:00:00Z">
        <w:r>
          <w:t xml:space="preserve">.</w:t>
        </w:r>
      </w:ins>
      <w:ins w:id="596" w:author="PR Preview" w:date="2026-01-01T00:00:00Z">
        <w:r>
          <w:t xml:space="preserve"> </w:t>
        </w:r>
      </w:ins>
      <w:ins w:id="597" w:author="PR Preview" w:date="2026-01-01T00:00:00Z">
        <w:r>
          <w:t xml:space="preserve">Since</w:t>
        </w:r>
      </w:ins>
      <w:ins w:id="598" w:author="PR Preview" w:date="2026-01-01T00:00:00Z">
        <w:r>
          <w:t xml:space="preserve"> </w:t>
        </w:r>
      </w:ins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ins w:id="599" w:author="PR Preview" w:date="2026-01-01T00:00:00Z">
        <w:r>
          <w:t xml:space="preserve"> </w:t>
        </w:r>
      </w:ins>
      <w:ins w:id="600" w:author="PR Preview" w:date="2026-01-01T00:00:00Z">
        <w:r>
          <w:t xml:space="preserve">whenever</w:t>
        </w:r>
      </w:ins>
      <w:ins w:id="601" w:author="PR Preview" w:date="2026-01-01T00:00:00Z">
        <w:r>
          <w:t xml:space="preserve"> </w:t>
        </w:r>
      </w:ins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ins w:id="602" w:author="PR Preview" w:date="2026-01-01T00:00:00Z">
        <w:r>
          <w:t xml:space="preserve">,</w:t>
        </w:r>
      </w:ins>
      <w:ins w:id="603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ins w:id="604" w:author="PR Preview" w:date="2026-01-01T00:00:00Z">
        <w:r>
          <w:t xml:space="preserve"> </w:t>
        </w:r>
      </w:ins>
      <w:ins w:id="605" w:author="PR Preview" w:date="2026-01-01T00:00:00Z">
        <w:r>
          <w:t xml:space="preserve">is finite for every value</w:t>
        </w:r>
      </w:ins>
      <w:ins w:id="606" w:author="PR Preview" w:date="2026-01-01T00:00:00Z">
        <w:r>
          <w:t xml:space="preserve"> </w:t>
        </w:r>
      </w:ins>
      <m:oMath>
        <m:r>
          <m:t>k</m:t>
        </m:r>
      </m:oMath>
      <w:ins w:id="607" w:author="PR Preview" w:date="2026-01-01T00:00:00Z">
        <w:r>
          <w:t xml:space="preserve"> </w:t>
        </w:r>
      </w:ins>
      <w:ins w:id="608" w:author="PR Preview" w:date="2026-01-01T00:00:00Z">
        <w:r>
          <w:t xml:space="preserve">that</w:t>
        </w:r>
      </w:ins>
      <w:ins w:id="609" w:author="PR Preview" w:date="2026-01-01T00:00:00Z">
        <w:r>
          <w:t xml:space="preserve"> </w:t>
        </w:r>
      </w:ins>
      <m:oMath>
        <m:r>
          <m:t>X</m:t>
        </m:r>
      </m:oMath>
      <w:ins w:id="610" w:author="PR Preview" w:date="2026-01-01T00:00:00Z">
        <w:r>
          <w:t xml:space="preserve"> </w:t>
        </w:r>
      </w:ins>
      <w:ins w:id="611" w:author="PR Preview" w:date="2026-01-01T00:00:00Z">
        <w:r>
          <w:t xml:space="preserve">takes with positive</w:t>
        </w:r>
      </w:ins>
      <w:ins w:id="612" w:author="PR Preview" w:date="2026-01-01T00:00:00Z">
        <w:r>
          <w:t xml:space="preserve"> </w:t>
        </w:r>
      </w:ins>
      <w:hyperlink r:id="rId21">
        <w:ins w:id="613" w:author="PR Preview" w:date="2026-01-01T00:00:00Z">
          <w:r>
            <w:rPr>
              <w:rStyle w:val="Hyperlink"/>
            </w:rPr>
            <w:t xml:space="preserve">probability</w:t>
          </w:r>
        </w:ins>
      </w:hyperlink>
      <w:ins w:id="614" w:author="PR Preview" w:date="2026-01-01T00:00:00Z">
        <w:r>
          <w:t xml:space="preserve">.</w:t>
        </w:r>
      </w:ins>
      <w:ins w:id="615" w:author="PR Preview" w:date="2026-01-01T00:00:00Z">
        <w:r>
          <w:t xml:space="preserve"> </w:t>
        </w:r>
      </w:ins>
      <w:ins w:id="616" w:author="PR Preview" w:date="2026-01-01T00:00:00Z">
        <w:r>
          <w:t xml:space="preserve">By</w:t>
        </w:r>
      </w:ins>
      <w:ins w:id="617" w:author="PR Preview" w:date="2026-01-01T00:00:00Z">
        <w:r>
          <w:t xml:space="preserve"> </w:t>
        </w:r>
      </w:ins>
      <w:hyperlink w:anchor="thm-lotus">
        <w:ins w:id="618" w:author="PR Preview" w:date="2026-01-01T00:00:00Z">
          <w:r>
            <w:rPr>
              <w:rStyle w:val="Hyperlink"/>
            </w:rPr>
            <w:t xml:space="preserve">LOTUS</w:t>
          </w:r>
        </w:ins>
      </w:hyperlink>
      <w:ins w:id="619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q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620" w:author="PR Preview" w:date="2026-01-01T00:00:00Z">
        <w:r>
          <w:t xml:space="preserve">The fourth line adds the terms with</w:t>
        </w:r>
      </w:ins>
      <w:ins w:id="621" w:author="PR Preview" w:date="2026-01-01T00:00:00Z">
        <w:r>
          <w:t xml:space="preserve"> </w:t>
        </w:r>
      </w:ins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ins w:id="622" w:author="PR Preview" w:date="2026-01-01T00:00:00Z">
        <w:r>
          <w:t xml:space="preserve">, which are</w:t>
        </w:r>
      </w:ins>
      <w:ins w:id="623" w:author="PR Preview" w:date="2026-01-01T00:00:00Z">
        <w:r>
          <w:t xml:space="preserve"> </w:t>
        </w:r>
      </w:ins>
      <m:oMath>
        <m:r>
          <m:t>0</m:t>
        </m:r>
      </m:oMath>
      <w:ins w:id="624" w:author="PR Preview" w:date="2026-01-01T00:00:00Z">
        <w:r>
          <w:t xml:space="preserve"> </w:t>
        </w:r>
      </w:ins>
      <w:ins w:id="625" w:author="PR Preview" w:date="2026-01-01T00:00:00Z">
        <w:r>
          <w:t xml:space="preserve">by the convention in the definition.</w:t>
        </w:r>
      </w:ins>
    </w:p>
    <w:bookmarkEnd w:id="177"/>
    <w:bookmarkStart w:id="178" w:name="exr-cross-entropy-infinite-expectation"/>
    <w:p>
      <w:pPr>
        <w:pStyle w:val="BodyText"/>
      </w:pPr>
      <w:ins w:id="626" w:author="PR Preview" w:date="2026-01-01T00:00:00Z">
        <w:r>
          <w:rPr>
            <w:b/>
            <w:bCs/>
          </w:rPr>
          <w:t xml:space="preserve">Exercise 11 (Cross-entropy as an expectation when</w:t>
        </w:r>
      </w:ins>
      <w:ins w:id="627" w:author="PR Preview" w:date="2026-01-01T00:00:00Z">
        <w:r>
          <w:rPr>
            <w:b/>
            <w:bCs/>
          </w:rPr>
          <w:t xml:space="preserve"> </w:t>
        </w:r>
      </w:ins>
      <m:oMath>
        <m:r>
          <m:t>q</m:t>
        </m:r>
      </m:oMath>
      <w:ins w:id="628" w:author="PR Preview" w:date="2026-01-01T00:00:00Z">
        <w:r>
          <w:rPr>
            <w:b/>
            <w:bCs/>
          </w:rPr>
          <w:t xml:space="preserve"> </w:t>
        </w:r>
      </w:ins>
      <w:ins w:id="629" w:author="PR Preview" w:date="2026-01-01T00:00:00Z">
        <w:r>
          <w:rPr>
            <w:b/>
            <w:bCs/>
          </w:rPr>
          <w:t xml:space="preserve">gives zero probability to a possible outcome)</w:t>
        </w:r>
      </w:ins>
      <w:ins w:id="630" w:author="PR Preview" w:date="2026-01-01T00:00:00Z">
        <w:r>
          <w:t xml:space="preserve"> </w:t>
        </w:r>
      </w:ins>
      <w:ins w:id="631" w:author="PR Preview" w:date="2026-01-01T00:00:00Z">
        <w:r>
          <w:t xml:space="preserve">Let</w:t>
        </w:r>
      </w:ins>
      <w:ins w:id="632" w:author="PR Preview" w:date="2026-01-01T00:00:00Z">
        <w:r>
          <w:t xml:space="preserve"> </w:t>
        </w:r>
      </w:ins>
      <m:oMath>
        <m:r>
          <m:t>p</m:t>
        </m:r>
      </m:oMath>
      <w:ins w:id="633" w:author="PR Preview" w:date="2026-01-01T00:00:00Z">
        <w:r>
          <w:t xml:space="preserve"> </w:t>
        </w:r>
      </w:ins>
      <w:ins w:id="634" w:author="PR Preview" w:date="2026-01-01T00:00:00Z">
        <w:r>
          <w:t xml:space="preserve">and</w:t>
        </w:r>
      </w:ins>
      <w:ins w:id="635" w:author="PR Preview" w:date="2026-01-01T00:00:00Z">
        <w:r>
          <w:t xml:space="preserve"> </w:t>
        </w:r>
      </w:ins>
      <m:oMath>
        <m:r>
          <m:t>q</m:t>
        </m:r>
      </m:oMath>
      <w:ins w:id="636" w:author="PR Preview" w:date="2026-01-01T00:00:00Z">
        <w:r>
          <w:t xml:space="preserve"> </w:t>
        </w:r>
      </w:ins>
      <w:ins w:id="637" w:author="PR Preview" w:date="2026-01-01T00:00:00Z">
        <w:r>
          <w:t xml:space="preserve">be</w:t>
        </w:r>
      </w:ins>
      <w:ins w:id="638" w:author="PR Preview" w:date="2026-01-01T00:00:00Z">
        <w:r>
          <w:t xml:space="preserve"> </w:t>
        </w:r>
      </w:ins>
      <w:hyperlink r:id="rId10">
        <w:ins w:id="639" w:author="PR Preview" w:date="2026-01-01T00:00:00Z">
          <w:r>
            <w:rPr>
              <w:rStyle w:val="Hyperlink"/>
            </w:rPr>
            <w:t xml:space="preserve">probability mass functions</w:t>
          </w:r>
        </w:ins>
      </w:hyperlink>
      <w:ins w:id="640" w:author="PR Preview" w:date="2026-01-01T00:00:00Z">
        <w:r>
          <w:t xml:space="preserve"> </w:t>
        </w:r>
      </w:ins>
      <w:ins w:id="641" w:author="PR Preview" w:date="2026-01-01T00:00:00Z">
        <w:r>
          <w:t xml:space="preserve">on</w:t>
        </w:r>
      </w:ins>
      <w:ins w:id="642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ins w:id="643" w:author="PR Preview" w:date="2026-01-01T00:00:00Z">
        <w:r>
          <w:t xml:space="preserve"> </w:t>
        </w:r>
      </w:ins>
      <w:ins w:id="644" w:author="PR Preview" w:date="2026-01-01T00:00:00Z">
        <w:r>
          <w:t xml:space="preserve">with</w:t>
        </w:r>
      </w:ins>
      <w:ins w:id="645" w:author="PR Preview" w:date="2026-01-01T00:00:00Z">
        <w:r>
          <w:t xml:space="preserve"> </w:t>
        </w:r>
      </w:ins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ins w:id="646" w:author="PR Preview" w:date="2026-01-01T00:00:00Z">
        <w:r>
          <w:t xml:space="preserve"> </w:t>
        </w:r>
      </w:ins>
      <w:ins w:id="647" w:author="PR Preview" w:date="2026-01-01T00:00:00Z">
        <w:r>
          <w:t xml:space="preserve">for some</w:t>
        </w:r>
      </w:ins>
      <w:ins w:id="648" w:author="PR Preview" w:date="2026-01-01T00:00:00Z">
        <w:r>
          <w:t xml:space="preserve"> </w:t>
        </w:r>
      </w:ins>
      <m:oMath>
        <m:r>
          <m:t>k</m:t>
        </m:r>
      </m:oMath>
      <w:ins w:id="649" w:author="PR Preview" w:date="2026-01-01T00:00:00Z">
        <w:r>
          <w:t xml:space="preserve"> </w:t>
        </w:r>
      </w:ins>
      <w:ins w:id="650" w:author="PR Preview" w:date="2026-01-01T00:00:00Z">
        <w:r>
          <w:t xml:space="preserve">with</w:t>
        </w:r>
      </w:ins>
      <w:ins w:id="651" w:author="PR Preview" w:date="2026-01-01T00:00:00Z">
        <w:r>
          <w:t xml:space="preserve"> </w:t>
        </w:r>
      </w:ins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ins w:id="652" w:author="PR Preview" w:date="2026-01-01T00:00:00Z">
        <w:r>
          <w:t xml:space="preserve">.</w:t>
        </w:r>
      </w:ins>
      <w:ins w:id="653" w:author="PR Preview" w:date="2026-01-01T00:00:00Z">
        <w:r>
          <w:t xml:space="preserve"> </w:t>
        </w:r>
      </w:ins>
      <w:ins w:id="654" w:author="PR Preview" w:date="2026-01-01T00:00:00Z">
        <w:r>
          <w:t xml:space="preserve">Let</w:t>
        </w:r>
      </w:ins>
      <w:ins w:id="655" w:author="PR Preview" w:date="2026-01-01T00:00:00Z">
        <w:r>
          <w:t xml:space="preserve"> </w:t>
        </w:r>
      </w:ins>
      <m:oMath>
        <m:r>
          <m:t>X</m:t>
        </m:r>
      </m:oMath>
      <w:ins w:id="656" w:author="PR Preview" w:date="2026-01-01T00:00:00Z">
        <w:r>
          <w:t xml:space="preserve"> </w:t>
        </w:r>
      </w:ins>
      <w:ins w:id="657" w:author="PR Preview" w:date="2026-01-01T00:00:00Z">
        <w:r>
          <w:t xml:space="preserve">have</w:t>
        </w:r>
      </w:ins>
      <w:ins w:id="658" w:author="PR Preview" w:date="2026-01-01T00:00:00Z">
        <w:r>
          <w:t xml:space="preserve"> </w:t>
        </w:r>
      </w:ins>
      <w:hyperlink r:id="rId10">
        <w:ins w:id="659" w:author="PR Preview" w:date="2026-01-01T00:00:00Z">
          <w:r>
            <w:rPr>
              <w:rStyle w:val="Hyperlink"/>
            </w:rPr>
            <w:t xml:space="preserve">mass function</w:t>
          </w:r>
        </w:ins>
      </w:hyperlink>
      <w:ins w:id="660" w:author="PR Preview" w:date="2026-01-01T00:00:00Z">
        <w:r>
          <w:t xml:space="preserve"> </w:t>
        </w:r>
      </w:ins>
      <m:oMath>
        <m:r>
          <m:t>p</m:t>
        </m:r>
      </m:oMath>
      <w:ins w:id="661" w:author="PR Preview" w:date="2026-01-01T00:00:00Z">
        <w:r>
          <w:t xml:space="preserve">, and write</w:t>
        </w:r>
      </w:ins>
      <w:ins w:id="662" w:author="PR Preview" w:date="2026-01-01T00:00:00Z">
        <w:r>
          <w:t xml:space="preserve"> </w:t>
        </w:r>
      </w:ins>
      <m:oMath>
        <m:sSub>
          <m:e>
            <m:r>
              <m:t>q</m:t>
            </m:r>
          </m:e>
          <m:sub>
            <m:r>
              <m:t>X</m:t>
            </m:r>
          </m:sub>
        </m:sSub>
      </m:oMath>
      <w:ins w:id="663" w:author="PR Preview" w:date="2026-01-01T00:00:00Z">
        <w:r>
          <w:t xml:space="preserve"> </w:t>
        </w:r>
      </w:ins>
      <w:ins w:id="664" w:author="PR Preview" w:date="2026-01-01T00:00:00Z">
        <w:r>
          <w:t xml:space="preserve">for the</w:t>
        </w:r>
      </w:ins>
      <w:ins w:id="665" w:author="PR Preview" w:date="2026-01-01T00:00:00Z">
        <w:r>
          <w:t xml:space="preserve"> </w:t>
        </w:r>
      </w:ins>
      <w:hyperlink r:id="rId13">
        <w:ins w:id="666" w:author="PR Preview" w:date="2026-01-01T00:00:00Z">
          <w:r>
            <w:rPr>
              <w:rStyle w:val="Hyperlink"/>
            </w:rPr>
            <w:t xml:space="preserve">random variable</w:t>
          </w:r>
        </w:ins>
      </w:hyperlink>
      <w:ins w:id="667" w:author="PR Preview" w:date="2026-01-01T00:00:00Z">
        <w:r>
          <w:t xml:space="preserve"> </w:t>
        </w:r>
      </w:ins>
      <w:ins w:id="668" w:author="PR Preview" w:date="2026-01-01T00:00:00Z">
        <w:r>
          <w:t xml:space="preserve">that equals</w:t>
        </w:r>
      </w:ins>
      <w:ins w:id="669" w:author="PR Preview" w:date="2026-01-01T00:00:00Z">
        <w:r>
          <w:t xml:space="preserve"> </w:t>
        </w:r>
      </w:ins>
      <m:oMath>
        <m:sSub>
          <m:e>
            <m:r>
              <m:t>q</m:t>
            </m:r>
          </m:e>
          <m:sub>
            <m:r>
              <m:t>k</m:t>
            </m:r>
          </m:sub>
        </m:sSub>
      </m:oMath>
      <w:ins w:id="670" w:author="PR Preview" w:date="2026-01-01T00:00:00Z">
        <w:r>
          <w:t xml:space="preserve"> </w:t>
        </w:r>
      </w:ins>
      <w:ins w:id="671" w:author="PR Preview" w:date="2026-01-01T00:00:00Z">
        <w:r>
          <w:t xml:space="preserve">when</w:t>
        </w:r>
      </w:ins>
      <w:ins w:id="672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k</m:t>
        </m:r>
      </m:oMath>
      <w:ins w:id="673" w:author="PR Preview" w:date="2026-01-01T00:00:00Z">
        <w:r>
          <w:t xml:space="preserve">.</w:t>
        </w:r>
      </w:ins>
      <w:ins w:id="674" w:author="PR Preview" w:date="2026-01-01T00:00:00Z">
        <w:r>
          <w:t xml:space="preserve"> </w:t>
        </w:r>
      </w:ins>
      <w:ins w:id="675" w:author="PR Preview" w:date="2026-01-01T00:00:00Z">
        <w:r>
          <w:t xml:space="preserve">Find the</w:t>
        </w:r>
      </w:ins>
      <w:ins w:id="676" w:author="PR Preview" w:date="2026-01-01T00:00:00Z">
        <w:r>
          <w:t xml:space="preserve"> </w:t>
        </w:r>
      </w:ins>
      <w:hyperlink w:anchor="def-cross-entropy">
        <w:ins w:id="677" w:author="PR Preview" w:date="2026-01-01T00:00:00Z">
          <w:r>
            <w:rPr>
              <w:rStyle w:val="Hyperlink"/>
            </w:rPr>
            <w:t xml:space="preserve">cross-entropy</w:t>
          </w:r>
        </w:ins>
      </w:hyperlink>
      <w:ins w:id="678" w:author="PR Preview" w:date="2026-01-01T00:00:00Z">
        <w:r>
          <w:t xml:space="preserve"> </w:t>
        </w:r>
      </w:ins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ins w:id="679" w:author="PR Preview" w:date="2026-01-01T00:00:00Z">
        <w:r>
          <w:t xml:space="preserve"> </w:t>
        </w:r>
      </w:ins>
      <w:ins w:id="680" w:author="PR Preview" w:date="2026-01-01T00:00:00Z">
        <w:r>
          <w:t xml:space="preserve">and the</w:t>
        </w:r>
      </w:ins>
      <w:ins w:id="681" w:author="PR Preview" w:date="2026-01-01T00:00:00Z">
        <w:r>
          <w:t xml:space="preserve"> </w:t>
        </w:r>
      </w:ins>
      <w:hyperlink w:anchor="def-expectation">
        <w:ins w:id="682" w:author="PR Preview" w:date="2026-01-01T00:00:00Z">
          <w:r>
            <w:rPr>
              <w:rStyle w:val="Hyperlink"/>
            </w:rPr>
            <w:t xml:space="preserve">expectation</w:t>
          </w:r>
        </w:ins>
      </w:hyperlink>
      <w:ins w:id="683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ins w:id="684" w:author="PR Preview" w:date="2026-01-01T00:00:00Z">
        <w:r>
          <w:t xml:space="preserve">.</w:t>
        </w:r>
      </w:ins>
    </w:p>
    <w:bookmarkEnd w:id="178"/>
    <w:bookmarkStart w:id="179" w:name="sol-cross-entropy-infinite-expectation"/>
    <w:p>
      <w:pPr>
        <w:pStyle w:val="BodyText"/>
      </w:pPr>
      <w:ins w:id="685" w:author="PR Preview" w:date="2026-01-01T00:00:00Z">
        <w:r>
          <w:rPr>
            <w:i/>
            <w:iCs/>
          </w:rPr>
          <w:t xml:space="preserve">Solution 7</w:t>
        </w:r>
      </w:ins>
      <w:ins w:id="686" w:author="PR Preview" w:date="2026-01-01T00:00:00Z">
        <w:r>
          <w:t xml:space="preserve">. </w:t>
        </w:r>
      </w:ins>
      <w:ins w:id="687" w:author="PR Preview" w:date="2026-01-01T00:00:00Z">
        <w:r>
          <w:t xml:space="preserve">By</w:t>
        </w:r>
      </w:ins>
      <w:ins w:id="688" w:author="PR Preview" w:date="2026-01-01T00:00:00Z">
        <w:r>
          <w:t xml:space="preserve"> </w:t>
        </w:r>
      </w:ins>
      <w:hyperlink w:anchor="def-cross-entropy">
        <w:ins w:id="689" w:author="PR Preview" w:date="2026-01-01T00:00:00Z">
          <w:r>
            <w:rPr>
              <w:rStyle w:val="Hyperlink"/>
            </w:rPr>
            <w:t xml:space="preserve">Definition 23</w:t>
          </w:r>
        </w:ins>
      </w:hyperlink>
      <w:ins w:id="690" w:author="PR Preview" w:date="2026-01-01T00:00:00Z">
        <w:r>
          <w:t xml:space="preserve">,</w:t>
        </w:r>
      </w:ins>
      <w:ins w:id="691" w:author="PR Preview" w:date="2026-01-01T00:00:00Z">
        <w:r>
          <w:t xml:space="preserve"> </w:t>
        </w:r>
      </w:ins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ins w:id="692" w:author="PR Preview" w:date="2026-01-01T00:00:00Z">
        <w:r>
          <w:t xml:space="preserve">.</w:t>
        </w:r>
      </w:ins>
      <w:ins w:id="693" w:author="PR Preview" w:date="2026-01-01T00:00:00Z">
        <w:r>
          <w:t xml:space="preserve"> </w:t>
        </w:r>
      </w:ins>
      <w:ins w:id="694" w:author="PR Preview" w:date="2026-01-01T00:00:00Z">
        <w:r>
          <w:t xml:space="preserve">Also</w:t>
        </w:r>
      </w:ins>
      <w:ins w:id="695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≥</m:t>
        </m:r>
        <m:r>
          <m:t>0</m:t>
        </m:r>
      </m:oMath>
      <w:ins w:id="696" w:author="PR Preview" w:date="2026-01-01T00:00:00Z">
        <w:r>
          <w:t xml:space="preserve"> </w:t>
        </w:r>
      </w:ins>
      <w:ins w:id="697" w:author="PR Preview" w:date="2026-01-01T00:00:00Z">
        <w:r>
          <w:t xml:space="preserve">always, and</w:t>
        </w:r>
      </w:ins>
      <w:ins w:id="698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ins w:id="699" w:author="PR Preview" w:date="2026-01-01T00:00:00Z">
        <w:r>
          <w:t xml:space="preserve"> </w:t>
        </w:r>
      </w:ins>
      <w:ins w:id="700" w:author="PR Preview" w:date="2026-01-01T00:00:00Z">
        <w:r>
          <w:t xml:space="preserve">with</w:t>
        </w:r>
      </w:ins>
      <w:ins w:id="701" w:author="PR Preview" w:date="2026-01-01T00:00:00Z">
        <w:r>
          <w:t xml:space="preserve"> </w:t>
        </w:r>
      </w:ins>
      <w:hyperlink r:id="rId21">
        <w:ins w:id="702" w:author="PR Preview" w:date="2026-01-01T00:00:00Z">
          <w:r>
            <w:rPr>
              <w:rStyle w:val="Hyperlink"/>
            </w:rPr>
            <w:t xml:space="preserve">probability</w:t>
          </w:r>
        </w:ins>
      </w:hyperlink>
      <w:ins w:id="703" w:author="PR Preview" w:date="2026-01-01T00:00:00Z">
        <w:r>
          <w:t xml:space="preserve"> </w:t>
        </w:r>
      </w:ins>
      <w:ins w:id="704" w:author="PR Preview" w:date="2026-01-01T00:00:00Z">
        <w:r>
          <w:t xml:space="preserve">at least</w:t>
        </w:r>
      </w:ins>
      <w:ins w:id="705" w:author="PR Preview" w:date="2026-01-01T00:00:00Z">
        <w:r>
          <w:t xml:space="preserve"> </w:t>
        </w:r>
      </w:ins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ins w:id="706" w:author="PR Preview" w:date="2026-01-01T00:00:00Z">
        <w:r>
          <w:t xml:space="preserve">,</w:t>
        </w:r>
      </w:ins>
      <w:ins w:id="707" w:author="PR Preview" w:date="2026-01-01T00:00:00Z">
        <w:r>
          <w:t xml:space="preserve"> </w:t>
        </w:r>
      </w:ins>
      <w:ins w:id="708" w:author="PR Preview" w:date="2026-01-01T00:00:00Z">
        <w:r>
          <w:t xml:space="preserve">so</w:t>
        </w:r>
      </w:ins>
      <w:ins w:id="709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ins w:id="710" w:author="PR Preview" w:date="2026-01-01T00:00:00Z">
        <w:r>
          <w:t xml:space="preserve"> </w:t>
        </w:r>
      </w:ins>
      <w:ins w:id="711" w:author="PR Preview" w:date="2026-01-01T00:00:00Z">
        <w:r>
          <w:t xml:space="preserve">as well.</w:t>
        </w:r>
      </w:ins>
      <w:ins w:id="712" w:author="PR Preview" w:date="2026-01-01T00:00:00Z">
        <w:r>
          <w:t xml:space="preserve"> </w:t>
        </w:r>
      </w:ins>
      <w:ins w:id="713" w:author="PR Preview" w:date="2026-01-01T00:00:00Z">
        <w:r>
          <w:t xml:space="preserve">Both are infinite, so they are still equal.</w:t>
        </w:r>
      </w:ins>
    </w:p>
    <w:bookmarkEnd w:id="179"/>
    <w:bookmarkStart w:id="180" w:name="thm-cross-entropy-expectation"/>
    <w:p>
      <w:pPr>
        <w:pStyle w:val="BodyText"/>
      </w:pPr>
      <w:ins w:id="714" w:author="PR Preview" w:date="2026-01-01T00:00:00Z">
        <w:r>
          <w:rPr>
            <w:b/>
            <w:bCs/>
          </w:rPr>
          <w:t xml:space="preserve">Theorem 14 (Cross-entropy as an expected negative log probability)</w:t>
        </w:r>
      </w:ins>
      <w:ins w:id="715" w:author="PR Preview" w:date="2026-01-01T00:00:00Z">
        <w:r>
          <w:t xml:space="preserve"> </w:t>
        </w:r>
      </w:ins>
      <w:ins w:id="716" w:author="PR Preview" w:date="2026-01-01T00:00:00Z">
        <w:r>
          <w:t xml:space="preserve">Let</w:t>
        </w:r>
      </w:ins>
      <w:ins w:id="717" w:author="PR Preview" w:date="2026-01-01T00:00:00Z">
        <w:r>
          <w:t xml:space="preserve"> </w:t>
        </w:r>
      </w:ins>
      <m:oMath>
        <m:r>
          <m:t>p</m:t>
        </m:r>
      </m:oMath>
      <w:ins w:id="718" w:author="PR Preview" w:date="2026-01-01T00:00:00Z">
        <w:r>
          <w:t xml:space="preserve"> </w:t>
        </w:r>
      </w:ins>
      <w:ins w:id="719" w:author="PR Preview" w:date="2026-01-01T00:00:00Z">
        <w:r>
          <w:t xml:space="preserve">and</w:t>
        </w:r>
      </w:ins>
      <w:ins w:id="720" w:author="PR Preview" w:date="2026-01-01T00:00:00Z">
        <w:r>
          <w:t xml:space="preserve"> </w:t>
        </w:r>
      </w:ins>
      <m:oMath>
        <m:r>
          <m:t>q</m:t>
        </m:r>
      </m:oMath>
      <w:ins w:id="721" w:author="PR Preview" w:date="2026-01-01T00:00:00Z">
        <w:r>
          <w:t xml:space="preserve"> </w:t>
        </w:r>
      </w:ins>
      <w:ins w:id="722" w:author="PR Preview" w:date="2026-01-01T00:00:00Z">
        <w:r>
          <w:t xml:space="preserve">be</w:t>
        </w:r>
      </w:ins>
      <w:ins w:id="723" w:author="PR Preview" w:date="2026-01-01T00:00:00Z">
        <w:r>
          <w:t xml:space="preserve"> </w:t>
        </w:r>
      </w:ins>
      <w:hyperlink r:id="rId10">
        <w:ins w:id="724" w:author="PR Preview" w:date="2026-01-01T00:00:00Z">
          <w:r>
            <w:rPr>
              <w:rStyle w:val="Hyperlink"/>
            </w:rPr>
            <w:t xml:space="preserve">probability mass functions</w:t>
          </w:r>
        </w:ins>
      </w:hyperlink>
      <w:ins w:id="725" w:author="PR Preview" w:date="2026-01-01T00:00:00Z">
        <w:r>
          <w:t xml:space="preserve"> </w:t>
        </w:r>
      </w:ins>
      <w:ins w:id="726" w:author="PR Preview" w:date="2026-01-01T00:00:00Z">
        <w:r>
          <w:t xml:space="preserve">on</w:t>
        </w:r>
      </w:ins>
      <w:ins w:id="727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ins w:id="728" w:author="PR Preview" w:date="2026-01-01T00:00:00Z">
        <w:r>
          <w:t xml:space="preserve">,</w:t>
        </w:r>
      </w:ins>
      <w:ins w:id="729" w:author="PR Preview" w:date="2026-01-01T00:00:00Z">
        <w:r>
          <w:t xml:space="preserve"> </w:t>
        </w:r>
      </w:ins>
      <w:ins w:id="730" w:author="PR Preview" w:date="2026-01-01T00:00:00Z">
        <w:r>
          <w:t xml:space="preserve">and let</w:t>
        </w:r>
      </w:ins>
      <w:ins w:id="731" w:author="PR Preview" w:date="2026-01-01T00:00:00Z">
        <w:r>
          <w:t xml:space="preserve"> </w:t>
        </w:r>
      </w:ins>
      <m:oMath>
        <m:r>
          <m:t>X</m:t>
        </m:r>
      </m:oMath>
      <w:ins w:id="732" w:author="PR Preview" w:date="2026-01-01T00:00:00Z">
        <w:r>
          <w:t xml:space="preserve"> </w:t>
        </w:r>
      </w:ins>
      <w:ins w:id="733" w:author="PR Preview" w:date="2026-01-01T00:00:00Z">
        <w:r>
          <w:t xml:space="preserve">have</w:t>
        </w:r>
      </w:ins>
      <w:ins w:id="734" w:author="PR Preview" w:date="2026-01-01T00:00:00Z">
        <w:r>
          <w:t xml:space="preserve"> </w:t>
        </w:r>
      </w:ins>
      <w:hyperlink r:id="rId10">
        <w:ins w:id="735" w:author="PR Preview" w:date="2026-01-01T00:00:00Z">
          <w:r>
            <w:rPr>
              <w:rStyle w:val="Hyperlink"/>
            </w:rPr>
            <w:t xml:space="preserve">mass function</w:t>
          </w:r>
        </w:ins>
      </w:hyperlink>
      <w:ins w:id="736" w:author="PR Preview" w:date="2026-01-01T00:00:00Z">
        <w:r>
          <w:t xml:space="preserve"> </w:t>
        </w:r>
      </w:ins>
      <m:oMath>
        <m:r>
          <m:t>p</m:t>
        </m:r>
      </m:oMath>
      <w:ins w:id="737" w:author="PR Preview" w:date="2026-01-01T00:00:00Z">
        <w:r>
          <w:t xml:space="preserve">.</w:t>
        </w:r>
      </w:ins>
      <w:ins w:id="738" w:author="PR Preview" w:date="2026-01-01T00:00:00Z">
        <w:r>
          <w:t xml:space="preserve"> </w:t>
        </w:r>
      </w:ins>
      <w:ins w:id="739" w:author="PR Preview" w:date="2026-01-01T00:00:00Z">
        <w:r>
          <w:t xml:space="preserve">Write</w:t>
        </w:r>
      </w:ins>
      <w:ins w:id="740" w:author="PR Preview" w:date="2026-01-01T00:00:00Z">
        <w:r>
          <w:t xml:space="preserve"> </w:t>
        </w:r>
      </w:ins>
      <m:oMath>
        <m:sSub>
          <m:e>
            <m:r>
              <m:t>q</m:t>
            </m:r>
          </m:e>
          <m:sub>
            <m:r>
              <m:t>X</m:t>
            </m:r>
          </m:sub>
        </m:sSub>
      </m:oMath>
      <w:ins w:id="741" w:author="PR Preview" w:date="2026-01-01T00:00:00Z">
        <w:r>
          <w:t xml:space="preserve"> </w:t>
        </w:r>
      </w:ins>
      <w:ins w:id="742" w:author="PR Preview" w:date="2026-01-01T00:00:00Z">
        <w:r>
          <w:t xml:space="preserve">for the</w:t>
        </w:r>
      </w:ins>
      <w:ins w:id="743" w:author="PR Preview" w:date="2026-01-01T00:00:00Z">
        <w:r>
          <w:t xml:space="preserve"> </w:t>
        </w:r>
      </w:ins>
      <w:hyperlink r:id="rId13">
        <w:ins w:id="744" w:author="PR Preview" w:date="2026-01-01T00:00:00Z">
          <w:r>
            <w:rPr>
              <w:rStyle w:val="Hyperlink"/>
            </w:rPr>
            <w:t xml:space="preserve">random variable</w:t>
          </w:r>
        </w:ins>
      </w:hyperlink>
      <w:ins w:id="745" w:author="PR Preview" w:date="2026-01-01T00:00:00Z">
        <w:r>
          <w:t xml:space="preserve"> </w:t>
        </w:r>
      </w:ins>
      <w:ins w:id="746" w:author="PR Preview" w:date="2026-01-01T00:00:00Z">
        <w:r>
          <w:t xml:space="preserve">that equals</w:t>
        </w:r>
      </w:ins>
      <w:ins w:id="747" w:author="PR Preview" w:date="2026-01-01T00:00:00Z">
        <w:r>
          <w:t xml:space="preserve"> </w:t>
        </w:r>
      </w:ins>
      <m:oMath>
        <m:sSub>
          <m:e>
            <m:r>
              <m:t>q</m:t>
            </m:r>
          </m:e>
          <m:sub>
            <m:r>
              <m:t>k</m:t>
            </m:r>
          </m:sub>
        </m:sSub>
      </m:oMath>
      <w:ins w:id="748" w:author="PR Preview" w:date="2026-01-01T00:00:00Z">
        <w:r>
          <w:t xml:space="preserve"> </w:t>
        </w:r>
      </w:ins>
      <w:ins w:id="749" w:author="PR Preview" w:date="2026-01-01T00:00:00Z">
        <w:r>
          <w:t xml:space="preserve">when</w:t>
        </w:r>
      </w:ins>
      <w:ins w:id="750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k</m:t>
        </m:r>
      </m:oMath>
      <w:ins w:id="751" w:author="PR Preview" w:date="2026-01-01T00:00:00Z">
        <w:r>
          <w:t xml:space="preserve">.</w:t>
        </w:r>
      </w:ins>
      <w:ins w:id="752" w:author="PR Preview" w:date="2026-01-01T00:00:00Z">
        <w:r>
          <w:t xml:space="preserve"> </w:t>
        </w:r>
      </w:ins>
      <w:ins w:id="753" w:author="PR Preview" w:date="2026-01-01T00:00:00Z">
        <w:r>
          <w:t xml:space="preserve">Then the</w:t>
        </w:r>
      </w:ins>
      <w:ins w:id="754" w:author="PR Preview" w:date="2026-01-01T00:00:00Z">
        <w:r>
          <w:t xml:space="preserve"> </w:t>
        </w:r>
      </w:ins>
      <w:hyperlink w:anchor="def-cross-entropy">
        <w:ins w:id="755" w:author="PR Preview" w:date="2026-01-01T00:00:00Z">
          <w:r>
            <w:rPr>
              <w:rStyle w:val="Hyperlink"/>
            </w:rPr>
            <w:t xml:space="preserve">cross-entropy</w:t>
          </w:r>
        </w:ins>
      </w:hyperlink>
      <w:ins w:id="756" w:author="PR Preview" w:date="2026-01-01T00:00:00Z">
        <w:r>
          <w:t xml:space="preserve"> </w:t>
        </w:r>
      </w:ins>
      <w:ins w:id="757" w:author="PR Preview" w:date="2026-01-01T00:00:00Z">
        <w:r>
          <w:t xml:space="preserve">is the</w:t>
        </w:r>
      </w:ins>
      <w:ins w:id="758" w:author="PR Preview" w:date="2026-01-01T00:00:00Z">
        <w:r>
          <w:t xml:space="preserve"> </w:t>
        </w:r>
      </w:ins>
      <w:hyperlink w:anchor="def-expectation">
        <w:ins w:id="759" w:author="PR Preview" w:date="2026-01-01T00:00:00Z">
          <w:r>
            <w:rPr>
              <w:rStyle w:val="Hyperlink"/>
            </w:rPr>
            <w:t xml:space="preserve">expectation</w:t>
          </w:r>
        </w:ins>
      </w:hyperlink>
      <w:ins w:id="760" w:author="PR Preview" w:date="2026-01-01T00:00:00Z">
        <w:r>
          <w:t xml:space="preserve"> </w:t>
        </w:r>
      </w:ins>
      <w:ins w:id="761" w:author="PR Preview" w:date="2026-01-01T00:00:00Z">
        <w:r>
          <w:t xml:space="preserve">of</w:t>
        </w:r>
      </w:ins>
      <w:ins w:id="762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</m:oMath>
      <w:ins w:id="763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X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80"/>
    <w:p>
      <w:pPr>
        <w:pStyle w:val="FirstParagraph"/>
      </w:pPr>
      <w:ins w:id="764" w:author="PR Preview" w:date="2026-01-01T00:00:00Z">
        <w:r>
          <w:rPr>
            <w:i/>
            <w:iCs/>
          </w:rPr>
          <w:t xml:space="preserve">Proof</w:t>
        </w:r>
      </w:ins>
      <w:ins w:id="765" w:author="PR Preview" w:date="2026-01-01T00:00:00Z">
        <w:r>
          <w:t xml:space="preserve">. </w:t>
        </w:r>
      </w:ins>
      <w:ins w:id="766" w:author="PR Preview" w:date="2026-01-01T00:00:00Z">
        <w:r>
          <w:t xml:space="preserve">Let</w:t>
        </w:r>
      </w:ins>
      <w:ins w:id="767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ins w:id="768" w:author="PR Preview" w:date="2026-01-01T00:00:00Z">
        <w:r>
          <w:t xml:space="preserve">, so that</w:t>
        </w:r>
      </w:ins>
      <w:ins w:id="769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770" w:author="PR Preview" w:date="2026-01-01T00:00:00Z">
        <w:r>
          <w:t xml:space="preserve">.</w:t>
        </w:r>
      </w:ins>
      <w:ins w:id="771" w:author="PR Preview" w:date="2026-01-01T00:00:00Z">
        <w:r>
          <w:t xml:space="preserve"> </w:t>
        </w:r>
      </w:ins>
      <w:ins w:id="772" w:author="PR Preview" w:date="2026-01-01T00:00:00Z">
        <w:r>
          <w:t xml:space="preserve">First suppose</w:t>
        </w:r>
      </w:ins>
      <w:ins w:id="773" w:author="PR Preview" w:date="2026-01-01T00:00:00Z">
        <w:r>
          <w:t xml:space="preserve"> </w:t>
        </w:r>
      </w:ins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ins w:id="774" w:author="PR Preview" w:date="2026-01-01T00:00:00Z">
        <w:r>
          <w:t xml:space="preserve"> </w:t>
        </w:r>
      </w:ins>
      <w:ins w:id="775" w:author="PR Preview" w:date="2026-01-01T00:00:00Z">
        <w:r>
          <w:t xml:space="preserve">whenever</w:t>
        </w:r>
      </w:ins>
      <w:ins w:id="776" w:author="PR Preview" w:date="2026-01-01T00:00:00Z">
        <w:r>
          <w:t xml:space="preserve"> </w:t>
        </w:r>
      </w:ins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ins w:id="777" w:author="PR Preview" w:date="2026-01-01T00:00:00Z">
        <w:r>
          <w:t xml:space="preserve">.</w:t>
        </w:r>
      </w:ins>
      <w:ins w:id="778" w:author="PR Preview" w:date="2026-01-01T00:00:00Z">
        <w:r>
          <w:t xml:space="preserve"> </w:t>
        </w:r>
      </w:ins>
      <w:ins w:id="779" w:author="PR Preview" w:date="2026-01-01T00:00:00Z">
        <w:r>
          <w:t xml:space="preserve">Then</w:t>
        </w:r>
      </w:ins>
      <w:ins w:id="780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ins w:id="781" w:author="PR Preview" w:date="2026-01-01T00:00:00Z">
        <w:r>
          <w:t xml:space="preserve"> </w:t>
        </w:r>
      </w:ins>
      <w:ins w:id="782" w:author="PR Preview" w:date="2026-01-01T00:00:00Z">
        <w:r>
          <w:t xml:space="preserve">is finite for every value</w:t>
        </w:r>
      </w:ins>
      <w:ins w:id="783" w:author="PR Preview" w:date="2026-01-01T00:00:00Z">
        <w:r>
          <w:t xml:space="preserve"> </w:t>
        </w:r>
      </w:ins>
      <m:oMath>
        <m:r>
          <m:t>k</m:t>
        </m:r>
      </m:oMath>
      <w:ins w:id="784" w:author="PR Preview" w:date="2026-01-01T00:00:00Z">
        <w:r>
          <w:t xml:space="preserve"> </w:t>
        </w:r>
      </w:ins>
      <w:ins w:id="785" w:author="PR Preview" w:date="2026-01-01T00:00:00Z">
        <w:r>
          <w:t xml:space="preserve">that</w:t>
        </w:r>
      </w:ins>
      <w:ins w:id="786" w:author="PR Preview" w:date="2026-01-01T00:00:00Z">
        <w:r>
          <w:t xml:space="preserve"> </w:t>
        </w:r>
      </w:ins>
      <m:oMath>
        <m:r>
          <m:t>X</m:t>
        </m:r>
      </m:oMath>
      <w:ins w:id="787" w:author="PR Preview" w:date="2026-01-01T00:00:00Z">
        <w:r>
          <w:t xml:space="preserve"> </w:t>
        </w:r>
      </w:ins>
      <w:ins w:id="788" w:author="PR Preview" w:date="2026-01-01T00:00:00Z">
        <w:r>
          <w:t xml:space="preserve">takes with positive</w:t>
        </w:r>
      </w:ins>
      <w:ins w:id="789" w:author="PR Preview" w:date="2026-01-01T00:00:00Z">
        <w:r>
          <w:t xml:space="preserve"> </w:t>
        </w:r>
      </w:ins>
      <w:hyperlink r:id="rId21">
        <w:ins w:id="790" w:author="PR Preview" w:date="2026-01-01T00:00:00Z">
          <w:r>
            <w:rPr>
              <w:rStyle w:val="Hyperlink"/>
            </w:rPr>
            <w:t xml:space="preserve">probability</w:t>
          </w:r>
        </w:ins>
      </w:hyperlink>
      <w:ins w:id="791" w:author="PR Preview" w:date="2026-01-01T00:00:00Z">
        <w:r>
          <w:t xml:space="preserve">,</w:t>
        </w:r>
      </w:ins>
      <w:ins w:id="792" w:author="PR Preview" w:date="2026-01-01T00:00:00Z">
        <w:r>
          <w:t xml:space="preserve"> </w:t>
        </w:r>
      </w:ins>
      <w:ins w:id="793" w:author="PR Preview" w:date="2026-01-01T00:00:00Z">
        <w:r>
          <w:t xml:space="preserve">and</w:t>
        </w:r>
      </w:ins>
      <w:ins w:id="794" w:author="PR Preview" w:date="2026-01-01T00:00:00Z">
        <w:r>
          <w:t xml:space="preserve"> </w:t>
        </w:r>
      </w:ins>
      <w:hyperlink w:anchor="thm-lotus">
        <w:ins w:id="795" w:author="PR Preview" w:date="2026-01-01T00:00:00Z">
          <w:r>
            <w:rPr>
              <w:rStyle w:val="Hyperlink"/>
            </w:rPr>
            <w:t xml:space="preserve">LOTUS</w:t>
          </w:r>
        </w:ins>
      </w:hyperlink>
      <w:ins w:id="796" w:author="PR Preview" w:date="2026-01-01T00:00:00Z">
        <w:r>
          <w:t xml:space="preserve"> </w:t>
        </w:r>
      </w:ins>
      <w:ins w:id="797" w:author="PR Preview" w:date="2026-01-01T00:00:00Z">
        <w:r>
          <w:t xml:space="preserve">gives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q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(terms with </m:t>
              </m:r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ins w:id="798" w:author="PR Preview" w:date="2026-01-01T00:00:00Z">
        <w:r>
          <w:t xml:space="preserve">Now suppose</w:t>
        </w:r>
      </w:ins>
      <w:ins w:id="799" w:author="PR Preview" w:date="2026-01-01T00:00:00Z">
        <w:r>
          <w:t xml:space="preserve"> </w:t>
        </w:r>
      </w:ins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ins w:id="800" w:author="PR Preview" w:date="2026-01-01T00:00:00Z">
        <w:r>
          <w:t xml:space="preserve"> </w:t>
        </w:r>
      </w:ins>
      <w:ins w:id="801" w:author="PR Preview" w:date="2026-01-01T00:00:00Z">
        <w:r>
          <w:t xml:space="preserve">for some</w:t>
        </w:r>
      </w:ins>
      <w:ins w:id="802" w:author="PR Preview" w:date="2026-01-01T00:00:00Z">
        <w:r>
          <w:t xml:space="preserve"> </w:t>
        </w:r>
      </w:ins>
      <m:oMath>
        <m:r>
          <m:t>k</m:t>
        </m:r>
      </m:oMath>
      <w:ins w:id="803" w:author="PR Preview" w:date="2026-01-01T00:00:00Z">
        <w:r>
          <w:t xml:space="preserve"> </w:t>
        </w:r>
      </w:ins>
      <w:ins w:id="804" w:author="PR Preview" w:date="2026-01-01T00:00:00Z">
        <w:r>
          <w:t xml:space="preserve">with</w:t>
        </w:r>
      </w:ins>
      <w:ins w:id="805" w:author="PR Preview" w:date="2026-01-01T00:00:00Z">
        <w:r>
          <w:t xml:space="preserve"> </w:t>
        </w:r>
      </w:ins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ins w:id="806" w:author="PR Preview" w:date="2026-01-01T00:00:00Z">
        <w:r>
          <w:t xml:space="preserve">.</w:t>
        </w:r>
      </w:ins>
      <w:ins w:id="807" w:author="PR Preview" w:date="2026-01-01T00:00:00Z">
        <w:r>
          <w:t xml:space="preserve"> </w:t>
        </w:r>
      </w:ins>
      <w:ins w:id="808" w:author="PR Preview" w:date="2026-01-01T00:00:00Z">
        <w:r>
          <w:t xml:space="preserve">Then</w:t>
        </w:r>
      </w:ins>
      <w:ins w:id="809" w:author="PR Preview" w:date="2026-01-01T00:00:00Z">
        <w:r>
          <w:t xml:space="preserve"> </w:t>
        </w:r>
      </w:ins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ins w:id="810" w:author="PR Preview" w:date="2026-01-01T00:00:00Z">
        <w:r>
          <w:t xml:space="preserve"> </w:t>
        </w:r>
      </w:ins>
      <w:ins w:id="811" w:author="PR Preview" w:date="2026-01-01T00:00:00Z">
        <w:r>
          <w:t xml:space="preserve">by definition.</w:t>
        </w:r>
      </w:ins>
      <w:ins w:id="812" w:author="PR Preview" w:date="2026-01-01T00:00:00Z">
        <w:r>
          <w:t xml:space="preserve"> </w:t>
        </w:r>
      </w:ins>
      <w:ins w:id="813" w:author="PR Preview" w:date="2026-01-01T00:00:00Z">
        <w:r>
          <w:t xml:space="preserve">Also</w:t>
        </w:r>
      </w:ins>
      <w:ins w:id="814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≥</m:t>
        </m:r>
        <m:r>
          <m:t>0</m:t>
        </m:r>
      </m:oMath>
      <w:ins w:id="815" w:author="PR Preview" w:date="2026-01-01T00:00:00Z">
        <w:r>
          <w:t xml:space="preserve">, and</w:t>
        </w:r>
      </w:ins>
      <w:ins w:id="816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ins w:id="817" w:author="PR Preview" w:date="2026-01-01T00:00:00Z">
        <w:r>
          <w:t xml:space="preserve"> </w:t>
        </w:r>
      </w:ins>
      <w:ins w:id="818" w:author="PR Preview" w:date="2026-01-01T00:00:00Z">
        <w:r>
          <w:t xml:space="preserve">with probability at least</w:t>
        </w:r>
      </w:ins>
      <w:ins w:id="819" w:author="PR Preview" w:date="2026-01-01T00:00:00Z">
        <w:r>
          <w:t xml:space="preserve"> </w:t>
        </w:r>
      </w:ins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ins w:id="820" w:author="PR Preview" w:date="2026-01-01T00:00:00Z">
        <w:r>
          <w:t xml:space="preserve">,</w:t>
        </w:r>
      </w:ins>
      <w:ins w:id="821" w:author="PR Preview" w:date="2026-01-01T00:00:00Z">
        <w:r>
          <w:t xml:space="preserve"> </w:t>
        </w:r>
      </w:ins>
      <w:ins w:id="822" w:author="PR Preview" w:date="2026-01-01T00:00:00Z">
        <w:r>
          <w:t xml:space="preserve">so</w:t>
        </w:r>
      </w:ins>
      <w:ins w:id="823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ins w:id="824" w:author="PR Preview" w:date="2026-01-01T00:00:00Z">
        <w:r>
          <w:t xml:space="preserve">.</w:t>
        </w:r>
      </w:ins>
    </w:p>
    <w:bookmarkStart w:id="181" w:name="rem-cross-entropy-entropy"/>
    <w:p>
      <w:pPr>
        <w:pStyle w:val="BodyText"/>
      </w:pPr>
      <w:r>
        <w:rPr>
          <w:i/>
          <w:iCs/>
        </w:rPr>
        <w:t xml:space="preserve">Remark 12</w:t>
      </w:r>
      <w:r>
        <w:t xml:space="preserve"> (Entropy is the cross-entropy of a distribution with itself). </w:t>
      </w:r>
      <w:r>
        <w:t xml:space="preserve">Setting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random variable with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81"/>
    <w:bookmarkStart w:id="182" w:name="def-kl-divergence"/>
    <w:p>
      <w:pPr>
        <w:pStyle w:val="BodyText"/>
      </w:pPr>
      <w:del w:id="825" w:author="PR Preview" w:date="2026-01-01T00:00:00Z">
        <w:r>
          <w:rPr>
            <w:b/>
            <w:bCs/>
          </w:rPr>
          <w:delText xml:space="preserve">Definition 23 (Kullback–Leibler divergence (KL divergence, relative entropy))</w:delText>
        </w:r>
      </w:del>
      <w:del w:id="826" w:author="PR Preview" w:date="2026-01-01T00:00:00Z">
        <w:r>
          <w:delText xml:space="preserve"> </w:delText>
        </w:r>
      </w:del>
      <w:del w:id="827" w:author="PR Preview" w:date="2026-01-01T00:00:00Z">
        <w:r>
          <w:delText xml:space="preserve">For</w:delText>
        </w:r>
      </w:del>
      <w:del w:id="828" w:author="PR Preview" w:date="2026-01-01T00:00:00Z">
        <w:r>
          <w:delText xml:space="preserve"> </w:delText>
        </w:r>
      </w:del>
      <m:oMath>
        <m:r>
          <m:t>p</m:t>
        </m:r>
      </m:oMath>
      <w:del w:id="829" w:author="PR Preview" w:date="2026-01-01T00:00:00Z">
        <w:r>
          <w:delText xml:space="preserve"> </w:delText>
        </w:r>
      </w:del>
      <w:del w:id="830" w:author="PR Preview" w:date="2026-01-01T00:00:00Z">
        <w:r>
          <w:delText xml:space="preserve">and</w:delText>
        </w:r>
      </w:del>
      <w:del w:id="831" w:author="PR Preview" w:date="2026-01-01T00:00:00Z">
        <w:r>
          <w:delText xml:space="preserve"> </w:delText>
        </w:r>
      </w:del>
      <m:oMath>
        <m:r>
          <m:t>q</m:t>
        </m:r>
      </m:oMath>
      <w:del w:id="832" w:author="PR Preview" w:date="2026-01-01T00:00:00Z">
        <w:r>
          <w:delText xml:space="preserve"> </w:delText>
        </w:r>
      </w:del>
      <w:del w:id="833" w:author="PR Preview" w:date="2026-01-01T00:00:00Z">
        <w:r>
          <w:delText xml:space="preserve">as in</w:delText>
        </w:r>
      </w:del>
      <w:del w:id="834" w:author="PR Preview" w:date="2026-01-01T00:00:00Z">
        <w:r>
          <w:delText xml:space="preserve"> </w:delText>
        </w:r>
      </w:del>
      <w:hyperlink w:anchor="def-cross-entropy">
        <w:del w:id="835" w:author="PR Preview" w:date="2026-01-01T00:00:00Z">
          <w:r>
            <w:rPr>
              <w:rStyle w:val="Hyperlink"/>
            </w:rPr>
            <w:delText xml:space="preserve">Definition 22</w:delText>
          </w:r>
        </w:del>
      </w:hyperlink>
      <w:del w:id="836" w:author="PR Preview" w:date="2026-01-01T00:00:00Z">
        <w:r>
          <w:delText xml:space="preserve">,</w:delText>
        </w:r>
      </w:del>
      <w:del w:id="837" w:author="PR Preview" w:date="2026-01-01T00:00:00Z">
        <w:r>
          <w:delText xml:space="preserve"> </w:delText>
        </w:r>
      </w:del>
      <w:del w:id="838" w:author="PR Preview" w:date="2026-01-01T00:00:00Z">
        <w:r>
          <w:delText xml:space="preserve">the</w:delText>
        </w:r>
      </w:del>
      <w:del w:id="839" w:author="PR Preview" w:date="2026-01-01T00:00:00Z">
        <w:r>
          <w:delText xml:space="preserve"> </w:delText>
        </w:r>
      </w:del>
      <w:del w:id="840" w:author="PR Preview" w:date="2026-01-01T00:00:00Z">
        <w:r>
          <w:rPr>
            <w:b/>
            <w:bCs/>
          </w:rPr>
          <w:delText xml:space="preserve">Kullback–Leibler divergence</w:delText>
        </w:r>
      </w:del>
      <w:del w:id="841" w:author="PR Preview" w:date="2026-01-01T00:00:00Z">
        <w:r>
          <w:delText xml:space="preserve"> </w:delText>
        </w:r>
      </w:del>
      <w:del w:id="842" w:author="PR Preview" w:date="2026-01-01T00:00:00Z">
        <w:r>
          <w:delText xml:space="preserve">(</w:delText>
        </w:r>
      </w:del>
      <w:del w:id="843" w:author="PR Preview" w:date="2026-01-01T00:00:00Z">
        <w:r>
          <w:rPr>
            <w:b/>
            <w:bCs/>
          </w:rPr>
          <w:delText xml:space="preserve">KL divergence</w:delText>
        </w:r>
      </w:del>
      <w:del w:id="844" w:author="PR Preview" w:date="2026-01-01T00:00:00Z">
        <w:r>
          <w:delText xml:space="preserve">, or</w:delText>
        </w:r>
      </w:del>
      <w:del w:id="845" w:author="PR Preview" w:date="2026-01-01T00:00:00Z">
        <w:r>
          <w:delText xml:space="preserve"> </w:delText>
        </w:r>
      </w:del>
      <w:del w:id="846" w:author="PR Preview" w:date="2026-01-01T00:00:00Z">
        <w:r>
          <w:rPr>
            <w:b/>
            <w:bCs/>
          </w:rPr>
          <w:delText xml:space="preserve">relative entropy</w:delText>
        </w:r>
      </w:del>
      <w:del w:id="847" w:author="PR Preview" w:date="2026-01-01T00:00:00Z">
        <w:r>
          <w:delText xml:space="preserve">)</w:delText>
        </w:r>
      </w:del>
      <w:del w:id="848" w:author="PR Preview" w:date="2026-01-01T00:00:00Z">
        <w:r>
          <w:delText xml:space="preserve"> </w:delText>
        </w:r>
      </w:del>
      <w:del w:id="849" w:author="PR Preview" w:date="2026-01-01T00:00:00Z">
        <w:r>
          <w:delText xml:space="preserve">of</w:delText>
        </w:r>
      </w:del>
      <w:del w:id="850" w:author="PR Preview" w:date="2026-01-01T00:00:00Z">
        <w:r>
          <w:delText xml:space="preserve"> </w:delText>
        </w:r>
      </w:del>
      <m:oMath>
        <m:r>
          <m:t>q</m:t>
        </m:r>
      </m:oMath>
      <w:del w:id="851" w:author="PR Preview" w:date="2026-01-01T00:00:00Z">
        <w:r>
          <w:delText xml:space="preserve"> </w:delText>
        </w:r>
      </w:del>
      <w:del w:id="852" w:author="PR Preview" w:date="2026-01-01T00:00:00Z">
        <w:r>
          <w:delText xml:space="preserve">from</w:delText>
        </w:r>
      </w:del>
      <w:del w:id="853" w:author="PR Preview" w:date="2026-01-01T00:00:00Z">
        <w:r>
          <w:delText xml:space="preserve"> </w:delText>
        </w:r>
      </w:del>
      <m:oMath>
        <m:r>
          <m:t>p</m:t>
        </m:r>
      </m:oMath>
      <w:del w:id="854" w:author="PR Preview" w:date="2026-01-01T00:00:00Z">
        <w:r>
          <w:delText xml:space="preserve"> </w:delText>
        </w:r>
      </w:del>
      <w:del w:id="855" w:author="PR Preview" w:date="2026-01-01T00:00:00Z">
        <w:r>
          <w:delText xml:space="preserve">is</w:delText>
        </w:r>
      </w:del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856" w:author="PR Preview" w:date="2026-01-01T00:00:00Z">
        <w:r>
          <w:rPr>
            <w:i/>
            <w:iCs/>
          </w:rPr>
          <w:delText xml:space="preserve">Remark 13</w:delText>
        </w:r>
      </w:del>
      <w:del w:id="857" w:author="PR Preview" w:date="2026-01-01T00:00:00Z">
        <w:r>
          <w:delText xml:space="preserve"> (The divergence is not symmetric). </w:delText>
        </w:r>
      </w:del>
      <w:del w:id="858" w:author="PR Preview" w:date="2026-01-01T00:00:00Z">
        <w:r>
          <w:delText xml:space="preserve">In general,</w:delText>
        </w:r>
      </w:del>
      <w:del w:id="859" w:author="PR Preview" w:date="2026-01-01T00:00:00Z">
        <w:r>
          <w:delText xml:space="preserve"> </w:delText>
        </w:r>
      </w:del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del w:id="860" w:author="PR Preview" w:date="2026-01-01T00:00:00Z">
        <w:r>
          <w:delText xml:space="preserve">,</w:delText>
        </w:r>
      </w:del>
      <w:del w:id="861" w:author="PR Preview" w:date="2026-01-01T00:00:00Z">
        <w:r>
          <w:delText xml:space="preserve"> </w:delText>
        </w:r>
      </w:del>
      <w:del w:id="862" w:author="PR Preview" w:date="2026-01-01T00:00:00Z">
        <w:r>
          <w:delText xml:space="preserve">so it is not a distance between</w:delText>
        </w:r>
      </w:del>
      <w:del w:id="863" w:author="PR Preview" w:date="2026-01-01T00:00:00Z">
        <w:r>
          <w:delText xml:space="preserve"> </w:delText>
        </w:r>
      </w:del>
      <m:oMath>
        <m:r>
          <m:t>p</m:t>
        </m:r>
      </m:oMath>
      <w:del w:id="864" w:author="PR Preview" w:date="2026-01-01T00:00:00Z">
        <w:r>
          <w:delText xml:space="preserve"> </w:delText>
        </w:r>
      </w:del>
      <w:del w:id="865" w:author="PR Preview" w:date="2026-01-01T00:00:00Z">
        <w:r>
          <w:delText xml:space="preserve">and</w:delText>
        </w:r>
      </w:del>
      <w:del w:id="866" w:author="PR Preview" w:date="2026-01-01T00:00:00Z">
        <w:r>
          <w:delText xml:space="preserve"> </w:delText>
        </w:r>
      </w:del>
      <m:oMath>
        <m:r>
          <m:t>q</m:t>
        </m:r>
      </m:oMath>
      <w:del w:id="867" w:author="PR Preview" w:date="2026-01-01T00:00:00Z">
        <w:r>
          <w:delText xml:space="preserve">.</w:delText>
        </w:r>
      </w:del>
    </w:p>
    <w:p>
      <w:pPr>
        <w:pStyle w:val="BodyText"/>
      </w:pPr>
      <w:del w:id="868" w:author="PR Preview" w:date="2026-01-01T00:00:00Z">
        <w:r>
          <w:rPr>
            <w:b/>
            <w:bCs/>
          </w:rPr>
          <w:delText xml:space="preserve">Example 42 (Cross-entropy and divergence for two coins)</w:delText>
        </w:r>
      </w:del>
      <w:del w:id="869" w:author="PR Preview" w:date="2026-01-01T00:00:00Z">
        <w:r>
          <w:delText xml:space="preserve"> </w:delText>
        </w:r>
      </w:del>
      <w:del w:id="870" w:author="PR Preview" w:date="2026-01-01T00:00:00Z">
        <w:r>
          <w:delText xml:space="preserve">Let</w:delText>
        </w:r>
      </w:del>
      <w:del w:id="871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del w:id="872" w:author="PR Preview" w:date="2026-01-01T00:00:00Z">
        <w:r>
          <w:delText xml:space="preserve"> </w:delText>
        </w:r>
      </w:del>
      <w:del w:id="873" w:author="PR Preview" w:date="2026-01-01T00:00:00Z">
        <w:r>
          <w:delText xml:space="preserve">be a fair coin</w:delText>
        </w:r>
      </w:del>
      <w:del w:id="874" w:author="PR Preview" w:date="2026-01-01T00:00:00Z">
        <w:r>
          <w:delText xml:space="preserve"> </w:delText>
        </w:r>
      </w:del>
      <w:del w:id="875" w:author="PR Preview" w:date="2026-01-01T00:00:00Z">
        <w:r>
          <w:delText xml:space="preserve">and</w:delText>
        </w:r>
      </w:del>
      <w:del w:id="876" w:author="PR Preview" w:date="2026-01-01T00:00:00Z">
        <w:r>
          <w:delText xml:space="preserve"> </w:delText>
        </w:r>
      </w:del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del w:id="877" w:author="PR Preview" w:date="2026-01-01T00:00:00Z">
        <w:r>
          <w:delText xml:space="preserve"> </w:delText>
        </w:r>
      </w:del>
      <w:del w:id="878" w:author="PR Preview" w:date="2026-01-01T00:00:00Z">
        <w:r>
          <w:delText xml:space="preserve">a coin biased toward the second outcome.</w:delText>
        </w:r>
      </w:del>
      <w:del w:id="879" w:author="PR Preview" w:date="2026-01-01T00:00:00Z">
        <w:r>
          <w:delText xml:space="preserve"> </w:delText>
        </w:r>
      </w:del>
      <w:del w:id="880" w:author="PR Preview" w:date="2026-01-01T00:00:00Z">
        <w:r>
          <w:delText xml:space="preserve">Using logarithms to base 2,</w:delText>
        </w:r>
      </w:del>
      <w:del w:id="881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del w:id="882" w:author="PR Preview" w:date="2026-01-01T00:00:00Z">
        <w:r>
          <w:delText xml:space="preserve"> </w:delText>
        </w:r>
      </w:del>
      <w:del w:id="883" w:author="PR Preview" w:date="2026-01-01T00:00:00Z">
        <w:r>
          <w:delText xml:space="preserve">and</w:delText>
        </w:r>
      </w:del>
      <w:del w:id="884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del w:id="885" w:author="PR Preview" w:date="2026-01-01T00:00:00Z">
        <w:r>
          <w:delText xml:space="preserve">, so</w:delText>
        </w:r>
      </w:del>
    </w:p>
    <w:p>
      <w:pPr>
        <w:pStyle w:val="BodyText"/>
      </w:pPr>
      <w:ins w:id="886" w:author="PR Preview" w:date="2026-01-01T00:00:00Z">
        <w:r>
          <w:rPr>
            <w:b/>
            <w:bCs/>
          </w:rPr>
          <w:t xml:space="preserve">Definition 24 (Kullback–Leibler divergence (KL divergence, relative entropy))</w:t>
        </w:r>
      </w:ins>
      <w:ins w:id="887" w:author="PR Preview" w:date="2026-01-01T00:00:00Z">
        <w:r>
          <w:t xml:space="preserve"> </w:t>
        </w:r>
      </w:ins>
      <w:ins w:id="888" w:author="PR Preview" w:date="2026-01-01T00:00:00Z">
        <w:r>
          <w:t xml:space="preserve">For</w:t>
        </w:r>
      </w:ins>
      <w:ins w:id="889" w:author="PR Preview" w:date="2026-01-01T00:00:00Z">
        <w:r>
          <w:t xml:space="preserve"> </w:t>
        </w:r>
      </w:ins>
      <m:oMath>
        <m:r>
          <m:t>p</m:t>
        </m:r>
      </m:oMath>
      <w:ins w:id="890" w:author="PR Preview" w:date="2026-01-01T00:00:00Z">
        <w:r>
          <w:t xml:space="preserve"> </w:t>
        </w:r>
      </w:ins>
      <w:ins w:id="891" w:author="PR Preview" w:date="2026-01-01T00:00:00Z">
        <w:r>
          <w:t xml:space="preserve">and</w:t>
        </w:r>
      </w:ins>
      <w:ins w:id="892" w:author="PR Preview" w:date="2026-01-01T00:00:00Z">
        <w:r>
          <w:t xml:space="preserve"> </w:t>
        </w:r>
      </w:ins>
      <m:oMath>
        <m:r>
          <m:t>q</m:t>
        </m:r>
      </m:oMath>
      <w:ins w:id="893" w:author="PR Preview" w:date="2026-01-01T00:00:00Z">
        <w:r>
          <w:t xml:space="preserve"> </w:t>
        </w:r>
      </w:ins>
      <w:ins w:id="894" w:author="PR Preview" w:date="2026-01-01T00:00:00Z">
        <w:r>
          <w:t xml:space="preserve">as in</w:t>
        </w:r>
      </w:ins>
      <w:ins w:id="895" w:author="PR Preview" w:date="2026-01-01T00:00:00Z">
        <w:r>
          <w:t xml:space="preserve"> </w:t>
        </w:r>
      </w:ins>
      <w:hyperlink w:anchor="def-cross-entropy">
        <w:ins w:id="896" w:author="PR Preview" w:date="2026-01-01T00:00:00Z">
          <w:r>
            <w:rPr>
              <w:rStyle w:val="Hyperlink"/>
            </w:rPr>
            <w:t xml:space="preserve">Definition 23</w:t>
          </w:r>
        </w:ins>
      </w:hyperlink>
      <w:ins w:id="897" w:author="PR Preview" w:date="2026-01-01T00:00:00Z">
        <w:r>
          <w:t xml:space="preserve">,</w:t>
        </w:r>
      </w:ins>
      <w:ins w:id="898" w:author="PR Preview" w:date="2026-01-01T00:00:00Z">
        <w:r>
          <w:t xml:space="preserve"> </w:t>
        </w:r>
      </w:ins>
      <w:ins w:id="899" w:author="PR Preview" w:date="2026-01-01T00:00:00Z">
        <w:r>
          <w:t xml:space="preserve">the</w:t>
        </w:r>
      </w:ins>
      <w:ins w:id="900" w:author="PR Preview" w:date="2026-01-01T00:00:00Z">
        <w:r>
          <w:t xml:space="preserve"> </w:t>
        </w:r>
      </w:ins>
      <w:ins w:id="901" w:author="PR Preview" w:date="2026-01-01T00:00:00Z">
        <w:r>
          <w:rPr>
            <w:b/>
            <w:bCs/>
          </w:rPr>
          <w:t xml:space="preserve">Kullback–Leibler divergence</w:t>
        </w:r>
      </w:ins>
      <w:ins w:id="902" w:author="PR Preview" w:date="2026-01-01T00:00:00Z">
        <w:r>
          <w:t xml:space="preserve"> </w:t>
        </w:r>
      </w:ins>
      <w:ins w:id="903" w:author="PR Preview" w:date="2026-01-01T00:00:00Z">
        <w:r>
          <w:t xml:space="preserve">(</w:t>
        </w:r>
      </w:ins>
      <w:ins w:id="904" w:author="PR Preview" w:date="2026-01-01T00:00:00Z">
        <w:r>
          <w:rPr>
            <w:b/>
            <w:bCs/>
          </w:rPr>
          <w:t xml:space="preserve">KL divergence</w:t>
        </w:r>
      </w:ins>
      <w:ins w:id="905" w:author="PR Preview" w:date="2026-01-01T00:00:00Z">
        <w:r>
          <w:t xml:space="preserve">, or</w:t>
        </w:r>
      </w:ins>
      <w:ins w:id="906" w:author="PR Preview" w:date="2026-01-01T00:00:00Z">
        <w:r>
          <w:t xml:space="preserve"> </w:t>
        </w:r>
      </w:ins>
      <w:ins w:id="907" w:author="PR Preview" w:date="2026-01-01T00:00:00Z">
        <w:r>
          <w:rPr>
            <w:b/>
            <w:bCs/>
          </w:rPr>
          <w:t xml:space="preserve">relative entropy</w:t>
        </w:r>
      </w:ins>
      <w:ins w:id="908" w:author="PR Preview" w:date="2026-01-01T00:00:00Z">
        <w:r>
          <w:t xml:space="preserve">)</w:t>
        </w:r>
      </w:ins>
      <w:ins w:id="909" w:author="PR Preview" w:date="2026-01-01T00:00:00Z">
        <w:r>
          <w:t xml:space="preserve"> </w:t>
        </w:r>
      </w:ins>
      <w:ins w:id="910" w:author="PR Preview" w:date="2026-01-01T00:00:00Z">
        <w:r>
          <w:t xml:space="preserve">of</w:t>
        </w:r>
      </w:ins>
      <w:ins w:id="911" w:author="PR Preview" w:date="2026-01-01T00:00:00Z">
        <w:r>
          <w:t xml:space="preserve"> </w:t>
        </w:r>
      </w:ins>
      <m:oMath>
        <m:r>
          <m:t>q</m:t>
        </m:r>
      </m:oMath>
      <w:ins w:id="912" w:author="PR Preview" w:date="2026-01-01T00:00:00Z">
        <w:r>
          <w:t xml:space="preserve"> </w:t>
        </w:r>
      </w:ins>
      <w:ins w:id="913" w:author="PR Preview" w:date="2026-01-01T00:00:00Z">
        <w:r>
          <w:t xml:space="preserve">from</w:t>
        </w:r>
      </w:ins>
      <w:ins w:id="914" w:author="PR Preview" w:date="2026-01-01T00:00:00Z">
        <w:r>
          <w:t xml:space="preserve"> </w:t>
        </w:r>
      </w:ins>
      <m:oMath>
        <m:r>
          <m:t>p</m:t>
        </m:r>
      </m:oMath>
      <w:ins w:id="915" w:author="PR Preview" w:date="2026-01-01T00:00:00Z">
        <w:r>
          <w:t xml:space="preserve"> </w:t>
        </w:r>
      </w:ins>
      <w:ins w:id="916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t> </m:t>
              </m:r>
              <m:r>
                <m:rPr>
                  <m:sty m:val="p"/>
                </m:rPr>
                <m:t>‖</m:t>
              </m:r>
              <m:r>
                <m:t> </m:t>
              </m:r>
              <m:r>
                <m:t>q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82"/>
    <w:bookmarkStart w:id="183" w:name="rem-kl-asymmetric"/>
    <w:p>
      <w:pPr>
        <w:pStyle w:val="FirstParagraph"/>
      </w:pPr>
      <w:ins w:id="917" w:author="PR Preview" w:date="2026-01-01T00:00:00Z">
        <w:r>
          <w:rPr>
            <w:i/>
            <w:iCs/>
          </w:rPr>
          <w:t xml:space="preserve">Remark 13</w:t>
        </w:r>
      </w:ins>
      <w:ins w:id="918" w:author="PR Preview" w:date="2026-01-01T00:00:00Z">
        <w:r>
          <w:t xml:space="preserve"> (The divergence is not symmetric). </w:t>
        </w:r>
      </w:ins>
      <w:ins w:id="919" w:author="PR Preview" w:date="2026-01-01T00:00:00Z">
        <w:r>
          <w:t xml:space="preserve">In general,</w:t>
        </w:r>
      </w:ins>
      <w:ins w:id="920" w:author="PR Preview" w:date="2026-01-01T00:00:00Z">
        <w:r>
          <w:t xml:space="preserve"> </w:t>
        </w:r>
      </w:ins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q</m:t>
            </m:r>
          </m:e>
        </m:d>
        <m:r>
          <m:t>​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q</m:t>
            </m:r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p</m:t>
            </m:r>
          </m:e>
        </m:d>
        <m:r>
          <m:t>​</m:t>
        </m:r>
      </m:oMath>
      <w:ins w:id="921" w:author="PR Preview" w:date="2026-01-01T00:00:00Z">
        <w:r>
          <w:t xml:space="preserve">,</w:t>
        </w:r>
      </w:ins>
      <w:ins w:id="922" w:author="PR Preview" w:date="2026-01-01T00:00:00Z">
        <w:r>
          <w:t xml:space="preserve"> </w:t>
        </w:r>
      </w:ins>
      <w:ins w:id="923" w:author="PR Preview" w:date="2026-01-01T00:00:00Z">
        <w:r>
          <w:t xml:space="preserve">so KL divergence is not a distance between</w:t>
        </w:r>
      </w:ins>
      <w:ins w:id="924" w:author="PR Preview" w:date="2026-01-01T00:00:00Z">
        <w:r>
          <w:t xml:space="preserve"> </w:t>
        </w:r>
      </w:ins>
      <m:oMath>
        <m:r>
          <m:t>p</m:t>
        </m:r>
      </m:oMath>
      <w:ins w:id="925" w:author="PR Preview" w:date="2026-01-01T00:00:00Z">
        <w:r>
          <w:t xml:space="preserve"> </w:t>
        </w:r>
      </w:ins>
      <w:ins w:id="926" w:author="PR Preview" w:date="2026-01-01T00:00:00Z">
        <w:r>
          <w:t xml:space="preserve">and</w:t>
        </w:r>
      </w:ins>
      <w:ins w:id="927" w:author="PR Preview" w:date="2026-01-01T00:00:00Z">
        <w:r>
          <w:t xml:space="preserve"> </w:t>
        </w:r>
      </w:ins>
      <m:oMath>
        <m:r>
          <m:t>q</m:t>
        </m:r>
      </m:oMath>
      <w:ins w:id="928" w:author="PR Preview" w:date="2026-01-01T00:00:00Z">
        <w:r>
          <w:t xml:space="preserve">.</w:t>
        </w:r>
      </w:ins>
    </w:p>
    <w:bookmarkEnd w:id="183"/>
    <w:bookmarkStart w:id="184" w:name="exm-cross-entropy"/>
    <w:p>
      <w:pPr>
        <w:pStyle w:val="BodyText"/>
      </w:pPr>
      <w:ins w:id="929" w:author="PR Preview" w:date="2026-01-01T00:00:00Z">
        <w:r>
          <w:rPr>
            <w:b/>
            <w:bCs/>
          </w:rPr>
          <w:t xml:space="preserve">Example 43 (Cross-entropy and divergence for two coins)</w:t>
        </w:r>
      </w:ins>
      <w:ins w:id="930" w:author="PR Preview" w:date="2026-01-01T00:00:00Z">
        <w:r>
          <w:t xml:space="preserve"> </w:t>
        </w:r>
      </w:ins>
      <w:ins w:id="931" w:author="PR Preview" w:date="2026-01-01T00:00:00Z">
        <w:r>
          <w:t xml:space="preserve">Let</w:t>
        </w:r>
      </w:ins>
      <w:ins w:id="932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ins w:id="933" w:author="PR Preview" w:date="2026-01-01T00:00:00Z">
        <w:r>
          <w:t xml:space="preserve"> </w:t>
        </w:r>
      </w:ins>
      <w:ins w:id="934" w:author="PR Preview" w:date="2026-01-01T00:00:00Z">
        <w:r>
          <w:t xml:space="preserve">be a fair coin</w:t>
        </w:r>
      </w:ins>
      <w:ins w:id="935" w:author="PR Preview" w:date="2026-01-01T00:00:00Z">
        <w:r>
          <w:t xml:space="preserve"> </w:t>
        </w:r>
      </w:ins>
      <w:ins w:id="936" w:author="PR Preview" w:date="2026-01-01T00:00:00Z">
        <w:r>
          <w:t xml:space="preserve">and</w:t>
        </w:r>
      </w:ins>
      <w:ins w:id="937" w:author="PR Preview" w:date="2026-01-01T00:00:00Z">
        <w:r>
          <w:t xml:space="preserve"> </w:t>
        </w:r>
      </w:ins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ins w:id="938" w:author="PR Preview" w:date="2026-01-01T00:00:00Z">
        <w:r>
          <w:t xml:space="preserve"> </w:t>
        </w:r>
      </w:ins>
      <w:ins w:id="939" w:author="PR Preview" w:date="2026-01-01T00:00:00Z">
        <w:r>
          <w:t xml:space="preserve">a coin biased toward the second outcome.</w:t>
        </w:r>
      </w:ins>
      <w:ins w:id="940" w:author="PR Preview" w:date="2026-01-01T00:00:00Z">
        <w:r>
          <w:t xml:space="preserve"> </w:t>
        </w:r>
      </w:ins>
      <w:ins w:id="941" w:author="PR Preview" w:date="2026-01-01T00:00:00Z">
        <w:r>
          <w:t xml:space="preserve">Using logarithms to base 2,</w:t>
        </w:r>
      </w:ins>
      <w:ins w:id="942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ins w:id="943" w:author="PR Preview" w:date="2026-01-01T00:00:00Z">
        <w:r>
          <w:t xml:space="preserve"> </w:t>
        </w:r>
      </w:ins>
      <w:ins w:id="944" w:author="PR Preview" w:date="2026-01-01T00:00:00Z">
        <w:r>
          <w:t xml:space="preserve">and</w:t>
        </w:r>
      </w:ins>
      <w:ins w:id="945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ins w:id="946" w:author="PR Preview" w:date="2026-01-01T00:00:00Z">
        <w:r>
          <w:t xml:space="preserve">, so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84"/>
    <w:bookmarkStart w:id="185" w:name="rem-cross-entropy-source"/>
    <w:p>
      <w:pPr>
        <w:pStyle w:val="BodyText"/>
      </w:pPr>
      <w:del w:id="947" w:author="PR Preview" w:date="2026-01-01T00:00:00Z">
        <w:r>
          <w:rPr>
            <w:i/>
            <w:iCs/>
          </w:rPr>
          <w:delText xml:space="preserve">Remark 14</w:delText>
        </w:r>
      </w:del>
      <w:del w:id="948" w:author="PR Preview" w:date="2026-01-01T00:00:00Z">
        <w:r>
          <w:delText xml:space="preserve"> (Where the definitions come from). </w:delText>
        </w:r>
      </w:del>
      <w:del w:id="949" w:author="PR Preview" w:date="2026-01-01T00:00:00Z">
        <w:r>
          <w:delText xml:space="preserve">Murphy [16, Sec. 2.8.2], pp. 57–58</w:delText>
        </w:r>
      </w:del>
      <w:del w:id="950" w:author="PR Preview" w:date="2026-01-01T00:00:00Z">
        <w:r>
          <w:delText xml:space="preserve"> </w:delText>
        </w:r>
      </w:del>
      <w:del w:id="951" w:author="PR Preview" w:date="2026-01-01T00:00:00Z">
        <w:r>
          <w:delText xml:space="preserve">defines the KL divergence</w:delText>
        </w:r>
      </w:del>
      <w:del w:id="952" w:author="PR Preview" w:date="2026-01-01T00:00:00Z">
        <w:r>
          <w:delText xml:space="preserve"> </w:delText>
        </w:r>
      </w:del>
      <w:del w:id="953" w:author="PR Preview" w:date="2026-01-01T00:00:00Z">
        <w:r>
          <w:delText xml:space="preserve">and the cross-entropy as above,</w:delText>
        </w:r>
      </w:del>
      <w:del w:id="954" w:author="PR Preview" w:date="2026-01-01T00:00:00Z">
        <w:r>
          <w:delText xml:space="preserve"> </w:delText>
        </w:r>
      </w:del>
      <w:del w:id="955" w:author="PR Preview" w:date="2026-01-01T00:00:00Z">
        <w:r>
          <w:delText xml:space="preserve">and gives the coding interpretation:</w:delText>
        </w:r>
      </w:del>
      <w:del w:id="956" w:author="PR Preview" w:date="2026-01-01T00:00:00Z">
        <w:r>
          <w:delText xml:space="preserve"> </w:delText>
        </w:r>
      </w:del>
      <w:del w:id="957" w:author="PR Preview" w:date="2026-01-01T00:00:00Z">
        <w:r>
          <w:delText xml:space="preserve">the cross-entropy is the average number of bits needed</w:delText>
        </w:r>
      </w:del>
      <w:del w:id="958" w:author="PR Preview" w:date="2026-01-01T00:00:00Z">
        <w:r>
          <w:delText xml:space="preserve"> </w:delText>
        </w:r>
      </w:del>
      <w:del w:id="959" w:author="PR Preview" w:date="2026-01-01T00:00:00Z">
        <w:r>
          <w:delText xml:space="preserve">to encode data from a source with distribution</w:delText>
        </w:r>
      </w:del>
      <w:del w:id="960" w:author="PR Preview" w:date="2026-01-01T00:00:00Z">
        <w:r>
          <w:delText xml:space="preserve"> </w:delText>
        </w:r>
      </w:del>
      <m:oMath>
        <m:r>
          <m:t>p</m:t>
        </m:r>
      </m:oMath>
      <w:del w:id="961" w:author="PR Preview" w:date="2026-01-01T00:00:00Z">
        <w:r>
          <w:delText xml:space="preserve"> </w:delText>
        </w:r>
      </w:del>
      <w:del w:id="962" w:author="PR Preview" w:date="2026-01-01T00:00:00Z">
        <w:r>
          <w:delText xml:space="preserve">using a code designed for</w:delText>
        </w:r>
      </w:del>
      <w:del w:id="963" w:author="PR Preview" w:date="2026-01-01T00:00:00Z">
        <w:r>
          <w:delText xml:space="preserve"> </w:delText>
        </w:r>
      </w:del>
      <m:oMath>
        <m:r>
          <m:t>q</m:t>
        </m:r>
      </m:oMath>
      <w:del w:id="964" w:author="PR Preview" w:date="2026-01-01T00:00:00Z">
        <w:r>
          <w:delText xml:space="preserve">.</w:delText>
        </w:r>
      </w:del>
    </w:p>
    <w:p>
      <w:pPr>
        <w:pStyle w:val="BodyText"/>
      </w:pPr>
      <w:ins w:id="965" w:author="PR Preview" w:date="2026-01-01T00:00:00Z">
        <w:r>
          <w:rPr>
            <w:i/>
            <w:iCs/>
          </w:rPr>
          <w:t xml:space="preserve">Remark 14</w:t>
        </w:r>
      </w:ins>
      <w:ins w:id="966" w:author="PR Preview" w:date="2026-01-01T00:00:00Z">
        <w:r>
          <w:t xml:space="preserve"> (Where the definitions come from). </w:t>
        </w:r>
      </w:ins>
      <w:ins w:id="967" w:author="PR Preview" w:date="2026-01-01T00:00:00Z">
        <w:r>
          <w:t xml:space="preserve">Murphy [18, Sec. 2.8.2], pp. 57–58</w:t>
        </w:r>
      </w:ins>
      <w:ins w:id="968" w:author="PR Preview" w:date="2026-01-01T00:00:00Z">
        <w:r>
          <w:t xml:space="preserve"> </w:t>
        </w:r>
      </w:ins>
      <w:ins w:id="969" w:author="PR Preview" w:date="2026-01-01T00:00:00Z">
        <w:r>
          <w:t xml:space="preserve">defines the KL divergence</w:t>
        </w:r>
      </w:ins>
      <w:ins w:id="970" w:author="PR Preview" w:date="2026-01-01T00:00:00Z">
        <w:r>
          <w:t xml:space="preserve"> </w:t>
        </w:r>
      </w:ins>
      <w:ins w:id="971" w:author="PR Preview" w:date="2026-01-01T00:00:00Z">
        <w:r>
          <w:t xml:space="preserve">and the cross-entropy as above,</w:t>
        </w:r>
      </w:ins>
      <w:ins w:id="972" w:author="PR Preview" w:date="2026-01-01T00:00:00Z">
        <w:r>
          <w:t xml:space="preserve"> </w:t>
        </w:r>
      </w:ins>
      <w:ins w:id="973" w:author="PR Preview" w:date="2026-01-01T00:00:00Z">
        <w:r>
          <w:t xml:space="preserve">and gives the coding interpretation:</w:t>
        </w:r>
      </w:ins>
      <w:ins w:id="974" w:author="PR Preview" w:date="2026-01-01T00:00:00Z">
        <w:r>
          <w:t xml:space="preserve"> </w:t>
        </w:r>
      </w:ins>
      <w:ins w:id="975" w:author="PR Preview" w:date="2026-01-01T00:00:00Z">
        <w:r>
          <w:t xml:space="preserve">the cross-entropy is the average number of bits needed</w:t>
        </w:r>
      </w:ins>
      <w:ins w:id="976" w:author="PR Preview" w:date="2026-01-01T00:00:00Z">
        <w:r>
          <w:t xml:space="preserve"> </w:t>
        </w:r>
      </w:ins>
      <w:ins w:id="977" w:author="PR Preview" w:date="2026-01-01T00:00:00Z">
        <w:r>
          <w:t xml:space="preserve">to encode data from a source with distribution</w:t>
        </w:r>
      </w:ins>
      <w:ins w:id="978" w:author="PR Preview" w:date="2026-01-01T00:00:00Z">
        <w:r>
          <w:t xml:space="preserve"> </w:t>
        </w:r>
      </w:ins>
      <m:oMath>
        <m:r>
          <m:t>p</m:t>
        </m:r>
      </m:oMath>
      <w:ins w:id="979" w:author="PR Preview" w:date="2026-01-01T00:00:00Z">
        <w:r>
          <w:t xml:space="preserve"> </w:t>
        </w:r>
      </w:ins>
      <w:ins w:id="980" w:author="PR Preview" w:date="2026-01-01T00:00:00Z">
        <w:r>
          <w:t xml:space="preserve">using a code designed for</w:t>
        </w:r>
      </w:ins>
      <w:ins w:id="981" w:author="PR Preview" w:date="2026-01-01T00:00:00Z">
        <w:r>
          <w:t xml:space="preserve"> </w:t>
        </w:r>
      </w:ins>
      <m:oMath>
        <m:r>
          <m:t>q</m:t>
        </m:r>
      </m:oMath>
      <w:ins w:id="982" w:author="PR Preview" w:date="2026-01-01T00:00:00Z">
        <w:r>
          <w:t xml:space="preserve">.</w:t>
        </w:r>
      </w:ins>
    </w:p>
    <w:bookmarkEnd w:id="185"/>
    <w:bookmarkEnd w:id="186"/>
    <w:bookmarkStart w:id="190" w:name="further-reading"/>
    <w:p>
      <w:pPr>
        <w:pStyle w:val="Heading2"/>
      </w:pPr>
      <w:r>
        <w:t xml:space="preserve">5 Further reading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Lange’s textbook</w:t>
            </w:r>
            <w:r>
              <w:t xml:space="preserve"> </w:t>
            </w:r>
            <w:r>
              <w:t xml:space="preserve">[20]</w:t>
            </w:r>
            <w:r>
              <w:t xml:space="preserve"> </w:t>
            </w:r>
            <w:r>
              <w:t xml:space="preserve">covers conditioning as a tool for computing</w:t>
            </w:r>
            <w:r>
              <w:t xml:space="preserve"> </w:t>
            </w:r>
            <w:hyperlink w:anchor="def-expectation">
              <w:r>
                <w:rPr>
                  <w:rStyle w:val="Hyperlink"/>
                </w:rPr>
                <w:t xml:space="preserve">expectations</w:t>
              </w:r>
            </w:hyperlink>
            <w:r>
              <w:t xml:space="preserve"> </w:t>
            </w:r>
            <w:r>
              <w:t xml:space="preserve">in Section 2.3 and tail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probability</w:t>
              </w:r>
            </w:hyperlink>
            <w:r>
              <w:t xml:space="preserve"> </w:t>
            </w:r>
            <w:r>
              <w:t xml:space="preserve">methods in Section 2.5.</w:t>
            </w:r>
          </w:p>
          <w:p/>
        </w:tc>
      </w:tr>
    </w:tbl>
    <w:bookmarkEnd w:id="190"/>
    <w:bookmarkStart w:id="227" w:name="references"/>
    <w:p>
      <w:pPr>
        <w:pStyle w:val="Heading2"/>
      </w:pPr>
      <w:r>
        <w:t xml:space="preserve">References</w:t>
      </w:r>
    </w:p>
    <w:bookmarkStart w:id="226" w:name="refs"/>
    <w:bookmarkStart w:id="192" w:name="ref-wikipedia_expected_valu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“Expected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1">
        <w:r>
          <w:rPr>
            <w:rStyle w:val="Hyperlink"/>
          </w:rPr>
          <w:t xml:space="preserve">https://en.wikipedia.org/wiki/Expected_value</w:t>
        </w:r>
      </w:hyperlink>
    </w:p>
    <w:bookmarkEnd w:id="192"/>
    <w:bookmarkStart w:id="193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93"/>
    <w:bookmarkStart w:id="195" w:name="ref-statproofbook:mean-nnrva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J. Soch,</w:t>
      </w:r>
      <w:r>
        <w:t xml:space="preserve"> </w:t>
      </w:r>
      <w:r>
        <w:t xml:space="preserve">“Proof: Expected value of a non-negative random variable.”</w:t>
      </w:r>
      <w:r>
        <w:t xml:space="preserve"> </w:t>
      </w:r>
      <w:r>
        <w:t xml:space="preserve">The Book of Statistical Proofs, 2020. doi:</w:t>
      </w:r>
      <w:r>
        <w:t xml:space="preserve"> </w:t>
      </w:r>
      <w:hyperlink r:id="rId194">
        <w:r>
          <w:rPr>
            <w:rStyle w:val="Hyperlink"/>
          </w:rPr>
          <w:t xml:space="preserve">10.5281/zenodo.4305949</w:t>
        </w:r>
      </w:hyperlink>
      <w:r>
        <w:t xml:space="preserve">.</w:t>
      </w:r>
    </w:p>
    <w:bookmarkEnd w:id="195"/>
    <w:bookmarkStart w:id="197" w:name="X57fd29787e4b8098f01e52482fbfe60ee90e0f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6">
        <w:r>
          <w:rPr>
            <w:rStyle w:val="Hyperlink"/>
          </w:rPr>
          <w:t xml:space="preserve">https://en.wikipedia.org/wiki/Law_of_the_unconscious_statistician</w:t>
        </w:r>
      </w:hyperlink>
    </w:p>
    <w:bookmarkEnd w:id="197"/>
    <w:bookmarkStart w:id="199" w:name="ref-gut201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198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199"/>
    <w:bookmarkStart w:id="201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20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201"/>
    <w:bookmarkStart w:id="202" w:name="ref-wp:lotu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6">
        <w:r>
          <w:rPr>
            <w:rStyle w:val="Hyperlink"/>
          </w:rPr>
          <w:t xml:space="preserve">https://en.wikipedia.org/wiki/Law_of_the_unconscious_statistician</w:t>
        </w:r>
      </w:hyperlink>
    </w:p>
    <w:bookmarkEnd w:id="202"/>
    <w:bookmarkStart w:id="204" w:name="ref-dobson4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203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204"/>
    <w:bookmarkStart w:id="206" w:name="ref-wikipedia_conditional_expec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expectation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5">
        <w:r>
          <w:rPr>
            <w:rStyle w:val="Hyperlink"/>
          </w:rPr>
          <w:t xml:space="preserve">https://en.wikipedia.org/wiki/Conditional_expectation</w:t>
        </w:r>
      </w:hyperlink>
    </w:p>
    <w:bookmarkEnd w:id="206"/>
    <w:bookmarkStart w:id="208" w:name="ref-ross-probsi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207">
        <w:r>
          <w:rPr>
            <w:rStyle w:val="Hyperlink"/>
          </w:rPr>
          <w:t xml:space="preserve">https://bookdown.org/kevin_davisross/probsim-book/</w:t>
        </w:r>
      </w:hyperlink>
    </w:p>
    <w:bookmarkEnd w:id="208"/>
    <w:bookmarkStart w:id="209" w:name="ref-rudin1976principl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209"/>
    <w:bookmarkStart w:id="211" w:name="ref-wikipedia_loss_fun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0">
        <w:r>
          <w:rPr>
            <w:rStyle w:val="Hyperlink"/>
          </w:rPr>
          <w:t xml:space="preserve">https://en.wikipedia.org/wiki/Loss_function</w:t>
        </w:r>
      </w:hyperlink>
    </w:p>
    <w:bookmarkEnd w:id="211"/>
    <w:bookmarkStart w:id="213" w:name="ref-hastie2009element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21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213"/>
    <w:bookmarkStart w:id="215" w:name="ref-wikipedia_risk_func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“Risk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4">
        <w:r>
          <w:rPr>
            <w:rStyle w:val="Hyperlink"/>
          </w:rPr>
          <w:t xml:space="preserve">https://en.wikipedia.org/wiki/Risk_function</w:t>
        </w:r>
      </w:hyperlink>
    </w:p>
    <w:bookmarkEnd w:id="215"/>
    <w:bookmarkStart w:id="217" w:name="ref-goodfellow2016deep"/>
    <w:p>
      <w:pPr>
        <w:pStyle w:val="Bibliography"/>
      </w:pPr>
      <w:del w:id="983" w:author="PR Preview" w:date="2026-01-01T00:00:00Z">
        <w:r>
          <w:delText xml:space="preserve">[15]</w:delText>
        </w:r>
      </w:del>
      <w:del w:id="984" w:author="PR Preview" w:date="2026-01-01T00:00:00Z">
        <w:r>
          <w:delText xml:space="preserve"> </w:delText>
        </w:r>
      </w:del>
      <w:del w:id="985" w:author="PR Preview" w:date="2026-01-01T00:00:00Z">
        <w:r>
          <w:delText xml:space="preserve">	</w:delText>
        </w:r>
      </w:del>
      <w:del w:id="986" w:author="PR Preview" w:date="2026-01-01T00:00:00Z">
        <w:r>
          <w:delText xml:space="preserve">Wikipedia contributors,</w:delText>
        </w:r>
      </w:del>
      <w:del w:id="987" w:author="PR Preview" w:date="2026-01-01T00:00:00Z">
        <w:r>
          <w:delText xml:space="preserve"> </w:delText>
        </w:r>
      </w:del>
      <w:del w:id="988" w:author="PR Preview" w:date="2026-01-01T00:00:00Z">
        <w:r>
          <w:delText xml:space="preserve">“Entropy (information theory) —</w:delText>
        </w:r>
      </w:del>
      <w:del w:id="989" w:author="PR Preview" w:date="2026-01-01T00:00:00Z">
        <w:r>
          <w:delText xml:space="preserve"> </w:delText>
        </w:r>
      </w:del>
      <w:del w:id="990" w:author="PR Preview" w:date="2026-01-01T00:00:00Z">
        <w:r>
          <w:delText xml:space="preserve">Wikipedia</w:delText>
        </w:r>
      </w:del>
      <w:del w:id="991" w:author="PR Preview" w:date="2026-01-01T00:00:00Z">
        <w:r>
          <w:delText xml:space="preserve">,</w:delText>
        </w:r>
      </w:del>
      <w:del w:id="992" w:author="PR Preview" w:date="2026-01-01T00:00:00Z">
        <w:r>
          <w:delText xml:space="preserve"> </w:delText>
        </w:r>
      </w:del>
      <w:del w:id="993" w:author="PR Preview" w:date="2026-01-01T00:00:00Z">
        <w:r>
          <w:delText xml:space="preserve">the free encyclopedia.”</w:delText>
        </w:r>
      </w:del>
      <w:del w:id="994" w:author="PR Preview" w:date="2026-01-01T00:00:00Z">
        <w:r>
          <w:delText xml:space="preserve"> </w:delText>
        </w:r>
      </w:del>
      <w:del w:id="995" w:author="PR Preview" w:date="2026-01-01T00:00:00Z">
        <w:r>
          <w:delText xml:space="preserve">2026. Available:</w:delText>
        </w:r>
      </w:del>
      <w:del w:id="996" w:author="PR Preview" w:date="2026-01-01T00:00:00Z">
        <w:r>
          <w:delText xml:space="preserve"> </w:delText>
        </w:r>
      </w:del>
      <w:hyperlink r:id="rId219">
        <w:del w:id="997" w:author="PR Preview" w:date="2026-01-01T00:00:00Z">
          <w:r>
            <w:rPr>
              <w:rStyle w:val="Hyperlink"/>
            </w:rPr>
            <w:delText xml:space="preserve">https://en.wikipedia.org/wiki/Entropy_(information_theory)</w:delText>
          </w:r>
        </w:del>
      </w:hyperlink>
    </w:p>
    <w:p>
      <w:pPr>
        <w:pStyle w:val="Bibliography"/>
      </w:pPr>
      <w:del w:id="998" w:author="PR Preview" w:date="2026-01-01T00:00:00Z">
        <w:r>
          <w:delText xml:space="preserve">[16]</w:delText>
        </w:r>
      </w:del>
      <w:del w:id="999" w:author="PR Preview" w:date="2026-01-01T00:00:00Z">
        <w:r>
          <w:delText xml:space="preserve"> </w:delText>
        </w:r>
      </w:del>
      <w:del w:id="1000" w:author="PR Preview" w:date="2026-01-01T00:00:00Z">
        <w:r>
          <w:delText xml:space="preserve">	</w:delText>
        </w:r>
      </w:del>
      <w:del w:id="1001" w:author="PR Preview" w:date="2026-01-01T00:00:00Z">
        <w:r>
          <w:delText xml:space="preserve">K. P. Murphy,</w:delText>
        </w:r>
      </w:del>
      <w:del w:id="1002" w:author="PR Preview" w:date="2026-01-01T00:00:00Z">
        <w:r>
          <w:delText xml:space="preserve"> </w:delText>
        </w:r>
      </w:del>
      <w:del w:id="1003" w:author="PR Preview" w:date="2026-01-01T00:00:00Z">
        <w:r>
          <w:rPr>
            <w:i/>
            <w:iCs/>
          </w:rPr>
          <w:delText xml:space="preserve">Machine learning: A probabilistic perspective</w:delText>
        </w:r>
      </w:del>
      <w:del w:id="1004" w:author="PR Preview" w:date="2026-01-01T00:00:00Z">
        <w:r>
          <w:delText xml:space="preserve">. in Adaptive computation and machine learning. MIT Press, 2012.</w:delText>
        </w:r>
      </w:del>
    </w:p>
    <w:p>
      <w:pPr>
        <w:pStyle w:val="Bibliography"/>
      </w:pPr>
      <w:del w:id="1005" w:author="PR Preview" w:date="2026-01-01T00:00:00Z">
        <w:r>
          <w:delText xml:space="preserve">[17]</w:delText>
        </w:r>
      </w:del>
      <w:del w:id="1006" w:author="PR Preview" w:date="2026-01-01T00:00:00Z">
        <w:r>
          <w:delText xml:space="preserve"> </w:delText>
        </w:r>
      </w:del>
      <w:del w:id="1007" w:author="PR Preview" w:date="2026-01-01T00:00:00Z">
        <w:r>
          <w:delText xml:space="preserve">	</w:delText>
        </w:r>
      </w:del>
      <w:del w:id="1008" w:author="PR Preview" w:date="2026-01-01T00:00:00Z">
        <w:r>
          <w:delText xml:space="preserve">Wikipedia contributors,</w:delText>
        </w:r>
      </w:del>
      <w:del w:id="1009" w:author="PR Preview" w:date="2026-01-01T00:00:00Z">
        <w:r>
          <w:delText xml:space="preserve"> </w:delText>
        </w:r>
      </w:del>
      <w:del w:id="1010" w:author="PR Preview" w:date="2026-01-01T00:00:00Z">
        <w:r>
          <w:delText xml:space="preserve">“Cross-entropy —</w:delText>
        </w:r>
      </w:del>
      <w:del w:id="1011" w:author="PR Preview" w:date="2026-01-01T00:00:00Z">
        <w:r>
          <w:delText xml:space="preserve"> </w:delText>
        </w:r>
      </w:del>
      <w:del w:id="1012" w:author="PR Preview" w:date="2026-01-01T00:00:00Z">
        <w:r>
          <w:delText xml:space="preserve">Wikipedia</w:delText>
        </w:r>
      </w:del>
      <w:del w:id="1013" w:author="PR Preview" w:date="2026-01-01T00:00:00Z">
        <w:r>
          <w:delText xml:space="preserve">,</w:delText>
        </w:r>
      </w:del>
      <w:del w:id="1014" w:author="PR Preview" w:date="2026-01-01T00:00:00Z">
        <w:r>
          <w:delText xml:space="preserve"> </w:delText>
        </w:r>
      </w:del>
      <w:del w:id="1015" w:author="PR Preview" w:date="2026-01-01T00:00:00Z">
        <w:r>
          <w:delText xml:space="preserve">the free encyclopedia.”</w:delText>
        </w:r>
      </w:del>
      <w:del w:id="1016" w:author="PR Preview" w:date="2026-01-01T00:00:00Z">
        <w:r>
          <w:delText xml:space="preserve"> </w:delText>
        </w:r>
      </w:del>
      <w:del w:id="1017" w:author="PR Preview" w:date="2026-01-01T00:00:00Z">
        <w:r>
          <w:delText xml:space="preserve">2026. Available:</w:delText>
        </w:r>
      </w:del>
      <w:del w:id="1018" w:author="PR Preview" w:date="2026-01-01T00:00:00Z">
        <w:r>
          <w:delText xml:space="preserve"> </w:delText>
        </w:r>
      </w:del>
      <w:hyperlink r:id="rId222">
        <w:del w:id="1019" w:author="PR Preview" w:date="2026-01-01T00:00:00Z">
          <w:r>
            <w:rPr>
              <w:rStyle w:val="Hyperlink"/>
            </w:rPr>
            <w:delText xml:space="preserve">https://en.wikipedia.org/wiki/Cross-entropy</w:delText>
          </w:r>
        </w:del>
      </w:hyperlink>
    </w:p>
    <w:p>
      <w:pPr>
        <w:pStyle w:val="Bibliography"/>
      </w:pPr>
      <w:del w:id="1020" w:author="PR Preview" w:date="2026-01-01T00:00:00Z">
        <w:r>
          <w:delText xml:space="preserve">[18]</w:delText>
        </w:r>
      </w:del>
      <w:del w:id="1021" w:author="PR Preview" w:date="2026-01-01T00:00:00Z">
        <w:r>
          <w:delText xml:space="preserve"> </w:delText>
        </w:r>
      </w:del>
      <w:del w:id="1022" w:author="PR Preview" w:date="2026-01-01T00:00:00Z">
        <w:r>
          <w:delText xml:space="preserve">	</w:delText>
        </w:r>
      </w:del>
      <w:del w:id="1023" w:author="PR Preview" w:date="2026-01-01T00:00:00Z">
        <w:r>
          <w:delText xml:space="preserve">K. Lange,</w:delText>
        </w:r>
      </w:del>
      <w:del w:id="1024" w:author="PR Preview" w:date="2026-01-01T00:00:00Z">
        <w:r>
          <w:delText xml:space="preserve"> </w:delText>
        </w:r>
      </w:del>
      <w:del w:id="1025" w:author="PR Preview" w:date="2026-01-01T00:00:00Z">
        <w:r>
          <w:rPr>
            <w:i/>
            <w:iCs/>
          </w:rPr>
          <w:delText xml:space="preserve">Applied probability</w:delText>
        </w:r>
      </w:del>
      <w:del w:id="1026" w:author="PR Preview" w:date="2026-01-01T00:00:00Z">
        <w:r>
          <w:delText xml:space="preserve">, 3rd ed. in Springer texts in statistics. Springer, 2024. doi:</w:delText>
        </w:r>
      </w:del>
      <w:del w:id="1027" w:author="PR Preview" w:date="2026-01-01T00:00:00Z">
        <w:r>
          <w:delText xml:space="preserve"> </w:delText>
        </w:r>
      </w:del>
      <w:hyperlink r:id="rId224">
        <w:del w:id="1028" w:author="PR Preview" w:date="2026-01-01T00:00:00Z">
          <w:r>
            <w:rPr>
              <w:rStyle w:val="Hyperlink"/>
            </w:rPr>
            <w:delText xml:space="preserve">10.1007/978-1-0716-4172-9</w:delText>
          </w:r>
        </w:del>
      </w:hyperlink>
      <w:del w:id="1029" w:author="PR Preview" w:date="2026-01-01T00:00:00Z">
        <w:r>
          <w:delText xml:space="preserve">.</w:delText>
        </w:r>
      </w:del>
    </w:p>
    <w:p>
      <w:pPr>
        <w:pStyle w:val="Bibliography"/>
      </w:pPr>
      <w:ins w:id="1030" w:author="PR Preview" w:date="2026-01-01T00:00:00Z">
        <w:r>
          <w:t xml:space="preserve">[15]</w:t>
        </w:r>
      </w:ins>
      <w:ins w:id="1031" w:author="PR Preview" w:date="2026-01-01T00:00:00Z">
        <w:r>
          <w:t xml:space="preserve"> </w:t>
        </w:r>
      </w:ins>
      <w:ins w:id="1032" w:author="PR Preview" w:date="2026-01-01T00:00:00Z">
        <w:r>
          <w:t xml:space="preserve">	</w:t>
        </w:r>
      </w:ins>
      <w:ins w:id="1033" w:author="PR Preview" w:date="2026-01-01T00:00:00Z">
        <w:r>
          <w:t xml:space="preserve">I. Goodfellow, Y. Bengio, and A. Courville,</w:t>
        </w:r>
      </w:ins>
      <w:ins w:id="1034" w:author="PR Preview" w:date="2026-01-01T00:00:00Z">
        <w:r>
          <w:t xml:space="preserve"> </w:t>
        </w:r>
      </w:ins>
      <w:ins w:id="1035" w:author="PR Preview" w:date="2026-01-01T00:00:00Z">
        <w:r>
          <w:rPr>
            <w:i/>
            <w:iCs/>
          </w:rPr>
          <w:t xml:space="preserve">Deep learning</w:t>
        </w:r>
      </w:ins>
      <w:ins w:id="1036" w:author="PR Preview" w:date="2026-01-01T00:00:00Z">
        <w:r>
          <w:t xml:space="preserve">. Cambridge, MA: MIT Press, 2016. Available:</w:t>
        </w:r>
      </w:ins>
      <w:ins w:id="1037" w:author="PR Preview" w:date="2026-01-01T00:00:00Z">
        <w:r>
          <w:t xml:space="preserve"> </w:t>
        </w:r>
      </w:ins>
      <w:hyperlink r:id="rId216">
        <w:ins w:id="1038" w:author="PR Preview" w:date="2026-01-01T00:00:00Z">
          <w:r>
            <w:rPr>
              <w:rStyle w:val="Hyperlink"/>
            </w:rPr>
            <w:t xml:space="preserve">https://www.deeplearningbook.org/</w:t>
          </w:r>
        </w:ins>
      </w:hyperlink>
    </w:p>
    <w:bookmarkEnd w:id="217"/>
    <w:bookmarkStart w:id="218" w:name="ref-bishop2006prml"/>
    <w:p>
      <w:pPr>
        <w:pStyle w:val="Bibliography"/>
      </w:pPr>
      <w:ins w:id="1039" w:author="PR Preview" w:date="2026-01-01T00:00:00Z">
        <w:r>
          <w:t xml:space="preserve">[16]</w:t>
        </w:r>
      </w:ins>
      <w:ins w:id="1040" w:author="PR Preview" w:date="2026-01-01T00:00:00Z">
        <w:r>
          <w:t xml:space="preserve"> </w:t>
        </w:r>
      </w:ins>
      <w:ins w:id="1041" w:author="PR Preview" w:date="2026-01-01T00:00:00Z">
        <w:r>
          <w:t xml:space="preserve">	</w:t>
        </w:r>
      </w:ins>
      <w:ins w:id="1042" w:author="PR Preview" w:date="2026-01-01T00:00:00Z">
        <w:r>
          <w:t xml:space="preserve">C. M. Bishop,</w:t>
        </w:r>
      </w:ins>
      <w:ins w:id="1043" w:author="PR Preview" w:date="2026-01-01T00:00:00Z">
        <w:r>
          <w:t xml:space="preserve"> </w:t>
        </w:r>
      </w:ins>
      <w:ins w:id="1044" w:author="PR Preview" w:date="2026-01-01T00:00:00Z">
        <w:r>
          <w:rPr>
            <w:i/>
            <w:iCs/>
          </w:rPr>
          <w:t xml:space="preserve">Pattern recognition and machine learning</w:t>
        </w:r>
      </w:ins>
      <w:ins w:id="1045" w:author="PR Preview" w:date="2026-01-01T00:00:00Z">
        <w:r>
          <w:t xml:space="preserve">. in Information science and statistics. New York: Springer, 2006.</w:t>
        </w:r>
      </w:ins>
    </w:p>
    <w:bookmarkEnd w:id="218"/>
    <w:bookmarkStart w:id="220" w:name="ref-wikipedia_entropy_information_theory"/>
    <w:p>
      <w:pPr>
        <w:pStyle w:val="Bibliography"/>
      </w:pPr>
      <w:ins w:id="1046" w:author="PR Preview" w:date="2026-01-01T00:00:00Z">
        <w:r>
          <w:t xml:space="preserve">[17]</w:t>
        </w:r>
      </w:ins>
      <w:ins w:id="1047" w:author="PR Preview" w:date="2026-01-01T00:00:00Z">
        <w:r>
          <w:t xml:space="preserve"> </w:t>
        </w:r>
      </w:ins>
      <w:ins w:id="1048" w:author="PR Preview" w:date="2026-01-01T00:00:00Z">
        <w:r>
          <w:t xml:space="preserve">	</w:t>
        </w:r>
      </w:ins>
      <w:ins w:id="1049" w:author="PR Preview" w:date="2026-01-01T00:00:00Z">
        <w:r>
          <w:t xml:space="preserve">Wikipedia contributors,</w:t>
        </w:r>
      </w:ins>
      <w:ins w:id="1050" w:author="PR Preview" w:date="2026-01-01T00:00:00Z">
        <w:r>
          <w:t xml:space="preserve"> </w:t>
        </w:r>
      </w:ins>
      <w:ins w:id="1051" w:author="PR Preview" w:date="2026-01-01T00:00:00Z">
        <w:r>
          <w:t xml:space="preserve">“Entropy (information theory) —</w:t>
        </w:r>
      </w:ins>
      <w:ins w:id="1052" w:author="PR Preview" w:date="2026-01-01T00:00:00Z">
        <w:r>
          <w:t xml:space="preserve"> </w:t>
        </w:r>
      </w:ins>
      <w:ins w:id="1053" w:author="PR Preview" w:date="2026-01-01T00:00:00Z">
        <w:r>
          <w:t xml:space="preserve">Wikipedia</w:t>
        </w:r>
      </w:ins>
      <w:ins w:id="1054" w:author="PR Preview" w:date="2026-01-01T00:00:00Z">
        <w:r>
          <w:t xml:space="preserve">,</w:t>
        </w:r>
      </w:ins>
      <w:ins w:id="1055" w:author="PR Preview" w:date="2026-01-01T00:00:00Z">
        <w:r>
          <w:t xml:space="preserve"> </w:t>
        </w:r>
      </w:ins>
      <w:ins w:id="1056" w:author="PR Preview" w:date="2026-01-01T00:00:00Z">
        <w:r>
          <w:t xml:space="preserve">the free encyclopedia.”</w:t>
        </w:r>
      </w:ins>
      <w:ins w:id="1057" w:author="PR Preview" w:date="2026-01-01T00:00:00Z">
        <w:r>
          <w:t xml:space="preserve"> </w:t>
        </w:r>
      </w:ins>
      <w:ins w:id="1058" w:author="PR Preview" w:date="2026-01-01T00:00:00Z">
        <w:r>
          <w:t xml:space="preserve">2026. Available:</w:t>
        </w:r>
      </w:ins>
      <w:ins w:id="1059" w:author="PR Preview" w:date="2026-01-01T00:00:00Z">
        <w:r>
          <w:t xml:space="preserve"> </w:t>
        </w:r>
      </w:ins>
      <w:hyperlink r:id="rId219">
        <w:ins w:id="1060" w:author="PR Preview" w:date="2026-01-01T00:00:00Z">
          <w:r>
            <w:rPr>
              <w:rStyle w:val="Hyperlink"/>
            </w:rPr>
            <w:t xml:space="preserve">https://en.wikipedia.org/wiki/Entropy_(information_theory)</w:t>
          </w:r>
        </w:ins>
      </w:hyperlink>
    </w:p>
    <w:bookmarkEnd w:id="220"/>
    <w:bookmarkStart w:id="221" w:name="ref-murphy2012mlpp"/>
    <w:p>
      <w:pPr>
        <w:pStyle w:val="Bibliography"/>
      </w:pPr>
      <w:ins w:id="1061" w:author="PR Preview" w:date="2026-01-01T00:00:00Z">
        <w:r>
          <w:t xml:space="preserve">[18]</w:t>
        </w:r>
      </w:ins>
      <w:ins w:id="1062" w:author="PR Preview" w:date="2026-01-01T00:00:00Z">
        <w:r>
          <w:t xml:space="preserve"> </w:t>
        </w:r>
      </w:ins>
      <w:ins w:id="1063" w:author="PR Preview" w:date="2026-01-01T00:00:00Z">
        <w:r>
          <w:t xml:space="preserve">	</w:t>
        </w:r>
      </w:ins>
      <w:ins w:id="1064" w:author="PR Preview" w:date="2026-01-01T00:00:00Z">
        <w:r>
          <w:t xml:space="preserve">K. P. Murphy,</w:t>
        </w:r>
      </w:ins>
      <w:ins w:id="1065" w:author="PR Preview" w:date="2026-01-01T00:00:00Z">
        <w:r>
          <w:t xml:space="preserve"> </w:t>
        </w:r>
      </w:ins>
      <w:ins w:id="1066" w:author="PR Preview" w:date="2026-01-01T00:00:00Z">
        <w:r>
          <w:rPr>
            <w:i/>
            <w:iCs/>
          </w:rPr>
          <w:t xml:space="preserve">Machine learning: A probabilistic perspective</w:t>
        </w:r>
      </w:ins>
      <w:ins w:id="1067" w:author="PR Preview" w:date="2026-01-01T00:00:00Z">
        <w:r>
          <w:t xml:space="preserve">. in Adaptive computation and machine learning. MIT Press, 2012.</w:t>
        </w:r>
      </w:ins>
    </w:p>
    <w:bookmarkEnd w:id="221"/>
    <w:bookmarkStart w:id="223" w:name="ref-wikipedia_cross_entropy"/>
    <w:p>
      <w:pPr>
        <w:pStyle w:val="Bibliography"/>
      </w:pPr>
      <w:ins w:id="1068" w:author="PR Preview" w:date="2026-01-01T00:00:00Z">
        <w:r>
          <w:t xml:space="preserve">[19]</w:t>
        </w:r>
      </w:ins>
      <w:ins w:id="1069" w:author="PR Preview" w:date="2026-01-01T00:00:00Z">
        <w:r>
          <w:t xml:space="preserve"> </w:t>
        </w:r>
      </w:ins>
      <w:ins w:id="1070" w:author="PR Preview" w:date="2026-01-01T00:00:00Z">
        <w:r>
          <w:t xml:space="preserve">	</w:t>
        </w:r>
      </w:ins>
      <w:ins w:id="1071" w:author="PR Preview" w:date="2026-01-01T00:00:00Z">
        <w:r>
          <w:t xml:space="preserve">Wikipedia contributors,</w:t>
        </w:r>
      </w:ins>
      <w:ins w:id="1072" w:author="PR Preview" w:date="2026-01-01T00:00:00Z">
        <w:r>
          <w:t xml:space="preserve"> </w:t>
        </w:r>
      </w:ins>
      <w:ins w:id="1073" w:author="PR Preview" w:date="2026-01-01T00:00:00Z">
        <w:r>
          <w:t xml:space="preserve">“Cross-entropy —</w:t>
        </w:r>
      </w:ins>
      <w:ins w:id="1074" w:author="PR Preview" w:date="2026-01-01T00:00:00Z">
        <w:r>
          <w:t xml:space="preserve"> </w:t>
        </w:r>
      </w:ins>
      <w:ins w:id="1075" w:author="PR Preview" w:date="2026-01-01T00:00:00Z">
        <w:r>
          <w:t xml:space="preserve">Wikipedia</w:t>
        </w:r>
      </w:ins>
      <w:ins w:id="1076" w:author="PR Preview" w:date="2026-01-01T00:00:00Z">
        <w:r>
          <w:t xml:space="preserve">,</w:t>
        </w:r>
      </w:ins>
      <w:ins w:id="1077" w:author="PR Preview" w:date="2026-01-01T00:00:00Z">
        <w:r>
          <w:t xml:space="preserve"> </w:t>
        </w:r>
      </w:ins>
      <w:ins w:id="1078" w:author="PR Preview" w:date="2026-01-01T00:00:00Z">
        <w:r>
          <w:t xml:space="preserve">the free encyclopedia.”</w:t>
        </w:r>
      </w:ins>
      <w:ins w:id="1079" w:author="PR Preview" w:date="2026-01-01T00:00:00Z">
        <w:r>
          <w:t xml:space="preserve"> </w:t>
        </w:r>
      </w:ins>
      <w:ins w:id="1080" w:author="PR Preview" w:date="2026-01-01T00:00:00Z">
        <w:r>
          <w:t xml:space="preserve">2026. Available:</w:t>
        </w:r>
      </w:ins>
      <w:ins w:id="1081" w:author="PR Preview" w:date="2026-01-01T00:00:00Z">
        <w:r>
          <w:t xml:space="preserve"> </w:t>
        </w:r>
      </w:ins>
      <w:hyperlink r:id="rId222">
        <w:ins w:id="1082" w:author="PR Preview" w:date="2026-01-01T00:00:00Z">
          <w:r>
            <w:rPr>
              <w:rStyle w:val="Hyperlink"/>
            </w:rPr>
            <w:t xml:space="preserve">https://en.wikipedia.org/wiki/Cross-entropy</w:t>
          </w:r>
        </w:ins>
      </w:hyperlink>
    </w:p>
    <w:bookmarkEnd w:id="223"/>
    <w:bookmarkStart w:id="225" w:name="ref-lange2024applied"/>
    <w:p>
      <w:pPr>
        <w:pStyle w:val="Bibliography"/>
      </w:pPr>
      <w:ins w:id="1083" w:author="PR Preview" w:date="2026-01-01T00:00:00Z">
        <w:r>
          <w:t xml:space="preserve">[20]</w:t>
        </w:r>
      </w:ins>
      <w:ins w:id="1084" w:author="PR Preview" w:date="2026-01-01T00:00:00Z">
        <w:r>
          <w:t xml:space="preserve"> </w:t>
        </w:r>
      </w:ins>
      <w:ins w:id="1085" w:author="PR Preview" w:date="2026-01-01T00:00:00Z">
        <w:r>
          <w:t xml:space="preserve">	</w:t>
        </w:r>
      </w:ins>
      <w:ins w:id="1086" w:author="PR Preview" w:date="2026-01-01T00:00:00Z">
        <w:r>
          <w:t xml:space="preserve">K. Lange,</w:t>
        </w:r>
      </w:ins>
      <w:ins w:id="1087" w:author="PR Preview" w:date="2026-01-01T00:00:00Z">
        <w:r>
          <w:t xml:space="preserve"> </w:t>
        </w:r>
      </w:ins>
      <w:ins w:id="1088" w:author="PR Preview" w:date="2026-01-01T00:00:00Z">
        <w:r>
          <w:rPr>
            <w:i/>
            <w:iCs/>
          </w:rPr>
          <w:t xml:space="preserve">Applied probability</w:t>
        </w:r>
      </w:ins>
      <w:ins w:id="1089" w:author="PR Preview" w:date="2026-01-01T00:00:00Z">
        <w:r>
          <w:t xml:space="preserve">, 3rd ed. in Springer texts in statistics. Springer, 2024. doi:</w:t>
        </w:r>
      </w:ins>
      <w:ins w:id="1090" w:author="PR Preview" w:date="2026-01-01T00:00:00Z">
        <w:r>
          <w:t xml:space="preserve"> </w:t>
        </w:r>
      </w:ins>
      <w:hyperlink r:id="rId224">
        <w:ins w:id="1091" w:author="PR Preview" w:date="2026-01-01T00:00:00Z">
          <w:r>
            <w:rPr>
              <w:rStyle w:val="Hyperlink"/>
            </w:rPr>
            <w:t xml:space="preserve">10.1007/978-1-0716-4172-9</w:t>
          </w:r>
        </w:ins>
      </w:hyperlink>
      <w:ins w:id="1092" w:author="PR Preview" w:date="2026-01-01T00:00:00Z">
        <w:r>
          <w:t xml:space="preserve">.</w:t>
        </w:r>
      </w:ins>
    </w:p>
    <w:bookmarkEnd w:id="225"/>
    <w:bookmarkEnd w:id="226"/>
    <w:bookmarkEnd w:id="2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4" Type="http://schemas.openxmlformats.org/officeDocument/2006/relationships/image" Target="media/rId104.png"/><Relationship Id="rId187" Type="http://schemas.openxmlformats.org/officeDocument/2006/relationships/image" Target="media/rId187.png"/><Relationship Id="rId99" Type="http://schemas.openxmlformats.org/officeDocument/2006/relationships/hyperlink" Target="data/auto.csv" TargetMode="External"/><Relationship Id="rId45" Type="http://schemas.openxmlformats.org/officeDocument/2006/relationships/hyperlink" Target="expectation.qmd#def-expectation" TargetMode="External"/><Relationship Id="rId47" Type="http://schemas.openxmlformats.org/officeDocument/2006/relationships/hyperlink" Target="expectation.qmd#thm-linearity-expectation" TargetMode="External"/><Relationship Id="rId207" Type="http://schemas.openxmlformats.org/officeDocument/2006/relationships/hyperlink" Target="https://bookdown.org/kevin_davisross/probsim-book/" TargetMode="External"/><Relationship Id="rId98" Type="http://schemas.openxmlformats.org/officeDocument/2006/relationships/hyperlink" Target="https://cran.r-project.org/package=ISLR2" TargetMode="External"/><Relationship Id="rId212" Type="http://schemas.openxmlformats.org/officeDocument/2006/relationships/hyperlink" Target="https://doi.org/10.1007/978-0-387-84858-7" TargetMode="External"/><Relationship Id="rId224" Type="http://schemas.openxmlformats.org/officeDocument/2006/relationships/hyperlink" Target="https://doi.org/10.1007/978-1-0716-4172-9" TargetMode="External"/><Relationship Id="rId198" Type="http://schemas.openxmlformats.org/officeDocument/2006/relationships/hyperlink" Target="https://doi.org/10.1007/978-1-4614-4708-5" TargetMode="External"/><Relationship Id="rId203" Type="http://schemas.openxmlformats.org/officeDocument/2006/relationships/hyperlink" Target="https://doi.org/10.1201/9781315182780" TargetMode="External"/><Relationship Id="rId194" Type="http://schemas.openxmlformats.org/officeDocument/2006/relationships/hyperlink" Target="https://doi.org/10.5281/zenodo.4305949" TargetMode="External"/><Relationship Id="rId205" Type="http://schemas.openxmlformats.org/officeDocument/2006/relationships/hyperlink" Target="https://en.wikipedia.org/wiki/Conditional_expectation" TargetMode="External"/><Relationship Id="rId222" Type="http://schemas.openxmlformats.org/officeDocument/2006/relationships/hyperlink" Target="https://en.wikipedia.org/wiki/Cross-entropy" TargetMode="External"/><Relationship Id="rId219" Type="http://schemas.openxmlformats.org/officeDocument/2006/relationships/hyperlink" Target="https://en.wikipedia.org/wiki/Entropy_(information_theory)" TargetMode="External"/><Relationship Id="rId191" Type="http://schemas.openxmlformats.org/officeDocument/2006/relationships/hyperlink" Target="https://en.wikipedia.org/wiki/Expected_value" TargetMode="External"/><Relationship Id="rId196" Type="http://schemas.openxmlformats.org/officeDocument/2006/relationships/hyperlink" Target="https://en.wikipedia.org/wiki/Law_of_the_unconscious_statistician" TargetMode="External"/><Relationship Id="rId210" Type="http://schemas.openxmlformats.org/officeDocument/2006/relationships/hyperlink" Target="https://en.wikipedia.org/wiki/Loss_function" TargetMode="External"/><Relationship Id="rId214" Type="http://schemas.openxmlformats.org/officeDocument/2006/relationships/hyperlink" Target="https://en.wikipedia.org/wiki/Risk_function" TargetMode="External"/><Relationship Id="rId97" Type="http://schemas.openxmlformats.org/officeDocument/2006/relationships/hyperlink" Target="https://islp.readthedocs.io/" TargetMode="External"/><Relationship Id="rId158" Type="http://schemas.openxmlformats.org/officeDocument/2006/relationships/hyperlink" Target="https://morrison-lab.github.io/mds/algebra-basics.html#def-argmin" TargetMode="External"/><Relationship Id="rId157" Type="http://schemas.openxmlformats.org/officeDocument/2006/relationships/hyperlink" Target="https://morrison-lab.github.io/mds/algebra-basics.html#def-global-minimizer" TargetMode="External"/><Relationship Id="rId17" Type="http://schemas.openxmlformats.org/officeDocument/2006/relationships/hyperlink" Target="https://morrison-lab.github.io/mds/algebra-sums.html#def-summation" TargetMode="External"/><Relationship Id="rId30" Type="http://schemas.openxmlformats.org/officeDocument/2006/relationships/hyperlink" Target="https://morrison-lab.github.io/mds/calculus-double-integrals.html#thm-fubini-tonelli" TargetMode="External"/><Relationship Id="rId19" Type="http://schemas.openxmlformats.org/officeDocument/2006/relationships/hyperlink" Target="https://morrison-lab.github.io/mds/calculus-integration.html#def-riemann-integral" TargetMode="External"/><Relationship Id="rId20" Type="http://schemas.openxmlformats.org/officeDocument/2006/relationships/hyperlink" Target="https://morrison-lab.github.io/mds/linear-algebra-vectors.html#def-mean" TargetMode="External"/><Relationship Id="rId15" Type="http://schemas.openxmlformats.org/officeDocument/2006/relationships/hyperlink" Target="https://morrison-lab.github.io/mds/linear-algebra-vectors.html#def-weight" TargetMode="External"/><Relationship Id="rId14" Type="http://schemas.openxmlformats.org/officeDocument/2006/relationships/hyperlink" Target="https://morrison-lab.github.io/mds/linear-algebra-vectors.html#def-weighted-average" TargetMode="External"/><Relationship Id="rId88" Type="http://schemas.openxmlformats.org/officeDocument/2006/relationships/hyperlink" Target="https://morrison-lab.github.io/mds/measures.html#def-counting-measure" TargetMode="External"/><Relationship Id="rId86" Type="http://schemas.openxmlformats.org/officeDocument/2006/relationships/hyperlink" Target="https://morrison-lab.github.io/mds/measures.html#def-measure" TargetMode="External"/><Relationship Id="rId137" Type="http://schemas.openxmlformats.org/officeDocument/2006/relationships/hyperlink" Target="https://morrison-lab.github.io/sds/estimation.html#def-estimand" TargetMode="External"/><Relationship Id="rId200" Type="http://schemas.openxmlformats.org/officeDocument/2006/relationships/hyperlink" Target="https://www.cengage.com/c/statistical-inference-2e-casella-berger/9780534243128/" TargetMode="External"/><Relationship Id="rId216" Type="http://schemas.openxmlformats.org/officeDocument/2006/relationships/hyperlink" Target="https://www.deeplearningbook.org/" TargetMode="External"/><Relationship Id="rId134" Type="http://schemas.openxmlformats.org/officeDocument/2006/relationships/hyperlink" Target="independence.qmd#def-indpt" TargetMode="External"/><Relationship Id="rId35" Type="http://schemas.openxmlformats.org/officeDocument/2006/relationships/hyperlink" Target="independence.qmd#exm-indpt" TargetMode="External"/><Relationship Id="rId48" Type="http://schemas.openxmlformats.org/officeDocument/2006/relationships/hyperlink" Target="probability-basics.qmd#def-experiment-outcome" TargetMode="External"/><Relationship Id="rId21" Type="http://schemas.openxmlformats.org/officeDocument/2006/relationships/hyperlink" Target="probability-basics.qmd#def-probability" TargetMode="External"/><Relationship Id="rId55" Type="http://schemas.openxmlformats.org/officeDocument/2006/relationships/hyperlink" Target="probability-basics.qmd#def-random-choice" TargetMode="External"/><Relationship Id="rId96" Type="http://schemas.openxmlformats.org/officeDocument/2006/relationships/hyperlink" Target="probability-basics.qmd#thm-total-prob" TargetMode="External"/><Relationship Id="rId26" Type="http://schemas.openxmlformats.org/officeDocument/2006/relationships/hyperlink" Target="random-variables.qmd#def-bernoulli" TargetMode="External"/><Relationship Id="rId18" Type="http://schemas.openxmlformats.org/officeDocument/2006/relationships/hyperlink" Target="random-variables.qmd#def-continuous-rv" TargetMode="External"/><Relationship Id="rId16" Type="http://schemas.openxmlformats.org/officeDocument/2006/relationships/hyperlink" Target="random-variables.qmd#def-discrete-rv" TargetMode="External"/><Relationship Id="rId31" Type="http://schemas.openxmlformats.org/officeDocument/2006/relationships/hyperlink" Target="random-variables.qmd#def-exponential" TargetMode="External"/><Relationship Id="rId69" Type="http://schemas.openxmlformats.org/officeDocument/2006/relationships/hyperlink" Target="random-variables.qmd#def-joint-density-mass" TargetMode="External"/><Relationship Id="rId133" Type="http://schemas.openxmlformats.org/officeDocument/2006/relationships/hyperlink" Target="random-variables.qmd#def-joint-distribution" TargetMode="External"/><Relationship Id="rId60" Type="http://schemas.openxmlformats.org/officeDocument/2006/relationships/hyperlink" Target="random-variables.qmd#def-joint-pdf" TargetMode="External"/><Relationship Id="rId56" Type="http://schemas.openxmlformats.org/officeDocument/2006/relationships/hyperlink" Target="random-variables.qmd#def-joint-pmf" TargetMode="External"/><Relationship Id="rId53" Type="http://schemas.openxmlformats.org/officeDocument/2006/relationships/hyperlink" Target="random-variables.qmd#def-jointly-distributed" TargetMode="External"/><Relationship Id="rId58" Type="http://schemas.openxmlformats.org/officeDocument/2006/relationships/hyperlink" Target="random-variables.qmd#def-marginal" TargetMode="External"/><Relationship Id="rId65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3" Type="http://schemas.openxmlformats.org/officeDocument/2006/relationships/hyperlink" Target="random-variables.qmd#def-random-variable" TargetMode="External"/><Relationship Id="rId23" Type="http://schemas.openxmlformats.org/officeDocument/2006/relationships/hyperlink" Target="random-variables.qmd#def-range" TargetMode="External"/><Relationship Id="rId28" Type="http://schemas.openxmlformats.org/officeDocument/2006/relationships/hyperlink" Target="random-variables.qmd#def-surv-fn" TargetMode="External"/><Relationship Id="rId39" Type="http://schemas.openxmlformats.org/officeDocument/2006/relationships/hyperlink" Target="random-variables.qmd#def-uniform" TargetMode="External"/><Relationship Id="rId32" Type="http://schemas.openxmlformats.org/officeDocument/2006/relationships/hyperlink" Target="random-variables.qmd#exm-exp-survfn" TargetMode="External"/><Relationship Id="rId75" Type="http://schemas.openxmlformats.org/officeDocument/2006/relationships/hyperlink" Target="random-variables.qmd#exm-joint-pmf" TargetMode="External"/><Relationship Id="rId61" Type="http://schemas.openxmlformats.org/officeDocument/2006/relationships/hyperlink" Target="random-variables.qmd#thm-marginal-density" TargetMode="External"/><Relationship Id="rId57" Type="http://schemas.openxmlformats.org/officeDocument/2006/relationships/hyperlink" Target="random-variables.qmd#thm-marginal-pmf" TargetMode="External"/><Relationship Id="rId64" Type="http://schemas.openxmlformats.org/officeDocument/2006/relationships/hyperlink" Target="variance-covariance.qmd#def-correlation" TargetMode="External"/><Relationship Id="rId63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99" Type="http://schemas.openxmlformats.org/officeDocument/2006/relationships/hyperlink" Target="data/auto.csv" TargetMode="External"/><Relationship Id="rId45" Type="http://schemas.openxmlformats.org/officeDocument/2006/relationships/hyperlink" Target="expectation.qmd#def-expectation" TargetMode="External"/><Relationship Id="rId47" Type="http://schemas.openxmlformats.org/officeDocument/2006/relationships/hyperlink" Target="expectation.qmd#thm-linearity-expectation" TargetMode="External"/><Relationship Id="rId207" Type="http://schemas.openxmlformats.org/officeDocument/2006/relationships/hyperlink" Target="https://bookdown.org/kevin_davisross/probsim-book/" TargetMode="External"/><Relationship Id="rId98" Type="http://schemas.openxmlformats.org/officeDocument/2006/relationships/hyperlink" Target="https://cran.r-project.org/package=ISLR2" TargetMode="External"/><Relationship Id="rId212" Type="http://schemas.openxmlformats.org/officeDocument/2006/relationships/hyperlink" Target="https://doi.org/10.1007/978-0-387-84858-7" TargetMode="External"/><Relationship Id="rId224" Type="http://schemas.openxmlformats.org/officeDocument/2006/relationships/hyperlink" Target="https://doi.org/10.1007/978-1-0716-4172-9" TargetMode="External"/><Relationship Id="rId198" Type="http://schemas.openxmlformats.org/officeDocument/2006/relationships/hyperlink" Target="https://doi.org/10.1007/978-1-4614-4708-5" TargetMode="External"/><Relationship Id="rId203" Type="http://schemas.openxmlformats.org/officeDocument/2006/relationships/hyperlink" Target="https://doi.org/10.1201/9781315182780" TargetMode="External"/><Relationship Id="rId194" Type="http://schemas.openxmlformats.org/officeDocument/2006/relationships/hyperlink" Target="https://doi.org/10.5281/zenodo.4305949" TargetMode="External"/><Relationship Id="rId205" Type="http://schemas.openxmlformats.org/officeDocument/2006/relationships/hyperlink" Target="https://en.wikipedia.org/wiki/Conditional_expectation" TargetMode="External"/><Relationship Id="rId222" Type="http://schemas.openxmlformats.org/officeDocument/2006/relationships/hyperlink" Target="https://en.wikipedia.org/wiki/Cross-entropy" TargetMode="External"/><Relationship Id="rId219" Type="http://schemas.openxmlformats.org/officeDocument/2006/relationships/hyperlink" Target="https://en.wikipedia.org/wiki/Entropy_(information_theory)" TargetMode="External"/><Relationship Id="rId191" Type="http://schemas.openxmlformats.org/officeDocument/2006/relationships/hyperlink" Target="https://en.wikipedia.org/wiki/Expected_value" TargetMode="External"/><Relationship Id="rId196" Type="http://schemas.openxmlformats.org/officeDocument/2006/relationships/hyperlink" Target="https://en.wikipedia.org/wiki/Law_of_the_unconscious_statistician" TargetMode="External"/><Relationship Id="rId210" Type="http://schemas.openxmlformats.org/officeDocument/2006/relationships/hyperlink" Target="https://en.wikipedia.org/wiki/Loss_function" TargetMode="External"/><Relationship Id="rId214" Type="http://schemas.openxmlformats.org/officeDocument/2006/relationships/hyperlink" Target="https://en.wikipedia.org/wiki/Risk_function" TargetMode="External"/><Relationship Id="rId97" Type="http://schemas.openxmlformats.org/officeDocument/2006/relationships/hyperlink" Target="https://islp.readthedocs.io/" TargetMode="External"/><Relationship Id="rId158" Type="http://schemas.openxmlformats.org/officeDocument/2006/relationships/hyperlink" Target="https://morrison-lab.github.io/mds/algebra-basics.html#def-argmin" TargetMode="External"/><Relationship Id="rId157" Type="http://schemas.openxmlformats.org/officeDocument/2006/relationships/hyperlink" Target="https://morrison-lab.github.io/mds/algebra-basics.html#def-global-minimizer" TargetMode="External"/><Relationship Id="rId17" Type="http://schemas.openxmlformats.org/officeDocument/2006/relationships/hyperlink" Target="https://morrison-lab.github.io/mds/algebra-sums.html#def-summation" TargetMode="External"/><Relationship Id="rId30" Type="http://schemas.openxmlformats.org/officeDocument/2006/relationships/hyperlink" Target="https://morrison-lab.github.io/mds/calculus-double-integrals.html#thm-fubini-tonelli" TargetMode="External"/><Relationship Id="rId19" Type="http://schemas.openxmlformats.org/officeDocument/2006/relationships/hyperlink" Target="https://morrison-lab.github.io/mds/calculus-integration.html#def-riemann-integral" TargetMode="External"/><Relationship Id="rId20" Type="http://schemas.openxmlformats.org/officeDocument/2006/relationships/hyperlink" Target="https://morrison-lab.github.io/mds/linear-algebra-vectors.html#def-mean" TargetMode="External"/><Relationship Id="rId15" Type="http://schemas.openxmlformats.org/officeDocument/2006/relationships/hyperlink" Target="https://morrison-lab.github.io/mds/linear-algebra-vectors.html#def-weight" TargetMode="External"/><Relationship Id="rId14" Type="http://schemas.openxmlformats.org/officeDocument/2006/relationships/hyperlink" Target="https://morrison-lab.github.io/mds/linear-algebra-vectors.html#def-weighted-average" TargetMode="External"/><Relationship Id="rId88" Type="http://schemas.openxmlformats.org/officeDocument/2006/relationships/hyperlink" Target="https://morrison-lab.github.io/mds/measures.html#def-counting-measure" TargetMode="External"/><Relationship Id="rId86" Type="http://schemas.openxmlformats.org/officeDocument/2006/relationships/hyperlink" Target="https://morrison-lab.github.io/mds/measures.html#def-measure" TargetMode="External"/><Relationship Id="rId137" Type="http://schemas.openxmlformats.org/officeDocument/2006/relationships/hyperlink" Target="https://morrison-lab.github.io/sds/estimation.html#def-estimand" TargetMode="External"/><Relationship Id="rId200" Type="http://schemas.openxmlformats.org/officeDocument/2006/relationships/hyperlink" Target="https://www.cengage.com/c/statistical-inference-2e-casella-berger/9780534243128/" TargetMode="External"/><Relationship Id="rId216" Type="http://schemas.openxmlformats.org/officeDocument/2006/relationships/hyperlink" Target="https://www.deeplearningbook.org/" TargetMode="External"/><Relationship Id="rId134" Type="http://schemas.openxmlformats.org/officeDocument/2006/relationships/hyperlink" Target="independence.qmd#def-indpt" TargetMode="External"/><Relationship Id="rId35" Type="http://schemas.openxmlformats.org/officeDocument/2006/relationships/hyperlink" Target="independence.qmd#exm-indpt" TargetMode="External"/><Relationship Id="rId48" Type="http://schemas.openxmlformats.org/officeDocument/2006/relationships/hyperlink" Target="probability-basics.qmd#def-experiment-outcome" TargetMode="External"/><Relationship Id="rId21" Type="http://schemas.openxmlformats.org/officeDocument/2006/relationships/hyperlink" Target="probability-basics.qmd#def-probability" TargetMode="External"/><Relationship Id="rId55" Type="http://schemas.openxmlformats.org/officeDocument/2006/relationships/hyperlink" Target="probability-basics.qmd#def-random-choice" TargetMode="External"/><Relationship Id="rId96" Type="http://schemas.openxmlformats.org/officeDocument/2006/relationships/hyperlink" Target="probability-basics.qmd#thm-total-prob" TargetMode="External"/><Relationship Id="rId26" Type="http://schemas.openxmlformats.org/officeDocument/2006/relationships/hyperlink" Target="random-variables.qmd#def-bernoulli" TargetMode="External"/><Relationship Id="rId18" Type="http://schemas.openxmlformats.org/officeDocument/2006/relationships/hyperlink" Target="random-variables.qmd#def-continuous-rv" TargetMode="External"/><Relationship Id="rId16" Type="http://schemas.openxmlformats.org/officeDocument/2006/relationships/hyperlink" Target="random-variables.qmd#def-discrete-rv" TargetMode="External"/><Relationship Id="rId31" Type="http://schemas.openxmlformats.org/officeDocument/2006/relationships/hyperlink" Target="random-variables.qmd#def-exponential" TargetMode="External"/><Relationship Id="rId69" Type="http://schemas.openxmlformats.org/officeDocument/2006/relationships/hyperlink" Target="random-variables.qmd#def-joint-density-mass" TargetMode="External"/><Relationship Id="rId133" Type="http://schemas.openxmlformats.org/officeDocument/2006/relationships/hyperlink" Target="random-variables.qmd#def-joint-distribution" TargetMode="External"/><Relationship Id="rId60" Type="http://schemas.openxmlformats.org/officeDocument/2006/relationships/hyperlink" Target="random-variables.qmd#def-joint-pdf" TargetMode="External"/><Relationship Id="rId56" Type="http://schemas.openxmlformats.org/officeDocument/2006/relationships/hyperlink" Target="random-variables.qmd#def-joint-pmf" TargetMode="External"/><Relationship Id="rId53" Type="http://schemas.openxmlformats.org/officeDocument/2006/relationships/hyperlink" Target="random-variables.qmd#def-jointly-distributed" TargetMode="External"/><Relationship Id="rId58" Type="http://schemas.openxmlformats.org/officeDocument/2006/relationships/hyperlink" Target="random-variables.qmd#def-marginal" TargetMode="External"/><Relationship Id="rId65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3" Type="http://schemas.openxmlformats.org/officeDocument/2006/relationships/hyperlink" Target="random-variables.qmd#def-random-variable" TargetMode="External"/><Relationship Id="rId23" Type="http://schemas.openxmlformats.org/officeDocument/2006/relationships/hyperlink" Target="random-variables.qmd#def-range" TargetMode="External"/><Relationship Id="rId28" Type="http://schemas.openxmlformats.org/officeDocument/2006/relationships/hyperlink" Target="random-variables.qmd#def-surv-fn" TargetMode="External"/><Relationship Id="rId39" Type="http://schemas.openxmlformats.org/officeDocument/2006/relationships/hyperlink" Target="random-variables.qmd#def-uniform" TargetMode="External"/><Relationship Id="rId32" Type="http://schemas.openxmlformats.org/officeDocument/2006/relationships/hyperlink" Target="random-variables.qmd#exm-exp-survfn" TargetMode="External"/><Relationship Id="rId75" Type="http://schemas.openxmlformats.org/officeDocument/2006/relationships/hyperlink" Target="random-variables.qmd#exm-joint-pmf" TargetMode="External"/><Relationship Id="rId61" Type="http://schemas.openxmlformats.org/officeDocument/2006/relationships/hyperlink" Target="random-variables.qmd#thm-marginal-density" TargetMode="External"/><Relationship Id="rId57" Type="http://schemas.openxmlformats.org/officeDocument/2006/relationships/hyperlink" Target="random-variables.qmd#thm-marginal-pmf" TargetMode="External"/><Relationship Id="rId64" Type="http://schemas.openxmlformats.org/officeDocument/2006/relationships/hyperlink" Target="variance-covariance.qmd#def-correlation" TargetMode="External"/><Relationship Id="rId63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2026-10-26T18:17:39Z</dcterms:created>
  <dcterms:modified xsi:type="dcterms:W3CDTF">2026-10-26T18:17:39Z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11:11:50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