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02:44:50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02:46:22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16 (Kullback–Leibler divergence)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t>p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</w:delText>
        </w:r>
      </w:del>
      <w:del w:id="9" w:author="PR Preview" w:date="2026-01-01T00:00:00Z">
        <w:r>
          <w:delText xml:space="preserve"> </w:delText>
        </w:r>
      </w:del>
      <m:oMath>
        <m:r>
          <m:t>q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as in</w:delText>
        </w:r>
      </w:del>
      <w:del w:id="12" w:author="PR Preview" w:date="2026-01-01T00:00:00Z">
        <w:r>
          <w:delText xml:space="preserve"> </w:delText>
        </w:r>
      </w:del>
      <w:hyperlink w:anchor="def-cross-entropy">
        <w:del w:id="1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Kullback–Leibler divergence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(KL divergence, or relative entropy)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</w:delText>
        </w:r>
      </w:del>
      <w:del w:id="23" w:author="PR Preview" w:date="2026-01-01T00:00:00Z">
        <w:r>
          <w:delText xml:space="preserve"> </w:delText>
        </w:r>
      </w:del>
      <m:oMath>
        <m:r>
          <m:t>q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from</w:delText>
        </w:r>
      </w:del>
      <w:del w:id="26" w:author="PR Preview" w:date="2026-01-01T00:00:00Z">
        <w:r>
          <w:delText xml:space="preserve"> </w:delText>
        </w:r>
      </w:del>
      <m:oMath>
        <m:r>
          <m:t>p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Definition 16 (Kullback–Leibler divergence (KL divergence, relative entropy))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For</w:t>
        </w:r>
      </w:ins>
      <w:ins w:id="32" w:author="PR Preview" w:date="2026-01-01T00:00:00Z">
        <w:r>
          <w:t xml:space="preserve"> </w:t>
        </w:r>
      </w:ins>
      <m:oMath>
        <m:r>
          <m:t>p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</w:t>
        </w:r>
      </w:ins>
      <w:ins w:id="35" w:author="PR Preview" w:date="2026-01-01T00:00:00Z">
        <w:r>
          <w:t xml:space="preserve"> </w:t>
        </w:r>
      </w:ins>
      <m:oMath>
        <m:r>
          <m:t>q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as in</w:t>
        </w:r>
      </w:ins>
      <w:ins w:id="38" w:author="PR Preview" w:date="2026-01-01T00:00:00Z">
        <w:r>
          <w:t xml:space="preserve"> </w:t>
        </w:r>
      </w:ins>
      <w:hyperlink w:anchor="def-cross-entropy">
        <w:ins w:id="3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Kullback–Leibler divergence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</w:t>
        </w:r>
      </w:ins>
      <w:ins w:id="47" w:author="PR Preview" w:date="2026-01-01T00:00:00Z">
        <w:r>
          <w:rPr>
            <w:b/>
            <w:bCs/>
          </w:rPr>
          <w:t xml:space="preserve">KL divergence</w:t>
        </w:r>
      </w:ins>
      <w:ins w:id="48" w:author="PR Preview" w:date="2026-01-01T00:00:00Z">
        <w:r>
          <w:t xml:space="preserve">, or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relative entropy</w:t>
        </w:r>
      </w:ins>
      <w:ins w:id="51" w:author="PR Preview" w:date="2026-01-01T00:00:00Z">
        <w:r>
          <w:t xml:space="preserve">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</w:t>
        </w:r>
      </w:ins>
      <w:ins w:id="54" w:author="PR Preview" w:date="2026-01-01T00:00:00Z">
        <w:r>
          <w:t xml:space="preserve"> </w:t>
        </w:r>
      </w:ins>
      <m:oMath>
        <m:r>
          <m:t>q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from</w:t>
        </w:r>
      </w:ins>
      <w:ins w:id="57" w:author="PR Preview" w:date="2026-01-01T00:00:00Z">
        <w:r>
          <w:t xml:space="preserve"> </w:t>
        </w:r>
      </w:ins>
      <m:oMath>
        <m:r>
          <m:t>p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2026-10-15T09:50:04Z</dcterms:created>
  <dcterms:modified xsi:type="dcterms:W3CDTF">2026-10-15T09:50:04Z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02:46:22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