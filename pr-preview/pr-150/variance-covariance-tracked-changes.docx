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5" w:name="sec-bias-variance-prediction"/>
    <w:p>
      <w:pPr>
        <w:pStyle w:val="Heading2"/>
      </w:pPr>
      <w:del w:id="3" w:author="PR Preview" w:date="2026-01-01T00:00:00Z">
        <w:r>
          <w:delText xml:space="preserve">3 Bias, variance, and prediction error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Exercise 2 (Expected squared error from three sources)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 prediction</w:delText>
        </w:r>
      </w:del>
      <w:del w:id="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at a new point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has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squared bias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variance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new response is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where</w:delText>
        </w:r>
      </w:del>
      <w:del w:id="26" w:author="PR Preview" w:date="2026-01-01T00:00:00Z">
        <w:r>
          <w:delText xml:space="preserve"> </w:delText>
        </w:r>
      </w:del>
      <m:oMath>
        <m:r>
          <m:t>ε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has mean</w:delText>
        </w:r>
      </w:del>
      <w:del w:id="29" w:author="PR Preview" w:date="2026-01-01T00:00:00Z">
        <w:r>
          <w:delText xml:space="preserve"> </w:delText>
        </w:r>
      </w:del>
      <m:oMath>
        <m:r>
          <m:t>0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variance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is independent of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3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37" w:author="PR Preview" w:date="2026-01-01T00:00:00Z">
        <w:r>
          <w:delText xml:space="preserve">What is the expected squared prediction error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9" w:author="PR Preview" w:date="2026-01-01T00:00:00Z">
        <w:r>
          <w:delText xml:space="preserve">?</w:delText>
        </w:r>
      </w:del>
    </w:p>
    <w:p>
      <w:pPr>
        <w:pStyle w:val="Compact"/>
        <w:numPr>
          <w:ilvl w:val="0"/>
          <w:numId w:val="1002"/>
        </w:numPr>
      </w:pPr>
      <w:del w:id="40" w:author="PR Preview" w:date="2026-01-01T00:00:00Z">
        <w:r>
          <w:delText xml:space="preserve">If we could remove all bias and all variance of</w:delText>
        </w:r>
      </w:del>
      <w:del w:id="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what would the expected squared prediction error be?</w:delText>
        </w:r>
      </w:del>
    </w:p>
    <w:p>
      <w:pPr>
        <w:pStyle w:val="Compact"/>
        <w:numPr>
          <w:ilvl w:val="0"/>
          <w:numId w:val="1002"/>
        </w:numPr>
      </w:pPr>
      <w:del w:id="45" w:author="PR Preview" w:date="2026-01-01T00:00:00Z">
        <w:r>
          <w:delText xml:space="preserve">Which of the three quantities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(squared bias, variance of</w:delText>
        </w:r>
      </w:del>
      <w:del w:id="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1" w:author="PR Preview" w:date="2026-01-01T00:00:00Z">
        <w:r>
          <w:delText xml:space="preserve">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can a better prediction method reduce,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which cannot?</w:delText>
        </w:r>
      </w:del>
    </w:p>
    <w:p>
      <w:pPr>
        <w:pStyle w:val="FirstParagraph"/>
      </w:pPr>
      <w:del w:id="56" w:author="PR Preview" w:date="2026-01-01T00:00:00Z">
        <w:r>
          <w:rPr>
            <w:i/>
            <w:iCs/>
          </w:rPr>
          <w:delText xml:space="preserve">Solution 2</w:delText>
        </w:r>
      </w:del>
      <w:del w:id="57" w:author="PR Preview" w:date="2026-01-01T00:00:00Z">
        <w:r>
          <w:delText xml:space="preserve">. </w:delText>
        </w:r>
      </w:del>
    </w:p>
    <w:p>
      <w:pPr>
        <w:numPr>
          <w:ilvl w:val="0"/>
          <w:numId w:val="1003"/>
        </w:numPr>
      </w:pPr>
      <w:del w:id="58" w:author="PR Preview" w:date="2026-01-01T00:00:00Z">
        <w:r>
          <w:delText xml:space="preserve">The expected squared error is the sum of the three sources:</w:delText>
        </w:r>
      </w:del>
      <w:del w:id="5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60" w:author="PR Preview" w:date="2026-01-01T00:00:00Z">
        <w:r>
          <w:delText xml:space="preserve">.</w:delText>
        </w:r>
      </w:del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 noise variance</w:delText>
        </w:r>
      </w:del>
      <w:del w:id="6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remains,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so</w:delText>
        </w:r>
      </w:del>
      <w:del w:id="69" w:author="PR Preview" w:date="2026-01-01T00:00:00Z">
        <w:r>
          <w:delText xml:space="preserve"> </w:delText>
        </w:r>
      </w:del>
      <m:oMath>
        <m:r>
          <m:t>3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 the smallest expected squared error any prediction can have here.</w:delText>
        </w:r>
      </w:del>
    </w:p>
    <w:p>
      <w:pPr>
        <w:numPr>
          <w:ilvl w:val="0"/>
          <w:numId w:val="1003"/>
        </w:numPr>
      </w:pPr>
      <w:del w:id="72" w:author="PR Preview" w:date="2026-01-01T00:00:00Z">
        <w:r>
          <w:delText xml:space="preserve">A better method can reduce the squared bias and the variance of</w:delText>
        </w:r>
      </w:del>
      <w:del w:id="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 both depend on how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built.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It cannot reduce</w:delText>
        </w:r>
      </w:del>
      <w:del w:id="8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which is the variance of the noise</w:delText>
        </w:r>
      </w:del>
      <w:del w:id="86" w:author="PR Preview" w:date="2026-01-01T00:00:00Z">
        <w:r>
          <w:delText xml:space="preserve"> </w:delText>
        </w:r>
      </w:del>
      <m:oMath>
        <m:r>
          <m:t>ε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in the new response.</w:delText>
        </w:r>
      </w:del>
    </w:p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9 (Bias of a prediction)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Let</w:delText>
        </w:r>
      </w:del>
      <w:del w:id="92" w:author="PR Preview" w:date="2026-01-01T00:00:00Z">
        <w:r>
          <w:delText xml:space="preserve"> </w:delText>
        </w:r>
      </w:del>
      <m:oMath>
        <m:r>
          <m:t>f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 a fixed function, and let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be a point.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Let</w:delText>
        </w:r>
      </w:del>
      <w:del w:id="1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be a</w:delText>
        </w:r>
      </w:del>
      <w:del w:id="103" w:author="PR Preview" w:date="2026-01-01T00:00:00Z">
        <w:r>
          <w:delText xml:space="preserve"> </w:delText>
        </w:r>
      </w:del>
      <w:hyperlink r:id="rId9">
        <w:del w:id="10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of the value</w:delText>
        </w:r>
      </w:del>
      <w:del w:id="1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08" w:author="PR Preview" w:date="2026-01-01T00:00:00Z">
        <w:r>
          <w:delText xml:space="preserve">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prediction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is a random variable,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because it depends on the random training data.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The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rPr>
            <w:b/>
            <w:bCs/>
          </w:rPr>
          <w:delText xml:space="preserve">bias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of</w:delText>
        </w:r>
      </w:del>
      <w:del w:id="1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Remark</w:delText>
        </w:r>
      </w:del>
      <w:del w:id="126" w:author="PR Preview" w:date="2026-01-01T00:00:00Z">
        <w:r>
          <w:delText xml:space="preserve">. </w:delText>
        </w:r>
      </w:del>
      <w:del w:id="127" w:author="PR Preview" w:date="2026-01-01T00:00:00Z">
        <w:r>
          <w:delText xml:space="preserve">In expected prediction error decompositions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(James et al. 2021, sec. 2.2.2)</w:delText>
        </w:r>
      </w:del>
      <w:del w:id="130" w:author="PR Preview" w:date="2026-01-01T00:00:00Z">
        <w:r>
          <w:delText xml:space="preserve">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 bias reflects the error introduced by approximating a real-world relationship by a model.</w:delText>
        </w:r>
      </w:del>
    </w:p>
    <w:p>
      <w:pPr>
        <w:pStyle w:val="BodyText"/>
      </w:pPr>
      <w:del w:id="133" w:author="PR Preview" w:date="2026-01-01T00:00:00Z">
        <w:r>
          <w:rPr>
            <w:b/>
            <w:bCs/>
          </w:rPr>
          <w:delText xml:space="preserve">Example 9 (Computing the bias of a prediction)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Suppose</w:delText>
        </w:r>
      </w:del>
      <w:del w:id="1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 the predictions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over repeated training sets,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average</w:delText>
        </w:r>
      </w:del>
      <w:del w:id="146" w:author="PR Preview" w:date="2026-01-01T00:00:00Z">
        <w:r>
          <w:delText xml:space="preserve"> </w:delText>
        </w:r>
      </w:del>
      <m:oMath>
        <m:r>
          <m:t>11</m:t>
        </m:r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50" w:author="PR Preview" w:date="2026-01-01T00:00:00Z">
        <w:r>
          <w:delText xml:space="preserve">The squared bias is</w:delText>
        </w:r>
      </w:del>
      <w:del w:id="151" w:author="PR Preview" w:date="2026-01-01T00:00:00Z">
        <w:r>
          <w:delText xml:space="preserve"> </w:delText>
        </w:r>
      </w:del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the value in</w:delText>
        </w:r>
      </w:del>
      <w:del w:id="155" w:author="PR Preview" w:date="2026-01-01T00:00:00Z">
        <w:r>
          <w:delText xml:space="preserve"> </w:delText>
        </w:r>
      </w:del>
      <w:hyperlink w:anchor="exr-prediction-error">
        <w:del w:id="156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57" w:author="PR Preview" w:date="2026-01-01T00:00:00Z">
        <w:r>
          <w:delText xml:space="preserve">.</w:delText>
        </w:r>
      </w:del>
    </w:p>
    <w:p>
      <w:pPr>
        <w:pStyle w:val="BodyText"/>
      </w:pPr>
      <w:del w:id="158" w:author="PR Preview" w:date="2026-01-01T00:00:00Z">
        <w:r>
          <w:rPr>
            <w:b/>
            <w:bCs/>
          </w:rPr>
          <w:delText xml:space="preserve">Theorem 5 (Expected squared prediction error)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Let</w:delText>
        </w:r>
      </w:del>
      <w:del w:id="1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where</w:delText>
        </w:r>
      </w:del>
      <w:del w:id="165" w:author="PR Preview" w:date="2026-01-01T00:00:00Z">
        <w:r>
          <w:delText xml:space="preserve"> </w:delText>
        </w:r>
      </w:del>
      <m:oMath>
        <m:r>
          <m:t>f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a fixed function,</w:delText>
        </w:r>
      </w:del>
      <w:del w:id="168" w:author="PR Preview" w:date="2026-01-01T00:00:00Z">
        <w:r>
          <w:delText xml:space="preserve"> </w:delText>
        </w:r>
      </w:del>
      <m:oMath>
        <m:r>
          <m:t>ε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has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and</w:delText>
        </w:r>
      </w:del>
      <w:del w:id="178" w:author="PR Preview" w:date="2026-01-01T00:00:00Z">
        <w:r>
          <w:delText xml:space="preserve"> </w:delText>
        </w:r>
      </w:del>
      <m:oMath>
        <m:r>
          <m:t>ε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independent of the prediction</w:delText>
        </w:r>
      </w:del>
      <w:del w:id="1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82" w:author="PR Preview" w:date="2026-01-01T00:00:00Z">
        <w:r>
          <w:delText xml:space="preserve">,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which has</w:delText>
        </w:r>
      </w:del>
      <w:del w:id="1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86" w:author="PR Preview" w:date="2026-01-01T00:00:00Z">
        <w:r>
          <w:delText xml:space="preserve">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189" w:author="PR Preview" w:date="2026-01-01T00:00:00Z">
        <w:r>
          <w:rPr>
            <w:i/>
            <w:iCs/>
          </w:rPr>
          <w:delText xml:space="preserve">Proof</w:delText>
        </w:r>
      </w:del>
      <w:del w:id="190" w:author="PR Preview" w:date="2026-01-01T00:00:00Z">
        <w:r>
          <w:delText xml:space="preserve">. </w:delText>
        </w:r>
      </w:del>
      <w:del w:id="191" w:author="PR Preview" w:date="2026-01-01T00:00:00Z">
        <w:r>
          <w:delText xml:space="preserve">Write</w:delText>
        </w:r>
      </w:del>
      <w:del w:id="1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where</w:delText>
        </w:r>
      </w:del>
      <w:del w:id="196" w:author="PR Preview" w:date="2026-01-01T00:00:00Z">
        <w:r>
          <w:delText xml:space="preserve"> </w:delText>
        </w:r>
      </w:del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97" w:author="PR Preview" w:date="2026-01-01T00:00:00Z">
        <w:r>
          <w:delText xml:space="preserve">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Expanding the square and using linearity of expectation,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Heading2"/>
      </w:pPr>
      <w:ins w:id="200" w:author="PR Preview" w:date="2026-01-01T00:00:00Z">
        <w:r>
          <w:t xml:space="preserve">3 Independent noise plus a random variable</w:t>
        </w:r>
      </w:ins>
    </w:p>
    <w:bookmarkStart w:id="52" w:name="thm-second-moment-noise-sum"/>
    <w:p>
      <w:pPr>
        <w:pStyle w:val="FirstParagraph"/>
      </w:pPr>
      <w:ins w:id="201" w:author="PR Preview" w:date="2026-01-01T00:00:00Z">
        <w:r>
          <w:rPr>
            <w:b/>
            <w:bCs/>
          </w:rPr>
          <w:t xml:space="preserve">Theorem 5 (The second moment of independent noise plus a random variable)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Let</w:t>
        </w:r>
      </w:ins>
      <w:ins w:id="204" w:author="PR Preview" w:date="2026-01-01T00:00:00Z">
        <w:r>
          <w:t xml:space="preserve"> </w:t>
        </w:r>
      </w:ins>
      <m:oMath>
        <m:r>
          <m:t>ε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 a random variable with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Let</w:t>
        </w:r>
      </w:ins>
      <w:ins w:id="214" w:author="PR Preview" w:date="2026-01-01T00:00:00Z">
        <w:r>
          <w:t xml:space="preserve"> </w:t>
        </w:r>
      </w:ins>
      <m:oMath>
        <m:r>
          <m:t>X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be a random variable with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that is independent of</w:t>
        </w:r>
      </w:ins>
      <w:ins w:id="220" w:author="PR Preview" w:date="2026-01-01T00:00:00Z">
        <w:r>
          <w:t xml:space="preserve"> </w:t>
        </w:r>
      </w:ins>
      <m:oMath>
        <m:r>
          <m:t>ε</m:t>
        </m:r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52"/>
    <w:p>
      <w:pPr>
        <w:pStyle w:val="FirstParagraph"/>
      </w:pPr>
      <w:ins w:id="224" w:author="PR Preview" w:date="2026-01-01T00:00:00Z">
        <w:r>
          <w:rPr>
            <w:i/>
            <w:iCs/>
          </w:rPr>
          <w:t xml:space="preserve">Proof</w:t>
        </w:r>
      </w:ins>
      <w:ins w:id="225" w:author="PR Preview" w:date="2026-01-01T00:00:00Z">
        <w:r>
          <w:t xml:space="preserve">. </w:t>
        </w:r>
      </w:ins>
      <w:ins w:id="226" w:author="PR Preview" w:date="2026-01-01T00:00:00Z">
        <w:r>
          <w:t xml:space="preserve">Expanding the square and using</w:t>
        </w:r>
      </w:ins>
      <w:ins w:id="227" w:author="PR Preview" w:date="2026-01-01T00:00:00Z">
        <w:r>
          <w:t xml:space="preserve"> </w:t>
        </w:r>
      </w:ins>
      <w:hyperlink r:id="rId31">
        <w:ins w:id="228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first for the expectation of a sum and then for a constant factor,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ins w:id="232" w:author="PR Preview" w:date="2026-01-01T00:00:00Z">
        <w:r>
          <w:t xml:space="preserve">Each of the three terms is evaluated in turn.</w:t>
        </w:r>
      </w:ins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33" w:author="PR Preview" w:date="2026-01-01T00:00:00Z">
        <w:r>
          <w:delText xml:space="preserve">because</w:delText>
        </w:r>
      </w:del>
      <w:del w:id="234" w:author="PR Preview" w:date="2026-01-01T00:00:00Z">
        <w:r>
          <w:delText xml:space="preserve"> </w:delText>
        </w:r>
      </w:del>
      <m:oMath>
        <m:r>
          <m:t>ε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independent of</w:delText>
        </w:r>
      </w:del>
      <w:del w:id="2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hence of</w:delText>
        </w:r>
      </w:del>
      <w:del w:id="241" w:author="PR Preview" w:date="2026-01-01T00:00:00Z">
        <w:r>
          <w:delText xml:space="preserve"> </w:delText>
        </w:r>
      </w:del>
      <m:oMath>
        <m:r>
          <m:t>D</m:t>
        </m:r>
      </m:oMath>
      <w:del w:id="242" w:author="PR Preview" w:date="2026-01-01T00:00:00Z">
        <w:r>
          <w:delText xml:space="preserve">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</w:delText>
        </w:r>
      </w:del>
      <w:del w:id="24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46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del w:id="247" w:author="PR Preview" w:date="2026-01-01T00:00:00Z">
        <w:r>
          <w:delText xml:space="preserve">By</w:delText>
        </w:r>
      </w:del>
      <w:del w:id="248" w:author="PR Preview" w:date="2026-01-01T00:00:00Z">
        <w:r>
          <w:delText xml:space="preserve"> </w:delText>
        </w:r>
      </w:del>
      <w:hyperlink w:anchor="thm-variance">
        <w:del w:id="24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0" w:author="PR Preview" w:date="2026-01-01T00:00:00Z">
        <w:r>
          <w:delText xml:space="preserve">,</w:delText>
        </w:r>
      </w:del>
      <w:del w:id="25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Here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because</w:delText>
        </w:r>
      </w:del>
      <w:del w:id="2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a constant,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64" w:author="PR Preview" w:date="2026-01-01T00:00:00Z">
        <w:r>
          <w:delText xml:space="preserve">so</w:delText>
        </w:r>
      </w:del>
      <w:del w:id="265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266" w:author="PR Preview" w:date="2026-01-01T00:00:00Z">
        <w:r>
          <w:delText xml:space="preserve">.</w:delText>
        </w:r>
      </w:del>
    </w:p>
    <w:p>
      <w:pPr>
        <w:pStyle w:val="FirstParagraph"/>
      </w:pPr>
      <w:del w:id="267" w:author="PR Preview" w:date="2026-01-01T00:00:00Z">
        <w:r>
          <w:delText xml:space="preserve">Adding the three terms gives the claim.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Definition 10 (Irreducible error)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In</w:delText>
        </w:r>
      </w:del>
      <w:del w:id="271" w:author="PR Preview" w:date="2026-01-01T00:00:00Z">
        <w:r>
          <w:delText xml:space="preserve"> </w:delText>
        </w:r>
      </w:del>
      <w:hyperlink w:anchor="thm-prediction-error">
        <w:del w:id="27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 term</w:delText>
        </w:r>
      </w:del>
      <w:del w:id="27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the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rPr>
            <w:b/>
            <w:bCs/>
          </w:rPr>
          <w:delText xml:space="preserve">irreducible error</w:delText>
        </w:r>
      </w:del>
      <w:del w:id="281" w:author="PR Preview" w:date="2026-01-01T00:00:00Z">
        <w:r>
          <w:delText xml:space="preserve">.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It does not depend on the prediction</w:delText>
        </w:r>
      </w:del>
      <w:del w:id="2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so no choice of prediction can remove it.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For example, in</w:delText>
        </w:r>
      </w:del>
      <w:del w:id="290" w:author="PR Preview" w:date="2026-01-01T00:00:00Z">
        <w:r>
          <w:delText xml:space="preserve"> </w:delText>
        </w:r>
      </w:del>
      <w:hyperlink w:anchor="exr-prediction-error">
        <w:del w:id="291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294" w:author="PR Preview" w:date="2026-01-01T00:00:00Z">
        <w:r>
          <w:delText xml:space="preserve">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so every prediction there has expected squared error at least</w:delText>
        </w:r>
      </w:del>
      <w:del w:id="297" w:author="PR Preview" w:date="2026-01-01T00:00:00Z">
        <w:r>
          <w:delText xml:space="preserve"> </w:delText>
        </w:r>
      </w:del>
      <m:oMath>
        <m:r>
          <m:t>3</m:t>
        </m:r>
      </m:oMath>
      <w:del w:id="298" w:author="PR Preview" w:date="2026-01-01T00:00:00Z">
        <w:r>
          <w:delText xml:space="preserve">.</w:delText>
        </w:r>
      </w:del>
    </w:p>
    <w:p>
      <w:pPr>
        <w:pStyle w:val="BodyText"/>
      </w:pPr>
      <w:del w:id="299" w:author="PR Preview" w:date="2026-01-01T00:00:00Z">
        <w:r>
          <w:rPr>
            <w:i/>
            <w:iCs/>
          </w:rPr>
          <w:delText xml:space="preserve">Remark</w:delText>
        </w:r>
      </w:del>
      <w:del w:id="300" w:author="PR Preview" w:date="2026-01-01T00:00:00Z">
        <w:r>
          <w:delText xml:space="preserve">. </w:delText>
        </w:r>
      </w:del>
      <w:del w:id="301" w:author="PR Preview" w:date="2026-01-01T00:00:00Z">
        <w:r>
          <w:delText xml:space="preserve">This expected prediction error decomposition into squared bias, variance, and irreducible error follows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James et al. (2021, sec. 2.2.2)</w:delText>
        </w:r>
      </w:del>
      <w:del w:id="304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305" w:author="PR Preview" w:date="2026-01-01T00:00:00Z">
        <w:r>
          <w:t xml:space="preserve">Because</w:t>
        </w:r>
      </w:ins>
      <w:ins w:id="306" w:author="PR Preview" w:date="2026-01-01T00:00:00Z">
        <w:r>
          <w:t xml:space="preserve"> </w:t>
        </w:r>
      </w:ins>
      <m:oMath>
        <m:r>
          <m:t>ε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r>
          <m:t>X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are independent,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 expectation of the product is the product of the expectations: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314" w:author="PR Preview" w:date="2026-01-01T00:00:00Z">
        <w:r>
          <w:t xml:space="preserve">, by</w:t>
        </w:r>
      </w:ins>
      <w:ins w:id="315" w:author="PR Preview" w:date="2026-01-01T00:00:00Z">
        <w:r>
          <w:t xml:space="preserve"> </w:t>
        </w:r>
      </w:ins>
      <w:hyperlink w:anchor="thm-variance">
        <w:ins w:id="31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17" w:author="PR Preview" w:date="2026-01-01T00:00:00Z">
        <w:r>
          <w:t xml:space="preserve">.</w:t>
        </w:r>
      </w:ins>
    </w:p>
    <w:p>
      <w:pPr>
        <w:pStyle w:val="FirstParagraph"/>
      </w:pPr>
      <w:ins w:id="318" w:author="PR Preview" w:date="2026-01-01T00:00:00Z">
        <w:r>
          <w:t xml:space="preserve">Substituting the three terms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19" w:author="PR Preview" w:date="2026-01-01T00:00:00Z">
        <w:r>
          <w:rPr>
            <w:i/>
            <w:iCs/>
          </w:rPr>
          <w:t xml:space="preserve">Remark</w:t>
        </w:r>
      </w:ins>
      <w:ins w:id="320" w:author="PR Preview" w:date="2026-01-01T00:00:00Z">
        <w:r>
          <w:t xml:space="preserve"> (Use in statistics and machine learning). </w:t>
        </w:r>
      </w:ins>
      <w:ins w:id="321" w:author="PR Preview" w:date="2026-01-01T00:00:00Z">
        <w:r>
          <w:t xml:space="preserve">Let</w:t>
        </w:r>
      </w:ins>
      <w:ins w:id="322" w:author="PR Preview" w:date="2026-01-01T00:00:00Z">
        <w:r>
          <w:t xml:space="preserve"> </w:t>
        </w:r>
      </w:ins>
      <m:oMath>
        <m:r>
          <m:t>ε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be the noise in a new outcome</w:t>
        </w:r>
      </w:ins>
      <w:ins w:id="325" w:author="PR Preview" w:date="2026-01-01T00:00:00Z">
        <w:r>
          <w:t xml:space="preserve"> </w:t>
        </w:r>
      </w:ins>
      <m:oMath>
        <m:r>
          <m:t>Y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 let</w:t>
        </w:r>
      </w:ins>
      <w:ins w:id="329" w:author="PR Preview" w:date="2026-01-01T00:00:00Z">
        <w:r>
          <w:t xml:space="preserve"> </w:t>
        </w:r>
      </w:ins>
      <m:oMath>
        <m:r>
          <m:t>X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be the difference between the true mean</w:t>
        </w:r>
      </w:ins>
      <w:ins w:id="33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 a prediction</w:t>
        </w:r>
      </w:ins>
      <w:ins w:id="3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ins w:id="337" w:author="PR Preview" w:date="2026-01-01T00:00:00Z">
        <w:r>
          <w:t xml:space="preserve">The mean of</w:t>
        </w:r>
      </w:ins>
      <w:ins w:id="338" w:author="PR Preview" w:date="2026-01-01T00:00:00Z">
        <w:r>
          <w:t xml:space="preserve"> </w:t>
        </w:r>
      </w:ins>
      <m:oMath>
        <m:r>
          <m:t>X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is minus the bias of the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ins w:id="341" w:author="PR Preview" w:date="2026-01-01T00:00:00Z">
        <w:r>
          <w:t xml:space="preserve">The variance of</w:t>
        </w:r>
      </w:ins>
      <w:ins w:id="342" w:author="PR Preview" w:date="2026-01-01T00:00:00Z">
        <w:r>
          <w:t xml:space="preserve"> </w:t>
        </w:r>
      </w:ins>
      <m:oMath>
        <m:r>
          <m:t>X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the variance of the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ins w:id="345" w:author="PR Preview" w:date="2026-01-01T00:00:00Z">
        <w:r>
          <w:t xml:space="preserve">Substituting these two results into the theorem,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with</w:t>
        </w:r>
      </w:ins>
      <w:ins w:id="348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gives the squared prediction error of the new outcome as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52" w:author="PR Preview" w:date="2026-01-01T00:00:00Z">
        <w:r>
          <w:t xml:space="preserve">where</w:t>
        </w:r>
      </w:ins>
      <w:ins w:id="35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the irreducible error.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 statistics notes define the bias of a prediction and the training data it depends on,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 state this result for predictions as the</w:t>
        </w:r>
      </w:ins>
      <w:ins w:id="360" w:author="PR Preview" w:date="2026-01-01T00:00:00Z">
        <w:r>
          <w:t xml:space="preserve"> </w:t>
        </w:r>
      </w:ins>
      <w:hyperlink r:id="rId53">
        <w:ins w:id="361" w:author="PR Preview" w:date="2026-01-01T00:00:00Z">
          <w:r>
            <w:rPr>
              <w:rStyle w:val="Hyperlink"/>
            </w:rPr>
            <w:t xml:space="preserve">bias, variance and noise decomposition</w:t>
          </w:r>
        </w:ins>
      </w:hyperlink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with its exercise, worked example and</w:t>
        </w:r>
      </w:ins>
      <w:ins w:id="365" w:author="PR Preview" w:date="2026-01-01T00:00:00Z">
        <w:r>
          <w:t xml:space="preserve"> </w:t>
        </w:r>
      </w:ins>
      <w:hyperlink r:id="rId54">
        <w:ins w:id="366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67" w:author="PR Preview" w:date="2026-01-01T00:00:00Z">
        <w:r>
          <w:t xml:space="preserve">.</w:t>
        </w:r>
      </w:ins>
    </w:p>
    <w:bookmarkEnd w:id="55"/>
    <w:bookmarkStart w:id="103" w:name="covariance"/>
    <w:p>
      <w:pPr>
        <w:pStyle w:val="Heading2"/>
      </w:pPr>
      <w:r>
        <w:t xml:space="preserve">4 Covariance</w:t>
      </w:r>
    </w:p>
    <w:bookmarkStart w:id="56" w:name="def-cov"/>
    <w:p>
      <w:pPr>
        <w:pStyle w:val="FirstParagraph"/>
      </w:pPr>
      <w:del w:id="368" w:author="PR Preview" w:date="2026-01-01T00:00:00Z">
        <w:r>
          <w:rPr>
            <w:b/>
            <w:bCs/>
          </w:rPr>
          <w:delText xml:space="preserve">Definition 11 (Covariance)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The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rPr>
            <w:b/>
            <w:bCs/>
          </w:rPr>
          <w:delText xml:space="preserve">covariance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 two random variables</w:delText>
        </w:r>
      </w:del>
      <w:del w:id="375" w:author="PR Preview" w:date="2026-01-01T00:00:00Z">
        <w:r>
          <w:delText xml:space="preserve"> </w:delText>
        </w:r>
      </w:del>
      <m:oMath>
        <m:r>
          <m:t>X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r>
          <m:t>Y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with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and</w:delText>
        </w:r>
      </w:del>
      <w:del w:id="38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is:</w:delText>
        </w:r>
      </w:del>
    </w:p>
    <w:p>
      <w:pPr>
        <w:pStyle w:val="FirstParagraph"/>
      </w:pPr>
      <w:ins w:id="387" w:author="PR Preview" w:date="2026-01-01T00:00:00Z">
        <w:r>
          <w:rPr>
            <w:b/>
            <w:bCs/>
          </w:rPr>
          <w:t xml:space="preserve">Definition 9 (Covariance)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rPr>
            <w:b/>
            <w:bCs/>
          </w:rPr>
          <w:t xml:space="preserve">covariance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of two random variables</w:t>
        </w:r>
      </w:ins>
      <w:ins w:id="394" w:author="PR Preview" w:date="2026-01-01T00:00:00Z">
        <w:r>
          <w:t xml:space="preserve"> </w:t>
        </w:r>
      </w:ins>
      <m:oMath>
        <m:r>
          <m:t>X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</w:t>
        </w:r>
      </w:ins>
      <w:ins w:id="397" w:author="PR Preview" w:date="2026-01-01T00:00:00Z">
        <w:r>
          <w:t xml:space="preserve"> </w:t>
        </w:r>
      </w:ins>
      <m:oMath>
        <m:r>
          <m:t>Y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with</w:t>
        </w:r>
      </w:ins>
      <w:ins w:id="40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</w:t>
        </w:r>
      </w:ins>
      <w:ins w:id="40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6"/>
    <w:bookmarkStart w:id="57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58" w:name="exm-alt-cov"/>
    <w:p>
      <w:pPr>
        <w:pStyle w:val="FirstParagraph"/>
      </w:pPr>
      <w:del w:id="406" w:author="PR Preview" w:date="2026-01-01T00:00:00Z">
        <w:r>
          <w:rPr>
            <w:b/>
            <w:bCs/>
          </w:rPr>
          <w:delText xml:space="preserve">Example 10 (Covariance of a binary exposure and outcome)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For the joint PMF in</w:delText>
        </w:r>
      </w:del>
      <w:del w:id="409" w:author="PR Preview" w:date="2026-01-01T00:00:00Z">
        <w:r>
          <w:delText xml:space="preserve"> </w:delText>
        </w:r>
      </w:del>
      <w:hyperlink w:anchor="exm-cond-variance">
        <w:del w:id="41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411" w:author="PR Preview" w:date="2026-01-01T00:00:00Z">
        <w:r>
          <w:delText xml:space="preserve">,</w:delText>
        </w:r>
      </w:del>
    </w:p>
    <w:p>
      <w:pPr>
        <w:pStyle w:val="FirstParagraph"/>
      </w:pPr>
      <w:ins w:id="412" w:author="PR Preview" w:date="2026-01-01T00:00:00Z">
        <w:r>
          <w:rPr>
            <w:b/>
            <w:bCs/>
          </w:rPr>
          <w:t xml:space="preserve">Example 9 (Covariance of a binary exposure and outcome)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the joint PMF in</w:t>
        </w:r>
      </w:ins>
      <w:ins w:id="415" w:author="PR Preview" w:date="2026-01-01T00:00:00Z">
        <w:r>
          <w:t xml:space="preserve"> </w:t>
        </w:r>
      </w:ins>
      <w:hyperlink w:anchor="exm-cond-variance">
        <w:ins w:id="41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58"/>
    <w:bookmarkStart w:id="60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5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4" w:name="exm-indpt-uncorrelated"/>
    <w:p>
      <w:pPr>
        <w:pStyle w:val="FirstParagraph"/>
      </w:pPr>
      <w:del w:id="418" w:author="PR Preview" w:date="2026-01-01T00:00:00Z">
        <w:r>
          <w:rPr>
            <w:b/>
            <w:bCs/>
          </w:rPr>
          <w:delText xml:space="preserve">Example 11 (Two independent coin flips)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 the independent coin flips</w:delText>
        </w:r>
      </w:del>
      <w:del w:id="4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of</w:delText>
        </w:r>
      </w:del>
      <w:del w:id="427" w:author="PR Preview" w:date="2026-01-01T00:00:00Z">
        <w:r>
          <w:delText xml:space="preserve"> </w:delText>
        </w:r>
      </w:del>
      <w:hyperlink r:id="rId63">
        <w:del w:id="428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only when both flips are heads, so:</w:delText>
        </w:r>
      </w:del>
    </w:p>
    <w:p>
      <w:pPr>
        <w:pStyle w:val="FirstParagraph"/>
      </w:pPr>
      <w:ins w:id="433" w:author="PR Preview" w:date="2026-01-01T00:00:00Z">
        <w:r>
          <w:rPr>
            <w:b/>
            <w:bCs/>
          </w:rPr>
          <w:t xml:space="preserve">Example 10 (Two independent coin flips)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For the independent coin flips</w:t>
        </w:r>
      </w:ins>
      <w:ins w:id="4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</w:t>
        </w:r>
      </w:ins>
      <w:ins w:id="4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of</w:t>
        </w:r>
      </w:ins>
      <w:ins w:id="442" w:author="PR Preview" w:date="2026-01-01T00:00:00Z">
        <w:r>
          <w:t xml:space="preserve"> </w:t>
        </w:r>
      </w:ins>
      <w:hyperlink r:id="rId63">
        <w:ins w:id="443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only when both flips are heads,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4"/>
    <w:bookmarkStart w:id="65" w:name="exm-uncorrelated-not-indpt"/>
    <w:p>
      <w:pPr>
        <w:pStyle w:val="BodyText"/>
      </w:pPr>
      <w:del w:id="448" w:author="PR Preview" w:date="2026-01-01T00:00:00Z">
        <w:r>
          <w:rPr>
            <w:b/>
            <w:bCs/>
          </w:rPr>
          <w:delText xml:space="preserve">Example 12 (Zero covariance without independence)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 converse of</w:delText>
        </w:r>
      </w:del>
      <w:del w:id="451" w:author="PR Preview" w:date="2026-01-01T00:00:00Z">
        <w:r>
          <w:delText xml:space="preserve"> </w:delText>
        </w:r>
      </w:del>
      <w:hyperlink w:anchor="thm-indpt-uncorrelated">
        <w:del w:id="45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is false.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Let</w:delText>
        </w:r>
      </w:del>
      <w:del w:id="457" w:author="PR Preview" w:date="2026-01-01T00:00:00Z">
        <w:r>
          <w:delText xml:space="preserve"> </w:delText>
        </w:r>
      </w:del>
      <m:oMath>
        <m:r>
          <m:t>X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take the values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61" w:author="PR Preview" w:date="2026-01-01T00:00:00Z">
        <w:r>
          <w:delText xml:space="preserve">,</w:delText>
        </w:r>
      </w:del>
      <w:del w:id="462" w:author="PR Preview" w:date="2026-01-01T00:00:00Z">
        <w:r>
          <w:delText xml:space="preserve"> </w:delText>
        </w:r>
      </w:del>
      <m:oMath>
        <m:r>
          <m:t>0</m:t>
        </m:r>
      </m:oMath>
      <w:del w:id="463" w:author="PR Preview" w:date="2026-01-01T00:00:00Z">
        <w:r>
          <w:delText xml:space="preserve">, and</w:delText>
        </w:r>
      </w:del>
      <w:del w:id="464" w:author="PR Preview" w:date="2026-01-01T00:00:00Z">
        <w:r>
          <w:delText xml:space="preserve"> </w:delText>
        </w:r>
      </w:del>
      <m:oMath>
        <m:r>
          <m:t>1</m:t>
        </m:r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with probability</w:delText>
        </w:r>
      </w:del>
      <w:del w:id="46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3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each,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 let</w:delText>
        </w:r>
      </w:del>
      <w:del w:id="47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Then</w:delText>
        </w:r>
      </w:del>
    </w:p>
    <w:p>
      <w:pPr>
        <w:pStyle w:val="BodyText"/>
      </w:pPr>
      <w:ins w:id="476" w:author="PR Preview" w:date="2026-01-01T00:00:00Z">
        <w:r>
          <w:rPr>
            <w:b/>
            <w:bCs/>
          </w:rPr>
          <w:t xml:space="preserve">Example 11 (Zero covariance without independence)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converse of</w:t>
        </w:r>
      </w:ins>
      <w:ins w:id="479" w:author="PR Preview" w:date="2026-01-01T00:00:00Z">
        <w:r>
          <w:t xml:space="preserve"> </w:t>
        </w:r>
      </w:ins>
      <w:hyperlink w:anchor="thm-indpt-uncorrelated">
        <w:ins w:id="48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is false.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Let</w:t>
        </w:r>
      </w:ins>
      <w:ins w:id="485" w:author="PR Preview" w:date="2026-01-01T00:00:00Z">
        <w:r>
          <w:t xml:space="preserve"> </w:t>
        </w:r>
      </w:ins>
      <m:oMath>
        <m:r>
          <m:t>X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take the values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m:oMath>
        <m:r>
          <m:t>0</m:t>
        </m:r>
      </m:oMath>
      <w:ins w:id="491" w:author="PR Preview" w:date="2026-01-01T00:00:00Z">
        <w:r>
          <w:t xml:space="preserve">, and</w:t>
        </w:r>
      </w:ins>
      <w:ins w:id="492" w:author="PR Preview" w:date="2026-01-01T00:00:00Z">
        <w:r>
          <w:t xml:space="preserve"> </w:t>
        </w:r>
      </w:ins>
      <m:oMath>
        <m:r>
          <m:t>1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with probability</w:t>
        </w:r>
      </w:ins>
      <w:ins w:id="49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each,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 let</w:t>
        </w:r>
      </w:ins>
      <w:ins w:id="5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correlation"/>
    <w:p>
      <w:pPr>
        <w:pStyle w:val="FirstParagraph"/>
      </w:pPr>
      <w:del w:id="504" w:author="PR Preview" w:date="2026-01-01T00:00:00Z">
        <w:r>
          <w:rPr>
            <w:b/>
            <w:bCs/>
          </w:rPr>
          <w:delText xml:space="preserve">Definition 12 (Correlation)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rPr>
            <w:b/>
            <w:bCs/>
          </w:rPr>
          <w:delText xml:space="preserve">correlation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of two random variables</w:delText>
        </w:r>
      </w:del>
      <w:del w:id="511" w:author="PR Preview" w:date="2026-01-01T00:00:00Z">
        <w:r>
          <w:delText xml:space="preserve"> </w:delText>
        </w:r>
      </w:del>
      <m:oMath>
        <m:r>
          <m:t>X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r>
          <m:t>Y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with finite, positive</w:delText>
        </w:r>
      </w:del>
      <w:del w:id="517" w:author="PR Preview" w:date="2026-01-01T00:00:00Z">
        <w:r>
          <w:delText xml:space="preserve"> </w:delText>
        </w:r>
      </w:del>
      <w:hyperlink w:anchor="def-variance">
        <w:del w:id="518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is their</w:delText>
        </w:r>
      </w:del>
      <w:del w:id="521" w:author="PR Preview" w:date="2026-01-01T00:00:00Z">
        <w:r>
          <w:delText xml:space="preserve"> </w:delText>
        </w:r>
      </w:del>
      <w:hyperlink w:anchor="def-cov">
        <w:del w:id="522" w:author="PR Preview" w:date="2026-01-01T00:00:00Z">
          <w:r>
            <w:rPr>
              <w:rStyle w:val="Hyperlink"/>
            </w:rPr>
            <w:delText xml:space="preserve">covariance</w:delText>
          </w:r>
        </w:del>
      </w:hyperlink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divided by the product of their</w:delText>
        </w:r>
      </w:del>
      <w:del w:id="525" w:author="PR Preview" w:date="2026-01-01T00:00:00Z">
        <w:r>
          <w:delText xml:space="preserve"> </w:delText>
        </w:r>
      </w:del>
      <w:hyperlink w:anchor="def-sd">
        <w:del w:id="526" w:author="PR Preview" w:date="2026-01-01T00:00:00Z">
          <w:r>
            <w:rPr>
              <w:rStyle w:val="Hyperlink"/>
            </w:rPr>
            <w:delText xml:space="preserve">standard deviations</w:delText>
          </w:r>
        </w:del>
      </w:hyperlink>
      <w:del w:id="527" w:author="PR Preview" w:date="2026-01-01T00:00:00Z">
        <w:r>
          <w:delText xml:space="preserve">:</w:delText>
        </w:r>
      </w:del>
    </w:p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10 (Correlation)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The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rPr>
            <w:b/>
            <w:bCs/>
          </w:rPr>
          <w:t xml:space="preserve">correlation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of two random variables</w:t>
        </w:r>
      </w:ins>
      <w:ins w:id="535" w:author="PR Preview" w:date="2026-01-01T00:00:00Z">
        <w:r>
          <w:t xml:space="preserve"> </w:t>
        </w:r>
      </w:ins>
      <m:oMath>
        <m:r>
          <m:t>X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</w:t>
        </w:r>
      </w:ins>
      <w:ins w:id="538" w:author="PR Preview" w:date="2026-01-01T00:00:00Z">
        <w:r>
          <w:t xml:space="preserve"> </w:t>
        </w:r>
      </w:ins>
      <m:oMath>
        <m:r>
          <m:t>Y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with finite, positive</w:t>
        </w:r>
      </w:ins>
      <w:ins w:id="541" w:author="PR Preview" w:date="2026-01-01T00:00:00Z">
        <w:r>
          <w:t xml:space="preserve"> </w:t>
        </w:r>
      </w:ins>
      <w:hyperlink w:anchor="def-variance">
        <w:ins w:id="542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is their</w:t>
        </w:r>
      </w:ins>
      <w:ins w:id="545" w:author="PR Preview" w:date="2026-01-01T00:00:00Z">
        <w:r>
          <w:t xml:space="preserve"> </w:t>
        </w:r>
      </w:ins>
      <w:hyperlink w:anchor="def-cov">
        <w:ins w:id="546" w:author="PR Preview" w:date="2026-01-01T00:00:00Z">
          <w:r>
            <w:rPr>
              <w:rStyle w:val="Hyperlink"/>
            </w:rPr>
            <w:t xml:space="preserve">covariance</w:t>
          </w:r>
        </w:ins>
      </w:hyperlink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divided by the product of their</w:t>
        </w:r>
      </w:ins>
      <w:ins w:id="549" w:author="PR Preview" w:date="2026-01-01T00:00:00Z">
        <w:r>
          <w:t xml:space="preserve"> </w:t>
        </w:r>
      </w:ins>
      <w:hyperlink w:anchor="def-sd">
        <w:ins w:id="550" w:author="PR Preview" w:date="2026-01-01T00:00:00Z">
          <w:r>
            <w:rPr>
              <w:rStyle w:val="Hyperlink"/>
            </w:rPr>
            <w:t xml:space="preserve">standard deviations</w:t>
          </w:r>
        </w:ins>
      </w:hyperlink>
      <w:ins w:id="5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7" w:name="exm-correlation"/>
    <w:p>
      <w:pPr>
        <w:pStyle w:val="BodyText"/>
      </w:pPr>
      <w:del w:id="552" w:author="PR Preview" w:date="2026-01-01T00:00:00Z">
        <w:r>
          <w:rPr>
            <w:b/>
            <w:bCs/>
          </w:rPr>
          <w:delText xml:space="preserve">Example 13 (Correlation of a binary exposure and outcome)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In</w:delText>
        </w:r>
      </w:del>
      <w:del w:id="555" w:author="PR Preview" w:date="2026-01-01T00:00:00Z">
        <w:r>
          <w:delText xml:space="preserve"> </w:delText>
        </w:r>
      </w:del>
      <w:hyperlink w:anchor="exm-alt-cov">
        <w:del w:id="55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where</w:delText>
        </w:r>
      </w:del>
      <w:del w:id="5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has</w:delText>
        </w:r>
      </w:del>
      <w:del w:id="5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(</w:delText>
        </w:r>
      </w:del>
      <w:hyperlink w:anchor="exm-variance-bernoulli">
        <w:del w:id="56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69" w:author="PR Preview" w:date="2026-01-01T00:00:00Z">
        <w:r>
          <w:delText xml:space="preserve">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and</w:delText>
        </w:r>
      </w:del>
      <w:del w:id="572" w:author="PR Preview" w:date="2026-01-01T00:00:00Z">
        <w:r>
          <w:delText xml:space="preserve"> </w:delText>
        </w:r>
      </w:del>
      <m:oMath>
        <m:r>
          <m:t>Y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has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(</w:delText>
        </w:r>
      </w:del>
      <w:hyperlink w:anchor="exm-total-variance">
        <w:del w:id="57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79" w:author="PR Preview" w:date="2026-01-01T00:00:00Z">
        <w:r>
          <w:delText xml:space="preserve">),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del w:id="580" w:author="PR Preview" w:date="2026-01-01T00:00:00Z">
        <w:r>
          <w:rPr>
            <w:b/>
            <w:bCs/>
          </w:rPr>
          <w:delText xml:space="preserve">Definition 13 (Uncorrelated random variables)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Random variables</w:delText>
        </w:r>
      </w:del>
      <w:del w:id="583" w:author="PR Preview" w:date="2026-01-01T00:00:00Z">
        <w:r>
          <w:delText xml:space="preserve"> </w:delText>
        </w:r>
      </w:del>
      <m:oMath>
        <m:r>
          <m:t>X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and</w:delText>
        </w:r>
      </w:del>
      <w:del w:id="586" w:author="PR Preview" w:date="2026-01-01T00:00:00Z">
        <w:r>
          <w:delText xml:space="preserve"> </w:delText>
        </w:r>
      </w:del>
      <m:oMath>
        <m:r>
          <m:t>Y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with</w:delText>
        </w:r>
      </w:del>
      <w:del w:id="58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and</w:delText>
        </w:r>
      </w:del>
      <w:del w:id="59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are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b/>
            <w:bCs/>
          </w:rPr>
          <w:delText xml:space="preserve">uncorrelated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when their</w:delText>
        </w:r>
      </w:del>
      <w:del w:id="599" w:author="PR Preview" w:date="2026-01-01T00:00:00Z">
        <w:r>
          <w:delText xml:space="preserve"> </w:delText>
        </w:r>
      </w:del>
      <w:hyperlink w:anchor="def-cov">
        <w:del w:id="600" w:author="PR Preview" w:date="2026-01-01T00:00:00Z">
          <w:r>
            <w:rPr>
              <w:rStyle w:val="Hyperlink"/>
            </w:rPr>
            <w:delText xml:space="preserve">covariance</w:delText>
          </w:r>
        </w:del>
      </w:hyperlink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is 0: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603" w:author="PR Preview" w:date="2026-01-01T00:00:00Z">
        <w:r>
          <w:rPr>
            <w:i/>
            <w:iCs/>
          </w:rPr>
          <w:delText xml:space="preserve">Remark</w:delText>
        </w:r>
      </w:del>
      <w:del w:id="604" w:author="PR Preview" w:date="2026-01-01T00:00:00Z">
        <w:r>
          <w:delText xml:space="preserve">. </w:delText>
        </w:r>
      </w:del>
      <w:hyperlink w:anchor="thm-indpt-uncorrelated">
        <w:del w:id="605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says independent random variables are uncorrelated,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and</w:delText>
        </w:r>
      </w:del>
      <w:del w:id="610" w:author="PR Preview" w:date="2026-01-01T00:00:00Z">
        <w:r>
          <w:delText xml:space="preserve"> </w:delText>
        </w:r>
      </w:del>
      <w:hyperlink w:anchor="exm-uncorrelated-not-indpt">
        <w:del w:id="61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shows the converse fails.</w:delText>
        </w:r>
      </w:del>
    </w:p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Example 14 (Correlated and uncorrelated pairs)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In</w:delText>
        </w:r>
      </w:del>
      <w:del w:id="617" w:author="PR Preview" w:date="2026-01-01T00:00:00Z">
        <w:r>
          <w:delText xml:space="preserve"> </w:delText>
        </w:r>
      </w:del>
      <w:hyperlink w:anchor="exm-uncorrelated-not-indpt">
        <w:del w:id="61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so</w:delText>
        </w:r>
      </w:del>
      <w:del w:id="624" w:author="PR Preview" w:date="2026-01-01T00:00:00Z">
        <w:r>
          <w:delText xml:space="preserve"> </w:delText>
        </w:r>
      </w:del>
      <m:oMath>
        <m:r>
          <m:t>X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</w:delText>
        </w:r>
      </w:del>
      <w:del w:id="62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are uncorrelated.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In</w:delText>
        </w:r>
      </w:del>
      <w:del w:id="632" w:author="PR Preview" w:date="2026-01-01T00:00:00Z">
        <w:r>
          <w:delText xml:space="preserve"> </w:delText>
        </w:r>
      </w:del>
      <w:hyperlink w:anchor="exm-alt-cov">
        <w:del w:id="63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so the binary exposure and outcome are not uncorrelated.</w:delText>
        </w:r>
      </w:del>
    </w:p>
    <w:p>
      <w:pPr>
        <w:pStyle w:val="BodyText"/>
      </w:pPr>
      <w:ins w:id="639" w:author="PR Preview" w:date="2026-01-01T00:00:00Z">
        <w:r>
          <w:rPr>
            <w:b/>
            <w:bCs/>
          </w:rPr>
          <w:t xml:space="preserve">Example 12 (Correlation of a binary exposure and outcome)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In</w:t>
        </w:r>
      </w:ins>
      <w:ins w:id="642" w:author="PR Preview" w:date="2026-01-01T00:00:00Z">
        <w:r>
          <w:t xml:space="preserve"> </w:t>
        </w:r>
      </w:ins>
      <w:hyperlink w:anchor="exm-alt-cov">
        <w:ins w:id="643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44" w:author="PR Preview" w:date="2026-01-01T00:00:00Z">
        <w:r>
          <w:t xml:space="preserve">,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where</w:t>
        </w:r>
      </w:ins>
      <w:ins w:id="6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has</w:t>
        </w:r>
      </w:ins>
      <w:ins w:id="65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(</w:t>
        </w:r>
      </w:ins>
      <w:hyperlink w:anchor="exm-variance-bernoulli">
        <w:ins w:id="65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56" w:author="PR Preview" w:date="2026-01-01T00:00:00Z">
        <w:r>
          <w:t xml:space="preserve">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</w:t>
        </w:r>
      </w:ins>
      <w:ins w:id="659" w:author="PR Preview" w:date="2026-01-01T00:00:00Z">
        <w:r>
          <w:t xml:space="preserve"> </w:t>
        </w:r>
      </w:ins>
      <m:oMath>
        <m:r>
          <m:t>Y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has</w:t>
        </w:r>
      </w:ins>
      <w:ins w:id="66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exm-total-variance">
        <w:ins w:id="66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66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7"/>
    <w:bookmarkStart w:id="68" w:name="def-uncorrelated"/>
    <w:p>
      <w:pPr>
        <w:pStyle w:val="FirstParagraph"/>
      </w:pPr>
      <w:ins w:id="667" w:author="PR Preview" w:date="2026-01-01T00:00:00Z">
        <w:r>
          <w:rPr>
            <w:b/>
            <w:bCs/>
          </w:rPr>
          <w:t xml:space="preserve">Definition 11 (Uncorrelated random variables)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Random variables</w:t>
        </w:r>
      </w:ins>
      <w:ins w:id="670" w:author="PR Preview" w:date="2026-01-01T00:00:00Z">
        <w:r>
          <w:t xml:space="preserve"> </w:t>
        </w:r>
      </w:ins>
      <m:oMath>
        <m:r>
          <m:t>X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r>
          <m:t>Y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with</w:t>
        </w:r>
      </w:ins>
      <w:ins w:id="67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</w:t>
        </w:r>
      </w:ins>
      <w:ins w:id="67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are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rPr>
            <w:b/>
            <w:bCs/>
          </w:rPr>
          <w:t xml:space="preserve">uncorrelated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when their</w:t>
        </w:r>
      </w:ins>
      <w:ins w:id="686" w:author="PR Preview" w:date="2026-01-01T00:00:00Z">
        <w:r>
          <w:t xml:space="preserve"> </w:t>
        </w:r>
      </w:ins>
      <w:hyperlink w:anchor="def-cov">
        <w:ins w:id="687" w:author="PR Preview" w:date="2026-01-01T00:00:00Z">
          <w:r>
            <w:rPr>
              <w:rStyle w:val="Hyperlink"/>
            </w:rPr>
            <w:t xml:space="preserve">covariance</w:t>
          </w:r>
        </w:ins>
      </w:hyperlink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is 0: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p>
      <w:pPr>
        <w:pStyle w:val="FirstParagraph"/>
      </w:pPr>
      <w:ins w:id="690" w:author="PR Preview" w:date="2026-01-01T00:00:00Z">
        <w:r>
          <w:rPr>
            <w:i/>
            <w:iCs/>
          </w:rPr>
          <w:t xml:space="preserve">Remark</w:t>
        </w:r>
      </w:ins>
      <w:ins w:id="691" w:author="PR Preview" w:date="2026-01-01T00:00:00Z">
        <w:r>
          <w:t xml:space="preserve">. </w:t>
        </w:r>
      </w:ins>
      <w:hyperlink w:anchor="thm-indpt-uncorrelated">
        <w:ins w:id="69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says independent random variables are uncorrelated,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</w:t>
        </w:r>
      </w:ins>
      <w:ins w:id="697" w:author="PR Preview" w:date="2026-01-01T00:00:00Z">
        <w:r>
          <w:t xml:space="preserve"> </w:t>
        </w:r>
      </w:ins>
      <w:hyperlink w:anchor="exm-uncorrelated-not-indpt">
        <w:ins w:id="698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shows the converse fails.</w:t>
        </w:r>
      </w:ins>
    </w:p>
    <w:bookmarkStart w:id="69" w:name="exm-uncorrelated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Example 13 (Correlated and uncorrelated pairs)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In</w:t>
        </w:r>
      </w:ins>
      <w:ins w:id="704" w:author="PR Preview" w:date="2026-01-01T00:00:00Z">
        <w:r>
          <w:t xml:space="preserve"> </w:t>
        </w:r>
      </w:ins>
      <w:hyperlink w:anchor="exm-uncorrelated-not-indpt">
        <w:ins w:id="70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so</w:t>
        </w:r>
      </w:ins>
      <w:ins w:id="711" w:author="PR Preview" w:date="2026-01-01T00:00:00Z">
        <w:r>
          <w:t xml:space="preserve"> </w:t>
        </w:r>
      </w:ins>
      <m:oMath>
        <m:r>
          <m:t>X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</w:t>
        </w:r>
      </w:ins>
      <w:ins w:id="71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are uncorrelated.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In</w:t>
        </w:r>
      </w:ins>
      <w:ins w:id="719" w:author="PR Preview" w:date="2026-01-01T00:00:00Z">
        <w:r>
          <w:t xml:space="preserve"> </w:t>
        </w:r>
      </w:ins>
      <w:hyperlink w:anchor="exm-alt-cov">
        <w:ins w:id="720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so the binary exposure and outcome are not uncorrelated.</w:t>
        </w:r>
      </w:ins>
    </w:p>
    <w:bookmarkEnd w:id="69"/>
    <w:bookmarkStart w:id="70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0"/>
    <w:p>
      <w:pPr>
        <w:pStyle w:val="BodyText"/>
      </w:pPr>
      <w:del w:id="726" w:author="PR Preview" w:date="2026-01-01T00:00:00Z">
        <w:r>
          <w:rPr>
            <w:i/>
            <w:iCs/>
          </w:rPr>
          <w:delText xml:space="preserve">Proof</w:delText>
        </w:r>
      </w:del>
      <w:del w:id="727" w:author="PR Preview" w:date="2026-01-01T00:00:00Z">
        <w:r>
          <w:delText xml:space="preserve">. </w:delText>
        </w:r>
      </w:del>
      <w:del w:id="728" w:author="PR Preview" w:date="2026-01-01T00:00:00Z">
        <w:r>
          <w:delText xml:space="preserve">By</w:delText>
        </w:r>
      </w:del>
      <w:del w:id="729" w:author="PR Preview" w:date="2026-01-01T00:00:00Z">
        <w:r>
          <w:delText xml:space="preserve"> </w:delText>
        </w:r>
      </w:del>
      <w:hyperlink w:anchor="def-correlation">
        <w:del w:id="73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del w:id="733" w:author="PR Preview" w:date="2026-01-01T00:00:00Z">
        <w:r>
          <w:delText xml:space="preserve">,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and</w:delText>
        </w:r>
      </w:del>
      <w:del w:id="736" w:author="PR Preview" w:date="2026-01-01T00:00:00Z">
        <w:r>
          <w:delText xml:space="preserve"> </w:delText>
        </w:r>
      </w:del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because both variances are positive,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so</w:delText>
        </w:r>
      </w:del>
      <w:del w:id="741" w:author="PR Preview" w:date="2026-01-01T00:00:00Z">
        <w:r>
          <w:delText xml:space="preserve"> </w:delText>
        </w:r>
      </w:del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if and only if</w:delText>
        </w:r>
      </w:del>
      <w:del w:id="74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45" w:author="PR Preview" w:date="2026-01-01T00:00:00Z">
        <w:r>
          <w:delText xml:space="preserve">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which is</w:delText>
        </w:r>
      </w:del>
      <w:del w:id="748" w:author="PR Preview" w:date="2026-01-01T00:00:00Z">
        <w:r>
          <w:delText xml:space="preserve"> </w:delText>
        </w:r>
      </w:del>
      <w:hyperlink w:anchor="def-uncorrelated">
        <w:del w:id="74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50" w:author="PR Preview" w:date="2026-01-01T00:00:00Z">
        <w:r>
          <w:delText xml:space="preserve">.</w:delText>
        </w:r>
      </w:del>
    </w:p>
    <w:p>
      <w:pPr>
        <w:pStyle w:val="BodyText"/>
      </w:pPr>
      <w:del w:id="751" w:author="PR Preview" w:date="2026-01-01T00:00:00Z">
        <w:r>
          <w:rPr>
            <w:b/>
            <w:bCs/>
          </w:rPr>
          <w:delText xml:space="preserve">Definition 14 (Conditional covariance)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The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rPr>
            <w:b/>
            <w:bCs/>
          </w:rPr>
          <w:delText xml:space="preserve">conditional covariance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of</w:delText>
        </w:r>
      </w:del>
      <w:del w:id="758" w:author="PR Preview" w:date="2026-01-01T00:00:00Z">
        <w:r>
          <w:delText xml:space="preserve"> </w:delText>
        </w:r>
      </w:del>
      <m:oMath>
        <m:r>
          <m:t>Y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and</w:delText>
        </w:r>
      </w:del>
      <w:del w:id="761" w:author="PR Preview" w:date="2026-01-01T00:00:00Z">
        <w:r>
          <w:delText xml:space="preserve"> </w:delText>
        </w:r>
      </w:del>
      <m:oMath>
        <m:r>
          <m:t>Z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given</w:delText>
        </w:r>
      </w:del>
      <w:del w:id="76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is their covariance under their conditional distribution given</w:delText>
        </w:r>
      </w:del>
      <w:del w:id="76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68" w:author="PR Preview" w:date="2026-01-01T00:00:00Z">
        <w:r>
          <w:delText xml:space="preserve">:</w:delText>
        </w:r>
      </w:del>
    </w:p>
    <w:p>
      <w:pPr>
        <w:pStyle w:val="BodyText"/>
      </w:pPr>
      <w:ins w:id="769" w:author="PR Preview" w:date="2026-01-01T00:00:00Z">
        <w:r>
          <w:rPr>
            <w:i/>
            <w:iCs/>
          </w:rPr>
          <w:t xml:space="preserve">Proof</w:t>
        </w:r>
      </w:ins>
      <w:ins w:id="770" w:author="PR Preview" w:date="2026-01-01T00:00:00Z">
        <w:r>
          <w:t xml:space="preserve">. </w:t>
        </w:r>
      </w:ins>
      <w:ins w:id="771" w:author="PR Preview" w:date="2026-01-01T00:00:00Z">
        <w:r>
          <w:t xml:space="preserve">By</w:t>
        </w:r>
      </w:ins>
      <w:ins w:id="772" w:author="PR Preview" w:date="2026-01-01T00:00:00Z">
        <w:r>
          <w:t xml:space="preserve"> </w:t>
        </w:r>
      </w:ins>
      <w:hyperlink w:anchor="def-correlation">
        <w:ins w:id="77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74" w:author="PR Preview" w:date="2026-01-01T00:00:00Z">
        <w:r>
          <w:t xml:space="preserve">,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</w:t>
        </w:r>
      </w:ins>
      <w:ins w:id="779" w:author="PR Preview" w:date="2026-01-01T00:00:00Z">
        <w:r>
          <w:t xml:space="preserve"> </w:t>
        </w:r>
      </w:ins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because both variances are positive,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so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if and only if</w:t>
        </w:r>
      </w:ins>
      <w:ins w:id="78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88" w:author="PR Preview" w:date="2026-01-01T00:00:00Z">
        <w:r>
          <w:t xml:space="preserve">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which is</w:t>
        </w:r>
      </w:ins>
      <w:ins w:id="791" w:author="PR Preview" w:date="2026-01-01T00:00:00Z">
        <w:r>
          <w:t xml:space="preserve"> </w:t>
        </w:r>
      </w:ins>
      <w:hyperlink w:anchor="def-uncorrelated">
        <w:ins w:id="79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93" w:author="PR Preview" w:date="2026-01-01T00:00:00Z">
        <w:r>
          <w:t xml:space="preserve">.</w:t>
        </w:r>
      </w:ins>
    </w:p>
    <w:bookmarkStart w:id="71" w:name="def-cond-cov"/>
    <w:p>
      <w:pPr>
        <w:pStyle w:val="BodyText"/>
      </w:pPr>
      <w:ins w:id="794" w:author="PR Preview" w:date="2026-01-01T00:00:00Z">
        <w:r>
          <w:rPr>
            <w:b/>
            <w:bCs/>
          </w:rPr>
          <w:t xml:space="preserve">Definition 12 (Conditional covariance)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The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rPr>
            <w:b/>
            <w:bCs/>
          </w:rPr>
          <w:t xml:space="preserve">conditional covariance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of</w:t>
        </w:r>
      </w:ins>
      <w:ins w:id="801" w:author="PR Preview" w:date="2026-01-01T00:00:00Z">
        <w:r>
          <w:t xml:space="preserve"> </w:t>
        </w:r>
      </w:ins>
      <m:oMath>
        <m:r>
          <m:t>Y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and</w:t>
        </w:r>
      </w:ins>
      <w:ins w:id="804" w:author="PR Preview" w:date="2026-01-01T00:00:00Z">
        <w:r>
          <w:t xml:space="preserve"> </w:t>
        </w:r>
      </w:ins>
      <m:oMath>
        <m:r>
          <m:t>Z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given</w:t>
        </w:r>
      </w:ins>
      <w:ins w:id="8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is their covariance under their conditional distribution given</w:t>
        </w:r>
      </w:ins>
      <w:ins w:id="8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1"/>
    <w:bookmarkStart w:id="72" w:name="exm-cond-cov"/>
    <w:p>
      <w:pPr>
        <w:pStyle w:val="BodyText"/>
      </w:pPr>
      <w:del w:id="812" w:author="PR Preview" w:date="2026-01-01T00:00:00Z">
        <w:r>
          <w:rPr>
            <w:b/>
            <w:bCs/>
          </w:rPr>
          <w:delText xml:space="preserve">Example 15 (Conditional covariance of a variable with itself)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Taking</w:delText>
        </w:r>
      </w:del>
      <w:del w:id="81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Y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in</w:delText>
        </w:r>
      </w:del>
      <w:del w:id="818" w:author="PR Preview" w:date="2026-01-01T00:00:00Z">
        <w:r>
          <w:delText xml:space="preserve"> </w:delText>
        </w:r>
      </w:del>
      <w:hyperlink w:anchor="def-cond-cov">
        <w:del w:id="81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gives the</w:delText>
        </w:r>
      </w:del>
      <w:del w:id="822" w:author="PR Preview" w:date="2026-01-01T00:00:00Z">
        <w:r>
          <w:delText xml:space="preserve"> </w:delText>
        </w:r>
      </w:del>
      <w:hyperlink w:anchor="def-cond-variance">
        <w:del w:id="823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824" w:author="PR Preview" w:date="2026-01-01T00:00:00Z">
        <w:r>
          <w:delText xml:space="preserve">:</w:delText>
        </w:r>
      </w:del>
      <w:del w:id="82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826" w:author="PR Preview" w:date="2026-01-01T00:00:00Z">
        <w:r>
          <w:delText xml:space="preserve">.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In</w:delText>
        </w:r>
      </w:del>
      <w:del w:id="829" w:author="PR Preview" w:date="2026-01-01T00:00:00Z">
        <w:r>
          <w:delText xml:space="preserve"> </w:delText>
        </w:r>
      </w:del>
      <w:hyperlink w:anchor="exm-cond-variance">
        <w:del w:id="83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831" w:author="PR Preview" w:date="2026-01-01T00:00:00Z">
        <w:r>
          <w:delText xml:space="preserve">, for example,</w:delText>
        </w:r>
      </w:del>
      <w:del w:id="83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del w:id="833" w:author="PR Preview" w:date="2026-01-01T00:00:00Z">
        <w:r>
          <w:delText xml:space="preserve">.</w:delText>
        </w:r>
      </w:del>
    </w:p>
    <w:p>
      <w:pPr>
        <w:pStyle w:val="BodyText"/>
      </w:pPr>
      <w:ins w:id="834" w:author="PR Preview" w:date="2026-01-01T00:00:00Z">
        <w:r>
          <w:rPr>
            <w:b/>
            <w:bCs/>
          </w:rPr>
          <w:t xml:space="preserve">Example 14 (Conditional covariance of a variable with itself)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Taking</w:t>
        </w:r>
      </w:ins>
      <w:ins w:id="8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Y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in</w:t>
        </w:r>
      </w:ins>
      <w:ins w:id="840" w:author="PR Preview" w:date="2026-01-01T00:00:00Z">
        <w:r>
          <w:t xml:space="preserve"> </w:t>
        </w:r>
      </w:ins>
      <w:hyperlink w:anchor="def-cond-cov">
        <w:ins w:id="841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gives the</w:t>
        </w:r>
      </w:ins>
      <w:ins w:id="844" w:author="PR Preview" w:date="2026-01-01T00:00:00Z">
        <w:r>
          <w:t xml:space="preserve"> </w:t>
        </w:r>
      </w:ins>
      <w:hyperlink w:anchor="def-cond-variance">
        <w:ins w:id="845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846" w:author="PR Preview" w:date="2026-01-01T00:00:00Z">
        <w:r>
          <w:t xml:space="preserve">:</w:t>
        </w:r>
      </w:ins>
      <w:ins w:id="84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848" w:author="PR Preview" w:date="2026-01-01T00:00:00Z">
        <w:r>
          <w:t xml:space="preserve">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In</w:t>
        </w:r>
      </w:ins>
      <w:ins w:id="851" w:author="PR Preview" w:date="2026-01-01T00:00:00Z">
        <w:r>
          <w:t xml:space="preserve"> </w:t>
        </w:r>
      </w:ins>
      <w:hyperlink w:anchor="exm-cond-variance">
        <w:ins w:id="85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853" w:author="PR Preview" w:date="2026-01-01T00:00:00Z">
        <w:r>
          <w:t xml:space="preserve">, for example,</w:t>
        </w:r>
      </w:ins>
      <w:ins w:id="854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ins w:id="855" w:author="PR Preview" w:date="2026-01-01T00:00:00Z">
        <w:r>
          <w:t xml:space="preserve">.</w:t>
        </w:r>
      </w:ins>
    </w:p>
    <w:bookmarkEnd w:id="72"/>
    <w:bookmarkStart w:id="73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4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5" w:name="def-cov-vec-x"/>
    <w:p>
      <w:pPr>
        <w:pStyle w:val="FirstParagraph"/>
      </w:pPr>
      <w:del w:id="856" w:author="PR Preview" w:date="2026-01-01T00:00:00Z">
        <w:r>
          <w:rPr>
            <w:b/>
            <w:bCs/>
          </w:rPr>
          <w:delText xml:space="preserve">Definition 15 (Variance/covariance of a</w:delText>
        </w:r>
      </w:del>
      <w:del w:id="857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858" w:author="PR Preview" w:date="2026-01-01T00:00:00Z">
        <w:r>
          <w:rPr>
            <w:b/>
            <w:bCs/>
          </w:rPr>
          <w:delText xml:space="preserve"> </w:delText>
        </w:r>
      </w:del>
      <w:del w:id="859" w:author="PR Preview" w:date="2026-01-01T00:00:00Z">
        <w:r>
          <w:rPr>
            <w:b/>
            <w:bCs/>
          </w:rPr>
          <w:delText xml:space="preserve">random vector)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For a</w:delText>
        </w:r>
      </w:del>
      <w:del w:id="86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dimensional random vector</w:delText>
        </w:r>
      </w:del>
      <w:del w:id="8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66" w:author="PR Preview" w:date="2026-01-01T00:00:00Z">
        <w:r>
          <w:delText xml:space="preserve">,</w:delText>
        </w:r>
      </w:del>
    </w:p>
    <w:p>
      <w:pPr>
        <w:pStyle w:val="FirstParagraph"/>
      </w:pPr>
      <w:ins w:id="867" w:author="PR Preview" w:date="2026-01-01T00:00:00Z">
        <w:r>
          <w:rPr>
            <w:b/>
            <w:bCs/>
          </w:rPr>
          <w:t xml:space="preserve">Definition 13 (Variance/covariance of a</w:t>
        </w:r>
      </w:ins>
      <w:ins w:id="86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69" w:author="PR Preview" w:date="2026-01-01T00:00:00Z">
        <w:r>
          <w:rPr>
            <w:b/>
            <w:bCs/>
          </w:rPr>
          <w:t xml:space="preserve"> </w:t>
        </w:r>
      </w:ins>
      <w:ins w:id="870" w:author="PR Preview" w:date="2026-01-01T00:00:00Z">
        <w:r>
          <w:rPr>
            <w:b/>
            <w:bCs/>
          </w:rPr>
          <w:t xml:space="preserve">random vector)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For a</w:t>
        </w:r>
      </w:ins>
      <w:ins w:id="8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dimensional random vector</w:t>
        </w:r>
      </w:ins>
      <w:ins w:id="8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5"/>
    <w:bookmarkStart w:id="76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6"/>
    <w:p>
      <w:pPr>
        <w:pStyle w:val="FirstParagraph"/>
      </w:pPr>
      <w:del w:id="878" w:author="PR Preview" w:date="2026-01-01T00:00:00Z">
        <w:r>
          <w:rPr>
            <w:i/>
            <w:iCs/>
          </w:rPr>
          <w:delText xml:space="preserve">Proof</w:delText>
        </w:r>
      </w:del>
      <w:del w:id="879" w:author="PR Preview" w:date="2026-01-01T00:00:00Z">
        <w:r>
          <w:delText xml:space="preserve">. </w:delText>
        </w:r>
      </w:del>
      <w:del w:id="880" w:author="PR Preview" w:date="2026-01-01T00:00:00Z">
        <w:r>
          <w:delText xml:space="preserve">Let</w:delText>
        </w:r>
      </w:del>
      <w:del w:id="88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for</w:delText>
        </w:r>
      </w:del>
      <w:del w:id="88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885" w:author="PR Preview" w:date="2026-01-01T00:00:00Z">
        <w:r>
          <w:delText xml:space="preserve">,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so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89" w:author="PR Preview" w:date="2026-01-01T00:00:00Z">
        <w:r>
          <w:delText xml:space="preserve">.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By</w:delText>
        </w:r>
      </w:del>
      <w:del w:id="892" w:author="PR Preview" w:date="2026-01-01T00:00:00Z">
        <w:r>
          <w:delText xml:space="preserve"> </w:delText>
        </w:r>
      </w:del>
      <w:hyperlink w:anchor="def-cov-vec-x">
        <w:del w:id="89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894" w:author="PR Preview" w:date="2026-01-01T00:00:00Z">
        <w:r>
          <w:delText xml:space="preserve">:</w:delText>
        </w:r>
      </w:del>
    </w:p>
    <w:p>
      <w:pPr>
        <w:pStyle w:val="FirstParagraph"/>
      </w:pPr>
      <w:ins w:id="895" w:author="PR Preview" w:date="2026-01-01T00:00:00Z">
        <w:r>
          <w:rPr>
            <w:i/>
            <w:iCs/>
          </w:rPr>
          <w:t xml:space="preserve">Proof</w:t>
        </w:r>
      </w:ins>
      <w:ins w:id="896" w:author="PR Preview" w:date="2026-01-01T00:00:00Z">
        <w:r>
          <w:t xml:space="preserve">. </w:t>
        </w:r>
      </w:ins>
      <w:ins w:id="897" w:author="PR Preview" w:date="2026-01-01T00:00:00Z">
        <w:r>
          <w:t xml:space="preserve">Let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for</w:t>
        </w:r>
      </w:ins>
      <w:ins w:id="9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so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By</w:t>
        </w:r>
      </w:ins>
      <w:ins w:id="909" w:author="PR Preview" w:date="2026-01-01T00:00:00Z">
        <w:r>
          <w:t xml:space="preserve"> </w:t>
        </w:r>
      </w:ins>
      <w:hyperlink w:anchor="def-cov-vec-x">
        <w:ins w:id="91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7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del w:id="912" w:author="PR Preview" w:date="2026-01-01T00:00:00Z">
        <w:r>
          <w:delText xml:space="preserve">the step from the fourth to fifth line uses</w:delText>
        </w:r>
      </w:del>
      <w:del w:id="913" w:author="PR Preview" w:date="2026-01-01T00:00:00Z">
        <w:r>
          <w:delText xml:space="preserve"> </w:delText>
        </w:r>
      </w:del>
      <w:hyperlink w:anchor="def-cov">
        <w:del w:id="914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15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03"/>
        </w:numPr>
      </w:pPr>
      <w:ins w:id="916" w:author="PR Preview" w:date="2026-01-01T00:00:00Z">
        <w:r>
          <w:t xml:space="preserve">the step from the fourth to fifth line uses</w:t>
        </w:r>
      </w:ins>
      <w:ins w:id="917" w:author="PR Preview" w:date="2026-01-01T00:00:00Z">
        <w:r>
          <w:t xml:space="preserve"> </w:t>
        </w:r>
      </w:ins>
      <w:hyperlink w:anchor="def-cov">
        <w:ins w:id="91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19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78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79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1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4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p>
      <w:pPr>
        <w:pStyle w:val="FirstParagraph"/>
      </w:pPr>
      <w:del w:id="920" w:author="PR Preview" w:date="2026-01-01T00:00:00Z">
        <w:r>
          <w:rPr>
            <w:i/>
            <w:iCs/>
          </w:rPr>
          <w:delText xml:space="preserve">Proof</w:delText>
        </w:r>
      </w:del>
      <w:del w:id="921" w:author="PR Preview" w:date="2026-01-01T00:00:00Z">
        <w:r>
          <w:delText xml:space="preserve">. </w:delText>
        </w:r>
      </w:del>
      <w:del w:id="922" w:author="PR Preview" w:date="2026-01-01T00:00:00Z">
        <w:r>
          <w:delText xml:space="preserve">By</w:delText>
        </w:r>
      </w:del>
      <w:del w:id="923" w:author="PR Preview" w:date="2026-01-01T00:00:00Z">
        <w:r>
          <w:delText xml:space="preserve"> </w:delText>
        </w:r>
      </w:del>
      <w:hyperlink w:anchor="thm-vcov-elements">
        <w:del w:id="92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25" w:author="PR Preview" w:date="2026-01-01T00:00:00Z">
        <w:r>
          <w:delText xml:space="preserve">, the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27" w:author="PR Preview" w:date="2026-01-01T00:00:00Z">
        <w:r>
          <w:delText xml:space="preserve">-th element of</w:delText>
        </w:r>
      </w:del>
      <w:del w:id="92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is</w:delText>
        </w:r>
      </w:del>
      <w:del w:id="93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932" w:author="PR Preview" w:date="2026-01-01T00:00:00Z">
        <w:r>
          <w:delText xml:space="preserve">,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and by</w:delText>
        </w:r>
      </w:del>
      <w:del w:id="935" w:author="PR Preview" w:date="2026-01-01T00:00:00Z">
        <w:r>
          <w:delText xml:space="preserve"> </w:delText>
        </w:r>
      </w:del>
      <w:hyperlink w:anchor="def-cov">
        <w:del w:id="93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37" w:author="PR Preview" w:date="2026-01-01T00:00:00Z">
        <w:r>
          <w:delText xml:space="preserve">, with</w:delText>
        </w:r>
      </w:del>
      <w:del w:id="93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939" w:author="PR Preview" w:date="2026-01-01T00:00:00Z">
        <w:r>
          <w:delText xml:space="preserve">:</w:delText>
        </w:r>
      </w:del>
    </w:p>
    <w:p>
      <w:pPr>
        <w:pStyle w:val="FirstParagraph"/>
      </w:pPr>
      <w:ins w:id="940" w:author="PR Preview" w:date="2026-01-01T00:00:00Z">
        <w:r>
          <w:rPr>
            <w:i/>
            <w:iCs/>
          </w:rPr>
          <w:t xml:space="preserve">Proof</w:t>
        </w:r>
      </w:ins>
      <w:ins w:id="941" w:author="PR Preview" w:date="2026-01-01T00:00:00Z">
        <w:r>
          <w:t xml:space="preserve">. </w:t>
        </w:r>
      </w:ins>
      <w:ins w:id="942" w:author="PR Preview" w:date="2026-01-01T00:00:00Z">
        <w:r>
          <w:t xml:space="preserve">By</w:t>
        </w:r>
      </w:ins>
      <w:ins w:id="943" w:author="PR Preview" w:date="2026-01-01T00:00:00Z">
        <w:r>
          <w:t xml:space="preserve"> </w:t>
        </w:r>
      </w:ins>
      <w:hyperlink w:anchor="thm-vcov-elements">
        <w:ins w:id="94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45" w:author="PR Preview" w:date="2026-01-01T00:00:00Z">
        <w:r>
          <w:t xml:space="preserve">, the</w:t>
        </w:r>
      </w:ins>
      <w:ins w:id="9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947" w:author="PR Preview" w:date="2026-01-01T00:00:00Z">
        <w:r>
          <w:t xml:space="preserve">-th element of</w:t>
        </w:r>
      </w:ins>
      <w:ins w:id="94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is</w:t>
        </w:r>
      </w:ins>
      <w:ins w:id="95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952" w:author="PR Preview" w:date="2026-01-01T00:00:00Z">
        <w:r>
          <w:t xml:space="preserve">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and by</w:t>
        </w:r>
      </w:ins>
      <w:ins w:id="955" w:author="PR Preview" w:date="2026-01-01T00:00:00Z">
        <w:r>
          <w:t xml:space="preserve"> </w:t>
        </w:r>
      </w:ins>
      <w:hyperlink w:anchor="def-cov">
        <w:ins w:id="95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57" w:author="PR Preview" w:date="2026-01-01T00:00:00Z">
        <w:r>
          <w:t xml:space="preserve">, with</w:t>
        </w:r>
      </w:ins>
      <w:ins w:id="95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9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5" w:name="exm-vcov-psd"/>
    <w:p>
      <w:pPr>
        <w:pStyle w:val="BodyText"/>
      </w:pPr>
      <w:del w:id="960" w:author="PR Preview" w:date="2026-01-01T00:00:00Z">
        <w:r>
          <w:rPr>
            <w:b/>
            <w:bCs/>
          </w:rPr>
          <w:delText xml:space="preserve">Example 16 (Two variance matrices that differ only in sign)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Let</w:delText>
        </w:r>
      </w:del>
      <w:del w:id="9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Example 15 (Two variance matrices that differ only in sign)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Let</w:t>
        </w:r>
      </w:ins>
      <w:ins w:id="9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89" w:name="exm-vcov-singular"/>
    <w:p>
      <w:pPr>
        <w:pStyle w:val="BodyText"/>
      </w:pPr>
      <w:del w:id="972" w:author="PR Preview" w:date="2026-01-01T00:00:00Z">
        <w:r>
          <w:rPr>
            <w:b/>
            <w:bCs/>
          </w:rPr>
          <w:delText xml:space="preserve">Example 17 (A variance matrix that is not positive definite)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Let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have variance</w:delText>
        </w:r>
      </w:del>
      <w:del w:id="97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79" w:author="PR Preview" w:date="2026-01-01T00:00:00Z">
        <w:r>
          <w:delText xml:space="preserve">, and let</w:delText>
        </w:r>
      </w:del>
      <w:del w:id="9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981" w:author="PR Preview" w:date="2026-01-01T00:00:00Z">
        <w:r>
          <w:delText xml:space="preserve">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Every covariance in</w:delText>
        </w:r>
      </w:del>
      <w:del w:id="9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is</w:delText>
        </w:r>
      </w:del>
      <w:del w:id="987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(</w:delText>
        </w:r>
      </w:del>
      <w:hyperlink w:anchor="lem-cov-xx">
        <w:del w:id="99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991" w:author="PR Preview" w:date="2026-01-01T00:00:00Z">
        <w:r>
          <w:delText xml:space="preserve">), so:</w:delText>
        </w:r>
      </w:del>
    </w:p>
    <w:p>
      <w:pPr>
        <w:pStyle w:val="BodyText"/>
      </w:pPr>
      <w:ins w:id="992" w:author="PR Preview" w:date="2026-01-01T00:00:00Z">
        <w:r>
          <w:rPr>
            <w:b/>
            <w:bCs/>
          </w:rPr>
          <w:t xml:space="preserve">Example 16 (A variance matrix that is not positive definite)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Let</w:t>
        </w:r>
      </w:ins>
      <w:ins w:id="9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have variance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999" w:author="PR Preview" w:date="2026-01-01T00:00:00Z">
        <w:r>
          <w:t xml:space="preserve">, and let</w:t>
        </w:r>
      </w:ins>
      <w:ins w:id="10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001" w:author="PR Preview" w:date="2026-01-01T00:00:00Z">
        <w:r>
          <w:t xml:space="preserve">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Every covariance in</w:t>
        </w:r>
      </w:ins>
      <w:ins w:id="10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</w:t>
        </w:r>
      </w:ins>
      <w:ins w:id="100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(</w:t>
        </w:r>
      </w:ins>
      <w:hyperlink w:anchor="lem-cov-xx">
        <w:ins w:id="101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11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8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9"/>
    <w:bookmarkStart w:id="91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0" w:name="exm-cor-auto"/>
    <w:p>
      <w:pPr>
        <w:pStyle w:val="BodyText"/>
      </w:pPr>
      <w:del w:id="1012" w:author="PR Preview" w:date="2026-01-01T00:00:00Z">
        <w:r>
          <w:rPr>
            <w:b/>
            <w:bCs/>
          </w:rPr>
          <w:delText xml:space="preserve">Example 18 (Correlation of horsepower and fuel economy)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Auto data record the horsepower and fuel economy (miles per gallon)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of 392 car models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sold between 1970 and 1982.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They come from the StatLib library at Carnegie Mellon University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and ship with the book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025" w:author="PR Preview" w:date="2026-01-01T00:00:00Z">
        <w:r>
          <w:delText xml:space="preserve">,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in the Python package</w:delText>
        </w:r>
      </w:del>
      <w:del w:id="1028" w:author="PR Preview" w:date="2026-01-01T00:00:00Z">
        <w:r>
          <w:delText xml:space="preserve"> </w:delText>
        </w:r>
      </w:del>
      <w:hyperlink r:id="rId93">
        <w:del w:id="1029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(</w:delText>
        </w:r>
      </w:del>
      <w:del w:id="1032" w:author="PR Preview" w:date="2026-01-01T00:00:00Z">
        <w:r>
          <w:rPr>
            <w:rStyle w:val="VerbatimChar"/>
          </w:rPr>
          <w:delText xml:space="preserve">ISLP.load_data("Auto")</w:delText>
        </w:r>
      </w:del>
      <w:del w:id="1033" w:author="PR Preview" w:date="2026-01-01T00:00:00Z">
        <w:r>
          <w:delText xml:space="preserve">)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and the R package</w:delText>
        </w:r>
      </w:del>
      <w:del w:id="1036" w:author="PR Preview" w:date="2026-01-01T00:00:00Z">
        <w:r>
          <w:delText xml:space="preserve"> </w:delText>
        </w:r>
      </w:del>
      <w:hyperlink r:id="rId94">
        <w:del w:id="1037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(</w:delText>
        </w:r>
      </w:del>
      <w:del w:id="1040" w:author="PR Preview" w:date="2026-01-01T00:00:00Z">
        <w:r>
          <w:rPr>
            <w:rStyle w:val="VerbatimChar"/>
          </w:rPr>
          <w:delText xml:space="preserve">ISLR2::Auto</w:delText>
        </w:r>
      </w:del>
      <w:del w:id="1041" w:author="PR Preview" w:date="2026-01-01T00:00:00Z">
        <w:r>
          <w:delText xml:space="preserve">).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This site has a copy at</w:delText>
        </w:r>
      </w:del>
      <w:del w:id="1044" w:author="PR Preview" w:date="2026-01-01T00:00:00Z">
        <w:r>
          <w:delText xml:space="preserve"> </w:delText>
        </w:r>
      </w:del>
      <w:hyperlink r:id="rId95">
        <w:del w:id="1045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1046" w:author="PR Preview" w:date="2026-01-01T00:00:00Z">
        <w:r>
          <w:delText xml:space="preserve">,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del w:id="1049" w:author="PR Preview" w:date="2026-01-01T00:00:00Z">
        <w:r>
          <w:delText xml:space="preserve">Choose one car at random, each with the same probability,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 let</w:delText>
        </w:r>
      </w:del>
      <w:del w:id="1052" w:author="PR Preview" w:date="2026-01-01T00:00:00Z">
        <w:r>
          <w:delText xml:space="preserve"> </w:delText>
        </w:r>
      </w:del>
      <m:oMath>
        <m:r>
          <m:t>X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be its horsepower and</w:delText>
        </w:r>
      </w:del>
      <w:del w:id="1055" w:author="PR Preview" w:date="2026-01-01T00:00:00Z">
        <w:r>
          <w:delText xml:space="preserve"> </w:delText>
        </w:r>
      </w:del>
      <m:oMath>
        <m:r>
          <m:t>Y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its miles per gallon.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Then</w:delText>
        </w:r>
      </w:del>
      <w:del w:id="106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061" w:author="PR Preview" w:date="2026-01-01T00:00:00Z">
        <w:r>
          <w:delText xml:space="preserve">,</w:delText>
        </w:r>
      </w:del>
      <w:del w:id="106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63" w:author="PR Preview" w:date="2026-01-01T00:00:00Z">
        <w:r>
          <w:delText xml:space="preserve">, and</w:delText>
        </w:r>
      </w:del>
      <w:del w:id="106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are the averages over the cars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in the data, and</w:delText>
        </w:r>
      </w:del>
      <w:del w:id="1069" w:author="PR Preview" w:date="2026-01-01T00:00:00Z">
        <w:r>
          <w:delText xml:space="preserve"> </w:delText>
        </w:r>
      </w:del>
      <w:hyperlink w:anchor="def-correlation">
        <w:del w:id="107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gives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1074" w:author="PR Preview" w:date="2026-01-01T00:00:00Z">
        <w:r>
          <w:delText xml:space="preserve">.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The code below computes each part of the definition directly.</w:delText>
        </w:r>
      </w:del>
    </w:p>
    <w:p>
      <w:pPr>
        <w:pStyle w:val="BodyText"/>
      </w:pPr>
      <w:ins w:id="1077" w:author="PR Preview" w:date="2026-01-01T00:00:00Z">
        <w:r>
          <w:rPr>
            <w:b/>
            <w:bCs/>
          </w:rPr>
          <w:t xml:space="preserve">Example 17 (Correlation of horsepower and fuel economy)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 Auto data record the horsepower and fuel economy (miles per gallon)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of 392 car models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sold between 1970 and 1982.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They come from the StatLib library at Carnegie Mellon University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 ship with the book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rPr>
            <w:i/>
            <w:iCs/>
          </w:rPr>
          <w:t xml:space="preserve">An Introduction to Statistical Learning</w:t>
        </w:r>
      </w:ins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in the Python package</w:t>
        </w:r>
      </w:ins>
      <w:ins w:id="1093" w:author="PR Preview" w:date="2026-01-01T00:00:00Z">
        <w:r>
          <w:t xml:space="preserve"> </w:t>
        </w:r>
      </w:ins>
      <w:hyperlink r:id="rId93">
        <w:ins w:id="1094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(</w:t>
        </w:r>
      </w:ins>
      <w:ins w:id="1097" w:author="PR Preview" w:date="2026-01-01T00:00:00Z">
        <w:r>
          <w:rPr>
            <w:rStyle w:val="VerbatimChar"/>
          </w:rPr>
          <w:t xml:space="preserve">ISLP.load_data("Auto")</w:t>
        </w:r>
      </w:ins>
      <w:ins w:id="1098" w:author="PR Preview" w:date="2026-01-01T00:00:00Z">
        <w:r>
          <w:t xml:space="preserve">)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and the R package</w:t>
        </w:r>
      </w:ins>
      <w:ins w:id="1101" w:author="PR Preview" w:date="2026-01-01T00:00:00Z">
        <w:r>
          <w:t xml:space="preserve"> </w:t>
        </w:r>
      </w:ins>
      <w:hyperlink r:id="rId94">
        <w:ins w:id="1102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(</w:t>
        </w:r>
      </w:ins>
      <w:ins w:id="1105" w:author="PR Preview" w:date="2026-01-01T00:00:00Z">
        <w:r>
          <w:rPr>
            <w:rStyle w:val="VerbatimChar"/>
          </w:rPr>
          <w:t xml:space="preserve">ISLR2::Auto</w:t>
        </w:r>
      </w:ins>
      <w:ins w:id="1106" w:author="PR Preview" w:date="2026-01-01T00:00:00Z">
        <w:r>
          <w:t xml:space="preserve">).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This site has a copy at</w:t>
        </w:r>
      </w:ins>
      <w:ins w:id="1109" w:author="PR Preview" w:date="2026-01-01T00:00:00Z">
        <w:r>
          <w:t xml:space="preserve"> </w:t>
        </w:r>
      </w:ins>
      <w:hyperlink r:id="rId95">
        <w:ins w:id="1110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and both code tabs below read that file.</w:t>
        </w:r>
      </w:ins>
    </w:p>
    <w:p>
      <w:pPr>
        <w:pStyle w:val="BodyText"/>
      </w:pPr>
      <w:ins w:id="1114" w:author="PR Preview" w:date="2026-01-01T00:00:00Z">
        <w:r>
          <w:t xml:space="preserve">Choose one car at random, each with the same probability,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and let</w:t>
        </w:r>
      </w:ins>
      <w:ins w:id="1117" w:author="PR Preview" w:date="2026-01-01T00:00:00Z">
        <w:r>
          <w:t xml:space="preserve"> </w:t>
        </w:r>
      </w:ins>
      <m:oMath>
        <m:r>
          <m:t>X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be its horsepower and</w:t>
        </w:r>
      </w:ins>
      <w:ins w:id="1120" w:author="PR Preview" w:date="2026-01-01T00:00:00Z">
        <w:r>
          <w:t xml:space="preserve"> </w:t>
        </w:r>
      </w:ins>
      <m:oMath>
        <m:r>
          <m:t>Y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its miles per gallon.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Then</w:t>
        </w:r>
      </w:ins>
      <w:ins w:id="112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126" w:author="PR Preview" w:date="2026-01-01T00:00:00Z">
        <w:r>
          <w:t xml:space="preserve">,</w:t>
        </w:r>
      </w:ins>
      <w:ins w:id="112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28" w:author="PR Preview" w:date="2026-01-01T00:00:00Z">
        <w:r>
          <w:t xml:space="preserve">, and</w:t>
        </w:r>
      </w:ins>
      <w:ins w:id="112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are the averages over the cars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in the data, and</w:t>
        </w:r>
      </w:ins>
      <w:ins w:id="1134" w:author="PR Preview" w:date="2026-01-01T00:00:00Z">
        <w:r>
          <w:t xml:space="preserve"> </w:t>
        </w:r>
      </w:ins>
      <w:hyperlink w:anchor="def-correlation">
        <w:ins w:id="113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gives</w:t>
        </w:r>
      </w:ins>
      <w:ins w:id="1138" w:author="PR Preview" w:date="2026-01-01T00:00:00Z">
        <w:r>
          <w:t xml:space="preserve"> </w:t>
        </w:r>
      </w:ins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1139" w:author="PR Preview" w:date="2026-01-01T00:00:00Z">
        <w:r>
          <w:t xml:space="preserve">.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The code below computes each part of the definition directly.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9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0"/>
    <w:p>
      <w:pPr>
        <w:pStyle w:val="BodyText"/>
      </w:pPr>
      <w:r>
        <w:t xml:space="preserve">5MinuteAI explains</w:t>
      </w:r>
      <w:r>
        <w:t xml:space="preserve"> </w:t>
      </w:r>
      <w:hyperlink r:id="rId10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5"/>
    <w:bookmarkStart w:id="10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6"/>
    <w:bookmarkStart w:id="10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8"/>
    <w:bookmarkEnd w:id="109"/>
    <w:bookmarkEnd w:id="110"/>
    <w:p>
      <w:pPr>
        <w:pStyle w:val="Bibliography"/>
      </w:pPr>
      <w:del w:id="1142" w:author="PR Preview" w:date="2026-01-01T00:00:00Z">
        <w:r>
          <w:delText xml:space="preserve">James, Gareth, Daniela Witten, Trevor Hastie, and Robert Tibshirani. 2021.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1145" w:author="PR Preview" w:date="2026-01-01T00:00:00Z">
        <w:r>
          <w:rPr>
            <w:i/>
            <w:iCs/>
          </w:rPr>
          <w:delText xml:space="preserve"> </w:delText>
        </w:r>
      </w:del>
      <w:del w:id="1146" w:author="PR Preview" w:date="2026-01-01T00:00:00Z">
        <w:r>
          <w:rPr>
            <w:i/>
            <w:iCs/>
          </w:rPr>
          <w:delText xml:space="preserve">R</w:delText>
        </w:r>
      </w:del>
      <w:del w:id="1147" w:author="PR Preview" w:date="2026-01-01T00:00:00Z">
        <w:r>
          <w:delText xml:space="preserve">. 2nd ed. Springer.</w:delText>
        </w:r>
      </w:del>
      <w:del w:id="1148" w:author="PR Preview" w:date="2026-01-01T00:00:00Z">
        <w:r>
          <w:delText xml:space="preserve"> </w:delText>
        </w:r>
      </w:del>
      <w:hyperlink r:id="rId10">
        <w:del w:id="1149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1150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5" Type="http://schemas.openxmlformats.org/officeDocument/2006/relationships/hyperlink" Target="data/auto.csv" TargetMode="External"/><Relationship Id="rId61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7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4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3" Type="http://schemas.openxmlformats.org/officeDocument/2006/relationships/hyperlink" Target="https://islp.readthedocs.io/" TargetMode="External"/><Relationship Id="rId90" Type="http://schemas.openxmlformats.org/officeDocument/2006/relationships/hyperlink" Target="https://morrison-lab.github.io/mds/linear-algebra-special-matrices.html#def-diagonal-matrix" TargetMode="External"/><Relationship Id="rId86" Type="http://schemas.openxmlformats.org/officeDocument/2006/relationships/hyperlink" Target="https://morrison-lab.github.io/mds/linear-algebra-special-matrices.html#def-positive-definite" TargetMode="External"/><Relationship Id="rId83" Type="http://schemas.openxmlformats.org/officeDocument/2006/relationships/hyperlink" Target="https://morrison-lab.github.io/mds/linear-algebra-special-matrices.html#def-positive-semidefinite" TargetMode="External"/><Relationship Id="rId82" Type="http://schemas.openxmlformats.org/officeDocument/2006/relationships/hyperlink" Target="https://morrison-lab.github.io/mds/linear-algebra-special-matrices.html#def-symmetric-matrix" TargetMode="External"/><Relationship Id="rId87" Type="http://schemas.openxmlformats.org/officeDocument/2006/relationships/hyperlink" Target="https://morrison-lab.github.io/mds/linear-algebra-special-matrices.html#exm-positive-semidefinite" TargetMode="External"/><Relationship Id="rId6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54" Type="http://schemas.openxmlformats.org/officeDocument/2006/relationships/hyperlink" Target="https://morrison-lab.github.io/sds/model-validation.html#def-irreducible-error" TargetMode="External"/><Relationship Id="rId53" Type="http://schemas.openxmlformats.org/officeDocument/2006/relationships/hyperlink" Target="https://morrison-lab.github.io/sds/model-validation.html#thm-epe-decomposition" TargetMode="External"/><Relationship Id="rId107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https://www.youtube.com/playlist?list=PLeB45KifGiuHesi4PALNZSYZFhViVGQJK" TargetMode="External"/><Relationship Id="rId101" Type="http://schemas.openxmlformats.org/officeDocument/2006/relationships/hyperlink" Target="https://www.youtube.com/watch?v=5CT1DXPp2HY" TargetMode="External"/><Relationship Id="rId102" Type="http://schemas.openxmlformats.org/officeDocument/2006/relationships/hyperlink" Target="https://www.youtube.com/watch?v=hiim8HlI81Y" TargetMode="External"/><Relationship Id="rId59" Type="http://schemas.openxmlformats.org/officeDocument/2006/relationships/hyperlink" Target="independence.qmd#def-indpt" TargetMode="External"/><Relationship Id="rId63" Type="http://schemas.openxmlformats.org/officeDocument/2006/relationships/hyperlink" Target="independence.qmd#exm-indpt" TargetMode="External"/><Relationship Id="rId88" Type="http://schemas.openxmlformats.org/officeDocument/2006/relationships/hyperlink" Target="random-variables.qmd#thm-no-joint-density-diagonal" TargetMode="External"/><Relationship Id="rId9" Type="http://schemas.openxmlformats.org/officeDocument/2006/relationships/hyperlink" Target="expectation.qmd#def-prediction" TargetMode="External"/><Relationship Id="rId10" Type="http://schemas.openxmlformats.org/officeDocument/2006/relationships/hyperlink" Target="https://doi.org/10.1007/978-1-0716-1418-1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data/auto.csv" TargetMode="External"/><Relationship Id="rId61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7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4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3" Type="http://schemas.openxmlformats.org/officeDocument/2006/relationships/hyperlink" Target="https://islp.readthedocs.io/" TargetMode="External"/><Relationship Id="rId90" Type="http://schemas.openxmlformats.org/officeDocument/2006/relationships/hyperlink" Target="https://morrison-lab.github.io/mds/linear-algebra-special-matrices.html#def-diagonal-matrix" TargetMode="External"/><Relationship Id="rId86" Type="http://schemas.openxmlformats.org/officeDocument/2006/relationships/hyperlink" Target="https://morrison-lab.github.io/mds/linear-algebra-special-matrices.html#def-positive-definite" TargetMode="External"/><Relationship Id="rId83" Type="http://schemas.openxmlformats.org/officeDocument/2006/relationships/hyperlink" Target="https://morrison-lab.github.io/mds/linear-algebra-special-matrices.html#def-positive-semidefinite" TargetMode="External"/><Relationship Id="rId82" Type="http://schemas.openxmlformats.org/officeDocument/2006/relationships/hyperlink" Target="https://morrison-lab.github.io/mds/linear-algebra-special-matrices.html#def-symmetric-matrix" TargetMode="External"/><Relationship Id="rId87" Type="http://schemas.openxmlformats.org/officeDocument/2006/relationships/hyperlink" Target="https://morrison-lab.github.io/mds/linear-algebra-special-matrices.html#exm-positive-semidefinite" TargetMode="External"/><Relationship Id="rId6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54" Type="http://schemas.openxmlformats.org/officeDocument/2006/relationships/hyperlink" Target="https://morrison-lab.github.io/sds/model-validation.html#def-irreducible-error" TargetMode="External"/><Relationship Id="rId53" Type="http://schemas.openxmlformats.org/officeDocument/2006/relationships/hyperlink" Target="https://morrison-lab.github.io/sds/model-validation.html#thm-epe-decomposition" TargetMode="External"/><Relationship Id="rId107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https://www.youtube.com/playlist?list=PLeB45KifGiuHesi4PALNZSYZFhViVGQJK" TargetMode="External"/><Relationship Id="rId101" Type="http://schemas.openxmlformats.org/officeDocument/2006/relationships/hyperlink" Target="https://www.youtube.com/watch?v=5CT1DXPp2HY" TargetMode="External"/><Relationship Id="rId102" Type="http://schemas.openxmlformats.org/officeDocument/2006/relationships/hyperlink" Target="https://www.youtube.com/watch?v=hiim8HlI81Y" TargetMode="External"/><Relationship Id="rId59" Type="http://schemas.openxmlformats.org/officeDocument/2006/relationships/hyperlink" Target="independence.qmd#def-indpt" TargetMode="External"/><Relationship Id="rId63" Type="http://schemas.openxmlformats.org/officeDocument/2006/relationships/hyperlink" Target="independence.qmd#exm-indpt" TargetMode="External"/><Relationship Id="rId8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2026-10-15T01:05:50Z</dcterms:created>
  <dcterms:modified xsi:type="dcterms:W3CDTF">2026-10-15T01:05:50Z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