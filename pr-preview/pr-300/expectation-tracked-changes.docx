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2026-10-30 15:39:26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15:56:32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12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surprisal-continuous"/>
    <w:p>
      <w:pPr>
        <w:pStyle w:val="BodyText"/>
      </w:pPr>
      <w:r>
        <w:rPr>
          <w:b/>
          <w:bCs/>
        </w:rPr>
        <w:t xml:space="preserve">Definition 22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 place of the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</w:p>
    <w:bookmarkEnd w:id="170"/>
    <w:bookmarkStart w:id="171" w:name="exm-surprisal-uniform"/>
    <w:p>
      <w:pPr>
        <w:pStyle w:val="BodyText"/>
      </w:pPr>
      <w:r>
        <w:rPr>
          <w:b/>
          <w:bCs/>
        </w:rPr>
        <w:t xml:space="preserve">Example 43 (Surprisal of a value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 surprisal of every value is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A density value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unlike the surprisal of a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value, it can be negative.</w:t>
      </w:r>
    </w:p>
    <w:bookmarkEnd w:id="171"/>
    <w:bookmarkStart w:id="172" w:name="def-entropy"/>
    <w:p>
      <w:pPr>
        <w:pStyle w:val="BodyText"/>
      </w:pPr>
      <w:r>
        <w:rPr>
          <w:b/>
          <w:bCs/>
        </w:rPr>
        <w:t xml:space="preserve">Definition 23 (Entropy (differential entropy, for continuous random variables))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)</w:t>
      </w:r>
      <w:r>
        <w:t xml:space="preserve"> </w:t>
      </w:r>
      <w:r>
        <w:t xml:space="preserve">[18], [19, Sec. 8.1]</w:t>
      </w:r>
      <w:r>
        <w:t xml:space="preserve">,</w:t>
      </w:r>
      <w:r>
        <w:t xml:space="preserve"> </w:t>
      </w:r>
      <w:r>
        <w:t xml:space="preserve">when that expectation exists: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, the entropy is also called 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.</w:t>
      </w:r>
    </w:p>
    <w:bookmarkEnd w:id="172"/>
    <w:bookmarkStart w:id="173" w:name="thm-entropy-discrete"/>
    <w:p>
      <w:pPr>
        <w:pStyle w:val="BodyText"/>
      </w:pPr>
      <w:r>
        <w:rPr>
          <w:b/>
          <w:bCs/>
        </w:rPr>
        <w:t xml:space="preserve">Theorem 15 (Entropy of a discrete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finite for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4" w:name="thm-entropy-continuous"/>
    <w:p>
      <w:pPr>
        <w:pStyle w:val="FirstParagraph"/>
      </w:pPr>
      <w:r>
        <w:rPr>
          <w:b/>
          <w:bCs/>
        </w:rPr>
        <w:t xml:space="preserve">Theorem 16 (Entropy of 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5" w:name="exm-entropy-uniform"/>
    <w:p>
      <w:pPr>
        <w:pStyle w:val="FirstParagraph"/>
      </w:pPr>
      <w:r>
        <w:rPr>
          <w:b/>
          <w:bCs/>
        </w:rPr>
        <w:t xml:space="preserve">Example 44 (Entropy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surprisal-uniform">
        <w:r>
          <w:rPr>
            <w:rStyle w:val="Hyperlink"/>
          </w:rPr>
          <w:t xml:space="preserve">Example 43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ntropy-continuous">
        <w:r>
          <w:rPr>
            <w:rStyle w:val="Hyperlink"/>
          </w:rPr>
          <w:t xml:space="preserve">Theorem 16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value has the same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also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The entropy 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can be negative</w:t>
      </w:r>
      <w:r>
        <w:t xml:space="preserve"> </w:t>
      </w:r>
      <w:r>
        <w:t xml:space="preserve">[19], Example 8.1.1</w:t>
      </w:r>
      <w:r>
        <w:t xml:space="preserve">.</w:t>
      </w:r>
    </w:p>
    <w:bookmarkEnd w:id="175"/>
    <w:bookmarkStart w:id="176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6"/>
    <w:bookmarkStart w:id="177" w:name="exm-entropy-coin"/>
    <w:p>
      <w:pPr>
        <w:pStyle w:val="BodyText"/>
      </w:pPr>
      <w:r>
        <w:rPr>
          <w:b/>
          <w:bCs/>
        </w:rPr>
        <w:t xml:space="preserve">Example 45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, 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7"/>
    <w:bookmarkStart w:id="178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discrete formula comes from). </w:t>
      </w:r>
      <w:r>
        <w:t xml:space="preserve">Murphy [20, Sec. 2.8.1], p. 56</w:t>
      </w:r>
      <w:r>
        <w:t xml:space="preserve"> </w:t>
      </w:r>
      <w:r>
        <w:t xml:space="preserve">gives the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formula of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as the definition,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8"/>
    <w:bookmarkStart w:id="180" w:name="def-cross-entrop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24 (Cross-entropy)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p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r>
          <m:t>q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be</w:delText>
        </w:r>
      </w:del>
      <w:del w:id="12" w:author="PR Preview" w:date="2026-01-01T00:00:00Z">
        <w:r>
          <w:delText xml:space="preserve"> </w:delText>
        </w:r>
      </w:del>
      <w:hyperlink r:id="rId10">
        <w:del w:id="13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on the same finite set of outcomes</w:delText>
        </w:r>
      </w:del>
      <w:del w:id="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with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 probabilities of outcome</w:delText>
        </w:r>
      </w:del>
      <w:del w:id="26" w:author="PR Preview" w:date="2026-01-01T00:00:00Z">
        <w:r>
          <w:delText xml:space="preserve"> </w:delText>
        </w:r>
      </w:del>
      <m:oMath>
        <m:r>
          <m:t>k</m:t>
        </m:r>
      </m:oMath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b/>
            <w:bCs/>
          </w:rPr>
          <w:delText xml:space="preserve">cross-entropy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</w:delText>
        </w:r>
      </w:del>
      <w:del w:id="34" w:author="PR Preview" w:date="2026-01-01T00:00:00Z">
        <w:r>
          <w:delText xml:space="preserve"> </w:delText>
        </w:r>
      </w:del>
      <m:oMath>
        <m:r>
          <m:t>q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relative to</w:delText>
        </w:r>
      </w:del>
      <w:del w:id="37" w:author="PR Preview" w:date="2026-01-01T00:00:00Z">
        <w:r>
          <w:delText xml:space="preserve"> </w:delText>
        </w:r>
      </w:del>
      <m:oMath>
        <m:r>
          <m:t>p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[21]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2" w:author="PR Preview" w:date="2026-01-01T00:00:00Z">
        <w:r>
          <w:delText xml:space="preserve">We take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4" w:author="PR Preview" w:date="2026-01-01T00:00:00Z">
        <w:r>
          <w:delText xml:space="preserve">, so when</w:delText>
        </w:r>
      </w:del>
      <w:del w:id="45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 an outcome with</w:delText>
        </w:r>
      </w:del>
      <w:del w:id="4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49" w:author="PR Preview" w:date="2026-01-01T00:00:00Z">
        <w:r>
          <w:delText xml:space="preserve">, the cross-entropy is infinite.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 term with</w:delText>
        </w:r>
      </w:del>
      <w:del w:id="52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is taken to be</w:delText>
        </w:r>
      </w:del>
      <w:del w:id="55" w:author="PR Preview" w:date="2026-01-01T00:00:00Z">
        <w:r>
          <w:delText xml:space="preserve"> </w:delText>
        </w:r>
      </w:del>
      <m:oMath>
        <m:r>
          <m:t>0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whatever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is, as for</w:delText>
        </w:r>
      </w:del>
      <w:del w:id="61" w:author="PR Preview" w:date="2026-01-01T00:00:00Z">
        <w:r>
          <w:delText xml:space="preserve"> </w:delText>
        </w:r>
      </w:del>
      <w:hyperlink w:anchor="def-entropy">
        <w:del w:id="62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63" w:author="PR Preview" w:date="2026-01-01T00:00:00Z">
        <w:r>
          <w:delText xml:space="preserve">.</w:delText>
        </w:r>
      </w:del>
    </w:p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Definition 24 (Cross-entropy)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Let</w:t>
        </w:r>
      </w:ins>
      <w:ins w:id="67" w:author="PR Preview" w:date="2026-01-01T00:00:00Z">
        <w:r>
          <w:t xml:space="preserve"> </w:t>
        </w:r>
      </w:ins>
      <m:oMath>
        <m:r>
          <m:t>X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be a</w:t>
        </w:r>
      </w:ins>
      <w:ins w:id="70" w:author="PR Preview" w:date="2026-01-01T00:00:00Z">
        <w:r>
          <w:t xml:space="preserve"> </w:t>
        </w:r>
      </w:ins>
      <w:hyperlink r:id="rId13">
        <w:ins w:id="71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with</w:t>
        </w:r>
      </w:ins>
      <w:ins w:id="74" w:author="PR Preview" w:date="2026-01-01T00:00:00Z">
        <w:r>
          <w:t xml:space="preserve"> </w:t>
        </w:r>
      </w:ins>
      <w:hyperlink r:id="rId10">
        <w:ins w:id="75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or</w:t>
        </w:r>
      </w:ins>
      <w:ins w:id="78" w:author="PR Preview" w:date="2026-01-01T00:00:00Z">
        <w:r>
          <w:t xml:space="preserve"> </w:t>
        </w:r>
      </w:ins>
      <w:hyperlink r:id="rId11">
        <w:ins w:id="79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80" w:author="PR Preview" w:date="2026-01-01T00:00:00Z">
        <w:r>
          <w:t xml:space="preserve"> </w:t>
        </w:r>
      </w:ins>
      <m:oMath>
        <m:r>
          <m:t>p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 let</w:t>
        </w:r>
      </w:ins>
      <w:ins w:id="84" w:author="PR Preview" w:date="2026-01-01T00:00:00Z">
        <w:r>
          <w:t xml:space="preserve"> </w:t>
        </w:r>
      </w:ins>
      <m:oMath>
        <m:r>
          <m:t>q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be a</w:t>
        </w:r>
      </w:ins>
      <w:ins w:id="87" w:author="PR Preview" w:date="2026-01-01T00:00:00Z">
        <w:r>
          <w:t xml:space="preserve"> </w:t>
        </w:r>
      </w:ins>
      <w:hyperlink r:id="rId10">
        <w:ins w:id="88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or density on the same values.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b/>
            <w:bCs/>
          </w:rPr>
          <w:t xml:space="preserve">cross-entropy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of</w:t>
        </w:r>
      </w:ins>
      <w:ins w:id="97" w:author="PR Preview" w:date="2026-01-01T00:00:00Z">
        <w:r>
          <w:t xml:space="preserve"> </w:t>
        </w:r>
      </w:ins>
      <m:oMath>
        <m:r>
          <m:t>q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relative to</w:t>
        </w:r>
      </w:ins>
      <w:ins w:id="100" w:author="PR Preview" w:date="2026-01-01T00:00:00Z">
        <w:r>
          <w:t xml:space="preserve"> </w:t>
        </w:r>
      </w:ins>
      <m:oMath>
        <m:r>
          <m:t>p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[21]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the</w:t>
        </w:r>
      </w:ins>
      <w:ins w:id="105" w:author="PR Preview" w:date="2026-01-01T00:00:00Z">
        <w:r>
          <w:t xml:space="preserve"> </w:t>
        </w:r>
      </w:ins>
      <w:hyperlink w:anchor="def-expectation">
        <w:ins w:id="106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07" w:author="PR Preview" w:date="2026-01-01T00:00:00Z">
        <w:r>
          <w:t xml:space="preserve">, when</w:t>
        </w:r>
      </w:ins>
      <w:ins w:id="108" w:author="PR Preview" w:date="2026-01-01T00:00:00Z">
        <w:r>
          <w:t xml:space="preserve"> </w:t>
        </w:r>
      </w:ins>
      <m:oMath>
        <m:r>
          <m:t>X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has</w:t>
        </w:r>
      </w:ins>
      <w:ins w:id="111" w:author="PR Preview" w:date="2026-01-01T00:00:00Z">
        <w:r>
          <w:t xml:space="preserve"> </w:t>
        </w:r>
      </w:ins>
      <w:hyperlink r:id="rId179">
        <w:ins w:id="112" w:author="PR Preview" w:date="2026-01-01T00:00:00Z">
          <w:r>
            <w:rPr>
              <w:rStyle w:val="Hyperlink"/>
            </w:rPr>
            <w:t xml:space="preserve">distribution</w:t>
          </w:r>
        </w:ins>
      </w:hyperlink>
      <w:ins w:id="113" w:author="PR Preview" w:date="2026-01-01T00:00:00Z">
        <w:r>
          <w:t xml:space="preserve"> </w:t>
        </w:r>
      </w:ins>
      <m:oMath>
        <m:r>
          <m:t>p</m:t>
        </m:r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of the</w:t>
        </w:r>
      </w:ins>
      <w:ins w:id="117" w:author="PR Preview" w:date="2026-01-01T00:00:00Z">
        <w:r>
          <w:t xml:space="preserve"> </w:t>
        </w:r>
      </w:ins>
      <w:hyperlink w:anchor="def-surprisal">
        <w:ins w:id="118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(or its</w:t>
        </w:r>
      </w:ins>
      <w:ins w:id="121" w:author="PR Preview" w:date="2026-01-01T00:00:00Z">
        <w:r>
          <w:t xml:space="preserve"> </w:t>
        </w:r>
      </w:ins>
      <w:hyperlink w:anchor="def-surprisal-continuous">
        <w:ins w:id="122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form) measured by</w:t>
        </w:r>
      </w:ins>
      <w:ins w:id="125" w:author="PR Preview" w:date="2026-01-01T00:00:00Z">
        <w:r>
          <w:t xml:space="preserve"> </w:t>
        </w:r>
      </w:ins>
      <m:oMath>
        <m:r>
          <m:t>q</m:t>
        </m:r>
      </m:oMath>
      <w:ins w:id="1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7" w:author="PR Preview" w:date="2026-01-01T00:00:00Z">
        <w:r>
          <w:t xml:space="preserve">We take</w:t>
        </w:r>
      </w:ins>
      <w:ins w:id="12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so when</w:t>
        </w:r>
      </w:ins>
      <w:ins w:id="13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the cross-entropy is infinite.</w:t>
        </w:r>
      </w:ins>
    </w:p>
    <w:bookmarkEnd w:id="180"/>
    <w:bookmarkStart w:id="181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1"/>
    <w:bookmarkStart w:id="182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2"/>
    <w:bookmarkStart w:id="183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3"/>
    <w:bookmarkStart w:id="184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4"/>
    <w:bookmarkStart w:id="185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5"/>
    <w:bookmarkStart w:id="186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6"/>
    <w:bookmarkStart w:id="187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7"/>
    <w:bookmarkStart w:id="188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8"/>
    <w:bookmarkStart w:id="189" w:name="exr-cross-entropy-general-sum"/>
    <w:p>
      <w:pPr>
        <w:pStyle w:val="BodyText"/>
      </w:pPr>
      <w:del w:id="136" w:author="PR Preview" w:date="2026-01-01T00:00:00Z">
        <w:r>
          <w:rPr>
            <w:b/>
            <w:bCs/>
          </w:rPr>
          <w:delText xml:space="preserve">Exercise 12 (Cross-entropy as an expectation when</w:delText>
        </w:r>
      </w:del>
      <w:del w:id="137" w:author="PR Preview" w:date="2026-01-01T00:00:00Z">
        <w:r>
          <w:rPr>
            <w:b/>
            <w:bCs/>
          </w:rPr>
          <w:delText xml:space="preserve"> </w:delText>
        </w:r>
      </w:del>
      <m:oMath>
        <m:r>
          <m:t>q</m:t>
        </m:r>
      </m:oMath>
      <w:del w:id="138" w:author="PR Preview" w:date="2026-01-01T00:00:00Z">
        <w:r>
          <w:rPr>
            <w:b/>
            <w:bCs/>
          </w:rPr>
          <w:delText xml:space="preserve"> </w:delText>
        </w:r>
      </w:del>
      <w:del w:id="139" w:author="PR Preview" w:date="2026-01-01T00:00:00Z">
        <w:r>
          <w:rPr>
            <w:b/>
            <w:bCs/>
          </w:rPr>
          <w:delText xml:space="preserve">is positive where</w:delText>
        </w:r>
      </w:del>
      <w:del w:id="140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141" w:author="PR Preview" w:date="2026-01-01T00:00:00Z">
        <w:r>
          <w:rPr>
            <w:b/>
            <w:bCs/>
          </w:rPr>
          <w:delText xml:space="preserve"> </w:delText>
        </w:r>
      </w:del>
      <w:del w:id="142" w:author="PR Preview" w:date="2026-01-01T00:00:00Z">
        <w:r>
          <w:rPr>
            <w:b/>
            <w:bCs/>
          </w:rPr>
          <w:delText xml:space="preserve">is)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Let</w:delText>
        </w:r>
      </w:del>
      <w:del w:id="145" w:author="PR Preview" w:date="2026-01-01T00:00:00Z">
        <w:r>
          <w:delText xml:space="preserve"> </w:delText>
        </w:r>
      </w:del>
      <m:oMath>
        <m:r>
          <m:t>p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and</w:delText>
        </w:r>
      </w:del>
      <w:del w:id="148" w:author="PR Preview" w:date="2026-01-01T00:00:00Z">
        <w:r>
          <w:delText xml:space="preserve"> </w:delText>
        </w:r>
      </w:del>
      <m:oMath>
        <m:r>
          <m:t>q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be</w:delText>
        </w:r>
      </w:del>
      <w:del w:id="151" w:author="PR Preview" w:date="2026-01-01T00:00:00Z">
        <w:r>
          <w:delText xml:space="preserve"> </w:delText>
        </w:r>
      </w:del>
      <w:hyperlink r:id="rId10">
        <w:del w:id="152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on</w:delText>
        </w:r>
      </w:del>
      <w:del w:id="1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with</w:delText>
        </w:r>
      </w:del>
      <w:del w:id="158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whenever</w:delText>
        </w:r>
      </w:del>
      <w:del w:id="161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162" w:author="PR Preview" w:date="2026-01-01T00:00:00Z">
        <w:r>
          <w:delText xml:space="preserve">.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Let</w:delText>
        </w:r>
      </w:del>
      <w:del w:id="165" w:author="PR Preview" w:date="2026-01-01T00:00:00Z">
        <w:r>
          <w:delText xml:space="preserve"> </w:delText>
        </w:r>
      </w:del>
      <m:oMath>
        <m:r>
          <m:t>X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have</w:delText>
        </w:r>
      </w:del>
      <w:del w:id="168" w:author="PR Preview" w:date="2026-01-01T00:00:00Z">
        <w:r>
          <w:delText xml:space="preserve"> </w:delText>
        </w:r>
      </w:del>
      <w:hyperlink r:id="rId10">
        <w:del w:id="169" w:author="PR Preview" w:date="2026-01-01T00:00:00Z">
          <w:r>
            <w:rPr>
              <w:rStyle w:val="Hyperlink"/>
            </w:rPr>
            <w:delText xml:space="preserve">mass function</w:delText>
          </w:r>
        </w:del>
      </w:hyperlink>
      <w:del w:id="170" w:author="PR Preview" w:date="2026-01-01T00:00:00Z">
        <w:r>
          <w:delText xml:space="preserve"> </w:delText>
        </w:r>
      </w:del>
      <m:oMath>
        <m:r>
          <m:t>p</m:t>
        </m:r>
      </m:oMath>
      <w:del w:id="171" w:author="PR Preview" w:date="2026-01-01T00:00:00Z">
        <w:r>
          <w:delText xml:space="preserve">, and write</w:delText>
        </w:r>
      </w:del>
      <w:del w:id="172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X</m:t>
            </m:r>
          </m:sub>
        </m:sSub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for the</w:delText>
        </w:r>
      </w:del>
      <w:del w:id="175" w:author="PR Preview" w:date="2026-01-01T00:00:00Z">
        <w:r>
          <w:delText xml:space="preserve"> </w:delText>
        </w:r>
      </w:del>
      <w:hyperlink r:id="rId13">
        <w:del w:id="176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that equals</w:delText>
        </w:r>
      </w:del>
      <w:del w:id="179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when</w:delText>
        </w:r>
      </w:del>
      <w:del w:id="18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k</m:t>
        </m:r>
      </m:oMath>
      <w:del w:id="183" w:author="PR Preview" w:date="2026-01-01T00:00:00Z">
        <w:r>
          <w:delText xml:space="preserve">.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Show that the</w:delText>
        </w:r>
      </w:del>
      <w:del w:id="186" w:author="PR Preview" w:date="2026-01-01T00:00:00Z">
        <w:r>
          <w:delText xml:space="preserve"> </w:delText>
        </w:r>
      </w:del>
      <w:hyperlink w:anchor="def-cross-entropy">
        <w:del w:id="187" w:author="PR Preview" w:date="2026-01-01T00:00:00Z">
          <w:r>
            <w:rPr>
              <w:rStyle w:val="Hyperlink"/>
            </w:rPr>
            <w:delText xml:space="preserve">cross-entropy</w:delText>
          </w:r>
        </w:del>
      </w:hyperlink>
      <w:del w:id="188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equals the</w:delText>
        </w:r>
      </w:del>
      <w:del w:id="191" w:author="PR Preview" w:date="2026-01-01T00:00:00Z">
        <w:r>
          <w:delText xml:space="preserve"> </w:delText>
        </w:r>
      </w:del>
      <w:hyperlink w:anchor="def-expectation">
        <w:del w:id="192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9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del w:id="194" w:author="PR Preview" w:date="2026-01-01T00:00:00Z">
        <w:r>
          <w:delText xml:space="preserve">.</w:delText>
        </w:r>
      </w:del>
    </w:p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Exercise 12 (Cross-entropy as a sum when</w:t>
        </w:r>
      </w:ins>
      <w:ins w:id="196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197" w:author="PR Preview" w:date="2026-01-01T00:00:00Z">
        <w:r>
          <w:rPr>
            <w:b/>
            <w:bCs/>
          </w:rP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is positive where</w:t>
        </w:r>
      </w:ins>
      <w:ins w:id="199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200" w:author="PR Preview" w:date="2026-01-01T00:00:00Z">
        <w:r>
          <w:rPr>
            <w:b/>
            <w:bCs/>
          </w:rPr>
          <w:t xml:space="preserve"> </w:t>
        </w:r>
      </w:ins>
      <w:ins w:id="201" w:author="PR Preview" w:date="2026-01-01T00:00:00Z">
        <w:r>
          <w:rPr>
            <w:b/>
            <w:bCs/>
          </w:rPr>
          <w:t xml:space="preserve">is)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Let</w:t>
        </w:r>
      </w:ins>
      <w:ins w:id="204" w:author="PR Preview" w:date="2026-01-01T00:00:00Z">
        <w:r>
          <w:t xml:space="preserve"> </w:t>
        </w:r>
      </w:ins>
      <m:oMath>
        <m:r>
          <m:t>p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</w:t>
        </w:r>
      </w:ins>
      <w:ins w:id="207" w:author="PR Preview" w:date="2026-01-01T00:00:00Z">
        <w:r>
          <w:t xml:space="preserve"> </w:t>
        </w:r>
      </w:ins>
      <m:oMath>
        <m:r>
          <m:t>q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be</w:t>
        </w:r>
      </w:ins>
      <w:ins w:id="210" w:author="PR Preview" w:date="2026-01-01T00:00:00Z">
        <w:r>
          <w:t xml:space="preserve"> </w:t>
        </w:r>
      </w:ins>
      <w:hyperlink r:id="rId10">
        <w:ins w:id="211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on</w:t>
        </w:r>
      </w:ins>
      <w:ins w:id="21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with</w:t>
        </w:r>
      </w:ins>
      <w:ins w:id="217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whenever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221" w:author="PR Preview" w:date="2026-01-01T00:00:00Z">
        <w:r>
          <w:t xml:space="preserve">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Let</w:t>
        </w:r>
      </w:ins>
      <w:ins w:id="224" w:author="PR Preview" w:date="2026-01-01T00:00:00Z">
        <w:r>
          <w:t xml:space="preserve"> </w:t>
        </w:r>
      </w:ins>
      <m:oMath>
        <m:r>
          <m:t>X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have</w:t>
        </w:r>
      </w:ins>
      <w:ins w:id="227" w:author="PR Preview" w:date="2026-01-01T00:00:00Z">
        <w:r>
          <w:t xml:space="preserve"> </w:t>
        </w:r>
      </w:ins>
      <w:hyperlink r:id="rId10">
        <w:ins w:id="228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229" w:author="PR Preview" w:date="2026-01-01T00:00:00Z">
        <w:r>
          <w:t xml:space="preserve"> </w:t>
        </w:r>
      </w:ins>
      <m:oMath>
        <m:r>
          <m:t>p</m:t>
        </m:r>
      </m:oMath>
      <w:ins w:id="230" w:author="PR Preview" w:date="2026-01-01T00:00:00Z">
        <w:r>
          <w:t xml:space="preserve">, and write</w:t>
        </w:r>
      </w:ins>
      <w:ins w:id="231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for the</w:t>
        </w:r>
      </w:ins>
      <w:ins w:id="234" w:author="PR Preview" w:date="2026-01-01T00:00:00Z">
        <w:r>
          <w:t xml:space="preserve"> </w:t>
        </w:r>
      </w:ins>
      <w:hyperlink r:id="rId13">
        <w:ins w:id="235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that equals</w:t>
        </w:r>
      </w:ins>
      <w:ins w:id="238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when</w:t>
        </w:r>
      </w:ins>
      <w:ins w:id="2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242" w:author="PR Preview" w:date="2026-01-01T00:00:00Z">
        <w:r>
          <w:t xml:space="preserve">.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Show that the</w:t>
        </w:r>
      </w:ins>
      <w:ins w:id="245" w:author="PR Preview" w:date="2026-01-01T00:00:00Z">
        <w:r>
          <w:t xml:space="preserve"> </w:t>
        </w:r>
      </w:ins>
      <w:hyperlink w:anchor="def-cross-entropy">
        <w:ins w:id="246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247" w:author="PR Preview" w:date="2026-01-01T00:00:00Z">
        <w:r>
          <w:t xml:space="preserve">, the</w:t>
        </w:r>
      </w:ins>
      <w:ins w:id="248" w:author="PR Preview" w:date="2026-01-01T00:00:00Z">
        <w:r>
          <w:t xml:space="preserve"> </w:t>
        </w:r>
      </w:ins>
      <w:hyperlink w:anchor="def-expectation">
        <w:ins w:id="249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5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251" w:author="PR Preview" w:date="2026-01-01T00:00:00Z">
        <w:r>
          <w:t xml:space="preserve">, equals</w:t>
        </w:r>
      </w:ins>
      <w:ins w:id="2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253" w:author="PR Preview" w:date="2026-01-01T00:00:00Z">
        <w:r>
          <w:t xml:space="preserve">.</w:t>
        </w:r>
      </w:ins>
    </w:p>
    <w:bookmarkEnd w:id="189"/>
    <w:bookmarkStart w:id="190" w:name="sol-cross-entropy-general-sum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54" w:author="PR Preview" w:date="2026-01-01T00:00:00Z">
        <w:r>
          <w:delText xml:space="preserve">The fourth line adds the terms with</w:delText>
        </w:r>
      </w:del>
      <w:del w:id="255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256" w:author="PR Preview" w:date="2026-01-01T00:00:00Z">
        <w:r>
          <w:delText xml:space="preserve">, which are</w:delText>
        </w:r>
      </w:del>
      <w:del w:id="257" w:author="PR Preview" w:date="2026-01-01T00:00:00Z">
        <w:r>
          <w:delText xml:space="preserve"> </w:delText>
        </w:r>
      </w:del>
      <m:oMath>
        <m:r>
          <m:t>0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by the convention in the definition.</w:delText>
        </w:r>
      </w:del>
    </w:p>
    <w:p>
      <w:pPr>
        <w:pStyle w:val="FirstParagraph"/>
      </w:pPr>
      <w:ins w:id="260" w:author="PR Preview" w:date="2026-01-01T00:00:00Z">
        <w:r>
          <w:t xml:space="preserve">The last line adds the terms with</w:t>
        </w:r>
      </w:ins>
      <w:ins w:id="26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which are</w:t>
        </w:r>
      </w:ins>
      <w:ins w:id="265" w:author="PR Preview" w:date="2026-01-01T00:00:00Z">
        <w:r>
          <w:t xml:space="preserve"> </w:t>
        </w:r>
      </w:ins>
      <m:oMath>
        <m:r>
          <m:t>0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by the convention in</w:t>
        </w:r>
      </w:ins>
      <w:ins w:id="268" w:author="PR Preview" w:date="2026-01-01T00:00:00Z">
        <w:r>
          <w:t xml:space="preserve"> </w:t>
        </w:r>
      </w:ins>
      <w:hyperlink w:anchor="thm-cross-entropy-discrete">
        <w:ins w:id="26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70" w:author="PR Preview" w:date="2026-01-01T00:00:00Z">
        <w:r>
          <w:t xml:space="preserve">.</w:t>
        </w:r>
      </w:ins>
    </w:p>
    <w:bookmarkEnd w:id="190"/>
    <w:bookmarkStart w:id="191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1"/>
    <w:bookmarkStart w:id="192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2"/>
    <w:bookmarkStart w:id="193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3"/>
    <w:bookmarkStart w:id="194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4"/>
    <w:bookmarkStart w:id="195" w:name="thm-cross-entropy-discrete"/>
    <w:p>
      <w:pPr>
        <w:pStyle w:val="BodyText"/>
      </w:pPr>
      <w:del w:id="271" w:author="PR Preview" w:date="2026-01-01T00:00:00Z">
        <w:r>
          <w:rPr>
            <w:b/>
            <w:bCs/>
          </w:rPr>
          <w:delText xml:space="preserve">Theorem 17 (Cross-entropy as an expected negative log probability)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Let</w:delText>
        </w:r>
      </w:del>
      <w:del w:id="274" w:author="PR Preview" w:date="2026-01-01T00:00:00Z">
        <w:r>
          <w:delText xml:space="preserve"> </w:delText>
        </w:r>
      </w:del>
      <m:oMath>
        <m:r>
          <m:t>p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and</w:delText>
        </w:r>
      </w:del>
      <w:del w:id="277" w:author="PR Preview" w:date="2026-01-01T00:00:00Z">
        <w:r>
          <w:delText xml:space="preserve"> </w:delText>
        </w:r>
      </w:del>
      <m:oMath>
        <m:r>
          <m:t>q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be</w:delText>
        </w:r>
      </w:del>
      <w:del w:id="280" w:author="PR Preview" w:date="2026-01-01T00:00:00Z">
        <w:r>
          <w:delText xml:space="preserve"> </w:delText>
        </w:r>
      </w:del>
      <w:hyperlink r:id="rId10">
        <w:del w:id="281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on</w:delText>
        </w:r>
      </w:del>
      <w:del w:id="2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285" w:author="PR Preview" w:date="2026-01-01T00:00:00Z">
        <w:r>
          <w:delText xml:space="preserve">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and let</w:delText>
        </w:r>
      </w:del>
      <w:del w:id="288" w:author="PR Preview" w:date="2026-01-01T00:00:00Z">
        <w:r>
          <w:delText xml:space="preserve"> </w:delText>
        </w:r>
      </w:del>
      <m:oMath>
        <m:r>
          <m:t>X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have</w:delText>
        </w:r>
      </w:del>
      <w:del w:id="291" w:author="PR Preview" w:date="2026-01-01T00:00:00Z">
        <w:r>
          <w:delText xml:space="preserve"> </w:delText>
        </w:r>
      </w:del>
      <w:hyperlink r:id="rId10">
        <w:del w:id="292" w:author="PR Preview" w:date="2026-01-01T00:00:00Z">
          <w:r>
            <w:rPr>
              <w:rStyle w:val="Hyperlink"/>
            </w:rPr>
            <w:delText xml:space="preserve">mass function</w:delText>
          </w:r>
        </w:del>
      </w:hyperlink>
      <w:del w:id="293" w:author="PR Preview" w:date="2026-01-01T00:00:00Z">
        <w:r>
          <w:delText xml:space="preserve"> </w:delText>
        </w:r>
      </w:del>
      <m:oMath>
        <m:r>
          <m:t>p</m:t>
        </m:r>
      </m:oMath>
      <w:del w:id="294" w:author="PR Preview" w:date="2026-01-01T00:00:00Z">
        <w:r>
          <w:delText xml:space="preserve">.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Write</w:delText>
        </w:r>
      </w:del>
      <w:del w:id="297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X</m:t>
            </m:r>
          </m:sub>
        </m:sSub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for the</w:delText>
        </w:r>
      </w:del>
      <w:del w:id="300" w:author="PR Preview" w:date="2026-01-01T00:00:00Z">
        <w:r>
          <w:delText xml:space="preserve"> </w:delText>
        </w:r>
      </w:del>
      <w:hyperlink r:id="rId13">
        <w:del w:id="301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that equals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when</w:delText>
        </w:r>
      </w:del>
      <w:del w:id="30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k</m:t>
        </m:r>
      </m:oMath>
      <w:del w:id="308" w:author="PR Preview" w:date="2026-01-01T00:00:00Z">
        <w:r>
          <w:delText xml:space="preserve">.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Then the</w:delText>
        </w:r>
      </w:del>
      <w:del w:id="311" w:author="PR Preview" w:date="2026-01-01T00:00:00Z">
        <w:r>
          <w:delText xml:space="preserve"> </w:delText>
        </w:r>
      </w:del>
      <w:hyperlink w:anchor="def-cross-entropy">
        <w:del w:id="312" w:author="PR Preview" w:date="2026-01-01T00:00:00Z">
          <w:r>
            <w:rPr>
              <w:rStyle w:val="Hyperlink"/>
            </w:rPr>
            <w:delText xml:space="preserve">cross-entropy</w:delText>
          </w:r>
        </w:del>
      </w:hyperlink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is the</w:delText>
        </w:r>
      </w:del>
      <w:del w:id="315" w:author="PR Preview" w:date="2026-01-01T00:00:00Z">
        <w:r>
          <w:delText xml:space="preserve"> </w:delText>
        </w:r>
      </w:del>
      <w:hyperlink w:anchor="def-expectation">
        <w:del w:id="316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of</w:delText>
        </w:r>
      </w:del>
      <w:del w:id="31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del w:id="32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1" w:author="PR Preview" w:date="2026-01-01T00:00:00Z">
        <w:r>
          <w:rPr>
            <w:i/>
            <w:iCs/>
          </w:rPr>
          <w:delText xml:space="preserve">Proof</w:delText>
        </w:r>
      </w:del>
      <w:del w:id="322" w:author="PR Preview" w:date="2026-01-01T00:00:00Z">
        <w:r>
          <w:delText xml:space="preserve">. </w:delText>
        </w:r>
      </w:del>
      <w:del w:id="323" w:author="PR Preview" w:date="2026-01-01T00:00:00Z">
        <w:r>
          <w:delText xml:space="preserve">Let</w:delText>
        </w:r>
      </w:del>
      <w:del w:id="32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del w:id="325" w:author="PR Preview" w:date="2026-01-01T00:00:00Z">
        <w:r>
          <w:delText xml:space="preserve">, so that</w:delText>
        </w:r>
      </w:del>
      <w:del w:id="32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27" w:author="PR Preview" w:date="2026-01-01T00:00:00Z">
        <w:r>
          <w:delText xml:space="preserve">.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First suppose</w:delText>
        </w:r>
      </w:del>
      <w:del w:id="330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whenever</w:delText>
        </w:r>
      </w:del>
      <w:del w:id="333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334" w:author="PR Preview" w:date="2026-01-01T00:00:00Z">
        <w:r>
          <w:delText xml:space="preserve">.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Then</w:delText>
        </w:r>
      </w:del>
      <w:del w:id="33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finite for every value</w:delText>
        </w:r>
      </w:del>
      <w:del w:id="340" w:author="PR Preview" w:date="2026-01-01T00:00:00Z">
        <w:r>
          <w:delText xml:space="preserve"> </w:delText>
        </w:r>
      </w:del>
      <m:oMath>
        <m:r>
          <m:t>k</m:t>
        </m:r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that</w:delText>
        </w:r>
      </w:del>
      <w:del w:id="343" w:author="PR Preview" w:date="2026-01-01T00:00:00Z">
        <w:r>
          <w:delText xml:space="preserve"> </w:delText>
        </w:r>
      </w:del>
      <m:oMath>
        <m:r>
          <m:t>X</m:t>
        </m:r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takes with positive</w:delText>
        </w:r>
      </w:del>
      <w:del w:id="346" w:author="PR Preview" w:date="2026-01-01T00:00:00Z">
        <w:r>
          <w:delText xml:space="preserve"> </w:delText>
        </w:r>
      </w:del>
      <w:hyperlink r:id="rId21">
        <w:del w:id="34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348" w:author="PR Preview" w:date="2026-01-01T00:00:00Z">
        <w:r>
          <w:delText xml:space="preserve">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and</w:delText>
        </w:r>
      </w:del>
      <w:del w:id="351" w:author="PR Preview" w:date="2026-01-01T00:00:00Z">
        <w:r>
          <w:delText xml:space="preserve"> </w:delText>
        </w:r>
      </w:del>
      <w:hyperlink w:anchor="thm-lotus">
        <w:del w:id="352" w:author="PR Preview" w:date="2026-01-01T00:00:00Z">
          <w:r>
            <w:rPr>
              <w:rStyle w:val="Hyperlink"/>
            </w:rPr>
            <w:delText xml:space="preserve">LOTUS</w:delText>
          </w:r>
        </w:del>
      </w:hyperlink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355" w:author="PR Preview" w:date="2026-01-01T00:00:00Z">
        <w:r>
          <w:delText xml:space="preserve">Now suppose</w:delText>
        </w:r>
      </w:del>
      <w:del w:id="356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for some</w:delText>
        </w:r>
      </w:del>
      <w:del w:id="359" w:author="PR Preview" w:date="2026-01-01T00:00:00Z">
        <w:r>
          <w:delText xml:space="preserve"> </w:delText>
        </w:r>
      </w:del>
      <m:oMath>
        <m:r>
          <m:t>k</m:t>
        </m:r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with</w:delText>
        </w:r>
      </w:del>
      <w:del w:id="362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363" w:author="PR Preview" w:date="2026-01-01T00:00:00Z">
        <w:r>
          <w:delText xml:space="preserve">.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Then</w:delText>
        </w:r>
      </w:del>
      <w:del w:id="366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by definition.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Also</w:delText>
        </w:r>
      </w:del>
      <w:del w:id="37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del w:id="372" w:author="PR Preview" w:date="2026-01-01T00:00:00Z">
        <w:r>
          <w:delText xml:space="preserve">, and</w:delText>
        </w:r>
      </w:del>
      <w:del w:id="37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with probability at least</w:delText>
        </w:r>
      </w:del>
      <w:del w:id="376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377" w:author="PR Preview" w:date="2026-01-01T00:00:00Z">
        <w:r>
          <w:delText xml:space="preserve">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so</w:delText>
        </w:r>
      </w:del>
      <w:del w:id="38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81" w:author="PR Preview" w:date="2026-01-01T00:00:00Z">
        <w:r>
          <w:delText xml:space="preserve">.</w:delText>
        </w:r>
      </w:del>
    </w:p>
    <w:p>
      <w:pPr>
        <w:pStyle w:val="BodyText"/>
      </w:pPr>
      <w:ins w:id="382" w:author="PR Preview" w:date="2026-01-01T00:00:00Z">
        <w:r>
          <w:rPr>
            <w:b/>
            <w:bCs/>
          </w:rPr>
          <w:t xml:space="preserve">Theorem 17 (Cross-entropy of two mass functions)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Let</w:t>
        </w:r>
      </w:ins>
      <w:ins w:id="385" w:author="PR Preview" w:date="2026-01-01T00:00:00Z">
        <w:r>
          <w:t xml:space="preserve"> </w:t>
        </w:r>
      </w:ins>
      <m:oMath>
        <m:r>
          <m:t>p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and</w:t>
        </w:r>
      </w:ins>
      <w:ins w:id="388" w:author="PR Preview" w:date="2026-01-01T00:00:00Z">
        <w:r>
          <w:t xml:space="preserve"> </w:t>
        </w:r>
      </w:ins>
      <m:oMath>
        <m:r>
          <m:t>q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be</w:t>
        </w:r>
      </w:ins>
      <w:ins w:id="391" w:author="PR Preview" w:date="2026-01-01T00:00:00Z">
        <w:r>
          <w:t xml:space="preserve"> </w:t>
        </w:r>
      </w:ins>
      <w:hyperlink r:id="rId10">
        <w:ins w:id="392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on</w:t>
        </w:r>
      </w:ins>
      <w:ins w:id="39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396" w:author="PR Preview" w:date="2026-01-01T00:00:00Z">
        <w:r>
          <w:t xml:space="preserve">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with</w:t>
        </w:r>
      </w:ins>
      <w:ins w:id="39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and</w:t>
        </w:r>
      </w:ins>
      <w:ins w:id="40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the probabilities of outcome</w:t>
        </w:r>
      </w:ins>
      <w:ins w:id="405" w:author="PR Preview" w:date="2026-01-01T00:00:00Z">
        <w:r>
          <w:t xml:space="preserve"> </w:t>
        </w:r>
      </w:ins>
      <m:oMath>
        <m:r>
          <m:t>k</m:t>
        </m:r>
      </m:oMath>
      <w:ins w:id="406" w:author="PR Preview" w:date="2026-01-01T00:00:00Z">
        <w:r>
          <w:t xml:space="preserve">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Then the</w:t>
        </w:r>
      </w:ins>
      <w:ins w:id="409" w:author="PR Preview" w:date="2026-01-01T00:00:00Z">
        <w:r>
          <w:t xml:space="preserve"> </w:t>
        </w:r>
      </w:ins>
      <w:hyperlink w:anchor="def-cross-entropy">
        <w:ins w:id="410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13" w:author="PR Preview" w:date="2026-01-01T00:00:00Z">
        <w:r>
          <w:t xml:space="preserve">A term with</w:t>
        </w:r>
      </w:ins>
      <w:ins w:id="41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is taken to be</w:t>
        </w:r>
      </w:ins>
      <w:ins w:id="417" w:author="PR Preview" w:date="2026-01-01T00:00:00Z">
        <w:r>
          <w:t xml:space="preserve"> </w:t>
        </w:r>
      </w:ins>
      <m:oMath>
        <m:r>
          <m:t>0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whatever</w:t>
        </w:r>
      </w:ins>
      <w:ins w:id="42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is, as for</w:t>
        </w:r>
      </w:ins>
      <w:ins w:id="423" w:author="PR Preview" w:date="2026-01-01T00:00:00Z">
        <w:r>
          <w:t xml:space="preserve"> </w:t>
        </w:r>
      </w:ins>
      <w:hyperlink w:anchor="thm-entropy-discrete">
        <w:ins w:id="424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425" w:author="PR Preview" w:date="2026-01-01T00:00:00Z">
        <w:r>
          <w:t xml:space="preserve">.</w:t>
        </w:r>
      </w:ins>
    </w:p>
    <w:bookmarkEnd w:id="195"/>
    <w:p>
      <w:pPr>
        <w:pStyle w:val="BodyText"/>
      </w:pPr>
      <w:ins w:id="426" w:author="PR Preview" w:date="2026-01-01T00:00:00Z">
        <w:r>
          <w:rPr>
            <w:i/>
            <w:iCs/>
          </w:rPr>
          <w:t xml:space="preserve">Proof</w:t>
        </w:r>
      </w:ins>
      <w:ins w:id="427" w:author="PR Preview" w:date="2026-01-01T00:00:00Z">
        <w:r>
          <w:t xml:space="preserve">. </w:t>
        </w:r>
      </w:ins>
      <w:ins w:id="428" w:author="PR Preview" w:date="2026-01-01T00:00:00Z">
        <w:r>
          <w:t xml:space="preserve">Let</w:t>
        </w:r>
      </w:ins>
      <w:ins w:id="429" w:author="PR Preview" w:date="2026-01-01T00:00:00Z">
        <w:r>
          <w:t xml:space="preserve"> </w:t>
        </w:r>
      </w:ins>
      <m:oMath>
        <m:r>
          <m:t>X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have</w:t>
        </w:r>
      </w:ins>
      <w:ins w:id="432" w:author="PR Preview" w:date="2026-01-01T00:00:00Z">
        <w:r>
          <w:t xml:space="preserve"> </w:t>
        </w:r>
      </w:ins>
      <w:hyperlink r:id="rId10">
        <w:ins w:id="433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434" w:author="PR Preview" w:date="2026-01-01T00:00:00Z">
        <w:r>
          <w:t xml:space="preserve"> </w:t>
        </w:r>
      </w:ins>
      <m:oMath>
        <m:r>
          <m:t>p</m:t>
        </m:r>
      </m:oMath>
      <w:ins w:id="435" w:author="PR Preview" w:date="2026-01-01T00:00:00Z">
        <w:r>
          <w:t xml:space="preserve">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 let</w:t>
        </w:r>
      </w:ins>
      <w:ins w:id="43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so that</w:t>
        </w:r>
      </w:ins>
      <w:ins w:id="44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43" w:author="PR Preview" w:date="2026-01-01T00:00:00Z">
        <w:r>
          <w:t xml:space="preserve">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First suppose</w:t>
        </w:r>
      </w:ins>
      <w:ins w:id="446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whenever</w:t>
        </w:r>
      </w:ins>
      <w:ins w:id="44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50" w:author="PR Preview" w:date="2026-01-01T00:00:00Z">
        <w:r>
          <w:t xml:space="preserve">.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Then</w:t>
        </w:r>
      </w:ins>
      <w:ins w:id="45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is finite for every value</w:t>
        </w:r>
      </w:ins>
      <w:ins w:id="456" w:author="PR Preview" w:date="2026-01-01T00:00:00Z">
        <w:r>
          <w:t xml:space="preserve"> </w:t>
        </w:r>
      </w:ins>
      <m:oMath>
        <m:r>
          <m:t>k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that</w:t>
        </w:r>
      </w:ins>
      <w:ins w:id="459" w:author="PR Preview" w:date="2026-01-01T00:00:00Z">
        <w:r>
          <w:t xml:space="preserve"> </w:t>
        </w:r>
      </w:ins>
      <m:oMath>
        <m:r>
          <m:t>X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takes with positive</w:t>
        </w:r>
      </w:ins>
      <w:ins w:id="462" w:author="PR Preview" w:date="2026-01-01T00:00:00Z">
        <w:r>
          <w:t xml:space="preserve"> </w:t>
        </w:r>
      </w:ins>
      <w:hyperlink r:id="rId21">
        <w:ins w:id="463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and</w:t>
        </w:r>
      </w:ins>
      <w:ins w:id="467" w:author="PR Preview" w:date="2026-01-01T00:00:00Z">
        <w:r>
          <w:t xml:space="preserve"> </w:t>
        </w:r>
      </w:ins>
      <w:hyperlink w:anchor="thm-lotus">
        <w:ins w:id="468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71" w:author="PR Preview" w:date="2026-01-01T00:00:00Z">
        <w:r>
          <w:t xml:space="preserve">Now suppose</w:t>
        </w:r>
      </w:ins>
      <w:ins w:id="47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for some</w:t>
        </w:r>
      </w:ins>
      <w:ins w:id="475" w:author="PR Preview" w:date="2026-01-01T00:00:00Z">
        <w:r>
          <w:t xml:space="preserve"> </w:t>
        </w:r>
      </w:ins>
      <m:oMath>
        <m:r>
          <m:t>k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with</w:t>
        </w:r>
      </w:ins>
      <w:ins w:id="47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79" w:author="PR Preview" w:date="2026-01-01T00:00:00Z">
        <w:r>
          <w:t xml:space="preserve">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Then</w:t>
        </w:r>
      </w:ins>
      <w:ins w:id="48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483" w:author="PR Preview" w:date="2026-01-01T00:00:00Z">
        <w:r>
          <w:t xml:space="preserve">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and</w:t>
        </w:r>
      </w:ins>
      <w:ins w:id="48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with probability at least</w:t>
        </w:r>
      </w:ins>
      <w:ins w:id="48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so</w:t>
        </w:r>
      </w:ins>
      <w:ins w:id="493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94" w:author="PR Preview" w:date="2026-01-01T00:00:00Z">
        <w:r>
          <w:t xml:space="preserve">.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The right side is also</w:t>
        </w:r>
      </w:ins>
      <w:ins w:id="49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because its term for</w:t>
        </w:r>
      </w:ins>
      <w:ins w:id="501" w:author="PR Preview" w:date="2026-01-01T00:00:00Z">
        <w:r>
          <w:t xml:space="preserve"> </w:t>
        </w:r>
      </w:ins>
      <m:oMath>
        <m:r>
          <m:t>k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is</w:t>
        </w:r>
      </w:ins>
      <w:ins w:id="50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and its other terms are finite or</w:t>
        </w:r>
      </w:ins>
      <w:ins w:id="50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but never</w:t>
        </w:r>
      </w:ins>
      <w:ins w:id="51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511" w:author="PR Preview" w:date="2026-01-01T00:00:00Z">
        <w:r>
          <w:t xml:space="preserve">.</w:t>
        </w:r>
      </w:ins>
    </w:p>
    <w:bookmarkStart w:id="196" w:name="thm-cross-entropy-continuous"/>
    <w:p>
      <w:pPr>
        <w:pStyle w:val="BodyText"/>
      </w:pPr>
      <w:ins w:id="512" w:author="PR Preview" w:date="2026-01-01T00:00:00Z">
        <w:r>
          <w:rPr>
            <w:b/>
            <w:bCs/>
          </w:rPr>
          <w:t xml:space="preserve">Theorem 18 (Cross-entropy of two densities)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Let</w:t>
        </w:r>
      </w:ins>
      <w:ins w:id="515" w:author="PR Preview" w:date="2026-01-01T00:00:00Z">
        <w:r>
          <w:t xml:space="preserve"> </w:t>
        </w:r>
      </w:ins>
      <m:oMath>
        <m:r>
          <m:t>X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be a</w:t>
        </w:r>
      </w:ins>
      <w:ins w:id="518" w:author="PR Preview" w:date="2026-01-01T00:00:00Z">
        <w:r>
          <w:t xml:space="preserve"> </w:t>
        </w:r>
      </w:ins>
      <w:hyperlink r:id="rId18">
        <w:ins w:id="519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with</w:t>
        </w:r>
      </w:ins>
      <w:ins w:id="522" w:author="PR Preview" w:date="2026-01-01T00:00:00Z">
        <w:r>
          <w:t xml:space="preserve"> </w:t>
        </w:r>
      </w:ins>
      <w:hyperlink r:id="rId11">
        <w:ins w:id="523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524" w:author="PR Preview" w:date="2026-01-01T00:00:00Z">
        <w:r>
          <w:t xml:space="preserve"> </w:t>
        </w:r>
      </w:ins>
      <m:oMath>
        <m:r>
          <m:t>p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on its</w:t>
        </w:r>
      </w:ins>
      <w:ins w:id="527" w:author="PR Preview" w:date="2026-01-01T00:00:00Z">
        <w:r>
          <w:t xml:space="preserve"> </w:t>
        </w:r>
      </w:ins>
      <w:hyperlink r:id="rId23">
        <w:ins w:id="528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5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let</w:t>
        </w:r>
      </w:ins>
      <w:ins w:id="533" w:author="PR Preview" w:date="2026-01-01T00:00:00Z">
        <w:r>
          <w:t xml:space="preserve"> </w:t>
        </w:r>
      </w:ins>
      <m:oMath>
        <m:r>
          <m:t>q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be a density on</w:t>
        </w:r>
      </w:ins>
      <w:ins w:id="5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with</w:t>
        </w:r>
      </w:ins>
      <w:ins w:id="54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wherever</w:t>
        </w:r>
      </w:ins>
      <w:ins w:id="5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44" w:author="PR Preview" w:date="2026-01-01T00:00:00Z">
        <w:r>
          <w:t xml:space="preserve">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Then the</w:t>
        </w:r>
      </w:ins>
      <w:ins w:id="547" w:author="PR Preview" w:date="2026-01-01T00:00:00Z">
        <w:r>
          <w:t xml:space="preserve"> </w:t>
        </w:r>
      </w:ins>
      <w:hyperlink w:anchor="def-cross-entropy">
        <w:ins w:id="548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51" w:author="PR Preview" w:date="2026-01-01T00:00:00Z">
        <w:r>
          <w:t xml:space="preserve">The integrand is taken to be</w:t>
        </w:r>
      </w:ins>
      <w:ins w:id="552" w:author="PR Preview" w:date="2026-01-01T00:00:00Z">
        <w:r>
          <w:t xml:space="preserve"> </w:t>
        </w:r>
      </w:ins>
      <m:oMath>
        <m:r>
          <m:t>0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where</w:t>
        </w:r>
      </w:ins>
      <w:ins w:id="5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56" w:author="PR Preview" w:date="2026-01-01T00:00:00Z">
        <w:r>
          <w:t xml:space="preserve">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Otherwise, if</w:t>
        </w:r>
      </w:ins>
      <w:ins w:id="55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60" w:author="PR Preview" w:date="2026-01-01T00:00:00Z">
        <w:r>
          <w:t xml:space="preserve">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both sides are</w:t>
        </w:r>
      </w:ins>
      <w:ins w:id="56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564" w:author="PR Preview" w:date="2026-01-01T00:00:00Z">
        <w:r>
          <w:t xml:space="preserve">.</w:t>
        </w:r>
      </w:ins>
    </w:p>
    <w:bookmarkEnd w:id="196"/>
    <w:p>
      <w:pPr>
        <w:pStyle w:val="BodyText"/>
      </w:pPr>
      <w:ins w:id="565" w:author="PR Preview" w:date="2026-01-01T00:00:00Z">
        <w:r>
          <w:rPr>
            <w:i/>
            <w:iCs/>
          </w:rPr>
          <w:t xml:space="preserve">Proof</w:t>
        </w:r>
      </w:ins>
      <w:ins w:id="566" w:author="PR Preview" w:date="2026-01-01T00:00:00Z">
        <w:r>
          <w:t xml:space="preserve">. </w:t>
        </w:r>
      </w:ins>
      <w:ins w:id="567" w:author="PR Preview" w:date="2026-01-01T00:00:00Z">
        <w:r>
          <w:t xml:space="preserve">Let</w:t>
        </w:r>
      </w:ins>
      <w:ins w:id="56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9" w:author="PR Preview" w:date="2026-01-01T00:00:00Z">
        <w:r>
          <w:t xml:space="preserve">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so that</w:t>
        </w:r>
      </w:ins>
      <w:ins w:id="57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73" w:author="PR Preview" w:date="2026-01-01T00:00:00Z">
        <w:r>
          <w:t xml:space="preserve">.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Then</w:t>
        </w:r>
      </w:ins>
      <w:ins w:id="576" w:author="PR Preview" w:date="2026-01-01T00:00:00Z">
        <w:r>
          <w:t xml:space="preserve"> </w:t>
        </w:r>
      </w:ins>
      <w:hyperlink w:anchor="thm-lotus">
        <w:ins w:id="577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580" w:author="PR Preview" w:date="2026-01-01T00:00:00Z">
        <w:r>
          <w:t xml:space="preserve">Now suppose</w:t>
        </w:r>
      </w:ins>
      <w:ins w:id="58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Then</w:t>
        </w:r>
      </w:ins>
      <w:ins w:id="58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586" w:author="PR Preview" w:date="2026-01-01T00:00:00Z">
        <w:r>
          <w:t xml:space="preserve">,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</w:t>
        </w:r>
      </w:ins>
      <w:ins w:id="58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with positive</w:t>
        </w:r>
      </w:ins>
      <w:ins w:id="592" w:author="PR Preview" w:date="2026-01-01T00:00:00Z">
        <w:r>
          <w:t xml:space="preserve"> </w:t>
        </w:r>
      </w:ins>
      <w:hyperlink r:id="rId21">
        <w:ins w:id="593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594" w:author="PR Preview" w:date="2026-01-01T00:00:00Z">
        <w:r>
          <w:t xml:space="preserve">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so</w:t>
        </w:r>
      </w:ins>
      <w:ins w:id="59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98" w:author="PR Preview" w:date="2026-01-01T00:00:00Z">
        <w:r>
          <w:t xml:space="preserve">.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The integrand</w:t>
        </w:r>
      </w:ins>
      <w:ins w:id="60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is</w:t>
        </w:r>
      </w:ins>
      <w:ins w:id="60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wherever</w:t>
        </w:r>
      </w:ins>
      <w:ins w:id="60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</w:t>
        </w:r>
      </w:ins>
      <w:ins w:id="6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which is a region of positive probability under</w:t>
        </w:r>
      </w:ins>
      <w:ins w:id="614" w:author="PR Preview" w:date="2026-01-01T00:00:00Z">
        <w:r>
          <w:t xml:space="preserve"> </w:t>
        </w:r>
      </w:ins>
      <m:oMath>
        <m:r>
          <m:t>p</m:t>
        </m:r>
      </m:oMath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and it is never</w:t>
        </w:r>
      </w:ins>
      <w:ins w:id="61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619" w:author="PR Preview" w:date="2026-01-01T00:00:00Z">
        <w:r>
          <w:t xml:space="preserve">,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so the right side is also</w:t>
        </w:r>
      </w:ins>
      <w:ins w:id="62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623" w:author="PR Preview" w:date="2026-01-01T00:00:00Z">
        <w:r>
          <w:t xml:space="preserve">.</w:t>
        </w:r>
      </w:ins>
    </w:p>
    <w:bookmarkStart w:id="197" w:name="exm-cross-entropy-continuous"/>
    <w:p>
      <w:pPr>
        <w:pStyle w:val="BodyText"/>
      </w:pPr>
      <w:ins w:id="624" w:author="PR Preview" w:date="2026-01-01T00:00:00Z">
        <w:r>
          <w:rPr>
            <w:b/>
            <w:bCs/>
          </w:rPr>
          <w:t xml:space="preserve">Example 46 (Cross-entropy of two densities on the unit interval)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Let</w:t>
        </w:r>
      </w:ins>
      <w:ins w:id="6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and</w:t>
        </w:r>
      </w:ins>
      <w:ins w:id="63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for</w:t>
        </w:r>
      </w:ins>
      <w:ins w:id="63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be</w:t>
        </w:r>
      </w:ins>
      <w:ins w:id="636" w:author="PR Preview" w:date="2026-01-01T00:00:00Z">
        <w:r>
          <w:t xml:space="preserve"> </w:t>
        </w:r>
      </w:ins>
      <w:hyperlink r:id="rId11">
        <w:ins w:id="637" w:author="PR Preview" w:date="2026-01-01T00:00:00Z">
          <w:r>
            <w:rPr>
              <w:rStyle w:val="Hyperlink"/>
            </w:rPr>
            <w:t xml:space="preserve">densities</w:t>
          </w:r>
        </w:ins>
      </w:hyperlink>
      <w:ins w:id="638" w:author="PR Preview" w:date="2026-01-01T00:00:00Z">
        <w:r>
          <w:t xml:space="preserve">.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By</w:t>
        </w:r>
      </w:ins>
      <w:ins w:id="641" w:author="PR Preview" w:date="2026-01-01T00:00:00Z">
        <w:r>
          <w:t xml:space="preserve"> </w:t>
        </w:r>
      </w:ins>
      <w:hyperlink w:anchor="thm-cross-entropy-continuous">
        <w:ins w:id="642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643" w:author="PR Preview" w:date="2026-01-01T00:00:00Z">
        <w:r>
          <w:t xml:space="preserve">, using the natural logarithm,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0.307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7"/>
    <w:bookmarkStart w:id="198" w:name="exr-cross-entropy-numeric-self"/>
    <w:p>
      <w:pPr>
        <w:pStyle w:val="FirstParagraph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8"/>
    <w:bookmarkStart w:id="199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9"/>
    <w:bookmarkStart w:id="200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200"/>
    <w:bookmarkStart w:id="201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1"/>
    <w:bookmarkStart w:id="202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202"/>
    <w:bookmarkStart w:id="203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3"/>
    <w:bookmarkStart w:id="204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ross-entropy-general-self"/>
    <w:p>
      <w:pPr>
        <w:pStyle w:val="BodyText"/>
      </w:pPr>
      <w:del w:id="644" w:author="PR Preview" w:date="2026-01-01T00:00:00Z">
        <w:r>
          <w:rPr>
            <w:i/>
            <w:iCs/>
          </w:rPr>
          <w:delText xml:space="preserve">Solution 14</w:delText>
        </w:r>
      </w:del>
      <w:del w:id="645" w:author="PR Preview" w:date="2026-01-01T00:00:00Z">
        <w:r>
          <w:delText xml:space="preserve">. </w:delText>
        </w:r>
      </w:del>
      <w:del w:id="646" w:author="PR Preview" w:date="2026-01-01T00:00:00Z">
        <w:r>
          <w:delText xml:space="preserve">By</w:delText>
        </w:r>
      </w:del>
      <w:del w:id="647" w:author="PR Preview" w:date="2026-01-01T00:00:00Z">
        <w:r>
          <w:delText xml:space="preserve"> </w:delText>
        </w:r>
      </w:del>
      <w:hyperlink w:anchor="thm-cross-entropy-expectation">
        <w:del w:id="64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with</w:delText>
        </w:r>
      </w:del>
      <w:del w:id="65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652" w:author="PR Preview" w:date="2026-01-01T00:00:00Z">
        <w:r>
          <w:delText xml:space="preserve">,</w:delText>
        </w:r>
      </w:del>
      <w:del w:id="65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del w:id="654" w:author="PR Preview" w:date="2026-01-01T00:00:00Z">
        <w:r>
          <w:delText xml:space="preserve">.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Since</w:delText>
        </w:r>
      </w:del>
      <w:del w:id="65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658" w:author="PR Preview" w:date="2026-01-01T00:00:00Z">
        <w:r>
          <w:delText xml:space="preserve">, we have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60" w:author="PR Preview" w:date="2026-01-01T00:00:00Z">
        <w:r>
          <w:delText xml:space="preserve">, the</w:delText>
        </w:r>
      </w:del>
      <w:del w:id="661" w:author="PR Preview" w:date="2026-01-01T00:00:00Z">
        <w:r>
          <w:delText xml:space="preserve"> </w:delText>
        </w:r>
      </w:del>
      <w:hyperlink w:anchor="def-surprisal">
        <w:del w:id="662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of</w:delText>
        </w:r>
      </w:del>
      <w:del w:id="665" w:author="PR Preview" w:date="2026-01-01T00:00:00Z">
        <w:r>
          <w:delText xml:space="preserve"> </w:delText>
        </w:r>
      </w:del>
      <m:oMath>
        <m:r>
          <m:t>X</m:t>
        </m:r>
      </m:oMath>
      <w:del w:id="666" w:author="PR Preview" w:date="2026-01-01T00:00:00Z">
        <w:r>
          <w:delText xml:space="preserve">.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The surprisal</w:delText>
        </w:r>
      </w:del>
      <w:del w:id="669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is finite with</w:delText>
        </w:r>
      </w:del>
      <w:del w:id="672" w:author="PR Preview" w:date="2026-01-01T00:00:00Z">
        <w:r>
          <w:delText xml:space="preserve"> </w:delText>
        </w:r>
      </w:del>
      <w:hyperlink r:id="rId21">
        <w:del w:id="673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1, because</w:delText>
        </w:r>
      </w:del>
      <w:del w:id="676" w:author="PR Preview" w:date="2026-01-01T00:00:00Z">
        <w:r>
          <w:delText xml:space="preserve"> </w:delText>
        </w:r>
      </w:del>
      <m:oMath>
        <m:r>
          <m:t>X</m:t>
        </m:r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takes only values with</w:delText>
        </w:r>
      </w:del>
      <w:del w:id="679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and the values with</w:delText>
        </w:r>
      </w:del>
      <w:del w:id="683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contribute</w:delText>
        </w:r>
      </w:del>
      <w:del w:id="686" w:author="PR Preview" w:date="2026-01-01T00:00:00Z">
        <w:r>
          <w:delText xml:space="preserve"> </w:delText>
        </w:r>
      </w:del>
      <m:oMath>
        <m:r>
          <m:t>0</m:t>
        </m:r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to both</w:delText>
        </w:r>
      </w:del>
      <w:del w:id="689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and</w:delText>
        </w:r>
      </w:del>
      <w:del w:id="692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by the convention in their definitions.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So</w:delText>
        </w:r>
      </w:del>
      <w:del w:id="697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by the definition of</w:delText>
        </w:r>
      </w:del>
      <w:del w:id="700" w:author="PR Preview" w:date="2026-01-01T00:00:00Z">
        <w:r>
          <w:delText xml:space="preserve"> </w:delText>
        </w:r>
      </w:del>
      <w:hyperlink w:anchor="def-entropy">
        <w:del w:id="701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702" w:author="PR Preview" w:date="2026-01-01T00:00:00Z">
        <w:r>
          <w:delText xml:space="preserve">.</w:delText>
        </w:r>
      </w:del>
    </w:p>
    <w:p>
      <w:pPr>
        <w:pStyle w:val="BodyText"/>
      </w:pPr>
      <w:del w:id="703" w:author="PR Preview" w:date="2026-01-01T00:00:00Z">
        <w:r>
          <w:rPr>
            <w:b/>
            <w:bCs/>
          </w:rPr>
          <w:delText xml:space="preserve">Corollary 6 (Entropy is the cross-entropy of a distribution with itself)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Let</w:delText>
        </w:r>
      </w:del>
      <w:del w:id="706" w:author="PR Preview" w:date="2026-01-01T00:00:00Z">
        <w:r>
          <w:delText xml:space="preserve"> </w:delText>
        </w:r>
      </w:del>
      <m:oMath>
        <m:r>
          <m:t>X</m:t>
        </m:r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be a</w:delText>
        </w:r>
      </w:del>
      <w:del w:id="709" w:author="PR Preview" w:date="2026-01-01T00:00:00Z">
        <w:r>
          <w:delText xml:space="preserve"> </w:delText>
        </w:r>
      </w:del>
      <w:hyperlink r:id="rId16">
        <w:del w:id="710" w:author="PR Preview" w:date="2026-01-01T00:00:00Z">
          <w:r>
            <w:rPr>
              <w:rStyle w:val="Hyperlink"/>
            </w:rPr>
            <w:delText xml:space="preserve">discrete random variable</w:delText>
          </w:r>
        </w:del>
      </w:hyperlink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with</w:delText>
        </w:r>
      </w:del>
      <w:del w:id="713" w:author="PR Preview" w:date="2026-01-01T00:00:00Z">
        <w:r>
          <w:delText xml:space="preserve"> </w:delText>
        </w:r>
      </w:del>
      <w:hyperlink r:id="rId10">
        <w:del w:id="714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715" w:author="PR Preview" w:date="2026-01-01T00:00:00Z">
        <w:r>
          <w:delText xml:space="preserve"> </w:delText>
        </w:r>
      </w:del>
      <m:oMath>
        <m:r>
          <m:t>p</m:t>
        </m:r>
      </m:oMath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on</w:delText>
        </w:r>
      </w:del>
      <w:del w:id="7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719" w:author="PR Preview" w:date="2026-01-01T00:00:00Z">
        <w:r>
          <w:delText xml:space="preserve">.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22" w:author="PR Preview" w:date="2026-01-01T00:00:00Z">
        <w:r>
          <w:rPr>
            <w:i/>
            <w:iCs/>
          </w:rPr>
          <w:delText xml:space="preserve">Proof</w:delText>
        </w:r>
      </w:del>
      <w:del w:id="723" w:author="PR Preview" w:date="2026-01-01T00:00:00Z">
        <w:r>
          <w:delText xml:space="preserve">. </w:delText>
        </w:r>
      </w:del>
      <w:del w:id="724" w:author="PR Preview" w:date="2026-01-01T00:00:00Z">
        <w:r>
          <w:delText xml:space="preserve">By</w:delText>
        </w:r>
      </w:del>
      <w:del w:id="725" w:author="PR Preview" w:date="2026-01-01T00:00:00Z">
        <w:r>
          <w:delText xml:space="preserve"> </w:delText>
        </w:r>
      </w:del>
      <w:hyperlink w:anchor="thm-cross-entropy-expectation">
        <w:del w:id="72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with</w:delText>
        </w:r>
      </w:del>
      <w:del w:id="72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730" w:author="PR Preview" w:date="2026-01-01T00:00:00Z">
        <w:r>
          <w:delText xml:space="preserve">,</w:delText>
        </w:r>
      </w:del>
      <w:del w:id="731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del w:id="732" w:author="PR Preview" w:date="2026-01-01T00:00:00Z">
        <w:r>
          <w:delText xml:space="preserve">.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Since</w:delText>
        </w:r>
      </w:del>
      <w:del w:id="73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736" w:author="PR Preview" w:date="2026-01-01T00:00:00Z">
        <w:r>
          <w:delText xml:space="preserve">, the</w:delText>
        </w:r>
      </w:del>
      <w:del w:id="737" w:author="PR Preview" w:date="2026-01-01T00:00:00Z">
        <w:r>
          <w:delText xml:space="preserve"> </w:delText>
        </w:r>
      </w:del>
      <w:hyperlink r:id="rId13">
        <w:del w:id="738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73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is the</w:delText>
        </w:r>
      </w:del>
      <w:del w:id="742" w:author="PR Preview" w:date="2026-01-01T00:00:00Z">
        <w:r>
          <w:delText xml:space="preserve"> </w:delText>
        </w:r>
      </w:del>
      <w:hyperlink w:anchor="def-surprisal">
        <w:del w:id="743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744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45" w:author="PR Preview" w:date="2026-01-01T00:00:00Z">
        <w:r>
          <w:delText xml:space="preserve">.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The surprisal</w:delText>
        </w:r>
      </w:del>
      <w:del w:id="748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is finite with</w:delText>
        </w:r>
      </w:del>
      <w:del w:id="751" w:author="PR Preview" w:date="2026-01-01T00:00:00Z">
        <w:r>
          <w:delText xml:space="preserve"> </w:delText>
        </w:r>
      </w:del>
      <w:hyperlink r:id="rId21">
        <w:del w:id="752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1, because</w:delText>
        </w:r>
      </w:del>
      <w:del w:id="755" w:author="PR Preview" w:date="2026-01-01T00:00:00Z">
        <w:r>
          <w:delText xml:space="preserve"> </w:delText>
        </w:r>
      </w:del>
      <m:oMath>
        <m:r>
          <m:t>X</m:t>
        </m:r>
      </m:oMath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takes only values with</w:delText>
        </w:r>
      </w:del>
      <w:del w:id="75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759" w:author="PR Preview" w:date="2026-01-01T00:00:00Z">
        <w:r>
          <w:delText xml:space="preserve">,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and the values with</w:delText>
        </w:r>
      </w:del>
      <w:del w:id="762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contribute</w:delText>
        </w:r>
      </w:del>
      <w:del w:id="765" w:author="PR Preview" w:date="2026-01-01T00:00:00Z">
        <w:r>
          <w:delText xml:space="preserve"> </w:delText>
        </w:r>
      </w:del>
      <m:oMath>
        <m:r>
          <m:t>0</m:t>
        </m:r>
      </m:oMath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to both</w:delText>
        </w:r>
      </w:del>
      <w:del w:id="768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and</w:delText>
        </w:r>
      </w:del>
      <w:del w:id="771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by the convention in their definitions.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So</w:delText>
        </w:r>
      </w:del>
      <w:del w:id="776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by the definition of</w:delText>
        </w:r>
      </w:del>
      <w:del w:id="779" w:author="PR Preview" w:date="2026-01-01T00:00:00Z">
        <w:r>
          <w:delText xml:space="preserve"> </w:delText>
        </w:r>
      </w:del>
      <w:hyperlink w:anchor="def-entropy">
        <w:del w:id="780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781" w:author="PR Preview" w:date="2026-01-01T00:00:00Z">
        <w:r>
          <w:delText xml:space="preserve">.</w:delText>
        </w:r>
      </w:del>
    </w:p>
    <w:p>
      <w:pPr>
        <w:pStyle w:val="BodyText"/>
      </w:pPr>
      <w:del w:id="782" w:author="PR Preview" w:date="2026-01-01T00:00:00Z">
        <w:r>
          <w:rPr>
            <w:i/>
            <w:iCs/>
          </w:rPr>
          <w:delText xml:space="preserve">Remark 12</w:delText>
        </w:r>
      </w:del>
      <w:del w:id="783" w:author="PR Preview" w:date="2026-01-01T00:00:00Z">
        <w:r>
          <w:delText xml:space="preserve"> (Cross-entropy is an expected surprisal). </w:delText>
        </w:r>
      </w:del>
      <w:del w:id="784" w:author="PR Preview" w:date="2026-01-01T00:00:00Z">
        <w:r>
          <w:delText xml:space="preserve">By</w:delText>
        </w:r>
      </w:del>
      <w:del w:id="785" w:author="PR Preview" w:date="2026-01-01T00:00:00Z">
        <w:r>
          <w:delText xml:space="preserve"> </w:delText>
        </w:r>
      </w:del>
      <w:hyperlink w:anchor="thm-cross-entropy-expectation">
        <w:del w:id="78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787" w:author="PR Preview" w:date="2026-01-01T00:00:00Z">
        <w:r>
          <w:delText xml:space="preserve">, the</w:delText>
        </w:r>
      </w:del>
      <w:del w:id="788" w:author="PR Preview" w:date="2026-01-01T00:00:00Z">
        <w:r>
          <w:delText xml:space="preserve"> </w:delText>
        </w:r>
      </w:del>
      <w:hyperlink w:anchor="def-cross-entropy">
        <w:del w:id="789" w:author="PR Preview" w:date="2026-01-01T00:00:00Z">
          <w:r>
            <w:rPr>
              <w:rStyle w:val="Hyperlink"/>
            </w:rPr>
            <w:delText xml:space="preserve">cross-entropy</w:delText>
          </w:r>
        </w:del>
      </w:hyperlink>
      <w:del w:id="790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is the average</w:delText>
        </w:r>
      </w:del>
      <w:del w:id="793" w:author="PR Preview" w:date="2026-01-01T00:00:00Z">
        <w:r>
          <w:delText xml:space="preserve"> </w:delText>
        </w:r>
      </w:del>
      <w:hyperlink w:anchor="def-surprisal">
        <w:del w:id="794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of the values drawn from</w:delText>
        </w:r>
      </w:del>
      <w:del w:id="797" w:author="PR Preview" w:date="2026-01-01T00:00:00Z">
        <w:r>
          <w:delText xml:space="preserve"> </w:delText>
        </w:r>
      </w:del>
      <m:oMath>
        <m:r>
          <m:t>p</m:t>
        </m:r>
      </m:oMath>
      <w:del w:id="798" w:author="PR Preview" w:date="2026-01-01T00:00:00Z">
        <w:r>
          <w:delText xml:space="preserve">,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with each surprisal measured by</w:delText>
        </w:r>
      </w:del>
      <w:del w:id="801" w:author="PR Preview" w:date="2026-01-01T00:00:00Z">
        <w:r>
          <w:delText xml:space="preserve"> </w:delText>
        </w:r>
      </w:del>
      <m:oMath>
        <m:r>
          <m:t>q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as</w:delText>
        </w:r>
      </w:del>
      <w:del w:id="80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del w:id="805" w:author="PR Preview" w:date="2026-01-01T00:00:00Z">
        <w:r>
          <w:delText xml:space="preserve">.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By</w:delText>
        </w:r>
      </w:del>
      <w:del w:id="808" w:author="PR Preview" w:date="2026-01-01T00:00:00Z">
        <w:r>
          <w:delText xml:space="preserve"> </w:delText>
        </w:r>
      </w:del>
      <w:hyperlink w:anchor="cor-cross-entropy-entropy">
        <w:del w:id="809" w:author="PR Preview" w:date="2026-01-01T00:00:00Z">
          <w:r>
            <w:rPr>
              <w:rStyle w:val="Hyperlink"/>
            </w:rPr>
            <w:delText xml:space="preserve">Corollary 6</w:delText>
          </w:r>
        </w:del>
      </w:hyperlink>
      <w:del w:id="810" w:author="PR Preview" w:date="2026-01-01T00:00:00Z">
        <w:r>
          <w:delText xml:space="preserve">, measuring with</w:delText>
        </w:r>
      </w:del>
      <w:del w:id="811" w:author="PR Preview" w:date="2026-01-01T00:00:00Z">
        <w:r>
          <w:delText xml:space="preserve"> </w:delText>
        </w:r>
      </w:del>
      <m:oMath>
        <m:r>
          <m:t>p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itself gives the</w:delText>
        </w:r>
      </w:del>
      <w:del w:id="814" w:author="PR Preview" w:date="2026-01-01T00:00:00Z">
        <w:r>
          <w:delText xml:space="preserve"> </w:delText>
        </w:r>
      </w:del>
      <w:hyperlink w:anchor="def-entropy">
        <w:del w:id="815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816" w:author="PR Preview" w:date="2026-01-01T00:00:00Z">
        <w:r>
          <w:delText xml:space="preserve">.</w:delText>
        </w:r>
      </w:del>
    </w:p>
    <w:p>
      <w:pPr>
        <w:pStyle w:val="BodyText"/>
      </w:pPr>
      <w:ins w:id="817" w:author="PR Preview" w:date="2026-01-01T00:00:00Z">
        <w:r>
          <w:rPr>
            <w:i/>
            <w:iCs/>
          </w:rPr>
          <w:t xml:space="preserve">Solution 14</w:t>
        </w:r>
      </w:ins>
      <w:ins w:id="818" w:author="PR Preview" w:date="2026-01-01T00:00:00Z">
        <w:r>
          <w:t xml:space="preserve">. </w:t>
        </w:r>
      </w:ins>
      <w:ins w:id="819" w:author="PR Preview" w:date="2026-01-01T00:00:00Z">
        <w:r>
          <w:t xml:space="preserve">By definition,</w:t>
        </w:r>
      </w:ins>
      <w:ins w:id="820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21" w:author="PR Preview" w:date="2026-01-01T00:00:00Z">
        <w:r>
          <w:t xml:space="preserve">.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Since</w:t>
        </w:r>
      </w:ins>
      <w:ins w:id="82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825" w:author="PR Preview" w:date="2026-01-01T00:00:00Z">
        <w:r>
          <w:t xml:space="preserve">, we have</w:t>
        </w:r>
      </w:ins>
      <w:ins w:id="82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27" w:author="PR Preview" w:date="2026-01-01T00:00:00Z">
        <w:r>
          <w:t xml:space="preserve">, the</w:t>
        </w:r>
      </w:ins>
      <w:ins w:id="828" w:author="PR Preview" w:date="2026-01-01T00:00:00Z">
        <w:r>
          <w:t xml:space="preserve"> </w:t>
        </w:r>
      </w:ins>
      <w:hyperlink w:anchor="def-surprisal">
        <w:ins w:id="829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of</w:t>
        </w:r>
      </w:ins>
      <w:ins w:id="832" w:author="PR Preview" w:date="2026-01-01T00:00:00Z">
        <w:r>
          <w:t xml:space="preserve"> </w:t>
        </w:r>
      </w:ins>
      <m:oMath>
        <m:r>
          <m:t>X</m:t>
        </m:r>
      </m:oMath>
      <w:ins w:id="833" w:author="PR Preview" w:date="2026-01-01T00:00:00Z">
        <w:r>
          <w:t xml:space="preserve">.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So</w:t>
        </w:r>
      </w:ins>
      <w:ins w:id="83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by the definition of</w:t>
        </w:r>
      </w:ins>
      <w:ins w:id="839" w:author="PR Preview" w:date="2026-01-01T00:00:00Z">
        <w:r>
          <w:t xml:space="preserve"> </w:t>
        </w:r>
      </w:ins>
      <w:hyperlink w:anchor="def-entropy">
        <w:ins w:id="840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841" w:author="PR Preview" w:date="2026-01-01T00:00:00Z">
        <w:r>
          <w:t xml:space="preserve">.</w:t>
        </w:r>
      </w:ins>
    </w:p>
    <w:bookmarkEnd w:id="205"/>
    <w:bookmarkStart w:id="206" w:name="cor-cross-entropy-entropy"/>
    <w:p>
      <w:pPr>
        <w:pStyle w:val="BodyText"/>
      </w:pPr>
      <w:ins w:id="842" w:author="PR Preview" w:date="2026-01-01T00:00:00Z">
        <w:r>
          <w:rPr>
            <w:b/>
            <w:bCs/>
          </w:rPr>
          <w:t xml:space="preserve">Corollary 6 (Entropy is the cross-entropy of a distribution with itself)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Let</w:t>
        </w:r>
      </w:ins>
      <w:ins w:id="845" w:author="PR Preview" w:date="2026-01-01T00:00:00Z">
        <w:r>
          <w:t xml:space="preserve"> </w:t>
        </w:r>
      </w:ins>
      <m:oMath>
        <m:r>
          <m:t>X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be a</w:t>
        </w:r>
      </w:ins>
      <w:ins w:id="848" w:author="PR Preview" w:date="2026-01-01T00:00:00Z">
        <w:r>
          <w:t xml:space="preserve"> </w:t>
        </w:r>
      </w:ins>
      <w:hyperlink r:id="rId13">
        <w:ins w:id="849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with</w:t>
        </w:r>
      </w:ins>
      <w:ins w:id="852" w:author="PR Preview" w:date="2026-01-01T00:00:00Z">
        <w:r>
          <w:t xml:space="preserve"> </w:t>
        </w:r>
      </w:ins>
      <w:hyperlink r:id="rId10">
        <w:ins w:id="853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or</w:t>
        </w:r>
      </w:ins>
      <w:ins w:id="856" w:author="PR Preview" w:date="2026-01-01T00:00:00Z">
        <w:r>
          <w:t xml:space="preserve"> </w:t>
        </w:r>
      </w:ins>
      <w:hyperlink r:id="rId11">
        <w:ins w:id="857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858" w:author="PR Preview" w:date="2026-01-01T00:00:00Z">
        <w:r>
          <w:t xml:space="preserve"> </w:t>
        </w:r>
      </w:ins>
      <m:oMath>
        <m:r>
          <m:t>p</m:t>
        </m:r>
      </m:oMath>
      <w:ins w:id="859" w:author="PR Preview" w:date="2026-01-01T00:00:00Z">
        <w:r>
          <w:t xml:space="preserve">.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6"/>
    <w:p>
      <w:pPr>
        <w:pStyle w:val="FirstParagraph"/>
      </w:pPr>
      <w:ins w:id="862" w:author="PR Preview" w:date="2026-01-01T00:00:00Z">
        <w:r>
          <w:rPr>
            <w:i/>
            <w:iCs/>
          </w:rPr>
          <w:t xml:space="preserve">Proof</w:t>
        </w:r>
      </w:ins>
      <w:ins w:id="863" w:author="PR Preview" w:date="2026-01-01T00:00:00Z">
        <w:r>
          <w:t xml:space="preserve">. </w:t>
        </w:r>
      </w:ins>
      <w:ins w:id="864" w:author="PR Preview" w:date="2026-01-01T00:00:00Z">
        <w:r>
          <w:t xml:space="preserve">By the definition of</w:t>
        </w:r>
      </w:ins>
      <w:ins w:id="865" w:author="PR Preview" w:date="2026-01-01T00:00:00Z">
        <w:r>
          <w:t xml:space="preserve"> </w:t>
        </w:r>
      </w:ins>
      <w:hyperlink w:anchor="def-cross-entropy">
        <w:ins w:id="866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with</w:t>
        </w:r>
      </w:ins>
      <w:ins w:id="86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2" w:author="PR Preview" w:date="2026-01-01T00:00:00Z">
        <w:r>
          <w:t xml:space="preserve">.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The</w:t>
        </w:r>
      </w:ins>
      <w:ins w:id="875" w:author="PR Preview" w:date="2026-01-01T00:00:00Z">
        <w:r>
          <w:t xml:space="preserve"> </w:t>
        </w:r>
      </w:ins>
      <w:hyperlink r:id="rId13">
        <w:ins w:id="876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is the</w:t>
        </w:r>
      </w:ins>
      <w:ins w:id="880" w:author="PR Preview" w:date="2026-01-01T00:00:00Z">
        <w:r>
          <w:t xml:space="preserve"> </w:t>
        </w:r>
      </w:ins>
      <w:hyperlink w:anchor="def-surprisal">
        <w:ins w:id="881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(or its</w:t>
        </w:r>
      </w:ins>
      <w:ins w:id="884" w:author="PR Preview" w:date="2026-01-01T00:00:00Z">
        <w:r>
          <w:t xml:space="preserve"> </w:t>
        </w:r>
      </w:ins>
      <w:hyperlink w:anchor="def-surprisal-continuous">
        <w:ins w:id="885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form)</w:t>
        </w:r>
      </w:ins>
      <w:ins w:id="888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89" w:author="PR Preview" w:date="2026-01-01T00:00:00Z">
        <w:r>
          <w:t xml:space="preserve">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So</w:t>
        </w:r>
      </w:ins>
      <w:ins w:id="892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by the definition of</w:t>
        </w:r>
      </w:ins>
      <w:ins w:id="895" w:author="PR Preview" w:date="2026-01-01T00:00:00Z">
        <w:r>
          <w:t xml:space="preserve"> </w:t>
        </w:r>
      </w:ins>
      <w:hyperlink w:anchor="def-entropy">
        <w:ins w:id="896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897" w:author="PR Preview" w:date="2026-01-01T00:00:00Z">
        <w:r>
          <w:t xml:space="preserve">.</w:t>
        </w:r>
      </w:ins>
    </w:p>
    <w:bookmarkStart w:id="207" w:name="rem-cross-entropy-expected-surprisal"/>
    <w:p>
      <w:pPr>
        <w:pStyle w:val="BodyText"/>
      </w:pPr>
      <w:ins w:id="898" w:author="PR Preview" w:date="2026-01-01T00:00:00Z">
        <w:r>
          <w:rPr>
            <w:i/>
            <w:iCs/>
          </w:rPr>
          <w:t xml:space="preserve">Remark 12</w:t>
        </w:r>
      </w:ins>
      <w:ins w:id="899" w:author="PR Preview" w:date="2026-01-01T00:00:00Z">
        <w:r>
          <w:t xml:space="preserve"> (Cross-entropy is an expected surprisal). </w:t>
        </w:r>
      </w:ins>
      <w:ins w:id="900" w:author="PR Preview" w:date="2026-01-01T00:00:00Z">
        <w:r>
          <w:t xml:space="preserve">By definition, the</w:t>
        </w:r>
      </w:ins>
      <w:ins w:id="901" w:author="PR Preview" w:date="2026-01-01T00:00:00Z">
        <w:r>
          <w:t xml:space="preserve"> </w:t>
        </w:r>
      </w:ins>
      <w:hyperlink w:anchor="def-cross-entropy">
        <w:ins w:id="902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903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the average</w:t>
        </w:r>
      </w:ins>
      <w:ins w:id="906" w:author="PR Preview" w:date="2026-01-01T00:00:00Z">
        <w:r>
          <w:t xml:space="preserve"> </w:t>
        </w:r>
      </w:ins>
      <w:hyperlink w:anchor="def-surprisal">
        <w:ins w:id="907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of the values drawn from</w:t>
        </w:r>
      </w:ins>
      <w:ins w:id="910" w:author="PR Preview" w:date="2026-01-01T00:00:00Z">
        <w:r>
          <w:t xml:space="preserve"> </w:t>
        </w:r>
      </w:ins>
      <m:oMath>
        <m:r>
          <m:t>p</m:t>
        </m:r>
      </m:oMath>
      <w:ins w:id="911" w:author="PR Preview" w:date="2026-01-01T00:00:00Z">
        <w:r>
          <w:t xml:space="preserve">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with each surprisal measured by</w:t>
        </w:r>
      </w:ins>
      <w:ins w:id="914" w:author="PR Preview" w:date="2026-01-01T00:00:00Z">
        <w:r>
          <w:t xml:space="preserve"> </w:t>
        </w:r>
      </w:ins>
      <m:oMath>
        <m:r>
          <m:t>q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as</w:t>
        </w:r>
      </w:ins>
      <w:ins w:id="91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18" w:author="PR Preview" w:date="2026-01-01T00:00:00Z">
        <w:r>
          <w:t xml:space="preserve">.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By</w:t>
        </w:r>
      </w:ins>
      <w:ins w:id="921" w:author="PR Preview" w:date="2026-01-01T00:00:00Z">
        <w:r>
          <w:t xml:space="preserve"> </w:t>
        </w:r>
      </w:ins>
      <w:hyperlink w:anchor="cor-cross-entropy-entropy">
        <w:ins w:id="922" w:author="PR Preview" w:date="2026-01-01T00:00:00Z">
          <w:r>
            <w:rPr>
              <w:rStyle w:val="Hyperlink"/>
            </w:rPr>
            <w:t xml:space="preserve">Corollary 6</w:t>
          </w:r>
        </w:ins>
      </w:hyperlink>
      <w:ins w:id="923" w:author="PR Preview" w:date="2026-01-01T00:00:00Z">
        <w:r>
          <w:t xml:space="preserve">, measuring with</w:t>
        </w:r>
      </w:ins>
      <w:ins w:id="924" w:author="PR Preview" w:date="2026-01-01T00:00:00Z">
        <w:r>
          <w:t xml:space="preserve"> </w:t>
        </w:r>
      </w:ins>
      <m:oMath>
        <m:r>
          <m:t>p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itself gives the</w:t>
        </w:r>
      </w:ins>
      <w:ins w:id="927" w:author="PR Preview" w:date="2026-01-01T00:00:00Z">
        <w:r>
          <w:t xml:space="preserve"> </w:t>
        </w:r>
      </w:ins>
      <w:hyperlink w:anchor="def-entropy">
        <w:ins w:id="928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929" w:author="PR Preview" w:date="2026-01-01T00:00:00Z">
        <w:r>
          <w:t xml:space="preserve">.</w:t>
        </w:r>
      </w:ins>
    </w:p>
    <w:bookmarkEnd w:id="207"/>
    <w:bookmarkStart w:id="208" w:name="def-kl-divergence"/>
    <w:p>
      <w:pPr>
        <w:pStyle w:val="BodyText"/>
      </w:pPr>
      <w:r>
        <w:rPr>
          <w:b/>
          <w:bCs/>
        </w:rPr>
        <w:t xml:space="preserve">Definition 25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8"/>
    <w:bookmarkStart w:id="209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9"/>
    <w:bookmarkStart w:id="210" w:name="exm-cross-entropy"/>
    <w:p>
      <w:pPr>
        <w:pStyle w:val="BodyText"/>
      </w:pPr>
      <w:del w:id="930" w:author="PR Preview" w:date="2026-01-01T00:00:00Z">
        <w:r>
          <w:rPr>
            <w:b/>
            <w:bCs/>
          </w:rPr>
          <w:delText xml:space="preserve">Example 46 (Cross-entropy and divergence for two coins)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Let</w:delText>
        </w:r>
      </w:del>
      <w:del w:id="93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be a fair coin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and</w:delText>
        </w:r>
      </w:del>
      <w:del w:id="93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a coin biased toward the second outcome.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Using logarithms to base 2,</w:delText>
        </w:r>
      </w:del>
      <w:del w:id="94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and</w:delText>
        </w:r>
      </w:del>
      <w:del w:id="94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947" w:author="PR Preview" w:date="2026-01-01T00:00:00Z">
        <w:r>
          <w:delText xml:space="preserve">, so</w:delText>
        </w:r>
      </w:del>
    </w:p>
    <w:p>
      <w:pPr>
        <w:pStyle w:val="BodyText"/>
      </w:pPr>
      <w:ins w:id="948" w:author="PR Preview" w:date="2026-01-01T00:00:00Z">
        <w:r>
          <w:rPr>
            <w:b/>
            <w:bCs/>
          </w:rPr>
          <w:t xml:space="preserve">Example 47 (Cross-entropy and divergence for two coins)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Let</w:t>
        </w:r>
      </w:ins>
      <w:ins w:id="9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be a fair coin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and</w:t>
        </w:r>
      </w:ins>
      <w:ins w:id="95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a coin biased toward the second outcome.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Using logarithms to base 2,</w:t>
        </w:r>
      </w:ins>
      <w:ins w:id="96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and</w:t>
        </w:r>
      </w:ins>
      <w:ins w:id="96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965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10"/>
    <w:bookmarkStart w:id="211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[20,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11"/>
    <w:bookmarkEnd w:id="212"/>
    <w:bookmarkStart w:id="216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16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1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https://en.wikipedia.org/wiki/Expected_value</w:t>
        </w:r>
      </w:hyperlink>
    </w:p>
    <w:bookmarkEnd w:id="218"/>
    <w:bookmarkStart w:id="21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9"/>
    <w:bookmarkStart w:id="22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2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21"/>
    <w:bookmarkStart w:id="22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https://en.wikipedia.org/wiki/Law_of_the_unconscious_statistician</w:t>
        </w:r>
      </w:hyperlink>
    </w:p>
    <w:bookmarkEnd w:id="223"/>
    <w:bookmarkStart w:id="22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5"/>
    <w:bookmarkStart w:id="22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27"/>
    <w:bookmarkStart w:id="22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https://en.wikipedia.org/wiki/Law_of_the_unconscious_statistician</w:t>
        </w:r>
      </w:hyperlink>
    </w:p>
    <w:bookmarkEnd w:id="228"/>
    <w:bookmarkStart w:id="23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30"/>
    <w:bookmarkStart w:id="23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https://en.wikipedia.org/wiki/Conditional_expectation</w:t>
        </w:r>
      </w:hyperlink>
    </w:p>
    <w:bookmarkEnd w:id="232"/>
    <w:bookmarkStart w:id="23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3">
        <w:r>
          <w:rPr>
            <w:rStyle w:val="Hyperlink"/>
          </w:rPr>
          <w:t xml:space="preserve">https://bookdown.org/kevin_davisross/probsim-book/</w:t>
        </w:r>
      </w:hyperlink>
    </w:p>
    <w:bookmarkEnd w:id="234"/>
    <w:bookmarkStart w:id="23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5"/>
    <w:bookmarkStart w:id="23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6">
        <w:r>
          <w:rPr>
            <w:rStyle w:val="Hyperlink"/>
          </w:rPr>
          <w:t xml:space="preserve">https://en.wikipedia.org/wiki/Loss_function</w:t>
        </w:r>
      </w:hyperlink>
    </w:p>
    <w:bookmarkEnd w:id="237"/>
    <w:bookmarkStart w:id="23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9"/>
    <w:bookmarkStart w:id="24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0">
        <w:r>
          <w:rPr>
            <w:rStyle w:val="Hyperlink"/>
          </w:rPr>
          <w:t xml:space="preserve">https://en.wikipedia.org/wiki/Risk_function</w:t>
        </w:r>
      </w:hyperlink>
    </w:p>
    <w:bookmarkEnd w:id="241"/>
    <w:bookmarkStart w:id="243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4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3"/>
    <w:bookmarkStart w:id="245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4">
        <w:r>
          <w:rPr>
            <w:rStyle w:val="Hyperlink"/>
          </w:rPr>
          <w:t xml:space="preserve">https://www.deeplearningbook.org/</w:t>
        </w:r>
      </w:hyperlink>
    </w:p>
    <w:bookmarkEnd w:id="245"/>
    <w:bookmarkStart w:id="246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46"/>
    <w:bookmarkStart w:id="248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7">
        <w:r>
          <w:rPr>
            <w:rStyle w:val="Hyperlink"/>
          </w:rPr>
          <w:t xml:space="preserve">https://en.wikipedia.org/wiki/Entropy_(information_theory)</w:t>
        </w:r>
      </w:hyperlink>
    </w:p>
    <w:bookmarkEnd w:id="248"/>
    <w:bookmarkStart w:id="250" w:name="ref-cover2006element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T. M. Cover and J. A. Thomas,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, 2nd ed. Wiley-Interscience, 2006. doi:</w:t>
      </w:r>
      <w:r>
        <w:t xml:space="preserve"> </w:t>
      </w:r>
      <w:hyperlink r:id="rId249">
        <w:r>
          <w:rPr>
            <w:rStyle w:val="Hyperlink"/>
          </w:rPr>
          <w:t xml:space="preserve">10.1002/047174882X</w:t>
        </w:r>
      </w:hyperlink>
      <w:r>
        <w:t xml:space="preserve">.</w:t>
      </w:r>
    </w:p>
    <w:bookmarkEnd w:id="250"/>
    <w:bookmarkStart w:id="251" w:name="ref-murphy2012mlpp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51"/>
    <w:bookmarkStart w:id="253" w:name="ref-wikipedia_cross_entrop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https://en.wikipedia.org/wiki/Cross-entropy</w:t>
        </w:r>
      </w:hyperlink>
    </w:p>
    <w:bookmarkEnd w:id="253"/>
    <w:bookmarkStart w:id="255" w:name="ref-lange2024applied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5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13" Type="http://schemas.openxmlformats.org/officeDocument/2006/relationships/image" Target="media/rId213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33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49" Type="http://schemas.openxmlformats.org/officeDocument/2006/relationships/hyperlink" Target="https://doi.org/10.1002/047174882X" TargetMode="External"/><Relationship Id="rId238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254" Type="http://schemas.openxmlformats.org/officeDocument/2006/relationships/hyperlink" Target="https://doi.org/10.1007/978-1-0716-4172-9" TargetMode="External"/><Relationship Id="rId224" Type="http://schemas.openxmlformats.org/officeDocument/2006/relationships/hyperlink" Target="https://doi.org/10.1007/978-1-4614-4708-5" TargetMode="External"/><Relationship Id="rId229" Type="http://schemas.openxmlformats.org/officeDocument/2006/relationships/hyperlink" Target="https://doi.org/10.1201/9781315182780" TargetMode="External"/><Relationship Id="rId220" Type="http://schemas.openxmlformats.org/officeDocument/2006/relationships/hyperlink" Target="https://doi.org/10.5281/zenodo.4305949" TargetMode="External"/><Relationship Id="rId231" Type="http://schemas.openxmlformats.org/officeDocument/2006/relationships/hyperlink" Target="https://en.wikipedia.org/wiki/Conditional_expectation" TargetMode="External"/><Relationship Id="rId252" Type="http://schemas.openxmlformats.org/officeDocument/2006/relationships/hyperlink" Target="https://en.wikipedia.org/wiki/Cross-entropy" TargetMode="External"/><Relationship Id="rId247" Type="http://schemas.openxmlformats.org/officeDocument/2006/relationships/hyperlink" Target="https://en.wikipedia.org/wiki/Entropy_(information_theory)" TargetMode="External"/><Relationship Id="rId217" Type="http://schemas.openxmlformats.org/officeDocument/2006/relationships/hyperlink" Target="https://en.wikipedia.org/wiki/Expected_value" TargetMode="External"/><Relationship Id="rId222" Type="http://schemas.openxmlformats.org/officeDocument/2006/relationships/hyperlink" Target="https://en.wikipedia.org/wiki/Law_of_the_unconscious_statistician" TargetMode="External"/><Relationship Id="rId236" Type="http://schemas.openxmlformats.org/officeDocument/2006/relationships/hyperlink" Target="https://en.wikipedia.org/wiki/Loss_function" TargetMode="External"/><Relationship Id="rId240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26" Type="http://schemas.openxmlformats.org/officeDocument/2006/relationships/hyperlink" Target="https://www.cengage.com/c/statistical-inference-2e-casella-berger/9780534243128/" TargetMode="External"/><Relationship Id="rId244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79" Type="http://schemas.openxmlformats.org/officeDocument/2006/relationships/hyperlink" Target="random-variables.qmd#def-cdf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33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49" Type="http://schemas.openxmlformats.org/officeDocument/2006/relationships/hyperlink" Target="https://doi.org/10.1002/047174882X" TargetMode="External"/><Relationship Id="rId238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254" Type="http://schemas.openxmlformats.org/officeDocument/2006/relationships/hyperlink" Target="https://doi.org/10.1007/978-1-0716-4172-9" TargetMode="External"/><Relationship Id="rId224" Type="http://schemas.openxmlformats.org/officeDocument/2006/relationships/hyperlink" Target="https://doi.org/10.1007/978-1-4614-4708-5" TargetMode="External"/><Relationship Id="rId229" Type="http://schemas.openxmlformats.org/officeDocument/2006/relationships/hyperlink" Target="https://doi.org/10.1201/9781315182780" TargetMode="External"/><Relationship Id="rId220" Type="http://schemas.openxmlformats.org/officeDocument/2006/relationships/hyperlink" Target="https://doi.org/10.5281/zenodo.4305949" TargetMode="External"/><Relationship Id="rId231" Type="http://schemas.openxmlformats.org/officeDocument/2006/relationships/hyperlink" Target="https://en.wikipedia.org/wiki/Conditional_expectation" TargetMode="External"/><Relationship Id="rId252" Type="http://schemas.openxmlformats.org/officeDocument/2006/relationships/hyperlink" Target="https://en.wikipedia.org/wiki/Cross-entropy" TargetMode="External"/><Relationship Id="rId247" Type="http://schemas.openxmlformats.org/officeDocument/2006/relationships/hyperlink" Target="https://en.wikipedia.org/wiki/Entropy_(information_theory)" TargetMode="External"/><Relationship Id="rId217" Type="http://schemas.openxmlformats.org/officeDocument/2006/relationships/hyperlink" Target="https://en.wikipedia.org/wiki/Expected_value" TargetMode="External"/><Relationship Id="rId222" Type="http://schemas.openxmlformats.org/officeDocument/2006/relationships/hyperlink" Target="https://en.wikipedia.org/wiki/Law_of_the_unconscious_statistician" TargetMode="External"/><Relationship Id="rId236" Type="http://schemas.openxmlformats.org/officeDocument/2006/relationships/hyperlink" Target="https://en.wikipedia.org/wiki/Loss_function" TargetMode="External"/><Relationship Id="rId240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26" Type="http://schemas.openxmlformats.org/officeDocument/2006/relationships/hyperlink" Target="https://www.cengage.com/c/statistical-inference-2e-casella-berger/9780534243128/" TargetMode="External"/><Relationship Id="rId244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79" Type="http://schemas.openxmlformats.org/officeDocument/2006/relationships/hyperlink" Target="random-variables.qmd#def-cdf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2026-10-30T23:06:22Z</dcterms:created>
  <dcterms:modified xsi:type="dcterms:W3CDTF">2026-10-30T23:06:22Z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15:56:32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