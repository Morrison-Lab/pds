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01:53:32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del w:id="3" w:author="PR Preview" w:date="2026-01-01T00:00:00Z">
        <w:r>
          <w:delText xml:space="preserve">The identity looks slight and does a lot of work.</w:delText>
        </w:r>
      </w:del>
      <w:del w:id="4" w:author="PR Preview" w:date="2026-01-01T00:00:00Z">
        <w:r>
          <w:delText xml:space="preserve"> </w:delText>
        </w:r>
      </w:del>
      <w:hyperlink w:anchor="eq-noise-second-moment">
        <w:del w:id="5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is the step that produces the irreducible error term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in regression and statistical modeling: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it converts a statement about the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rPr>
            <w:i/>
            <w:iCs/>
          </w:rPr>
          <w:delText xml:space="preserve">spread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of the noise, which is what a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model of the world gives you, into a statement about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rPr>
            <w:i/>
            <w:iCs/>
          </w:rPr>
          <w:delText xml:space="preserve">squared error</w:delText>
        </w:r>
      </w:del>
      <w:del w:id="20" w:author="PR Preview" w:date="2026-01-01T00:00:00Z">
        <w:r>
          <w:delText xml:space="preserve">, which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is what the fitting objective measures.</w:delText>
        </w:r>
      </w:del>
    </w:p>
    <w:p>
      <w:pPr>
        <w:pStyle w:val="BodyText"/>
      </w:pPr>
      <w:ins w:id="23" w:author="PR Preview" w:date="2026-01-01T00:00:00Z">
        <w:r>
          <w:t xml:space="preserve">The identity looks slight and does a lot of work.</w:t>
        </w:r>
      </w:ins>
      <w:ins w:id="24" w:author="PR Preview" w:date="2026-01-01T00:00:00Z">
        <w:r>
          <w:t xml:space="preserve"> </w:t>
        </w:r>
      </w:ins>
      <w:hyperlink w:anchor="eq-noise-second-moment">
        <w:ins w:id="25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 the step that produces the</w:t>
        </w:r>
      </w:ins>
      <w:ins w:id="28" w:author="PR Preview" w:date="2026-01-01T00:00:00Z">
        <w:r>
          <w:t xml:space="preserve"> </w:t>
        </w:r>
      </w:ins>
      <w:hyperlink r:id="rId24">
        <w:ins w:id="29" w:author="PR Preview" w:date="2026-01-01T00:00:00Z">
          <w:r>
            <w:rPr>
              <w:rStyle w:val="Hyperlink"/>
            </w:rPr>
            <w:t xml:space="preserve">residual variance</w:t>
          </w:r>
        </w:ins>
      </w:hyperlink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term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in regression and statistical modeling: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it converts a statement about the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rPr>
            <w:i/>
            <w:iCs/>
          </w:rPr>
          <w:t xml:space="preserve">spread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of the noise, which is what a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model of the world gives you, into a statement about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rPr>
            <w:i/>
            <w:iCs/>
          </w:rPr>
          <w:t xml:space="preserve">squared error</w:t>
        </w:r>
      </w:ins>
      <w:ins w:id="44" w:author="PR Preview" w:date="2026-01-01T00:00:00Z">
        <w:r>
          <w:t xml:space="preserve">, which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is what the fitting objective measures.</w:t>
        </w:r>
      </w:ins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3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70" w:name="sec-best-constant-prediction"/>
    <w:p>
      <w:pPr>
        <w:pStyle w:val="Heading2"/>
      </w:pPr>
      <w:r>
        <w:t xml:space="preserve">3 The best constant prediction</w:t>
      </w:r>
    </w:p>
    <w:bookmarkStart w:id="65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4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7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9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8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9"/>
    <w:bookmarkEnd w:id="70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1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47" w:author="PR Preview" w:date="2026-01-01T00:00:00Z">
        <w:r>
          <w:delText xml:space="preserve">where</w:delText>
        </w:r>
      </w:del>
      <w:del w:id="4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is the irreducible error.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The statistics notes define the bias of a prediction and the training data it depends on,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and state this result for predictions as the</w:delText>
        </w:r>
      </w:del>
      <w:del w:id="55" w:author="PR Preview" w:date="2026-01-01T00:00:00Z">
        <w:r>
          <w:delText xml:space="preserve"> </w:delText>
        </w:r>
      </w:del>
      <w:hyperlink r:id="rId72">
        <w:del w:id="56" w:author="PR Preview" w:date="2026-01-01T00:00:00Z">
          <w:r>
            <w:rPr>
              <w:rStyle w:val="Hyperlink"/>
            </w:rPr>
            <w:delText xml:space="preserve">bias, variance and noise decomposition</w:delText>
          </w:r>
        </w:del>
      </w:hyperlink>
      <w:del w:id="57" w:author="PR Preview" w:date="2026-01-01T00:00:00Z">
        <w:r>
          <w:delText xml:space="preserve">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with its exercise, worked example and</w:delText>
        </w:r>
      </w:del>
      <w:del w:id="60" w:author="PR Preview" w:date="2026-01-01T00:00:00Z">
        <w:r>
          <w:delText xml:space="preserve"> </w:delText>
        </w:r>
      </w:del>
      <w:hyperlink r:id="rId24">
        <w:del w:id="61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62" w:author="PR Preview" w:date="2026-01-01T00:00:00Z">
        <w:r>
          <w:delText xml:space="preserve">.</w:delText>
        </w:r>
      </w:del>
    </w:p>
    <w:p>
      <w:pPr>
        <w:pStyle w:val="FirstParagraph"/>
      </w:pPr>
      <w:ins w:id="63" w:author="PR Preview" w:date="2026-01-01T00:00:00Z">
        <w:r>
          <w:t xml:space="preserve">where</w:t>
        </w:r>
      </w:ins>
      <w:ins w:id="6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is the</w:t>
        </w:r>
      </w:ins>
      <w:ins w:id="67" w:author="PR Preview" w:date="2026-01-01T00:00:00Z">
        <w:r>
          <w:t xml:space="preserve"> </w:t>
        </w:r>
      </w:ins>
      <w:hyperlink r:id="rId24">
        <w:ins w:id="68" w:author="PR Preview" w:date="2026-01-01T00:00:00Z">
          <w:r>
            <w:rPr>
              <w:rStyle w:val="Hyperlink"/>
            </w:rPr>
            <w:t xml:space="preserve">residual variance</w:t>
          </w:r>
        </w:ins>
      </w:hyperlink>
      <w:ins w:id="69" w:author="PR Preview" w:date="2026-01-01T00:00:00Z">
        <w:r>
          <w:t xml:space="preserve">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The statistics notes define the bias of a prediction and the training data it depends on,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and state this result for predictions as the</w:t>
        </w:r>
      </w:ins>
      <w:ins w:id="74" w:author="PR Preview" w:date="2026-01-01T00:00:00Z">
        <w:r>
          <w:t xml:space="preserve"> </w:t>
        </w:r>
      </w:ins>
      <w:hyperlink r:id="rId72">
        <w:ins w:id="75" w:author="PR Preview" w:date="2026-01-01T00:00:00Z">
          <w:r>
            <w:rPr>
              <w:rStyle w:val="Hyperlink"/>
            </w:rPr>
            <w:t xml:space="preserve">bias, variance and noise decomposition</w:t>
          </w:r>
        </w:ins>
      </w:hyperlink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with its exercise, worked example and definition of the residual variance.</w:t>
        </w:r>
      </w:ins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4" Type="http://schemas.openxmlformats.org/officeDocument/2006/relationships/image" Target="media/rId114.png"/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6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2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8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6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2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8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2026-10-27T09:02:18Z</dcterms:created>
  <dcterms:modified xsi:type="dcterms:W3CDTF">2026-10-27T09:02:18Z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01:53:32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