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2026-10-19 00:13:33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02:11:56 (PDT)</w:t>
        </w:r>
      </w:ins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Def. 1.2.4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43" w:name="exm-probability"/>
    <w:p>
      <w:pPr>
        <w:pStyle w:val="BodyText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68" w:name="odds"/>
    <w:p>
      <w:pPr>
        <w:pStyle w:val="Heading2"/>
      </w:pPr>
      <w:del w:id="3" w:author="PR Preview" w:date="2026-01-01T00:00:00Z">
        <w:r>
          <w:delText xml:space="preserve">2 Conditional probability</w:delText>
        </w:r>
      </w:del>
    </w:p>
    <w:p>
      <w:pPr>
        <w:pStyle w:val="FirstParagraph"/>
      </w:pPr>
      <w:del w:id="4" w:author="PR Preview" w:date="2026-01-01T00:00:00Z">
        <w:r>
          <w:rPr>
            <w:b/>
            <w:bCs/>
          </w:rPr>
          <w:delText xml:space="preserve">Definition 13 (Conditional probability)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For two events</w:delText>
        </w:r>
      </w:del>
      <w:del w:id="7" w:author="PR Preview" w:date="2026-01-01T00:00:00Z">
        <w:r>
          <w:delText xml:space="preserve"> </w:delText>
        </w:r>
      </w:del>
      <m:oMath>
        <m:r>
          <m:t>A</m:t>
        </m:r>
      </m:oMath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and</w:delText>
        </w:r>
      </w:del>
      <w:del w:id="10" w:author="PR Preview" w:date="2026-01-01T00:00:00Z">
        <w:r>
          <w:delText xml:space="preserve"> </w:delText>
        </w:r>
      </w:del>
      <m:oMath>
        <m:r>
          <m:t>B</m:t>
        </m:r>
      </m:oMath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with</w:delText>
        </w:r>
      </w:del>
      <w:del w:id="13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del w:id="14" w:author="PR Preview" w:date="2026-01-01T00:00:00Z">
        <w:r>
          <w:delText xml:space="preserve">,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the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rPr>
            <w:b/>
            <w:bCs/>
          </w:rPr>
          <w:delText xml:space="preserve">conditional probability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of</w:delText>
        </w:r>
      </w:del>
      <w:del w:id="21" w:author="PR Preview" w:date="2026-01-01T00:00:00Z">
        <w:r>
          <w:delText xml:space="preserve"> </w:delText>
        </w:r>
      </w:del>
      <m:oMath>
        <m:r>
          <m:t>A</m:t>
        </m:r>
      </m:oMath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given</w:delText>
        </w:r>
      </w:del>
      <w:del w:id="24" w:author="PR Preview" w:date="2026-01-01T00:00:00Z">
        <w:r>
          <w:delText xml:space="preserve"> </w:delText>
        </w:r>
      </w:del>
      <m:oMath>
        <m:r>
          <m:t>B</m:t>
        </m:r>
      </m:oMath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[7]</w:delText>
        </w:r>
      </w:del>
      <w:del w:id="27" w:author="PR Preview" w:date="2026-01-01T00:00:00Z">
        <w:r>
          <w:delText xml:space="preserve">,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denoted</w:delText>
        </w:r>
      </w:del>
      <w:del w:id="30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del w:id="31" w:author="PR Preview" w:date="2026-01-01T00:00:00Z">
        <w:r>
          <w:delText xml:space="preserve">, is:</w:delText>
        </w:r>
      </w:del>
    </w:p>
    <w:p>
      <w:pPr>
        <w:pStyle w:val="Heading2"/>
      </w:pPr>
      <w:ins w:id="32" w:author="PR Preview" w:date="2026-01-01T00:00:00Z">
        <w:r>
          <w:t xml:space="preserve">2 Odds</w:t>
        </w:r>
      </w:ins>
    </w:p>
    <w:bookmarkStart w:id="64" w:name="def-odds"/>
    <w:p>
      <w:pPr>
        <w:pStyle w:val="FirstParagraph"/>
      </w:pPr>
      <w:ins w:id="33" w:author="PR Preview" w:date="2026-01-01T00:00:00Z">
        <w:r>
          <w:rPr>
            <w:b/>
            <w:bCs/>
          </w:rPr>
          <w:t xml:space="preserve">Definition 13 (Odds)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Let</w:t>
        </w:r>
      </w:ins>
      <w:ins w:id="36" w:author="PR Preview" w:date="2026-01-01T00:00:00Z">
        <w:r>
          <w:t xml:space="preserve"> </w:t>
        </w:r>
      </w:ins>
      <m:oMath>
        <m:r>
          <m:t>A</m:t>
        </m:r>
      </m:oMath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be an</w:t>
        </w:r>
      </w:ins>
      <w:ins w:id="39" w:author="PR Preview" w:date="2026-01-01T00:00:00Z">
        <w:r>
          <w:t xml:space="preserve"> </w:t>
        </w:r>
      </w:ins>
      <w:hyperlink w:anchor="def-event">
        <w:ins w:id="40" w:author="PR Preview" w:date="2026-01-01T00:00:00Z">
          <w:r>
            <w:rPr>
              <w:rStyle w:val="Hyperlink"/>
            </w:rPr>
            <w:t xml:space="preserve">event</w:t>
          </w:r>
        </w:ins>
      </w:hyperlink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with</w:t>
        </w:r>
      </w:ins>
      <w:ins w:id="43" w:author="PR Preview" w:date="2026-01-01T00:00:00Z">
        <w:r>
          <w:t xml:space="preserve"> </w:t>
        </w:r>
      </w:ins>
      <w:hyperlink w:anchor="def-probability">
        <w:ins w:id="44" w:author="PR Preview" w:date="2026-01-01T00:00:00Z">
          <w:r>
            <w:rPr>
              <w:rStyle w:val="Hyperlink"/>
            </w:rPr>
            <w:t xml:space="preserve">probability</w:t>
          </w:r>
        </w:ins>
      </w:hyperlink>
      <w:ins w:id="45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46" w:author="PR Preview" w:date="2026-01-01T00:00:00Z">
        <w:r>
          <w:t xml:space="preserve">.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The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rPr>
            <w:b/>
            <w:bCs/>
          </w:rPr>
          <w:t xml:space="preserve">odds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of</w:t>
        </w:r>
      </w:ins>
      <w:ins w:id="53" w:author="PR Preview" w:date="2026-01-01T00:00:00Z">
        <w:r>
          <w:t xml:space="preserve"> </w:t>
        </w:r>
      </w:ins>
      <m:oMath>
        <m:r>
          <m:t>A</m:t>
        </m:r>
      </m:oMath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are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[7]</w:t>
        </w:r>
      </w:ins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odds-auto"/>
    <w:p>
      <w:pPr>
        <w:pStyle w:val="FirstParagraph"/>
      </w:pPr>
      <w:del w:id="58" w:author="PR Preview" w:date="2026-01-01T00:00:00Z">
        <w:r>
          <w:rPr>
            <w:i/>
            <w:iCs/>
          </w:rPr>
          <w:delText xml:space="preserve">Remark</w:delText>
        </w:r>
      </w:del>
      <w:del w:id="59" w:author="PR Preview" w:date="2026-01-01T00:00:00Z">
        <w:r>
          <w:delText xml:space="preserve">. </w:delText>
        </w:r>
      </w:del>
      <w:del w:id="60" w:author="PR Preview" w:date="2026-01-01T00:00:00Z">
        <w:r>
          <w:delText xml:space="preserve">Geometrically and computationally, conditioning on an event</w:delText>
        </w:r>
      </w:del>
      <w:del w:id="61" w:author="PR Preview" w:date="2026-01-01T00:00:00Z">
        <w:r>
          <w:delText xml:space="preserve"> </w:delText>
        </w:r>
      </w:del>
      <m:oMath>
        <m:r>
          <m:t>B</m:t>
        </m:r>
      </m:oMath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can be viewed</w:delText>
        </w:r>
      </w:del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delText xml:space="preserve">as</w:delText>
        </w:r>
      </w:del>
      <w:del w:id="66" w:author="PR Preview" w:date="2026-01-01T00:00:00Z">
        <w:r>
          <w:delText xml:space="preserve"> </w:delText>
        </w:r>
      </w:del>
      <w:del w:id="67" w:author="PR Preview" w:date="2026-01-01T00:00:00Z">
        <w:r>
          <w:rPr>
            <w:i/>
            <w:iCs/>
          </w:rPr>
          <w:delText xml:space="preserve">slicing</w:delText>
        </w:r>
      </w:del>
      <w:del w:id="68" w:author="PR Preview" w:date="2026-01-01T00:00:00Z">
        <w:r>
          <w:delText xml:space="preserve"> </w:delText>
        </w:r>
      </w:del>
      <w:del w:id="69" w:author="PR Preview" w:date="2026-01-01T00:00:00Z">
        <w:r>
          <w:delText xml:space="preserve">the sample space to retain only the outcomes compatible with</w:delText>
        </w:r>
      </w:del>
      <w:del w:id="70" w:author="PR Preview" w:date="2026-01-01T00:00:00Z">
        <w:r>
          <w:delText xml:space="preserve"> </w:delText>
        </w:r>
      </w:del>
      <m:oMath>
        <m:r>
          <m:t>B</m:t>
        </m:r>
      </m:oMath>
      <w:del w:id="71" w:author="PR Preview" w:date="2026-01-01T00:00:00Z">
        <w:r>
          <w:delText xml:space="preserve">,</w:delText>
        </w:r>
      </w:del>
      <w:del w:id="72" w:author="PR Preview" w:date="2026-01-01T00:00:00Z">
        <w:r>
          <w:delText xml:space="preserve"> </w:delText>
        </w:r>
      </w:del>
      <w:del w:id="73" w:author="PR Preview" w:date="2026-01-01T00:00:00Z">
        <w:r>
          <w:delText xml:space="preserve">and then</w:delText>
        </w:r>
      </w:del>
      <w:del w:id="74" w:author="PR Preview" w:date="2026-01-01T00:00:00Z">
        <w:r>
          <w:delText xml:space="preserve"> </w:delText>
        </w:r>
      </w:del>
      <w:del w:id="75" w:author="PR Preview" w:date="2026-01-01T00:00:00Z">
        <w:r>
          <w:rPr>
            <w:i/>
            <w:iCs/>
          </w:rPr>
          <w:delText xml:space="preserve">renormalizing</w:delText>
        </w:r>
      </w:del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delText xml:space="preserve">the remaining probabilities (dividing by</w:delText>
        </w:r>
      </w:del>
      <w:del w:id="78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del w:id="79" w:author="PR Preview" w:date="2026-01-01T00:00:00Z">
        <w:r>
          <w:delText xml:space="preserve">)</w:delText>
        </w:r>
      </w:del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delText xml:space="preserve">so that they sum to 1</w:delText>
        </w:r>
      </w:del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[8, Sec. 2.7.4]</w:delText>
        </w:r>
      </w:del>
      <w:del w:id="84" w:author="PR Preview" w:date="2026-01-01T00:00:00Z">
        <w:r>
          <w:delText xml:space="preserve">.</w:delText>
        </w:r>
      </w:del>
    </w:p>
    <w:p>
      <w:pPr>
        <w:pStyle w:val="BodyText"/>
      </w:pPr>
      <w:del w:id="85" w:author="PR Preview" w:date="2026-01-01T00:00:00Z">
        <w:r>
          <w:rPr>
            <w:b/>
            <w:bCs/>
          </w:rPr>
          <w:delText xml:space="preserve">Example 16 (Rolling a six, given an even roll)</w:delText>
        </w:r>
      </w:del>
      <w:del w:id="86" w:author="PR Preview" w:date="2026-01-01T00:00:00Z">
        <w:r>
          <w:delText xml:space="preserve"> </w:delText>
        </w:r>
      </w:del>
      <w:del w:id="87" w:author="PR Preview" w:date="2026-01-01T00:00:00Z">
        <w:r>
          <w:delText xml:space="preserve">For a fair die (</w:delText>
        </w:r>
      </w:del>
      <w:hyperlink w:anchor="exm-probability">
        <w:del w:id="88" w:author="PR Preview" w:date="2026-01-01T00:00:00Z">
          <w:r>
            <w:rPr>
              <w:rStyle w:val="Hyperlink"/>
            </w:rPr>
            <w:delText xml:space="preserve">Example 12</w:delText>
          </w:r>
        </w:del>
      </w:hyperlink>
      <w:del w:id="89" w:author="PR Preview" w:date="2026-01-01T00:00:00Z">
        <w:r>
          <w:delText xml:space="preserve">),</w:delText>
        </w:r>
      </w:del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delText xml:space="preserve">let</w:delText>
        </w:r>
      </w:del>
      <w:del w:id="9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del w:id="93" w:author="PR Preview" w:date="2026-01-01T00:00:00Z">
        <w:r>
          <w:delText xml:space="preserve"> </w:delText>
        </w:r>
      </w:del>
      <w:del w:id="94" w:author="PR Preview" w:date="2026-01-01T00:00:00Z">
        <w:r>
          <w:delText xml:space="preserve">and</w:delText>
        </w:r>
      </w:del>
      <w:del w:id="95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96" w:author="PR Preview" w:date="2026-01-01T00:00:00Z">
        <w:r>
          <w:delText xml:space="preserve">.</w:delText>
        </w:r>
      </w:del>
      <w:del w:id="97" w:author="PR Preview" w:date="2026-01-01T00:00:00Z">
        <w:r>
          <w:delText xml:space="preserve"> </w:delText>
        </w:r>
      </w:del>
      <w:del w:id="98" w:author="PR Preview" w:date="2026-01-01T00:00:00Z">
        <w:r>
          <w:delText xml:space="preserve">Then</w:delText>
        </w:r>
      </w:del>
      <w:del w:id="99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del w:id="100" w:author="PR Preview" w:date="2026-01-01T00:00:00Z">
        <w:r>
          <w:delText xml:space="preserve">, so:</w:delText>
        </w:r>
      </w:del>
    </w:p>
    <w:p>
      <w:pPr>
        <w:pStyle w:val="FirstParagraph"/>
      </w:pPr>
      <w:ins w:id="101" w:author="PR Preview" w:date="2026-01-01T00:00:00Z">
        <w:r>
          <w:rPr>
            <w:b/>
            <w:bCs/>
          </w:rPr>
          <w:t xml:space="preserve">Example 16 (Odds that a car in the Auto data is American)</w:t>
        </w:r>
      </w:ins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In the Auto data of</w:t>
        </w:r>
      </w:ins>
      <w:ins w:id="104" w:author="PR Preview" w:date="2026-01-01T00:00:00Z">
        <w:r>
          <w:t xml:space="preserve"> </w:t>
        </w:r>
      </w:ins>
      <w:hyperlink w:anchor="exm-random-experiment">
        <w:ins w:id="105" w:author="PR Preview" w:date="2026-01-01T00:00:00Z">
          <w:r>
            <w:rPr>
              <w:rStyle w:val="Hyperlink"/>
            </w:rPr>
            <w:t xml:space="preserve">Example 5</w:t>
          </w:r>
        </w:ins>
      </w:hyperlink>
      <w:ins w:id="106" w:author="PR Preview" w:date="2026-01-01T00:00:00Z">
        <w:r>
          <w:t xml:space="preserve">,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let</w:t>
        </w:r>
      </w:ins>
      <w:ins w:id="109" w:author="PR Preview" w:date="2026-01-01T00:00:00Z">
        <w:r>
          <w:t xml:space="preserve"> </w:t>
        </w:r>
      </w:ins>
      <m:oMath>
        <m:r>
          <m:t>A</m:t>
        </m:r>
      </m:oMath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be the event that a car chosen at random is American,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which the data code as</w:t>
        </w:r>
      </w:ins>
      <w:ins w:id="114" w:author="PR Preview" w:date="2026-01-01T00:00:00Z">
        <w:r>
          <w:t xml:space="preserve"> </w:t>
        </w:r>
      </w:ins>
      <w:ins w:id="115" w:author="PR Preview" w:date="2026-01-01T00:00:00Z">
        <w:r>
          <w:rPr>
            <w:rStyle w:val="VerbatimChar"/>
          </w:rPr>
          <w:t xml:space="preserve">origin == 1</w:t>
        </w:r>
      </w:ins>
      <w:ins w:id="116" w:author="PR Preview" w:date="2026-01-01T00:00:00Z">
        <w:r>
          <w:t xml:space="preserve">.</w:t>
        </w:r>
      </w:ins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Its probability is the fraction of American cars,</w:t>
        </w:r>
      </w:ins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as in</w:t>
        </w:r>
      </w:ins>
      <w:ins w:id="121" w:author="PR Preview" w:date="2026-01-01T00:00:00Z">
        <w:r>
          <w:t xml:space="preserve"> </w:t>
        </w:r>
      </w:ins>
      <w:hyperlink w:anchor="exm-random-choice-auto">
        <w:ins w:id="122" w:author="PR Preview" w:date="2026-01-01T00:00:00Z">
          <w:r>
            <w:rPr>
              <w:rStyle w:val="Hyperlink"/>
            </w:rPr>
            <w:t xml:space="preserve">Example 15</w:t>
          </w:r>
        </w:ins>
      </w:hyperlink>
      <w:ins w:id="123" w:author="PR Preview" w:date="2026-01-01T00:00:00Z">
        <w:r>
          <w:t xml:space="preserve">,</w:t>
        </w:r>
      </w:ins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and its odds follow from</w:t>
        </w:r>
      </w:ins>
      <w:ins w:id="126" w:author="PR Preview" w:date="2026-01-01T00:00:00Z">
        <w:r>
          <w:t xml:space="preserve"> </w:t>
        </w:r>
      </w:ins>
      <w:hyperlink w:anchor="def-odds">
        <w:ins w:id="127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128" w:author="PR Preview" w:date="2026-01-01T00:00:00Z">
        <w:r>
          <w:t xml:space="preserve">:</w:t>
        </w:r>
      </w:ins>
    </w:p>
    <w:p>
      <w:pPr>
        <w:pStyle w:val="SourceCode"/>
      </w:pPr>
      <w:ins w:id="129" w:author="PR Preview" w:date="2026-01-01T00:00:00Z">
        <w:r>
          <w:rPr>
            <w:rStyle w:val="NormalTok"/>
          </w:rPr>
          <w:t xml:space="preserve">auto </w:t>
        </w:r>
      </w:ins>
      <w:ins w:id="130" w:author="PR Preview" w:date="2026-01-01T00:00:00Z">
        <w:r>
          <w:rPr>
            <w:rStyle w:val="OtherTok"/>
          </w:rPr>
          <w:t xml:space="preserve">&lt;-</w:t>
        </w:r>
      </w:ins>
      <w:ins w:id="131" w:author="PR Preview" w:date="2026-01-01T00:00:00Z">
        <w:r>
          <w:rPr>
            <w:rStyle w:val="NormalTok"/>
          </w:rPr>
          <w:t xml:space="preserve"> </w:t>
        </w:r>
      </w:ins>
      <w:ins w:id="132" w:author="PR Preview" w:date="2026-01-01T00:00:00Z">
        <w:r>
          <w:rPr>
            <w:rStyle w:val="FunctionTok"/>
          </w:rPr>
          <w:t xml:space="preserve">read.csv</w:t>
        </w:r>
      </w:ins>
      <w:ins w:id="133" w:author="PR Preview" w:date="2026-01-01T00:00:00Z">
        <w:r>
          <w:rPr>
            <w:rStyle w:val="NormalTok"/>
          </w:rPr>
          <w:t xml:space="preserve">(</w:t>
        </w:r>
      </w:ins>
      <w:ins w:id="134" w:author="PR Preview" w:date="2026-01-01T00:00:00Z">
        <w:r>
          <w:rPr>
            <w:rStyle w:val="StringTok"/>
          </w:rPr>
          <w:t xml:space="preserve">"data/auto.csv"</w:t>
        </w:r>
      </w:ins>
      <w:ins w:id="135" w:author="PR Preview" w:date="2026-01-01T00:00:00Z">
        <w:r>
          <w:rPr>
            <w:rStyle w:val="NormalTok"/>
          </w:rPr>
          <w:t xml:space="preserve">)</w:t>
        </w:r>
      </w:ins>
      <w:ins w:id="136" w:author="PR Preview" w:date="2026-01-01T00:00:00Z">
        <w:r>
          <w:br/>
        </w:r>
      </w:ins>
      <w:ins w:id="137" w:author="PR Preview" w:date="2026-01-01T00:00:00Z">
        <w:r>
          <w:rPr>
            <w:rStyle w:val="NormalTok"/>
          </w:rPr>
          <w:t xml:space="preserve">p_american </w:t>
        </w:r>
      </w:ins>
      <w:ins w:id="138" w:author="PR Preview" w:date="2026-01-01T00:00:00Z">
        <w:r>
          <w:rPr>
            <w:rStyle w:val="OtherTok"/>
          </w:rPr>
          <w:t xml:space="preserve">&lt;-</w:t>
        </w:r>
      </w:ins>
      <w:ins w:id="139" w:author="PR Preview" w:date="2026-01-01T00:00:00Z">
        <w:r>
          <w:rPr>
            <w:rStyle w:val="NormalTok"/>
          </w:rPr>
          <w:t xml:space="preserve"> </w:t>
        </w:r>
      </w:ins>
      <w:ins w:id="140" w:author="PR Preview" w:date="2026-01-01T00:00:00Z">
        <w:r>
          <w:rPr>
            <w:rStyle w:val="FunctionTok"/>
          </w:rPr>
          <w:t xml:space="preserve">mean</w:t>
        </w:r>
      </w:ins>
      <w:ins w:id="141" w:author="PR Preview" w:date="2026-01-01T00:00:00Z">
        <w:r>
          <w:rPr>
            <w:rStyle w:val="NormalTok"/>
          </w:rPr>
          <w:t xml:space="preserve">(auto</w:t>
        </w:r>
      </w:ins>
      <w:ins w:id="142" w:author="PR Preview" w:date="2026-01-01T00:00:00Z">
        <w:r>
          <w:rPr>
            <w:rStyle w:val="SpecialCharTok"/>
          </w:rPr>
          <w:t xml:space="preserve">$</w:t>
        </w:r>
      </w:ins>
      <w:ins w:id="143" w:author="PR Preview" w:date="2026-01-01T00:00:00Z">
        <w:r>
          <w:rPr>
            <w:rStyle w:val="NormalTok"/>
          </w:rPr>
          <w:t xml:space="preserve">origin </w:t>
        </w:r>
      </w:ins>
      <w:ins w:id="144" w:author="PR Preview" w:date="2026-01-01T00:00:00Z">
        <w:r>
          <w:rPr>
            <w:rStyle w:val="SpecialCharTok"/>
          </w:rPr>
          <w:t xml:space="preserve">==</w:t>
        </w:r>
      </w:ins>
      <w:ins w:id="145" w:author="PR Preview" w:date="2026-01-01T00:00:00Z">
        <w:r>
          <w:rPr>
            <w:rStyle w:val="NormalTok"/>
          </w:rPr>
          <w:t xml:space="preserve"> </w:t>
        </w:r>
      </w:ins>
      <w:ins w:id="146" w:author="PR Preview" w:date="2026-01-01T00:00:00Z">
        <w:r>
          <w:rPr>
            <w:rStyle w:val="DecValTok"/>
          </w:rPr>
          <w:t xml:space="preserve">1</w:t>
        </w:r>
      </w:ins>
      <w:ins w:id="147" w:author="PR Preview" w:date="2026-01-01T00:00:00Z">
        <w:r>
          <w:rPr>
            <w:rStyle w:val="NormalTok"/>
          </w:rPr>
          <w:t xml:space="preserve">)</w:t>
        </w:r>
      </w:ins>
      <w:ins w:id="148" w:author="PR Preview" w:date="2026-01-01T00:00:00Z">
        <w:r>
          <w:br/>
        </w:r>
      </w:ins>
      <w:ins w:id="149" w:author="PR Preview" w:date="2026-01-01T00:00:00Z">
        <w:r>
          <w:rPr>
            <w:rStyle w:val="FunctionTok"/>
          </w:rPr>
          <w:t xml:space="preserve">c</w:t>
        </w:r>
      </w:ins>
      <w:ins w:id="150" w:author="PR Preview" w:date="2026-01-01T00:00:00Z">
        <w:r>
          <w:rPr>
            <w:rStyle w:val="NormalTok"/>
          </w:rPr>
          <w:t xml:space="preserve">(</w:t>
        </w:r>
      </w:ins>
      <w:ins w:id="151" w:author="PR Preview" w:date="2026-01-01T00:00:00Z">
        <w:r>
          <w:rPr>
            <w:rStyle w:val="AttributeTok"/>
          </w:rPr>
          <w:t xml:space="preserve">probability =</w:t>
        </w:r>
      </w:ins>
      <w:ins w:id="152" w:author="PR Preview" w:date="2026-01-01T00:00:00Z">
        <w:r>
          <w:rPr>
            <w:rStyle w:val="NormalTok"/>
          </w:rPr>
          <w:t xml:space="preserve"> p_american, </w:t>
        </w:r>
      </w:ins>
      <w:ins w:id="153" w:author="PR Preview" w:date="2026-01-01T00:00:00Z">
        <w:r>
          <w:rPr>
            <w:rStyle w:val="AttributeTok"/>
          </w:rPr>
          <w:t xml:space="preserve">odds =</w:t>
        </w:r>
      </w:ins>
      <w:ins w:id="154" w:author="PR Preview" w:date="2026-01-01T00:00:00Z">
        <w:r>
          <w:rPr>
            <w:rStyle w:val="NormalTok"/>
          </w:rPr>
          <w:t xml:space="preserve"> p_american </w:t>
        </w:r>
      </w:ins>
      <w:ins w:id="155" w:author="PR Preview" w:date="2026-01-01T00:00:00Z">
        <w:r>
          <w:rPr>
            <w:rStyle w:val="SpecialCharTok"/>
          </w:rPr>
          <w:t xml:space="preserve">/</w:t>
        </w:r>
      </w:ins>
      <w:ins w:id="156" w:author="PR Preview" w:date="2026-01-01T00:00:00Z">
        <w:r>
          <w:rPr>
            <w:rStyle w:val="NormalTok"/>
          </w:rPr>
          <w:t xml:space="preserve"> (</w:t>
        </w:r>
      </w:ins>
      <w:ins w:id="157" w:author="PR Preview" w:date="2026-01-01T00:00:00Z">
        <w:r>
          <w:rPr>
            <w:rStyle w:val="DecValTok"/>
          </w:rPr>
          <w:t xml:space="preserve">1</w:t>
        </w:r>
      </w:ins>
      <w:ins w:id="158" w:author="PR Preview" w:date="2026-01-01T00:00:00Z">
        <w:r>
          <w:rPr>
            <w:rStyle w:val="NormalTok"/>
          </w:rPr>
          <w:t xml:space="preserve"> </w:t>
        </w:r>
      </w:ins>
      <w:ins w:id="159" w:author="PR Preview" w:date="2026-01-01T00:00:00Z">
        <w:r>
          <w:rPr>
            <w:rStyle w:val="SpecialCharTok"/>
          </w:rPr>
          <w:t xml:space="preserve">-</w:t>
        </w:r>
      </w:ins>
      <w:ins w:id="160" w:author="PR Preview" w:date="2026-01-01T00:00:00Z">
        <w:r>
          <w:rPr>
            <w:rStyle w:val="NormalTok"/>
          </w:rPr>
          <w:t xml:space="preserve"> p_american))</w:t>
        </w:r>
      </w:ins>
      <w:ins w:id="161" w:author="PR Preview" w:date="2026-01-01T00:00:00Z">
        <w:r>
          <w:br/>
        </w:r>
      </w:ins>
      <w:ins w:id="162" w:author="PR Preview" w:date="2026-01-01T00:00:00Z">
        <w:r>
          <w:rPr>
            <w:rStyle w:val="CommentTok"/>
          </w:rPr>
          <w:t xml:space="preserve">#&gt; probability        odds </w:t>
        </w:r>
      </w:ins>
      <w:ins w:id="163" w:author="PR Preview" w:date="2026-01-01T00:00:00Z">
        <w:r>
          <w:br/>
        </w:r>
      </w:ins>
      <w:ins w:id="164" w:author="PR Preview" w:date="2026-01-01T00:00:00Z">
        <w:r>
          <w:rPr>
            <w:rStyle w:val="CommentTok"/>
          </w:rPr>
          <w:t xml:space="preserve">#&gt;    0.625000    1.666667</w:t>
        </w:r>
      </w:ins>
    </w:p>
    <w:p>
      <w:pPr>
        <w:pStyle w:val="FirstParagraph"/>
      </w:pPr>
      <w:ins w:id="165" w:author="PR Preview" w:date="2026-01-01T00:00:00Z">
        <w:r>
          <w:t xml:space="preserve">The odds 1.67 say that</w:t>
        </w:r>
      </w:ins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an American car is about 1.7 times as likely</w:t>
        </w:r>
      </w:ins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as a car of non-American origin.</w:t>
        </w:r>
      </w:ins>
    </w:p>
    <w:bookmarkEnd w:id="65"/>
    <w:bookmarkStart w:id="66" w:name="def-log-odds"/>
    <w:p>
      <w:pPr>
        <w:pStyle w:val="BodyText"/>
      </w:pPr>
      <w:ins w:id="170" w:author="PR Preview" w:date="2026-01-01T00:00:00Z">
        <w:r>
          <w:rPr>
            <w:b/>
            <w:bCs/>
          </w:rPr>
          <w:t xml:space="preserve">Definition 14 (Log-odds (also called the logit))</w:t>
        </w:r>
      </w:ins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The</w:t>
        </w:r>
      </w:ins>
      <w:ins w:id="173" w:author="PR Preview" w:date="2026-01-01T00:00:00Z">
        <w:r>
          <w:t xml:space="preserve"> </w:t>
        </w:r>
      </w:ins>
      <w:ins w:id="174" w:author="PR Preview" w:date="2026-01-01T00:00:00Z">
        <w:r>
          <w:rPr>
            <w:b/>
            <w:bCs/>
          </w:rPr>
          <w:t xml:space="preserve">log-odds</w:t>
        </w:r>
      </w:ins>
      <w:ins w:id="175" w:author="PR Preview" w:date="2026-01-01T00:00:00Z">
        <w:r>
          <w:t xml:space="preserve">, also called the</w:t>
        </w:r>
      </w:ins>
      <w:ins w:id="176" w:author="PR Preview" w:date="2026-01-01T00:00:00Z">
        <w:r>
          <w:t xml:space="preserve"> </w:t>
        </w:r>
      </w:ins>
      <w:ins w:id="177" w:author="PR Preview" w:date="2026-01-01T00:00:00Z">
        <w:r>
          <w:rPr>
            <w:b/>
            <w:bCs/>
          </w:rPr>
          <w:t xml:space="preserve">logit</w:t>
        </w:r>
      </w:ins>
      <w:ins w:id="178" w:author="PR Preview" w:date="2026-01-01T00:00:00Z">
        <w:r>
          <w:t xml:space="preserve">, of an event</w:t>
        </w:r>
      </w:ins>
      <w:ins w:id="179" w:author="PR Preview" w:date="2026-01-01T00:00:00Z">
        <w:r>
          <w:t xml:space="preserve"> </w:t>
        </w:r>
      </w:ins>
      <m:oMath>
        <m:r>
          <m:t>A</m:t>
        </m:r>
      </m:oMath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with probability</w:t>
        </w:r>
      </w:ins>
      <w:ins w:id="182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are the natural logarithm of its</w:t>
        </w:r>
      </w:ins>
      <w:ins w:id="185" w:author="PR Preview" w:date="2026-01-01T00:00:00Z">
        <w:r>
          <w:t xml:space="preserve"> </w:t>
        </w:r>
      </w:ins>
      <w:hyperlink w:anchor="def-odds">
        <w:ins w:id="186" w:author="PR Preview" w:date="2026-01-01T00:00:00Z">
          <w:r>
            <w:rPr>
              <w:rStyle w:val="Hyperlink"/>
            </w:rPr>
            <w:t xml:space="preserve">odds</w:t>
          </w:r>
        </w:ins>
      </w:hyperlink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[8]</w:t>
        </w:r>
      </w:ins>
      <w:ins w:id="18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66"/>
    <w:bookmarkStart w:id="67" w:name="exm-log-odds-auto"/>
    <w:p>
      <w:pPr>
        <w:pStyle w:val="FirstParagraph"/>
      </w:pPr>
      <w:ins w:id="190" w:author="PR Preview" w:date="2026-01-01T00:00:00Z">
        <w:r>
          <w:rPr>
            <w:b/>
            <w:bCs/>
          </w:rPr>
          <w:t xml:space="preserve">Example 17 (Log-odds that a car in the Auto data is American)</w:t>
        </w:r>
      </w:ins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For the event</w:t>
        </w:r>
      </w:ins>
      <w:ins w:id="193" w:author="PR Preview" w:date="2026-01-01T00:00:00Z">
        <w:r>
          <w:t xml:space="preserve"> </w:t>
        </w:r>
      </w:ins>
      <m:oMath>
        <m:r>
          <m:t>A</m:t>
        </m:r>
      </m:oMath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of</w:t>
        </w:r>
      </w:ins>
      <w:ins w:id="196" w:author="PR Preview" w:date="2026-01-01T00:00:00Z">
        <w:r>
          <w:t xml:space="preserve"> </w:t>
        </w:r>
      </w:ins>
      <w:hyperlink w:anchor="exm-odds-auto">
        <w:ins w:id="197" w:author="PR Preview" w:date="2026-01-01T00:00:00Z">
          <w:r>
            <w:rPr>
              <w:rStyle w:val="Hyperlink"/>
            </w:rPr>
            <w:t xml:space="preserve">Example 16</w:t>
          </w:r>
        </w:ins>
      </w:hyperlink>
      <w:ins w:id="198" w:author="PR Preview" w:date="2026-01-01T00:00:00Z">
        <w:r>
          <w:t xml:space="preserve">,</w:t>
        </w:r>
      </w:ins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the log-odds of</w:t>
        </w:r>
      </w:ins>
      <w:ins w:id="201" w:author="PR Preview" w:date="2026-01-01T00:00:00Z">
        <w:r>
          <w:t xml:space="preserve"> </w:t>
        </w:r>
      </w:ins>
      <w:hyperlink w:anchor="def-log-odds">
        <w:ins w:id="202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are:</w:t>
        </w:r>
      </w:ins>
    </w:p>
    <w:p>
      <w:pPr>
        <w:pStyle w:val="SourceCode"/>
      </w:pPr>
      <w:ins w:id="205" w:author="PR Preview" w:date="2026-01-01T00:00:00Z">
        <w:r>
          <w:rPr>
            <w:rStyle w:val="FunctionTok"/>
          </w:rPr>
          <w:t xml:space="preserve">log</w:t>
        </w:r>
      </w:ins>
      <w:ins w:id="206" w:author="PR Preview" w:date="2026-01-01T00:00:00Z">
        <w:r>
          <w:rPr>
            <w:rStyle w:val="NormalTok"/>
          </w:rPr>
          <w:t xml:space="preserve">(p_american </w:t>
        </w:r>
      </w:ins>
      <w:ins w:id="207" w:author="PR Preview" w:date="2026-01-01T00:00:00Z">
        <w:r>
          <w:rPr>
            <w:rStyle w:val="SpecialCharTok"/>
          </w:rPr>
          <w:t xml:space="preserve">/</w:t>
        </w:r>
      </w:ins>
      <w:ins w:id="208" w:author="PR Preview" w:date="2026-01-01T00:00:00Z">
        <w:r>
          <w:rPr>
            <w:rStyle w:val="NormalTok"/>
          </w:rPr>
          <w:t xml:space="preserve"> (</w:t>
        </w:r>
      </w:ins>
      <w:ins w:id="209" w:author="PR Preview" w:date="2026-01-01T00:00:00Z">
        <w:r>
          <w:rPr>
            <w:rStyle w:val="DecValTok"/>
          </w:rPr>
          <w:t xml:space="preserve">1</w:t>
        </w:r>
      </w:ins>
      <w:ins w:id="210" w:author="PR Preview" w:date="2026-01-01T00:00:00Z">
        <w:r>
          <w:rPr>
            <w:rStyle w:val="NormalTok"/>
          </w:rPr>
          <w:t xml:space="preserve"> </w:t>
        </w:r>
      </w:ins>
      <w:ins w:id="211" w:author="PR Preview" w:date="2026-01-01T00:00:00Z">
        <w:r>
          <w:rPr>
            <w:rStyle w:val="SpecialCharTok"/>
          </w:rPr>
          <w:t xml:space="preserve">-</w:t>
        </w:r>
      </w:ins>
      <w:ins w:id="212" w:author="PR Preview" w:date="2026-01-01T00:00:00Z">
        <w:r>
          <w:rPr>
            <w:rStyle w:val="NormalTok"/>
          </w:rPr>
          <w:t xml:space="preserve"> p_american))</w:t>
        </w:r>
      </w:ins>
      <w:ins w:id="213" w:author="PR Preview" w:date="2026-01-01T00:00:00Z">
        <w:r>
          <w:br/>
        </w:r>
      </w:ins>
      <w:ins w:id="214" w:author="PR Preview" w:date="2026-01-01T00:00:00Z">
        <w:r>
          <w:rPr>
            <w:rStyle w:val="CommentTok"/>
          </w:rPr>
          <w:t xml:space="preserve">#&gt; [1] 0.5108256</w:t>
        </w:r>
      </w:ins>
    </w:p>
    <w:p>
      <w:pPr>
        <w:pStyle w:val="FirstParagraph"/>
      </w:pPr>
      <w:ins w:id="215" w:author="PR Preview" w:date="2026-01-01T00:00:00Z">
        <w:r>
          <w:t xml:space="preserve">The log-odds is positive because the odds exceed 1:</w:t>
        </w:r>
      </w:ins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an American car is more likely than not.</w:t>
        </w:r>
      </w:ins>
    </w:p>
    <w:bookmarkEnd w:id="67"/>
    <w:bookmarkEnd w:id="68"/>
    <w:bookmarkStart w:id="91" w:name="conditional-probability"/>
    <w:p>
      <w:pPr>
        <w:pStyle w:val="Heading2"/>
      </w:pPr>
      <w:ins w:id="218" w:author="PR Preview" w:date="2026-01-01T00:00:00Z">
        <w:r>
          <w:t xml:space="preserve">3 Conditional probability</w:t>
        </w:r>
      </w:ins>
    </w:p>
    <w:bookmarkStart w:id="69" w:name="def-conditional-prob"/>
    <w:p>
      <w:pPr>
        <w:pStyle w:val="FirstParagraph"/>
      </w:pPr>
      <w:ins w:id="219" w:author="PR Preview" w:date="2026-01-01T00:00:00Z">
        <w:r>
          <w:rPr>
            <w:b/>
            <w:bCs/>
          </w:rPr>
          <w:t xml:space="preserve">Definition 15 (Conditional probability)</w:t>
        </w:r>
      </w:ins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For two events</w:t>
        </w:r>
      </w:ins>
      <w:ins w:id="222" w:author="PR Preview" w:date="2026-01-01T00:00:00Z">
        <w:r>
          <w:t xml:space="preserve"> </w:t>
        </w:r>
      </w:ins>
      <m:oMath>
        <m:r>
          <m:t>A</m:t>
        </m:r>
      </m:oMath>
      <w:ins w:id="223" w:author="PR Preview" w:date="2026-01-01T00:00:00Z">
        <w:r>
          <w:t xml:space="preserve"> </w:t>
        </w:r>
      </w:ins>
      <w:ins w:id="224" w:author="PR Preview" w:date="2026-01-01T00:00:00Z">
        <w:r>
          <w:t xml:space="preserve">and</w:t>
        </w:r>
      </w:ins>
      <w:ins w:id="225" w:author="PR Preview" w:date="2026-01-01T00:00:00Z">
        <w:r>
          <w:t xml:space="preserve"> </w:t>
        </w:r>
      </w:ins>
      <m:oMath>
        <m:r>
          <m:t>B</m:t>
        </m:r>
      </m:oMath>
      <w:ins w:id="226" w:author="PR Preview" w:date="2026-01-01T00:00:00Z">
        <w:r>
          <w:t xml:space="preserve"> </w:t>
        </w:r>
      </w:ins>
      <w:ins w:id="227" w:author="PR Preview" w:date="2026-01-01T00:00:00Z">
        <w:r>
          <w:t xml:space="preserve">with</w:t>
        </w:r>
      </w:ins>
      <w:ins w:id="228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229" w:author="PR Preview" w:date="2026-01-01T00:00:00Z">
        <w:r>
          <w:t xml:space="preserve">,</w:t>
        </w:r>
      </w:ins>
      <w:ins w:id="230" w:author="PR Preview" w:date="2026-01-01T00:00:00Z">
        <w:r>
          <w:t xml:space="preserve"> </w:t>
        </w:r>
      </w:ins>
      <w:ins w:id="231" w:author="PR Preview" w:date="2026-01-01T00:00:00Z">
        <w:r>
          <w:t xml:space="preserve">the</w:t>
        </w:r>
      </w:ins>
      <w:ins w:id="232" w:author="PR Preview" w:date="2026-01-01T00:00:00Z">
        <w:r>
          <w:t xml:space="preserve"> </w:t>
        </w:r>
      </w:ins>
      <w:ins w:id="233" w:author="PR Preview" w:date="2026-01-01T00:00:00Z">
        <w:r>
          <w:rPr>
            <w:b/>
            <w:bCs/>
          </w:rPr>
          <w:t xml:space="preserve">conditional probability</w:t>
        </w:r>
      </w:ins>
      <w:ins w:id="234" w:author="PR Preview" w:date="2026-01-01T00:00:00Z">
        <w:r>
          <w:t xml:space="preserve"> </w:t>
        </w:r>
      </w:ins>
      <w:ins w:id="235" w:author="PR Preview" w:date="2026-01-01T00:00:00Z">
        <w:r>
          <w:t xml:space="preserve">of</w:t>
        </w:r>
      </w:ins>
      <w:ins w:id="236" w:author="PR Preview" w:date="2026-01-01T00:00:00Z">
        <w:r>
          <w:t xml:space="preserve"> </w:t>
        </w:r>
      </w:ins>
      <m:oMath>
        <m:r>
          <m:t>A</m:t>
        </m:r>
      </m:oMath>
      <w:ins w:id="237" w:author="PR Preview" w:date="2026-01-01T00:00:00Z">
        <w:r>
          <w:t xml:space="preserve"> </w:t>
        </w:r>
      </w:ins>
      <w:ins w:id="238" w:author="PR Preview" w:date="2026-01-01T00:00:00Z">
        <w:r>
          <w:t xml:space="preserve">given</w:t>
        </w:r>
      </w:ins>
      <w:ins w:id="239" w:author="PR Preview" w:date="2026-01-01T00:00:00Z">
        <w:r>
          <w:t xml:space="preserve"> </w:t>
        </w:r>
      </w:ins>
      <m:oMath>
        <m:r>
          <m:t>B</m:t>
        </m:r>
      </m:oMath>
      <w:ins w:id="240" w:author="PR Preview" w:date="2026-01-01T00:00:00Z">
        <w:r>
          <w:t xml:space="preserve"> </w:t>
        </w:r>
      </w:ins>
      <w:ins w:id="241" w:author="PR Preview" w:date="2026-01-01T00:00:00Z">
        <w:r>
          <w:t xml:space="preserve">[9]</w:t>
        </w:r>
      </w:ins>
      <w:ins w:id="242" w:author="PR Preview" w:date="2026-01-01T00:00:00Z">
        <w:r>
          <w:t xml:space="preserve">,</w:t>
        </w:r>
      </w:ins>
      <w:ins w:id="243" w:author="PR Preview" w:date="2026-01-01T00:00:00Z">
        <w:r>
          <w:t xml:space="preserve"> </w:t>
        </w:r>
      </w:ins>
      <w:ins w:id="244" w:author="PR Preview" w:date="2026-01-01T00:00:00Z">
        <w:r>
          <w:t xml:space="preserve">denoted</w:t>
        </w:r>
      </w:ins>
      <w:ins w:id="245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ins w:id="246" w:author="PR Preview" w:date="2026-01-01T00:00:00Z">
        <w:r>
          <w:t xml:space="preserve">, is: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ins w:id="247" w:author="PR Preview" w:date="2026-01-01T00:00:00Z">
        <w:r>
          <w:rPr>
            <w:i/>
            <w:iCs/>
          </w:rPr>
          <w:t xml:space="preserve">Remark</w:t>
        </w:r>
      </w:ins>
      <w:ins w:id="248" w:author="PR Preview" w:date="2026-01-01T00:00:00Z">
        <w:r>
          <w:t xml:space="preserve">. </w:t>
        </w:r>
      </w:ins>
      <w:ins w:id="249" w:author="PR Preview" w:date="2026-01-01T00:00:00Z">
        <w:r>
          <w:t xml:space="preserve">Geometrically and computationally, conditioning on an event</w:t>
        </w:r>
      </w:ins>
      <w:ins w:id="250" w:author="PR Preview" w:date="2026-01-01T00:00:00Z">
        <w:r>
          <w:t xml:space="preserve"> </w:t>
        </w:r>
      </w:ins>
      <m:oMath>
        <m:r>
          <m:t>B</m:t>
        </m:r>
      </m:oMath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can be viewed</w:t>
        </w:r>
      </w:ins>
      <w:ins w:id="253" w:author="PR Preview" w:date="2026-01-01T00:00:00Z">
        <w:r>
          <w:t xml:space="preserve"> </w:t>
        </w:r>
      </w:ins>
      <w:ins w:id="254" w:author="PR Preview" w:date="2026-01-01T00:00:00Z">
        <w:r>
          <w:t xml:space="preserve">as</w:t>
        </w:r>
      </w:ins>
      <w:ins w:id="255" w:author="PR Preview" w:date="2026-01-01T00:00:00Z">
        <w:r>
          <w:t xml:space="preserve"> </w:t>
        </w:r>
      </w:ins>
      <w:ins w:id="256" w:author="PR Preview" w:date="2026-01-01T00:00:00Z">
        <w:r>
          <w:rPr>
            <w:i/>
            <w:iCs/>
          </w:rPr>
          <w:t xml:space="preserve">slicing</w:t>
        </w:r>
      </w:ins>
      <w:ins w:id="257" w:author="PR Preview" w:date="2026-01-01T00:00:00Z">
        <w:r>
          <w:t xml:space="preserve"> </w:t>
        </w:r>
      </w:ins>
      <w:ins w:id="258" w:author="PR Preview" w:date="2026-01-01T00:00:00Z">
        <w:r>
          <w:t xml:space="preserve">the sample space to retain only the outcomes compatible with</w:t>
        </w:r>
      </w:ins>
      <w:ins w:id="259" w:author="PR Preview" w:date="2026-01-01T00:00:00Z">
        <w:r>
          <w:t xml:space="preserve"> </w:t>
        </w:r>
      </w:ins>
      <m:oMath>
        <m:r>
          <m:t>B</m:t>
        </m:r>
      </m:oMath>
      <w:ins w:id="260" w:author="PR Preview" w:date="2026-01-01T00:00:00Z">
        <w:r>
          <w:t xml:space="preserve">,</w:t>
        </w:r>
      </w:ins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and then</w:t>
        </w:r>
      </w:ins>
      <w:ins w:id="263" w:author="PR Preview" w:date="2026-01-01T00:00:00Z">
        <w:r>
          <w:t xml:space="preserve"> </w:t>
        </w:r>
      </w:ins>
      <w:ins w:id="264" w:author="PR Preview" w:date="2026-01-01T00:00:00Z">
        <w:r>
          <w:rPr>
            <w:i/>
            <w:iCs/>
          </w:rPr>
          <w:t xml:space="preserve">renormalizing</w:t>
        </w:r>
      </w:ins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the remaining probabilities (dividing by</w:t>
        </w:r>
      </w:ins>
      <w:ins w:id="267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ins w:id="268" w:author="PR Preview" w:date="2026-01-01T00:00:00Z">
        <w:r>
          <w:t xml:space="preserve">)</w:t>
        </w:r>
      </w:ins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so that they sum to 1</w:t>
        </w:r>
      </w:ins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[10, Sec. 2.7.4]</w:t>
        </w:r>
      </w:ins>
      <w:ins w:id="273" w:author="PR Preview" w:date="2026-01-01T00:00:00Z">
        <w:r>
          <w:t xml:space="preserve">.</w:t>
        </w:r>
      </w:ins>
    </w:p>
    <w:bookmarkStart w:id="70" w:name="exm-conditional-prob"/>
    <w:p>
      <w:pPr>
        <w:pStyle w:val="BodyText"/>
      </w:pPr>
      <w:ins w:id="274" w:author="PR Preview" w:date="2026-01-01T00:00:00Z">
        <w:r>
          <w:rPr>
            <w:b/>
            <w:bCs/>
          </w:rPr>
          <w:t xml:space="preserve">Example 18 (Rolling a six, given an even roll)</w:t>
        </w:r>
      </w:ins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For a fair die (</w:t>
        </w:r>
      </w:ins>
      <w:hyperlink w:anchor="exm-probability">
        <w:ins w:id="277" w:author="PR Preview" w:date="2026-01-01T00:00:00Z">
          <w:r>
            <w:rPr>
              <w:rStyle w:val="Hyperlink"/>
            </w:rPr>
            <w:t xml:space="preserve">Example 12</w:t>
          </w:r>
        </w:ins>
      </w:hyperlink>
      <w:ins w:id="278" w:author="PR Preview" w:date="2026-01-01T00:00:00Z">
        <w:r>
          <w:t xml:space="preserve">),</w:t>
        </w:r>
      </w:ins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let</w:t>
        </w:r>
      </w:ins>
      <w:ins w:id="28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ins w:id="282" w:author="PR Preview" w:date="2026-01-01T00:00:00Z">
        <w:r>
          <w:t xml:space="preserve"> </w:t>
        </w:r>
      </w:ins>
      <w:ins w:id="283" w:author="PR Preview" w:date="2026-01-01T00:00:00Z">
        <w:r>
          <w:t xml:space="preserve">and</w:t>
        </w:r>
      </w:ins>
      <w:ins w:id="284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285" w:author="PR Preview" w:date="2026-01-01T00:00:00Z">
        <w:r>
          <w:t xml:space="preserve">.</w:t>
        </w:r>
      </w:ins>
      <w:ins w:id="286" w:author="PR Preview" w:date="2026-01-01T00:00:00Z">
        <w:r>
          <w:t xml:space="preserve"> </w:t>
        </w:r>
      </w:ins>
      <w:ins w:id="287" w:author="PR Preview" w:date="2026-01-01T00:00:00Z">
        <w:r>
          <w:t xml:space="preserve">Then</w:t>
        </w:r>
      </w:ins>
      <w:ins w:id="28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ins w:id="289" w:author="PR Preview" w:date="2026-01-01T00:00:00Z">
        <w:r>
          <w:t xml:space="preserve">, so: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0"/>
    <w:bookmarkStart w:id="71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del w:id="290" w:author="PR Preview" w:date="2026-01-01T00:00:00Z">
        <w:r>
          <w:rPr>
            <w:i/>
            <w:iCs/>
          </w:rPr>
          <w:delText xml:space="preserve">Proof</w:delText>
        </w:r>
      </w:del>
      <w:del w:id="291" w:author="PR Preview" w:date="2026-01-01T00:00:00Z">
        <w:r>
          <w:delText xml:space="preserve">. </w:delText>
        </w:r>
      </w:del>
      <w:del w:id="292" w:author="PR Preview" w:date="2026-01-01T00:00:00Z">
        <w:r>
          <w:delText xml:space="preserve">Rearranging</w:delText>
        </w:r>
      </w:del>
      <w:del w:id="293" w:author="PR Preview" w:date="2026-01-01T00:00:00Z">
        <w:r>
          <w:delText xml:space="preserve"> </w:delText>
        </w:r>
      </w:del>
      <w:hyperlink w:anchor="def-conditional-prob">
        <w:del w:id="294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295" w:author="PR Preview" w:date="2026-01-01T00:00:00Z">
        <w:r>
          <w:delText xml:space="preserve">:</w:delText>
        </w:r>
      </w:del>
    </w:p>
    <w:p>
      <w:pPr>
        <w:pStyle w:val="FirstParagraph"/>
      </w:pPr>
      <w:ins w:id="296" w:author="PR Preview" w:date="2026-01-01T00:00:00Z">
        <w:r>
          <w:rPr>
            <w:i/>
            <w:iCs/>
          </w:rPr>
          <w:t xml:space="preserve">Proof</w:t>
        </w:r>
      </w:ins>
      <w:ins w:id="297" w:author="PR Preview" w:date="2026-01-01T00:00:00Z">
        <w:r>
          <w:t xml:space="preserve">. </w:t>
        </w:r>
      </w:ins>
      <w:ins w:id="298" w:author="PR Preview" w:date="2026-01-01T00:00:00Z">
        <w:r>
          <w:t xml:space="preserve">Rearranging</w:t>
        </w:r>
      </w:ins>
      <w:ins w:id="299" w:author="PR Preview" w:date="2026-01-01T00:00:00Z">
        <w:r>
          <w:t xml:space="preserve"> </w:t>
        </w:r>
      </w:ins>
      <w:hyperlink w:anchor="def-conditional-prob">
        <w:ins w:id="300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30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law-conditional-prob"/>
    <w:p>
      <w:pPr>
        <w:pStyle w:val="FirstParagraph"/>
      </w:pPr>
      <w:del w:id="302" w:author="PR Preview" w:date="2026-01-01T00:00:00Z">
        <w:r>
          <w:rPr>
            <w:b/>
            <w:bCs/>
          </w:rPr>
          <w:delText xml:space="preserve">Example 17 (Applying the law of conditional probability)</w:delText>
        </w:r>
      </w:del>
      <w:del w:id="303" w:author="PR Preview" w:date="2026-01-01T00:00:00Z">
        <w:r>
          <w:delText xml:space="preserve"> </w:delText>
        </w:r>
      </w:del>
      <w:del w:id="304" w:author="PR Preview" w:date="2026-01-01T00:00:00Z">
        <w:r>
          <w:delText xml:space="preserve">Suppose 30% of adults exercise regularly (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del w:id="305" w:author="PR Preview" w:date="2026-01-01T00:00:00Z">
        <w:r>
          <w:delText xml:space="preserve">),</w:delText>
        </w:r>
      </w:del>
      <w:del w:id="306" w:author="PR Preview" w:date="2026-01-01T00:00:00Z">
        <w:r>
          <w:delText xml:space="preserve"> </w:delText>
        </w:r>
      </w:del>
      <w:del w:id="307" w:author="PR Preview" w:date="2026-01-01T00:00:00Z">
        <w:r>
          <w:delText xml:space="preserve">and among adults who exercise regularly,</w:delText>
        </w:r>
      </w:del>
      <w:del w:id="308" w:author="PR Preview" w:date="2026-01-01T00:00:00Z">
        <w:r>
          <w:delText xml:space="preserve"> </w:delText>
        </w:r>
      </w:del>
      <w:del w:id="309" w:author="PR Preview" w:date="2026-01-01T00:00:00Z">
        <w:r>
          <w:delText xml:space="preserve">60% have low blood pressure (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del w:id="310" w:author="PR Preview" w:date="2026-01-01T00:00:00Z">
        <w:r>
          <w:delText xml:space="preserve">).</w:delText>
        </w:r>
      </w:del>
    </w:p>
    <w:p>
      <w:pPr>
        <w:pStyle w:val="FirstParagraph"/>
      </w:pPr>
      <w:ins w:id="311" w:author="PR Preview" w:date="2026-01-01T00:00:00Z">
        <w:r>
          <w:rPr>
            <w:b/>
            <w:bCs/>
          </w:rPr>
          <w:t xml:space="preserve">Example 19 (Applying the law of conditional probability)</w:t>
        </w:r>
      </w:ins>
      <w:ins w:id="312" w:author="PR Preview" w:date="2026-01-01T00:00:00Z">
        <w:r>
          <w:t xml:space="preserve"> </w:t>
        </w:r>
      </w:ins>
      <w:ins w:id="313" w:author="PR Preview" w:date="2026-01-01T00:00:00Z">
        <w:r>
          <w:t xml:space="preserve">Suppose 30% of adults exercise regularly (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ins w:id="314" w:author="PR Preview" w:date="2026-01-01T00:00:00Z">
        <w:r>
          <w:t xml:space="preserve">),</w:t>
        </w:r>
      </w:ins>
      <w:ins w:id="315" w:author="PR Preview" w:date="2026-01-01T00:00:00Z">
        <w:r>
          <w:t xml:space="preserve"> </w:t>
        </w:r>
      </w:ins>
      <w:ins w:id="316" w:author="PR Preview" w:date="2026-01-01T00:00:00Z">
        <w:r>
          <w:t xml:space="preserve">and among adults who exercise regularly,</w:t>
        </w:r>
      </w:ins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60% have low blood pressure (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ins w:id="319" w:author="PR Preview" w:date="2026-01-01T00:00:00Z">
        <w:r>
          <w:t xml:space="preserve">).</w:t>
        </w:r>
      </w:ins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2"/>
    <w:bookmarkStart w:id="73" w:name="thm-total-prob"/>
    <w:p>
      <w:pPr>
        <w:pStyle w:val="FirstParagraph"/>
      </w:pPr>
      <w:del w:id="320" w:author="PR Preview" w:date="2026-01-01T00:00:00Z">
        <w:r>
          <w:rPr>
            <w:b/>
            <w:bCs/>
          </w:rPr>
          <w:delText xml:space="preserve">Theorem 6 (Law of total probability)</w:delText>
        </w:r>
      </w:del>
      <w:del w:id="321" w:author="PR Preview" w:date="2026-01-01T00:00:00Z">
        <w:r>
          <w:delText xml:space="preserve"> </w:delText>
        </w:r>
      </w:del>
      <w:del w:id="322" w:author="PR Preview" w:date="2026-01-01T00:00:00Z">
        <w:r>
          <w:delText xml:space="preserve">If</w:delText>
        </w:r>
      </w:del>
      <w:del w:id="323" w:author="PR Preview" w:date="2026-01-01T00:00:00Z">
        <w:r>
          <w:delText xml:space="preserve"> </w:delText>
        </w:r>
      </w:del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324" w:author="PR Preview" w:date="2026-01-01T00:00:00Z">
        <w:r>
          <w:delText xml:space="preserve"> </w:delText>
        </w:r>
      </w:del>
      <w:del w:id="325" w:author="PR Preview" w:date="2026-01-01T00:00:00Z">
        <w:r>
          <w:delText xml:space="preserve">is a</w:delText>
        </w:r>
      </w:del>
      <w:del w:id="326" w:author="PR Preview" w:date="2026-01-01T00:00:00Z">
        <w:r>
          <w:delText xml:space="preserve"> </w:delText>
        </w:r>
      </w:del>
      <w:hyperlink w:anchor="def-partition">
        <w:del w:id="327" w:author="PR Preview" w:date="2026-01-01T00:00:00Z">
          <w:r>
            <w:rPr>
              <w:rStyle w:val="Hyperlink"/>
            </w:rPr>
            <w:delText xml:space="preserve">partition</w:delText>
          </w:r>
        </w:del>
      </w:hyperlink>
      <w:del w:id="328" w:author="PR Preview" w:date="2026-01-01T00:00:00Z">
        <w:r>
          <w:delText xml:space="preserve"> </w:delText>
        </w:r>
      </w:del>
      <w:del w:id="329" w:author="PR Preview" w:date="2026-01-01T00:00:00Z">
        <w:r>
          <w:delText xml:space="preserve">of the sample space,</w:delText>
        </w:r>
      </w:del>
      <w:del w:id="330" w:author="PR Preview" w:date="2026-01-01T00:00:00Z">
        <w:r>
          <w:delText xml:space="preserve"> </w:delText>
        </w:r>
      </w:del>
      <w:del w:id="331" w:author="PR Preview" w:date="2026-01-01T00:00:00Z">
        <w:r>
          <w:delText xml:space="preserve">with</w:delText>
        </w:r>
      </w:del>
      <w:del w:id="332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del w:id="333" w:author="PR Preview" w:date="2026-01-01T00:00:00Z">
        <w:r>
          <w:delText xml:space="preserve"> </w:delText>
        </w:r>
      </w:del>
      <w:del w:id="334" w:author="PR Preview" w:date="2026-01-01T00:00:00Z">
        <w:r>
          <w:delText xml:space="preserve">for every</w:delText>
        </w:r>
      </w:del>
      <w:del w:id="335" w:author="PR Preview" w:date="2026-01-01T00:00:00Z">
        <w:r>
          <w:delText xml:space="preserve"> </w:delText>
        </w:r>
      </w:del>
      <m:oMath>
        <m:r>
          <m:t>i</m:t>
        </m:r>
      </m:oMath>
      <w:del w:id="336" w:author="PR Preview" w:date="2026-01-01T00:00:00Z">
        <w:r>
          <w:delText xml:space="preserve">,</w:delText>
        </w:r>
      </w:del>
      <w:del w:id="337" w:author="PR Preview" w:date="2026-01-01T00:00:00Z">
        <w:r>
          <w:delText xml:space="preserve"> </w:delText>
        </w:r>
      </w:del>
      <w:del w:id="338" w:author="PR Preview" w:date="2026-01-01T00:00:00Z">
        <w:r>
          <w:delText xml:space="preserve">then for any event</w:delText>
        </w:r>
      </w:del>
      <w:del w:id="339" w:author="PR Preview" w:date="2026-01-01T00:00:00Z">
        <w:r>
          <w:delText xml:space="preserve"> </w:delText>
        </w:r>
      </w:del>
      <m:oMath>
        <m:r>
          <m:t>A</m:t>
        </m:r>
      </m:oMath>
      <w:del w:id="340" w:author="PR Preview" w:date="2026-01-01T00:00:00Z">
        <w:r>
          <w:delText xml:space="preserve"> </w:delText>
        </w:r>
      </w:del>
      <w:del w:id="341" w:author="PR Preview" w:date="2026-01-01T00:00:00Z">
        <w:r>
          <w:delText xml:space="preserve">[9]</w:delText>
        </w:r>
      </w:del>
      <w:del w:id="342" w:author="PR Preview" w:date="2026-01-01T00:00:00Z">
        <w:r>
          <w:delText xml:space="preserve">:</w:delText>
        </w:r>
      </w:del>
    </w:p>
    <w:p>
      <w:pPr>
        <w:pStyle w:val="FirstParagraph"/>
      </w:pPr>
      <w:ins w:id="343" w:author="PR Preview" w:date="2026-01-01T00:00:00Z">
        <w:r>
          <w:rPr>
            <w:b/>
            <w:bCs/>
          </w:rPr>
          <w:t xml:space="preserve">Theorem 6 (Law of total probability)</w:t>
        </w:r>
      </w:ins>
      <w:ins w:id="344" w:author="PR Preview" w:date="2026-01-01T00:00:00Z">
        <w:r>
          <w:t xml:space="preserve"> </w:t>
        </w:r>
      </w:ins>
      <w:ins w:id="345" w:author="PR Preview" w:date="2026-01-01T00:00:00Z">
        <w:r>
          <w:t xml:space="preserve">If</w:t>
        </w:r>
      </w:ins>
      <w:ins w:id="346" w:author="PR Preview" w:date="2026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347" w:author="PR Preview" w:date="2026-01-01T00:00:00Z">
        <w:r>
          <w:t xml:space="preserve"> </w:t>
        </w:r>
      </w:ins>
      <w:ins w:id="348" w:author="PR Preview" w:date="2026-01-01T00:00:00Z">
        <w:r>
          <w:t xml:space="preserve">is a</w:t>
        </w:r>
      </w:ins>
      <w:ins w:id="349" w:author="PR Preview" w:date="2026-01-01T00:00:00Z">
        <w:r>
          <w:t xml:space="preserve"> </w:t>
        </w:r>
      </w:ins>
      <w:hyperlink w:anchor="def-partition">
        <w:ins w:id="350" w:author="PR Preview" w:date="2026-01-01T00:00:00Z">
          <w:r>
            <w:rPr>
              <w:rStyle w:val="Hyperlink"/>
            </w:rPr>
            <w:t xml:space="preserve">partition</w:t>
          </w:r>
        </w:ins>
      </w:hyperlink>
      <w:ins w:id="351" w:author="PR Preview" w:date="2026-01-01T00:00:00Z">
        <w:r>
          <w:t xml:space="preserve"> </w:t>
        </w:r>
      </w:ins>
      <w:ins w:id="352" w:author="PR Preview" w:date="2026-01-01T00:00:00Z">
        <w:r>
          <w:t xml:space="preserve">of the sample space,</w:t>
        </w:r>
      </w:ins>
      <w:ins w:id="353" w:author="PR Preview" w:date="2026-01-01T00:00:00Z">
        <w:r>
          <w:t xml:space="preserve"> </w:t>
        </w:r>
      </w:ins>
      <w:ins w:id="354" w:author="PR Preview" w:date="2026-01-01T00:00:00Z">
        <w:r>
          <w:t xml:space="preserve">with</w:t>
        </w:r>
      </w:ins>
      <w:ins w:id="355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356" w:author="PR Preview" w:date="2026-01-01T00:00:00Z">
        <w:r>
          <w:t xml:space="preserve"> </w:t>
        </w:r>
      </w:ins>
      <w:ins w:id="357" w:author="PR Preview" w:date="2026-01-01T00:00:00Z">
        <w:r>
          <w:t xml:space="preserve">for every</w:t>
        </w:r>
      </w:ins>
      <w:ins w:id="358" w:author="PR Preview" w:date="2026-01-01T00:00:00Z">
        <w:r>
          <w:t xml:space="preserve"> </w:t>
        </w:r>
      </w:ins>
      <m:oMath>
        <m:r>
          <m:t>i</m:t>
        </m:r>
      </m:oMath>
      <w:ins w:id="359" w:author="PR Preview" w:date="2026-01-01T00:00:00Z">
        <w:r>
          <w:t xml:space="preserve">,</w:t>
        </w:r>
      </w:ins>
      <w:ins w:id="360" w:author="PR Preview" w:date="2026-01-01T00:00:00Z">
        <w:r>
          <w:t xml:space="preserve"> </w:t>
        </w:r>
      </w:ins>
      <w:ins w:id="361" w:author="PR Preview" w:date="2026-01-01T00:00:00Z">
        <w:r>
          <w:t xml:space="preserve">then for any event</w:t>
        </w:r>
      </w:ins>
      <w:ins w:id="362" w:author="PR Preview" w:date="2026-01-01T00:00:00Z">
        <w:r>
          <w:t xml:space="preserve"> </w:t>
        </w:r>
      </w:ins>
      <m:oMath>
        <m:r>
          <m:t>A</m:t>
        </m:r>
      </m:oMath>
      <w:ins w:id="363" w:author="PR Preview" w:date="2026-01-01T00:00:00Z">
        <w:r>
          <w:t xml:space="preserve"> </w:t>
        </w:r>
      </w:ins>
      <w:ins w:id="364" w:author="PR Preview" w:date="2026-01-01T00:00:00Z">
        <w:r>
          <w:t xml:space="preserve">[11]</w:t>
        </w:r>
      </w:ins>
      <w:ins w:id="36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thm-bayes"/>
    <w:p>
      <w:pPr>
        <w:pStyle w:val="FirstParagraph"/>
      </w:pPr>
      <w:del w:id="366" w:author="PR Preview" w:date="2026-01-01T00:00:00Z">
        <w:r>
          <w:rPr>
            <w:b/>
            <w:bCs/>
          </w:rPr>
          <w:delText xml:space="preserve">Theorem 7 (Bayes’ theorem)</w:delText>
        </w:r>
      </w:del>
      <w:del w:id="367" w:author="PR Preview" w:date="2026-01-01T00:00:00Z">
        <w:r>
          <w:delText xml:space="preserve"> </w:delText>
        </w:r>
      </w:del>
      <w:del w:id="368" w:author="PR Preview" w:date="2026-01-01T00:00:00Z">
        <w:r>
          <w:delText xml:space="preserve">For any two events</w:delText>
        </w:r>
      </w:del>
      <w:del w:id="369" w:author="PR Preview" w:date="2026-01-01T00:00:00Z">
        <w:r>
          <w:delText xml:space="preserve"> </w:delText>
        </w:r>
      </w:del>
      <m:oMath>
        <m:r>
          <m:t>A</m:t>
        </m:r>
      </m:oMath>
      <w:del w:id="370" w:author="PR Preview" w:date="2026-01-01T00:00:00Z">
        <w:r>
          <w:delText xml:space="preserve"> </w:delText>
        </w:r>
      </w:del>
      <w:del w:id="371" w:author="PR Preview" w:date="2026-01-01T00:00:00Z">
        <w:r>
          <w:delText xml:space="preserve">and</w:delText>
        </w:r>
      </w:del>
      <w:del w:id="372" w:author="PR Preview" w:date="2026-01-01T00:00:00Z">
        <w:r>
          <w:delText xml:space="preserve"> </w:delText>
        </w:r>
      </w:del>
      <m:oMath>
        <m:r>
          <m:t>B</m:t>
        </m:r>
      </m:oMath>
      <w:del w:id="373" w:author="PR Preview" w:date="2026-01-01T00:00:00Z">
        <w:r>
          <w:delText xml:space="preserve"> </w:delText>
        </w:r>
      </w:del>
      <w:del w:id="374" w:author="PR Preview" w:date="2026-01-01T00:00:00Z">
        <w:r>
          <w:delText xml:space="preserve">with</w:delText>
        </w:r>
      </w:del>
      <w:del w:id="375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del w:id="376" w:author="PR Preview" w:date="2026-01-01T00:00:00Z">
        <w:r>
          <w:delText xml:space="preserve"> </w:delText>
        </w:r>
      </w:del>
      <w:del w:id="377" w:author="PR Preview" w:date="2026-01-01T00:00:00Z">
        <w:r>
          <w:delText xml:space="preserve">and</w:delText>
        </w:r>
      </w:del>
      <w:del w:id="378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del w:id="379" w:author="PR Preview" w:date="2026-01-01T00:00:00Z">
        <w:r>
          <w:delText xml:space="preserve"> </w:delText>
        </w:r>
      </w:del>
      <w:del w:id="380" w:author="PR Preview" w:date="2026-01-01T00:00:00Z">
        <w:r>
          <w:delText xml:space="preserve">[10]</w:delText>
        </w:r>
      </w:del>
      <w:del w:id="381" w:author="PR Preview" w:date="2026-01-01T00:00:00Z">
        <w:r>
          <w:delText xml:space="preserve">:</w:delText>
        </w:r>
      </w:del>
    </w:p>
    <w:p>
      <w:pPr>
        <w:pStyle w:val="FirstParagraph"/>
      </w:pPr>
      <w:ins w:id="382" w:author="PR Preview" w:date="2026-01-01T00:00:00Z">
        <w:r>
          <w:rPr>
            <w:b/>
            <w:bCs/>
          </w:rPr>
          <w:t xml:space="preserve">Theorem 7 (Bayes’ theorem)</w:t>
        </w:r>
      </w:ins>
      <w:ins w:id="383" w:author="PR Preview" w:date="2026-01-01T00:00:00Z">
        <w:r>
          <w:t xml:space="preserve"> </w:t>
        </w:r>
      </w:ins>
      <w:ins w:id="384" w:author="PR Preview" w:date="2026-01-01T00:00:00Z">
        <w:r>
          <w:t xml:space="preserve">For any two events</w:t>
        </w:r>
      </w:ins>
      <w:ins w:id="385" w:author="PR Preview" w:date="2026-01-01T00:00:00Z">
        <w:r>
          <w:t xml:space="preserve"> </w:t>
        </w:r>
      </w:ins>
      <m:oMath>
        <m:r>
          <m:t>A</m:t>
        </m:r>
      </m:oMath>
      <w:ins w:id="386" w:author="PR Preview" w:date="2026-01-01T00:00:00Z">
        <w:r>
          <w:t xml:space="preserve"> </w:t>
        </w:r>
      </w:ins>
      <w:ins w:id="387" w:author="PR Preview" w:date="2026-01-01T00:00:00Z">
        <w:r>
          <w:t xml:space="preserve">and</w:t>
        </w:r>
      </w:ins>
      <w:ins w:id="388" w:author="PR Preview" w:date="2026-01-01T00:00:00Z">
        <w:r>
          <w:t xml:space="preserve"> </w:t>
        </w:r>
      </w:ins>
      <m:oMath>
        <m:r>
          <m:t>B</m:t>
        </m:r>
      </m:oMath>
      <w:ins w:id="389" w:author="PR Preview" w:date="2026-01-01T00:00:00Z">
        <w:r>
          <w:t xml:space="preserve"> </w:t>
        </w:r>
      </w:ins>
      <w:ins w:id="390" w:author="PR Preview" w:date="2026-01-01T00:00:00Z">
        <w:r>
          <w:t xml:space="preserve">with</w:t>
        </w:r>
      </w:ins>
      <w:ins w:id="391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392" w:author="PR Preview" w:date="2026-01-01T00:00:00Z">
        <w:r>
          <w:t xml:space="preserve"> </w:t>
        </w:r>
      </w:ins>
      <w:ins w:id="393" w:author="PR Preview" w:date="2026-01-01T00:00:00Z">
        <w:r>
          <w:t xml:space="preserve">and</w:t>
        </w:r>
      </w:ins>
      <w:ins w:id="394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395" w:author="PR Preview" w:date="2026-01-01T00:00:00Z">
        <w:r>
          <w:t xml:space="preserve"> </w:t>
        </w:r>
      </w:ins>
      <w:ins w:id="396" w:author="PR Preview" w:date="2026-01-01T00:00:00Z">
        <w:r>
          <w:t xml:space="preserve">[12]</w:t>
        </w:r>
      </w:ins>
      <w:ins w:id="39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del w:id="398" w:author="PR Preview" w:date="2026-01-01T00:00:00Z">
        <w:r>
          <w:rPr>
            <w:i/>
            <w:iCs/>
          </w:rPr>
          <w:delText xml:space="preserve">Proof</w:delText>
        </w:r>
      </w:del>
      <w:del w:id="399" w:author="PR Preview" w:date="2026-01-01T00:00:00Z">
        <w:r>
          <w:delText xml:space="preserve">. </w:delText>
        </w:r>
      </w:del>
      <w:del w:id="400" w:author="PR Preview" w:date="2026-01-01T00:00:00Z">
        <w:r>
          <w:delText xml:space="preserve">By</w:delText>
        </w:r>
      </w:del>
      <w:del w:id="401" w:author="PR Preview" w:date="2026-01-01T00:00:00Z">
        <w:r>
          <w:delText xml:space="preserve"> </w:delText>
        </w:r>
      </w:del>
      <w:hyperlink w:anchor="def-conditional-prob">
        <w:del w:id="402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403" w:author="PR Preview" w:date="2026-01-01T00:00:00Z">
        <w:r>
          <w:delText xml:space="preserve"> </w:delText>
        </w:r>
      </w:del>
      <w:del w:id="404" w:author="PR Preview" w:date="2026-01-01T00:00:00Z">
        <w:r>
          <w:delText xml:space="preserve">and</w:delText>
        </w:r>
      </w:del>
      <w:del w:id="405" w:author="PR Preview" w:date="2026-01-01T00:00:00Z">
        <w:r>
          <w:delText xml:space="preserve"> </w:delText>
        </w:r>
      </w:del>
      <w:hyperlink w:anchor="thm-law-conditional-prob">
        <w:del w:id="406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407" w:author="PR Preview" w:date="2026-01-01T00:00:00Z">
        <w:r>
          <w:delText xml:space="preserve">:</w:delText>
        </w:r>
      </w:del>
    </w:p>
    <w:p>
      <w:pPr>
        <w:pStyle w:val="FirstParagraph"/>
      </w:pPr>
      <w:ins w:id="408" w:author="PR Preview" w:date="2026-01-01T00:00:00Z">
        <w:r>
          <w:rPr>
            <w:i/>
            <w:iCs/>
          </w:rPr>
          <w:t xml:space="preserve">Proof</w:t>
        </w:r>
      </w:ins>
      <w:ins w:id="409" w:author="PR Preview" w:date="2026-01-01T00:00:00Z">
        <w:r>
          <w:t xml:space="preserve">. </w:t>
        </w:r>
      </w:ins>
      <w:ins w:id="410" w:author="PR Preview" w:date="2026-01-01T00:00:00Z">
        <w:r>
          <w:t xml:space="preserve">By</w:t>
        </w:r>
      </w:ins>
      <w:ins w:id="411" w:author="PR Preview" w:date="2026-01-01T00:00:00Z">
        <w:r>
          <w:t xml:space="preserve"> </w:t>
        </w:r>
      </w:ins>
      <w:hyperlink w:anchor="def-conditional-prob">
        <w:ins w:id="412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413" w:author="PR Preview" w:date="2026-01-01T00:00:00Z">
        <w:r>
          <w:t xml:space="preserve"> </w:t>
        </w:r>
      </w:ins>
      <w:ins w:id="414" w:author="PR Preview" w:date="2026-01-01T00:00:00Z">
        <w:r>
          <w:t xml:space="preserve">and</w:t>
        </w:r>
      </w:ins>
      <w:ins w:id="415" w:author="PR Preview" w:date="2026-01-01T00:00:00Z">
        <w:r>
          <w:t xml:space="preserve"> </w:t>
        </w:r>
      </w:ins>
      <w:hyperlink w:anchor="thm-law-conditional-prob">
        <w:ins w:id="416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41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bayes"/>
    <w:p>
      <w:pPr>
        <w:pStyle w:val="FirstParagraph"/>
      </w:pPr>
      <w:del w:id="418" w:author="PR Preview" w:date="2026-01-01T00:00:00Z">
        <w:r>
          <w:rPr>
            <w:b/>
            <w:bCs/>
          </w:rPr>
          <w:delText xml:space="preserve">Example 18 (Positive predictive value of a medical test)</w:delText>
        </w:r>
      </w:del>
      <w:del w:id="419" w:author="PR Preview" w:date="2026-01-01T00:00:00Z">
        <w:r>
          <w:delText xml:space="preserve"> </w:delText>
        </w:r>
      </w:del>
      <w:del w:id="420" w:author="PR Preview" w:date="2026-01-01T00:00:00Z">
        <w:r>
          <w:delText xml:space="preserve">Suppose a disease test has 99% sensitivity and 99% specificity,</w:delText>
        </w:r>
      </w:del>
      <w:del w:id="421" w:author="PR Preview" w:date="2026-01-01T00:00:00Z">
        <w:r>
          <w:delText xml:space="preserve"> </w:delText>
        </w:r>
      </w:del>
      <w:del w:id="422" w:author="PR Preview" w:date="2026-01-01T00:00:00Z">
        <w:r>
          <w:delText xml:space="preserve">and the prevalence of the disease in the population is 7%.</w:delText>
        </w:r>
      </w:del>
    </w:p>
    <w:p>
      <w:pPr>
        <w:pStyle w:val="FirstParagraph"/>
      </w:pPr>
      <w:ins w:id="423" w:author="PR Preview" w:date="2026-01-01T00:00:00Z">
        <w:r>
          <w:rPr>
            <w:b/>
            <w:bCs/>
          </w:rPr>
          <w:t xml:space="preserve">Example 20 (Positive predictive value of a medical test)</w:t>
        </w:r>
      </w:ins>
      <w:ins w:id="424" w:author="PR Preview" w:date="2026-01-01T00:00:00Z">
        <w:r>
          <w:t xml:space="preserve"> </w:t>
        </w:r>
      </w:ins>
      <w:ins w:id="425" w:author="PR Preview" w:date="2026-01-01T00:00:00Z">
        <w:r>
          <w:t xml:space="preserve">Suppose a disease test has 99% sensitivity and 99% specificity,</w:t>
        </w:r>
      </w:ins>
      <w:ins w:id="426" w:author="PR Preview" w:date="2026-01-01T00:00:00Z">
        <w:r>
          <w:t xml:space="preserve"> </w:t>
        </w:r>
      </w:ins>
      <w:ins w:id="427" w:author="PR Preview" w:date="2026-01-01T00:00:00Z">
        <w:r>
          <w:t xml:space="preserve">and the prevalence of the disease in the population is 7%.</w:t>
        </w:r>
      </w:ins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5"/>
    <w:bookmarkStart w:id="76" w:name="exr-bayes"/>
    <w:p>
      <w:pPr>
        <w:pStyle w:val="BodyText"/>
      </w:pPr>
      <w:del w:id="428" w:author="PR Preview" w:date="2026-01-01T00:00:00Z">
        <w:r>
          <w:rPr>
            <w:b/>
            <w:bCs/>
          </w:rPr>
          <w:delText xml:space="preserve">Exercise 1 (Turn a conditional around)</w:delText>
        </w:r>
      </w:del>
      <w:del w:id="429" w:author="PR Preview" w:date="2026-01-01T00:00:00Z">
        <w:r>
          <w:delText xml:space="preserve"> </w:delText>
        </w:r>
      </w:del>
      <w:hyperlink w:anchor="def-conditional-prob">
        <w:del w:id="430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431" w:author="PR Preview" w:date="2026-01-01T00:00:00Z">
        <w:r>
          <w:delText xml:space="preserve"> </w:delText>
        </w:r>
      </w:del>
      <w:del w:id="432" w:author="PR Preview" w:date="2026-01-01T00:00:00Z">
        <w:r>
          <w:delText xml:space="preserve">defines</w:delText>
        </w:r>
      </w:del>
      <w:del w:id="433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del w:id="434" w:author="PR Preview" w:date="2026-01-01T00:00:00Z">
        <w:r>
          <w:delText xml:space="preserve"> </w:delText>
        </w:r>
      </w:del>
      <w:del w:id="435" w:author="PR Preview" w:date="2026-01-01T00:00:00Z">
        <w:r>
          <w:delText xml:space="preserve">in terms of</w:delText>
        </w:r>
      </w:del>
      <w:del w:id="436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del w:id="437" w:author="PR Preview" w:date="2026-01-01T00:00:00Z">
        <w:r>
          <w:delText xml:space="preserve">.</w:delText>
        </w:r>
      </w:del>
      <w:del w:id="438" w:author="PR Preview" w:date="2026-01-01T00:00:00Z">
        <w:r>
          <w:delText xml:space="preserve"> </w:delText>
        </w:r>
      </w:del>
      <w:del w:id="439" w:author="PR Preview" w:date="2026-01-01T00:00:00Z">
        <w:r>
          <w:delText xml:space="preserve">Write the same definition with</w:delText>
        </w:r>
      </w:del>
      <w:del w:id="440" w:author="PR Preview" w:date="2026-01-01T00:00:00Z">
        <w:r>
          <w:delText xml:space="preserve"> </w:delText>
        </w:r>
      </w:del>
      <m:oMath>
        <m:r>
          <m:t>A</m:t>
        </m:r>
      </m:oMath>
      <w:del w:id="441" w:author="PR Preview" w:date="2026-01-01T00:00:00Z">
        <w:r>
          <w:delText xml:space="preserve"> </w:delText>
        </w:r>
      </w:del>
      <w:del w:id="442" w:author="PR Preview" w:date="2026-01-01T00:00:00Z">
        <w:r>
          <w:delText xml:space="preserve">and</w:delText>
        </w:r>
      </w:del>
      <w:del w:id="443" w:author="PR Preview" w:date="2026-01-01T00:00:00Z">
        <w:r>
          <w:delText xml:space="preserve"> </w:delText>
        </w:r>
      </w:del>
      <m:oMath>
        <m:r>
          <m:t>B</m:t>
        </m:r>
      </m:oMath>
      <w:del w:id="444" w:author="PR Preview" w:date="2026-01-01T00:00:00Z">
        <w:r>
          <w:delText xml:space="preserve"> </w:delText>
        </w:r>
      </w:del>
      <w:del w:id="445" w:author="PR Preview" w:date="2026-01-01T00:00:00Z">
        <w:r>
          <w:delText xml:space="preserve">swapped,</w:delText>
        </w:r>
      </w:del>
      <w:del w:id="446" w:author="PR Preview" w:date="2026-01-01T00:00:00Z">
        <w:r>
          <w:delText xml:space="preserve"> </w:delText>
        </w:r>
      </w:del>
      <w:del w:id="447" w:author="PR Preview" w:date="2026-01-01T00:00:00Z">
        <w:r>
          <w:delText xml:space="preserve">then eliminate</w:delText>
        </w:r>
      </w:del>
      <w:del w:id="448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del w:id="449" w:author="PR Preview" w:date="2026-01-01T00:00:00Z">
        <w:r>
          <w:delText xml:space="preserve"> </w:delText>
        </w:r>
      </w:del>
      <w:del w:id="450" w:author="PR Preview" w:date="2026-01-01T00:00:00Z">
        <w:r>
          <w:delText xml:space="preserve">between the two.</w:delText>
        </w:r>
      </w:del>
    </w:p>
    <w:p>
      <w:pPr>
        <w:pStyle w:val="BodyText"/>
      </w:pPr>
      <w:ins w:id="451" w:author="PR Preview" w:date="2026-01-01T00:00:00Z">
        <w:r>
          <w:rPr>
            <w:b/>
            <w:bCs/>
          </w:rPr>
          <w:t xml:space="preserve">Exercise 1 (Turn a conditional around)</w:t>
        </w:r>
      </w:ins>
      <w:ins w:id="452" w:author="PR Preview" w:date="2026-01-01T00:00:00Z">
        <w:r>
          <w:t xml:space="preserve"> </w:t>
        </w:r>
      </w:ins>
      <w:hyperlink w:anchor="def-conditional-prob">
        <w:ins w:id="453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454" w:author="PR Preview" w:date="2026-01-01T00:00:00Z">
        <w:r>
          <w:t xml:space="preserve"> </w:t>
        </w:r>
      </w:ins>
      <w:ins w:id="455" w:author="PR Preview" w:date="2026-01-01T00:00:00Z">
        <w:r>
          <w:t xml:space="preserve">defines</w:t>
        </w:r>
      </w:ins>
      <w:ins w:id="456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ins w:id="457" w:author="PR Preview" w:date="2026-01-01T00:00:00Z">
        <w:r>
          <w:t xml:space="preserve"> </w:t>
        </w:r>
      </w:ins>
      <w:ins w:id="458" w:author="PR Preview" w:date="2026-01-01T00:00:00Z">
        <w:r>
          <w:t xml:space="preserve">in terms of</w:t>
        </w:r>
      </w:ins>
      <w:ins w:id="459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ins w:id="460" w:author="PR Preview" w:date="2026-01-01T00:00:00Z">
        <w:r>
          <w:t xml:space="preserve">.</w:t>
        </w:r>
      </w:ins>
      <w:ins w:id="461" w:author="PR Preview" w:date="2026-01-01T00:00:00Z">
        <w:r>
          <w:t xml:space="preserve"> </w:t>
        </w:r>
      </w:ins>
      <w:ins w:id="462" w:author="PR Preview" w:date="2026-01-01T00:00:00Z">
        <w:r>
          <w:t xml:space="preserve">Write the same definition with</w:t>
        </w:r>
      </w:ins>
      <w:ins w:id="463" w:author="PR Preview" w:date="2026-01-01T00:00:00Z">
        <w:r>
          <w:t xml:space="preserve"> </w:t>
        </w:r>
      </w:ins>
      <m:oMath>
        <m:r>
          <m:t>A</m:t>
        </m:r>
      </m:oMath>
      <w:ins w:id="464" w:author="PR Preview" w:date="2026-01-01T00:00:00Z">
        <w:r>
          <w:t xml:space="preserve"> </w:t>
        </w:r>
      </w:ins>
      <w:ins w:id="465" w:author="PR Preview" w:date="2026-01-01T00:00:00Z">
        <w:r>
          <w:t xml:space="preserve">and</w:t>
        </w:r>
      </w:ins>
      <w:ins w:id="466" w:author="PR Preview" w:date="2026-01-01T00:00:00Z">
        <w:r>
          <w:t xml:space="preserve"> </w:t>
        </w:r>
      </w:ins>
      <m:oMath>
        <m:r>
          <m:t>B</m:t>
        </m:r>
      </m:oMath>
      <w:ins w:id="467" w:author="PR Preview" w:date="2026-01-01T00:00:00Z">
        <w:r>
          <w:t xml:space="preserve"> </w:t>
        </w:r>
      </w:ins>
      <w:ins w:id="468" w:author="PR Preview" w:date="2026-01-01T00:00:00Z">
        <w:r>
          <w:t xml:space="preserve">swapped,</w:t>
        </w:r>
      </w:ins>
      <w:ins w:id="469" w:author="PR Preview" w:date="2026-01-01T00:00:00Z">
        <w:r>
          <w:t xml:space="preserve"> </w:t>
        </w:r>
      </w:ins>
      <w:ins w:id="470" w:author="PR Preview" w:date="2026-01-01T00:00:00Z">
        <w:r>
          <w:t xml:space="preserve">then eliminate</w:t>
        </w:r>
      </w:ins>
      <w:ins w:id="471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ins w:id="472" w:author="PR Preview" w:date="2026-01-01T00:00:00Z">
        <w:r>
          <w:t xml:space="preserve"> </w:t>
        </w:r>
      </w:ins>
      <w:ins w:id="473" w:author="PR Preview" w:date="2026-01-01T00:00:00Z">
        <w:r>
          <w:t xml:space="preserve">between the two.</w:t>
        </w:r>
      </w:ins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6"/>
    <w:bookmarkStart w:id="78" w:name="sol-bayes"/>
    <w:p>
      <w:pPr>
        <w:pStyle w:val="BodyText"/>
      </w:pPr>
      <w:del w:id="474" w:author="PR Preview" w:date="2026-01-01T00:00:00Z">
        <w:r>
          <w:rPr>
            <w:i/>
            <w:iCs/>
          </w:rPr>
          <w:delText xml:space="preserve">Solution 1</w:delText>
        </w:r>
      </w:del>
      <w:del w:id="475" w:author="PR Preview" w:date="2026-01-01T00:00:00Z">
        <w:r>
          <w:delText xml:space="preserve">. </w:delText>
        </w:r>
      </w:del>
      <w:del w:id="476" w:author="PR Preview" w:date="2026-01-01T00:00:00Z">
        <w:r>
          <w:delText xml:space="preserve">Multiplying</w:delText>
        </w:r>
      </w:del>
      <w:del w:id="477" w:author="PR Preview" w:date="2026-01-01T00:00:00Z">
        <w:r>
          <w:delText xml:space="preserve"> </w:delText>
        </w:r>
      </w:del>
      <w:hyperlink w:anchor="def-conditional-prob">
        <w:del w:id="478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479" w:author="PR Preview" w:date="2026-01-01T00:00:00Z">
        <w:r>
          <w:delText xml:space="preserve"> </w:delText>
        </w:r>
      </w:del>
      <w:del w:id="480" w:author="PR Preview" w:date="2026-01-01T00:00:00Z">
        <w:r>
          <w:delText xml:space="preserve">through by its denominator, in each direction,</w:delText>
        </w:r>
      </w:del>
    </w:p>
    <w:p>
      <w:pPr>
        <w:pStyle w:val="BodyText"/>
      </w:pPr>
      <w:ins w:id="481" w:author="PR Preview" w:date="2026-01-01T00:00:00Z">
        <w:r>
          <w:rPr>
            <w:i/>
            <w:iCs/>
          </w:rPr>
          <w:t xml:space="preserve">Solution 1</w:t>
        </w:r>
      </w:ins>
      <w:ins w:id="482" w:author="PR Preview" w:date="2026-01-01T00:00:00Z">
        <w:r>
          <w:t xml:space="preserve">. </w:t>
        </w:r>
      </w:ins>
      <w:ins w:id="483" w:author="PR Preview" w:date="2026-01-01T00:00:00Z">
        <w:r>
          <w:t xml:space="preserve">Multiplying</w:t>
        </w:r>
      </w:ins>
      <w:ins w:id="484" w:author="PR Preview" w:date="2026-01-01T00:00:00Z">
        <w:r>
          <w:t xml:space="preserve"> </w:t>
        </w:r>
      </w:ins>
      <w:hyperlink w:anchor="def-conditional-prob">
        <w:ins w:id="485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486" w:author="PR Preview" w:date="2026-01-01T00:00:00Z">
        <w:r>
          <w:t xml:space="preserve"> </w:t>
        </w:r>
      </w:ins>
      <w:ins w:id="487" w:author="PR Preview" w:date="2026-01-01T00:00:00Z">
        <w:r>
          <w:t xml:space="preserve">through by its denominator, in each direction,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7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del w:id="488" w:author="PR Preview" w:date="2026-01-01T00:00:00Z">
        <w:r>
          <w:delText xml:space="preserve">As Hutchinson emphasizes</w:delText>
        </w:r>
      </w:del>
      <w:del w:id="489" w:author="PR Preview" w:date="2026-01-01T00:00:00Z">
        <w:r>
          <w:delText xml:space="preserve"> </w:delText>
        </w:r>
      </w:del>
      <w:del w:id="490" w:author="PR Preview" w:date="2026-01-01T00:00:00Z">
        <w:r>
          <w:delText xml:space="preserve">[11]</w:delText>
        </w:r>
      </w:del>
      <w:del w:id="491" w:author="PR Preview" w:date="2026-01-01T00:00:00Z">
        <w:r>
          <w:delText xml:space="preserve">, each component carries standard Bayesian terminology:</w:delText>
        </w:r>
      </w:del>
    </w:p>
    <w:p>
      <w:pPr>
        <w:pStyle w:val="BodyText"/>
      </w:pPr>
      <w:ins w:id="492" w:author="PR Preview" w:date="2026-01-01T00:00:00Z">
        <w:r>
          <w:t xml:space="preserve">As Hutchinson emphasizes</w:t>
        </w:r>
      </w:ins>
      <w:ins w:id="493" w:author="PR Preview" w:date="2026-01-01T00:00:00Z">
        <w:r>
          <w:t xml:space="preserve"> </w:t>
        </w:r>
      </w:ins>
      <w:ins w:id="494" w:author="PR Preview" w:date="2026-01-01T00:00:00Z">
        <w:r>
          <w:t xml:space="preserve">[13]</w:t>
        </w:r>
      </w:ins>
      <w:ins w:id="495" w:author="PR Preview" w:date="2026-01-01T00:00:00Z">
        <w:r>
          <w:t xml:space="preserve">, each component carries standard Bayesian terminology:</w:t>
        </w:r>
      </w:ins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8"/>
    <w:bookmarkStart w:id="79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9"/>
    <w:bookmarkStart w:id="80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del w:id="496" w:author="PR Preview" w:date="2026-01-01T00:00:00Z">
        <w:r>
          <w:delText xml:space="preserve">The reason is the</w:delText>
        </w:r>
      </w:del>
      <w:del w:id="497" w:author="PR Preview" w:date="2026-01-01T00:00:00Z">
        <w:r>
          <w:delText xml:space="preserve"> </w:delText>
        </w:r>
      </w:del>
      <w:del w:id="498" w:author="PR Preview" w:date="2026-01-01T00:00:00Z">
        <w:r>
          <w:rPr>
            <w:b/>
            <w:bCs/>
          </w:rPr>
          <w:delText xml:space="preserve">base rate</w:delText>
        </w:r>
      </w:del>
      <w:del w:id="499" w:author="PR Preview" w:date="2026-01-01T00:00:00Z">
        <w:r>
          <w:delText xml:space="preserve"> </w:delText>
        </w:r>
      </w:del>
      <w:del w:id="500" w:author="PR Preview" w:date="2026-01-01T00:00:00Z">
        <w:r>
          <w:delText xml:space="preserve">[12]</w:delText>
        </w:r>
      </w:del>
      <w:del w:id="501" w:author="PR Preview" w:date="2026-01-01T00:00:00Z">
        <w:r>
          <w:delText xml:space="preserve">.</w:delText>
        </w:r>
      </w:del>
      <w:del w:id="502" w:author="PR Preview" w:date="2026-01-01T00:00:00Z">
        <w:r>
          <w:delText xml:space="preserve"> </w:delText>
        </w:r>
      </w:del>
      <w:del w:id="503" w:author="PR Preview" w:date="2026-01-01T00:00:00Z">
        <w:r>
          <w:delText xml:space="preserve">Out of</w:delText>
        </w:r>
      </w:del>
      <w:del w:id="504" w:author="PR Preview" w:date="2026-01-01T00:00:00Z">
        <w:r>
          <w:delText xml:space="preserve"> </w:delText>
        </w:r>
      </w:del>
      <m:oMath>
        <m:r>
          <m:t>100</m:t>
        </m:r>
        <m:r>
          <m:rPr>
            <m:sty m:val="p"/>
          </m:rPr>
          <m:t>,</m:t>
        </m:r>
        <m:r>
          <m:t>000</m:t>
        </m:r>
      </m:oMath>
      <w:del w:id="505" w:author="PR Preview" w:date="2026-01-01T00:00:00Z">
        <w:r>
          <w:delText xml:space="preserve"> </w:delText>
        </w:r>
      </w:del>
      <w:del w:id="506" w:author="PR Preview" w:date="2026-01-01T00:00:00Z">
        <w:r>
          <w:delText xml:space="preserve">people screened, about</w:delText>
        </w:r>
      </w:del>
      <w:del w:id="507" w:author="PR Preview" w:date="2026-01-01T00:00:00Z">
        <w:r>
          <w:delText xml:space="preserve"> </w:delText>
        </w:r>
      </w:del>
      <m:oMath>
        <m:r>
          <m:t>100</m:t>
        </m:r>
      </m:oMath>
      <w:del w:id="508" w:author="PR Preview" w:date="2026-01-01T00:00:00Z">
        <w:r>
          <w:delText xml:space="preserve"> </w:delText>
        </w:r>
      </w:del>
      <w:del w:id="509" w:author="PR Preview" w:date="2026-01-01T00:00:00Z">
        <w:r>
          <w:delText xml:space="preserve">have the disease and</w:delText>
        </w:r>
      </w:del>
      <w:del w:id="510" w:author="PR Preview" w:date="2026-01-01T00:00:00Z">
        <w:r>
          <w:delText xml:space="preserve"> </w:delText>
        </w:r>
      </w:del>
      <m:oMath>
        <m:r>
          <m:t>99</m:t>
        </m:r>
      </m:oMath>
      <w:del w:id="511" w:author="PR Preview" w:date="2026-01-01T00:00:00Z">
        <w:r>
          <w:delText xml:space="preserve"> </w:delText>
        </w:r>
      </w:del>
      <w:del w:id="512" w:author="PR Preview" w:date="2026-01-01T00:00:00Z">
        <w:r>
          <w:delText xml:space="preserve">of</w:delText>
        </w:r>
      </w:del>
      <w:del w:id="513" w:author="PR Preview" w:date="2026-01-01T00:00:00Z">
        <w:r>
          <w:delText xml:space="preserve"> </w:delText>
        </w:r>
      </w:del>
      <w:del w:id="514" w:author="PR Preview" w:date="2026-01-01T00:00:00Z">
        <w:r>
          <w:delText xml:space="preserve">them test positive, while</w:delText>
        </w:r>
      </w:del>
      <w:del w:id="515" w:author="PR Preview" w:date="2026-01-01T00:00:00Z">
        <w:r>
          <w:delText xml:space="preserve"> </w:delText>
        </w:r>
      </w:del>
      <m:oMath>
        <m:r>
          <m:t>99</m:t>
        </m:r>
        <m:r>
          <m:rPr>
            <m:sty m:val="p"/>
          </m:rPr>
          <m:t>,</m:t>
        </m:r>
        <m:r>
          <m:t>900</m:t>
        </m:r>
      </m:oMath>
      <w:del w:id="516" w:author="PR Preview" w:date="2026-01-01T00:00:00Z">
        <w:r>
          <w:delText xml:space="preserve"> </w:delText>
        </w:r>
      </w:del>
      <w:del w:id="517" w:author="PR Preview" w:date="2026-01-01T00:00:00Z">
        <w:r>
          <w:delText xml:space="preserve">do not have it and about</w:delText>
        </w:r>
      </w:del>
      <w:del w:id="518" w:author="PR Preview" w:date="2026-01-01T00:00:00Z">
        <w:r>
          <w:delText xml:space="preserve"> </w:delText>
        </w:r>
      </w:del>
      <m:oMath>
        <m:r>
          <m:t>999</m:t>
        </m:r>
      </m:oMath>
      <w:del w:id="519" w:author="PR Preview" w:date="2026-01-01T00:00:00Z">
        <w:r>
          <w:delText xml:space="preserve"> </w:delText>
        </w:r>
      </w:del>
      <w:del w:id="520" w:author="PR Preview" w:date="2026-01-01T00:00:00Z">
        <w:r>
          <w:delText xml:space="preserve">of them</w:delText>
        </w:r>
      </w:del>
      <w:del w:id="521" w:author="PR Preview" w:date="2026-01-01T00:00:00Z">
        <w:r>
          <w:delText xml:space="preserve"> </w:delText>
        </w:r>
      </w:del>
      <w:del w:id="522" w:author="PR Preview" w:date="2026-01-01T00:00:00Z">
        <w:r>
          <w:delText xml:space="preserve">test positive anyway.</w:delText>
        </w:r>
      </w:del>
      <w:del w:id="523" w:author="PR Preview" w:date="2026-01-01T00:00:00Z">
        <w:r>
          <w:delText xml:space="preserve"> </w:delText>
        </w:r>
      </w:del>
      <w:del w:id="524" w:author="PR Preview" w:date="2026-01-01T00:00:00Z">
        <w:r>
          <w:delText xml:space="preserve">The false positives outnumber the true positives ten to one,</w:delText>
        </w:r>
      </w:del>
      <w:del w:id="525" w:author="PR Preview" w:date="2026-01-01T00:00:00Z">
        <w:r>
          <w:delText xml:space="preserve"> </w:delText>
        </w:r>
      </w:del>
      <w:del w:id="526" w:author="PR Preview" w:date="2026-01-01T00:00:00Z">
        <w:r>
          <w:delText xml:space="preserve">because there are a thousand times more people available to produce them.</w:delText>
        </w:r>
      </w:del>
    </w:p>
    <w:p>
      <w:pPr>
        <w:pStyle w:val="BodyText"/>
      </w:pPr>
      <w:ins w:id="527" w:author="PR Preview" w:date="2026-01-01T00:00:00Z">
        <w:r>
          <w:t xml:space="preserve">The reason is the</w:t>
        </w:r>
      </w:ins>
      <w:ins w:id="528" w:author="PR Preview" w:date="2026-01-01T00:00:00Z">
        <w:r>
          <w:t xml:space="preserve"> </w:t>
        </w:r>
      </w:ins>
      <w:ins w:id="529" w:author="PR Preview" w:date="2026-01-01T00:00:00Z">
        <w:r>
          <w:rPr>
            <w:b/>
            <w:bCs/>
          </w:rPr>
          <w:t xml:space="preserve">base rate</w:t>
        </w:r>
      </w:ins>
      <w:ins w:id="530" w:author="PR Preview" w:date="2026-01-01T00:00:00Z">
        <w:r>
          <w:t xml:space="preserve"> </w:t>
        </w:r>
      </w:ins>
      <w:ins w:id="531" w:author="PR Preview" w:date="2026-01-01T00:00:00Z">
        <w:r>
          <w:t xml:space="preserve">[14]</w:t>
        </w:r>
      </w:ins>
      <w:ins w:id="532" w:author="PR Preview" w:date="2026-01-01T00:00:00Z">
        <w:r>
          <w:t xml:space="preserve">.</w:t>
        </w:r>
      </w:ins>
      <w:ins w:id="533" w:author="PR Preview" w:date="2026-01-01T00:00:00Z">
        <w:r>
          <w:t xml:space="preserve"> </w:t>
        </w:r>
      </w:ins>
      <w:ins w:id="534" w:author="PR Preview" w:date="2026-01-01T00:00:00Z">
        <w:r>
          <w:t xml:space="preserve">Out of</w:t>
        </w:r>
      </w:ins>
      <w:ins w:id="535" w:author="PR Preview" w:date="2026-01-01T00:00:00Z">
        <w:r>
          <w:t xml:space="preserve"> </w:t>
        </w:r>
      </w:ins>
      <m:oMath>
        <m:r>
          <m:t>100</m:t>
        </m:r>
        <m:r>
          <m:rPr>
            <m:sty m:val="p"/>
          </m:rPr>
          <m:t>,</m:t>
        </m:r>
        <m:r>
          <m:t>000</m:t>
        </m:r>
      </m:oMath>
      <w:ins w:id="536" w:author="PR Preview" w:date="2026-01-01T00:00:00Z">
        <w:r>
          <w:t xml:space="preserve"> </w:t>
        </w:r>
      </w:ins>
      <w:ins w:id="537" w:author="PR Preview" w:date="2026-01-01T00:00:00Z">
        <w:r>
          <w:t xml:space="preserve">people screened, about</w:t>
        </w:r>
      </w:ins>
      <w:ins w:id="538" w:author="PR Preview" w:date="2026-01-01T00:00:00Z">
        <w:r>
          <w:t xml:space="preserve"> </w:t>
        </w:r>
      </w:ins>
      <m:oMath>
        <m:r>
          <m:t>100</m:t>
        </m:r>
      </m:oMath>
      <w:ins w:id="539" w:author="PR Preview" w:date="2026-01-01T00:00:00Z">
        <w:r>
          <w:t xml:space="preserve"> </w:t>
        </w:r>
      </w:ins>
      <w:ins w:id="540" w:author="PR Preview" w:date="2026-01-01T00:00:00Z">
        <w:r>
          <w:t xml:space="preserve">have the disease and</w:t>
        </w:r>
      </w:ins>
      <w:ins w:id="541" w:author="PR Preview" w:date="2026-01-01T00:00:00Z">
        <w:r>
          <w:t xml:space="preserve"> </w:t>
        </w:r>
      </w:ins>
      <m:oMath>
        <m:r>
          <m:t>99</m:t>
        </m:r>
      </m:oMath>
      <w:ins w:id="542" w:author="PR Preview" w:date="2026-01-01T00:00:00Z">
        <w:r>
          <w:t xml:space="preserve"> </w:t>
        </w:r>
      </w:ins>
      <w:ins w:id="543" w:author="PR Preview" w:date="2026-01-01T00:00:00Z">
        <w:r>
          <w:t xml:space="preserve">of</w:t>
        </w:r>
      </w:ins>
      <w:ins w:id="544" w:author="PR Preview" w:date="2026-01-01T00:00:00Z">
        <w:r>
          <w:t xml:space="preserve"> </w:t>
        </w:r>
      </w:ins>
      <w:ins w:id="545" w:author="PR Preview" w:date="2026-01-01T00:00:00Z">
        <w:r>
          <w:t xml:space="preserve">them test positive, while</w:t>
        </w:r>
      </w:ins>
      <w:ins w:id="546" w:author="PR Preview" w:date="2026-01-01T00:00:00Z">
        <w:r>
          <w:t xml:space="preserve"> </w:t>
        </w:r>
      </w:ins>
      <m:oMath>
        <m:r>
          <m:t>99</m:t>
        </m:r>
        <m:r>
          <m:rPr>
            <m:sty m:val="p"/>
          </m:rPr>
          <m:t>,</m:t>
        </m:r>
        <m:r>
          <m:t>900</m:t>
        </m:r>
      </m:oMath>
      <w:ins w:id="547" w:author="PR Preview" w:date="2026-01-01T00:00:00Z">
        <w:r>
          <w:t xml:space="preserve"> </w:t>
        </w:r>
      </w:ins>
      <w:ins w:id="548" w:author="PR Preview" w:date="2026-01-01T00:00:00Z">
        <w:r>
          <w:t xml:space="preserve">do not have it and about</w:t>
        </w:r>
      </w:ins>
      <w:ins w:id="549" w:author="PR Preview" w:date="2026-01-01T00:00:00Z">
        <w:r>
          <w:t xml:space="preserve"> </w:t>
        </w:r>
      </w:ins>
      <m:oMath>
        <m:r>
          <m:t>999</m:t>
        </m:r>
      </m:oMath>
      <w:ins w:id="550" w:author="PR Preview" w:date="2026-01-01T00:00:00Z">
        <w:r>
          <w:t xml:space="preserve"> </w:t>
        </w:r>
      </w:ins>
      <w:ins w:id="551" w:author="PR Preview" w:date="2026-01-01T00:00:00Z">
        <w:r>
          <w:t xml:space="preserve">of them</w:t>
        </w:r>
      </w:ins>
      <w:ins w:id="552" w:author="PR Preview" w:date="2026-01-01T00:00:00Z">
        <w:r>
          <w:t xml:space="preserve"> </w:t>
        </w:r>
      </w:ins>
      <w:ins w:id="553" w:author="PR Preview" w:date="2026-01-01T00:00:00Z">
        <w:r>
          <w:t xml:space="preserve">test positive anyway.</w:t>
        </w:r>
      </w:ins>
      <w:ins w:id="554" w:author="PR Preview" w:date="2026-01-01T00:00:00Z">
        <w:r>
          <w:t xml:space="preserve"> </w:t>
        </w:r>
      </w:ins>
      <w:ins w:id="555" w:author="PR Preview" w:date="2026-01-01T00:00:00Z">
        <w:r>
          <w:t xml:space="preserve">The false positives outnumber the true positives ten to one,</w:t>
        </w:r>
      </w:ins>
      <w:ins w:id="556" w:author="PR Preview" w:date="2026-01-01T00:00:00Z">
        <w:r>
          <w:t xml:space="preserve"> </w:t>
        </w:r>
      </w:ins>
      <w:ins w:id="557" w:author="PR Preview" w:date="2026-01-01T00:00:00Z">
        <w:r>
          <w:t xml:space="preserve">because there are a thousand times more people available to produce them.</w:t>
        </w:r>
      </w:ins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del w:id="558" w:author="PR Preview" w:date="2026-01-01T00:00:00Z">
        <w:r>
          <w:delText xml:space="preserve">5MinuteAI’s five-minute videos follow the same course</w:delText>
        </w:r>
      </w:del>
      <w:del w:id="559" w:author="PR Preview" w:date="2026-01-01T00:00:00Z">
        <w:r>
          <w:delText xml:space="preserve"> </w:delText>
        </w:r>
      </w:del>
      <w:del w:id="560" w:author="PR Preview" w:date="2026-01-01T00:00:00Z">
        <w:r>
          <w:delText xml:space="preserve">[14]</w:delText>
        </w:r>
      </w:del>
      <w:del w:id="561" w:author="PR Preview" w:date="2026-01-01T00:00:00Z">
        <w:r>
          <w:delText xml:space="preserve">:</w:delText>
        </w:r>
      </w:del>
      <w:del w:id="562" w:author="PR Preview" w:date="2026-01-01T00:00:00Z">
        <w:r>
          <w:delText xml:space="preserve"> </w:delText>
        </w:r>
      </w:del>
      <w:hyperlink r:id="rId89">
        <w:del w:id="563" w:author="PR Preview" w:date="2026-01-01T00:00:00Z">
          <w:r>
            <w:rPr>
              <w:rStyle w:val="Hyperlink"/>
            </w:rPr>
            <w:delText xml:space="preserve">introduction to discrete probability</w:delText>
          </w:r>
        </w:del>
      </w:hyperlink>
      <w:del w:id="564" w:author="PR Preview" w:date="2026-01-01T00:00:00Z">
        <w:r>
          <w:delText xml:space="preserve"> </w:delText>
        </w:r>
      </w:del>
      <w:del w:id="565" w:author="PR Preview" w:date="2026-01-01T00:00:00Z">
        <w:r>
          <w:delText xml:space="preserve">and</w:delText>
        </w:r>
      </w:del>
      <w:del w:id="566" w:author="PR Preview" w:date="2026-01-01T00:00:00Z">
        <w:r>
          <w:delText xml:space="preserve"> </w:delText>
        </w:r>
      </w:del>
      <w:hyperlink r:id="rId90">
        <w:del w:id="567" w:author="PR Preview" w:date="2026-01-01T00:00:00Z">
          <w:r>
            <w:rPr>
              <w:rStyle w:val="Hyperlink"/>
            </w:rPr>
            <w:delText xml:space="preserve">conditional probability</w:delText>
          </w:r>
        </w:del>
      </w:hyperlink>
      <w:del w:id="568" w:author="PR Preview" w:date="2026-01-01T00:00:00Z">
        <w:r>
          <w:delText xml:space="preserve">.</w:delText>
        </w:r>
      </w:del>
    </w:p>
    <w:p>
      <w:pPr>
        <w:pStyle w:val="BodyText"/>
      </w:pPr>
      <w:ins w:id="569" w:author="PR Preview" w:date="2026-01-01T00:00:00Z">
        <w:r>
          <w:t xml:space="preserve">5MinuteAI’s five-minute videos follow the same course</w:t>
        </w:r>
      </w:ins>
      <w:ins w:id="570" w:author="PR Preview" w:date="2026-01-01T00:00:00Z">
        <w:r>
          <w:t xml:space="preserve"> </w:t>
        </w:r>
      </w:ins>
      <w:ins w:id="571" w:author="PR Preview" w:date="2026-01-01T00:00:00Z">
        <w:r>
          <w:t xml:space="preserve">[16]</w:t>
        </w:r>
      </w:ins>
      <w:ins w:id="572" w:author="PR Preview" w:date="2026-01-01T00:00:00Z">
        <w:r>
          <w:t xml:space="preserve">:</w:t>
        </w:r>
      </w:ins>
      <w:ins w:id="573" w:author="PR Preview" w:date="2026-01-01T00:00:00Z">
        <w:r>
          <w:t xml:space="preserve"> </w:t>
        </w:r>
      </w:ins>
      <w:hyperlink r:id="rId89">
        <w:ins w:id="574" w:author="PR Preview" w:date="2026-01-01T00:00:00Z">
          <w:r>
            <w:rPr>
              <w:rStyle w:val="Hyperlink"/>
            </w:rPr>
            <w:t xml:space="preserve">introduction to discrete probability</w:t>
          </w:r>
        </w:ins>
      </w:hyperlink>
      <w:ins w:id="575" w:author="PR Preview" w:date="2026-01-01T00:00:00Z">
        <w:r>
          <w:t xml:space="preserve"> </w:t>
        </w:r>
      </w:ins>
      <w:ins w:id="576" w:author="PR Preview" w:date="2026-01-01T00:00:00Z">
        <w:r>
          <w:t xml:space="preserve">and</w:t>
        </w:r>
      </w:ins>
      <w:ins w:id="577" w:author="PR Preview" w:date="2026-01-01T00:00:00Z">
        <w:r>
          <w:t xml:space="preserve"> </w:t>
        </w:r>
      </w:ins>
      <w:hyperlink r:id="rId90">
        <w:ins w:id="578" w:author="PR Preview" w:date="2026-01-01T00:00:00Z">
          <w:r>
            <w:rPr>
              <w:rStyle w:val="Hyperlink"/>
            </w:rPr>
            <w:t xml:space="preserve">conditional probability</w:t>
          </w:r>
        </w:ins>
      </w:hyperlink>
      <w:ins w:id="579" w:author="PR Preview" w:date="2026-01-01T00:00:00Z">
        <w:r>
          <w:t xml:space="preserve">.</w:t>
        </w:r>
      </w:ins>
    </w:p>
    <w:bookmarkEnd w:id="91"/>
    <w:bookmarkStart w:id="124" w:name="references"/>
    <w:p>
      <w:pPr>
        <w:pStyle w:val="Heading2"/>
      </w:pPr>
      <w:r>
        <w:t xml:space="preserve">References</w:t>
      </w:r>
    </w:p>
    <w:bookmarkStart w:id="123" w:name="refs"/>
    <w:bookmarkStart w:id="93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https://en.wikipedia.org/wiki/Experiment_(probability_theory)</w:t>
        </w:r>
      </w:hyperlink>
    </w:p>
    <w:bookmarkEnd w:id="93"/>
    <w:bookmarkStart w:id="95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https://en.wikipedia.org/wiki/Sample_space</w:t>
        </w:r>
      </w:hyperlink>
    </w:p>
    <w:bookmarkEnd w:id="95"/>
    <w:bookmarkStart w:id="97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https://en.wikipedia.org/wiki/Event_(probability_theory)</w:t>
        </w:r>
      </w:hyperlink>
    </w:p>
    <w:bookmarkEnd w:id="97"/>
    <w:bookmarkStart w:id="99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9"/>
    <w:bookmarkStart w:id="101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https://en.wikipedia.org/wiki/Probability_space</w:t>
        </w:r>
      </w:hyperlink>
    </w:p>
    <w:bookmarkEnd w:id="101"/>
    <w:bookmarkStart w:id="103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https://en.wikipedia.org/wiki/Probability_axioms</w:t>
        </w:r>
      </w:hyperlink>
    </w:p>
    <w:bookmarkEnd w:id="103"/>
    <w:bookmarkStart w:id="105" w:name="ref-wikipedia_odds"/>
    <w:p>
      <w:pPr>
        <w:pStyle w:val="Bibliography"/>
      </w:pPr>
      <w:del w:id="580" w:author="PR Preview" w:date="2026-01-01T00:00:00Z">
        <w:r>
          <w:delText xml:space="preserve">[7]</w:delText>
        </w:r>
      </w:del>
      <w:del w:id="581" w:author="PR Preview" w:date="2026-01-01T00:00:00Z">
        <w:r>
          <w:delText xml:space="preserve"> </w:delText>
        </w:r>
      </w:del>
      <w:del w:id="582" w:author="PR Preview" w:date="2026-01-01T00:00:00Z">
        <w:r>
          <w:delText xml:space="preserve">	</w:delText>
        </w:r>
      </w:del>
      <w:del w:id="583" w:author="PR Preview" w:date="2026-01-01T00:00:00Z">
        <w:r>
          <w:delText xml:space="preserve">Wikipedia contributors,</w:delText>
        </w:r>
      </w:del>
      <w:del w:id="584" w:author="PR Preview" w:date="2026-01-01T00:00:00Z">
        <w:r>
          <w:delText xml:space="preserve"> </w:delText>
        </w:r>
      </w:del>
      <w:del w:id="585" w:author="PR Preview" w:date="2026-01-01T00:00:00Z">
        <w:r>
          <w:delText xml:space="preserve">“Conditional probability —</w:delText>
        </w:r>
      </w:del>
      <w:del w:id="586" w:author="PR Preview" w:date="2026-01-01T00:00:00Z">
        <w:r>
          <w:delText xml:space="preserve"> </w:delText>
        </w:r>
      </w:del>
      <w:del w:id="587" w:author="PR Preview" w:date="2026-01-01T00:00:00Z">
        <w:r>
          <w:delText xml:space="preserve">Wikipedia</w:delText>
        </w:r>
      </w:del>
      <w:del w:id="588" w:author="PR Preview" w:date="2026-01-01T00:00:00Z">
        <w:r>
          <w:delText xml:space="preserve">,</w:delText>
        </w:r>
      </w:del>
      <w:del w:id="589" w:author="PR Preview" w:date="2026-01-01T00:00:00Z">
        <w:r>
          <w:delText xml:space="preserve"> </w:delText>
        </w:r>
      </w:del>
      <w:del w:id="590" w:author="PR Preview" w:date="2026-01-01T00:00:00Z">
        <w:r>
          <w:delText xml:space="preserve">the free encyclopedia.”</w:delText>
        </w:r>
      </w:del>
      <w:del w:id="591" w:author="PR Preview" w:date="2026-01-01T00:00:00Z">
        <w:r>
          <w:delText xml:space="preserve"> </w:delText>
        </w:r>
      </w:del>
      <w:del w:id="592" w:author="PR Preview" w:date="2026-01-01T00:00:00Z">
        <w:r>
          <w:delText xml:space="preserve">2026. Available:</w:delText>
        </w:r>
      </w:del>
      <w:del w:id="593" w:author="PR Preview" w:date="2026-01-01T00:00:00Z">
        <w:r>
          <w:delText xml:space="preserve"> </w:delText>
        </w:r>
      </w:del>
      <w:hyperlink r:id="rId108">
        <w:del w:id="594" w:author="PR Preview" w:date="2026-01-01T00:00:00Z">
          <w:r>
            <w:rPr>
              <w:rStyle w:val="Hyperlink"/>
            </w:rPr>
            <w:delText xml:space="preserve">https://en.wikipedia.org/wiki/Conditional_probability</w:delText>
          </w:r>
        </w:del>
      </w:hyperlink>
    </w:p>
    <w:p>
      <w:pPr>
        <w:pStyle w:val="Bibliography"/>
      </w:pPr>
      <w:del w:id="595" w:author="PR Preview" w:date="2026-01-01T00:00:00Z">
        <w:r>
          <w:delText xml:space="preserve">[8]</w:delText>
        </w:r>
      </w:del>
      <w:del w:id="596" w:author="PR Preview" w:date="2026-01-01T00:00:00Z">
        <w:r>
          <w:delText xml:space="preserve"> </w:delText>
        </w:r>
      </w:del>
      <w:del w:id="597" w:author="PR Preview" w:date="2026-01-01T00:00:00Z">
        <w:r>
          <w:delText xml:space="preserve">	</w:delText>
        </w:r>
      </w:del>
      <w:del w:id="598" w:author="PR Preview" w:date="2026-01-01T00:00:00Z">
        <w:r>
          <w:delText xml:space="preserve">K. Ross,</w:delText>
        </w:r>
      </w:del>
      <w:del w:id="599" w:author="PR Preview" w:date="2026-01-01T00:00:00Z">
        <w:r>
          <w:delText xml:space="preserve"> </w:delText>
        </w:r>
      </w:del>
      <w:del w:id="600" w:author="PR Preview" w:date="2026-01-01T00:00:00Z">
        <w:r>
          <w:delText xml:space="preserve">“An introduction to probability and simulation.”</w:delText>
        </w:r>
      </w:del>
      <w:del w:id="601" w:author="PR Preview" w:date="2026-01-01T00:00:00Z">
        <w:r>
          <w:delText xml:space="preserve"> </w:delText>
        </w:r>
      </w:del>
      <w:del w:id="602" w:author="PR Preview" w:date="2026-01-01T00:00:00Z">
        <w:r>
          <w:delText xml:space="preserve">Bookdown, 2022. Available:</w:delText>
        </w:r>
      </w:del>
      <w:del w:id="603" w:author="PR Preview" w:date="2026-01-01T00:00:00Z">
        <w:r>
          <w:delText xml:space="preserve"> </w:delText>
        </w:r>
      </w:del>
      <w:hyperlink r:id="rId110">
        <w:del w:id="604" w:author="PR Preview" w:date="2026-01-01T00:00:00Z">
          <w:r>
            <w:rPr>
              <w:rStyle w:val="Hyperlink"/>
            </w:rPr>
            <w:delText xml:space="preserve">https://bookdown.org/kevin_davisross/probsim-book/</w:delText>
          </w:r>
        </w:del>
      </w:hyperlink>
    </w:p>
    <w:p>
      <w:pPr>
        <w:pStyle w:val="Bibliography"/>
      </w:pPr>
      <w:del w:id="605" w:author="PR Preview" w:date="2026-01-01T00:00:00Z">
        <w:r>
          <w:delText xml:space="preserve">[9]</w:delText>
        </w:r>
      </w:del>
      <w:del w:id="606" w:author="PR Preview" w:date="2026-01-01T00:00:00Z">
        <w:r>
          <w:delText xml:space="preserve"> </w:delText>
        </w:r>
      </w:del>
      <w:del w:id="607" w:author="PR Preview" w:date="2026-01-01T00:00:00Z">
        <w:r>
          <w:delText xml:space="preserve">	</w:delText>
        </w:r>
      </w:del>
      <w:del w:id="608" w:author="PR Preview" w:date="2026-01-01T00:00:00Z">
        <w:r>
          <w:delText xml:space="preserve">Wikipedia contributors,</w:delText>
        </w:r>
      </w:del>
      <w:del w:id="609" w:author="PR Preview" w:date="2026-01-01T00:00:00Z">
        <w:r>
          <w:delText xml:space="preserve"> </w:delText>
        </w:r>
      </w:del>
      <w:del w:id="610" w:author="PR Preview" w:date="2026-01-01T00:00:00Z">
        <w:r>
          <w:delText xml:space="preserve">“Law of total probability —</w:delText>
        </w:r>
      </w:del>
      <w:del w:id="611" w:author="PR Preview" w:date="2026-01-01T00:00:00Z">
        <w:r>
          <w:delText xml:space="preserve"> </w:delText>
        </w:r>
      </w:del>
      <w:del w:id="612" w:author="PR Preview" w:date="2026-01-01T00:00:00Z">
        <w:r>
          <w:delText xml:space="preserve">Wikipedia</w:delText>
        </w:r>
      </w:del>
      <w:del w:id="613" w:author="PR Preview" w:date="2026-01-01T00:00:00Z">
        <w:r>
          <w:delText xml:space="preserve">,</w:delText>
        </w:r>
      </w:del>
      <w:del w:id="614" w:author="PR Preview" w:date="2026-01-01T00:00:00Z">
        <w:r>
          <w:delText xml:space="preserve"> </w:delText>
        </w:r>
      </w:del>
      <w:del w:id="615" w:author="PR Preview" w:date="2026-01-01T00:00:00Z">
        <w:r>
          <w:delText xml:space="preserve">the free encyclopedia.”</w:delText>
        </w:r>
      </w:del>
      <w:del w:id="616" w:author="PR Preview" w:date="2026-01-01T00:00:00Z">
        <w:r>
          <w:delText xml:space="preserve"> </w:delText>
        </w:r>
      </w:del>
      <w:del w:id="617" w:author="PR Preview" w:date="2026-01-01T00:00:00Z">
        <w:r>
          <w:delText xml:space="preserve">2026. Available:</w:delText>
        </w:r>
      </w:del>
      <w:del w:id="618" w:author="PR Preview" w:date="2026-01-01T00:00:00Z">
        <w:r>
          <w:delText xml:space="preserve"> </w:delText>
        </w:r>
      </w:del>
      <w:hyperlink r:id="rId112">
        <w:del w:id="619" w:author="PR Preview" w:date="2026-01-01T00:00:00Z">
          <w:r>
            <w:rPr>
              <w:rStyle w:val="Hyperlink"/>
            </w:rPr>
            <w:delText xml:space="preserve">https://en.wikipedia.org/wiki/Law_of_total_probability</w:delText>
          </w:r>
        </w:del>
      </w:hyperlink>
    </w:p>
    <w:p>
      <w:pPr>
        <w:pStyle w:val="Bibliography"/>
      </w:pPr>
      <w:del w:id="620" w:author="PR Preview" w:date="2026-01-01T00:00:00Z">
        <w:r>
          <w:delText xml:space="preserve">[10]</w:delText>
        </w:r>
      </w:del>
      <w:del w:id="621" w:author="PR Preview" w:date="2026-01-01T00:00:00Z">
        <w:r>
          <w:delText xml:space="preserve"> </w:delText>
        </w:r>
      </w:del>
      <w:del w:id="622" w:author="PR Preview" w:date="2026-01-01T00:00:00Z">
        <w:r>
          <w:delText xml:space="preserve">	</w:delText>
        </w:r>
      </w:del>
      <w:del w:id="623" w:author="PR Preview" w:date="2026-01-01T00:00:00Z">
        <w:r>
          <w:delText xml:space="preserve">Wikipedia contributors,</w:delText>
        </w:r>
      </w:del>
      <w:del w:id="624" w:author="PR Preview" w:date="2026-01-01T00:00:00Z">
        <w:r>
          <w:delText xml:space="preserve"> </w:delText>
        </w:r>
      </w:del>
      <w:del w:id="625" w:author="PR Preview" w:date="2026-01-01T00:00:00Z">
        <w:r>
          <w:delText xml:space="preserve">“Bayes’ theorem —</w:delText>
        </w:r>
      </w:del>
      <w:del w:id="626" w:author="PR Preview" w:date="2026-01-01T00:00:00Z">
        <w:r>
          <w:delText xml:space="preserve"> </w:delText>
        </w:r>
      </w:del>
      <w:del w:id="627" w:author="PR Preview" w:date="2026-01-01T00:00:00Z">
        <w:r>
          <w:delText xml:space="preserve">Wikipedia</w:delText>
        </w:r>
      </w:del>
      <w:del w:id="628" w:author="PR Preview" w:date="2026-01-01T00:00:00Z">
        <w:r>
          <w:delText xml:space="preserve">,</w:delText>
        </w:r>
      </w:del>
      <w:del w:id="629" w:author="PR Preview" w:date="2026-01-01T00:00:00Z">
        <w:r>
          <w:delText xml:space="preserve"> </w:delText>
        </w:r>
      </w:del>
      <w:del w:id="630" w:author="PR Preview" w:date="2026-01-01T00:00:00Z">
        <w:r>
          <w:delText xml:space="preserve">the free encyclopedia.”</w:delText>
        </w:r>
      </w:del>
      <w:del w:id="631" w:author="PR Preview" w:date="2026-01-01T00:00:00Z">
        <w:r>
          <w:delText xml:space="preserve"> </w:delText>
        </w:r>
      </w:del>
      <w:del w:id="632" w:author="PR Preview" w:date="2026-01-01T00:00:00Z">
        <w:r>
          <w:delText xml:space="preserve">2026. Available:</w:delText>
        </w:r>
      </w:del>
      <w:del w:id="633" w:author="PR Preview" w:date="2026-01-01T00:00:00Z">
        <w:r>
          <w:delText xml:space="preserve"> </w:delText>
        </w:r>
      </w:del>
      <w:hyperlink r:id="rId114">
        <w:del w:id="634" w:author="PR Preview" w:date="2026-01-01T00:00:00Z">
          <w:r>
            <w:rPr>
              <w:rStyle w:val="Hyperlink"/>
            </w:rPr>
            <w:delText xml:space="preserve">https://en.wikipedia.org/wiki/Bayes%27_theorem</w:delText>
          </w:r>
        </w:del>
      </w:hyperlink>
    </w:p>
    <w:p>
      <w:pPr>
        <w:pStyle w:val="Bibliography"/>
      </w:pPr>
      <w:del w:id="635" w:author="PR Preview" w:date="2026-01-01T00:00:00Z">
        <w:r>
          <w:delText xml:space="preserve">[11]</w:delText>
        </w:r>
      </w:del>
      <w:del w:id="636" w:author="PR Preview" w:date="2026-01-01T00:00:00Z">
        <w:r>
          <w:delText xml:space="preserve"> </w:delText>
        </w:r>
      </w:del>
      <w:del w:id="637" w:author="PR Preview" w:date="2026-01-01T00:00:00Z">
        <w:r>
          <w:delText xml:space="preserve">	</w:delText>
        </w:r>
      </w:del>
      <w:del w:id="638" w:author="PR Preview" w:date="2026-01-01T00:00:00Z">
        <w:r>
          <w:delText xml:space="preserve">B. Hutchinson,</w:delText>
        </w:r>
      </w:del>
      <w:del w:id="639" w:author="PR Preview" w:date="2026-01-01T00:00:00Z">
        <w:r>
          <w:delText xml:space="preserve"> </w:delText>
        </w:r>
      </w:del>
      <w:del w:id="640" w:author="PR Preview" w:date="2026-01-01T00:00:00Z">
        <w:r>
          <w:delText xml:space="preserve">“</w:delText>
        </w:r>
      </w:del>
      <w:del w:id="641" w:author="PR Preview" w:date="2026-01-01T00:00:00Z">
        <w:r>
          <w:delText xml:space="preserve">DATA</w:delText>
        </w:r>
      </w:del>
      <w:del w:id="642" w:author="PR Preview" w:date="2026-01-01T00:00:00Z">
        <w:r>
          <w:delText xml:space="preserve"> </w:delText>
        </w:r>
      </w:del>
      <w:del w:id="643" w:author="PR Preview" w:date="2026-01-01T00:00:00Z">
        <w:r>
          <w:delText xml:space="preserve">471/571: Machine learning.”</w:delText>
        </w:r>
      </w:del>
      <w:del w:id="644" w:author="PR Preview" w:date="2026-01-01T00:00:00Z">
        <w:r>
          <w:delText xml:space="preserve"> </w:delText>
        </w:r>
      </w:del>
      <w:del w:id="645" w:author="PR Preview" w:date="2026-01-01T00:00:00Z">
        <w:r>
          <w:delText xml:space="preserve">Western Washington University, 2024.</w:delText>
        </w:r>
      </w:del>
    </w:p>
    <w:p>
      <w:pPr>
        <w:pStyle w:val="Bibliography"/>
      </w:pPr>
      <w:del w:id="646" w:author="PR Preview" w:date="2026-01-01T00:00:00Z">
        <w:r>
          <w:delText xml:space="preserve">[12]</w:delText>
        </w:r>
      </w:del>
      <w:del w:id="647" w:author="PR Preview" w:date="2026-01-01T00:00:00Z">
        <w:r>
          <w:delText xml:space="preserve"> </w:delText>
        </w:r>
      </w:del>
      <w:del w:id="648" w:author="PR Preview" w:date="2026-01-01T00:00:00Z">
        <w:r>
          <w:delText xml:space="preserve">	</w:delText>
        </w:r>
      </w:del>
      <w:del w:id="649" w:author="PR Preview" w:date="2026-01-01T00:00:00Z">
        <w:r>
          <w:delText xml:space="preserve">Wikipedia contributors,</w:delText>
        </w:r>
      </w:del>
      <w:del w:id="650" w:author="PR Preview" w:date="2026-01-01T00:00:00Z">
        <w:r>
          <w:delText xml:space="preserve"> </w:delText>
        </w:r>
      </w:del>
      <w:del w:id="651" w:author="PR Preview" w:date="2026-01-01T00:00:00Z">
        <w:r>
          <w:delText xml:space="preserve">“Base rate fallacy —</w:delText>
        </w:r>
      </w:del>
      <w:del w:id="652" w:author="PR Preview" w:date="2026-01-01T00:00:00Z">
        <w:r>
          <w:delText xml:space="preserve"> </w:delText>
        </w:r>
      </w:del>
      <w:del w:id="653" w:author="PR Preview" w:date="2026-01-01T00:00:00Z">
        <w:r>
          <w:delText xml:space="preserve">Wikipedia</w:delText>
        </w:r>
      </w:del>
      <w:del w:id="654" w:author="PR Preview" w:date="2026-01-01T00:00:00Z">
        <w:r>
          <w:delText xml:space="preserve">,</w:delText>
        </w:r>
      </w:del>
      <w:del w:id="655" w:author="PR Preview" w:date="2026-01-01T00:00:00Z">
        <w:r>
          <w:delText xml:space="preserve"> </w:delText>
        </w:r>
      </w:del>
      <w:del w:id="656" w:author="PR Preview" w:date="2026-01-01T00:00:00Z">
        <w:r>
          <w:delText xml:space="preserve">the free encyclopedia.”</w:delText>
        </w:r>
      </w:del>
      <w:del w:id="657" w:author="PR Preview" w:date="2026-01-01T00:00:00Z">
        <w:r>
          <w:delText xml:space="preserve"> </w:delText>
        </w:r>
      </w:del>
      <w:del w:id="658" w:author="PR Preview" w:date="2026-01-01T00:00:00Z">
        <w:r>
          <w:delText xml:space="preserve">2026. Available:</w:delText>
        </w:r>
      </w:del>
      <w:del w:id="659" w:author="PR Preview" w:date="2026-01-01T00:00:00Z">
        <w:r>
          <w:delText xml:space="preserve"> </w:delText>
        </w:r>
      </w:del>
      <w:hyperlink r:id="rId117">
        <w:del w:id="660" w:author="PR Preview" w:date="2026-01-01T00:00:00Z">
          <w:r>
            <w:rPr>
              <w:rStyle w:val="Hyperlink"/>
            </w:rPr>
            <w:delText xml:space="preserve">https://en.wikipedia.org/wiki/Base_rate_fallacy</w:delText>
          </w:r>
        </w:del>
      </w:hyperlink>
    </w:p>
    <w:p>
      <w:pPr>
        <w:pStyle w:val="Bibliography"/>
      </w:pPr>
      <w:del w:id="661" w:author="PR Preview" w:date="2026-01-01T00:00:00Z">
        <w:r>
          <w:delText xml:space="preserve">[13]</w:delText>
        </w:r>
      </w:del>
      <w:del w:id="662" w:author="PR Preview" w:date="2026-01-01T00:00:00Z">
        <w:r>
          <w:delText xml:space="preserve"> </w:delText>
        </w:r>
      </w:del>
      <w:del w:id="663" w:author="PR Preview" w:date="2026-01-01T00:00:00Z">
        <w:r>
          <w:delText xml:space="preserve">	</w:delText>
        </w:r>
      </w:del>
      <w:del w:id="664" w:author="PR Preview" w:date="2026-01-01T00:00:00Z">
        <w:r>
          <w:delText xml:space="preserve">B. Hutchinson,</w:delText>
        </w:r>
      </w:del>
      <w:del w:id="665" w:author="PR Preview" w:date="2026-01-01T00:00:00Z">
        <w:r>
          <w:delText xml:space="preserve"> </w:delText>
        </w:r>
      </w:del>
      <w:del w:id="666" w:author="PR Preview" w:date="2026-01-01T00:00:00Z">
        <w:r>
          <w:delText xml:space="preserve">“</w:delText>
        </w:r>
      </w:del>
      <w:del w:id="667" w:author="PR Preview" w:date="2026-01-01T00:00:00Z">
        <w:r>
          <w:delText xml:space="preserve">DATA</w:delText>
        </w:r>
      </w:del>
      <w:del w:id="668" w:author="PR Preview" w:date="2026-01-01T00:00:00Z">
        <w:r>
          <w:delText xml:space="preserve"> </w:delText>
        </w:r>
      </w:del>
      <w:del w:id="669" w:author="PR Preview" w:date="2026-01-01T00:00:00Z">
        <w:r>
          <w:delText xml:space="preserve">471/571 (machine learning) and</w:delText>
        </w:r>
      </w:del>
      <w:del w:id="670" w:author="PR Preview" w:date="2026-01-01T00:00:00Z">
        <w:r>
          <w:delText xml:space="preserve"> </w:delText>
        </w:r>
      </w:del>
      <w:del w:id="671" w:author="PR Preview" w:date="2026-01-01T00:00:00Z">
        <w:r>
          <w:delText xml:space="preserve">CSCI</w:delText>
        </w:r>
      </w:del>
      <w:del w:id="672" w:author="PR Preview" w:date="2026-01-01T00:00:00Z">
        <w:r>
          <w:delText xml:space="preserve"> </w:delText>
        </w:r>
      </w:del>
      <w:del w:id="673" w:author="PR Preview" w:date="2026-01-01T00:00:00Z">
        <w:r>
          <w:delText xml:space="preserve">481/581 (deep learning) video lectures.”</w:delText>
        </w:r>
      </w:del>
      <w:del w:id="674" w:author="PR Preview" w:date="2026-01-01T00:00:00Z">
        <w:r>
          <w:delText xml:space="preserve"> </w:delText>
        </w:r>
      </w:del>
      <w:del w:id="675" w:author="PR Preview" w:date="2026-01-01T00:00:00Z">
        <w:r>
          <w:delText xml:space="preserve">Western Washington University. Accessed: Sep. 28, 2026. [Online]. Available:</w:delText>
        </w:r>
      </w:del>
      <w:del w:id="676" w:author="PR Preview" w:date="2026-01-01T00:00:00Z">
        <w:r>
          <w:delText xml:space="preserve"> </w:delText>
        </w:r>
      </w:del>
      <w:hyperlink r:id="rId119">
        <w:del w:id="677" w:author="PR Preview" w:date="2026-01-01T00:00:00Z">
          <w:r>
            <w:rPr>
              <w:rStyle w:val="Hyperlink"/>
            </w:rPr>
            <w:delText xml:space="preserve">https://facultyweb.cs.wwu.edu/~hutchib2/video_lectures/data371/</w:delText>
          </w:r>
        </w:del>
      </w:hyperlink>
    </w:p>
    <w:p>
      <w:pPr>
        <w:pStyle w:val="Bibliography"/>
      </w:pPr>
      <w:del w:id="678" w:author="PR Preview" w:date="2026-01-01T00:00:00Z">
        <w:r>
          <w:delText xml:space="preserve">[14]</w:delText>
        </w:r>
      </w:del>
      <w:del w:id="679" w:author="PR Preview" w:date="2026-01-01T00:00:00Z">
        <w:r>
          <w:delText xml:space="preserve"> </w:delText>
        </w:r>
      </w:del>
      <w:del w:id="680" w:author="PR Preview" w:date="2026-01-01T00:00:00Z">
        <w:r>
          <w:delText xml:space="preserve">	</w:delText>
        </w:r>
      </w:del>
      <w:del w:id="681" w:author="PR Preview" w:date="2026-01-01T00:00:00Z">
        <w:r>
          <w:delText xml:space="preserve">5MinuteAI,</w:delText>
        </w:r>
      </w:del>
      <w:del w:id="682" w:author="PR Preview" w:date="2026-01-01T00:00:00Z">
        <w:r>
          <w:delText xml:space="preserve"> </w:delText>
        </w:r>
      </w:del>
      <w:del w:id="683" w:author="PR Preview" w:date="2026-01-01T00:00:00Z">
        <w:r>
          <w:delText xml:space="preserve">“Probability &amp; statistics.”</w:delText>
        </w:r>
      </w:del>
      <w:del w:id="684" w:author="PR Preview" w:date="2026-01-01T00:00:00Z">
        <w:r>
          <w:delText xml:space="preserve"> </w:delText>
        </w:r>
      </w:del>
      <w:del w:id="685" w:author="PR Preview" w:date="2026-01-01T00:00:00Z">
        <w:r>
          <w:delText xml:space="preserve">Video playlist on YouTube. Accessed: Oct. 12, 2026. [Online]. Available:</w:delText>
        </w:r>
      </w:del>
      <w:del w:id="686" w:author="PR Preview" w:date="2026-01-01T00:00:00Z">
        <w:r>
          <w:delText xml:space="preserve"> </w:delText>
        </w:r>
      </w:del>
      <w:hyperlink r:id="rId121">
        <w:del w:id="687" w:author="PR Preview" w:date="2026-01-01T00:00:00Z">
          <w:r>
            <w:rPr>
              <w:rStyle w:val="Hyperlink"/>
            </w:rPr>
            <w:delText xml:space="preserve">https://www.youtube.com/playlist?list=PLeB45KifGiuHesi4PALNZSYZFhViVGQJK</w:delText>
          </w:r>
        </w:del>
      </w:hyperlink>
    </w:p>
    <w:p>
      <w:pPr>
        <w:pStyle w:val="Bibliography"/>
      </w:pPr>
      <w:ins w:id="688" w:author="PR Preview" w:date="2026-01-01T00:00:00Z">
        <w:r>
          <w:t xml:space="preserve">[7]</w:t>
        </w:r>
      </w:ins>
      <w:ins w:id="689" w:author="PR Preview" w:date="2026-01-01T00:00:00Z">
        <w:r>
          <w:t xml:space="preserve"> </w:t>
        </w:r>
      </w:ins>
      <w:ins w:id="690" w:author="PR Preview" w:date="2026-01-01T00:00:00Z">
        <w:r>
          <w:t xml:space="preserve">	</w:t>
        </w:r>
      </w:ins>
      <w:ins w:id="691" w:author="PR Preview" w:date="2026-01-01T00:00:00Z">
        <w:r>
          <w:t xml:space="preserve">Wikipedia contributors,</w:t>
        </w:r>
      </w:ins>
      <w:ins w:id="692" w:author="PR Preview" w:date="2026-01-01T00:00:00Z">
        <w:r>
          <w:t xml:space="preserve"> </w:t>
        </w:r>
      </w:ins>
      <w:ins w:id="693" w:author="PR Preview" w:date="2026-01-01T00:00:00Z">
        <w:r>
          <w:t xml:space="preserve">“Odds —</w:t>
        </w:r>
      </w:ins>
      <w:ins w:id="694" w:author="PR Preview" w:date="2026-01-01T00:00:00Z">
        <w:r>
          <w:t xml:space="preserve"> </w:t>
        </w:r>
      </w:ins>
      <w:ins w:id="695" w:author="PR Preview" w:date="2026-01-01T00:00:00Z">
        <w:r>
          <w:t xml:space="preserve">Wikipedia</w:t>
        </w:r>
      </w:ins>
      <w:ins w:id="696" w:author="PR Preview" w:date="2026-01-01T00:00:00Z">
        <w:r>
          <w:t xml:space="preserve">,</w:t>
        </w:r>
      </w:ins>
      <w:ins w:id="697" w:author="PR Preview" w:date="2026-01-01T00:00:00Z">
        <w:r>
          <w:t xml:space="preserve"> </w:t>
        </w:r>
      </w:ins>
      <w:ins w:id="698" w:author="PR Preview" w:date="2026-01-01T00:00:00Z">
        <w:r>
          <w:t xml:space="preserve">the free encyclopedia.”</w:t>
        </w:r>
      </w:ins>
      <w:ins w:id="699" w:author="PR Preview" w:date="2026-01-01T00:00:00Z">
        <w:r>
          <w:t xml:space="preserve"> </w:t>
        </w:r>
      </w:ins>
      <w:ins w:id="700" w:author="PR Preview" w:date="2026-01-01T00:00:00Z">
        <w:r>
          <w:t xml:space="preserve">2026. Available:</w:t>
        </w:r>
      </w:ins>
      <w:ins w:id="701" w:author="PR Preview" w:date="2026-01-01T00:00:00Z">
        <w:r>
          <w:t xml:space="preserve"> </w:t>
        </w:r>
      </w:ins>
      <w:hyperlink r:id="rId104">
        <w:ins w:id="702" w:author="PR Preview" w:date="2026-01-01T00:00:00Z">
          <w:r>
            <w:rPr>
              <w:rStyle w:val="Hyperlink"/>
            </w:rPr>
            <w:t xml:space="preserve">https://en.wikipedia.org/wiki/Odds</w:t>
          </w:r>
        </w:ins>
      </w:hyperlink>
    </w:p>
    <w:bookmarkEnd w:id="105"/>
    <w:bookmarkStart w:id="107" w:name="ref-wikipedia_logit"/>
    <w:p>
      <w:pPr>
        <w:pStyle w:val="Bibliography"/>
      </w:pPr>
      <w:ins w:id="703" w:author="PR Preview" w:date="2026-01-01T00:00:00Z">
        <w:r>
          <w:t xml:space="preserve">[8]</w:t>
        </w:r>
      </w:ins>
      <w:ins w:id="704" w:author="PR Preview" w:date="2026-01-01T00:00:00Z">
        <w:r>
          <w:t xml:space="preserve"> </w:t>
        </w:r>
      </w:ins>
      <w:ins w:id="705" w:author="PR Preview" w:date="2026-01-01T00:00:00Z">
        <w:r>
          <w:t xml:space="preserve">	</w:t>
        </w:r>
      </w:ins>
      <w:ins w:id="706" w:author="PR Preview" w:date="2026-01-01T00:00:00Z">
        <w:r>
          <w:t xml:space="preserve">Wikipedia contributors,</w:t>
        </w:r>
      </w:ins>
      <w:ins w:id="707" w:author="PR Preview" w:date="2026-01-01T00:00:00Z">
        <w:r>
          <w:t xml:space="preserve"> </w:t>
        </w:r>
      </w:ins>
      <w:ins w:id="708" w:author="PR Preview" w:date="2026-01-01T00:00:00Z">
        <w:r>
          <w:t xml:space="preserve">“Logit —</w:t>
        </w:r>
      </w:ins>
      <w:ins w:id="709" w:author="PR Preview" w:date="2026-01-01T00:00:00Z">
        <w:r>
          <w:t xml:space="preserve"> </w:t>
        </w:r>
      </w:ins>
      <w:ins w:id="710" w:author="PR Preview" w:date="2026-01-01T00:00:00Z">
        <w:r>
          <w:t xml:space="preserve">Wikipedia</w:t>
        </w:r>
      </w:ins>
      <w:ins w:id="711" w:author="PR Preview" w:date="2026-01-01T00:00:00Z">
        <w:r>
          <w:t xml:space="preserve">,</w:t>
        </w:r>
      </w:ins>
      <w:ins w:id="712" w:author="PR Preview" w:date="2026-01-01T00:00:00Z">
        <w:r>
          <w:t xml:space="preserve"> </w:t>
        </w:r>
      </w:ins>
      <w:ins w:id="713" w:author="PR Preview" w:date="2026-01-01T00:00:00Z">
        <w:r>
          <w:t xml:space="preserve">the free encyclopedia.”</w:t>
        </w:r>
      </w:ins>
      <w:ins w:id="714" w:author="PR Preview" w:date="2026-01-01T00:00:00Z">
        <w:r>
          <w:t xml:space="preserve"> </w:t>
        </w:r>
      </w:ins>
      <w:ins w:id="715" w:author="PR Preview" w:date="2026-01-01T00:00:00Z">
        <w:r>
          <w:t xml:space="preserve">2026. Available:</w:t>
        </w:r>
      </w:ins>
      <w:ins w:id="716" w:author="PR Preview" w:date="2026-01-01T00:00:00Z">
        <w:r>
          <w:t xml:space="preserve"> </w:t>
        </w:r>
      </w:ins>
      <w:hyperlink r:id="rId106">
        <w:ins w:id="717" w:author="PR Preview" w:date="2026-01-01T00:00:00Z">
          <w:r>
            <w:rPr>
              <w:rStyle w:val="Hyperlink"/>
            </w:rPr>
            <w:t xml:space="preserve">https://en.wikipedia.org/wiki/Logit</w:t>
          </w:r>
        </w:ins>
      </w:hyperlink>
    </w:p>
    <w:bookmarkEnd w:id="107"/>
    <w:bookmarkStart w:id="109" w:name="ref-wikipedia_conditional_probability"/>
    <w:p>
      <w:pPr>
        <w:pStyle w:val="Bibliography"/>
      </w:pPr>
      <w:ins w:id="718" w:author="PR Preview" w:date="2026-01-01T00:00:00Z">
        <w:r>
          <w:t xml:space="preserve">[9]</w:t>
        </w:r>
      </w:ins>
      <w:ins w:id="719" w:author="PR Preview" w:date="2026-01-01T00:00:00Z">
        <w:r>
          <w:t xml:space="preserve"> </w:t>
        </w:r>
      </w:ins>
      <w:ins w:id="720" w:author="PR Preview" w:date="2026-01-01T00:00:00Z">
        <w:r>
          <w:t xml:space="preserve">	</w:t>
        </w:r>
      </w:ins>
      <w:ins w:id="721" w:author="PR Preview" w:date="2026-01-01T00:00:00Z">
        <w:r>
          <w:t xml:space="preserve">Wikipedia contributors,</w:t>
        </w:r>
      </w:ins>
      <w:ins w:id="722" w:author="PR Preview" w:date="2026-01-01T00:00:00Z">
        <w:r>
          <w:t xml:space="preserve"> </w:t>
        </w:r>
      </w:ins>
      <w:ins w:id="723" w:author="PR Preview" w:date="2026-01-01T00:00:00Z">
        <w:r>
          <w:t xml:space="preserve">“Conditional probability —</w:t>
        </w:r>
      </w:ins>
      <w:ins w:id="724" w:author="PR Preview" w:date="2026-01-01T00:00:00Z">
        <w:r>
          <w:t xml:space="preserve"> </w:t>
        </w:r>
      </w:ins>
      <w:ins w:id="725" w:author="PR Preview" w:date="2026-01-01T00:00:00Z">
        <w:r>
          <w:t xml:space="preserve">Wikipedia</w:t>
        </w:r>
      </w:ins>
      <w:ins w:id="726" w:author="PR Preview" w:date="2026-01-01T00:00:00Z">
        <w:r>
          <w:t xml:space="preserve">,</w:t>
        </w:r>
      </w:ins>
      <w:ins w:id="727" w:author="PR Preview" w:date="2026-01-01T00:00:00Z">
        <w:r>
          <w:t xml:space="preserve"> </w:t>
        </w:r>
      </w:ins>
      <w:ins w:id="728" w:author="PR Preview" w:date="2026-01-01T00:00:00Z">
        <w:r>
          <w:t xml:space="preserve">the free encyclopedia.”</w:t>
        </w:r>
      </w:ins>
      <w:ins w:id="729" w:author="PR Preview" w:date="2026-01-01T00:00:00Z">
        <w:r>
          <w:t xml:space="preserve"> </w:t>
        </w:r>
      </w:ins>
      <w:ins w:id="730" w:author="PR Preview" w:date="2026-01-01T00:00:00Z">
        <w:r>
          <w:t xml:space="preserve">2026. Available:</w:t>
        </w:r>
      </w:ins>
      <w:ins w:id="731" w:author="PR Preview" w:date="2026-01-01T00:00:00Z">
        <w:r>
          <w:t xml:space="preserve"> </w:t>
        </w:r>
      </w:ins>
      <w:hyperlink r:id="rId108">
        <w:ins w:id="732" w:author="PR Preview" w:date="2026-01-01T00:00:00Z">
          <w:r>
            <w:rPr>
              <w:rStyle w:val="Hyperlink"/>
            </w:rPr>
            <w:t xml:space="preserve">https://en.wikipedia.org/wiki/Conditional_probability</w:t>
          </w:r>
        </w:ins>
      </w:hyperlink>
    </w:p>
    <w:bookmarkEnd w:id="109"/>
    <w:bookmarkStart w:id="111" w:name="ref-ross-probsim"/>
    <w:p>
      <w:pPr>
        <w:pStyle w:val="Bibliography"/>
      </w:pPr>
      <w:ins w:id="733" w:author="PR Preview" w:date="2026-01-01T00:00:00Z">
        <w:r>
          <w:t xml:space="preserve">[10]</w:t>
        </w:r>
      </w:ins>
      <w:ins w:id="734" w:author="PR Preview" w:date="2026-01-01T00:00:00Z">
        <w:r>
          <w:t xml:space="preserve"> </w:t>
        </w:r>
      </w:ins>
      <w:ins w:id="735" w:author="PR Preview" w:date="2026-01-01T00:00:00Z">
        <w:r>
          <w:t xml:space="preserve">	</w:t>
        </w:r>
      </w:ins>
      <w:ins w:id="736" w:author="PR Preview" w:date="2026-01-01T00:00:00Z">
        <w:r>
          <w:t xml:space="preserve">K. Ross,</w:t>
        </w:r>
      </w:ins>
      <w:ins w:id="737" w:author="PR Preview" w:date="2026-01-01T00:00:00Z">
        <w:r>
          <w:t xml:space="preserve"> </w:t>
        </w:r>
      </w:ins>
      <w:ins w:id="738" w:author="PR Preview" w:date="2026-01-01T00:00:00Z">
        <w:r>
          <w:t xml:space="preserve">“An introduction to probability and simulation.”</w:t>
        </w:r>
      </w:ins>
      <w:ins w:id="739" w:author="PR Preview" w:date="2026-01-01T00:00:00Z">
        <w:r>
          <w:t xml:space="preserve"> </w:t>
        </w:r>
      </w:ins>
      <w:ins w:id="740" w:author="PR Preview" w:date="2026-01-01T00:00:00Z">
        <w:r>
          <w:t xml:space="preserve">Bookdown, 2022. Available:</w:t>
        </w:r>
      </w:ins>
      <w:ins w:id="741" w:author="PR Preview" w:date="2026-01-01T00:00:00Z">
        <w:r>
          <w:t xml:space="preserve"> </w:t>
        </w:r>
      </w:ins>
      <w:hyperlink r:id="rId110">
        <w:ins w:id="742" w:author="PR Preview" w:date="2026-01-01T00:00:00Z">
          <w:r>
            <w:rPr>
              <w:rStyle w:val="Hyperlink"/>
            </w:rPr>
            <w:t xml:space="preserve">https://bookdown.org/kevin_davisross/probsim-book/</w:t>
          </w:r>
        </w:ins>
      </w:hyperlink>
    </w:p>
    <w:bookmarkEnd w:id="111"/>
    <w:bookmarkStart w:id="113" w:name="ref-wikipedia_law_of_total_probability"/>
    <w:p>
      <w:pPr>
        <w:pStyle w:val="Bibliography"/>
      </w:pPr>
      <w:ins w:id="743" w:author="PR Preview" w:date="2026-01-01T00:00:00Z">
        <w:r>
          <w:t xml:space="preserve">[11]</w:t>
        </w:r>
      </w:ins>
      <w:ins w:id="744" w:author="PR Preview" w:date="2026-01-01T00:00:00Z">
        <w:r>
          <w:t xml:space="preserve"> </w:t>
        </w:r>
      </w:ins>
      <w:ins w:id="745" w:author="PR Preview" w:date="2026-01-01T00:00:00Z">
        <w:r>
          <w:t xml:space="preserve">	</w:t>
        </w:r>
      </w:ins>
      <w:ins w:id="746" w:author="PR Preview" w:date="2026-01-01T00:00:00Z">
        <w:r>
          <w:t xml:space="preserve">Wikipedia contributors,</w:t>
        </w:r>
      </w:ins>
      <w:ins w:id="747" w:author="PR Preview" w:date="2026-01-01T00:00:00Z">
        <w:r>
          <w:t xml:space="preserve"> </w:t>
        </w:r>
      </w:ins>
      <w:ins w:id="748" w:author="PR Preview" w:date="2026-01-01T00:00:00Z">
        <w:r>
          <w:t xml:space="preserve">“Law of total probability —</w:t>
        </w:r>
      </w:ins>
      <w:ins w:id="749" w:author="PR Preview" w:date="2026-01-01T00:00:00Z">
        <w:r>
          <w:t xml:space="preserve"> </w:t>
        </w:r>
      </w:ins>
      <w:ins w:id="750" w:author="PR Preview" w:date="2026-01-01T00:00:00Z">
        <w:r>
          <w:t xml:space="preserve">Wikipedia</w:t>
        </w:r>
      </w:ins>
      <w:ins w:id="751" w:author="PR Preview" w:date="2026-01-01T00:00:00Z">
        <w:r>
          <w:t xml:space="preserve">,</w:t>
        </w:r>
      </w:ins>
      <w:ins w:id="752" w:author="PR Preview" w:date="2026-01-01T00:00:00Z">
        <w:r>
          <w:t xml:space="preserve"> </w:t>
        </w:r>
      </w:ins>
      <w:ins w:id="753" w:author="PR Preview" w:date="2026-01-01T00:00:00Z">
        <w:r>
          <w:t xml:space="preserve">the free encyclopedia.”</w:t>
        </w:r>
      </w:ins>
      <w:ins w:id="754" w:author="PR Preview" w:date="2026-01-01T00:00:00Z">
        <w:r>
          <w:t xml:space="preserve"> </w:t>
        </w:r>
      </w:ins>
      <w:ins w:id="755" w:author="PR Preview" w:date="2026-01-01T00:00:00Z">
        <w:r>
          <w:t xml:space="preserve">2026. Available:</w:t>
        </w:r>
      </w:ins>
      <w:ins w:id="756" w:author="PR Preview" w:date="2026-01-01T00:00:00Z">
        <w:r>
          <w:t xml:space="preserve"> </w:t>
        </w:r>
      </w:ins>
      <w:hyperlink r:id="rId112">
        <w:ins w:id="757" w:author="PR Preview" w:date="2026-01-01T00:00:00Z">
          <w:r>
            <w:rPr>
              <w:rStyle w:val="Hyperlink"/>
            </w:rPr>
            <w:t xml:space="preserve">https://en.wikipedia.org/wiki/Law_of_total_probability</w:t>
          </w:r>
        </w:ins>
      </w:hyperlink>
    </w:p>
    <w:bookmarkEnd w:id="113"/>
    <w:bookmarkStart w:id="115" w:name="ref-wikipedia_bayes_theorem"/>
    <w:p>
      <w:pPr>
        <w:pStyle w:val="Bibliography"/>
      </w:pPr>
      <w:ins w:id="758" w:author="PR Preview" w:date="2026-01-01T00:00:00Z">
        <w:r>
          <w:t xml:space="preserve">[12]</w:t>
        </w:r>
      </w:ins>
      <w:ins w:id="759" w:author="PR Preview" w:date="2026-01-01T00:00:00Z">
        <w:r>
          <w:t xml:space="preserve"> </w:t>
        </w:r>
      </w:ins>
      <w:ins w:id="760" w:author="PR Preview" w:date="2026-01-01T00:00:00Z">
        <w:r>
          <w:t xml:space="preserve">	</w:t>
        </w:r>
      </w:ins>
      <w:ins w:id="761" w:author="PR Preview" w:date="2026-01-01T00:00:00Z">
        <w:r>
          <w:t xml:space="preserve">Wikipedia contributors,</w:t>
        </w:r>
      </w:ins>
      <w:ins w:id="762" w:author="PR Preview" w:date="2026-01-01T00:00:00Z">
        <w:r>
          <w:t xml:space="preserve"> </w:t>
        </w:r>
      </w:ins>
      <w:ins w:id="763" w:author="PR Preview" w:date="2026-01-01T00:00:00Z">
        <w:r>
          <w:t xml:space="preserve">“Bayes’ theorem —</w:t>
        </w:r>
      </w:ins>
      <w:ins w:id="764" w:author="PR Preview" w:date="2026-01-01T00:00:00Z">
        <w:r>
          <w:t xml:space="preserve"> </w:t>
        </w:r>
      </w:ins>
      <w:ins w:id="765" w:author="PR Preview" w:date="2026-01-01T00:00:00Z">
        <w:r>
          <w:t xml:space="preserve">Wikipedia</w:t>
        </w:r>
      </w:ins>
      <w:ins w:id="766" w:author="PR Preview" w:date="2026-01-01T00:00:00Z">
        <w:r>
          <w:t xml:space="preserve">,</w:t>
        </w:r>
      </w:ins>
      <w:ins w:id="767" w:author="PR Preview" w:date="2026-01-01T00:00:00Z">
        <w:r>
          <w:t xml:space="preserve"> </w:t>
        </w:r>
      </w:ins>
      <w:ins w:id="768" w:author="PR Preview" w:date="2026-01-01T00:00:00Z">
        <w:r>
          <w:t xml:space="preserve">the free encyclopedia.”</w:t>
        </w:r>
      </w:ins>
      <w:ins w:id="769" w:author="PR Preview" w:date="2026-01-01T00:00:00Z">
        <w:r>
          <w:t xml:space="preserve"> </w:t>
        </w:r>
      </w:ins>
      <w:ins w:id="770" w:author="PR Preview" w:date="2026-01-01T00:00:00Z">
        <w:r>
          <w:t xml:space="preserve">2026. Available:</w:t>
        </w:r>
      </w:ins>
      <w:ins w:id="771" w:author="PR Preview" w:date="2026-01-01T00:00:00Z">
        <w:r>
          <w:t xml:space="preserve"> </w:t>
        </w:r>
      </w:ins>
      <w:hyperlink r:id="rId114">
        <w:ins w:id="772" w:author="PR Preview" w:date="2026-01-01T00:00:00Z">
          <w:r>
            <w:rPr>
              <w:rStyle w:val="Hyperlink"/>
            </w:rPr>
            <w:t xml:space="preserve">https://en.wikipedia.org/wiki/Bayes%27_theorem</w:t>
          </w:r>
        </w:ins>
      </w:hyperlink>
    </w:p>
    <w:bookmarkEnd w:id="115"/>
    <w:bookmarkStart w:id="116" w:name="ref-hutchinson2024data471"/>
    <w:p>
      <w:pPr>
        <w:pStyle w:val="Bibliography"/>
      </w:pPr>
      <w:ins w:id="773" w:author="PR Preview" w:date="2026-01-01T00:00:00Z">
        <w:r>
          <w:t xml:space="preserve">[13]</w:t>
        </w:r>
      </w:ins>
      <w:ins w:id="774" w:author="PR Preview" w:date="2026-01-01T00:00:00Z">
        <w:r>
          <w:t xml:space="preserve"> </w:t>
        </w:r>
      </w:ins>
      <w:ins w:id="775" w:author="PR Preview" w:date="2026-01-01T00:00:00Z">
        <w:r>
          <w:t xml:space="preserve">	</w:t>
        </w:r>
      </w:ins>
      <w:ins w:id="776" w:author="PR Preview" w:date="2026-01-01T00:00:00Z">
        <w:r>
          <w:t xml:space="preserve">B. Hutchinson,</w:t>
        </w:r>
      </w:ins>
      <w:ins w:id="777" w:author="PR Preview" w:date="2026-01-01T00:00:00Z">
        <w:r>
          <w:t xml:space="preserve"> </w:t>
        </w:r>
      </w:ins>
      <w:ins w:id="778" w:author="PR Preview" w:date="2026-01-01T00:00:00Z">
        <w:r>
          <w:t xml:space="preserve">“</w:t>
        </w:r>
      </w:ins>
      <w:ins w:id="779" w:author="PR Preview" w:date="2026-01-01T00:00:00Z">
        <w:r>
          <w:t xml:space="preserve">DATA</w:t>
        </w:r>
      </w:ins>
      <w:ins w:id="780" w:author="PR Preview" w:date="2026-01-01T00:00:00Z">
        <w:r>
          <w:t xml:space="preserve"> </w:t>
        </w:r>
      </w:ins>
      <w:ins w:id="781" w:author="PR Preview" w:date="2026-01-01T00:00:00Z">
        <w:r>
          <w:t xml:space="preserve">471/571: Machine learning.”</w:t>
        </w:r>
      </w:ins>
      <w:ins w:id="782" w:author="PR Preview" w:date="2026-01-01T00:00:00Z">
        <w:r>
          <w:t xml:space="preserve"> </w:t>
        </w:r>
      </w:ins>
      <w:ins w:id="783" w:author="PR Preview" w:date="2026-01-01T00:00:00Z">
        <w:r>
          <w:t xml:space="preserve">Western Washington University, 2024.</w:t>
        </w:r>
      </w:ins>
    </w:p>
    <w:bookmarkEnd w:id="116"/>
    <w:bookmarkStart w:id="118" w:name="ref-wikipedia_base_rate_fallacy"/>
    <w:p>
      <w:pPr>
        <w:pStyle w:val="Bibliography"/>
      </w:pPr>
      <w:ins w:id="784" w:author="PR Preview" w:date="2026-01-01T00:00:00Z">
        <w:r>
          <w:t xml:space="preserve">[14]</w:t>
        </w:r>
      </w:ins>
      <w:ins w:id="785" w:author="PR Preview" w:date="2026-01-01T00:00:00Z">
        <w:r>
          <w:t xml:space="preserve"> </w:t>
        </w:r>
      </w:ins>
      <w:ins w:id="786" w:author="PR Preview" w:date="2026-01-01T00:00:00Z">
        <w:r>
          <w:t xml:space="preserve">	</w:t>
        </w:r>
      </w:ins>
      <w:ins w:id="787" w:author="PR Preview" w:date="2026-01-01T00:00:00Z">
        <w:r>
          <w:t xml:space="preserve">Wikipedia contributors,</w:t>
        </w:r>
      </w:ins>
      <w:ins w:id="788" w:author="PR Preview" w:date="2026-01-01T00:00:00Z">
        <w:r>
          <w:t xml:space="preserve"> </w:t>
        </w:r>
      </w:ins>
      <w:ins w:id="789" w:author="PR Preview" w:date="2026-01-01T00:00:00Z">
        <w:r>
          <w:t xml:space="preserve">“Base rate fallacy —</w:t>
        </w:r>
      </w:ins>
      <w:ins w:id="790" w:author="PR Preview" w:date="2026-01-01T00:00:00Z">
        <w:r>
          <w:t xml:space="preserve"> </w:t>
        </w:r>
      </w:ins>
      <w:ins w:id="791" w:author="PR Preview" w:date="2026-01-01T00:00:00Z">
        <w:r>
          <w:t xml:space="preserve">Wikipedia</w:t>
        </w:r>
      </w:ins>
      <w:ins w:id="792" w:author="PR Preview" w:date="2026-01-01T00:00:00Z">
        <w:r>
          <w:t xml:space="preserve">,</w:t>
        </w:r>
      </w:ins>
      <w:ins w:id="793" w:author="PR Preview" w:date="2026-01-01T00:00:00Z">
        <w:r>
          <w:t xml:space="preserve"> </w:t>
        </w:r>
      </w:ins>
      <w:ins w:id="794" w:author="PR Preview" w:date="2026-01-01T00:00:00Z">
        <w:r>
          <w:t xml:space="preserve">the free encyclopedia.”</w:t>
        </w:r>
      </w:ins>
      <w:ins w:id="795" w:author="PR Preview" w:date="2026-01-01T00:00:00Z">
        <w:r>
          <w:t xml:space="preserve"> </w:t>
        </w:r>
      </w:ins>
      <w:ins w:id="796" w:author="PR Preview" w:date="2026-01-01T00:00:00Z">
        <w:r>
          <w:t xml:space="preserve">2026. Available:</w:t>
        </w:r>
      </w:ins>
      <w:ins w:id="797" w:author="PR Preview" w:date="2026-01-01T00:00:00Z">
        <w:r>
          <w:t xml:space="preserve"> </w:t>
        </w:r>
      </w:ins>
      <w:hyperlink r:id="rId117">
        <w:ins w:id="798" w:author="PR Preview" w:date="2026-01-01T00:00:00Z">
          <w:r>
            <w:rPr>
              <w:rStyle w:val="Hyperlink"/>
            </w:rPr>
            <w:t xml:space="preserve">https://en.wikipedia.org/wiki/Base_rate_fallacy</w:t>
          </w:r>
        </w:ins>
      </w:hyperlink>
    </w:p>
    <w:bookmarkEnd w:id="118"/>
    <w:bookmarkStart w:id="120" w:name="ref-hutchinson_wwu_ml_videos"/>
    <w:p>
      <w:pPr>
        <w:pStyle w:val="Bibliography"/>
      </w:pPr>
      <w:ins w:id="799" w:author="PR Preview" w:date="2026-01-01T00:00:00Z">
        <w:r>
          <w:t xml:space="preserve">[15]</w:t>
        </w:r>
      </w:ins>
      <w:ins w:id="800" w:author="PR Preview" w:date="2026-01-01T00:00:00Z">
        <w:r>
          <w:t xml:space="preserve"> </w:t>
        </w:r>
      </w:ins>
      <w:ins w:id="801" w:author="PR Preview" w:date="2026-01-01T00:00:00Z">
        <w:r>
          <w:t xml:space="preserve">	</w:t>
        </w:r>
      </w:ins>
      <w:ins w:id="802" w:author="PR Preview" w:date="2026-01-01T00:00:00Z">
        <w:r>
          <w:t xml:space="preserve">B. Hutchinson,</w:t>
        </w:r>
      </w:ins>
      <w:ins w:id="803" w:author="PR Preview" w:date="2026-01-01T00:00:00Z">
        <w:r>
          <w:t xml:space="preserve"> </w:t>
        </w:r>
      </w:ins>
      <w:ins w:id="804" w:author="PR Preview" w:date="2026-01-01T00:00:00Z">
        <w:r>
          <w:t xml:space="preserve">“</w:t>
        </w:r>
      </w:ins>
      <w:ins w:id="805" w:author="PR Preview" w:date="2026-01-01T00:00:00Z">
        <w:r>
          <w:t xml:space="preserve">DATA</w:t>
        </w:r>
      </w:ins>
      <w:ins w:id="806" w:author="PR Preview" w:date="2026-01-01T00:00:00Z">
        <w:r>
          <w:t xml:space="preserve"> </w:t>
        </w:r>
      </w:ins>
      <w:ins w:id="807" w:author="PR Preview" w:date="2026-01-01T00:00:00Z">
        <w:r>
          <w:t xml:space="preserve">471/571 (machine learning) and</w:t>
        </w:r>
      </w:ins>
      <w:ins w:id="808" w:author="PR Preview" w:date="2026-01-01T00:00:00Z">
        <w:r>
          <w:t xml:space="preserve"> </w:t>
        </w:r>
      </w:ins>
      <w:ins w:id="809" w:author="PR Preview" w:date="2026-01-01T00:00:00Z">
        <w:r>
          <w:t xml:space="preserve">CSCI</w:t>
        </w:r>
      </w:ins>
      <w:ins w:id="810" w:author="PR Preview" w:date="2026-01-01T00:00:00Z">
        <w:r>
          <w:t xml:space="preserve"> </w:t>
        </w:r>
      </w:ins>
      <w:ins w:id="811" w:author="PR Preview" w:date="2026-01-01T00:00:00Z">
        <w:r>
          <w:t xml:space="preserve">481/581 (deep learning) video lectures.”</w:t>
        </w:r>
      </w:ins>
      <w:ins w:id="812" w:author="PR Preview" w:date="2026-01-01T00:00:00Z">
        <w:r>
          <w:t xml:space="preserve"> </w:t>
        </w:r>
      </w:ins>
      <w:ins w:id="813" w:author="PR Preview" w:date="2026-01-01T00:00:00Z">
        <w:r>
          <w:t xml:space="preserve">Western Washington University. Accessed: Sep. 28, 2026. [Online]. Available:</w:t>
        </w:r>
      </w:ins>
      <w:ins w:id="814" w:author="PR Preview" w:date="2026-01-01T00:00:00Z">
        <w:r>
          <w:t xml:space="preserve"> </w:t>
        </w:r>
      </w:ins>
      <w:hyperlink r:id="rId119">
        <w:ins w:id="815" w:author="PR Preview" w:date="2026-01-01T00:00:00Z">
          <w:r>
            <w:rPr>
              <w:rStyle w:val="Hyperlink"/>
            </w:rPr>
            <w:t xml:space="preserve">https://facultyweb.cs.wwu.edu/~hutchib2/video_lectures/data371/</w:t>
          </w:r>
        </w:ins>
      </w:hyperlink>
    </w:p>
    <w:bookmarkEnd w:id="120"/>
    <w:bookmarkStart w:id="122" w:name="ref-fiveminuteai_probstat"/>
    <w:p>
      <w:pPr>
        <w:pStyle w:val="Bibliography"/>
      </w:pPr>
      <w:ins w:id="816" w:author="PR Preview" w:date="2026-01-01T00:00:00Z">
        <w:r>
          <w:t xml:space="preserve">[16]</w:t>
        </w:r>
      </w:ins>
      <w:ins w:id="817" w:author="PR Preview" w:date="2026-01-01T00:00:00Z">
        <w:r>
          <w:t xml:space="preserve"> </w:t>
        </w:r>
      </w:ins>
      <w:ins w:id="818" w:author="PR Preview" w:date="2026-01-01T00:00:00Z">
        <w:r>
          <w:t xml:space="preserve">	</w:t>
        </w:r>
      </w:ins>
      <w:ins w:id="819" w:author="PR Preview" w:date="2026-01-01T00:00:00Z">
        <w:r>
          <w:t xml:space="preserve">5MinuteAI,</w:t>
        </w:r>
      </w:ins>
      <w:ins w:id="820" w:author="PR Preview" w:date="2026-01-01T00:00:00Z">
        <w:r>
          <w:t xml:space="preserve"> </w:t>
        </w:r>
      </w:ins>
      <w:ins w:id="821" w:author="PR Preview" w:date="2026-01-01T00:00:00Z">
        <w:r>
          <w:t xml:space="preserve">“Probability &amp; statistics.”</w:t>
        </w:r>
      </w:ins>
      <w:ins w:id="822" w:author="PR Preview" w:date="2026-01-01T00:00:00Z">
        <w:r>
          <w:t xml:space="preserve"> </w:t>
        </w:r>
      </w:ins>
      <w:ins w:id="823" w:author="PR Preview" w:date="2026-01-01T00:00:00Z">
        <w:r>
          <w:t xml:space="preserve">Video playlist on YouTube. Accessed: Oct. 12, 2026. [Online]. Available:</w:t>
        </w:r>
      </w:ins>
      <w:ins w:id="824" w:author="PR Preview" w:date="2026-01-01T00:00:00Z">
        <w:r>
          <w:t xml:space="preserve"> </w:t>
        </w:r>
      </w:ins>
      <w:hyperlink r:id="rId121">
        <w:ins w:id="825" w:author="PR Preview" w:date="2026-01-01T00:00:00Z">
          <w:r>
            <w:rPr>
              <w:rStyle w:val="Hyperlink"/>
            </w:rPr>
            <w:t xml:space="preserve">https://www.youtube.com/playlist?list=PLeB45KifGiuHesi4PALNZSYZFhViVGQJK</w:t>
          </w:r>
        </w:ins>
      </w:hyperlink>
    </w:p>
    <w:bookmarkEnd w:id="122"/>
    <w:bookmarkEnd w:id="123"/>
    <w:bookmarkEnd w:id="1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1" Type="http://schemas.openxmlformats.org/officeDocument/2006/relationships/image" Target="media/rId81.png"/><Relationship Id="rId19" Type="http://schemas.openxmlformats.org/officeDocument/2006/relationships/hyperlink" Target="data/auto.csv" TargetMode="External"/><Relationship Id="rId110" Type="http://schemas.openxmlformats.org/officeDocument/2006/relationships/hyperlink" Target="https://bookdown.org/kevin_davisross/probsim-book/" TargetMode="External"/><Relationship Id="rId88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17" Type="http://schemas.openxmlformats.org/officeDocument/2006/relationships/hyperlink" Target="https://en.wikipedia.org/wiki/Base_rate_fallacy" TargetMode="External"/><Relationship Id="rId114" Type="http://schemas.openxmlformats.org/officeDocument/2006/relationships/hyperlink" Target="https://en.wikipedia.org/wiki/Bayes%27_theorem" TargetMode="External"/><Relationship Id="rId108" Type="http://schemas.openxmlformats.org/officeDocument/2006/relationships/hyperlink" Target="https://en.wikipedia.org/wiki/Conditional_probability" TargetMode="External"/><Relationship Id="rId96" Type="http://schemas.openxmlformats.org/officeDocument/2006/relationships/hyperlink" Target="https://en.wikipedia.org/wiki/Event_(probability_theory)" TargetMode="External"/><Relationship Id="rId92" Type="http://schemas.openxmlformats.org/officeDocument/2006/relationships/hyperlink" Target="https://en.wikipedia.org/wiki/Experiment_(probability_theory)" TargetMode="External"/><Relationship Id="rId112" Type="http://schemas.openxmlformats.org/officeDocument/2006/relationships/hyperlink" Target="https://en.wikipedia.org/wiki/Law_of_total_probability" TargetMode="External"/><Relationship Id="rId106" Type="http://schemas.openxmlformats.org/officeDocument/2006/relationships/hyperlink" Target="https://en.wikipedia.org/wiki/Logit" TargetMode="External"/><Relationship Id="rId104" Type="http://schemas.openxmlformats.org/officeDocument/2006/relationships/hyperlink" Target="https://en.wikipedia.org/wiki/Odds" TargetMode="External"/><Relationship Id="rId102" Type="http://schemas.openxmlformats.org/officeDocument/2006/relationships/hyperlink" Target="https://en.wikipedia.org/wiki/Probability_axioms" TargetMode="External"/><Relationship Id="rId100" Type="http://schemas.openxmlformats.org/officeDocument/2006/relationships/hyperlink" Target="https://en.wikipedia.org/wiki/Probability_space" TargetMode="External"/><Relationship Id="rId94" Type="http://schemas.openxmlformats.org/officeDocument/2006/relationships/hyperlink" Target="https://en.wikipedia.org/wiki/Sample_space" TargetMode="External"/><Relationship Id="rId119" Type="http://schemas.openxmlformats.org/officeDocument/2006/relationships/hyperlink" Target="https://facultyweb.cs.wwu.edu/~hutchib2/video_lectures/data371/" TargetMode="External"/><Relationship Id="rId84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35" Type="http://schemas.openxmlformats.org/officeDocument/2006/relationships/hyperlink" Target="https://morrison-lab.github.io/mds/measures.html#def-pairwise-disjoint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5" Type="http://schemas.openxmlformats.org/officeDocument/2006/relationships/hyperlink" Target="https://wwu.instructure.com/courses/1906010/modules#module_3922392" TargetMode="External"/><Relationship Id="rId98" Type="http://schemas.openxmlformats.org/officeDocument/2006/relationships/hyperlink" Target="https://www.cengage.com/c/statistical-inference-2e-casella-berger/9780534243128/" TargetMode="External"/><Relationship Id="rId121" Type="http://schemas.openxmlformats.org/officeDocument/2006/relationships/hyperlink" Target="https://www.youtube.com/playlist?list=PLeB45KifGiuHesi4PALNZSYZFhViVGQJK" TargetMode="External"/><Relationship Id="rId89" Type="http://schemas.openxmlformats.org/officeDocument/2006/relationships/hyperlink" Target="https://www.youtube.com/watch?v=LfdTIvLfdtA" TargetMode="External"/><Relationship Id="rId90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data/auto.csv" TargetMode="External"/><Relationship Id="rId110" Type="http://schemas.openxmlformats.org/officeDocument/2006/relationships/hyperlink" Target="https://bookdown.org/kevin_davisross/probsim-book/" TargetMode="External"/><Relationship Id="rId88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17" Type="http://schemas.openxmlformats.org/officeDocument/2006/relationships/hyperlink" Target="https://en.wikipedia.org/wiki/Base_rate_fallacy" TargetMode="External"/><Relationship Id="rId114" Type="http://schemas.openxmlformats.org/officeDocument/2006/relationships/hyperlink" Target="https://en.wikipedia.org/wiki/Bayes%27_theorem" TargetMode="External"/><Relationship Id="rId108" Type="http://schemas.openxmlformats.org/officeDocument/2006/relationships/hyperlink" Target="https://en.wikipedia.org/wiki/Conditional_probability" TargetMode="External"/><Relationship Id="rId96" Type="http://schemas.openxmlformats.org/officeDocument/2006/relationships/hyperlink" Target="https://en.wikipedia.org/wiki/Event_(probability_theory)" TargetMode="External"/><Relationship Id="rId92" Type="http://schemas.openxmlformats.org/officeDocument/2006/relationships/hyperlink" Target="https://en.wikipedia.org/wiki/Experiment_(probability_theory)" TargetMode="External"/><Relationship Id="rId112" Type="http://schemas.openxmlformats.org/officeDocument/2006/relationships/hyperlink" Target="https://en.wikipedia.org/wiki/Law_of_total_probability" TargetMode="External"/><Relationship Id="rId106" Type="http://schemas.openxmlformats.org/officeDocument/2006/relationships/hyperlink" Target="https://en.wikipedia.org/wiki/Logit" TargetMode="External"/><Relationship Id="rId104" Type="http://schemas.openxmlformats.org/officeDocument/2006/relationships/hyperlink" Target="https://en.wikipedia.org/wiki/Odds" TargetMode="External"/><Relationship Id="rId102" Type="http://schemas.openxmlformats.org/officeDocument/2006/relationships/hyperlink" Target="https://en.wikipedia.org/wiki/Probability_axioms" TargetMode="External"/><Relationship Id="rId100" Type="http://schemas.openxmlformats.org/officeDocument/2006/relationships/hyperlink" Target="https://en.wikipedia.org/wiki/Probability_space" TargetMode="External"/><Relationship Id="rId94" Type="http://schemas.openxmlformats.org/officeDocument/2006/relationships/hyperlink" Target="https://en.wikipedia.org/wiki/Sample_space" TargetMode="External"/><Relationship Id="rId119" Type="http://schemas.openxmlformats.org/officeDocument/2006/relationships/hyperlink" Target="https://facultyweb.cs.wwu.edu/~hutchib2/video_lectures/data371/" TargetMode="External"/><Relationship Id="rId84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35" Type="http://schemas.openxmlformats.org/officeDocument/2006/relationships/hyperlink" Target="https://morrison-lab.github.io/mds/measures.html#def-pairwise-disjoint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5" Type="http://schemas.openxmlformats.org/officeDocument/2006/relationships/hyperlink" Target="https://wwu.instructure.com/courses/1906010/modules#module_3922392" TargetMode="External"/><Relationship Id="rId98" Type="http://schemas.openxmlformats.org/officeDocument/2006/relationships/hyperlink" Target="https://www.cengage.com/c/statistical-inference-2e-casella-berger/9780534243128/" TargetMode="External"/><Relationship Id="rId121" Type="http://schemas.openxmlformats.org/officeDocument/2006/relationships/hyperlink" Target="https://www.youtube.com/playlist?list=PLeB45KifGiuHesi4PALNZSYZFhViVGQJK" TargetMode="External"/><Relationship Id="rId89" Type="http://schemas.openxmlformats.org/officeDocument/2006/relationships/hyperlink" Target="https://www.youtube.com/watch?v=LfdTIvLfdtA" TargetMode="External"/><Relationship Id="rId90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2026-10-19T09:19:38Z</dcterms:created>
  <dcterms:modified xsi:type="dcterms:W3CDTF">2026-10-19T09:19:38Z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02:11:56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