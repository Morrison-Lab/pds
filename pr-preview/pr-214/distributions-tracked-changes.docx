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2026-10-18 13:21:58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21:56:25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Each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</w:delText>
        </w:r>
      </w:del>
      <w:del w:id="9" w:author="PR Preview" w:date="2026-01-01T00:00:00Z">
        <w:r>
          <w:delText xml:space="preserve"> </w:delText>
        </w:r>
      </w:del>
      <m:oMath>
        <m:r>
          <m:t>0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or</w:delText>
        </w:r>
      </w:del>
      <w:del w:id="12" w:author="PR Preview" w:date="2026-01-01T00:00:00Z">
        <w:r>
          <w:delText xml:space="preserve"> </w:delText>
        </w:r>
      </w:del>
      <m:oMath>
        <m:r>
          <m:t>1</m:t>
        </m:r>
      </m:oMath>
      <w:del w:id="13" w:author="PR Preview" w:date="2026-01-01T00:00:00Z">
        <w:r>
          <w:delText xml:space="preserve">, so</w:delText>
        </w:r>
      </w:del>
      <w:del w:id="14" w:author="PR Preview" w:date="2026-01-01T00:00:00Z">
        <w:r>
          <w:delText xml:space="preserve"> </w:delText>
        </w:r>
      </w:del>
      <m:oMath>
        <m:r>
          <m:t>S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takes values in</w:delText>
        </w:r>
      </w:del>
      <w:del w:id="1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8" w:author="PR Preview" w:date="2026-01-01T00:00:00Z">
        <w:r>
          <w:delText xml:space="preserve">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Fix</w:delText>
        </w:r>
      </w:del>
      <w:del w:id="2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22" w:author="PR Preview" w:date="2026-01-01T00:00:00Z">
        <w:r>
          <w:delText xml:space="preserve">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 let</w:delText>
        </w:r>
      </w:del>
      <w:del w:id="2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x</m:t>
            </m:r>
          </m:sub>
        </m:sSub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be the set of sequences</w:delText>
        </w:r>
      </w:del>
      <w:del w:id="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with exactly</w:delText>
        </w:r>
      </w:del>
      <w:del w:id="31" w:author="PR Preview" w:date="2026-01-01T00:00:00Z">
        <w:r>
          <w:delText xml:space="preserve"> </w:delText>
        </w:r>
      </w:del>
      <m:oMath>
        <m:r>
          <m:t>x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ones.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The event</w:delText>
        </w:r>
      </w:del>
      <w:del w:id="3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is the disjoint union of the events</w:delText>
        </w:r>
      </w:del>
      <w:del w:id="3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over</w:delText>
        </w:r>
      </w:del>
      <w:del w:id="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del w:id="43" w:author="PR Preview" w:date="2026-01-01T00:00:00Z">
        <w:r>
          <w:delText xml:space="preserve">.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For one such sequence:</w:delText>
        </w:r>
      </w:del>
    </w:p>
    <w:p>
      <w:pPr>
        <w:pStyle w:val="BodyText"/>
      </w:pPr>
      <w:ins w:id="46" w:author="PR Preview" w:date="2026-01-01T00:00:00Z">
        <w:r>
          <w:rPr>
            <w:i/>
            <w:iCs/>
          </w:rPr>
          <w:t xml:space="preserve">Proof</w:t>
        </w:r>
      </w:ins>
      <w:ins w:id="47" w:author="PR Preview" w:date="2026-01-01T00:00:00Z">
        <w:r>
          <w:t xml:space="preserve">. </w:t>
        </w:r>
      </w:ins>
      <w:ins w:id="48" w:author="PR Preview" w:date="2026-01-01T00:00:00Z">
        <w:r>
          <w:t xml:space="preserve">Each</w:t>
        </w:r>
      </w:ins>
      <w:ins w:id="4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is</w:t>
        </w:r>
      </w:ins>
      <w:ins w:id="52" w:author="PR Preview" w:date="2026-01-01T00:00:00Z">
        <w:r>
          <w:t xml:space="preserve"> </w:t>
        </w:r>
      </w:ins>
      <m:oMath>
        <m:r>
          <m:t>0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or</w:t>
        </w:r>
      </w:ins>
      <w:ins w:id="55" w:author="PR Preview" w:date="2026-01-01T00:00:00Z">
        <w:r>
          <w:t xml:space="preserve"> </w:t>
        </w:r>
      </w:ins>
      <m:oMath>
        <m:r>
          <m:t>1</m:t>
        </m:r>
      </m:oMath>
      <w:ins w:id="56" w:author="PR Preview" w:date="2026-01-01T00:00:00Z">
        <w:r>
          <w:t xml:space="preserve">, so</w:t>
        </w:r>
      </w:ins>
      <w:ins w:id="57" w:author="PR Preview" w:date="2026-01-01T00:00:00Z">
        <w:r>
          <w:t xml:space="preserve"> </w:t>
        </w:r>
      </w:ins>
      <m:oMath>
        <m:r>
          <m:t>S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takes values in</w:t>
        </w:r>
      </w:ins>
      <w:ins w:id="6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61" w:author="PR Preview" w:date="2026-01-01T00:00:00Z">
        <w:r>
          <w:t xml:space="preserve">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Let the number of ones be</w:t>
        </w:r>
      </w:ins>
      <w:ins w:id="6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 let</w:t>
        </w:r>
      </w:ins>
      <w:ins w:id="6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x</m:t>
            </m:r>
          </m:sub>
        </m:sSub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be the set of sequences</w:t>
        </w:r>
      </w:ins>
      <w:ins w:id="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with exactly</w:t>
        </w:r>
      </w:ins>
      <w:ins w:id="74" w:author="PR Preview" w:date="2026-01-01T00:00:00Z">
        <w:r>
          <w:t xml:space="preserve"> </w:t>
        </w:r>
      </w:ins>
      <m:oMath>
        <m:r>
          <m:t>x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ones.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The event</w:t>
        </w:r>
      </w:ins>
      <w:ins w:id="7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is the disjoint union of the events</w:t>
        </w:r>
      </w:ins>
      <w:ins w:id="8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over</w:t>
        </w:r>
      </w:ins>
      <w:ins w:id="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ins w:id="86" w:author="PR Preview" w:date="2026-01-01T00:00:00Z">
        <w:r>
          <w:t xml:space="preserve">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For one such sequence: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5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80" w:name="thm-nb-poisson-limit"/>
    <w:p>
      <w:pPr>
        <w:pStyle w:val="BodyText"/>
      </w:pPr>
      <w:del w:id="89" w:author="PR Preview" w:date="2026-01-01T00:00:00Z">
        <w:r>
          <w:rPr>
            <w:b/>
            <w:bCs/>
          </w:rPr>
          <w:delText xml:space="preserve">Theorem 10 (The negative binomial converges to the Poisson)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Fix</w:delText>
        </w:r>
      </w:del>
      <w:del w:id="9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&gt;</m:t>
        </m:r>
        <m:r>
          <m:t>0</m:t>
        </m:r>
      </m:oMath>
      <w:del w:id="93" w:author="PR Preview" w:date="2026-01-01T00:00:00Z">
        <w:r>
          <w:delText xml:space="preserve">, and let</w:delText>
        </w:r>
      </w:del>
      <w:del w:id="9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del w:id="95" w:author="PR Preview" w:date="2026-01-01T00:00:00Z">
        <w:r>
          <w:delText xml:space="preserve">.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Then for each</w:delText>
        </w:r>
      </w:del>
      <w:del w:id="9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99" w:author="PR Preview" w:date="2026-01-01T00:00:00Z">
        <w:r>
          <w:delText xml:space="preserve">,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as</w:delText>
        </w:r>
      </w:del>
      <w:del w:id="102" w:author="PR Preview" w:date="2026-01-01T00:00:00Z">
        <w:r>
          <w:delText xml:space="preserve"> </w:delText>
        </w:r>
      </w:del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103" w:author="PR Preview" w:date="2026-01-01T00:00:00Z">
        <w:r>
          <w:delText xml:space="preserve">,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the negative binomial PMF converges to the</w:delText>
        </w:r>
      </w:del>
      <w:del w:id="106" w:author="PR Preview" w:date="2026-01-01T00:00:00Z">
        <w:r>
          <w:delText xml:space="preserve"> </w:delText>
        </w:r>
      </w:del>
      <w:hyperlink w:anchor="def-poisson">
        <w:del w:id="107" w:author="PR Preview" w:date="2026-01-01T00:00:00Z">
          <w:r>
            <w:rPr>
              <w:rStyle w:val="Hyperlink"/>
            </w:rPr>
            <w:delText xml:space="preserve">Poisson</w:delText>
          </w:r>
        </w:del>
      </w:hyperlink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PMF (</w:delText>
        </w:r>
      </w:del>
      <w:hyperlink w:anchor="eq-pois-pmf">
        <w:del w:id="110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111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del w:id="112" w:author="PR Preview" w:date="2026-01-01T00:00:00Z">
        <w:r>
          <w:rPr>
            <w:i/>
            <w:iCs/>
          </w:rPr>
          <w:delText xml:space="preserve">Proof</w:delText>
        </w:r>
      </w:del>
      <w:del w:id="113" w:author="PR Preview" w:date="2026-01-01T00:00:00Z">
        <w:r>
          <w:delText xml:space="preserve">. </w:delText>
        </w:r>
      </w:del>
      <w:del w:id="114" w:author="PR Preview" w:date="2026-01-01T00:00:00Z">
        <w:r>
          <w:delText xml:space="preserve">Fix</w:delText>
        </w:r>
      </w:del>
      <w:del w:id="115" w:author="PR Preview" w:date="2026-01-01T00:00:00Z">
        <w:r>
          <w:delText xml:space="preserve"> </w:delText>
        </w:r>
      </w:del>
      <m:oMath>
        <m:r>
          <m:t>y</m:t>
        </m:r>
      </m:oMath>
      <w:del w:id="116" w:author="PR Preview" w:date="2026-01-01T00:00:00Z">
        <w:r>
          <w:delText xml:space="preserve">.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In</w:delText>
        </w:r>
      </w:del>
      <w:del w:id="119" w:author="PR Preview" w:date="2026-01-01T00:00:00Z">
        <w:r>
          <w:delText xml:space="preserve"> </w:delText>
        </w:r>
      </w:del>
      <w:hyperlink w:anchor="def-nb">
        <w:del w:id="120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21" w:author="PR Preview" w:date="2026-01-01T00:00:00Z">
        <w:r>
          <w:delText xml:space="preserve">, the first factor</w:delText>
        </w:r>
      </w:del>
      <w:del w:id="122" w:author="PR Preview" w:date="2026-01-01T00:00:00Z">
        <w:r>
          <w:delText xml:space="preserve"> </w:delText>
        </w:r>
      </w:del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does not depend on</w:delText>
        </w:r>
      </w:del>
      <w:del w:id="125" w:author="PR Preview" w:date="2026-01-01T00:00:00Z">
        <w:r>
          <w:delText xml:space="preserve"> </w:delText>
        </w:r>
      </w:del>
      <m:oMath>
        <m:r>
          <m:t>ρ</m:t>
        </m:r>
      </m:oMath>
      <w:del w:id="126" w:author="PR Preview" w:date="2026-01-01T00:00:00Z">
        <w:r>
          <w:delText xml:space="preserve">.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For the second factor,</w:delText>
        </w:r>
      </w:del>
      <w:del w:id="129" w:author="PR Preview" w:date="2026-01-01T00:00:00Z">
        <w:r>
          <w:delText xml:space="preserve"> </w:delText>
        </w:r>
      </w:del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del w:id="130" w:author="PR Preview" w:date="2026-01-01T00:00:00Z">
        <w:r>
          <w:delText xml:space="preserve">,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by applying</w:delText>
        </w:r>
      </w:del>
      <w:del w:id="133" w:author="PR Preview" w:date="2026-01-01T00:00:00Z">
        <w:r>
          <w:delText xml:space="preserve"> </w:delText>
        </w:r>
      </w:del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34" w:author="PR Preview" w:date="2026-01-01T00:00:00Z">
        <w:r>
          <w:delText xml:space="preserve"> </w:delText>
        </w:r>
      </w:del>
      <m:oMath>
        <m:r>
          <m:t>y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times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(for</w:delText>
        </w:r>
      </w:del>
      <w:del w:id="13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140" w:author="PR Preview" w:date="2026-01-01T00:00:00Z">
        <w:r>
          <w:delText xml:space="preserve">, the product is empty and equals 1), so:</w:delText>
        </w:r>
      </w:del>
    </w:p>
    <w:p>
      <w:pPr>
        <w:pStyle w:val="BodyText"/>
      </w:pPr>
      <w:ins w:id="141" w:author="PR Preview" w:date="2026-01-01T00:00:00Z">
        <w:r>
          <w:rPr>
            <w:b/>
            <w:bCs/>
          </w:rPr>
          <w:t xml:space="preserve">Theorem 10 (The negative binomial converges to the Poisson)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Let the</w:t>
        </w:r>
      </w:ins>
      <w:ins w:id="144" w:author="PR Preview" w:date="2026-01-01T00:00:00Z">
        <w:r>
          <w:t xml:space="preserve"> </w:t>
        </w:r>
      </w:ins>
      <w:hyperlink r:id="rId79">
        <w:ins w:id="145" w:author="PR Preview" w:date="2026-01-01T00:00:00Z">
          <w:r>
            <w:rPr>
              <w:rStyle w:val="Hyperlink"/>
            </w:rPr>
            <w:t xml:space="preserve">mean</w:t>
          </w:r>
        </w:ins>
      </w:hyperlink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be</w:t>
        </w:r>
      </w:ins>
      <w:ins w:id="14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&gt;</m:t>
        </m:r>
        <m:r>
          <m:t>0</m:t>
        </m:r>
      </m:oMath>
      <w:ins w:id="149" w:author="PR Preview" w:date="2026-01-01T00:00:00Z">
        <w:r>
          <w:t xml:space="preserve">, and let</w:t>
        </w:r>
      </w:ins>
      <w:ins w:id="15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ins w:id="151" w:author="PR Preview" w:date="2026-01-01T00:00:00Z">
        <w:r>
          <w:t xml:space="preserve">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Then for each</w:t>
        </w:r>
      </w:ins>
      <w:ins w:id="15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55" w:author="PR Preview" w:date="2026-01-01T00:00:00Z">
        <w:r>
          <w:t xml:space="preserve">,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as</w:t>
        </w:r>
      </w:ins>
      <w:ins w:id="158" w:author="PR Preview" w:date="2026-01-01T00:00:00Z">
        <w:r>
          <w:t xml:space="preserve"> </w:t>
        </w:r>
      </w:ins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59" w:author="PR Preview" w:date="2026-01-01T00:00:00Z">
        <w:r>
          <w:t xml:space="preserve">,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the negative binomial PMF converges to the</w:t>
        </w:r>
      </w:ins>
      <w:ins w:id="162" w:author="PR Preview" w:date="2026-01-01T00:00:00Z">
        <w:r>
          <w:t xml:space="preserve"> </w:t>
        </w:r>
      </w:ins>
      <w:hyperlink w:anchor="def-poisson">
        <w:ins w:id="163" w:author="PR Preview" w:date="2026-01-01T00:00:00Z">
          <w:r>
            <w:rPr>
              <w:rStyle w:val="Hyperlink"/>
            </w:rPr>
            <w:t xml:space="preserve">Poisson</w:t>
          </w:r>
        </w:ins>
      </w:hyperlink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PMF (</w:t>
        </w:r>
      </w:ins>
      <w:hyperlink w:anchor="eq-pois-pmf">
        <w:ins w:id="166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167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ins w:id="168" w:author="PR Preview" w:date="2026-01-01T00:00:00Z">
        <w:r>
          <w:rPr>
            <w:i/>
            <w:iCs/>
          </w:rPr>
          <w:t xml:space="preserve">Proof</w:t>
        </w:r>
      </w:ins>
      <w:ins w:id="169" w:author="PR Preview" w:date="2026-01-01T00:00:00Z">
        <w:r>
          <w:t xml:space="preserve">. </w:t>
        </w:r>
      </w:ins>
      <w:ins w:id="170" w:author="PR Preview" w:date="2026-01-01T00:00:00Z">
        <w:r>
          <w:t xml:space="preserve">Choose a count</w:t>
        </w:r>
      </w:ins>
      <w:ins w:id="171" w:author="PR Preview" w:date="2026-01-01T00:00:00Z">
        <w:r>
          <w:t xml:space="preserve"> </w:t>
        </w:r>
      </w:ins>
      <m:oMath>
        <m:r>
          <m:t>y</m:t>
        </m:r>
      </m:oMath>
      <w:ins w:id="172" w:author="PR Preview" w:date="2026-01-01T00:00:00Z">
        <w:r>
          <w:t xml:space="preserve">.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In</w:t>
        </w:r>
      </w:ins>
      <w:ins w:id="175" w:author="PR Preview" w:date="2026-01-01T00:00:00Z">
        <w:r>
          <w:t xml:space="preserve"> </w:t>
        </w:r>
      </w:ins>
      <w:hyperlink w:anchor="def-nb">
        <w:ins w:id="17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77" w:author="PR Preview" w:date="2026-01-01T00:00:00Z">
        <w:r>
          <w:t xml:space="preserve">, the first factor</w:t>
        </w:r>
      </w:ins>
      <w:ins w:id="178" w:author="PR Preview" w:date="2026-01-01T00:00:00Z">
        <w:r>
          <w:t xml:space="preserve"> </w:t>
        </w:r>
      </w:ins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does not depend on</w:t>
        </w:r>
      </w:ins>
      <w:ins w:id="181" w:author="PR Preview" w:date="2026-01-01T00:00:00Z">
        <w:r>
          <w:t xml:space="preserve"> </w:t>
        </w:r>
      </w:ins>
      <m:oMath>
        <m:r>
          <m:t>ρ</m:t>
        </m:r>
      </m:oMath>
      <w:ins w:id="182" w:author="PR Preview" w:date="2026-01-01T00:00:00Z">
        <w:r>
          <w:t xml:space="preserve">.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For the second factor,</w:t>
        </w:r>
      </w:ins>
      <w:ins w:id="185" w:author="PR Preview" w:date="2026-01-01T00:00:00Z">
        <w:r>
          <w:t xml:space="preserve"> </w:t>
        </w:r>
      </w:ins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ins w:id="186" w:author="PR Preview" w:date="2026-01-01T00:00:00Z">
        <w:r>
          <w:t xml:space="preserve">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by applying</w:t>
        </w:r>
      </w:ins>
      <w:ins w:id="189" w:author="PR Preview" w:date="2026-01-01T00:00:00Z">
        <w:r>
          <w:t xml:space="preserve"> </w:t>
        </w:r>
      </w:ins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90" w:author="PR Preview" w:date="2026-01-01T00:00:00Z">
        <w:r>
          <w:t xml:space="preserve"> </w:t>
        </w:r>
      </w:ins>
      <m:oMath>
        <m:r>
          <m:t>y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times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(for</w:t>
        </w:r>
      </w:ins>
      <w:ins w:id="19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196" w:author="PR Preview" w:date="2026-01-01T00:00:00Z">
        <w:r>
          <w:t xml:space="preserve">, the product is empty and equals 1),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9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9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9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2026-10-19T04:59:42Z</dcterms:created>
  <dcterms:modified xsi:type="dcterms:W3CDTF">2026-10-19T04:59:42Z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21:56:25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