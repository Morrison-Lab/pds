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16:47:26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Fix</w:delText>
        </w:r>
      </w:del>
      <w:del w:id="6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7" w:author="PR Preview" w:date="2026-01-01T00:00:00Z">
        <w:r>
          <w:delText xml:space="preserve">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 event</w:delText>
        </w:r>
      </w:del>
      <w:del w:id="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the event</w:delText>
        </w:r>
      </w:del>
      <w:del w:id="1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del w:id="14" w:author="PR Preview" w:date="2026-01-01T00:00:00Z">
        <w:r>
          <w:delText xml:space="preserve">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because the exponential is increasing and</w:delText>
        </w:r>
      </w:del>
      <w:del w:id="17" w:author="PR Preview" w:date="2026-01-01T00:00:00Z">
        <w:r>
          <w:delText xml:space="preserve"> </w:delText>
        </w:r>
      </w:del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random variable</w:delText>
        </w:r>
      </w:del>
      <w:del w:id="21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positive,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so</w:delText>
        </w:r>
      </w:del>
      <w:del w:id="26" w:author="PR Preview" w:date="2026-01-01T00:00:00Z">
        <w:r>
          <w:delText xml:space="preserve"> </w:delText>
        </w:r>
      </w:del>
      <w:hyperlink w:anchor="thm-markov">
        <w:del w:id="27" w:author="PR Preview" w:date="2026-01-01T00:00:00Z">
          <w:r>
            <w:rPr>
              <w:rStyle w:val="Hyperlink"/>
            </w:rPr>
            <w:delText xml:space="preserve">Markov’s inequality</w:delText>
          </w:r>
        </w:del>
      </w:hyperlink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applies:</w:delText>
        </w:r>
      </w:del>
    </w:p>
    <w:p>
      <w:pPr>
        <w:pStyle w:val="FirstParagraph"/>
      </w:pPr>
      <w:ins w:id="30" w:author="PR Preview" w:date="2026-01-01T00:00:00Z">
        <w:r>
          <w:rPr>
            <w:i/>
            <w:iCs/>
          </w:rPr>
          <w:t xml:space="preserve">Proof</w:t>
        </w:r>
      </w:ins>
      <w:ins w:id="31" w:author="PR Preview" w:date="2026-01-01T00:00:00Z">
        <w:r>
          <w:t xml:space="preserve">. </w:t>
        </w:r>
      </w:ins>
      <w:ins w:id="32" w:author="PR Preview" w:date="2026-01-01T00:00:00Z">
        <w:r>
          <w:t xml:space="preserve">Let</w:t>
        </w:r>
      </w:ins>
      <w:ins w:id="33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34" w:author="PR Preview" w:date="2026-01-01T00:00:00Z">
        <w:r>
          <w:t xml:space="preserve">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 event</w:t>
        </w:r>
      </w:ins>
      <w:ins w:id="3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is the event</w:t>
        </w:r>
      </w:ins>
      <w:ins w:id="4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ins w:id="41" w:author="PR Preview" w:date="2026-01-01T00:00:00Z">
        <w:r>
          <w:t xml:space="preserve">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because the exponential is increasing and</w:t>
        </w:r>
      </w:ins>
      <w:ins w:id="44" w:author="PR Preview" w:date="2026-01-01T00:00:00Z">
        <w:r>
          <w:t xml:space="preserve"> </w:t>
        </w:r>
      </w:ins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ins w:id="45" w:author="PR Preview" w:date="2026-01-01T00:00:00Z">
        <w:r>
          <w:t xml:space="preserve">.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The random variable</w:t>
        </w:r>
      </w:ins>
      <w:ins w:id="48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is positive,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so</w:t>
        </w:r>
      </w:ins>
      <w:ins w:id="53" w:author="PR Preview" w:date="2026-01-01T00:00:00Z">
        <w:r>
          <w:t xml:space="preserve"> </w:t>
        </w:r>
      </w:ins>
      <w:hyperlink w:anchor="thm-markov">
        <w:ins w:id="54" w:author="PR Preview" w:date="2026-01-01T00:00:00Z">
          <w:r>
            <w:rPr>
              <w:rStyle w:val="Hyperlink"/>
            </w:rPr>
            <w:t xml:space="preserve">Markov’s inequality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applies: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7" w:author="PR Preview" w:date="2026-01-01T00:00:00Z">
        <w:r>
          <w:delText xml:space="preserve">Fix</w:delText>
        </w:r>
      </w:del>
      <w:del w:id="5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and let</w:delText>
        </w:r>
      </w:del>
      <w:del w:id="61" w:author="PR Preview" w:date="2026-01-01T00:00:00Z">
        <w:r>
          <w:delText xml:space="preserve"> </w:delText>
        </w:r>
      </w:del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del w:id="62" w:author="PR Preview" w:date="2026-01-01T00:00:00Z">
        <w:r>
          <w:delText xml:space="preserve">,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so that</w:delText>
        </w:r>
      </w:del>
      <w:del w:id="65" w:author="PR Preview" w:date="2026-01-01T00:00:00Z">
        <w:r>
          <w:delText xml:space="preserve"> </w:delText>
        </w:r>
      </w:del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del w:id="66" w:author="PR Preview" w:date="2026-01-01T00:00:00Z">
        <w:r>
          <w:delText xml:space="preserve">.</w:delText>
        </w:r>
      </w:del>
      <w:del w:id="67" w:author="PR Preview" w:date="2026-01-01T00:00:00Z">
        <w:r>
          <w:delText xml:space="preserve"> </w:delText>
        </w:r>
      </w:del>
      <w:hyperlink w:anchor="thm-chebyshev">
        <w:del w:id="68" w:author="PR Preview" w:date="2026-01-01T00:00:00Z">
          <w:r>
            <w:rPr>
              <w:rStyle w:val="Hyperlink"/>
            </w:rPr>
            <w:delText xml:space="preserve">Chebyshev’s inequality</w:delText>
          </w:r>
        </w:del>
      </w:hyperlink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for</w:delText>
        </w:r>
      </w:del>
      <w:del w:id="7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whose standard deviation is</w:delText>
        </w:r>
      </w:del>
      <w:del w:id="75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76" w:author="PR Preview" w:date="2026-01-01T00:00:00Z">
        <w:r>
          <w:delText xml:space="preserve">, gives</w:delText>
        </w:r>
      </w:del>
    </w:p>
    <w:p>
      <w:pPr>
        <w:pStyle w:val="FirstParagraph"/>
      </w:pPr>
      <w:ins w:id="77" w:author="PR Preview" w:date="2026-01-01T00:00:00Z">
        <w:r>
          <w:t xml:space="preserve">Let</w:t>
        </w:r>
      </w:ins>
      <w:ins w:id="7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and let</w:t>
        </w:r>
      </w:ins>
      <w:ins w:id="81" w:author="PR Preview" w:date="2026-01-01T00:00:00Z">
        <w:r>
          <w:t xml:space="preserve"> </w:t>
        </w:r>
      </w:ins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so that</w:t>
        </w:r>
      </w:ins>
      <w:ins w:id="85" w:author="PR Preview" w:date="2026-01-01T00:00:00Z">
        <w:r>
          <w:t xml:space="preserve"> </w:t>
        </w:r>
      </w:ins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hyperlink w:anchor="thm-chebyshev">
        <w:ins w:id="88" w:author="PR Preview" w:date="2026-01-01T00:00:00Z">
          <w:r>
            <w:rPr>
              <w:rStyle w:val="Hyperlink"/>
            </w:rPr>
            <w:t xml:space="preserve">Chebyshev’s inequality</w:t>
          </w:r>
        </w:ins>
      </w:hyperlink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for</w:t>
        </w:r>
      </w:ins>
      <w:ins w:id="9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whose standard deviation is</w:t>
        </w:r>
      </w:ins>
      <w:ins w:id="95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96" w:author="PR Preview" w:date="2026-01-01T00:00:00Z">
        <w:r>
          <w:t xml:space="preserve">,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2026-10-18T23:55:11Z</dcterms:created>
  <dcterms:modified xsi:type="dcterms:W3CDTF">2026-10-18T23:55:11Z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