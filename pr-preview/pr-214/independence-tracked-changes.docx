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2026-10-18 23:49:20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00:02:54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Only if: the CDF determines the PMF through its jumps.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Fix</w:delText>
        </w:r>
      </w:del>
      <w:del w:id="6" w:author="PR Preview" w:date="2026-01-01T00:00:00Z">
        <w:r>
          <w:delText xml:space="preserve"> </w:delText>
        </w:r>
      </w:del>
      <m:oMath>
        <m:r>
          <m:t>i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r>
          <m:t>x</m:t>
        </m:r>
      </m:oMath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Every number below</w:delText>
        </w:r>
      </w:del>
      <w:del w:id="13" w:author="PR Preview" w:date="2026-01-01T00:00:00Z">
        <w:r>
          <w:delText xml:space="preserve"> </w:delText>
        </w:r>
      </w:del>
      <m:oMath>
        <m:r>
          <m:t>x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lies in exactly one of the intervals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ty m:val="p"/>
          </m:rPr>
          <m:t>…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so the event</w:delText>
        </w:r>
      </w:del>
      <w:del w:id="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the disjoint union of the events</w:delText>
        </w:r>
      </w:del>
      <w:del w:id="29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for</w:delText>
        </w:r>
      </w:del>
      <w:del w:id="3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2</m:t>
        </m:r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for each</w:delText>
        </w:r>
      </w:del>
      <w:del w:id="39" w:author="PR Preview" w:date="2026-01-01T00:00:00Z">
        <w:r>
          <w:delText xml:space="preserve"> </w:delText>
        </w:r>
      </w:del>
      <m:oMath>
        <m:r>
          <m:t>K</m:t>
        </m:r>
      </m:oMath>
      <w:del w:id="40" w:author="PR Preview" w:date="2026-01-01T00:00:00Z">
        <w:r>
          <w:delText xml:space="preserve">, the events</w:delText>
        </w:r>
      </w:del>
      <w:del w:id="41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have union</w:delText>
        </w:r>
      </w:del>
      <w:del w:id="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del w:id="45" w:author="PR Preview" w:date="2026-01-01T00:00:00Z">
        <w:r>
          <w:delText xml:space="preserve">: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Only if: the CDF determines the PMF through its jumps.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Choose an index</w:t>
        </w:r>
      </w:ins>
      <w:ins w:id="49" w:author="PR Preview" w:date="2026-01-01T00:00:00Z">
        <w:r>
          <w:t xml:space="preserve"> </w:t>
        </w:r>
      </w:ins>
      <m:oMath>
        <m:r>
          <m:t>i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a value</w:t>
        </w:r>
      </w:ins>
      <w:ins w:id="52" w:author="PR Preview" w:date="2026-01-01T00:00:00Z">
        <w:r>
          <w:t xml:space="preserve"> </w:t>
        </w:r>
      </w:ins>
      <m:oMath>
        <m:r>
          <m:t>x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of</w:t>
        </w:r>
      </w:ins>
      <w:ins w:id="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6" w:author="PR Preview" w:date="2026-01-01T00:00:00Z">
        <w: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Every number below</w:t>
        </w:r>
      </w:ins>
      <w:ins w:id="59" w:author="PR Preview" w:date="2026-01-01T00:00:00Z">
        <w:r>
          <w:t xml:space="preserve"> </w:t>
        </w:r>
      </w:ins>
      <m:oMath>
        <m:r>
          <m:t>x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lies in exactly one of the intervals</w:t>
        </w:r>
      </w:ins>
      <w:ins w:id="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…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so the event</w:t>
        </w:r>
      </w:ins>
      <w:ins w:id="7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the disjoint union of the events</w:t>
        </w:r>
      </w:ins>
      <w:ins w:id="7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</w:t>
        </w:r>
      </w:ins>
      <w:ins w:id="7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for</w:t>
        </w:r>
      </w:ins>
      <w:ins w:id="8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 for each</w:t>
        </w:r>
      </w:ins>
      <w:ins w:id="85" w:author="PR Preview" w:date="2026-01-01T00:00:00Z">
        <w:r>
          <w:t xml:space="preserve"> </w:t>
        </w:r>
      </w:ins>
      <m:oMath>
        <m:r>
          <m:t>K</m:t>
        </m:r>
      </m:oMath>
      <w:ins w:id="86" w:author="PR Preview" w:date="2026-01-01T00:00:00Z">
        <w:r>
          <w:t xml:space="preserve">, the events</w:t>
        </w:r>
      </w:ins>
      <w:ins w:id="87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have union</w:t>
        </w:r>
      </w:ins>
      <w:ins w:id="9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ins w:id="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2026-10-19T07:09:03Z</dcterms:created>
  <dcterms:modified xsi:type="dcterms:W3CDTF">2026-10-19T07:09:03Z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