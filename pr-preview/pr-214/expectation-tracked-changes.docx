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2026-10-18 13:21:58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16:47:26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Fix a value</w:delText>
        </w:r>
      </w:del>
      <w:del w:id="6" w:author="PR Preview" w:date="2026-01-01T00:00:00Z">
        <w:r>
          <w:delText xml:space="preserve"> </w:delText>
        </w:r>
      </w:del>
      <m:oMath>
        <m:r>
          <m:t>z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with positive probability (discrete case) or positive density (continuous case).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Conditioning every probability on</w:delText>
        </w:r>
      </w:del>
      <w:del w:id="11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z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gives a probability measure,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 the proof of</w:delText>
        </w:r>
      </w:del>
      <w:del w:id="16" w:author="PR Preview" w:date="2026-01-01T00:00:00Z">
        <w:r>
          <w:delText xml:space="preserve"> </w:delText>
        </w:r>
      </w:del>
      <w:hyperlink w:anchor="thm-lie">
        <w:del w:id="17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goes through under it, line by line.</w:delText>
        </w:r>
      </w:del>
    </w:p>
    <w:p>
      <w:pPr>
        <w:pStyle w:val="FirstParagraph"/>
      </w:pPr>
      <w:ins w:id="20" w:author="PR Preview" w:date="2026-01-01T00:00:00Z">
        <w:r>
          <w:rPr>
            <w:i/>
            <w:iCs/>
          </w:rPr>
          <w:t xml:space="preserve">Proof</w:t>
        </w:r>
      </w:ins>
      <w:ins w:id="21" w:author="PR Preview" w:date="2026-01-01T00:00:00Z">
        <w:r>
          <w:t xml:space="preserve">. </w:t>
        </w:r>
      </w:ins>
      <w:ins w:id="22" w:author="PR Preview" w:date="2026-01-01T00:00:00Z">
        <w:r>
          <w:t xml:space="preserve">Choose a value</w:t>
        </w:r>
      </w:ins>
      <w:ins w:id="23" w:author="PR Preview" w:date="2026-01-01T00:00:00Z">
        <w:r>
          <w:t xml:space="preserve"> </w:t>
        </w:r>
      </w:ins>
      <m:oMath>
        <m:r>
          <m:t>z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with positive</w:t>
        </w:r>
      </w:ins>
      <w:ins w:id="26" w:author="PR Preview" w:date="2026-01-01T00:00:00Z">
        <w:r>
          <w:t xml:space="preserve"> </w:t>
        </w:r>
      </w:ins>
      <w:hyperlink r:id="rId85">
        <w:ins w:id="27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(</w:t>
        </w:r>
      </w:ins>
      <w:hyperlink r:id="rId86">
        <w:ins w:id="30" w:author="PR Preview" w:date="2026-01-01T00:00:00Z">
          <w:r>
            <w:rPr>
              <w:rStyle w:val="Hyperlink"/>
            </w:rPr>
            <w:t xml:space="preserve">discrete</w:t>
          </w:r>
        </w:ins>
      </w:hyperlink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case) or positive</w:t>
        </w:r>
      </w:ins>
      <w:ins w:id="33" w:author="PR Preview" w:date="2026-01-01T00:00:00Z">
        <w:r>
          <w:t xml:space="preserve"> </w:t>
        </w:r>
      </w:ins>
      <w:hyperlink r:id="rId11">
        <w:ins w:id="34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(</w:t>
        </w:r>
      </w:ins>
      <w:hyperlink r:id="rId87">
        <w:ins w:id="37" w:author="PR Preview" w:date="2026-01-01T00:00:00Z">
          <w:r>
            <w:rPr>
              <w:rStyle w:val="Hyperlink"/>
            </w:rPr>
            <w:t xml:space="preserve">continuous</w:t>
          </w:r>
        </w:ins>
      </w:hyperlink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case).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Conditioning every probability on</w:t>
        </w:r>
      </w:ins>
      <w:ins w:id="42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z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gives a probability measure,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and the proof of</w:t>
        </w:r>
      </w:ins>
      <w:ins w:id="47" w:author="PR Preview" w:date="2026-01-01T00:00:00Z">
        <w:r>
          <w:t xml:space="preserve"> </w:t>
        </w:r>
      </w:ins>
      <w:hyperlink w:anchor="thm-lie">
        <w:ins w:id="48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goes through under it, line by line.</w:t>
        </w:r>
      </w:ins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2026-10-18T23:54:26Z</dcterms:created>
  <dcterms:modified xsi:type="dcterms:W3CDTF">2026-10-18T23:54:26Z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