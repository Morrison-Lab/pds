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13:15:08 (PDT)</w:t>
        </w:r>
      </w:ins>
    </w:p>
    <w:bookmarkStart w:id="26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5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End w:id="25"/>
    <w:bookmarkEnd w:id="26"/>
    <w:bookmarkStart w:id="50" w:name="variance-and-related-characteristics"/>
    <w:p>
      <w:pPr>
        <w:pStyle w:val="Heading2"/>
      </w:pPr>
      <w:r>
        <w:t xml:space="preserve">2 Variance and related characteristics</w:t>
      </w:r>
    </w:p>
    <w:bookmarkStart w:id="27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bookmarkStart w:id="28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9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0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2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1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2"/>
    <w:bookmarkStart w:id="34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3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4"/>
    <w:bookmarkStart w:id="36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5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7"/>
    <w:bookmarkStart w:id="38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8"/>
    <w:bookmarkStart w:id="39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9"/>
    <w:bookmarkStart w:id="40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0"/>
    <w:bookmarkStart w:id="41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4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6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7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7"/>
    <w:bookmarkStart w:id="48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9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End w:id="50"/>
    <w:bookmarkStart w:id="60" w:name="sec-bias-variance-prediction"/>
    <w:p>
      <w:pPr>
        <w:pStyle w:val="Heading2"/>
      </w:pPr>
      <w:r>
        <w:t xml:space="preserve">3 Bias, variance, and prediction error</w:t>
      </w:r>
    </w:p>
    <w:bookmarkStart w:id="51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1"/>
    <w:bookmarkStart w:id="52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2"/>
    <w:bookmarkStart w:id="54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5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5"/>
    <w:bookmarkStart w:id="56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7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59" w:name="rem-prediction-error-training-set"/>
    <w:p>
      <w:pPr>
        <w:pStyle w:val="BodyText"/>
      </w:pPr>
      <w:ins w:id="3" w:author="PR Preview" w:date="2026-01-01T00:00:00Z">
        <w:r>
          <w:rPr>
            <w:i/>
            <w:iCs/>
          </w:rPr>
          <w:t xml:space="preserve">Remark 2</w:t>
        </w:r>
      </w:ins>
      <w:ins w:id="4" w:author="PR Preview" w:date="2026-01-01T00:00:00Z">
        <w:r>
          <w:t xml:space="preserve"> (The same identity over training sets). </w:t>
        </w:r>
      </w:ins>
      <w:hyperlink w:anchor="thm-prediction-error">
        <w:ins w:id="5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treats the prediction</w:t>
        </w:r>
      </w:ins>
      <w:ins w:id="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as a random variable without saying where its randomness comes from.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In machine learning the randomness is the training set,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so the expectation is taken over both the training set and the new output’s noise.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The machine learning notes state that version as</w:t>
        </w:r>
      </w:ins>
      <w:ins w:id="17" w:author="PR Preview" w:date="2026-01-01T00:00:00Z">
        <w:r>
          <w:t xml:space="preserve"> </w:t>
        </w:r>
      </w:ins>
      <w:hyperlink r:id="rId58">
        <w:ins w:id="18" w:author="PR Preview" w:date="2026-01-01T00:00:00Z">
          <w:r>
            <w:rPr>
              <w:rStyle w:val="Hyperlink"/>
            </w:rPr>
            <w:t xml:space="preserve">the bias–variance decomposition</w:t>
          </w:r>
        </w:ins>
      </w:hyperlink>
      <w:ins w:id="19" w:author="PR Preview" w:date="2026-01-01T00:00:00Z">
        <w:r>
          <w:t xml:space="preserve">,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and prove it in two steps, one for the noise and one for the bias.</w:t>
        </w:r>
      </w:ins>
    </w:p>
    <w:bookmarkEnd w:id="59"/>
    <w:bookmarkEnd w:id="60"/>
    <w:bookmarkStart w:id="108" w:name="covariance"/>
    <w:p>
      <w:pPr>
        <w:pStyle w:val="Heading2"/>
      </w:pPr>
      <w:r>
        <w:t xml:space="preserve">4 Covariance</w:t>
      </w:r>
    </w:p>
    <w:bookmarkStart w:id="61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1"/>
    <w:bookmarkStart w:id="62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0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3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3"/>
    <w:bookmarkStart w:id="65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4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4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9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9"/>
    <w:bookmarkStart w:id="70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2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2"/>
    <w:bookmarkStart w:id="73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4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4"/>
    <w:bookmarkStart w:id="75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6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6"/>
    <w:bookmarkStart w:id="77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7"/>
    <w:bookmarkStart w:id="78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5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9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0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0"/>
    <w:bookmarkStart w:id="81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82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3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4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6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4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9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7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8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0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4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2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3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4"/>
    <w:bookmarkStart w:id="96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4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5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5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4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5"/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8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0"/>
    <w:bookmarkStart w:id="11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1"/>
    <w:bookmarkStart w:id="11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3"/>
    <w:bookmarkStart w:id="11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100" Type="http://schemas.openxmlformats.org/officeDocument/2006/relationships/hyperlink" Target="data/auto.csv" TargetMode="External"/><Relationship Id="rId66" Type="http://schemas.openxmlformats.org/officeDocument/2006/relationships/hyperlink" Target="expectation.qmd#cor-fubini-joint" TargetMode="External"/><Relationship Id="rId33" Type="http://schemas.openxmlformats.org/officeDocument/2006/relationships/hyperlink" Target="expectation.qmd#def-cond-expectation-function" TargetMode="External"/><Relationship Id="rId43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2" Type="http://schemas.openxmlformats.org/officeDocument/2006/relationships/hyperlink" Target="expectation.qmd#def-expectation-matrix" TargetMode="External"/><Relationship Id="rId53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1" Type="http://schemas.openxmlformats.org/officeDocument/2006/relationships/hyperlink" Target="expectation.qmd#exm-lotus" TargetMode="External"/><Relationship Id="rId35" Type="http://schemas.openxmlformats.org/officeDocument/2006/relationships/hyperlink" Target="expectation.qmd#exr-fubini-joint-disc" TargetMode="External"/><Relationship Id="rId45" Type="http://schemas.openxmlformats.org/officeDocument/2006/relationships/hyperlink" Target="expectation.qmd#thm-cond-linearity" TargetMode="External"/><Relationship Id="rId44" Type="http://schemas.openxmlformats.org/officeDocument/2006/relationships/hyperlink" Target="expectation.qmd#thm-cond-pull-out" TargetMode="External"/><Relationship Id="rId42" Type="http://schemas.openxmlformats.org/officeDocument/2006/relationships/hyperlink" Target="expectation.qmd#thm-lie" TargetMode="External"/><Relationship Id="rId30" Type="http://schemas.openxmlformats.org/officeDocument/2006/relationships/hyperlink" Target="expectation.qmd#thm-linearity-expectation" TargetMode="External"/><Relationship Id="rId99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8" Type="http://schemas.openxmlformats.org/officeDocument/2006/relationships/hyperlink" Target="https://islp.readthedocs.io/" TargetMode="External"/><Relationship Id="rId58" Type="http://schemas.openxmlformats.org/officeDocument/2006/relationships/hyperlink" Target="https://morrison-lab.github.io/lds/chapters/big-ideas.html#thm-bias-variance-decomposition" TargetMode="External"/><Relationship Id="rId95" Type="http://schemas.openxmlformats.org/officeDocument/2006/relationships/hyperlink" Target="https://morrison-lab.github.io/mds/linear-algebra-special-matrices.html#def-diagonal-matrix" TargetMode="External"/><Relationship Id="rId91" Type="http://schemas.openxmlformats.org/officeDocument/2006/relationships/hyperlink" Target="https://morrison-lab.github.io/mds/linear-algebra-special-matrices.html#def-positive-definite" TargetMode="External"/><Relationship Id="rId88" Type="http://schemas.openxmlformats.org/officeDocument/2006/relationships/hyperlink" Target="https://morrison-lab.github.io/mds/linear-algebra-special-matrices.html#def-positive-semidefinite" TargetMode="External"/><Relationship Id="rId87" Type="http://schemas.openxmlformats.org/officeDocument/2006/relationships/hyperlink" Target="https://morrison-lab.github.io/mds/linear-algebra-special-matrices.html#def-symmetric-matrix" TargetMode="External"/><Relationship Id="rId92" Type="http://schemas.openxmlformats.org/officeDocument/2006/relationships/hyperlink" Target="https://morrison-lab.github.io/mds/linear-algebra-special-matrices.html#exm-positive-semidefinite" TargetMode="External"/><Relationship Id="rId67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12" Type="http://schemas.openxmlformats.org/officeDocument/2006/relationships/hyperlink" Target="https://www.cengage.com/c/statistical-inference-2e-casella-berger/9780534243128/" TargetMode="External"/><Relationship Id="rId10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5CT1DXPp2HY" TargetMode="External"/><Relationship Id="rId107" Type="http://schemas.openxmlformats.org/officeDocument/2006/relationships/hyperlink" Target="https://www.youtube.com/watch?v=hiim8HlI81Y" TargetMode="External"/><Relationship Id="rId64" Type="http://schemas.openxmlformats.org/officeDocument/2006/relationships/hyperlink" Target="independence.qmd#def-indpt" TargetMode="External"/><Relationship Id="rId68" Type="http://schemas.openxmlformats.org/officeDocument/2006/relationships/hyperlink" Target="independence.qmd#exm-indpt" TargetMode="External"/><Relationship Id="rId93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0" Type="http://schemas.openxmlformats.org/officeDocument/2006/relationships/hyperlink" Target="data/auto.csv" TargetMode="External"/><Relationship Id="rId66" Type="http://schemas.openxmlformats.org/officeDocument/2006/relationships/hyperlink" Target="expectation.qmd#cor-fubini-joint" TargetMode="External"/><Relationship Id="rId33" Type="http://schemas.openxmlformats.org/officeDocument/2006/relationships/hyperlink" Target="expectation.qmd#def-cond-expectation-function" TargetMode="External"/><Relationship Id="rId43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2" Type="http://schemas.openxmlformats.org/officeDocument/2006/relationships/hyperlink" Target="expectation.qmd#def-expectation-matrix" TargetMode="External"/><Relationship Id="rId53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1" Type="http://schemas.openxmlformats.org/officeDocument/2006/relationships/hyperlink" Target="expectation.qmd#exm-lotus" TargetMode="External"/><Relationship Id="rId35" Type="http://schemas.openxmlformats.org/officeDocument/2006/relationships/hyperlink" Target="expectation.qmd#exr-fubini-joint-disc" TargetMode="External"/><Relationship Id="rId45" Type="http://schemas.openxmlformats.org/officeDocument/2006/relationships/hyperlink" Target="expectation.qmd#thm-cond-linearity" TargetMode="External"/><Relationship Id="rId44" Type="http://schemas.openxmlformats.org/officeDocument/2006/relationships/hyperlink" Target="expectation.qmd#thm-cond-pull-out" TargetMode="External"/><Relationship Id="rId42" Type="http://schemas.openxmlformats.org/officeDocument/2006/relationships/hyperlink" Target="expectation.qmd#thm-lie" TargetMode="External"/><Relationship Id="rId30" Type="http://schemas.openxmlformats.org/officeDocument/2006/relationships/hyperlink" Target="expectation.qmd#thm-linearity-expectation" TargetMode="External"/><Relationship Id="rId99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8" Type="http://schemas.openxmlformats.org/officeDocument/2006/relationships/hyperlink" Target="https://islp.readthedocs.io/" TargetMode="External"/><Relationship Id="rId58" Type="http://schemas.openxmlformats.org/officeDocument/2006/relationships/hyperlink" Target="https://morrison-lab.github.io/lds/chapters/big-ideas.html#thm-bias-variance-decomposition" TargetMode="External"/><Relationship Id="rId95" Type="http://schemas.openxmlformats.org/officeDocument/2006/relationships/hyperlink" Target="https://morrison-lab.github.io/mds/linear-algebra-special-matrices.html#def-diagonal-matrix" TargetMode="External"/><Relationship Id="rId91" Type="http://schemas.openxmlformats.org/officeDocument/2006/relationships/hyperlink" Target="https://morrison-lab.github.io/mds/linear-algebra-special-matrices.html#def-positive-definite" TargetMode="External"/><Relationship Id="rId88" Type="http://schemas.openxmlformats.org/officeDocument/2006/relationships/hyperlink" Target="https://morrison-lab.github.io/mds/linear-algebra-special-matrices.html#def-positive-semidefinite" TargetMode="External"/><Relationship Id="rId87" Type="http://schemas.openxmlformats.org/officeDocument/2006/relationships/hyperlink" Target="https://morrison-lab.github.io/mds/linear-algebra-special-matrices.html#def-symmetric-matrix" TargetMode="External"/><Relationship Id="rId92" Type="http://schemas.openxmlformats.org/officeDocument/2006/relationships/hyperlink" Target="https://morrison-lab.github.io/mds/linear-algebra-special-matrices.html#exm-positive-semidefinite" TargetMode="External"/><Relationship Id="rId67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12" Type="http://schemas.openxmlformats.org/officeDocument/2006/relationships/hyperlink" Target="https://www.cengage.com/c/statistical-inference-2e-casella-berger/9780534243128/" TargetMode="External"/><Relationship Id="rId10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5CT1DXPp2HY" TargetMode="External"/><Relationship Id="rId107" Type="http://schemas.openxmlformats.org/officeDocument/2006/relationships/hyperlink" Target="https://www.youtube.com/watch?v=hiim8HlI81Y" TargetMode="External"/><Relationship Id="rId64" Type="http://schemas.openxmlformats.org/officeDocument/2006/relationships/hyperlink" Target="independence.qmd#def-indpt" TargetMode="External"/><Relationship Id="rId68" Type="http://schemas.openxmlformats.org/officeDocument/2006/relationships/hyperlink" Target="independence.qmd#exm-indpt" TargetMode="External"/><Relationship Id="rId93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2026-10-14T20:25:13Z</dcterms:created>
  <dcterms:modified xsi:type="dcterms:W3CDTF">2026-10-14T20:25:13Z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13:15:08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