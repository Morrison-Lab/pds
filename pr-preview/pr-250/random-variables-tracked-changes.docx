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5 (Realization (observed value))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realization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of a</w:t>
        </w:r>
      </w:ins>
      <w:ins w:id="10" w:author="PR Preview" w:date="2026-01-01T00:00:00Z">
        <w:r>
          <w:t xml:space="preserve"> </w:t>
        </w:r>
      </w:ins>
      <w:hyperlink w:anchor="def-random-variable">
        <w:ins w:id="11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2" w:author="PR Preview" w:date="2026-01-01T00:00:00Z">
        <w:r>
          <w:t xml:space="preserve"> </w:t>
        </w:r>
      </w:ins>
      <m:oMath>
        <m:r>
          <m:t>X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the value</w:t>
        </w:r>
      </w:ins>
      <w:ins w:id="1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it takes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at the point</w:t>
        </w:r>
      </w:ins>
      <w:ins w:id="20" w:author="PR Preview" w:date="2026-01-01T00:00:00Z">
        <w:r>
          <w:t xml:space="preserve"> </w:t>
        </w:r>
      </w:ins>
      <m:oMath>
        <m:r>
          <m:t>ω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of the</w:t>
        </w:r>
      </w:ins>
      <w:ins w:id="23" w:author="PR Preview" w:date="2026-01-01T00:00:00Z">
        <w:r>
          <w:t xml:space="preserve"> </w:t>
        </w:r>
      </w:ins>
      <w:hyperlink r:id="rId10">
        <w:ins w:id="24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that the</w:t>
        </w:r>
      </w:ins>
      <w:ins w:id="27" w:author="PR Preview" w:date="2026-01-01T00:00:00Z">
        <w:r>
          <w:t xml:space="preserve"> </w:t>
        </w:r>
      </w:ins>
      <w:hyperlink r:id="rId11">
        <w:ins w:id="28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produced.</w:t>
        </w:r>
      </w:ins>
    </w:p>
    <w:bookmarkEnd w:id="24"/>
    <w:p>
      <w:pPr>
        <w:pStyle w:val="BodyText"/>
      </w:pPr>
      <w:ins w:id="31" w:author="PR Preview" w:date="2026-01-01T00:00:00Z">
        <w:r>
          <w:rPr>
            <w:i/>
            <w:iCs/>
          </w:rPr>
          <w:t xml:space="preserve">Remark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hyperlink w:anchor="def-random-variable">
        <w:ins w:id="35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36" w:author="PR Preview" w:date="2026-01-01T00:00:00Z">
        <w:r>
          <w:t xml:space="preserve"> </w:t>
        </w:r>
      </w:ins>
      <m:oMath>
        <m:r>
          <m:t>X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rule, before the experiment is run;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 realization</w:t>
        </w:r>
      </w:ins>
      <w:ins w:id="41" w:author="PR Preview" w:date="2026-01-01T00:00:00Z">
        <w:r>
          <w:t xml:space="preserve"> </w:t>
        </w:r>
      </w:ins>
      <m:oMath>
        <m:r>
          <m:t>x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one number, after it is run.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Probabilities such as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describe the rule,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a realization is a fixed number.</w:t>
        </w:r>
      </w:ins>
    </w:p>
    <w:bookmarkStart w:id="25" w:name="exm-realization"/>
    <w:p>
      <w:pPr>
        <w:pStyle w:val="BodyText"/>
      </w:pPr>
      <w:ins w:id="51" w:author="PR Preview" w:date="2026-01-01T00:00:00Z">
        <w:r>
          <w:rPr>
            <w:b/>
            <w:bCs/>
          </w:rPr>
          <w:t xml:space="preserve">Example 6 (Realizations of the number of heads)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In</w:t>
        </w:r>
      </w:ins>
      <w:ins w:id="54" w:author="PR Preview" w:date="2026-01-01T00:00:00Z">
        <w:r>
          <w:t xml:space="preserve"> </w:t>
        </w:r>
      </w:ins>
      <w:hyperlink w:anchor="exm-random-variable">
        <w:ins w:id="5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6" w:author="PR Preview" w:date="2026-01-01T00:00:00Z">
        <w:r>
          <w:t xml:space="preserve">, let</w:t>
        </w:r>
      </w:ins>
      <w:ins w:id="57" w:author="PR Preview" w:date="2026-01-01T00:00:00Z">
        <w:r>
          <w:t xml:space="preserve"> </w:t>
        </w:r>
      </w:ins>
      <m:oMath>
        <m:r>
          <m:t>X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 the number of heads in two fair coin flips.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Run the experiment once and suppose it produces</w:t>
        </w:r>
      </w:ins>
      <w:ins w:id="62" w:author="PR Preview" w:date="2026-01-01T00:00:00Z">
        <w:r>
          <w:t xml:space="preserve"> </w:t>
        </w:r>
      </w:ins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Then the</w:t>
        </w:r>
      </w:ins>
      <w:ins w:id="66" w:author="PR Preview" w:date="2026-01-01T00:00:00Z">
        <w:r>
          <w:t xml:space="preserve"> </w:t>
        </w:r>
      </w:ins>
      <w:hyperlink w:anchor="def-realization">
        <w:ins w:id="67" w:author="PR Preview" w:date="2026-01-01T00:00:00Z">
          <w:r>
            <w:rPr>
              <w:rStyle w:val="Hyperlink"/>
            </w:rPr>
            <w:t xml:space="preserve">realization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of</w:t>
        </w:r>
      </w:ins>
      <w:ins w:id="70" w:author="PR Preview" w:date="2026-01-01T00:00:00Z">
        <w:r>
          <w:t xml:space="preserve"> </w:t>
        </w:r>
      </w:ins>
      <m:oMath>
        <m:r>
          <m:t>X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</w:t>
        </w:r>
      </w:ins>
      <w:ins w:id="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74" w:author="PR Preview" w:date="2026-01-01T00:00:00Z">
        <w:r>
          <w:t xml:space="preserve">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Running the experiment again might produce</w:t>
        </w:r>
      </w:ins>
      <w:ins w:id="77" w:author="PR Preview" w:date="2026-01-01T00:00:00Z">
        <w:r>
          <w:t xml:space="preserve"> </w:t>
        </w:r>
      </w:ins>
      <m:oMath>
        <m:r>
          <m:t>T</m:t>
        </m:r>
        <m:r>
          <m:t>T</m:t>
        </m:r>
      </m:oMath>
      <w:ins w:id="78" w:author="PR Preview" w:date="2026-01-01T00:00:00Z">
        <w:r>
          <w:t xml:space="preserve">, with realization</w:t>
        </w:r>
      </w:ins>
      <w:ins w:id="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 variable</w:t>
        </w:r>
      </w:ins>
      <w:ins w:id="83" w:author="PR Preview" w:date="2026-01-01T00:00:00Z">
        <w:r>
          <w:t xml:space="preserve"> </w:t>
        </w:r>
      </w:ins>
      <m:oMath>
        <m:r>
          <m:t>X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the same both times;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only its realization changes.</w:t>
        </w:r>
      </w:ins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del w:id="88" w:author="PR Preview" w:date="2026-01-01T00:00:00Z">
        <w:r>
          <w:rPr>
            <w:b/>
            <w:bCs/>
          </w:rPr>
          <w:delText xml:space="preserve">Definition 5 (Probability mass function (PMF))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If</w:delText>
        </w:r>
      </w:del>
      <w:del w:id="91" w:author="PR Preview" w:date="2026-01-01T00:00:00Z">
        <w:r>
          <w:delText xml:space="preserve"> </w:delText>
        </w:r>
      </w:del>
      <m:oMath>
        <m:r>
          <m:t>X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</w:delText>
        </w:r>
      </w:del>
      <w:del w:id="94" w:author="PR Preview" w:date="2026-01-01T00:00:00Z">
        <w:r>
          <w:delText xml:space="preserve"> </w:delText>
        </w:r>
      </w:del>
      <w:hyperlink w:anchor="def-discrete-rv">
        <w:del w:id="95" w:author="PR Preview" w:date="2026-01-01T00:00:00Z">
          <w:r>
            <w:rPr>
              <w:rStyle w:val="Hyperlink"/>
            </w:rPr>
            <w:delText xml:space="preserve">discrete random variable</w:delText>
          </w:r>
        </w:del>
      </w:hyperlink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probability mass function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</w:delText>
        </w:r>
      </w:del>
      <w:del w:id="103" w:author="PR Preview" w:date="2026-01-01T00:00:00Z">
        <w:r>
          <w:delText xml:space="preserve"> </w:delText>
        </w:r>
      </w:del>
      <m:oMath>
        <m:r>
          <m:t>X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at value</w:delText>
        </w:r>
      </w:del>
      <w:del w:id="106" w:author="PR Preview" w:date="2026-01-01T00:00:00Z">
        <w:r>
          <w:delText xml:space="preserve"> </w:delText>
        </w:r>
      </w:del>
      <m:oMath>
        <m:r>
          <m:t>x</m:t>
        </m:r>
      </m:oMath>
      <w:del w:id="107" w:author="PR Preview" w:date="2026-01-01T00:00:00Z">
        <w:r>
          <w:delText xml:space="preserve">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denoted</w:delText>
        </w:r>
      </w:del>
      <w:del w:id="1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1" w:author="PR Preview" w:date="2026-01-01T00:00:00Z">
        <w:r>
          <w:delText xml:space="preserve">,</w:delText>
        </w:r>
      </w:del>
      <w:del w:id="11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, or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probability that</w:delText>
        </w:r>
      </w:del>
      <w:del w:id="122" w:author="PR Preview" w:date="2026-01-01T00:00:00Z">
        <w:r>
          <w:delText xml:space="preserve"> </w:delText>
        </w:r>
      </w:del>
      <m:oMath>
        <m:r>
          <m:t>X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takes exactly the value</w:delText>
        </w:r>
      </w:del>
      <w:del w:id="125" w:author="PR Preview" w:date="2026-01-01T00:00:00Z">
        <w:r>
          <w:delText xml:space="preserve"> </w:delText>
        </w:r>
      </w:del>
      <m:oMath>
        <m:r>
          <m:t>x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[2]</w:delText>
        </w:r>
      </w:del>
      <w:del w:id="1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9" w:author="PR Preview" w:date="2026-01-01T00:00:00Z">
        <w:r>
          <w:rPr>
            <w:b/>
            <w:bCs/>
          </w:rPr>
          <w:delText xml:space="preserve">Example 6 (PMF of the number of heads)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 the number of heads</w:delText>
        </w:r>
      </w:del>
      <w:del w:id="132" w:author="PR Preview" w:date="2026-01-01T00:00:00Z">
        <w:r>
          <w:delText xml:space="preserve"> </w:delText>
        </w:r>
      </w:del>
      <m:oMath>
        <m:r>
          <m:t>X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in two fair coin flips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</w:delText>
        </w:r>
      </w:del>
      <w:hyperlink w:anchor="exm-random-variable">
        <w:del w:id="13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38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del w:id="139" w:author="PR Preview" w:date="2026-01-01T00:00:00Z">
        <w:r>
          <w:rPr>
            <w:b/>
            <w:bCs/>
          </w:rPr>
          <w:delText xml:space="preserve">Definition 6 (Bernoulli distribution)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</w:delText>
        </w:r>
      </w:del>
      <w:del w:id="142" w:author="PR Preview" w:date="2026-01-01T00:00:00Z">
        <w:r>
          <w:delText xml:space="preserve"> </w:delText>
        </w:r>
      </w:del>
      <w:hyperlink w:anchor="def-discrete-rv">
        <w:del w:id="143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random variable</w:delText>
        </w:r>
      </w:del>
      <w:del w:id="146" w:author="PR Preview" w:date="2026-01-01T00:00:00Z">
        <w:r>
          <w:delText xml:space="preserve"> </w:delText>
        </w:r>
      </w:del>
      <m:oMath>
        <m:r>
          <m:t>X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has the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Bernoulli distribution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with parameter</w:delText>
        </w:r>
      </w:del>
      <w:del w:id="15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written</w:delText>
        </w:r>
      </w:del>
      <w:del w:id="15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[3]</w:delText>
        </w:r>
      </w:del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if: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7 (The first of two coin flips)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In</w:delText>
        </w:r>
      </w:del>
      <w:del w:id="166" w:author="PR Preview" w:date="2026-01-01T00:00:00Z">
        <w:r>
          <w:delText xml:space="preserve"> </w:delText>
        </w:r>
      </w:del>
      <w:hyperlink w:anchor="exm-random-variable">
        <w:del w:id="16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let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indicate heads on the first flip,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so</w:delText>
        </w:r>
      </w:del>
    </w:p>
    <w:p>
      <w:pPr>
        <w:pStyle w:val="FirstParagraph"/>
      </w:pPr>
      <w:ins w:id="176" w:author="PR Preview" w:date="2026-01-01T00:00:00Z">
        <w:r>
          <w:rPr>
            <w:b/>
            <w:bCs/>
          </w:rPr>
          <w:t xml:space="preserve">Definition 6 (Probability mass function (PMF))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If</w:t>
        </w:r>
      </w:ins>
      <w:ins w:id="179" w:author="PR Preview" w:date="2026-01-01T00:00:00Z">
        <w:r>
          <w:t xml:space="preserve"> </w:t>
        </w:r>
      </w:ins>
      <m:oMath>
        <m:r>
          <m:t>X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a</w:t>
        </w:r>
      </w:ins>
      <w:ins w:id="182" w:author="PR Preview" w:date="2026-01-01T00:00:00Z">
        <w:r>
          <w:t xml:space="preserve"> </w:t>
        </w:r>
      </w:ins>
      <w:hyperlink w:anchor="def-discrete-rv">
        <w:ins w:id="183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b/>
            <w:bCs/>
          </w:rPr>
          <w:t xml:space="preserve">probability mass function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</w:t>
        </w:r>
      </w:ins>
      <w:ins w:id="191" w:author="PR Preview" w:date="2026-01-01T00:00:00Z">
        <w:r>
          <w:t xml:space="preserve"> </w:t>
        </w:r>
      </w:ins>
      <m:oMath>
        <m:r>
          <m:t>X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at value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denoted</w:t>
        </w:r>
      </w:ins>
      <w:ins w:id="1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5" w:author="PR Preview" w:date="2026-01-01T00:00:00Z">
        <w:r>
          <w:t xml:space="preserve">, or</w:t>
        </w:r>
      </w:ins>
      <w:ins w:id="2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07" w:author="PR Preview" w:date="2026-01-01T00:00:00Z">
        <w:r>
          <w:t xml:space="preserve">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the probability that</w:t>
        </w:r>
      </w:ins>
      <w:ins w:id="210" w:author="PR Preview" w:date="2026-01-01T00:00:00Z">
        <w:r>
          <w:t xml:space="preserve"> </w:t>
        </w:r>
      </w:ins>
      <m:oMath>
        <m:r>
          <m:t>X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takes exactly the value</w:t>
        </w:r>
      </w:ins>
      <w:ins w:id="213" w:author="PR Preview" w:date="2026-01-01T00:00:00Z">
        <w:r>
          <w:t xml:space="preserve"> </w:t>
        </w:r>
      </w:ins>
      <m:oMath>
        <m:r>
          <m:t>x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[2]</w:t>
        </w:r>
      </w:ins>
      <w:ins w:id="2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ins w:id="217" w:author="PR Preview" w:date="2026-01-01T00:00:00Z">
        <w:r>
          <w:rPr>
            <w:b/>
            <w:bCs/>
          </w:rPr>
          <w:t xml:space="preserve">Example 7 (PMF of the number of heads)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For the number of heads</w:t>
        </w:r>
      </w:ins>
      <w:ins w:id="220" w:author="PR Preview" w:date="2026-01-01T00:00:00Z">
        <w:r>
          <w:t xml:space="preserve"> </w:t>
        </w:r>
      </w:ins>
      <m:oMath>
        <m:r>
          <m:t>X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in two fair coin flips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(</w:t>
        </w:r>
      </w:ins>
      <w:hyperlink w:anchor="exm-random-variable">
        <w:ins w:id="22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2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ins w:id="227" w:author="PR Preview" w:date="2026-01-01T00:00:00Z">
        <w:r>
          <w:rPr>
            <w:b/>
            <w:bCs/>
          </w:rPr>
          <w:t xml:space="preserve">Definition 7 (Bernoulli distribution)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</w:t>
        </w:r>
      </w:ins>
      <w:ins w:id="230" w:author="PR Preview" w:date="2026-01-01T00:00:00Z">
        <w:r>
          <w:t xml:space="preserve"> </w:t>
        </w:r>
      </w:ins>
      <w:hyperlink w:anchor="def-discrete-rv">
        <w:ins w:id="231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random variable</w:t>
        </w:r>
      </w:ins>
      <w:ins w:id="234" w:author="PR Preview" w:date="2026-01-01T00:00:00Z">
        <w:r>
          <w:t xml:space="preserve"> </w:t>
        </w:r>
      </w:ins>
      <m:oMath>
        <m:r>
          <m:t>X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has the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rPr>
            <w:b/>
            <w:bCs/>
          </w:rPr>
          <w:t xml:space="preserve">Bernoulli distribution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with parameter</w:t>
        </w:r>
      </w:ins>
      <w:ins w:id="241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written</w:t>
        </w:r>
      </w:ins>
      <w:ins w:id="2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[3]</w:t>
        </w:r>
      </w:ins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ins w:id="251" w:author="PR Preview" w:date="2026-01-01T00:00:00Z">
        <w:r>
          <w:rPr>
            <w:b/>
            <w:bCs/>
          </w:rPr>
          <w:t xml:space="preserve">Example 8 (The first of two coin flips)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In</w:t>
        </w:r>
      </w:ins>
      <w:ins w:id="254" w:author="PR Preview" w:date="2026-01-01T00:00:00Z">
        <w:r>
          <w:t xml:space="preserve"> </w:t>
        </w:r>
      </w:ins>
      <w:hyperlink w:anchor="exm-random-variable">
        <w:ins w:id="25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let</w:t>
        </w:r>
      </w:ins>
      <w:ins w:id="2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indicate heads on the first flip,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Definition 7 (Probability density function (PDF))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If</w:delText>
        </w:r>
      </w:del>
      <w:del w:id="267" w:author="PR Preview" w:date="2026-01-01T00:00:00Z">
        <w:r>
          <w:delText xml:space="preserve"> </w:delText>
        </w:r>
      </w:del>
      <m:oMath>
        <m:r>
          <m:t>X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is a</w:delText>
        </w:r>
      </w:del>
      <w:del w:id="270" w:author="PR Preview" w:date="2026-01-01T00:00:00Z">
        <w:r>
          <w:delText xml:space="preserve"> </w:delText>
        </w:r>
      </w:del>
      <w:hyperlink w:anchor="def-continuous-rv">
        <w:del w:id="271" w:author="PR Preview" w:date="2026-01-01T00:00:00Z">
          <w:r>
            <w:rPr>
              <w:rStyle w:val="Hyperlink"/>
            </w:rPr>
            <w:delText xml:space="preserve">continuous random variable</w:delText>
          </w:r>
        </w:del>
      </w:hyperlink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rPr>
            <w:b/>
            <w:bCs/>
          </w:rPr>
          <w:delText xml:space="preserve">probability density function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of</w:delText>
        </w:r>
      </w:del>
      <w:del w:id="279" w:author="PR Preview" w:date="2026-01-01T00:00:00Z">
        <w:r>
          <w:delText xml:space="preserve"> </w:delText>
        </w:r>
      </w:del>
      <m:oMath>
        <m:r>
          <m:t>X</m:t>
        </m:r>
      </m:oMath>
      <w:del w:id="280" w:author="PR Preview" w:date="2026-01-01T00:00:00Z">
        <w:r>
          <w:delText xml:space="preserve">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denoted</w:delText>
        </w:r>
      </w:del>
      <w:del w:id="2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6" w:author="PR Preview" w:date="2026-01-01T00:00:00Z">
        <w:r>
          <w:delText xml:space="preserve">,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88" w:author="PR Preview" w:date="2026-01-01T00:00:00Z">
        <w:r>
          <w:delText xml:space="preserve">,</w:delText>
        </w:r>
      </w:del>
      <w:del w:id="28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90" w:author="PR Preview" w:date="2026-01-01T00:00:00Z">
        <w:r>
          <w:delText xml:space="preserve">, or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is a function</w:delText>
        </w:r>
      </w:del>
      <w:del w:id="295" w:author="PR Preview" w:date="2026-01-01T00:00:00Z">
        <w:r>
          <w:delText xml:space="preserve"> </w:delText>
        </w:r>
      </w:del>
      <m:oMath>
        <m:r>
          <m:t>f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that satisfies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[4]</w:delText>
        </w:r>
      </w:del>
      <w:del w:id="300" w:author="PR Preview" w:date="2026-01-01T00:00:00Z">
        <w:r>
          <w:delText xml:space="preserve">:</w:delText>
        </w:r>
      </w:del>
    </w:p>
    <w:p>
      <w:pPr>
        <w:pStyle w:val="BodyText"/>
      </w:pPr>
      <w:ins w:id="301" w:author="PR Preview" w:date="2026-01-01T00:00:00Z">
        <w:r>
          <w:rPr>
            <w:b/>
            <w:bCs/>
          </w:rPr>
          <w:t xml:space="preserve">Definition 8 (Probability density function (PDF))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If</w:t>
        </w:r>
      </w:ins>
      <w:ins w:id="304" w:author="PR Preview" w:date="2026-01-01T00:00:00Z">
        <w:r>
          <w:t xml:space="preserve"> </w:t>
        </w:r>
      </w:ins>
      <m:oMath>
        <m:r>
          <m:t>X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is a</w:t>
        </w:r>
      </w:ins>
      <w:ins w:id="307" w:author="PR Preview" w:date="2026-01-01T00:00:00Z">
        <w:r>
          <w:t xml:space="preserve"> </w:t>
        </w:r>
      </w:ins>
      <w:hyperlink w:anchor="def-continuous-rv">
        <w:ins w:id="308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b/>
            <w:bCs/>
          </w:rPr>
          <w:t xml:space="preserve">probability density function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</w:t>
        </w:r>
      </w:ins>
      <w:ins w:id="316" w:author="PR Preview" w:date="2026-01-01T00:00:00Z">
        <w:r>
          <w:t xml:space="preserve"> </w:t>
        </w:r>
      </w:ins>
      <m:oMath>
        <m:r>
          <m:t>X</m:t>
        </m:r>
      </m:oMath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denoted</w:t>
        </w:r>
      </w:ins>
      <w:ins w:id="3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7" w:author="PR Preview" w:date="2026-01-01T00:00:00Z">
        <w:r>
          <w:t xml:space="preserve">, or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is a function</w:t>
        </w:r>
      </w:ins>
      <w:ins w:id="332" w:author="PR Preview" w:date="2026-01-01T00:00:00Z">
        <w:r>
          <w:t xml:space="preserve"> </w:t>
        </w:r>
      </w:ins>
      <m:oMath>
        <m:r>
          <m:t>f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that satisfies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[4]</w:t>
        </w:r>
      </w:ins>
      <w:ins w:id="33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del w:id="338" w:author="PR Preview" w:date="2026-01-01T00:00:00Z">
        <w:r>
          <w:rPr>
            <w:b/>
            <w:bCs/>
          </w:rPr>
          <w:delText xml:space="preserve">Definition 8 (Uniform distribution on a set)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Let</w:delText>
        </w:r>
      </w:del>
      <w:del w:id="341" w:author="PR Preview" w:date="2026-01-01T00:00:00Z">
        <w:r>
          <w:delText xml:space="preserve"> </w:delText>
        </w:r>
      </w:del>
      <m:oMath>
        <m:r>
          <m:t>S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be a set with a</w:delText>
        </w:r>
      </w:del>
      <w:del w:id="344" w:author="PR Preview" w:date="2026-01-01T00:00:00Z">
        <w:r>
          <w:delText xml:space="preserve"> </w:delText>
        </w:r>
      </w:del>
      <w:hyperlink r:id="rId33">
        <w:del w:id="34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346" w:author="PR Preview" w:date="2026-01-01T00:00:00Z">
        <w:r>
          <w:delText xml:space="preserve"> </w:delText>
        </w:r>
      </w:del>
      <m:oMath>
        <m:r>
          <m:t>μ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such that</w:delText>
        </w:r>
      </w:del>
      <w:del w:id="34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50" w:author="PR Preview" w:date="2026-01-01T00:00:00Z">
        <w:r>
          <w:delText xml:space="preserve">.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The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rPr>
            <w:b/>
            <w:bCs/>
          </w:rPr>
          <w:delText xml:space="preserve">uniform distribution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on</w:delText>
        </w:r>
      </w:del>
      <w:del w:id="357" w:author="PR Preview" w:date="2026-01-01T00:00:00Z">
        <w:r>
          <w:delText xml:space="preserve"> </w:delText>
        </w:r>
      </w:del>
      <m:oMath>
        <m:r>
          <m:t>S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is the</w:delText>
        </w:r>
      </w:del>
      <w:del w:id="360" w:author="PR Preview" w:date="2026-01-01T00:00:00Z">
        <w:r>
          <w:delText xml:space="preserve"> </w:delText>
        </w:r>
      </w:del>
      <w:hyperlink r:id="rId31">
        <w:del w:id="361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62" w:author="PR Preview" w:date="2026-01-01T00:00:00Z">
        <w:r>
          <w:rPr>
            <w:b/>
            <w:bCs/>
          </w:rPr>
          <w:delText xml:space="preserve">Definition 9 (Uniform distribution on an interval)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uniform distribution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on an interval</w:delText>
        </w:r>
      </w:del>
      <w:del w:id="3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(</w:delText>
        </w:r>
      </w:del>
      <w:hyperlink w:anchor="def-uniform-set">
        <w:del w:id="37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with</w:delText>
        </w:r>
      </w:del>
      <w:del w:id="375" w:author="PR Preview" w:date="2026-01-01T00:00:00Z">
        <w:r>
          <w:delText xml:space="preserve"> </w:delText>
        </w:r>
      </w:del>
      <m:oMath>
        <m:r>
          <m:t>μ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the length),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with</w:delText>
        </w:r>
      </w:del>
      <w:del w:id="380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&lt;</m:t>
        </m:r>
        <m:r>
          <m:t>β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is the distribution of a random variable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written</w:delText>
        </w:r>
      </w:del>
      <w:del w:id="38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that is continuous with</w:delText>
        </w:r>
      </w:del>
      <w:del w:id="392" w:author="PR Preview" w:date="2026-01-01T00:00:00Z">
        <w:r>
          <w:delText xml:space="preserve"> </w:delText>
        </w:r>
      </w:del>
      <w:hyperlink w:anchor="def-pdf">
        <w:del w:id="393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[5]</w:delText>
        </w:r>
      </w:del>
      <w:del w:id="39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397" w:author="PR Preview" w:date="2026-01-01T00:00:00Z">
        <w:r>
          <w:rPr>
            <w:b/>
            <w:bCs/>
          </w:rPr>
          <w:delText xml:space="preserve">Example 8 (Subinterval probabilities of a uniform random variable)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For</w:delText>
        </w:r>
      </w:del>
      <w:del w:id="4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(</w:delText>
        </w:r>
      </w:del>
      <w:hyperlink w:anchor="def-uniform">
        <w:del w:id="40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04" w:author="PR Preview" w:date="2026-01-01T00:00:00Z">
        <w:r>
          <w:delText xml:space="preserve">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and any subinterval</w:delText>
        </w:r>
      </w:del>
      <w:del w:id="40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(so</w:delText>
        </w:r>
      </w:del>
      <w:del w:id="410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del w:id="411" w:author="PR Preview" w:date="2026-01-01T00:00:00Z">
        <w:r>
          <w:delText xml:space="preserve">):</w:delText>
        </w:r>
      </w:del>
    </w:p>
    <w:p>
      <w:pPr>
        <w:pStyle w:val="FirstParagraph"/>
      </w:pPr>
      <w:ins w:id="412" w:author="PR Preview" w:date="2026-01-01T00:00:00Z">
        <w:r>
          <w:rPr>
            <w:b/>
            <w:bCs/>
          </w:rPr>
          <w:t xml:space="preserve">Definition 9 (Uniform distribution on a set)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Let</w:t>
        </w:r>
      </w:ins>
      <w:ins w:id="415" w:author="PR Preview" w:date="2026-01-01T00:00:00Z">
        <w:r>
          <w:t xml:space="preserve"> </w:t>
        </w:r>
      </w:ins>
      <m:oMath>
        <m:r>
          <m:t>S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be a set with a</w:t>
        </w:r>
      </w:ins>
      <w:ins w:id="418" w:author="PR Preview" w:date="2026-01-01T00:00:00Z">
        <w:r>
          <w:t xml:space="preserve"> </w:t>
        </w:r>
      </w:ins>
      <w:hyperlink r:id="rId33">
        <w:ins w:id="419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20" w:author="PR Preview" w:date="2026-01-01T00:00:00Z">
        <w:r>
          <w:t xml:space="preserve"> </w:t>
        </w:r>
      </w:ins>
      <m:oMath>
        <m:r>
          <m:t>μ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such that</w:t>
        </w:r>
      </w:ins>
      <w:ins w:id="42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24" w:author="PR Preview" w:date="2026-01-01T00:00:00Z">
        <w:r>
          <w:t xml:space="preserve">.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rPr>
            <w:b/>
            <w:bCs/>
          </w:rPr>
          <w:t xml:space="preserve">uniform distribution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on</w:t>
        </w:r>
      </w:ins>
      <w:ins w:id="431" w:author="PR Preview" w:date="2026-01-01T00:00:00Z">
        <w:r>
          <w:t xml:space="preserve"> </w:t>
        </w:r>
      </w:ins>
      <m:oMath>
        <m:r>
          <m:t>S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is the</w:t>
        </w:r>
      </w:ins>
      <w:ins w:id="434" w:author="PR Preview" w:date="2026-01-01T00:00:00Z">
        <w:r>
          <w:t xml:space="preserve"> </w:t>
        </w:r>
      </w:ins>
      <w:hyperlink r:id="rId31">
        <w:ins w:id="435" w:author="PR Preview" w:date="2026-01-01T00:00:00Z">
          <w:r>
            <w:rPr>
              <w:rStyle w:val="Hyperlink"/>
            </w:rPr>
            <w:t xml:space="preserve">probability measure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ins w:id="436" w:author="PR Preview" w:date="2026-01-01T00:00:00Z">
        <w:r>
          <w:rPr>
            <w:b/>
            <w:bCs/>
          </w:rPr>
          <w:t xml:space="preserve">Definition 10 (Uniform distribution on an interval)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uniform distribution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on an interval</w:t>
        </w:r>
      </w:ins>
      <w:ins w:id="44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(</w:t>
        </w:r>
      </w:ins>
      <w:hyperlink w:anchor="def-uniform-set">
        <w:ins w:id="4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with</w:t>
        </w:r>
      </w:ins>
      <w:ins w:id="449" w:author="PR Preview" w:date="2026-01-01T00:00:00Z">
        <w:r>
          <w:t xml:space="preserve"> </w:t>
        </w:r>
      </w:ins>
      <m:oMath>
        <m:r>
          <m:t>μ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 length),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with</w:t>
        </w:r>
      </w:ins>
      <w:ins w:id="454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&lt;</m:t>
        </m:r>
        <m:r>
          <m:t>β</m:t>
        </m:r>
      </m:oMath>
      <w:ins w:id="455" w:author="PR Preview" w:date="2026-01-01T00:00:00Z">
        <w:r>
          <w:t xml:space="preserve">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is the distribution of a random variable</w:t>
        </w:r>
      </w:ins>
      <w:ins w:id="458" w:author="PR Preview" w:date="2026-01-01T00:00:00Z">
        <w:r>
          <w:t xml:space="preserve"> </w:t>
        </w:r>
      </w:ins>
      <m:oMath>
        <m:r>
          <m:t>X</m:t>
        </m:r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written</w:t>
        </w:r>
      </w:ins>
      <w:ins w:id="4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that is continuous with</w:t>
        </w:r>
      </w:ins>
      <w:ins w:id="466" w:author="PR Preview" w:date="2026-01-01T00:00:00Z">
        <w:r>
          <w:t xml:space="preserve"> </w:t>
        </w:r>
      </w:ins>
      <w:hyperlink w:anchor="def-pdf">
        <w:ins w:id="467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[5]</w:t>
        </w:r>
      </w:ins>
      <w:ins w:id="4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ins w:id="471" w:author="PR Preview" w:date="2026-01-01T00:00:00Z">
        <w:r>
          <w:rPr>
            <w:b/>
            <w:bCs/>
          </w:rPr>
          <w:t xml:space="preserve">Example 9 (Subinterval probabilities of a uniform random variable)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For</w:t>
        </w:r>
      </w:ins>
      <w:ins w:id="4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(</w:t>
        </w:r>
      </w:ins>
      <w:hyperlink w:anchor="def-uniform">
        <w:ins w:id="47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78" w:author="PR Preview" w:date="2026-01-01T00:00:00Z">
        <w:r>
          <w:t xml:space="preserve">)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 any subinterval</w:t>
        </w:r>
      </w:ins>
      <w:ins w:id="4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(so</w:t>
        </w:r>
      </w:ins>
      <w:ins w:id="484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ins w:id="48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86" w:author="PR Preview" w:date="2026-01-01T00:00:00Z">
        <w:r>
          <w:delText xml:space="preserve">Together with</w:delText>
        </w:r>
      </w:del>
      <w:del w:id="48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≥</m:t>
        </m:r>
        <m:r>
          <m:t>0</m:t>
        </m:r>
      </m:oMath>
      <w:del w:id="488" w:author="PR Preview" w:date="2026-01-01T00:00:00Z">
        <w:r>
          <w:delText xml:space="preserve">, this is</w:delText>
        </w:r>
      </w:del>
      <w:del w:id="489" w:author="PR Preview" w:date="2026-01-01T00:00:00Z">
        <w:r>
          <w:delText xml:space="preserve"> </w:delText>
        </w:r>
      </w:del>
      <w:hyperlink w:anchor="def-pdf">
        <w:del w:id="4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for</w:delText>
        </w:r>
      </w:del>
      <w:del w:id="493" w:author="PR Preview" w:date="2026-01-01T00:00:00Z">
        <w:r>
          <w:delText xml:space="preserve"> </w:delText>
        </w:r>
      </w:del>
      <m:oMath>
        <m:r>
          <m:t>g</m:t>
        </m:r>
      </m:oMath>
      <w:del w:id="494" w:author="PR Preview" w:date="2026-01-01T00:00:00Z">
        <w:r>
          <w:delText xml:space="preserve">.</w:delText>
        </w:r>
      </w:del>
    </w:p>
    <w:p>
      <w:pPr>
        <w:pStyle w:val="FirstParagraph"/>
      </w:pPr>
      <w:ins w:id="495" w:author="PR Preview" w:date="2026-01-01T00:00:00Z">
        <w:r>
          <w:t xml:space="preserve">Together with</w:t>
        </w:r>
      </w:ins>
      <w:ins w:id="49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≥</m:t>
        </m:r>
        <m:r>
          <m:t>0</m:t>
        </m:r>
      </m:oMath>
      <w:ins w:id="497" w:author="PR Preview" w:date="2026-01-01T00:00:00Z">
        <w:r>
          <w:t xml:space="preserve">, this is</w:t>
        </w:r>
      </w:ins>
      <w:ins w:id="498" w:author="PR Preview" w:date="2026-01-01T00:00:00Z">
        <w:r>
          <w:t xml:space="preserve"> </w:t>
        </w:r>
      </w:ins>
      <w:hyperlink w:anchor="def-pdf">
        <w:ins w:id="4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for</w:t>
        </w:r>
      </w:ins>
      <w:ins w:id="502" w:author="PR Preview" w:date="2026-01-01T00:00:00Z">
        <w:r>
          <w:t xml:space="preserve"> </w:t>
        </w:r>
      </w:ins>
      <m:oMath>
        <m:r>
          <m:t>g</m:t>
        </m:r>
      </m:oMath>
      <w:ins w:id="503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del w:id="504" w:author="PR Preview" w:date="2026-01-01T00:00:00Z">
        <w:r>
          <w:rPr>
            <w:b/>
            <w:bCs/>
          </w:rPr>
          <w:delText xml:space="preserve">Definition 10 (Normal distribution (Gaussian distribution))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A random variable</w:delText>
        </w:r>
      </w:del>
      <w:del w:id="507" w:author="PR Preview" w:date="2026-01-01T00:00:00Z">
        <w:r>
          <w:delText xml:space="preserve"> </w:delText>
        </w:r>
      </w:del>
      <m:oMath>
        <m:r>
          <m:t>X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has the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rPr>
            <w:b/>
            <w:bCs/>
          </w:rPr>
          <w:delText xml:space="preserve">normal distribution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(or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rPr>
            <w:b/>
            <w:bCs/>
          </w:rPr>
          <w:delText xml:space="preserve">Gaussian distribution</w:delText>
        </w:r>
      </w:del>
      <w:del w:id="516" w:author="PR Preview" w:date="2026-01-01T00:00:00Z">
        <w:r>
          <w:delText xml:space="preserve">)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with mean parameter</w:delText>
        </w:r>
      </w:del>
      <w:del w:id="51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and variance parameter</w:delText>
        </w:r>
      </w:del>
      <w:del w:id="52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written</w:delText>
        </w:r>
      </w:del>
      <w:del w:id="52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[6]</w:delText>
        </w:r>
      </w:del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if</w:delText>
        </w:r>
      </w:del>
      <w:del w:id="532" w:author="PR Preview" w:date="2026-01-01T00:00:00Z">
        <w:r>
          <w:delText xml:space="preserve"> </w:delText>
        </w:r>
      </w:del>
      <m:oMath>
        <m:r>
          <m:t>X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 continuous with</w:delText>
        </w:r>
      </w:del>
      <w:del w:id="535" w:author="PR Preview" w:date="2026-01-01T00:00:00Z">
        <w:r>
          <w:delText xml:space="preserve"> </w:delText>
        </w:r>
      </w:del>
      <w:hyperlink w:anchor="def-pdf">
        <w:del w:id="536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53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538" w:author="PR Preview" w:date="2026-01-01T00:00:00Z">
        <w:r>
          <w:rPr>
            <w:b/>
            <w:bCs/>
          </w:rPr>
          <w:delText xml:space="preserve">Example 9 (Normal densities at their centers)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For</w:delText>
        </w:r>
      </w:del>
      <w:del w:id="5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42" w:author="PR Preview" w:date="2026-01-01T00:00:00Z">
        <w:r>
          <w:delText xml:space="preserve">, the density at</w:delText>
        </w:r>
      </w:del>
      <w:del w:id="5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is: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11 (Normal distribution (Gaussian distribution))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 random variable</w:t>
        </w:r>
      </w:ins>
      <w:ins w:id="549" w:author="PR Preview" w:date="2026-01-01T00:00:00Z">
        <w:r>
          <w:t xml:space="preserve"> </w:t>
        </w:r>
      </w:ins>
      <m:oMath>
        <m:r>
          <m:t>X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has the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normal distribution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(or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Gaussian distribution</w:t>
        </w:r>
      </w:ins>
      <w:ins w:id="558" w:author="PR Preview" w:date="2026-01-01T00:00:00Z">
        <w:r>
          <w:t xml:space="preserve">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 mean parameter</w:t>
        </w:r>
      </w:ins>
      <w:ins w:id="56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 variance parameter</w:t>
        </w:r>
      </w:ins>
      <w:ins w:id="56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65" w:author="PR Preview" w:date="2026-01-01T00:00:00Z">
        <w:r>
          <w:t xml:space="preserve">,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written</w:t>
        </w:r>
      </w:ins>
      <w:ins w:id="5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[6]</w:t>
        </w:r>
      </w:ins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if</w:t>
        </w:r>
      </w:ins>
      <w:ins w:id="574" w:author="PR Preview" w:date="2026-01-01T00:00:00Z">
        <w:r>
          <w:t xml:space="preserve"> </w:t>
        </w:r>
      </w:ins>
      <m:oMath>
        <m:r>
          <m:t>X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continuous with</w:t>
        </w:r>
      </w:ins>
      <w:ins w:id="577" w:author="PR Preview" w:date="2026-01-01T00:00:00Z">
        <w:r>
          <w:t xml:space="preserve"> </w:t>
        </w:r>
      </w:ins>
      <w:hyperlink w:anchor="def-pdf">
        <w:ins w:id="578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5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ins w:id="580" w:author="PR Preview" w:date="2026-01-01T00:00:00Z">
        <w:r>
          <w:rPr>
            <w:b/>
            <w:bCs/>
          </w:rPr>
          <w:t xml:space="preserve">Example 10 (Normal densities at their centers)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For</w:t>
        </w:r>
      </w:ins>
      <w:ins w:id="5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584" w:author="PR Preview" w:date="2026-01-01T00:00:00Z">
        <w:r>
          <w:t xml:space="preserve">, the density at</w:t>
        </w:r>
      </w:ins>
      <w:ins w:id="5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del w:id="588" w:author="PR Preview" w:date="2026-01-01T00:00:00Z">
        <w:r>
          <w:rPr>
            <w:i/>
            <w:iCs/>
          </w:rPr>
          <w:delText xml:space="preserve">Remark</w:delText>
        </w:r>
      </w:del>
      <w:del w:id="589" w:author="PR Preview" w:date="2026-01-01T00:00:00Z">
        <w:r>
          <w:delText xml:space="preserve">. </w:delText>
        </w:r>
      </w:del>
      <w:del w:id="590" w:author="PR Preview" w:date="2026-01-01T00:00:00Z">
        <w:r>
          <w:delText xml:space="preserve">A density is not a probability: it can exceed 1,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as the second density in</w:delText>
        </w:r>
      </w:del>
      <w:del w:id="593" w:author="PR Preview" w:date="2026-01-01T00:00:00Z">
        <w:r>
          <w:delText xml:space="preserve"> </w:delText>
        </w:r>
      </w:del>
      <w:hyperlink w:anchor="exm-normal">
        <w:del w:id="594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does.</w:delText>
        </w:r>
      </w:del>
    </w:p>
    <w:p>
      <w:pPr>
        <w:pStyle w:val="BodyText"/>
      </w:pPr>
      <w:del w:id="597" w:author="PR Preview" w:date="2026-01-01T00:00:00Z">
        <w:r>
          <w:rPr>
            <w:b/>
            <w:bCs/>
          </w:rPr>
          <w:delText xml:space="preserve">Theorem 3 (The normal density integrates to 1)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If</w:delText>
        </w:r>
      </w:del>
      <w:del w:id="6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w:anchor="def-normal">
        <w:del w:id="60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04" w:author="PR Preview" w:date="2026-01-01T00:00:00Z">
        <w:r>
          <w:delText xml:space="preserve">), then: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605" w:author="PR Preview" w:date="2026-01-01T00:00:00Z">
        <w:r>
          <w:rPr>
            <w:b/>
            <w:bCs/>
          </w:rPr>
          <w:delText xml:space="preserve">Theorem 4 (The mean and variance of the normal distribution)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If</w:delText>
        </w:r>
      </w:del>
      <w:del w:id="6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(</w:delText>
        </w:r>
      </w:del>
      <w:hyperlink w:anchor="def-normal">
        <w:del w:id="61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12" w:author="PR Preview" w:date="2026-01-01T00:00:00Z">
        <w:r>
          <w:delText xml:space="preserve">),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then</w:delText>
        </w:r>
      </w:del>
      <w:del w:id="615" w:author="PR Preview" w:date="2026-01-01T00:00:00Z">
        <w:r>
          <w:delText xml:space="preserve"> </w:delText>
        </w:r>
      </w:del>
      <m:oMath>
        <m:r>
          <m:t>X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has</w:delText>
        </w:r>
      </w:del>
      <w:del w:id="618" w:author="PR Preview" w:date="2026-01-01T00:00:00Z">
        <w:r>
          <w:delText xml:space="preserve"> </w:delText>
        </w:r>
      </w:del>
      <w:hyperlink r:id="rId43">
        <w:del w:id="619" w:author="PR Preview" w:date="2026-01-01T00:00:00Z">
          <w:r>
            <w:rPr>
              <w:rStyle w:val="Hyperlink"/>
            </w:rPr>
            <w:delText xml:space="preserve">mean</w:delText>
          </w:r>
        </w:del>
      </w:hyperlink>
      <w:del w:id="62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and</w:delText>
        </w:r>
      </w:del>
      <w:del w:id="623" w:author="PR Preview" w:date="2026-01-01T00:00:00Z">
        <w:r>
          <w:delText xml:space="preserve"> </w:delText>
        </w:r>
      </w:del>
      <w:hyperlink r:id="rId44">
        <w:del w:id="62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2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626" w:author="PR Preview" w:date="2026-01-01T00:00:00Z">
        <w:r>
          <w:delText xml:space="preserve">.</w:delText>
        </w:r>
      </w:del>
    </w:p>
    <w:p>
      <w:pPr>
        <w:pStyle w:val="BodyText"/>
      </w:pPr>
      <w:ins w:id="627" w:author="PR Preview" w:date="2026-01-01T00:00:00Z">
        <w:r>
          <w:rPr>
            <w:i/>
            <w:iCs/>
          </w:rPr>
          <w:t xml:space="preserve">Remark</w:t>
        </w:r>
      </w:ins>
      <w:ins w:id="628" w:author="PR Preview" w:date="2026-01-01T00:00:00Z">
        <w:r>
          <w:t xml:space="preserve">. </w:t>
        </w:r>
      </w:ins>
      <w:ins w:id="629" w:author="PR Preview" w:date="2026-01-01T00:00:00Z">
        <w:r>
          <w:t xml:space="preserve">A density is not a probability: it can exceed 1,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as the second density in</w:t>
        </w:r>
      </w:ins>
      <w:ins w:id="632" w:author="PR Preview" w:date="2026-01-01T00:00:00Z">
        <w:r>
          <w:t xml:space="preserve"> </w:t>
        </w:r>
      </w:ins>
      <w:hyperlink w:anchor="exm-normal">
        <w:ins w:id="633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does.</w:t>
        </w:r>
      </w:ins>
    </w:p>
    <w:bookmarkStart w:id="42" w:name="thm-normal-density"/>
    <w:p>
      <w:pPr>
        <w:pStyle w:val="BodyText"/>
      </w:pPr>
      <w:ins w:id="636" w:author="PR Preview" w:date="2026-01-01T00:00:00Z">
        <w:r>
          <w:rPr>
            <w:b/>
            <w:bCs/>
          </w:rPr>
          <w:t xml:space="preserve">Theorem 3 (The normal density integrates to 1)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If</w:t>
        </w:r>
      </w:ins>
      <w:ins w:id="6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(</w:t>
        </w:r>
      </w:ins>
      <w:hyperlink w:anchor="def-normal">
        <w:ins w:id="64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43" w:author="PR Preview" w:date="2026-01-01T00:00:00Z">
        <w:r>
          <w:t xml:space="preserve">), then: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ins w:id="644" w:author="PR Preview" w:date="2026-01-01T00:00:00Z">
        <w:r>
          <w:rPr>
            <w:b/>
            <w:bCs/>
          </w:rPr>
          <w:t xml:space="preserve">Theorem 4 (The mean and variance of the normal distribution)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If</w:t>
        </w:r>
      </w:ins>
      <w:ins w:id="64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(</w:t>
        </w:r>
      </w:ins>
      <w:hyperlink w:anchor="def-normal">
        <w:ins w:id="65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51" w:author="PR Preview" w:date="2026-01-01T00:00:00Z">
        <w:r>
          <w:t xml:space="preserve">),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then</w:t>
        </w:r>
      </w:ins>
      <w:ins w:id="654" w:author="PR Preview" w:date="2026-01-01T00:00:00Z">
        <w:r>
          <w:t xml:space="preserve"> </w:t>
        </w:r>
      </w:ins>
      <m:oMath>
        <m:r>
          <m:t>X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has</w:t>
        </w:r>
      </w:ins>
      <w:ins w:id="657" w:author="PR Preview" w:date="2026-01-01T00:00:00Z">
        <w:r>
          <w:t xml:space="preserve"> </w:t>
        </w:r>
      </w:ins>
      <w:hyperlink r:id="rId43">
        <w:ins w:id="658" w:author="PR Preview" w:date="2026-01-01T00:00:00Z">
          <w:r>
            <w:rPr>
              <w:rStyle w:val="Hyperlink"/>
            </w:rPr>
            <w:t xml:space="preserve">mean</w:t>
          </w:r>
        </w:ins>
      </w:hyperlink>
      <w:ins w:id="65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and</w:t>
        </w:r>
      </w:ins>
      <w:ins w:id="662" w:author="PR Preview" w:date="2026-01-01T00:00:00Z">
        <w:r>
          <w:t xml:space="preserve"> </w:t>
        </w:r>
      </w:ins>
      <w:hyperlink r:id="rId44">
        <w:ins w:id="663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6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665" w:author="PR Preview" w:date="2026-01-01T00:00:00Z">
        <w:r>
          <w:t xml:space="preserve">.</w:t>
        </w:r>
      </w:ins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del w:id="666" w:author="PR Preview" w:date="2026-01-01T00:00:00Z">
        <w:r>
          <w:rPr>
            <w:b/>
            <w:bCs/>
          </w:rPr>
          <w:delText xml:space="preserve">Definition 11 (Standard normal distribution)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standard normal distribution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is the</w:delText>
        </w:r>
      </w:del>
      <w:del w:id="673" w:author="PR Preview" w:date="2026-01-01T00:00:00Z">
        <w:r>
          <w:delText xml:space="preserve"> </w:delText>
        </w:r>
      </w:del>
      <w:hyperlink w:anchor="def-normal">
        <w:del w:id="674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with mean parameter 0 and variance parameter 1,</w:delText>
        </w:r>
      </w:del>
      <w:del w:id="677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678" w:author="PR Preview" w:date="2026-01-01T00:00:00Z">
        <w:r>
          <w:delText xml:space="preserve">.</w:delText>
        </w:r>
      </w:del>
    </w:p>
    <w:p>
      <w:pPr>
        <w:pStyle w:val="BodyText"/>
      </w:pPr>
      <w:del w:id="679" w:author="PR Preview" w:date="2026-01-01T00:00:00Z">
        <w:r>
          <w:rPr>
            <w:b/>
            <w:bCs/>
          </w:rPr>
          <w:delText xml:space="preserve">Example 10 (Half of a standard normal lies below 0)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If</w:delText>
        </w:r>
      </w:del>
      <w:del w:id="682" w:author="PR Preview" w:date="2026-01-01T00:00:00Z">
        <w:r>
          <w:delText xml:space="preserve"> </w:delText>
        </w:r>
      </w:del>
      <m:oMath>
        <m:r>
          <m:t>Z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has the standard normal distribution,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its density</w:delText>
        </w:r>
      </w:del>
      <w:del w:id="68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takes the same value at</w:delText>
        </w:r>
      </w:del>
      <w:del w:id="690" w:author="PR Preview" w:date="2026-01-01T00:00:00Z">
        <w:r>
          <w:delText xml:space="preserve"> </w:delText>
        </w:r>
      </w:del>
      <m:oMath>
        <m:r>
          <m:t>z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and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z</m:t>
        </m:r>
      </m:oMath>
      <w:del w:id="694" w:author="PR Preview" w:date="2026-01-01T00:00:00Z">
        <w:r>
          <w:delText xml:space="preserve">,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so</w:delText>
        </w:r>
      </w:del>
      <w:del w:id="69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del w:id="698" w:author="PR Preview" w:date="2026-01-01T00:00:00Z">
        <w:r>
          <w:delText xml:space="preserve">.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Those two probabilities sum to 1, because</w:delText>
        </w:r>
      </w:del>
      <w:del w:id="70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for a continuous</w:delText>
        </w:r>
      </w:del>
      <w:del w:id="704" w:author="PR Preview" w:date="2026-01-01T00:00:00Z">
        <w:r>
          <w:delText xml:space="preserve"> </w:delText>
        </w:r>
      </w:del>
      <m:oMath>
        <m:r>
          <m:t>Z</m:t>
        </m:r>
      </m:oMath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so each is</w:delText>
        </w:r>
      </w:del>
      <w:del w:id="70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709" w:author="PR Preview" w:date="2026-01-01T00:00:00Z">
        <w:r>
          <w:delText xml:space="preserve">.</w:delText>
        </w:r>
      </w:del>
    </w:p>
    <w:p>
      <w:pPr>
        <w:pStyle w:val="BodyText"/>
      </w:pPr>
      <w:del w:id="710" w:author="PR Preview" w:date="2026-01-01T00:00:00Z">
        <w:r>
          <w:rPr>
            <w:b/>
            <w:bCs/>
          </w:rPr>
          <w:delText xml:space="preserve">Definition 12 (Exponential distribution)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A random variable</w:delText>
        </w:r>
      </w:del>
      <w:del w:id="713" w:author="PR Preview" w:date="2026-01-01T00:00:00Z">
        <w:r>
          <w:delText xml:space="preserve"> </w:delText>
        </w:r>
      </w:del>
      <m:oMath>
        <m:r>
          <m:t>T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has the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rPr>
            <w:b/>
            <w:bCs/>
          </w:rPr>
          <w:delText xml:space="preserve">exponential distribution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with rate</w:delText>
        </w:r>
      </w:del>
      <w:del w:id="72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[8]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if</w:delText>
        </w:r>
      </w:del>
      <w:del w:id="725" w:author="PR Preview" w:date="2026-01-01T00:00:00Z">
        <w:r>
          <w:delText xml:space="preserve"> </w:delText>
        </w:r>
      </w:del>
      <m:oMath>
        <m:r>
          <m:t>T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is continuous with</w:delText>
        </w:r>
      </w:del>
      <w:del w:id="728" w:author="PR Preview" w:date="2026-01-01T00:00:00Z">
        <w:r>
          <w:delText xml:space="preserve"> </w:delText>
        </w:r>
      </w:del>
      <w:hyperlink w:anchor="def-pdf">
        <w:del w:id="729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7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731" w:author="PR Preview" w:date="2026-01-01T00:00:00Z">
        <w:r>
          <w:rPr>
            <w:b/>
            <w:bCs/>
          </w:rPr>
          <w:delText xml:space="preserve">Example 11 (Probability of an event within one time unit)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Let</w:delText>
        </w:r>
      </w:del>
      <w:del w:id="734" w:author="PR Preview" w:date="2026-01-01T00:00:00Z">
        <w:r>
          <w:delText xml:space="preserve"> </w:delText>
        </w:r>
      </w:del>
      <m:oMath>
        <m:r>
          <m:t>T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be exponential with rate</w:delText>
        </w:r>
      </w:del>
      <w:del w:id="737" w:author="PR Preview" w:date="2026-01-01T00:00:00Z">
        <w:r>
          <w:delText xml:space="preserve"> </w:delText>
        </w:r>
      </w:del>
      <m:oMath>
        <m:r>
          <m:t>λ</m:t>
        </m:r>
      </m:oMath>
      <w:del w:id="738" w:author="PR Preview" w:date="2026-01-01T00:00:00Z">
        <w:r>
          <w:delText xml:space="preserve">.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The probability that</w:delText>
        </w:r>
      </w:del>
      <w:del w:id="741" w:author="PR Preview" w:date="2026-01-01T00:00:00Z">
        <w:r>
          <w:delText xml:space="preserve"> </w:delText>
        </w:r>
      </w:del>
      <m:oMath>
        <m:r>
          <m:t>T</m:t>
        </m:r>
      </m:oMath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falls in</w:delText>
        </w:r>
      </w:del>
      <w:del w:id="74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is:</w:delText>
        </w:r>
      </w:del>
    </w:p>
    <w:p>
      <w:pPr>
        <w:pStyle w:val="BodyText"/>
      </w:pPr>
      <w:ins w:id="747" w:author="PR Preview" w:date="2026-01-01T00:00:00Z">
        <w:r>
          <w:rPr>
            <w:b/>
            <w:bCs/>
          </w:rPr>
          <w:t xml:space="preserve">Definition 12 (Standard normal distribution)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The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rPr>
            <w:b/>
            <w:bCs/>
          </w:rPr>
          <w:t xml:space="preserve">standard normal distribution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is the</w:t>
        </w:r>
      </w:ins>
      <w:ins w:id="754" w:author="PR Preview" w:date="2026-01-01T00:00:00Z">
        <w:r>
          <w:t xml:space="preserve"> </w:t>
        </w:r>
      </w:ins>
      <w:hyperlink w:anchor="def-normal">
        <w:ins w:id="755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with mean parameter 0 and variance parameter 1,</w:t>
        </w:r>
      </w:ins>
      <w:ins w:id="758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59" w:author="PR Preview" w:date="2026-01-01T00:00:00Z">
        <w:r>
          <w:t xml:space="preserve">.</w:t>
        </w:r>
      </w:ins>
    </w:p>
    <w:bookmarkEnd w:id="46"/>
    <w:bookmarkStart w:id="47" w:name="exm-std-normal"/>
    <w:p>
      <w:pPr>
        <w:pStyle w:val="BodyText"/>
      </w:pPr>
      <w:ins w:id="760" w:author="PR Preview" w:date="2026-01-01T00:00:00Z">
        <w:r>
          <w:rPr>
            <w:b/>
            <w:bCs/>
          </w:rPr>
          <w:t xml:space="preserve">Example 11 (Half of a standard normal lies below 0)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If</w:t>
        </w:r>
      </w:ins>
      <w:ins w:id="763" w:author="PR Preview" w:date="2026-01-01T00:00:00Z">
        <w:r>
          <w:t xml:space="preserve"> </w:t>
        </w:r>
      </w:ins>
      <m:oMath>
        <m:r>
          <m:t>Z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has the standard normal distribution,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its density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takes the same value at</w:t>
        </w:r>
      </w:ins>
      <w:ins w:id="771" w:author="PR Preview" w:date="2026-01-01T00:00:00Z">
        <w:r>
          <w:t xml:space="preserve"> </w:t>
        </w:r>
      </w:ins>
      <m:oMath>
        <m:r>
          <m:t>z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and</w:t>
        </w:r>
      </w:ins>
      <w:ins w:id="7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z</m:t>
        </m:r>
      </m:oMath>
      <w:ins w:id="775" w:author="PR Preview" w:date="2026-01-01T00:00:00Z">
        <w:r>
          <w:t xml:space="preserve">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so</w:t>
        </w:r>
      </w:ins>
      <w:ins w:id="77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ins w:id="779" w:author="PR Preview" w:date="2026-01-01T00:00:00Z">
        <w:r>
          <w:t xml:space="preserve">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Those two probabilities sum to 1, because</w:t>
        </w:r>
      </w:ins>
      <w:ins w:id="78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for a continuous</w:t>
        </w:r>
      </w:ins>
      <w:ins w:id="785" w:author="PR Preview" w:date="2026-01-01T00:00:00Z">
        <w:r>
          <w:t xml:space="preserve"> </w:t>
        </w:r>
      </w:ins>
      <m:oMath>
        <m:r>
          <m:t>Z</m:t>
        </m:r>
      </m:oMath>
      <w:ins w:id="786" w:author="PR Preview" w:date="2026-01-01T00:00:00Z">
        <w:r>
          <w:t xml:space="preserve">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so each is</w:t>
        </w:r>
      </w:ins>
      <w:ins w:id="78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790" w:author="PR Preview" w:date="2026-01-01T00:00:00Z">
        <w:r>
          <w:t xml:space="preserve">.</w:t>
        </w:r>
      </w:ins>
    </w:p>
    <w:bookmarkEnd w:id="47"/>
    <w:bookmarkStart w:id="48" w:name="def-exponential"/>
    <w:p>
      <w:pPr>
        <w:pStyle w:val="BodyText"/>
      </w:pPr>
      <w:ins w:id="791" w:author="PR Preview" w:date="2026-01-01T00:00:00Z">
        <w:r>
          <w:rPr>
            <w:b/>
            <w:bCs/>
          </w:rPr>
          <w:t xml:space="preserve">Definition 13 (Exponential distribution)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 random variable</w:t>
        </w:r>
      </w:ins>
      <w:ins w:id="794" w:author="PR Preview" w:date="2026-01-01T00:00:00Z">
        <w:r>
          <w:t xml:space="preserve"> </w:t>
        </w:r>
      </w:ins>
      <m:oMath>
        <m:r>
          <m:t>T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has the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rPr>
            <w:b/>
            <w:bCs/>
          </w:rPr>
          <w:t xml:space="preserve">exponential distribution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with rate</w:t>
        </w:r>
      </w:ins>
      <w:ins w:id="80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[8]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if</w:t>
        </w:r>
      </w:ins>
      <w:ins w:id="806" w:author="PR Preview" w:date="2026-01-01T00:00:00Z">
        <w:r>
          <w:t xml:space="preserve"> </w:t>
        </w:r>
      </w:ins>
      <m:oMath>
        <m:r>
          <m:t>T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is continuous with</w:t>
        </w:r>
      </w:ins>
      <w:ins w:id="809" w:author="PR Preview" w:date="2026-01-01T00:00:00Z">
        <w:r>
          <w:t xml:space="preserve"> </w:t>
        </w:r>
      </w:ins>
      <w:hyperlink w:anchor="def-pdf">
        <w:ins w:id="810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8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ins w:id="812" w:author="PR Preview" w:date="2026-01-01T00:00:00Z">
        <w:r>
          <w:rPr>
            <w:b/>
            <w:bCs/>
          </w:rPr>
          <w:t xml:space="preserve">Example 12 (Probability of an event within one time unit)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Let</w:t>
        </w:r>
      </w:ins>
      <w:ins w:id="815" w:author="PR Preview" w:date="2026-01-01T00:00:00Z">
        <w:r>
          <w:t xml:space="preserve"> </w:t>
        </w:r>
      </w:ins>
      <m:oMath>
        <m:r>
          <m:t>T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be exponential with rate</w:t>
        </w:r>
      </w:ins>
      <w:ins w:id="818" w:author="PR Preview" w:date="2026-01-01T00:00:00Z">
        <w:r>
          <w:t xml:space="preserve"> </w:t>
        </w:r>
      </w:ins>
      <m:oMath>
        <m:r>
          <m:t>λ</m:t>
        </m:r>
      </m:oMath>
      <w:ins w:id="819" w:author="PR Preview" w:date="2026-01-01T00:00:00Z">
        <w:r>
          <w:t xml:space="preserve">.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The probability that</w:t>
        </w:r>
      </w:ins>
      <w:ins w:id="822" w:author="PR Preview" w:date="2026-01-01T00:00:00Z">
        <w:r>
          <w:t xml:space="preserve"> </w:t>
        </w:r>
      </w:ins>
      <m:oMath>
        <m:r>
          <m:t>T</m:t>
        </m:r>
      </m:oMath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falls in</w:t>
        </w:r>
      </w:ins>
      <w:ins w:id="8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del w:id="828" w:author="PR Preview" w:date="2026-01-01T00:00:00Z">
        <w:r>
          <w:rPr>
            <w:b/>
            <w:bCs/>
          </w:rPr>
          <w:delText xml:space="preserve">Definition 13 (Cumulative distribution function (CDF))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For a random variable</w:delText>
        </w:r>
      </w:del>
      <w:del w:id="831" w:author="PR Preview" w:date="2026-01-01T00:00:00Z">
        <w:r>
          <w:delText xml:space="preserve"> </w:delText>
        </w:r>
      </w:del>
      <m:oMath>
        <m:r>
          <m:t>X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(discrete or continuous),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its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rPr>
            <w:b/>
            <w:bCs/>
          </w:rPr>
          <w:delText xml:space="preserve">cumulative distribution function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[9]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is:</w:delText>
        </w:r>
      </w:del>
    </w:p>
    <w:p>
      <w:pPr>
        <w:pStyle w:val="BodyText"/>
      </w:pPr>
      <w:ins w:id="842" w:author="PR Preview" w:date="2026-01-01T00:00:00Z">
        <w:r>
          <w:rPr>
            <w:b/>
            <w:bCs/>
          </w:rPr>
          <w:t xml:space="preserve">Definition 14 (Cumulative distribution function (CDF))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For a random variable</w:t>
        </w:r>
      </w:ins>
      <w:ins w:id="845" w:author="PR Preview" w:date="2026-01-01T00:00:00Z">
        <w:r>
          <w:t xml:space="preserve"> </w:t>
        </w:r>
      </w:ins>
      <m:oMath>
        <m:r>
          <m:t>X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(discrete or continuous),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its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b/>
            <w:bCs/>
          </w:rPr>
          <w:t xml:space="preserve">cumulative distribution function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[9]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del w:id="856" w:author="PR Preview" w:date="2026-01-01T00:00:00Z">
        <w:r>
          <w:rPr>
            <w:b/>
            <w:bCs/>
          </w:rPr>
          <w:delText xml:space="preserve">Example 12 (CDF of the number of heads)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Summing the PMF in</w:delText>
        </w:r>
      </w:del>
      <w:del w:id="859" w:author="PR Preview" w:date="2026-01-01T00:00:00Z">
        <w:r>
          <w:delText xml:space="preserve"> </w:delText>
        </w:r>
      </w:del>
      <w:hyperlink w:anchor="exm-pmf">
        <w:del w:id="86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over values at or below</w:delText>
        </w:r>
      </w:del>
      <w:del w:id="863" w:author="PR Preview" w:date="2026-01-01T00:00:00Z">
        <w:r>
          <w:delText xml:space="preserve"> </w:delText>
        </w:r>
      </w:del>
      <m:oMath>
        <m:r>
          <m:t>t</m:t>
        </m:r>
      </m:oMath>
      <w:del w:id="864" w:author="PR Preview" w:date="2026-01-01T00:00:00Z">
        <w:r>
          <w:delText xml:space="preserve">:</w:delText>
        </w:r>
      </w:del>
    </w:p>
    <w:p>
      <w:pPr>
        <w:pStyle w:val="BodyText"/>
      </w:pPr>
      <w:ins w:id="865" w:author="PR Preview" w:date="2026-01-01T00:00:00Z">
        <w:r>
          <w:rPr>
            <w:b/>
            <w:bCs/>
          </w:rPr>
          <w:t xml:space="preserve">Example 13 (CDF of the number of heads)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Summing the PMF in</w:t>
        </w:r>
      </w:ins>
      <w:ins w:id="868" w:author="PR Preview" w:date="2026-01-01T00:00:00Z">
        <w:r>
          <w:t xml:space="preserve"> </w:t>
        </w:r>
      </w:ins>
      <w:hyperlink w:anchor="exm-pmf">
        <w:ins w:id="86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over values at or below</w:t>
        </w:r>
      </w:ins>
      <w:ins w:id="872" w:author="PR Preview" w:date="2026-01-01T00:00:00Z">
        <w:r>
          <w:t xml:space="preserve"> </w:t>
        </w:r>
      </w:ins>
      <m:oMath>
        <m:r>
          <m:t>t</m:t>
        </m:r>
      </m:oMath>
      <w:ins w:id="8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del w:id="874" w:author="PR Preview" w:date="2026-01-01T00:00:00Z">
        <w:r>
          <w:rPr>
            <w:b/>
            <w:bCs/>
          </w:rPr>
          <w:delText xml:space="preserve">Definition 14 (Quantile function (population inverse CDF))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For a random variable</w:delText>
        </w:r>
      </w:del>
      <w:del w:id="877" w:author="PR Preview" w:date="2026-01-01T00:00:00Z">
        <w:r>
          <w:delText xml:space="preserve"> </w:delText>
        </w:r>
      </w:del>
      <m:oMath>
        <m:r>
          <m:t>X</m:t>
        </m:r>
      </m:oMath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with</w:delText>
        </w:r>
      </w:del>
      <w:del w:id="880" w:author="PR Preview" w:date="2026-01-01T00:00:00Z">
        <w:r>
          <w:delText xml:space="preserve"> </w:delText>
        </w:r>
      </w:del>
      <w:hyperlink w:anchor="def-cdf">
        <w:del w:id="881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882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883" w:author="PR Preview" w:date="2026-01-01T00:00:00Z">
        <w:r>
          <w:delText xml:space="preserve">,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its population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rPr>
            <w:b/>
            <w:bCs/>
          </w:rPr>
          <w:delText xml:space="preserve">quantile function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(generalized inverse of</w:delText>
        </w:r>
      </w:del>
      <w:del w:id="890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891" w:author="PR Preview" w:date="2026-01-01T00:00:00Z">
        <w:r>
          <w:delText xml:space="preserve">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is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[11]</w:delText>
        </w:r>
      </w:del>
      <w:del w:id="896" w:author="PR Preview" w:date="2026-01-01T00:00:00Z">
        <w:r>
          <w:delText xml:space="preserve">:</w:delText>
        </w:r>
      </w:del>
    </w:p>
    <w:p>
      <w:pPr>
        <w:pStyle w:val="BodyText"/>
      </w:pPr>
      <w:ins w:id="897" w:author="PR Preview" w:date="2026-01-01T00:00:00Z">
        <w:r>
          <w:rPr>
            <w:b/>
            <w:bCs/>
          </w:rPr>
          <w:t xml:space="preserve">Definition 15 (Quantile function (population inverse CDF))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 a random variable</w:t>
        </w:r>
      </w:ins>
      <w:ins w:id="900" w:author="PR Preview" w:date="2026-01-01T00:00:00Z">
        <w:r>
          <w:t xml:space="preserve"> </w:t>
        </w:r>
      </w:ins>
      <m:oMath>
        <m:r>
          <m:t>X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with</w:t>
        </w:r>
      </w:ins>
      <w:ins w:id="903" w:author="PR Preview" w:date="2026-01-01T00:00:00Z">
        <w:r>
          <w:t xml:space="preserve"> </w:t>
        </w:r>
      </w:ins>
      <w:hyperlink w:anchor="def-cdf">
        <w:ins w:id="904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906" w:author="PR Preview" w:date="2026-01-01T00:00:00Z">
        <w:r>
          <w:t xml:space="preserve">,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its population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rPr>
            <w:b/>
            <w:bCs/>
          </w:rPr>
          <w:t xml:space="preserve">quantile function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(generalized inverse of</w:t>
        </w:r>
      </w:ins>
      <w:ins w:id="913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914" w:author="PR Preview" w:date="2026-01-01T00:00:00Z">
        <w:r>
          <w:t xml:space="preserve">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[11]</w:t>
        </w:r>
      </w:ins>
      <w:ins w:id="9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del w:id="920" w:author="PR Preview" w:date="2026-01-01T00:00:00Z">
        <w:r>
          <w:rPr>
            <w:b/>
            <w:bCs/>
          </w:rPr>
          <w:delText xml:space="preserve">Example 13 (Median of the number of heads)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From</w:delText>
        </w:r>
      </w:del>
      <w:del w:id="923" w:author="PR Preview" w:date="2026-01-01T00:00:00Z">
        <w:r>
          <w:delText xml:space="preserve"> </w:delText>
        </w:r>
      </w:del>
      <w:hyperlink w:anchor="exm-cdf">
        <w:del w:id="92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925" w:author="PR Preview" w:date="2026-01-01T00:00:00Z">
        <w:r>
          <w:delText xml:space="preserve">,</w:delText>
        </w:r>
      </w:del>
      <w:del w:id="926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first holds at</w:delText>
        </w:r>
      </w:del>
      <w:del w:id="92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930" w:author="PR Preview" w:date="2026-01-01T00:00:00Z">
        <w:r>
          <w:delText xml:space="preserve">,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so the median of the number of heads is</w:delText>
        </w:r>
      </w:del>
      <w:del w:id="933" w:author="PR Preview" w:date="2026-01-01T00:00:00Z">
        <w:r>
          <w:delText xml:space="preserve"> </w:delText>
        </w:r>
      </w:del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934" w:author="PR Preview" w:date="2026-01-01T00:00:00Z">
        <w:r>
          <w:delText xml:space="preserve">.</w:delText>
        </w:r>
      </w:del>
    </w:p>
    <w:p>
      <w:pPr>
        <w:pStyle w:val="BodyText"/>
      </w:pPr>
      <w:ins w:id="935" w:author="PR Preview" w:date="2026-01-01T00:00:00Z">
        <w:r>
          <w:rPr>
            <w:b/>
            <w:bCs/>
          </w:rPr>
          <w:t xml:space="preserve">Example 14 (Median of the number of heads)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From</w:t>
        </w:r>
      </w:ins>
      <w:ins w:id="938" w:author="PR Preview" w:date="2026-01-01T00:00:00Z">
        <w:r>
          <w:t xml:space="preserve"> </w:t>
        </w:r>
      </w:ins>
      <w:hyperlink w:anchor="exm-cdf">
        <w:ins w:id="93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first holds at</w:t>
        </w:r>
      </w:ins>
      <w:ins w:id="94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so the median of the number of heads is</w:t>
        </w:r>
      </w:ins>
      <w:ins w:id="948" w:author="PR Preview" w:date="2026-01-01T00:00:00Z">
        <w:r>
          <w:t xml:space="preserve"> </w:t>
        </w:r>
      </w:ins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949" w:author="PR Preview" w:date="2026-01-01T00:00:00Z">
        <w:r>
          <w:t xml:space="preserve">.</w:t>
        </w:r>
      </w:ins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del w:id="950" w:author="PR Preview" w:date="2026-01-01T00:00:00Z">
        <w:r>
          <w:rPr>
            <w:b/>
            <w:bCs/>
          </w:rPr>
          <w:delText xml:space="preserve">Example 14 (CDF and density of a uniform random variable)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For</w:delText>
        </w:r>
      </w:del>
      <w:del w:id="95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with the density</w:delText>
        </w:r>
      </w:del>
      <w:del w:id="956" w:author="PR Preview" w:date="2026-01-01T00:00:00Z">
        <w:r>
          <w:delText xml:space="preserve"> </w:delText>
        </w:r>
      </w:del>
      <m:oMath>
        <m:r>
          <m:t>f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of</w:delText>
        </w:r>
      </w:del>
      <w:del w:id="959" w:author="PR Preview" w:date="2026-01-01T00:00:00Z">
        <w:r>
          <w:delText xml:space="preserve"> </w:delText>
        </w:r>
      </w:del>
      <w:hyperlink w:anchor="def-uniform">
        <w:del w:id="96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961" w:author="PR Preview" w:date="2026-01-01T00:00:00Z">
        <w:r>
          <w:delText xml:space="preserve">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</w:delText>
        </w:r>
      </w:del>
      <w:del w:id="96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65" w:author="PR Preview" w:date="2026-01-01T00:00:00Z">
        <w:r>
          <w:delText xml:space="preserve">:</w:delText>
        </w:r>
      </w:del>
    </w:p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Example 15 (CDF and density of a uniform random variable)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For</w:t>
        </w:r>
      </w:ins>
      <w:ins w:id="9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with the density</w:t>
        </w:r>
      </w:ins>
      <w:ins w:id="972" w:author="PR Preview" w:date="2026-01-01T00:00:00Z">
        <w:r>
          <w:t xml:space="preserve"> </w:t>
        </w:r>
      </w:ins>
      <m:oMath>
        <m:r>
          <m:t>f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of</w:t>
        </w:r>
      </w:ins>
      <w:ins w:id="975" w:author="PR Preview" w:date="2026-01-01T00:00:00Z">
        <w:r>
          <w:t xml:space="preserve"> </w:t>
        </w:r>
      </w:ins>
      <w:hyperlink w:anchor="def-uniform">
        <w:ins w:id="97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and</w:t>
        </w:r>
      </w:ins>
      <w:ins w:id="98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98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del w:id="982" w:author="PR Preview" w:date="2026-01-01T00:00:00Z">
        <w:r>
          <w:rPr>
            <w:b/>
            <w:bCs/>
          </w:rPr>
          <w:delText xml:space="preserve">Example 15 (A density from a CDF with a corner)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Let</w:delText>
        </w:r>
      </w:del>
      <w:del w:id="985" w:author="PR Preview" w:date="2026-01-01T00:00:00Z">
        <w:r>
          <w:delText xml:space="preserve"> </w:delText>
        </w:r>
      </w:del>
      <m:oMath>
        <m:r>
          <m:t>X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have CDF</w:delText>
        </w:r>
      </w:del>
      <w:del w:id="988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for</w:delText>
        </w:r>
      </w:del>
      <w:del w:id="99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992" w:author="PR Preview" w:date="2026-01-01T00:00:00Z">
        <w:r>
          <w:delText xml:space="preserve">,</w:delText>
        </w:r>
      </w:del>
      <w:del w:id="993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for</w:delText>
        </w:r>
      </w:del>
      <w:del w:id="99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del w:id="997" w:author="PR Preview" w:date="2026-01-01T00:00:00Z">
        <w:r>
          <w:delText xml:space="preserve">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and</w:delText>
        </w:r>
      </w:del>
      <w:del w:id="1000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for</w:delText>
        </w:r>
      </w:del>
      <w:del w:id="100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</m:oMath>
      <w:del w:id="1004" w:author="PR Preview" w:date="2026-01-01T00:00:00Z">
        <w:r>
          <w:delText xml:space="preserve">.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This</w:delText>
        </w:r>
      </w:del>
      <w:del w:id="1007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continuous everywhere,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and has a continuous derivative everywhere except</w:delText>
        </w:r>
      </w:del>
      <w:del w:id="101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1013" w:author="PR Preview" w:date="2026-01-01T00:00:00Z">
        <w:r>
          <w:delText xml:space="preserve">,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where its slope drops from 2 to 0.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By</w:delText>
        </w:r>
      </w:del>
      <w:del w:id="1018" w:author="PR Preview" w:date="2026-01-01T00:00:00Z">
        <w:r>
          <w:delText xml:space="preserve"> </w:delText>
        </w:r>
      </w:del>
      <w:hyperlink w:anchor="thm-cdf-derivative-density">
        <w:del w:id="101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020" w:author="PR Preview" w:date="2026-01-01T00:00:00Z">
        <w:r>
          <w:delText xml:space="preserve">,</w:delText>
        </w:r>
      </w:del>
      <w:del w:id="1021" w:author="PR Preview" w:date="2026-01-01T00:00:00Z">
        <w:r>
          <w:delText xml:space="preserve"> </w:delText>
        </w:r>
      </w:del>
      <m:oMath>
        <m:r>
          <m:t>X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is continuous with density</w:delText>
        </w:r>
      </w:del>
      <w:del w:id="10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for</w:delText>
        </w:r>
      </w:del>
      <w:del w:id="102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and</w:delText>
        </w:r>
      </w:del>
      <w:del w:id="10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otherwise.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As a check,</w:delText>
        </w:r>
      </w:del>
      <w:del w:id="1035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del w:id="1036" w:author="PR Preview" w:date="2026-01-01T00:00:00Z">
        <w:r>
          <w:delText xml:space="preserve">.</w:delText>
        </w:r>
      </w:del>
    </w:p>
    <w:p>
      <w:pPr>
        <w:pStyle w:val="BodyText"/>
      </w:pPr>
      <w:ins w:id="1037" w:author="PR Preview" w:date="2026-01-01T00:00:00Z">
        <w:r>
          <w:rPr>
            <w:b/>
            <w:bCs/>
          </w:rPr>
          <w:t xml:space="preserve">Example 16 (A density from a CDF with a corner)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Let</w:t>
        </w:r>
      </w:ins>
      <w:ins w:id="1040" w:author="PR Preview" w:date="2026-01-01T00:00:00Z">
        <w:r>
          <w:t xml:space="preserve"> </w:t>
        </w:r>
      </w:ins>
      <m:oMath>
        <m:r>
          <m:t>X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have CDF</w:t>
        </w:r>
      </w:ins>
      <w:ins w:id="1043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for</w:t>
        </w:r>
      </w:ins>
      <w:ins w:id="104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1047" w:author="PR Preview" w:date="2026-01-01T00:00:00Z">
        <w:r>
          <w:t xml:space="preserve">,</w:t>
        </w:r>
      </w:ins>
      <w:ins w:id="1048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for</w:t>
        </w:r>
      </w:ins>
      <w:ins w:id="105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</w:t>
        </w:r>
      </w:ins>
      <w:ins w:id="1055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for</w:t>
        </w:r>
      </w:ins>
      <w:ins w:id="105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</m:oMath>
      <w:ins w:id="1059" w:author="PR Preview" w:date="2026-01-01T00:00:00Z">
        <w:r>
          <w:t xml:space="preserve">.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This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is continuous everywhere,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 has a continuous derivative everywhere except</w:t>
        </w:r>
      </w:ins>
      <w:ins w:id="10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where its slope drops from 2 to 0.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By</w:t>
        </w:r>
      </w:ins>
      <w:ins w:id="1073" w:author="PR Preview" w:date="2026-01-01T00:00:00Z">
        <w:r>
          <w:t xml:space="preserve"> </w:t>
        </w:r>
      </w:ins>
      <w:hyperlink w:anchor="thm-cdf-derivative-density">
        <w:ins w:id="107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m:oMath>
        <m:r>
          <m:t>X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is continuous with density</w:t>
        </w:r>
      </w:ins>
      <w:ins w:id="107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for</w:t>
        </w:r>
      </w:ins>
      <w:ins w:id="108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and</w:t>
        </w:r>
      </w:ins>
      <w:ins w:id="10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otherwise.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As a check,</w:t>
        </w:r>
      </w:ins>
      <w:ins w:id="109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ins w:id="1091" w:author="PR Preview" w:date="2026-01-01T00:00:00Z">
        <w:r>
          <w:t xml:space="preserve">.</w:t>
        </w:r>
      </w:ins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del w:id="1092" w:author="PR Preview" w:date="2026-01-01T00:00:00Z">
        <w:r>
          <w:rPr>
            <w:b/>
            <w:bCs/>
          </w:rPr>
          <w:delText xml:space="preserve">Example 16 (The uniform density as a limit)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For</w:delText>
        </w:r>
      </w:del>
      <w:del w:id="10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and</w:delText>
        </w:r>
      </w:del>
      <w:del w:id="109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99" w:author="PR Preview" w:date="2026-01-01T00:00:00Z">
        <w:r>
          <w:delText xml:space="preserve">,</w:delText>
        </w:r>
      </w:del>
      <w:del w:id="110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once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del w:id="1104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1105" w:author="PR Preview" w:date="2026-01-01T00:00:00Z">
        <w:r>
          <w:delText xml:space="preserve">For</w:delText>
        </w:r>
      </w:del>
      <w:del w:id="110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or</w:delText>
        </w:r>
      </w:del>
      <w:del w:id="110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1</m:t>
        </m:r>
      </m:oMath>
      <w:del w:id="1110" w:author="PR Preview" w:date="2026-01-01T00:00:00Z">
        <w:r>
          <w:delText xml:space="preserve">, the interval eventually misses</w:delText>
        </w:r>
      </w:del>
      <w:del w:id="11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112" w:author="PR Preview" w:date="2026-01-01T00:00:00Z">
        <w:r>
          <w:delText xml:space="preserve">, so the limit is</w:delText>
        </w:r>
      </w:del>
      <w:del w:id="1113" w:author="PR Preview" w:date="2026-01-01T00:00:00Z">
        <w:r>
          <w:delText xml:space="preserve"> </w:delText>
        </w:r>
      </w:del>
      <m:oMath>
        <m:r>
          <m:t>0</m:t>
        </m:r>
      </m:oMath>
      <w:del w:id="1114" w:author="PR Preview" w:date="2026-01-01T00:00:00Z">
        <w:r>
          <w:delText xml:space="preserve">.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Both agree with the density of</w:delText>
        </w:r>
      </w:del>
      <w:del w:id="1117" w:author="PR Preview" w:date="2026-01-01T00:00:00Z">
        <w:r>
          <w:delText xml:space="preserve"> </w:delText>
        </w:r>
      </w:del>
      <w:hyperlink w:anchor="def-uniform">
        <w:del w:id="111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19" w:author="PR Preview" w:date="2026-01-01T00:00:00Z">
        <w:r>
          <w:delText xml:space="preserve">.</w:delText>
        </w:r>
      </w:del>
    </w:p>
    <w:p>
      <w:pPr>
        <w:pStyle w:val="BodyText"/>
      </w:pPr>
      <w:ins w:id="1120" w:author="PR Preview" w:date="2026-01-01T00:00:00Z">
        <w:r>
          <w:rPr>
            <w:b/>
            <w:bCs/>
          </w:rPr>
          <w:t xml:space="preserve">Example 17 (The uniform density as a limit)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For</w:t>
        </w:r>
      </w:ins>
      <w:ins w:id="11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and</w:t>
        </w:r>
      </w:ins>
      <w:ins w:id="11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once</w:t>
        </w:r>
      </w:ins>
      <w:ins w:id="1131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ins w:id="1132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1133" w:author="PR Preview" w:date="2026-01-01T00:00:00Z">
        <w:r>
          <w:t xml:space="preserve">For</w:t>
        </w:r>
      </w:ins>
      <w:ins w:id="113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or</w:t>
        </w:r>
      </w:ins>
      <w:ins w:id="11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1138" w:author="PR Preview" w:date="2026-01-01T00:00:00Z">
        <w:r>
          <w:t xml:space="preserve">, the interval eventually misses</w:t>
        </w:r>
      </w:ins>
      <w:ins w:id="11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40" w:author="PR Preview" w:date="2026-01-01T00:00:00Z">
        <w:r>
          <w:t xml:space="preserve">, so the limit is</w:t>
        </w:r>
      </w:ins>
      <w:ins w:id="1141" w:author="PR Preview" w:date="2026-01-01T00:00:00Z">
        <w:r>
          <w:t xml:space="preserve"> </w:t>
        </w:r>
      </w:ins>
      <m:oMath>
        <m:r>
          <m:t>0</m:t>
        </m:r>
      </m:oMath>
      <w:ins w:id="1142" w:author="PR Preview" w:date="2026-01-01T00:00:00Z">
        <w:r>
          <w:t xml:space="preserve">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Both agree with the density of</w:t>
        </w:r>
      </w:ins>
      <w:ins w:id="1145" w:author="PR Preview" w:date="2026-01-01T00:00:00Z">
        <w:r>
          <w:t xml:space="preserve"> </w:t>
        </w:r>
      </w:ins>
      <w:hyperlink w:anchor="def-uniform">
        <w:ins w:id="114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147" w:author="PR Preview" w:date="2026-01-01T00:00:00Z">
        <w:r>
          <w:t xml:space="preserve">.</w:t>
        </w:r>
      </w:ins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del w:id="1148" w:author="PR Preview" w:date="2026-01-01T00:00:00Z">
        <w:r>
          <w:rPr>
            <w:b/>
            <w:bCs/>
          </w:rPr>
          <w:delText xml:space="preserve">Example 17 (The density limit at a jump)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At a point where</w:delText>
        </w:r>
      </w:del>
      <w:del w:id="1151" w:author="PR Preview" w:date="2026-01-01T00:00:00Z">
        <w:r>
          <w:delText xml:space="preserve"> </w:delText>
        </w:r>
      </w:del>
      <m:oMath>
        <m:r>
          <m:t>f</m:t>
        </m:r>
      </m:oMath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is not continuous,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the limit can differ from the chosen value</w:delText>
        </w:r>
      </w:del>
      <w:del w:id="11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57" w:author="PR Preview" w:date="2026-01-01T00:00:00Z">
        <w:r>
          <w:delText xml:space="preserve">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For</w:delText>
        </w:r>
      </w:del>
      <w:del w:id="11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with the density</w:delText>
        </w:r>
      </w:del>
      <w:del w:id="1163" w:author="PR Preview" w:date="2026-01-01T00:00:00Z">
        <w:r>
          <w:delText xml:space="preserve"> </w:delText>
        </w:r>
      </w:del>
      <m:oMath>
        <m:r>
          <m:t>f</m:t>
        </m:r>
      </m:oMath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of</w:delText>
        </w:r>
      </w:del>
      <w:del w:id="1166" w:author="PR Preview" w:date="2026-01-01T00:00:00Z">
        <w:r>
          <w:delText xml:space="preserve"> </w:delText>
        </w:r>
      </w:del>
      <w:hyperlink w:anchor="def-uniform">
        <w:del w:id="116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68" w:author="PR Preview" w:date="2026-01-01T00:00:00Z">
        <w:r>
          <w:delText xml:space="preserve">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which sets</w:delText>
        </w:r>
      </w:del>
      <w:del w:id="11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and</w:delText>
        </w:r>
      </w:del>
      <w:del w:id="11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for</w:delText>
        </w:r>
      </w:del>
      <w:del w:id="117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1</m:t>
        </m:r>
      </m:oMath>
      <w:del w:id="1178" w:author="PR Preview" w:date="2026-01-01T00:00:00Z">
        <w:r>
          <w:delText xml:space="preserve">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and for</w:delText>
        </w:r>
      </w:del>
      <w:del w:id="118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118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del w:id="1183" w:author="PR Preview" w:date="2026-01-01T00:00:00Z">
        <w:r>
          <w:delText xml:space="preserve">So the limit of</w:delText>
        </w:r>
      </w:del>
      <w:del w:id="118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at</w:delText>
        </w:r>
      </w:del>
      <w:del w:id="11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is 0,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although</w:delText>
        </w:r>
      </w:del>
      <w:del w:id="11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193" w:author="PR Preview" w:date="2026-01-01T00:00:00Z">
        <w:r>
          <w:delText xml:space="preserve">.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By</w:delText>
        </w:r>
      </w:del>
      <w:del w:id="1196" w:author="PR Preview" w:date="2026-01-01T00:00:00Z">
        <w:r>
          <w:delText xml:space="preserve"> </w:delText>
        </w:r>
      </w:del>
      <w:hyperlink w:anchor="prp-density-limit-right-derivative">
        <w:del w:id="1197" w:author="PR Preview" w:date="2026-01-01T00:00:00Z">
          <w:r>
            <w:rPr>
              <w:rStyle w:val="Hyperlink"/>
            </w:rPr>
            <w:delText xml:space="preserve">Proposition 1</w:delText>
          </w:r>
        </w:del>
      </w:hyperlink>
      <w:del w:id="1198" w:author="PR Preview" w:date="2026-01-01T00:00:00Z">
        <w:r>
          <w:delText xml:space="preserve">,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0 is also the right derivative of</w:delText>
        </w:r>
      </w:del>
      <w:del w:id="1201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at 1,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matching the slope of 0 on the right in</w:delText>
        </w:r>
      </w:del>
      <w:del w:id="1206" w:author="PR Preview" w:date="2026-01-01T00:00:00Z">
        <w:r>
          <w:delText xml:space="preserve"> </w:delText>
        </w:r>
      </w:del>
      <w:hyperlink w:anchor="exm-density-vs-CDF">
        <w:del w:id="1207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208" w:author="PR Preview" w:date="2026-01-01T00:00:00Z">
        <w:r>
          <w:delText xml:space="preserve">.</w:delText>
        </w:r>
      </w:del>
    </w:p>
    <w:p>
      <w:pPr>
        <w:pStyle w:val="BodyText"/>
      </w:pPr>
      <w:ins w:id="1209" w:author="PR Preview" w:date="2026-01-01T00:00:00Z">
        <w:r>
          <w:rPr>
            <w:b/>
            <w:bCs/>
          </w:rPr>
          <w:t xml:space="preserve">Example 18 (The density limit at a jump)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At a point where</w:t>
        </w:r>
      </w:ins>
      <w:ins w:id="1212" w:author="PR Preview" w:date="2026-01-01T00:00:00Z">
        <w:r>
          <w:t xml:space="preserve"> </w:t>
        </w:r>
      </w:ins>
      <m:oMath>
        <m:r>
          <m:t>f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is not continuous,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the limit can differ from the chosen value</w:t>
        </w:r>
      </w:ins>
      <w:ins w:id="12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18" w:author="PR Preview" w:date="2026-01-01T00:00:00Z">
        <w:r>
          <w:t xml:space="preserve">.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For</w:t>
        </w:r>
      </w:ins>
      <w:ins w:id="12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with the density</w:t>
        </w:r>
      </w:ins>
      <w:ins w:id="1224" w:author="PR Preview" w:date="2026-01-01T00:00:00Z">
        <w:r>
          <w:t xml:space="preserve"> </w:t>
        </w:r>
      </w:ins>
      <m:oMath>
        <m:r>
          <m:t>f</m:t>
        </m:r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of</w:t>
        </w:r>
      </w:ins>
      <w:ins w:id="1227" w:author="PR Preview" w:date="2026-01-01T00:00:00Z">
        <w:r>
          <w:t xml:space="preserve"> </w:t>
        </w:r>
      </w:ins>
      <w:hyperlink w:anchor="def-uniform">
        <w:ins w:id="122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229" w:author="PR Preview" w:date="2026-01-01T00:00:00Z">
        <w:r>
          <w:t xml:space="preserve">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which sets</w:t>
        </w:r>
      </w:ins>
      <w:ins w:id="123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and</w:t>
        </w:r>
      </w:ins>
      <w:ins w:id="12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for</w:t>
        </w:r>
      </w:ins>
      <w:ins w:id="123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1239" w:author="PR Preview" w:date="2026-01-01T00:00:00Z">
        <w:r>
          <w:t xml:space="preserve">,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and for</w:t>
        </w:r>
      </w:ins>
      <w:ins w:id="1242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124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ins w:id="1244" w:author="PR Preview" w:date="2026-01-01T00:00:00Z">
        <w:r>
          <w:t xml:space="preserve">So the limit of</w:t>
        </w:r>
      </w:ins>
      <w:ins w:id="124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at</w:t>
        </w:r>
      </w:ins>
      <w:ins w:id="12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is 0,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although</w:t>
        </w:r>
      </w:ins>
      <w:ins w:id="12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54" w:author="PR Preview" w:date="2026-01-01T00:00:00Z">
        <w:r>
          <w:t xml:space="preserve">.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By</w:t>
        </w:r>
      </w:ins>
      <w:ins w:id="1257" w:author="PR Preview" w:date="2026-01-01T00:00:00Z">
        <w:r>
          <w:t xml:space="preserve"> </w:t>
        </w:r>
      </w:ins>
      <w:hyperlink w:anchor="prp-density-limit-right-derivative">
        <w:ins w:id="1258" w:author="PR Preview" w:date="2026-01-01T00:00:00Z">
          <w:r>
            <w:rPr>
              <w:rStyle w:val="Hyperlink"/>
            </w:rPr>
            <w:t xml:space="preserve">Proposition 1</w:t>
          </w:r>
        </w:ins>
      </w:hyperlink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0 is also the right derivative of</w:t>
        </w:r>
      </w:ins>
      <w:ins w:id="1262" w:author="PR Preview" w:date="2026-01-01T00:00:00Z">
        <w:r>
          <w:t xml:space="preserve"> </w:t>
        </w:r>
      </w:ins>
      <m:oMath>
        <m:r>
          <m:rPr>
            <m:sty m:val="p"/>
          </m:rPr>
          <m:t>F</m:t>
        </m:r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at 1,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matching the slope of 0 on the right in</w:t>
        </w:r>
      </w:ins>
      <w:ins w:id="1267" w:author="PR Preview" w:date="2026-01-01T00:00:00Z">
        <w:r>
          <w:t xml:space="preserve"> </w:t>
        </w:r>
      </w:ins>
      <w:hyperlink w:anchor="exm-density-vs-CDF">
        <w:ins w:id="1268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269" w:author="PR Preview" w:date="2026-01-01T00:00:00Z">
        <w:r>
          <w:t xml:space="preserve">.</w:t>
        </w:r>
      </w:ins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del w:id="1270" w:author="PR Preview" w:date="2026-01-01T00:00:00Z">
        <w:r>
          <w:rPr>
            <w:b/>
            <w:bCs/>
          </w:rPr>
          <w:delText xml:space="preserve">Example 18 (The uniform density integrates to 1)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For</w:delText>
        </w:r>
      </w:del>
      <w:del w:id="127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(</w:delText>
        </w:r>
      </w:del>
      <w:hyperlink w:anchor="def-uniform">
        <w:del w:id="127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277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78" w:author="PR Preview" w:date="2026-01-01T00:00:00Z">
        <w:r>
          <w:rPr>
            <w:b/>
            <w:bCs/>
          </w:rPr>
          <w:delText xml:space="preserve">Definition 15 (Jointly distributed random variables)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Random variables</w:delText>
        </w:r>
      </w:del>
      <w:del w:id="12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are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rPr>
            <w:b/>
            <w:bCs/>
          </w:rPr>
          <w:delText xml:space="preserve">jointly distributed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when they are defined on the same</w:delText>
        </w:r>
      </w:del>
      <w:del w:id="1288" w:author="PR Preview" w:date="2026-01-01T00:00:00Z">
        <w:r>
          <w:delText xml:space="preserve"> </w:delText>
        </w:r>
      </w:del>
      <w:hyperlink r:id="rId10">
        <w:del w:id="1289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290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291" w:author="PR Preview" w:date="2026-01-01T00:00:00Z">
        <w:r>
          <w:delText xml:space="preserve">,</w:delText>
        </w:r>
      </w:del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so that an event about several of them at once,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such as</w:delText>
        </w:r>
      </w:del>
      <w:del w:id="1296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has a probability.</w:delText>
        </w:r>
      </w:del>
    </w:p>
    <w:p>
      <w:pPr>
        <w:pStyle w:val="BodyText"/>
      </w:pPr>
      <w:ins w:id="1300" w:author="PR Preview" w:date="2026-01-01T00:00:00Z">
        <w:r>
          <w:rPr>
            <w:b/>
            <w:bCs/>
          </w:rPr>
          <w:t xml:space="preserve">Example 19 (The uniform density integrates to 1)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For</w:t>
        </w:r>
      </w:ins>
      <w:ins w:id="13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(</w:t>
        </w:r>
      </w:ins>
      <w:hyperlink w:anchor="def-uniform">
        <w:ins w:id="130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30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ins w:id="1308" w:author="PR Preview" w:date="2026-01-01T00:00:00Z">
        <w:r>
          <w:rPr>
            <w:b/>
            <w:bCs/>
          </w:rPr>
          <w:t xml:space="preserve">Definition 16 (Jointly distributed random variables)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Random variables</w:t>
        </w:r>
      </w:ins>
      <w:ins w:id="131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are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rPr>
            <w:b/>
            <w:bCs/>
          </w:rPr>
          <w:t xml:space="preserve">jointly distributed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when they are defined on the same</w:t>
        </w:r>
      </w:ins>
      <w:ins w:id="1318" w:author="PR Preview" w:date="2026-01-01T00:00:00Z">
        <w:r>
          <w:t xml:space="preserve"> </w:t>
        </w:r>
      </w:ins>
      <w:hyperlink r:id="rId10">
        <w:ins w:id="1319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320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321" w:author="PR Preview" w:date="2026-01-01T00:00:00Z">
        <w:r>
          <w:t xml:space="preserve">,</w:t>
        </w:r>
      </w:ins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so that an event about several of them at once,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such as</w:t>
        </w:r>
      </w:ins>
      <w:ins w:id="1326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has a probability.</w:t>
        </w:r>
      </w:ins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del w:id="1330" w:author="PR Preview" w:date="2026-01-01T00:00:00Z">
        <w:r>
          <w:rPr>
            <w:b/>
            <w:bCs/>
          </w:rPr>
          <w:delText xml:space="preserve">Example 19 (The first flip and the total)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In</w:delText>
        </w:r>
      </w:del>
      <w:del w:id="1333" w:author="PR Preview" w:date="2026-01-01T00:00:00Z">
        <w:r>
          <w:delText xml:space="preserve"> </w:delText>
        </w:r>
      </w:del>
      <w:hyperlink w:anchor="exm-random-variable">
        <w:del w:id="133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335" w:author="PR Preview" w:date="2026-01-01T00:00:00Z">
        <w:r>
          <w:delText xml:space="preserve">,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let</w:delText>
        </w:r>
      </w:del>
      <w:del w:id="133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indicate heads on the first flip (as in</w:delText>
        </w:r>
      </w:del>
      <w:del w:id="1341" w:author="PR Preview" w:date="2026-01-01T00:00:00Z">
        <w:r>
          <w:delText xml:space="preserve"> </w:delText>
        </w:r>
      </w:del>
      <w:hyperlink w:anchor="exm-bernoulli-pmf">
        <w:del w:id="134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343" w:author="PR Preview" w:date="2026-01-01T00:00:00Z">
        <w:r>
          <w:delText xml:space="preserve">),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and let</w:delText>
        </w:r>
      </w:del>
      <w:del w:id="1346" w:author="PR Preview" w:date="2026-01-01T00:00:00Z">
        <w:r>
          <w:delText xml:space="preserve"> </w:delText>
        </w:r>
      </w:del>
      <m:oMath>
        <m:r>
          <m:t>X</m:t>
        </m:r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be the total number of heads.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Both are functions on the same sample space,</w:delText>
        </w:r>
      </w:del>
      <w:del w:id="135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del w:id="1352" w:author="PR Preview" w:date="2026-01-01T00:00:00Z">
        <w:r>
          <w:delText xml:space="preserve">,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so they are jointly distributed, and, for example: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del w:id="1355" w:author="PR Preview" w:date="2026-01-01T00:00:00Z">
        <w:r>
          <w:rPr>
            <w:b/>
            <w:bCs/>
          </w:rPr>
          <w:delText xml:space="preserve">Definition 16 (Joint distribution)</w:delText>
        </w:r>
      </w:del>
      <w:del w:id="1356" w:author="PR Preview" w:date="2026-01-01T00:00:00Z">
        <w:r>
          <w:delText xml:space="preserve"> </w:delText>
        </w:r>
      </w:del>
      <w:del w:id="1357" w:author="PR Preview" w:date="2026-01-01T00:00:00Z">
        <w:r>
          <w:delText xml:space="preserve">The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rPr>
            <w:b/>
            <w:bCs/>
          </w:rPr>
          <w:delText xml:space="preserve">joint distribution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of</w:delText>
        </w:r>
      </w:del>
      <w:del w:id="1362" w:author="PR Preview" w:date="2026-01-01T00:00:00Z">
        <w:r>
          <w:delText xml:space="preserve"> </w:delText>
        </w:r>
      </w:del>
      <w:hyperlink w:anchor="def-jointly-distributed">
        <w:del w:id="1363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random variables</w:delText>
        </w:r>
      </w:del>
      <w:del w:id="13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is the function that assigns to each set</w:delText>
        </w:r>
      </w:del>
      <w:del w:id="136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for which</w:delText>
        </w:r>
      </w:del>
      <w:del w:id="1372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is an</w:delText>
        </w:r>
      </w:del>
      <w:del w:id="1375" w:author="PR Preview" w:date="2026-01-01T00:00:00Z">
        <w:r>
          <w:delText xml:space="preserve"> </w:delText>
        </w:r>
      </w:del>
      <w:hyperlink r:id="rId77">
        <w:del w:id="1376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the probability</w:delText>
        </w:r>
      </w:del>
      <w:del w:id="137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[13]</w:delText>
        </w:r>
      </w:del>
      <w:del w:id="1382" w:author="PR Preview" w:date="2026-01-01T00:00:00Z">
        <w:r>
          <w:delText xml:space="preserve">.</w:delText>
        </w:r>
      </w:del>
    </w:p>
    <w:p>
      <w:pPr>
        <w:pStyle w:val="BodyText"/>
      </w:pPr>
      <w:del w:id="1383" w:author="PR Preview" w:date="2026-01-01T00:00:00Z">
        <w:r>
          <w:rPr>
            <w:b/>
            <w:bCs/>
          </w:rPr>
          <w:delText xml:space="preserve">Example 20 (Joint distribution of the first flip and the total)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In</w:delText>
        </w:r>
      </w:del>
      <w:del w:id="1386" w:author="PR Preview" w:date="2026-01-01T00:00:00Z">
        <w:r>
          <w:delText xml:space="preserve"> </w:delText>
        </w:r>
      </w:del>
      <w:hyperlink w:anchor="exm-jointly-distributed">
        <w:del w:id="1387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388" w:author="PR Preview" w:date="2026-01-01T00:00:00Z">
        <w:r>
          <w:delText xml:space="preserve">,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the joint distribution of</w:delText>
        </w:r>
      </w:del>
      <w:del w:id="13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and</w:delText>
        </w:r>
      </w:del>
      <w:del w:id="1394" w:author="PR Preview" w:date="2026-01-01T00:00:00Z">
        <w:r>
          <w:delText xml:space="preserve"> </w:delText>
        </w:r>
      </w:del>
      <m:oMath>
        <m:r>
          <m:t>X</m:t>
        </m:r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assigns to the set</w:delText>
        </w:r>
      </w:del>
      <w:del w:id="139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the probability</w:delText>
        </w:r>
      </w:del>
    </w:p>
    <w:p>
      <w:pPr>
        <w:pStyle w:val="BodyText"/>
      </w:pPr>
      <w:ins w:id="1400" w:author="PR Preview" w:date="2026-01-01T00:00:00Z">
        <w:r>
          <w:rPr>
            <w:b/>
            <w:bCs/>
          </w:rPr>
          <w:t xml:space="preserve">Example 20 (The first flip and the total)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In</w:t>
        </w:r>
      </w:ins>
      <w:ins w:id="1403" w:author="PR Preview" w:date="2026-01-01T00:00:00Z">
        <w:r>
          <w:t xml:space="preserve"> </w:t>
        </w:r>
      </w:ins>
      <w:hyperlink w:anchor="exm-random-variable">
        <w:ins w:id="140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405" w:author="PR Preview" w:date="2026-01-01T00:00:00Z">
        <w:r>
          <w:t xml:space="preserve">,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let</w:t>
        </w:r>
      </w:ins>
      <w:ins w:id="14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indicate heads on the first flip (as in</w:t>
        </w:r>
      </w:ins>
      <w:ins w:id="1411" w:author="PR Preview" w:date="2026-01-01T00:00:00Z">
        <w:r>
          <w:t xml:space="preserve"> </w:t>
        </w:r>
      </w:ins>
      <w:hyperlink w:anchor="exm-bernoulli-pmf">
        <w:ins w:id="141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413" w:author="PR Preview" w:date="2026-01-01T00:00:00Z">
        <w:r>
          <w:t xml:space="preserve">),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 let</w:t>
        </w:r>
      </w:ins>
      <w:ins w:id="1416" w:author="PR Preview" w:date="2026-01-01T00:00:00Z">
        <w:r>
          <w:t xml:space="preserve"> </w:t>
        </w:r>
      </w:ins>
      <m:oMath>
        <m:r>
          <m:t>X</m:t>
        </m:r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be the total number of heads.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Both are functions on the same sample space,</w:t>
        </w:r>
      </w:ins>
      <w:ins w:id="142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ins w:id="1422" w:author="PR Preview" w:date="2026-01-01T00:00:00Z">
        <w:r>
          <w:t xml:space="preserve">,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so they are jointly distributed, and, for example: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ins w:id="1425" w:author="PR Preview" w:date="2026-01-01T00:00:00Z">
        <w:r>
          <w:rPr>
            <w:b/>
            <w:bCs/>
          </w:rPr>
          <w:t xml:space="preserve">Definition 17 (Joint distribution)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The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b/>
            <w:bCs/>
          </w:rPr>
          <w:t xml:space="preserve">joint distribution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of</w:t>
        </w:r>
      </w:ins>
      <w:ins w:id="1432" w:author="PR Preview" w:date="2026-01-01T00:00:00Z">
        <w:r>
          <w:t xml:space="preserve"> </w:t>
        </w:r>
      </w:ins>
      <w:hyperlink w:anchor="def-jointly-distributed">
        <w:ins w:id="1433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random variables</w:t>
        </w:r>
      </w:ins>
      <w:ins w:id="14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is the function that assigns to each set</w:t>
        </w:r>
      </w:ins>
      <w:ins w:id="14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for which</w:t>
        </w:r>
      </w:ins>
      <w:ins w:id="1442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is an</w:t>
        </w:r>
      </w:ins>
      <w:ins w:id="1445" w:author="PR Preview" w:date="2026-01-01T00:00:00Z">
        <w:r>
          <w:t xml:space="preserve"> </w:t>
        </w:r>
      </w:ins>
      <w:hyperlink r:id="rId77">
        <w:ins w:id="1446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the probability</w:t>
        </w:r>
      </w:ins>
      <w:ins w:id="144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[13]</w:t>
        </w:r>
      </w:ins>
      <w:ins w:id="1452" w:author="PR Preview" w:date="2026-01-01T00:00:00Z">
        <w:r>
          <w:t xml:space="preserve">.</w:t>
        </w:r>
      </w:ins>
    </w:p>
    <w:bookmarkEnd w:id="78"/>
    <w:bookmarkStart w:id="79" w:name="exm-joint-distribution"/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Example 21 (Joint distribution of the first flip and the total)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In</w:t>
        </w:r>
      </w:ins>
      <w:ins w:id="1456" w:author="PR Preview" w:date="2026-01-01T00:00:00Z">
        <w:r>
          <w:t xml:space="preserve"> </w:t>
        </w:r>
      </w:ins>
      <w:hyperlink w:anchor="exm-jointly-distributed">
        <w:ins w:id="1457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the joint distribution of</w:t>
        </w:r>
      </w:ins>
      <w:ins w:id="14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</w:t>
        </w:r>
      </w:ins>
      <w:ins w:id="1464" w:author="PR Preview" w:date="2026-01-01T00:00:00Z">
        <w:r>
          <w:t xml:space="preserve"> </w:t>
        </w:r>
      </w:ins>
      <m:oMath>
        <m:r>
          <m:t>X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assigns to the set</w:t>
        </w:r>
      </w:ins>
      <w:ins w:id="14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the probability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del w:id="1470" w:author="PR Preview" w:date="2026-01-01T00:00:00Z">
        <w:r>
          <w:rPr>
            <w:b/>
            <w:bCs/>
          </w:rPr>
          <w:delText xml:space="preserve">Definition 17 (Joint probability mass function (joint PMF))</w:delText>
        </w:r>
      </w:del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For</w:delText>
        </w:r>
      </w:del>
      <w:del w:id="1473" w:author="PR Preview" w:date="2026-01-01T00:00:00Z">
        <w:r>
          <w:delText xml:space="preserve"> </w:delText>
        </w:r>
      </w:del>
      <w:hyperlink w:anchor="def-jointly-distributed">
        <w:del w:id="1474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discrete random variables</w:delText>
        </w:r>
      </w:del>
      <w:del w:id="1477" w:author="PR Preview" w:date="2026-01-01T00:00:00Z">
        <w:r>
          <w:delText xml:space="preserve"> </w:delText>
        </w:r>
      </w:del>
      <m:oMath>
        <m:r>
          <m:t>X</m:t>
        </m:r>
      </m:oMath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and</w:delText>
        </w:r>
      </w:del>
      <w:del w:id="1480" w:author="PR Preview" w:date="2026-01-01T00:00:00Z">
        <w:r>
          <w:delText xml:space="preserve"> </w:delText>
        </w:r>
      </w:del>
      <m:oMath>
        <m:r>
          <m:t>Y</m:t>
        </m:r>
      </m:oMath>
      <w:del w:id="1481" w:author="PR Preview" w:date="2026-01-01T00:00:00Z">
        <w:r>
          <w:delText xml:space="preserve">,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the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rPr>
            <w:b/>
            <w:bCs/>
          </w:rPr>
          <w:delText xml:space="preserve">joint probability mass function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(</w:delText>
        </w:r>
      </w:del>
      <w:del w:id="1488" w:author="PR Preview" w:date="2026-01-01T00:00:00Z">
        <w:r>
          <w:rPr>
            <w:b/>
            <w:bCs/>
          </w:rPr>
          <w:delText xml:space="preserve">joint PMF</w:delText>
        </w:r>
      </w:del>
      <w:del w:id="1489" w:author="PR Preview" w:date="2026-01-01T00:00:00Z">
        <w:r>
          <w:delText xml:space="preserve">) of</w:delText>
        </w:r>
      </w:del>
      <w:del w:id="1490" w:author="PR Preview" w:date="2026-01-01T00:00:00Z">
        <w:r>
          <w:delText xml:space="preserve"> </w:delText>
        </w:r>
      </w:del>
      <m:oMath>
        <m:r>
          <m:t>X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and</w:delText>
        </w:r>
      </w:del>
      <w:del w:id="1493" w:author="PR Preview" w:date="2026-01-01T00:00:00Z">
        <w:r>
          <w:delText xml:space="preserve"> </w:delText>
        </w:r>
      </w:del>
      <m:oMath>
        <m:r>
          <m:t>Y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is the probability that</w:delText>
        </w:r>
      </w:del>
      <w:del w:id="1496" w:author="PR Preview" w:date="2026-01-01T00:00:00Z">
        <w:r>
          <w:delText xml:space="preserve"> </w:delText>
        </w:r>
      </w:del>
      <m:oMath>
        <m:r>
          <m:t>X</m:t>
        </m:r>
      </m:oMath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takes the value</w:delText>
        </w:r>
      </w:del>
      <w:del w:id="1499" w:author="PR Preview" w:date="2026-01-01T00:00:00Z">
        <w:r>
          <w:delText xml:space="preserve"> </w:delText>
        </w:r>
      </w:del>
      <m:oMath>
        <m:r>
          <m:t>x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</w:delText>
        </w:r>
      </w:del>
      <w:del w:id="1502" w:author="PR Preview" w:date="2026-01-01T00:00:00Z">
        <w:r>
          <w:delText xml:space="preserve"> </w:delText>
        </w:r>
      </w:del>
      <m:oMath>
        <m:r>
          <m:t>Y</m:t>
        </m:r>
      </m:oMath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takes the value</w:delText>
        </w:r>
      </w:del>
      <w:del w:id="1505" w:author="PR Preview" w:date="2026-01-01T00:00:00Z">
        <w:r>
          <w:delText xml:space="preserve"> </w:delText>
        </w:r>
      </w:del>
      <m:oMath>
        <m:r>
          <m:t>y</m:t>
        </m:r>
      </m:oMath>
      <w:del w:id="15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507" w:author="PR Preview" w:date="2026-01-01T00:00:00Z">
        <w:r>
          <w:rPr>
            <w:b/>
            <w:bCs/>
          </w:rPr>
          <w:delText xml:space="preserve">Example 21 (Joint PMF of the first flip and the total)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Continuing</w:delText>
        </w:r>
      </w:del>
      <w:del w:id="1510" w:author="PR Preview" w:date="2026-01-01T00:00:00Z">
        <w:r>
          <w:delText xml:space="preserve"> </w:delText>
        </w:r>
      </w:del>
      <w:hyperlink w:anchor="exm-jointly-distributed">
        <w:del w:id="1511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512" w:author="PR Preview" w:date="2026-01-01T00:00:00Z">
        <w:r>
          <w:delText xml:space="preserve">,</w:delText>
        </w:r>
      </w:del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each outcome of the two flips fixes both</w:delText>
        </w:r>
      </w:del>
      <w:del w:id="15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and</w:delText>
        </w:r>
      </w:del>
      <w:del w:id="1518" w:author="PR Preview" w:date="2026-01-01T00:00:00Z">
        <w:r>
          <w:delText xml:space="preserve"> </w:delText>
        </w:r>
      </w:del>
      <m:oMath>
        <m:r>
          <m:t>X</m:t>
        </m:r>
      </m:oMath>
      <w:del w:id="1519" w:author="PR Preview" w:date="2026-01-01T00:00:00Z">
        <w:r>
          <w:delText xml:space="preserve">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 the joint PMF puts probability</w:delText>
        </w:r>
      </w:del>
      <w:del w:id="152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4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on each outcome’s pair of values:</w:delText>
        </w:r>
      </w:del>
    </w:p>
    <w:p>
      <w:pPr>
        <w:pStyle w:val="BodyText"/>
      </w:pPr>
      <w:del w:id="1525" w:author="PR Preview" w:date="2026-01-01T00:00:00Z">
        <w:r>
          <w:rPr>
            <w:b/>
            <w:bCs/>
          </w:rPr>
          <w:delText xml:space="preserve">Definition 18 (Marginal distribution)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When a random variable</w:delText>
        </w:r>
      </w:del>
      <w:del w:id="1528" w:author="PR Preview" w:date="2026-01-01T00:00:00Z">
        <w:r>
          <w:delText xml:space="preserve"> </w:delText>
        </w:r>
      </w:del>
      <m:oMath>
        <m:r>
          <m:t>X</m:t>
        </m:r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is one of several</w:delText>
        </w:r>
      </w:del>
      <w:del w:id="1531" w:author="PR Preview" w:date="2026-01-01T00:00:00Z">
        <w:r>
          <w:delText xml:space="preserve"> </w:delText>
        </w:r>
      </w:del>
      <w:hyperlink w:anchor="def-jointly-distributed">
        <w:del w:id="1532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random variables,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the distribution of</w:delText>
        </w:r>
      </w:del>
      <w:del w:id="1537" w:author="PR Preview" w:date="2026-01-01T00:00:00Z">
        <w:r>
          <w:delText xml:space="preserve"> </w:delText>
        </w:r>
      </w:del>
      <m:oMath>
        <m:r>
          <m:t>X</m:t>
        </m:r>
      </m:oMath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by itself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(its CDF, and its PMF or density)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is called the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rPr>
            <w:b/>
            <w:bCs/>
          </w:rPr>
          <w:delText xml:space="preserve">marginal distribution</w:delText>
        </w:r>
      </w:del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of</w:delText>
        </w:r>
      </w:del>
      <w:del w:id="1548" w:author="PR Preview" w:date="2026-01-01T00:00:00Z">
        <w:r>
          <w:delText xml:space="preserve"> </w:delText>
        </w:r>
      </w:del>
      <m:oMath>
        <m:r>
          <m:t>X</m:t>
        </m:r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[14]</w:delText>
        </w:r>
      </w:del>
      <w:del w:id="1551" w:author="PR Preview" w:date="2026-01-01T00:00:00Z">
        <w:r>
          <w:delText xml:space="preserve">.</w:delText>
        </w:r>
      </w:del>
    </w:p>
    <w:p>
      <w:pPr>
        <w:pStyle w:val="BodyText"/>
      </w:pPr>
      <w:ins w:id="1552" w:author="PR Preview" w:date="2026-01-01T00:00:00Z">
        <w:r>
          <w:rPr>
            <w:b/>
            <w:bCs/>
          </w:rPr>
          <w:t xml:space="preserve">Definition 18 (Joint probability mass function (joint PMF))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For</w:t>
        </w:r>
      </w:ins>
      <w:ins w:id="1555" w:author="PR Preview" w:date="2026-01-01T00:00:00Z">
        <w:r>
          <w:t xml:space="preserve"> </w:t>
        </w:r>
      </w:ins>
      <w:hyperlink w:anchor="def-jointly-distributed">
        <w:ins w:id="1556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discrete random variables</w:t>
        </w:r>
      </w:ins>
      <w:ins w:id="1559" w:author="PR Preview" w:date="2026-01-01T00:00:00Z">
        <w:r>
          <w:t xml:space="preserve"> </w:t>
        </w:r>
      </w:ins>
      <m:oMath>
        <m:r>
          <m:t>X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and</w:t>
        </w:r>
      </w:ins>
      <w:ins w:id="1562" w:author="PR Preview" w:date="2026-01-01T00:00:00Z">
        <w:r>
          <w:t xml:space="preserve"> </w:t>
        </w:r>
      </w:ins>
      <m:oMath>
        <m:r>
          <m:t>Y</m:t>
        </m:r>
      </m:oMath>
      <w:ins w:id="1563" w:author="PR Preview" w:date="2026-01-01T00:00:00Z">
        <w:r>
          <w:t xml:space="preserve">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the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rPr>
            <w:b/>
            <w:bCs/>
          </w:rPr>
          <w:t xml:space="preserve">joint probability mass function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(</w:t>
        </w:r>
      </w:ins>
      <w:ins w:id="1570" w:author="PR Preview" w:date="2026-01-01T00:00:00Z">
        <w:r>
          <w:rPr>
            <w:b/>
            <w:bCs/>
          </w:rPr>
          <w:t xml:space="preserve">joint PMF</w:t>
        </w:r>
      </w:ins>
      <w:ins w:id="1571" w:author="PR Preview" w:date="2026-01-01T00:00:00Z">
        <w:r>
          <w:t xml:space="preserve">) of</w:t>
        </w:r>
      </w:ins>
      <w:ins w:id="1572" w:author="PR Preview" w:date="2026-01-01T00:00:00Z">
        <w:r>
          <w:t xml:space="preserve"> </w:t>
        </w:r>
      </w:ins>
      <m:oMath>
        <m:r>
          <m:t>X</m:t>
        </m:r>
      </m:oMath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and</w:t>
        </w:r>
      </w:ins>
      <w:ins w:id="1575" w:author="PR Preview" w:date="2026-01-01T00:00:00Z">
        <w:r>
          <w:t xml:space="preserve"> </w:t>
        </w:r>
      </w:ins>
      <m:oMath>
        <m:r>
          <m:t>Y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is the probability that</w:t>
        </w:r>
      </w:ins>
      <w:ins w:id="1578" w:author="PR Preview" w:date="2026-01-01T00:00:00Z">
        <w:r>
          <w:t xml:space="preserve"> </w:t>
        </w:r>
      </w:ins>
      <m:oMath>
        <m:r>
          <m:t>X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takes the value</w:t>
        </w:r>
      </w:ins>
      <w:ins w:id="1581" w:author="PR Preview" w:date="2026-01-01T00:00:00Z">
        <w:r>
          <w:t xml:space="preserve"> </w:t>
        </w:r>
      </w:ins>
      <m:oMath>
        <m:r>
          <m:t>x</m:t>
        </m:r>
      </m:oMath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and</w:t>
        </w:r>
      </w:ins>
      <w:ins w:id="1584" w:author="PR Preview" w:date="2026-01-01T00:00:00Z">
        <w:r>
          <w:t xml:space="preserve"> </w:t>
        </w:r>
      </w:ins>
      <m:oMath>
        <m:r>
          <m:t>Y</m:t>
        </m:r>
      </m:oMath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takes the value</w:t>
        </w:r>
      </w:ins>
      <w:ins w:id="1587" w:author="PR Preview" w:date="2026-01-01T00:00:00Z">
        <w:r>
          <w:t xml:space="preserve"> </w:t>
        </w:r>
      </w:ins>
      <m:oMath>
        <m:r>
          <m:t>y</m:t>
        </m:r>
      </m:oMath>
      <w:ins w:id="158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ins w:id="1589" w:author="PR Preview" w:date="2026-01-01T00:00:00Z">
        <w:r>
          <w:rPr>
            <w:b/>
            <w:bCs/>
          </w:rPr>
          <w:t xml:space="preserve">Example 22 (Joint PMF of the first flip and the total)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Continuing</w:t>
        </w:r>
      </w:ins>
      <w:ins w:id="1592" w:author="PR Preview" w:date="2026-01-01T00:00:00Z">
        <w:r>
          <w:t xml:space="preserve"> </w:t>
        </w:r>
      </w:ins>
      <w:hyperlink w:anchor="exm-jointly-distributed">
        <w:ins w:id="1593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1594" w:author="PR Preview" w:date="2026-01-01T00:00:00Z">
        <w:r>
          <w:t xml:space="preserve">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each outcome of the two flips fixes both</w:t>
        </w:r>
      </w:ins>
      <w:ins w:id="159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and</w:t>
        </w:r>
      </w:ins>
      <w:ins w:id="1600" w:author="PR Preview" w:date="2026-01-01T00:00:00Z">
        <w:r>
          <w:t xml:space="preserve"> </w:t>
        </w:r>
      </w:ins>
      <m:oMath>
        <m:r>
          <m:t>X</m:t>
        </m:r>
      </m:oMath>
      <w:ins w:id="1601" w:author="PR Preview" w:date="2026-01-01T00:00:00Z">
        <w:r>
          <w:t xml:space="preserve">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so the joint PMF puts probability</w:t>
        </w:r>
      </w:ins>
      <w:ins w:id="16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4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on each outcome’s pair of values: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ins w:id="1607" w:author="PR Preview" w:date="2026-01-01T00:00:00Z">
        <w:r>
          <w:rPr>
            <w:b/>
            <w:bCs/>
          </w:rPr>
          <w:t xml:space="preserve">Definition 19 (Marginal distribution)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When a random variable</w:t>
        </w:r>
      </w:ins>
      <w:ins w:id="1610" w:author="PR Preview" w:date="2026-01-01T00:00:00Z">
        <w:r>
          <w:t xml:space="preserve"> </w:t>
        </w:r>
      </w:ins>
      <m:oMath>
        <m:r>
          <m:t>X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is one of several</w:t>
        </w:r>
      </w:ins>
      <w:ins w:id="1613" w:author="PR Preview" w:date="2026-01-01T00:00:00Z">
        <w:r>
          <w:t xml:space="preserve"> </w:t>
        </w:r>
      </w:ins>
      <w:hyperlink w:anchor="def-jointly-distributed">
        <w:ins w:id="1614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random variables,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the distribution of</w:t>
        </w:r>
      </w:ins>
      <w:ins w:id="1619" w:author="PR Preview" w:date="2026-01-01T00:00:00Z">
        <w:r>
          <w:t xml:space="preserve"> </w:t>
        </w:r>
      </w:ins>
      <m:oMath>
        <m:r>
          <m:t>X</m:t>
        </m:r>
      </m:oMath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by itself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(its CDF, and its PMF or density)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is called the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rPr>
            <w:b/>
            <w:bCs/>
          </w:rPr>
          <w:t xml:space="preserve">marginal distribution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of</w:t>
        </w:r>
      </w:ins>
      <w:ins w:id="1630" w:author="PR Preview" w:date="2026-01-01T00:00:00Z">
        <w:r>
          <w:t xml:space="preserve"> </w:t>
        </w:r>
      </w:ins>
      <m:oMath>
        <m:r>
          <m:t>X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[14]</w:t>
        </w:r>
      </w:ins>
      <w:ins w:id="1633" w:author="PR Preview" w:date="2026-01-01T00:00:00Z">
        <w:r>
          <w:t xml:space="preserve">.</w:t>
        </w:r>
      </w:ins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del w:id="1634" w:author="PR Preview" w:date="2026-01-01T00:00:00Z">
        <w:r>
          <w:rPr>
            <w:b/>
            <w:bCs/>
          </w:rPr>
          <w:delText xml:space="preserve">Example 22 (Marginal distribution of the total)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In</w:delText>
        </w:r>
      </w:del>
      <w:del w:id="1637" w:author="PR Preview" w:date="2026-01-01T00:00:00Z">
        <w:r>
          <w:delText xml:space="preserve"> </w:delText>
        </w:r>
      </w:del>
      <w:hyperlink w:anchor="exm-joint-pmf">
        <w:del w:id="163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639" w:author="PR Preview" w:date="2026-01-01T00:00:00Z">
        <w:r>
          <w:delText xml:space="preserve">,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the marginal distribution of the total</w:delText>
        </w:r>
      </w:del>
      <w:del w:id="1642" w:author="PR Preview" w:date="2026-01-01T00:00:00Z">
        <w:r>
          <w:delText xml:space="preserve"> </w:delText>
        </w:r>
      </w:del>
      <m:oMath>
        <m:r>
          <m:t>X</m:t>
        </m:r>
      </m:oMath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is the PMF of</w:delText>
        </w:r>
      </w:del>
      <w:del w:id="1645" w:author="PR Preview" w:date="2026-01-01T00:00:00Z">
        <w:r>
          <w:delText xml:space="preserve"> </w:delText>
        </w:r>
      </w:del>
      <w:hyperlink w:anchor="exm-pmf">
        <w:del w:id="164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647" w:author="PR Preview" w:date="2026-01-01T00:00:00Z">
        <w:r>
          <w:delText xml:space="preserve">:</w:delText>
        </w:r>
      </w:del>
      <w:del w:id="164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1649" w:author="PR Preview" w:date="2026-01-01T00:00:00Z">
        <w:r>
          <w:delText xml:space="preserve">,</w:delText>
        </w:r>
      </w:del>
      <w:del w:id="165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1651" w:author="PR Preview" w:date="2026-01-01T00:00:00Z">
        <w:r>
          <w:delText xml:space="preserve">,</w:delText>
        </w:r>
      </w:del>
      <w:del w:id="165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1653" w:author="PR Preview" w:date="2026-01-01T00:00:00Z">
        <w:r>
          <w:delText xml:space="preserve">.</w:delText>
        </w:r>
      </w:del>
    </w:p>
    <w:p>
      <w:pPr>
        <w:pStyle w:val="BodyText"/>
      </w:pPr>
      <w:ins w:id="1654" w:author="PR Preview" w:date="2026-01-01T00:00:00Z">
        <w:r>
          <w:rPr>
            <w:b/>
            <w:bCs/>
          </w:rPr>
          <w:t xml:space="preserve">Example 23 (Marginal distribution of the total)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In</w:t>
        </w:r>
      </w:ins>
      <w:ins w:id="1657" w:author="PR Preview" w:date="2026-01-01T00:00:00Z">
        <w:r>
          <w:t xml:space="preserve"> </w:t>
        </w:r>
      </w:ins>
      <w:hyperlink w:anchor="exm-joint-pmf">
        <w:ins w:id="165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659" w:author="PR Preview" w:date="2026-01-01T00:00:00Z">
        <w:r>
          <w:t xml:space="preserve">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the marginal distribution of the total</w:t>
        </w:r>
      </w:ins>
      <w:ins w:id="1662" w:author="PR Preview" w:date="2026-01-01T00:00:00Z">
        <w:r>
          <w:t xml:space="preserve"> </w:t>
        </w:r>
      </w:ins>
      <m:oMath>
        <m:r>
          <m:t>X</m:t>
        </m:r>
      </m:oMath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is the PMF of</w:t>
        </w:r>
      </w:ins>
      <w:ins w:id="1665" w:author="PR Preview" w:date="2026-01-01T00:00:00Z">
        <w:r>
          <w:t xml:space="preserve"> </w:t>
        </w:r>
      </w:ins>
      <w:hyperlink w:anchor="exm-pmf">
        <w:ins w:id="166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667" w:author="PR Preview" w:date="2026-01-01T00:00:00Z">
        <w:r>
          <w:t xml:space="preserve">:</w:t>
        </w:r>
      </w:ins>
      <w:ins w:id="166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1669" w:author="PR Preview" w:date="2026-01-01T00:00:00Z">
        <w:r>
          <w:t xml:space="preserve">,</w:t>
        </w:r>
      </w:ins>
      <w:ins w:id="167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1671" w:author="PR Preview" w:date="2026-01-01T00:00:00Z">
        <w:r>
          <w:t xml:space="preserve">,</w:t>
        </w:r>
      </w:ins>
      <w:ins w:id="167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1673" w:author="PR Preview" w:date="2026-01-01T00:00:00Z">
        <w:r>
          <w:t xml:space="preserve">.</w:t>
        </w:r>
      </w:ins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del w:id="1674" w:author="PR Preview" w:date="2026-01-01T00:00:00Z">
        <w:r>
          <w:rPr>
            <w:b/>
            <w:bCs/>
          </w:rPr>
          <w:delText xml:space="preserve">Example 23 (Summing a row of the joint PMF)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In</w:delText>
        </w:r>
      </w:del>
      <w:del w:id="1677" w:author="PR Preview" w:date="2026-01-01T00:00:00Z">
        <w:r>
          <w:delText xml:space="preserve"> </w:delText>
        </w:r>
      </w:del>
      <w:hyperlink w:anchor="exm-joint-pmf">
        <w:del w:id="167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1679" w:author="PR Preview" w:date="2026-01-01T00:00:00Z">
        <w:r>
          <w:delText xml:space="preserve">, summing the</w:delText>
        </w:r>
      </w:del>
      <w:del w:id="16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row: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683" w:author="PR Preview" w:date="2026-01-01T00:00:00Z">
        <w:r>
          <w:delText xml:space="preserve">which matches</w:delText>
        </w:r>
      </w:del>
      <w:del w:id="16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from</w:delText>
        </w:r>
      </w:del>
      <w:del w:id="1687" w:author="PR Preview" w:date="2026-01-01T00:00:00Z">
        <w:r>
          <w:delText xml:space="preserve"> </w:delText>
        </w:r>
      </w:del>
      <w:hyperlink w:anchor="exm-bernoulli-pmf">
        <w:del w:id="1688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689" w:author="PR Preview" w:date="2026-01-01T00:00:00Z">
        <w:r>
          <w:delText xml:space="preserve">.</w:delText>
        </w:r>
      </w:del>
    </w:p>
    <w:p>
      <w:pPr>
        <w:pStyle w:val="BodyText"/>
      </w:pPr>
      <w:del w:id="1690" w:author="PR Preview" w:date="2026-01-01T00:00:00Z">
        <w:r>
          <w:rPr>
            <w:b/>
            <w:bCs/>
          </w:rPr>
          <w:delText xml:space="preserve">Definition 19 (Joint probability density function (joint density))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For</w:delText>
        </w:r>
      </w:del>
      <w:del w:id="1693" w:author="PR Preview" w:date="2026-01-01T00:00:00Z">
        <w:r>
          <w:delText xml:space="preserve"> </w:delText>
        </w:r>
      </w:del>
      <w:hyperlink w:anchor="def-jointly-distributed">
        <w:del w:id="1694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continuous random variables</w:delText>
        </w:r>
      </w:del>
      <w:del w:id="1697" w:author="PR Preview" w:date="2026-01-01T00:00:00Z">
        <w:r>
          <w:delText xml:space="preserve"> </w:delText>
        </w:r>
      </w:del>
      <m:oMath>
        <m:r>
          <m:t>X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and</w:delText>
        </w:r>
      </w:del>
      <w:del w:id="1700" w:author="PR Preview" w:date="2026-01-01T00:00:00Z">
        <w:r>
          <w:delText xml:space="preserve"> </w:delText>
        </w:r>
      </w:del>
      <m:oMath>
        <m:r>
          <m:t>Y</m:t>
        </m:r>
      </m:oMath>
      <w:del w:id="1701" w:author="PR Preview" w:date="2026-01-01T00:00:00Z">
        <w:r>
          <w:delText xml:space="preserve">,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a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rPr>
            <w:b/>
            <w:bCs/>
          </w:rPr>
          <w:delText xml:space="preserve">joint probability density function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(</w:delText>
        </w:r>
      </w:del>
      <w:del w:id="1708" w:author="PR Preview" w:date="2026-01-01T00:00:00Z">
        <w:r>
          <w:rPr>
            <w:b/>
            <w:bCs/>
          </w:rPr>
          <w:delText xml:space="preserve">joint density</w:delText>
        </w:r>
      </w:del>
      <w:del w:id="1709" w:author="PR Preview" w:date="2026-01-01T00:00:00Z">
        <w:r>
          <w:delText xml:space="preserve">) of</w:delText>
        </w:r>
      </w:del>
      <w:del w:id="1710" w:author="PR Preview" w:date="2026-01-01T00:00:00Z">
        <w:r>
          <w:delText xml:space="preserve"> </w:delText>
        </w:r>
      </w:del>
      <m:oMath>
        <m:r>
          <m:t>X</m:t>
        </m:r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and</w:delText>
        </w:r>
      </w:del>
      <w:del w:id="1713" w:author="PR Preview" w:date="2026-01-01T00:00:00Z">
        <w:r>
          <w:delText xml:space="preserve"> </w:delText>
        </w:r>
      </w:del>
      <m:oMath>
        <m:r>
          <m:t>Y</m:t>
        </m:r>
      </m:oMath>
      <w:del w:id="1714" w:author="PR Preview" w:date="2026-01-01T00:00:00Z">
        <w:r>
          <w:delText xml:space="preserve">,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denoted</w:delText>
        </w:r>
      </w:del>
      <w:del w:id="171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or</w:delText>
        </w:r>
      </w:del>
      <w:del w:id="172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1721" w:author="PR Preview" w:date="2026-01-01T00:00:00Z">
        <w:r>
          <w:delText xml:space="preserve">,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is a function</w:delText>
        </w:r>
      </w:del>
      <w:del w:id="172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on</w:delText>
        </w:r>
      </w:del>
      <w:del w:id="17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730" w:author="PR Preview" w:date="2026-01-01T00:00:00Z">
        <w:r>
          <w:rPr>
            <w:b/>
            <w:bCs/>
          </w:rPr>
          <w:t xml:space="preserve">Example 24 (Summing a row of the joint PMF)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In</w:t>
        </w:r>
      </w:ins>
      <w:ins w:id="1733" w:author="PR Preview" w:date="2026-01-01T00:00:00Z">
        <w:r>
          <w:t xml:space="preserve"> </w:t>
        </w:r>
      </w:ins>
      <w:hyperlink w:anchor="exm-joint-pmf">
        <w:ins w:id="1734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735" w:author="PR Preview" w:date="2026-01-01T00:00:00Z">
        <w:r>
          <w:t xml:space="preserve">, summing the</w:t>
        </w:r>
      </w:ins>
      <w:ins w:id="17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row: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739" w:author="PR Preview" w:date="2026-01-01T00:00:00Z">
        <w:r>
          <w:t xml:space="preserve">which matches</w:t>
        </w:r>
      </w:ins>
      <w:ins w:id="17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from</w:t>
        </w:r>
      </w:ins>
      <w:ins w:id="1743" w:author="PR Preview" w:date="2026-01-01T00:00:00Z">
        <w:r>
          <w:t xml:space="preserve"> </w:t>
        </w:r>
      </w:ins>
      <w:hyperlink w:anchor="exm-bernoulli-pmf">
        <w:ins w:id="174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745" w:author="PR Preview" w:date="2026-01-01T00:00:00Z">
        <w:r>
          <w:t xml:space="preserve">.</w:t>
        </w:r>
      </w:ins>
    </w:p>
    <w:bookmarkEnd w:id="87"/>
    <w:bookmarkStart w:id="88" w:name="def-joint-pdf"/>
    <w:p>
      <w:pPr>
        <w:pStyle w:val="BodyText"/>
      </w:pPr>
      <w:ins w:id="1746" w:author="PR Preview" w:date="2026-01-01T00:00:00Z">
        <w:r>
          <w:rPr>
            <w:b/>
            <w:bCs/>
          </w:rPr>
          <w:t xml:space="preserve">Definition 20 (Joint probability density function (joint density))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For</w:t>
        </w:r>
      </w:ins>
      <w:ins w:id="1749" w:author="PR Preview" w:date="2026-01-01T00:00:00Z">
        <w:r>
          <w:t xml:space="preserve"> </w:t>
        </w:r>
      </w:ins>
      <w:hyperlink w:anchor="def-jointly-distributed">
        <w:ins w:id="1750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continuous random variables</w:t>
        </w:r>
      </w:ins>
      <w:ins w:id="1753" w:author="PR Preview" w:date="2026-01-01T00:00:00Z">
        <w:r>
          <w:t xml:space="preserve"> </w:t>
        </w:r>
      </w:ins>
      <m:oMath>
        <m:r>
          <m:t>X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and</w:t>
        </w:r>
      </w:ins>
      <w:ins w:id="1756" w:author="PR Preview" w:date="2026-01-01T00:00:00Z">
        <w:r>
          <w:t xml:space="preserve"> </w:t>
        </w:r>
      </w:ins>
      <m:oMath>
        <m:r>
          <m:t>Y</m:t>
        </m:r>
      </m:oMath>
      <w:ins w:id="1757" w:author="PR Preview" w:date="2026-01-01T00:00:00Z">
        <w:r>
          <w:t xml:space="preserve">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a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rPr>
            <w:b/>
            <w:bCs/>
          </w:rPr>
          <w:t xml:space="preserve">joint probability density function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(</w:t>
        </w:r>
      </w:ins>
      <w:ins w:id="1764" w:author="PR Preview" w:date="2026-01-01T00:00:00Z">
        <w:r>
          <w:rPr>
            <w:b/>
            <w:bCs/>
          </w:rPr>
          <w:t xml:space="preserve">joint density</w:t>
        </w:r>
      </w:ins>
      <w:ins w:id="1765" w:author="PR Preview" w:date="2026-01-01T00:00:00Z">
        <w:r>
          <w:t xml:space="preserve">) of</w:t>
        </w:r>
      </w:ins>
      <w:ins w:id="1766" w:author="PR Preview" w:date="2026-01-01T00:00:00Z">
        <w:r>
          <w:t xml:space="preserve"> </w:t>
        </w:r>
      </w:ins>
      <m:oMath>
        <m:r>
          <m:t>X</m:t>
        </m:r>
      </m:oMath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and</w:t>
        </w:r>
      </w:ins>
      <w:ins w:id="1769" w:author="PR Preview" w:date="2026-01-01T00:00:00Z">
        <w:r>
          <w:t xml:space="preserve"> </w:t>
        </w:r>
      </w:ins>
      <m:oMath>
        <m:r>
          <m:t>Y</m:t>
        </m:r>
      </m:oMath>
      <w:ins w:id="1770" w:author="PR Preview" w:date="2026-01-01T00:00:00Z">
        <w:r>
          <w:t xml:space="preserve">,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denoted</w:t>
        </w:r>
      </w:ins>
      <w:ins w:id="177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or</w:t>
        </w:r>
      </w:ins>
      <w:ins w:id="177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1777" w:author="PR Preview" w:date="2026-01-01T00:00:00Z">
        <w:r>
          <w:t xml:space="preserve">,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is a function</w:t>
        </w:r>
      </w:ins>
      <w:ins w:id="178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on</w:t>
        </w:r>
      </w:ins>
      <w:ins w:id="17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del w:id="1786" w:author="PR Preview" w:date="2026-01-01T00:00:00Z">
        <w:r>
          <w:rPr>
            <w:b/>
            <w:bCs/>
          </w:rPr>
          <w:delText xml:space="preserve">Example 24 (A joint density on a triangle)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Let</w:delText>
        </w:r>
      </w:del>
      <w:del w:id="178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for</w:delText>
        </w:r>
      </w:del>
      <w:del w:id="179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del w:id="1793" w:author="PR Preview" w:date="2026-01-01T00:00:00Z">
        <w:r>
          <w:delText xml:space="preserve">, and</w:delText>
        </w:r>
      </w:del>
      <w:del w:id="1794" w:author="PR Preview" w:date="2026-01-01T00:00:00Z">
        <w:r>
          <w:delText xml:space="preserve"> </w:delText>
        </w:r>
      </w:del>
      <m:oMath>
        <m:r>
          <m:t>0</m:t>
        </m:r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otherwise.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The triangle</w:delText>
        </w:r>
      </w:del>
      <w:del w:id="1799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has area</w:delText>
        </w:r>
      </w:del>
      <w:del w:id="180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1803" w:author="PR Preview" w:date="2026-01-01T00:00:00Z">
        <w:r>
          <w:delText xml:space="preserve">,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so</w:delText>
        </w:r>
      </w:del>
      <w:del w:id="180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gives the whole plane probability</w:delText>
        </w:r>
      </w:del>
      <w:del w:id="180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del w:id="1810" w:author="PR Preview" w:date="2026-01-01T00:00:00Z">
        <w:r>
          <w:delText xml:space="preserve">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and it is the joint density of a pair</w:delText>
        </w:r>
      </w:del>
      <w:del w:id="18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with</w:delText>
        </w:r>
      </w:del>
      <w:del w:id="181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≤</m:t>
        </m:r>
        <m:r>
          <m:t>Y</m:t>
        </m:r>
      </m:oMath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always.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For example, the probability that both are at most</w:delText>
        </w:r>
      </w:del>
      <w:del w:id="182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is</w:delText>
        </w:r>
      </w:del>
      <w:del w:id="1824" w:author="PR Preview" w:date="2026-01-01T00:00:00Z">
        <w:r>
          <w:delText xml:space="preserve"> </w:delText>
        </w:r>
      </w:del>
      <m:oMath>
        <m:r>
          <m:t>2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times the area of the smaller triangle</w:delText>
        </w:r>
      </w:del>
      <w:del w:id="1827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del w:id="1828" w:author="PR Preview" w:date="2026-01-01T00:00:00Z">
        <w:r>
          <w:delText xml:space="preserve">:</w:delText>
        </w:r>
      </w:del>
    </w:p>
    <w:p>
      <w:pPr>
        <w:pStyle w:val="BodyText"/>
      </w:pPr>
      <w:ins w:id="1829" w:author="PR Preview" w:date="2026-01-01T00:00:00Z">
        <w:r>
          <w:rPr>
            <w:b/>
            <w:bCs/>
          </w:rPr>
          <w:t xml:space="preserve">Example 25 (A joint density on a triangle)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Let</w:t>
        </w:r>
      </w:ins>
      <w:ins w:id="183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for</w:t>
        </w:r>
      </w:ins>
      <w:ins w:id="183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ins w:id="1836" w:author="PR Preview" w:date="2026-01-01T00:00:00Z">
        <w:r>
          <w:t xml:space="preserve">, and</w:t>
        </w:r>
      </w:ins>
      <w:ins w:id="1837" w:author="PR Preview" w:date="2026-01-01T00:00:00Z">
        <w:r>
          <w:t xml:space="preserve"> </w:t>
        </w:r>
      </w:ins>
      <m:oMath>
        <m:r>
          <m:t>0</m:t>
        </m:r>
      </m:oMath>
      <w:ins w:id="1838" w:author="PR Preview" w:date="2026-01-01T00:00:00Z">
        <w:r>
          <w:t xml:space="preserve"> </w:t>
        </w:r>
      </w:ins>
      <w:ins w:id="1839" w:author="PR Preview" w:date="2026-01-01T00:00:00Z">
        <w:r>
          <w:t xml:space="preserve">otherwise.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The triangle</w:t>
        </w:r>
      </w:ins>
      <w:ins w:id="1842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has area</w:t>
        </w:r>
      </w:ins>
      <w:ins w:id="184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846" w:author="PR Preview" w:date="2026-01-01T00:00:00Z">
        <w:r>
          <w:t xml:space="preserve">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so</w:t>
        </w:r>
      </w:ins>
      <w:ins w:id="184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gives the whole plane probability</w:t>
        </w:r>
      </w:ins>
      <w:ins w:id="185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1853" w:author="PR Preview" w:date="2026-01-01T00:00:00Z">
        <w:r>
          <w:t xml:space="preserve">,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and it is the joint density of a pair</w:t>
        </w:r>
      </w:ins>
      <w:ins w:id="18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with</w:t>
        </w:r>
      </w:ins>
      <w:ins w:id="185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always.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For example, the probability that both are at most</w:t>
        </w:r>
      </w:ins>
      <w:ins w:id="186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is</w:t>
        </w:r>
      </w:ins>
      <w:ins w:id="1867" w:author="PR Preview" w:date="2026-01-01T00:00:00Z">
        <w:r>
          <w:t xml:space="preserve"> </w:t>
        </w:r>
      </w:ins>
      <m:oMath>
        <m:r>
          <m:t>2</m:t>
        </m:r>
      </m:oMath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times the area of the smaller triangle</w:t>
        </w:r>
      </w:ins>
      <w:ins w:id="1870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ins w:id="18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72" w:author="PR Preview" w:date="2026-01-01T00:00:00Z">
        <w:r>
          <w:delText xml:space="preserve">Tonelli’s theorem allows the iterated integral because</w:delText>
        </w:r>
      </w:del>
      <w:del w:id="1873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(</w:delText>
        </w:r>
      </w:del>
      <w:hyperlink r:id="rId91">
        <w:del w:id="1876" w:author="PR Preview" w:date="2026-01-01T00:00:00Z">
          <w:r>
            <w:rPr>
              <w:rStyle w:val="Hyperlink"/>
            </w:rPr>
            <w:delText xml:space="preserve">Fubini–Tonelli theorem</w:delText>
          </w:r>
        </w:del>
      </w:hyperlink>
      <w:del w:id="1877" w:author="PR Preview" w:date="2026-01-01T00:00:00Z">
        <w:r>
          <w:delText xml:space="preserve">;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Billingsley [10]</w:delText>
        </w:r>
      </w:del>
      <w:del w:id="1880" w:author="PR Preview" w:date="2026-01-01T00:00:00Z">
        <w:r>
          <w:delText xml:space="preserve">, Theorem 18.3).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So</w:delText>
        </w:r>
      </w:del>
      <w:del w:id="1883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</m:oMath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satisfies</w:delText>
        </w:r>
      </w:del>
      <w:del w:id="1886" w:author="PR Preview" w:date="2026-01-01T00:00:00Z">
        <w:r>
          <w:delText xml:space="preserve"> </w:delText>
        </w:r>
      </w:del>
      <w:hyperlink w:anchor="def-pdf">
        <w:del w:id="188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88" w:author="PR Preview" w:date="2026-01-01T00:00:00Z">
        <w:r>
          <w:delText xml:space="preserve">.</w:delText>
        </w:r>
      </w:del>
    </w:p>
    <w:p>
      <w:pPr>
        <w:pStyle w:val="BodyText"/>
      </w:pPr>
      <w:del w:id="1889" w:author="PR Preview" w:date="2026-01-01T00:00:00Z">
        <w:r>
          <w:rPr>
            <w:b/>
            <w:bCs/>
          </w:rPr>
          <w:delText xml:space="preserve">Example 25 (Marginal densities on the triangle)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For the joint density of</w:delText>
        </w:r>
      </w:del>
      <w:del w:id="1892" w:author="PR Preview" w:date="2026-01-01T00:00:00Z">
        <w:r>
          <w:delText xml:space="preserve"> </w:delText>
        </w:r>
      </w:del>
      <w:hyperlink w:anchor="exm-joint-pdf">
        <w:del w:id="1893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and</w:delText>
        </w:r>
      </w:del>
      <w:del w:id="18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897" w:author="PR Preview" w:date="2026-01-01T00:00:00Z">
        <w:r>
          <w:delText xml:space="preserve">,</w:delText>
        </w:r>
      </w:del>
      <w:del w:id="189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exactly when</w:delText>
        </w:r>
      </w:del>
      <w:del w:id="190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del w:id="1902" w:author="PR Preview" w:date="2026-01-01T00:00:00Z">
        <w:r>
          <w:delText xml:space="preserve">, so:</w:delText>
        </w:r>
      </w:del>
    </w:p>
    <w:p>
      <w:pPr>
        <w:pStyle w:val="FirstParagraph"/>
      </w:pPr>
      <w:ins w:id="1903" w:author="PR Preview" w:date="2026-01-01T00:00:00Z">
        <w:r>
          <w:t xml:space="preserve">Tonelli’s theorem allows the iterated integral because</w:t>
        </w:r>
      </w:ins>
      <w:ins w:id="190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(</w:t>
        </w:r>
      </w:ins>
      <w:hyperlink r:id="rId91">
        <w:ins w:id="1907" w:author="PR Preview" w:date="2026-01-01T00:00:00Z">
          <w:r>
            <w:rPr>
              <w:rStyle w:val="Hyperlink"/>
            </w:rPr>
            <w:t xml:space="preserve">Fubini–Tonelli theorem</w:t>
          </w:r>
        </w:ins>
      </w:hyperlink>
      <w:ins w:id="1908" w:author="PR Preview" w:date="2026-01-01T00:00:00Z">
        <w:r>
          <w:t xml:space="preserve">;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Billingsley [10]</w:t>
        </w:r>
      </w:ins>
      <w:ins w:id="1911" w:author="PR Preview" w:date="2026-01-01T00:00:00Z">
        <w:r>
          <w:t xml:space="preserve">, Theorem 18.3).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So</w:t>
        </w:r>
      </w:ins>
      <w:ins w:id="191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</m:oMath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satisfies</w:t>
        </w:r>
      </w:ins>
      <w:ins w:id="1917" w:author="PR Preview" w:date="2026-01-01T00:00:00Z">
        <w:r>
          <w:t xml:space="preserve"> </w:t>
        </w:r>
      </w:ins>
      <w:hyperlink w:anchor="def-pdf">
        <w:ins w:id="191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919" w:author="PR Preview" w:date="2026-01-01T00:00:00Z">
        <w:r>
          <w:t xml:space="preserve">.</w:t>
        </w:r>
      </w:ins>
    </w:p>
    <w:bookmarkStart w:id="93" w:name="exm-marginal-density"/>
    <w:p>
      <w:pPr>
        <w:pStyle w:val="BodyText"/>
      </w:pPr>
      <w:ins w:id="1920" w:author="PR Preview" w:date="2026-01-01T00:00:00Z">
        <w:r>
          <w:rPr>
            <w:b/>
            <w:bCs/>
          </w:rPr>
          <w:t xml:space="preserve">Example 26 (Marginal densities on the triangle)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For the joint density of</w:t>
        </w:r>
      </w:ins>
      <w:ins w:id="1923" w:author="PR Preview" w:date="2026-01-01T00:00:00Z">
        <w:r>
          <w:t xml:space="preserve"> </w:t>
        </w:r>
      </w:ins>
      <w:hyperlink w:anchor="exm-joint-pdf">
        <w:ins w:id="1924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1925" w:author="PR Preview" w:date="2026-01-01T00:00:00Z">
        <w:r>
          <w:t xml:space="preserve"> </w:t>
        </w:r>
      </w:ins>
      <w:ins w:id="1926" w:author="PR Preview" w:date="2026-01-01T00:00:00Z">
        <w:r>
          <w:t xml:space="preserve">and</w:t>
        </w:r>
      </w:ins>
      <w:ins w:id="19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28" w:author="PR Preview" w:date="2026-01-01T00:00:00Z">
        <w:r>
          <w:t xml:space="preserve">,</w:t>
        </w:r>
      </w:ins>
      <w:ins w:id="192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exactly when</w:t>
        </w:r>
      </w:ins>
      <w:ins w:id="19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ins w:id="1933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del w:id="1934" w:author="PR Preview" w:date="2026-01-01T00:00:00Z">
        <w:r>
          <w:rPr>
            <w:b/>
            <w:bCs/>
          </w:rPr>
          <w:delText xml:space="preserve">Definition 20 (Joint density-mass function)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Let</w:delText>
        </w:r>
      </w:del>
      <w:del w:id="1937" w:author="PR Preview" w:date="2026-01-01T00:00:00Z">
        <w:r>
          <w:delText xml:space="preserve"> </w:delText>
        </w:r>
      </w:del>
      <m:oMath>
        <m:r>
          <m:t>X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be a discrete random variable and</w:delText>
        </w:r>
      </w:del>
      <w:del w:id="1940" w:author="PR Preview" w:date="2026-01-01T00:00:00Z">
        <w:r>
          <w:delText xml:space="preserve"> </w:delText>
        </w:r>
      </w:del>
      <m:oMath>
        <m:r>
          <m:t>Y</m:t>
        </m:r>
      </m:oMath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a continuous random variable,</w:delText>
        </w:r>
      </w:del>
      <w:del w:id="1943" w:author="PR Preview" w:date="2026-01-01T00:00:00Z">
        <w:r>
          <w:delText xml:space="preserve"> </w:delText>
        </w:r>
      </w:del>
      <w:hyperlink w:anchor="def-jointly-distributed">
        <w:del w:id="1944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945" w:author="PR Preview" w:date="2026-01-01T00:00:00Z">
        <w:r>
          <w:delText xml:space="preserve">.</w:delText>
        </w:r>
      </w:del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A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rPr>
            <w:b/>
            <w:bCs/>
          </w:rPr>
          <w:delText xml:space="preserve">joint density-mass function</w:delText>
        </w:r>
      </w:del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of</w:delText>
        </w:r>
      </w:del>
      <w:del w:id="1952" w:author="PR Preview" w:date="2026-01-01T00:00:00Z">
        <w:r>
          <w:delText xml:space="preserve"> </w:delText>
        </w:r>
      </w:del>
      <m:oMath>
        <m:r>
          <m:t>X</m:t>
        </m:r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and</w:delText>
        </w:r>
      </w:del>
      <w:del w:id="1955" w:author="PR Preview" w:date="2026-01-01T00:00:00Z">
        <w:r>
          <w:delText xml:space="preserve"> </w:delText>
        </w:r>
      </w:del>
      <m:oMath>
        <m:r>
          <m:t>Y</m:t>
        </m:r>
      </m:oMath>
      <w:del w:id="1956" w:author="PR Preview" w:date="2026-01-01T00:00:00Z">
        <w:r>
          <w:delText xml:space="preserve">,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denoted</w:delText>
        </w:r>
      </w:del>
      <w:del w:id="195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1960" w:author="PR Preview" w:date="2026-01-01T00:00:00Z">
        <w:r>
          <w:delText xml:space="preserve">,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is a function</w:delText>
        </w:r>
      </w:del>
      <w:del w:id="196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that is a probability mass in</w:delText>
        </w:r>
      </w:del>
      <w:del w:id="1966" w:author="PR Preview" w:date="2026-01-01T00:00:00Z">
        <w:r>
          <w:delText xml:space="preserve"> </w:delText>
        </w:r>
      </w:del>
      <m:oMath>
        <m:r>
          <m:t>x</m:t>
        </m:r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and a probability density in</w:delText>
        </w:r>
      </w:del>
      <w:del w:id="1969" w:author="PR Preview" w:date="2026-01-01T00:00:00Z">
        <w:r>
          <w:delText xml:space="preserve"> </w:delText>
        </w:r>
      </w:del>
      <m:oMath>
        <m:r>
          <m:t>y</m:t>
        </m:r>
      </m:oMath>
      <w:del w:id="1970" w:author="PR Preview" w:date="2026-01-01T00:00:00Z">
        <w:r>
          <w:delText xml:space="preserve">: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for every</w:delText>
        </w:r>
      </w:del>
      <w:del w:id="1973" w:author="PR Preview" w:date="2026-01-01T00:00:00Z">
        <w:r>
          <w:delText xml:space="preserve"> </w:delText>
        </w:r>
      </w:del>
      <m:oMath>
        <m:r>
          <m:t>x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and every set</w:delText>
        </w:r>
      </w:del>
      <w:del w:id="197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977" w:author="PR Preview" w:date="2026-01-01T00:00:00Z">
        <w:r>
          <w:delText xml:space="preserve">,</w:delText>
        </w:r>
      </w:del>
    </w:p>
    <w:p>
      <w:pPr>
        <w:pStyle w:val="BodyText"/>
      </w:pPr>
      <w:ins w:id="1978" w:author="PR Preview" w:date="2026-01-01T00:00:00Z">
        <w:r>
          <w:rPr>
            <w:b/>
            <w:bCs/>
          </w:rPr>
          <w:t xml:space="preserve">Definition 21 (Joint density-mass function)</w:t>
        </w:r>
      </w:ins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Let</w:t>
        </w:r>
      </w:ins>
      <w:ins w:id="1981" w:author="PR Preview" w:date="2026-01-01T00:00:00Z">
        <w:r>
          <w:t xml:space="preserve"> </w:t>
        </w:r>
      </w:ins>
      <m:oMath>
        <m:r>
          <m:t>X</m:t>
        </m:r>
      </m:oMath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be a discrete random variable and</w:t>
        </w:r>
      </w:ins>
      <w:ins w:id="1984" w:author="PR Preview" w:date="2026-01-01T00:00:00Z">
        <w:r>
          <w:t xml:space="preserve"> </w:t>
        </w:r>
      </w:ins>
      <m:oMath>
        <m:r>
          <m:t>Y</m:t>
        </m:r>
      </m:oMath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a continuous random variable,</w:t>
        </w:r>
      </w:ins>
      <w:ins w:id="1987" w:author="PR Preview" w:date="2026-01-01T00:00:00Z">
        <w:r>
          <w:t xml:space="preserve"> </w:t>
        </w:r>
      </w:ins>
      <w:hyperlink w:anchor="def-jointly-distributed">
        <w:ins w:id="1988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989" w:author="PR Preview" w:date="2026-01-01T00:00:00Z">
        <w:r>
          <w:t xml:space="preserve">.</w:t>
        </w:r>
      </w:ins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A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rPr>
            <w:b/>
            <w:bCs/>
          </w:rPr>
          <w:t xml:space="preserve">joint density-mass function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of</w:t>
        </w:r>
      </w:ins>
      <w:ins w:id="1996" w:author="PR Preview" w:date="2026-01-01T00:00:00Z">
        <w:r>
          <w:t xml:space="preserve"> </w:t>
        </w:r>
      </w:ins>
      <m:oMath>
        <m:r>
          <m:t>X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and</w:t>
        </w:r>
      </w:ins>
      <w:ins w:id="1999" w:author="PR Preview" w:date="2026-01-01T00:00:00Z">
        <w:r>
          <w:t xml:space="preserve"> </w:t>
        </w:r>
      </w:ins>
      <m:oMath>
        <m:r>
          <m:t>Y</m:t>
        </m:r>
      </m:oMath>
      <w:ins w:id="2000" w:author="PR Preview" w:date="2026-01-01T00:00:00Z">
        <w:r>
          <w:t xml:space="preserve">,</w:t>
        </w:r>
      </w:ins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denoted</w:t>
        </w:r>
      </w:ins>
      <w:ins w:id="200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2004" w:author="PR Preview" w:date="2026-01-01T00:00:00Z">
        <w:r>
          <w:t xml:space="preserve">,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is a function</w:t>
        </w:r>
      </w:ins>
      <w:ins w:id="200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that is a probability mass in</w:t>
        </w:r>
      </w:ins>
      <w:ins w:id="2010" w:author="PR Preview" w:date="2026-01-01T00:00:00Z">
        <w:r>
          <w:t xml:space="preserve"> </w:t>
        </w:r>
      </w:ins>
      <m:oMath>
        <m:r>
          <m:t>x</m:t>
        </m:r>
      </m:oMath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and a probability density in</w:t>
        </w:r>
      </w:ins>
      <w:ins w:id="2013" w:author="PR Preview" w:date="2026-01-01T00:00:00Z">
        <w:r>
          <w:t xml:space="preserve"> </w:t>
        </w:r>
      </w:ins>
      <m:oMath>
        <m:r>
          <m:t>y</m:t>
        </m:r>
      </m:oMath>
      <w:ins w:id="2014" w:author="PR Preview" w:date="2026-01-01T00:00:00Z">
        <w:r>
          <w:t xml:space="preserve">: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for every</w:t>
        </w:r>
      </w:ins>
      <w:ins w:id="2017" w:author="PR Preview" w:date="2026-01-01T00:00:00Z">
        <w:r>
          <w:t xml:space="preserve"> </w:t>
        </w:r>
      </w:ins>
      <m:oMath>
        <m:r>
          <m:t>x</m:t>
        </m:r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and every set</w:t>
        </w:r>
      </w:ins>
      <w:ins w:id="20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0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del w:id="2022" w:author="PR Preview" w:date="2026-01-01T00:00:00Z">
        <w:r>
          <w:rPr>
            <w:b/>
            <w:bCs/>
          </w:rPr>
          <w:delText xml:space="preserve">Example 26 (A coin flip and a waiting time)</w:delText>
        </w:r>
      </w:del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Let</w:delText>
        </w:r>
      </w:del>
      <w:del w:id="202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for</w:delText>
        </w:r>
      </w:del>
      <w:del w:id="202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029" w:author="PR Preview" w:date="2026-01-01T00:00:00Z">
        <w:r>
          <w:delText xml:space="preserve">,</w:delText>
        </w:r>
      </w:del>
      <w:del w:id="203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for</w:delText>
        </w:r>
      </w:del>
      <w:del w:id="20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2034" w:author="PR Preview" w:date="2026-01-01T00:00:00Z">
        <w:r>
          <w:delText xml:space="preserve">,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and</w:delText>
        </w:r>
      </w:del>
      <w:del w:id="2037" w:author="PR Preview" w:date="2026-01-01T00:00:00Z">
        <w:r>
          <w:delText xml:space="preserve"> </w:delText>
        </w:r>
      </w:del>
      <m:oMath>
        <m:r>
          <m:t>0</m:t>
        </m:r>
      </m:oMath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otherwise.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Integrating over</w:delText>
        </w:r>
      </w:del>
      <w:del w:id="2042" w:author="PR Preview" w:date="2026-01-01T00:00:00Z">
        <w:r>
          <w:delText xml:space="preserve"> </w:delText>
        </w:r>
      </w:del>
      <m:oMath>
        <m:r>
          <m:t>y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gives</w:delText>
        </w:r>
      </w:del>
      <w:del w:id="20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and</w:delText>
        </w:r>
      </w:del>
      <w:del w:id="204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049" w:author="PR Preview" w:date="2026-01-01T00:00:00Z">
        <w:r>
          <w:delText xml:space="preserve">,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which add to 1.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For example, the probability that</w:delText>
        </w:r>
      </w:del>
      <w:del w:id="20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and</w:delText>
        </w:r>
      </w:del>
      <w:del w:id="205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≤</m:t>
        </m:r>
        <m:r>
          <m:t>1</m:t>
        </m:r>
      </m:oMath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is:</w:delText>
        </w:r>
      </w:del>
    </w:p>
    <w:p>
      <w:pPr>
        <w:pStyle w:val="FirstParagraph"/>
      </w:pPr>
      <w:ins w:id="2060" w:author="PR Preview" w:date="2026-01-01T00:00:00Z">
        <w:r>
          <w:rPr>
            <w:b/>
            <w:bCs/>
          </w:rPr>
          <w:t xml:space="preserve">Example 27 (A coin flip and a waiting time)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Let</w:t>
        </w:r>
      </w:ins>
      <w:ins w:id="206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067" w:author="PR Preview" w:date="2026-01-01T00:00:00Z">
        <w:r>
          <w:t xml:space="preserve">,</w:t>
        </w:r>
      </w:ins>
      <w:ins w:id="206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for</w:t>
        </w:r>
      </w:ins>
      <w:ins w:id="207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072" w:author="PR Preview" w:date="2026-01-01T00:00:00Z">
        <w:r>
          <w:t xml:space="preserve">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and</w:t>
        </w:r>
      </w:ins>
      <w:ins w:id="2075" w:author="PR Preview" w:date="2026-01-01T00:00:00Z">
        <w:r>
          <w:t xml:space="preserve"> </w:t>
        </w:r>
      </w:ins>
      <m:oMath>
        <m:r>
          <m:t>0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otherwise.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Integrating over</w:t>
        </w:r>
      </w:ins>
      <w:ins w:id="2080" w:author="PR Preview" w:date="2026-01-01T00:00:00Z">
        <w:r>
          <w:t xml:space="preserve"> </w:t>
        </w:r>
      </w:ins>
      <m:oMath>
        <m:r>
          <m:t>y</m:t>
        </m:r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gives</w:t>
        </w:r>
      </w:ins>
      <w:ins w:id="208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and</w:t>
        </w:r>
      </w:ins>
      <w:ins w:id="20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087" w:author="PR Preview" w:date="2026-01-01T00:00:00Z">
        <w:r>
          <w:t xml:space="preserve">,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which add to 1.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For example, the probability that</w:t>
        </w:r>
      </w:ins>
      <w:ins w:id="20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and</w:t>
        </w:r>
      </w:ins>
      <w:ins w:id="209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1</m:t>
        </m:r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del w:id="2098" w:author="PR Preview" w:date="2026-01-01T00:00:00Z">
        <w:r>
          <w:rPr>
            <w:b/>
            <w:bCs/>
          </w:rPr>
          <w:delText xml:space="preserve">Example 27 (Joint probabilities and marginalization)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Consider an example adapted from Brian Hutchinson’s notes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[15]</w:delText>
        </w:r>
      </w:del>
      <w:del w:id="2103" w:author="PR Preview" w:date="2026-01-01T00:00:00Z">
        <w:r>
          <w:delText xml:space="preserve">.</w:delText>
        </w:r>
      </w:del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Let</w:delText>
        </w:r>
      </w:del>
      <w:del w:id="210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indicate whether a meteorite hits your house on a given day (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2109" w:author="PR Preview" w:date="2026-01-01T00:00:00Z">
        <w:r>
          <w:delText xml:space="preserve">),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and let</w:delText>
        </w:r>
      </w:del>
      <w:del w:id="211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indicate whether you have a good day (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2115" w:author="PR Preview" w:date="2026-01-01T00:00:00Z">
        <w:r>
          <w:delText xml:space="preserve">).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In this distribution, 9 out of 10 days are good days (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del w:id="2118" w:author="PR Preview" w:date="2026-01-01T00:00:00Z">
        <w:r>
          <w:delText xml:space="preserve">),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and the probability of a meteorite strike is 1 in a million (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del w:id="2121" w:author="PR Preview" w:date="2026-01-01T00:00:00Z">
        <w:r>
          <w:delText xml:space="preserve">):</w:delText>
        </w:r>
      </w:del>
    </w:p>
    <w:p>
      <w:pPr>
        <w:pStyle w:val="BodyText"/>
      </w:pPr>
      <w:ins w:id="2122" w:author="PR Preview" w:date="2026-01-01T00:00:00Z">
        <w:r>
          <w:rPr>
            <w:b/>
            <w:bCs/>
          </w:rPr>
          <w:t xml:space="preserve">Example 28 (Joint probabilities and marginalization)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Consider an example adapted from Brian Hutchinson’s notes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[15]</w:t>
        </w:r>
      </w:ins>
      <w:ins w:id="2127" w:author="PR Preview" w:date="2026-01-01T00:00:00Z">
        <w:r>
          <w:t xml:space="preserve">.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Let</w:t>
        </w:r>
      </w:ins>
      <w:ins w:id="213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indicate whether a meteorite hits your house on a given day (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2133" w:author="PR Preview" w:date="2026-01-01T00:00:00Z">
        <w:r>
          <w:t xml:space="preserve">),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and let</w:t>
        </w:r>
      </w:ins>
      <w:ins w:id="213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indicate whether you have a good day (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2139" w:author="PR Preview" w:date="2026-01-01T00:00:00Z">
        <w:r>
          <w:t xml:space="preserve">).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In this distribution, 9 out of 10 days are good days (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ins w:id="2142" w:author="PR Preview" w:date="2026-01-01T00:00:00Z">
        <w:r>
          <w:t xml:space="preserve">),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and the probability of a meteorite strike is 1 in a million (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ins w:id="2145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del w:id="2146" w:author="PR Preview" w:date="2026-01-01T00:00:00Z">
        <w:r>
          <w:rPr>
            <w:b/>
            <w:bCs/>
          </w:rPr>
          <w:delText xml:space="preserve">Definition 21 (Survival function (survivor function))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The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rPr>
            <w:b/>
            <w:bCs/>
          </w:rPr>
          <w:delText xml:space="preserve">survival function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(or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rPr>
            <w:b/>
            <w:bCs/>
          </w:rPr>
          <w:delText xml:space="preserve">survivor function</w:delText>
        </w:r>
      </w:del>
      <w:del w:id="2155" w:author="PR Preview" w:date="2026-01-01T00:00:00Z">
        <w:r>
          <w:delText xml:space="preserve">)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of a random variable</w:delText>
        </w:r>
      </w:del>
      <w:del w:id="2158" w:author="PR Preview" w:date="2026-01-01T00:00:00Z">
        <w:r>
          <w:delText xml:space="preserve"> </w:delText>
        </w:r>
      </w:del>
      <m:oMath>
        <m:r>
          <m:t>T</m:t>
        </m:r>
      </m:oMath>
      <w:del w:id="2159" w:author="PR Preview" w:date="2026-01-01T00:00:00Z">
        <w:r>
          <w:delText xml:space="preserve">,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denoted</w:delText>
        </w:r>
      </w:del>
      <w:del w:id="2162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163" w:author="PR Preview" w:date="2026-01-01T00:00:00Z">
        <w:r>
          <w:delText xml:space="preserve">,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is the probability that</w:delText>
        </w:r>
      </w:del>
      <w:del w:id="2166" w:author="PR Preview" w:date="2026-01-01T00:00:00Z">
        <w:r>
          <w:delText xml:space="preserve"> </w:delText>
        </w:r>
      </w:del>
      <m:oMath>
        <m:r>
          <m:t>T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exceeds</w:delText>
        </w:r>
      </w:del>
      <w:del w:id="2169" w:author="PR Preview" w:date="2026-01-01T00:00:00Z">
        <w:r>
          <w:delText xml:space="preserve"> </w:delText>
        </w:r>
      </w:del>
      <m:oMath>
        <m:r>
          <m:t>t</m:t>
        </m:r>
      </m:oMath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[18]</w:delText>
        </w:r>
      </w:del>
      <w:del w:id="2172" w:author="PR Preview" w:date="2026-01-01T00:00:00Z">
        <w:r>
          <w:delText xml:space="preserve">:</w:delText>
        </w:r>
      </w:del>
    </w:p>
    <w:p>
      <w:pPr>
        <w:pStyle w:val="FirstParagraph"/>
      </w:pPr>
      <w:ins w:id="2173" w:author="PR Preview" w:date="2026-01-01T00:00:00Z">
        <w:r>
          <w:rPr>
            <w:b/>
            <w:bCs/>
          </w:rPr>
          <w:t xml:space="preserve">Definition 22 (Survival function (survivor function))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The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rPr>
            <w:b/>
            <w:bCs/>
          </w:rPr>
          <w:t xml:space="preserve">survival function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(or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rPr>
            <w:b/>
            <w:bCs/>
          </w:rPr>
          <w:t xml:space="preserve">survivor function</w:t>
        </w:r>
      </w:ins>
      <w:ins w:id="2182" w:author="PR Preview" w:date="2026-01-01T00:00:00Z">
        <w:r>
          <w:t xml:space="preserve">)</w:t>
        </w:r>
      </w:ins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of a random variable</w:t>
        </w:r>
      </w:ins>
      <w:ins w:id="2185" w:author="PR Preview" w:date="2026-01-01T00:00:00Z">
        <w:r>
          <w:t xml:space="preserve"> </w:t>
        </w:r>
      </w:ins>
      <m:oMath>
        <m:r>
          <m:t>T</m:t>
        </m:r>
      </m:oMath>
      <w:ins w:id="2186" w:author="PR Preview" w:date="2026-01-01T00:00:00Z">
        <w:r>
          <w:t xml:space="preserve">,</w:t>
        </w:r>
      </w:ins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denoted</w:t>
        </w:r>
      </w:ins>
      <w:ins w:id="2189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190" w:author="PR Preview" w:date="2026-01-01T00:00:00Z">
        <w:r>
          <w:t xml:space="preserve">,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is the probability that</w:t>
        </w:r>
      </w:ins>
      <w:ins w:id="2193" w:author="PR Preview" w:date="2026-01-01T00:00:00Z">
        <w:r>
          <w:t xml:space="preserve"> </w:t>
        </w:r>
      </w:ins>
      <m:oMath>
        <m:r>
          <m:t>T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exceeds</w:t>
        </w:r>
      </w:ins>
      <w:ins w:id="2196" w:author="PR Preview" w:date="2026-01-01T00:00:00Z">
        <w:r>
          <w:t xml:space="preserve"> </w:t>
        </w:r>
      </w:ins>
      <m:oMath>
        <m:r>
          <m:t>t</m:t>
        </m:r>
      </m:oMath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[18]</w:t>
        </w:r>
      </w:ins>
      <w:ins w:id="21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del w:id="2200" w:author="PR Preview" w:date="2026-01-01T00:00:00Z">
        <w:r>
          <w:rPr>
            <w:b/>
            <w:bCs/>
          </w:rPr>
          <w:delText xml:space="preserve">Example 28 (Survival function of an exponential distribution)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Let</w:delText>
        </w:r>
      </w:del>
      <w:del w:id="2203" w:author="PR Preview" w:date="2026-01-01T00:00:00Z">
        <w:r>
          <w:delText xml:space="preserve"> </w:delText>
        </w:r>
      </w:del>
      <m:oMath>
        <m:r>
          <m:t>T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be exponential with rate</w:delText>
        </w:r>
      </w:del>
      <w:del w:id="220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(</w:delText>
        </w:r>
      </w:del>
      <w:hyperlink w:anchor="def-exponential">
        <w:del w:id="2209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210" w:author="PR Preview" w:date="2026-01-01T00:00:00Z">
        <w:r>
          <w:delText xml:space="preserve">),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so</w:delText>
        </w:r>
      </w:del>
      <w:del w:id="2213" w:author="PR Preview" w:date="2026-01-01T00:00:00Z">
        <w:r>
          <w:delText xml:space="preserve"> </w:delText>
        </w:r>
      </w:del>
      <m:oMath>
        <m:r>
          <m:t>T</m:t>
        </m:r>
      </m:oMath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has density</w:delText>
        </w:r>
      </w:del>
      <w:del w:id="22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for</w:delText>
        </w:r>
      </w:del>
      <w:del w:id="221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220" w:author="PR Preview" w:date="2026-01-01T00:00:00Z">
        <w:r>
          <w:delText xml:space="preserve">.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For</w:delText>
        </w:r>
      </w:del>
      <w:del w:id="222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224" w:author="PR Preview" w:date="2026-01-01T00:00:00Z">
        <w:r>
          <w:delText xml:space="preserve">, by</w:delText>
        </w:r>
      </w:del>
      <w:del w:id="2225" w:author="PR Preview" w:date="2026-01-01T00:00:00Z">
        <w:r>
          <w:delText xml:space="preserve"> </w:delText>
        </w:r>
      </w:del>
      <w:hyperlink w:anchor="thm-survival-expressions-1">
        <w:del w:id="222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227" w:author="PR Preview" w:date="2026-01-01T00:00:00Z">
        <w:r>
          <w:delText xml:space="preserve">:</w:delText>
        </w:r>
      </w:del>
    </w:p>
    <w:p>
      <w:pPr>
        <w:pStyle w:val="FirstParagraph"/>
      </w:pPr>
      <w:ins w:id="2228" w:author="PR Preview" w:date="2026-01-01T00:00:00Z">
        <w:r>
          <w:rPr>
            <w:b/>
            <w:bCs/>
          </w:rPr>
          <w:t xml:space="preserve">Example 29 (Survival function of an exponential distribution)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Let</w:t>
        </w:r>
      </w:ins>
      <w:ins w:id="2231" w:author="PR Preview" w:date="2026-01-01T00:00:00Z">
        <w:r>
          <w:t xml:space="preserve"> </w:t>
        </w:r>
      </w:ins>
      <m:oMath>
        <m:r>
          <m:t>T</m:t>
        </m:r>
      </m:oMath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be exponential with rate</w:t>
        </w:r>
      </w:ins>
      <w:ins w:id="223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(</w:t>
        </w:r>
      </w:ins>
      <w:hyperlink w:anchor="def-exponential">
        <w:ins w:id="223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238" w:author="PR Preview" w:date="2026-01-01T00:00:00Z">
        <w:r>
          <w:t xml:space="preserve">),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so</w:t>
        </w:r>
      </w:ins>
      <w:ins w:id="2241" w:author="PR Preview" w:date="2026-01-01T00:00:00Z">
        <w:r>
          <w:t xml:space="preserve"> </w:t>
        </w:r>
      </w:ins>
      <m:oMath>
        <m:r>
          <m:t>T</m:t>
        </m:r>
      </m:oMath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has density</w:t>
        </w:r>
      </w:ins>
      <w:ins w:id="22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for</w:t>
        </w:r>
      </w:ins>
      <w:ins w:id="224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248" w:author="PR Preview" w:date="2026-01-01T00:00:00Z">
        <w:r>
          <w:t xml:space="preserve">.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For</w:t>
        </w:r>
      </w:ins>
      <w:ins w:id="225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252" w:author="PR Preview" w:date="2026-01-01T00:00:00Z">
        <w:r>
          <w:t xml:space="preserve">, by</w:t>
        </w:r>
      </w:ins>
      <w:ins w:id="2253" w:author="PR Preview" w:date="2026-01-01T00:00:00Z">
        <w:r>
          <w:t xml:space="preserve"> </w:t>
        </w:r>
      </w:ins>
      <w:hyperlink w:anchor="thm-survival-expressions-1">
        <w:ins w:id="225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2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del w:id="2256" w:author="PR Preview" w:date="2026-01-01T00:00:00Z">
        <w:r>
          <w:rPr>
            <w:b/>
            <w:bCs/>
          </w:rPr>
          <w:delText xml:space="preserve">Definition 22 (Hazard function (hazard rate, hazard rate function))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The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rPr>
            <w:b/>
            <w:bCs/>
          </w:rPr>
          <w:delText xml:space="preserve">hazard function</w:delText>
        </w:r>
      </w:del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(also called the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rPr>
            <w:b/>
            <w:bCs/>
          </w:rPr>
          <w:delText xml:space="preserve">hazard rate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or</w:delText>
        </w:r>
      </w:del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rPr>
            <w:b/>
            <w:bCs/>
          </w:rPr>
          <w:delText xml:space="preserve">hazard rate function</w:delText>
        </w:r>
      </w:del>
      <w:del w:id="2269" w:author="PR Preview" w:date="2026-01-01T00:00:00Z">
        <w:r>
          <w:delText xml:space="preserve">)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of a continuous random variable</w:delText>
        </w:r>
      </w:del>
      <w:del w:id="2272" w:author="PR Preview" w:date="2026-01-01T00:00:00Z">
        <w:r>
          <w:delText xml:space="preserve"> </w:delText>
        </w:r>
      </w:del>
      <m:oMath>
        <m:r>
          <m:t>T</m:t>
        </m:r>
      </m:oMath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at a value</w:delText>
        </w:r>
      </w:del>
      <w:del w:id="2275" w:author="PR Preview" w:date="2026-01-01T00:00:00Z">
        <w:r>
          <w:delText xml:space="preserve"> </w:delText>
        </w:r>
      </w:del>
      <m:oMath>
        <m:r>
          <m:t>t</m:t>
        </m:r>
      </m:oMath>
      <w:del w:id="2276" w:author="PR Preview" w:date="2026-01-01T00:00:00Z">
        <w:r>
          <w:delText xml:space="preserve"> </w:delText>
        </w:r>
      </w:del>
      <w:del w:id="2277" w:author="PR Preview" w:date="2026-01-01T00:00:00Z">
        <w:r>
          <w:delText xml:space="preserve">with</w:delText>
        </w:r>
      </w:del>
      <w:del w:id="227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279" w:author="PR Preview" w:date="2026-01-01T00:00:00Z">
        <w:r>
          <w:delText xml:space="preserve">,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typically denoted</w:delText>
        </w:r>
      </w:del>
      <w:del w:id="228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or</w:delText>
        </w:r>
      </w:del>
      <w:del w:id="2285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286" w:author="PR Preview" w:date="2026-01-01T00:00:00Z">
        <w:r>
          <w:delText xml:space="preserve">,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is the limit of the</w:delText>
        </w:r>
      </w:del>
      <w:del w:id="2289" w:author="PR Preview" w:date="2026-01-01T00:00:00Z">
        <w:r>
          <w:delText xml:space="preserve"> </w:delText>
        </w:r>
      </w:del>
      <w:hyperlink r:id="rId113">
        <w:del w:id="2290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that</w:delText>
        </w:r>
      </w:del>
      <w:del w:id="2293" w:author="PR Preview" w:date="2026-01-01T00:00:00Z">
        <w:r>
          <w:delText xml:space="preserve"> </w:delText>
        </w:r>
      </w:del>
      <m:oMath>
        <m:r>
          <m:t>T</m:t>
        </m:r>
      </m:oMath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falls in an interval starting at</w:delText>
        </w:r>
      </w:del>
      <w:del w:id="2296" w:author="PR Preview" w:date="2026-01-01T00:00:00Z">
        <w:r>
          <w:delText xml:space="preserve"> </w:delText>
        </w:r>
      </w:del>
      <m:oMath>
        <m:r>
          <m:t>t</m:t>
        </m:r>
      </m:oMath>
      <w:del w:id="2297" w:author="PR Preview" w:date="2026-01-01T00:00:00Z">
        <w:r>
          <w:delText xml:space="preserve">, given</w:delText>
        </w:r>
      </w:del>
      <w:del w:id="229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2299" w:author="PR Preview" w:date="2026-01-01T00:00:00Z">
        <w:r>
          <w:delText xml:space="preserve">,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divided by the width of that interval,</w:delText>
        </w:r>
      </w:del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as that width shrinks to 0</w:delText>
        </w:r>
      </w:del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[19]</w:delText>
        </w:r>
      </w:del>
      <w:del w:id="2306" w:author="PR Preview" w:date="2026-01-01T00:00:00Z">
        <w:r>
          <w:delText xml:space="preserve">:</w:delText>
        </w:r>
      </w:del>
    </w:p>
    <w:p>
      <w:pPr>
        <w:pStyle w:val="BodyText"/>
      </w:pPr>
      <w:ins w:id="2307" w:author="PR Preview" w:date="2026-01-01T00:00:00Z">
        <w:r>
          <w:rPr>
            <w:b/>
            <w:bCs/>
          </w:rPr>
          <w:t xml:space="preserve">Definition 23 (Hazard function (hazard rate, hazard rate function))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The</w:t>
        </w:r>
      </w:ins>
      <w:ins w:id="2310" w:author="PR Preview" w:date="2026-01-01T00:00:00Z">
        <w:r>
          <w:t xml:space="preserve"> </w:t>
        </w:r>
      </w:ins>
      <w:ins w:id="2311" w:author="PR Preview" w:date="2026-01-01T00:00:00Z">
        <w:r>
          <w:rPr>
            <w:b/>
            <w:bCs/>
          </w:rPr>
          <w:t xml:space="preserve">hazard function</w:t>
        </w:r>
      </w:ins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(also called the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rPr>
            <w:b/>
            <w:bCs/>
          </w:rPr>
          <w:t xml:space="preserve">hazard rate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or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rPr>
            <w:b/>
            <w:bCs/>
          </w:rPr>
          <w:t xml:space="preserve">hazard rate function</w:t>
        </w:r>
      </w:ins>
      <w:ins w:id="2320" w:author="PR Preview" w:date="2026-01-01T00:00:00Z">
        <w:r>
          <w:t xml:space="preserve">)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of a continuous random variable</w:t>
        </w:r>
      </w:ins>
      <w:ins w:id="2323" w:author="PR Preview" w:date="2026-01-01T00:00:00Z">
        <w:r>
          <w:t xml:space="preserve"> </w:t>
        </w:r>
      </w:ins>
      <m:oMath>
        <m:r>
          <m:t>T</m:t>
        </m:r>
      </m:oMath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at a value</w:t>
        </w:r>
      </w:ins>
      <w:ins w:id="2326" w:author="PR Preview" w:date="2026-01-01T00:00:00Z">
        <w:r>
          <w:t xml:space="preserve"> </w:t>
        </w:r>
      </w:ins>
      <m:oMath>
        <m:r>
          <m:t>t</m:t>
        </m:r>
      </m:oMath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with</w:t>
        </w:r>
      </w:ins>
      <w:ins w:id="232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330" w:author="PR Preview" w:date="2026-01-01T00:00:00Z">
        <w:r>
          <w:t xml:space="preserve">,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typically denoted</w:t>
        </w:r>
      </w:ins>
      <w:ins w:id="233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or</w:t>
        </w:r>
      </w:ins>
      <w:ins w:id="2336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337" w:author="PR Preview" w:date="2026-01-01T00:00:00Z">
        <w:r>
          <w:t xml:space="preserve">,</w:t>
        </w:r>
      </w:ins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is the limit of the</w:t>
        </w:r>
      </w:ins>
      <w:ins w:id="2340" w:author="PR Preview" w:date="2026-01-01T00:00:00Z">
        <w:r>
          <w:t xml:space="preserve"> </w:t>
        </w:r>
      </w:ins>
      <w:hyperlink r:id="rId113">
        <w:ins w:id="2341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that</w:t>
        </w:r>
      </w:ins>
      <w:ins w:id="2344" w:author="PR Preview" w:date="2026-01-01T00:00:00Z">
        <w:r>
          <w:t xml:space="preserve"> </w:t>
        </w:r>
      </w:ins>
      <m:oMath>
        <m:r>
          <m:t>T</m:t>
        </m:r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falls in an interval starting at</w:t>
        </w:r>
      </w:ins>
      <w:ins w:id="2347" w:author="PR Preview" w:date="2026-01-01T00:00:00Z">
        <w:r>
          <w:t xml:space="preserve"> </w:t>
        </w:r>
      </w:ins>
      <m:oMath>
        <m:r>
          <m:t>t</m:t>
        </m:r>
      </m:oMath>
      <w:ins w:id="2348" w:author="PR Preview" w:date="2026-01-01T00:00:00Z">
        <w:r>
          <w:t xml:space="preserve">, given</w:t>
        </w:r>
      </w:ins>
      <w:ins w:id="234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2350" w:author="PR Preview" w:date="2026-01-01T00:00:00Z">
        <w:r>
          <w:t xml:space="preserve">,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divided by the width of that interval,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as that width shrinks to 0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[19]</w:t>
        </w:r>
      </w:ins>
      <w:ins w:id="23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del w:id="2358" w:author="PR Preview" w:date="2026-01-01T00:00:00Z">
        <w:r>
          <w:delText xml:space="preserve">If</w:delText>
        </w:r>
      </w:del>
      <w:del w:id="2359" w:author="PR Preview" w:date="2026-01-01T00:00:00Z">
        <w:r>
          <w:delText xml:space="preserve"> </w:delText>
        </w:r>
      </w:del>
      <m:oMath>
        <m:r>
          <m:t>T</m:t>
        </m:r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is the time at which an event occurs,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then</w:delText>
        </w:r>
      </w:del>
      <w:del w:id="236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is a rate, not a probability: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for a small interval width</w:delText>
        </w:r>
      </w:del>
      <w:del w:id="236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del w:id="2370" w:author="PR Preview" w:date="2026-01-01T00:00:00Z">
        <w:r>
          <w:delText xml:space="preserve">,</w:delText>
        </w:r>
      </w:del>
      <w:del w:id="237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is approximately the probability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that the event occurs in</w:delText>
        </w:r>
      </w:del>
      <w:del w:id="23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del w:id="2377" w:author="PR Preview" w:date="2026-01-01T00:00:00Z">
        <w:r>
          <w:delText xml:space="preserve">,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given that it has not occurred before</w:delText>
        </w:r>
      </w:del>
      <w:del w:id="2380" w:author="PR Preview" w:date="2026-01-01T00:00:00Z">
        <w:r>
          <w:delText xml:space="preserve"> </w:delText>
        </w:r>
      </w:del>
      <m:oMath>
        <m:r>
          <m:t>t</m:t>
        </m:r>
      </m:oMath>
      <w:del w:id="2381" w:author="PR Preview" w:date="2026-01-01T00:00:00Z">
        <w:r>
          <w:delText xml:space="preserve">.</w:delText>
        </w:r>
      </w:del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Many sources write the hazard as</w:delText>
        </w:r>
      </w:del>
      <w:del w:id="238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del w:id="2385" w:author="PR Preview" w:date="2026-01-01T00:00:00Z">
        <w:r>
          <w:delText xml:space="preserve">,</w:delText>
        </w:r>
      </w:del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delText xml:space="preserve">reading it as the density of</w:delText>
        </w:r>
      </w:del>
      <w:del w:id="2388" w:author="PR Preview" w:date="2026-01-01T00:00:00Z">
        <w:r>
          <w:delText xml:space="preserve"> </w:delText>
        </w:r>
      </w:del>
      <m:oMath>
        <m:r>
          <m:t>T</m:t>
        </m:r>
      </m:oMath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at</w:delText>
        </w:r>
      </w:del>
      <w:del w:id="2391" w:author="PR Preview" w:date="2026-01-01T00:00:00Z">
        <w:r>
          <w:delText xml:space="preserve"> </w:delText>
        </w:r>
      </w:del>
      <m:oMath>
        <m:r>
          <m:t>t</m:t>
        </m:r>
      </m:oMath>
      <w:del w:id="2392" w:author="PR Preview" w:date="2026-01-01T00:00:00Z">
        <w:r>
          <w:delText xml:space="preserve">, conditional on the event</w:delText>
        </w:r>
      </w:del>
      <w:del w:id="239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2394" w:author="PR Preview" w:date="2026-01-01T00:00:00Z">
        <w:r>
          <w:delText xml:space="preserve">;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that notation abbreviates the limit in</w:delText>
        </w:r>
      </w:del>
      <w:del w:id="2397" w:author="PR Preview" w:date="2026-01-01T00:00:00Z">
        <w:r>
          <w:delText xml:space="preserve"> </w:delText>
        </w:r>
      </w:del>
      <w:hyperlink w:anchor="def-hazard">
        <w:del w:id="239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99" w:author="PR Preview" w:date="2026-01-01T00:00:00Z">
        <w:r>
          <w:delText xml:space="preserve">.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For a discrete</w:delText>
        </w:r>
      </w:del>
      <w:del w:id="2402" w:author="PR Preview" w:date="2026-01-01T00:00:00Z">
        <w:r>
          <w:delText xml:space="preserve"> </w:delText>
        </w:r>
      </w:del>
      <m:oMath>
        <m:r>
          <m:t>T</m:t>
        </m:r>
      </m:oMath>
      <w:del w:id="2403" w:author="PR Preview" w:date="2026-01-01T00:00:00Z">
        <w:r>
          <w:delText xml:space="preserve">, the analogous quantity is the</w:delText>
        </w:r>
      </w:del>
      <w:del w:id="2404" w:author="PR Preview" w:date="2026-01-01T00:00:00Z">
        <w:r>
          <w:delText xml:space="preserve"> </w:delText>
        </w:r>
      </w:del>
      <w:hyperlink w:anchor="def-discrete-hazard">
        <w:del w:id="2405" w:author="PR Preview" w:date="2026-01-01T00:00:00Z">
          <w:r>
            <w:rPr>
              <w:rStyle w:val="Hyperlink"/>
            </w:rPr>
            <w:delText xml:space="preserve">discrete-time hazard</w:delText>
          </w:r>
        </w:del>
      </w:hyperlink>
      <w:del w:id="2406" w:author="PR Preview" w:date="2026-01-01T00:00:00Z">
        <w:r>
          <w:delText xml:space="preserve">.</w:delText>
        </w:r>
      </w:del>
    </w:p>
    <w:p>
      <w:pPr>
        <w:pStyle w:val="BodyText"/>
      </w:pPr>
      <w:ins w:id="2407" w:author="PR Preview" w:date="2026-01-01T00:00:00Z">
        <w:r>
          <w:t xml:space="preserve">If</w:t>
        </w:r>
      </w:ins>
      <w:ins w:id="2408" w:author="PR Preview" w:date="2026-01-01T00:00:00Z">
        <w:r>
          <w:t xml:space="preserve"> </w:t>
        </w:r>
      </w:ins>
      <m:oMath>
        <m:r>
          <m:t>T</m:t>
        </m:r>
      </m:oMath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is the time at which an event occurs,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then</w:t>
        </w:r>
      </w:ins>
      <w:ins w:id="241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is a rate, not a probability: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for a small interval width</w:t>
        </w:r>
      </w:ins>
      <w:ins w:id="241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ins w:id="2419" w:author="PR Preview" w:date="2026-01-01T00:00:00Z">
        <w:r>
          <w:t xml:space="preserve">,</w:t>
        </w:r>
      </w:ins>
      <w:ins w:id="242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is approximately the probability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that the event occurs in</w:t>
        </w:r>
      </w:ins>
      <w:ins w:id="24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ins w:id="2426" w:author="PR Preview" w:date="2026-01-01T00:00:00Z">
        <w:r>
          <w:t xml:space="preserve">,</w:t>
        </w:r>
      </w:ins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given that it has not occurred before</w:t>
        </w:r>
      </w:ins>
      <w:ins w:id="2429" w:author="PR Preview" w:date="2026-01-01T00:00:00Z">
        <w:r>
          <w:t xml:space="preserve"> </w:t>
        </w:r>
      </w:ins>
      <m:oMath>
        <m:r>
          <m:t>t</m:t>
        </m:r>
      </m:oMath>
      <w:ins w:id="2430" w:author="PR Preview" w:date="2026-01-01T00:00:00Z">
        <w:r>
          <w:t xml:space="preserve">.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Many sources write the hazard as</w:t>
        </w:r>
      </w:ins>
      <w:ins w:id="243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ins w:id="2434" w:author="PR Preview" w:date="2026-01-01T00:00:00Z">
        <w:r>
          <w:t xml:space="preserve">,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reading it as the density of</w:t>
        </w:r>
      </w:ins>
      <w:ins w:id="2437" w:author="PR Preview" w:date="2026-01-01T00:00:00Z">
        <w:r>
          <w:t xml:space="preserve"> </w:t>
        </w:r>
      </w:ins>
      <m:oMath>
        <m:r>
          <m:t>T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at</w:t>
        </w:r>
      </w:ins>
      <w:ins w:id="2440" w:author="PR Preview" w:date="2026-01-01T00:00:00Z">
        <w:r>
          <w:t xml:space="preserve"> </w:t>
        </w:r>
      </w:ins>
      <m:oMath>
        <m:r>
          <m:t>t</m:t>
        </m:r>
      </m:oMath>
      <w:ins w:id="2441" w:author="PR Preview" w:date="2026-01-01T00:00:00Z">
        <w:r>
          <w:t xml:space="preserve">, conditional on the event</w:t>
        </w:r>
      </w:ins>
      <w:ins w:id="244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2443" w:author="PR Preview" w:date="2026-01-01T00:00:00Z">
        <w:r>
          <w:t xml:space="preserve">;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that notation abbreviates the limit in</w:t>
        </w:r>
      </w:ins>
      <w:ins w:id="2446" w:author="PR Preview" w:date="2026-01-01T00:00:00Z">
        <w:r>
          <w:t xml:space="preserve"> </w:t>
        </w:r>
      </w:ins>
      <w:hyperlink w:anchor="def-hazard">
        <w:ins w:id="244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448" w:author="PR Preview" w:date="2026-01-01T00:00:00Z">
        <w:r>
          <w:t xml:space="preserve">.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For a discrete</w:t>
        </w:r>
      </w:ins>
      <w:ins w:id="2451" w:author="PR Preview" w:date="2026-01-01T00:00:00Z">
        <w:r>
          <w:t xml:space="preserve"> </w:t>
        </w:r>
      </w:ins>
      <m:oMath>
        <m:r>
          <m:t>T</m:t>
        </m:r>
      </m:oMath>
      <w:ins w:id="2452" w:author="PR Preview" w:date="2026-01-01T00:00:00Z">
        <w:r>
          <w:t xml:space="preserve">, the analogous quantity is the</w:t>
        </w:r>
      </w:ins>
      <w:ins w:id="2453" w:author="PR Preview" w:date="2026-01-01T00:00:00Z">
        <w:r>
          <w:t xml:space="preserve"> </w:t>
        </w:r>
      </w:ins>
      <w:hyperlink w:anchor="def-discrete-hazard">
        <w:ins w:id="2454" w:author="PR Preview" w:date="2026-01-01T00:00:00Z">
          <w:r>
            <w:rPr>
              <w:rStyle w:val="Hyperlink"/>
            </w:rPr>
            <w:t xml:space="preserve">discrete-time hazard</w:t>
          </w:r>
        </w:ins>
      </w:hyperlink>
      <w:ins w:id="2455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del w:id="2456" w:author="PR Preview" w:date="2026-01-01T00:00:00Z">
        <w:r>
          <w:rPr>
            <w:b/>
            <w:bCs/>
          </w:rPr>
          <w:delText xml:space="preserve">Example 29 (A hazard greater than 1)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A hazard can exceed 1, just as a density can (</w:delText>
        </w:r>
      </w:del>
      <w:hyperlink w:anchor="exm-normal">
        <w:del w:id="2459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2460" w:author="PR Preview" w:date="2026-01-01T00:00:00Z">
        <w:r>
          <w:delText xml:space="preserve">).</w:delText>
        </w:r>
      </w:del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Let</w:delText>
        </w:r>
      </w:del>
      <w:del w:id="2463" w:author="PR Preview" w:date="2026-01-01T00:00:00Z">
        <w:r>
          <w:delText xml:space="preserve"> </w:delText>
        </w:r>
      </w:del>
      <m:oMath>
        <m:r>
          <m:t>T</m:t>
        </m:r>
      </m:oMath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delText xml:space="preserve">be</w:delText>
        </w:r>
      </w:del>
      <w:del w:id="2466" w:author="PR Preview" w:date="2026-01-01T00:00:00Z">
        <w:r>
          <w:delText xml:space="preserve"> </w:delText>
        </w:r>
      </w:del>
      <w:hyperlink w:anchor="def-exponential">
        <w:del w:id="2467" w:author="PR Preview" w:date="2026-01-01T00:00:00Z">
          <w:r>
            <w:rPr>
              <w:rStyle w:val="Hyperlink"/>
            </w:rPr>
            <w:delText xml:space="preserve">exponential</w:delText>
          </w:r>
        </w:del>
      </w:hyperlink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with rate</w:delText>
        </w:r>
      </w:del>
      <w:del w:id="247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2</m:t>
        </m:r>
      </m:oMath>
      <w:del w:id="2471" w:author="PR Preview" w:date="2026-01-01T00:00:00Z">
        <w:r>
          <w:delText xml:space="preserve">,</w:delText>
        </w:r>
      </w:del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so</w:delText>
        </w:r>
      </w:del>
      <w:del w:id="2474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delText xml:space="preserve">for</w:delText>
        </w:r>
      </w:del>
      <w:del w:id="247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(</w:delText>
        </w:r>
      </w:del>
      <w:hyperlink w:anchor="exm-exp-survfn">
        <w:del w:id="2480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481" w:author="PR Preview" w:date="2026-01-01T00:00:00Z">
        <w:r>
          <w:delText xml:space="preserve">).</w:delText>
        </w:r>
      </w:del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Since</w:delText>
        </w:r>
      </w:del>
      <w:del w:id="2484" w:author="PR Preview" w:date="2026-01-01T00:00:00Z">
        <w:r>
          <w:delText xml:space="preserve"> </w:delText>
        </w:r>
      </w:del>
      <m:oMath>
        <m:r>
          <m:t>T</m:t>
        </m:r>
      </m:oMath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is continuous,</w:delText>
        </w:r>
      </w:del>
      <w:del w:id="248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for every</w:delText>
        </w:r>
      </w:del>
      <w:del w:id="2490" w:author="PR Preview" w:date="2026-01-01T00:00:00Z">
        <w:r>
          <w:delText xml:space="preserve"> </w:delText>
        </w:r>
      </w:del>
      <m:oMath>
        <m:r>
          <m:t>s</m:t>
        </m:r>
      </m:oMath>
      <w:del w:id="2491" w:author="PR Preview" w:date="2026-01-01T00:00:00Z">
        <w:r>
          <w:delText xml:space="preserve">,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so</w:delText>
        </w:r>
      </w:del>
    </w:p>
    <w:p>
      <w:pPr>
        <w:pStyle w:val="BodyText"/>
      </w:pPr>
      <w:ins w:id="2494" w:author="PR Preview" w:date="2026-01-01T00:00:00Z">
        <w:r>
          <w:rPr>
            <w:b/>
            <w:bCs/>
          </w:rPr>
          <w:t xml:space="preserve">Example 30 (A hazard greater than 1)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A hazard can exceed 1, just as a density can (</w:t>
        </w:r>
      </w:ins>
      <w:hyperlink w:anchor="exm-normal">
        <w:ins w:id="249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498" w:author="PR Preview" w:date="2026-01-01T00:00:00Z">
        <w:r>
          <w:t xml:space="preserve">).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Let</w:t>
        </w:r>
      </w:ins>
      <w:ins w:id="2501" w:author="PR Preview" w:date="2026-01-01T00:00:00Z">
        <w:r>
          <w:t xml:space="preserve"> </w:t>
        </w:r>
      </w:ins>
      <m:oMath>
        <m:r>
          <m:t>T</m:t>
        </m:r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be</w:t>
        </w:r>
      </w:ins>
      <w:ins w:id="2504" w:author="PR Preview" w:date="2026-01-01T00:00:00Z">
        <w:r>
          <w:t xml:space="preserve"> </w:t>
        </w:r>
      </w:ins>
      <w:hyperlink w:anchor="def-exponential">
        <w:ins w:id="2505" w:author="PR Preview" w:date="2026-01-01T00:00:00Z">
          <w:r>
            <w:rPr>
              <w:rStyle w:val="Hyperlink"/>
            </w:rPr>
            <w:t xml:space="preserve">exponential</w:t>
          </w:r>
        </w:ins>
      </w:hyperlink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with rate</w:t>
        </w:r>
      </w:ins>
      <w:ins w:id="250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2509" w:author="PR Preview" w:date="2026-01-01T00:00:00Z">
        <w:r>
          <w:t xml:space="preserve">,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so</w:t>
        </w:r>
      </w:ins>
      <w:ins w:id="2512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for</w:t>
        </w:r>
      </w:ins>
      <w:ins w:id="251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(</w:t>
        </w:r>
      </w:ins>
      <w:hyperlink w:anchor="exm-exp-survfn">
        <w:ins w:id="251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2519" w:author="PR Preview" w:date="2026-01-01T00:00:00Z">
        <w:r>
          <w:t xml:space="preserve">).</w:t>
        </w:r>
      </w:ins>
      <w:ins w:id="2520" w:author="PR Preview" w:date="2026-01-01T00:00:00Z">
        <w:r>
          <w:t xml:space="preserve"> </w:t>
        </w:r>
      </w:ins>
      <w:ins w:id="2521" w:author="PR Preview" w:date="2026-01-01T00:00:00Z">
        <w:r>
          <w:t xml:space="preserve">Since</w:t>
        </w:r>
      </w:ins>
      <w:ins w:id="2522" w:author="PR Preview" w:date="2026-01-01T00:00:00Z">
        <w:r>
          <w:t xml:space="preserve"> </w:t>
        </w:r>
      </w:ins>
      <m:oMath>
        <m:r>
          <m:t>T</m:t>
        </m:r>
      </m:oMath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is continuous,</w:t>
        </w:r>
      </w:ins>
      <w:ins w:id="2525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for every</w:t>
        </w:r>
      </w:ins>
      <w:ins w:id="2528" w:author="PR Preview" w:date="2026-01-01T00:00:00Z">
        <w:r>
          <w:t xml:space="preserve"> </w:t>
        </w:r>
      </w:ins>
      <m:oMath>
        <m:r>
          <m:t>s</m:t>
        </m:r>
      </m:oMath>
      <w:ins w:id="2529" w:author="PR Preview" w:date="2026-01-01T00:00:00Z">
        <w:r>
          <w:t xml:space="preserve">,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del w:id="2532" w:author="PR Preview" w:date="2026-01-01T00:00:00Z">
        <w:r>
          <w:rPr>
            <w:b/>
            <w:bCs/>
          </w:rPr>
          <w:delText xml:space="preserve">Definition 23 (Discrete-time hazard)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The</w:delText>
        </w:r>
      </w:del>
      <w:del w:id="2535" w:author="PR Preview" w:date="2026-01-01T00:00:00Z">
        <w:r>
          <w:delText xml:space="preserve"> </w:delText>
        </w:r>
      </w:del>
      <w:del w:id="2536" w:author="PR Preview" w:date="2026-01-01T00:00:00Z">
        <w:r>
          <w:rPr>
            <w:b/>
            <w:bCs/>
          </w:rPr>
          <w:delText xml:space="preserve">discrete-time hazard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of a</w:delText>
        </w:r>
      </w:del>
      <w:del w:id="2539" w:author="PR Preview" w:date="2026-01-01T00:00:00Z">
        <w:r>
          <w:delText xml:space="preserve"> </w:delText>
        </w:r>
      </w:del>
      <w:hyperlink w:anchor="def-discrete-rv">
        <w:del w:id="2540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random variable</w:delText>
        </w:r>
      </w:del>
      <w:del w:id="2543" w:author="PR Preview" w:date="2026-01-01T00:00:00Z">
        <w:r>
          <w:delText xml:space="preserve"> </w:delText>
        </w:r>
      </w:del>
      <m:oMath>
        <m:r>
          <m:t>T</m:t>
        </m:r>
      </m:oMath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at a value</w:delText>
        </w:r>
      </w:del>
      <w:del w:id="2546" w:author="PR Preview" w:date="2026-01-01T00:00:00Z">
        <w:r>
          <w:delText xml:space="preserve"> </w:delText>
        </w:r>
      </w:del>
      <m:oMath>
        <m:r>
          <m:t>t</m:t>
        </m:r>
      </m:oMath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with</w:delText>
        </w:r>
      </w:del>
      <w:del w:id="254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is the</w:delText>
        </w:r>
      </w:del>
      <w:del w:id="2552" w:author="PR Preview" w:date="2026-01-01T00:00:00Z">
        <w:r>
          <w:delText xml:space="preserve"> </w:delText>
        </w:r>
      </w:del>
      <w:hyperlink r:id="rId113">
        <w:del w:id="2553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that</w:delText>
        </w:r>
      </w:del>
      <w:del w:id="2556" w:author="PR Preview" w:date="2026-01-01T00:00:00Z">
        <w:r>
          <w:delText xml:space="preserve"> </w:delText>
        </w:r>
      </w:del>
      <m:oMath>
        <m:r>
          <m:t>T</m:t>
        </m:r>
      </m:oMath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equals</w:delText>
        </w:r>
      </w:del>
      <w:del w:id="2559" w:author="PR Preview" w:date="2026-01-01T00:00:00Z">
        <w:r>
          <w:delText xml:space="preserve"> </w:delText>
        </w:r>
      </w:del>
      <m:oMath>
        <m:r>
          <m:t>t</m:t>
        </m:r>
      </m:oMath>
      <w:del w:id="2560" w:author="PR Preview" w:date="2026-01-01T00:00:00Z">
        <w:r>
          <w:delText xml:space="preserve">, given</w:delText>
        </w:r>
      </w:del>
      <w:del w:id="256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25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563" w:author="PR Preview" w:date="2026-01-01T00:00:00Z">
        <w:r>
          <w:rPr>
            <w:b/>
            <w:bCs/>
          </w:rPr>
          <w:delText xml:space="preserve">Example 30 (Rolling until the first six)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Roll a fair die repeatedly,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and let</w:delText>
        </w:r>
      </w:del>
      <w:del w:id="2568" w:author="PR Preview" w:date="2026-01-01T00:00:00Z">
        <w:r>
          <w:delText xml:space="preserve"> </w:delText>
        </w:r>
      </w:del>
      <m:oMath>
        <m:r>
          <m:t>T</m:t>
        </m:r>
      </m:oMath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be the number of the roll that first shows a six.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Then</w:delText>
        </w:r>
      </w:del>
      <w:del w:id="257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exactly when the first</w:delText>
        </w:r>
      </w:del>
      <w:del w:id="25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−</m:t>
        </m:r>
        <m:r>
          <m:t>1</m:t>
        </m:r>
      </m:oMath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rolls are not sixes,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which has probability</w:delText>
        </w:r>
      </w:del>
      <w:del w:id="25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582" w:author="PR Preview" w:date="2026-01-01T00:00:00Z">
        <w:r>
          <w:delText xml:space="preserve">,</w:delText>
        </w:r>
      </w:del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and</w:delText>
        </w:r>
      </w:del>
      <w:del w:id="258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t</m:t>
        </m:r>
      </m:oMath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when, in addition, roll</w:delText>
        </w:r>
      </w:del>
      <w:del w:id="2588" w:author="PR Preview" w:date="2026-01-01T00:00:00Z">
        <w:r>
          <w:delText xml:space="preserve"> </w:delText>
        </w:r>
      </w:del>
      <m:oMath>
        <m:r>
          <m:t>t</m:t>
        </m:r>
      </m:oMath>
      <w:del w:id="2589" w:author="PR Preview" w:date="2026-01-01T00:00:00Z">
        <w:r>
          <w:delText xml:space="preserve"> </w:delText>
        </w:r>
      </w:del>
      <w:del w:id="2590" w:author="PR Preview" w:date="2026-01-01T00:00:00Z">
        <w:r>
          <w:delText xml:space="preserve">is a six.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So, for each</w:delText>
        </w:r>
      </w:del>
      <w:del w:id="259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94" w:author="PR Preview" w:date="2026-01-01T00:00:00Z">
        <w:r>
          <w:delText xml:space="preserve">:</w:delText>
        </w:r>
      </w:del>
    </w:p>
    <w:p>
      <w:pPr>
        <w:pStyle w:val="BodyText"/>
      </w:pPr>
      <w:ins w:id="2595" w:author="PR Preview" w:date="2026-01-01T00:00:00Z">
        <w:r>
          <w:rPr>
            <w:b/>
            <w:bCs/>
          </w:rPr>
          <w:t xml:space="preserve">Definition 24 (Discrete-time hazard)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rPr>
            <w:b/>
            <w:bCs/>
          </w:rPr>
          <w:t xml:space="preserve">discrete-time hazard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of a</w:t>
        </w:r>
      </w:ins>
      <w:ins w:id="2602" w:author="PR Preview" w:date="2026-01-01T00:00:00Z">
        <w:r>
          <w:t xml:space="preserve"> </w:t>
        </w:r>
      </w:ins>
      <w:hyperlink w:anchor="def-discrete-rv">
        <w:ins w:id="2603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random variable</w:t>
        </w:r>
      </w:ins>
      <w:ins w:id="2606" w:author="PR Preview" w:date="2026-01-01T00:00:00Z">
        <w:r>
          <w:t xml:space="preserve"> </w:t>
        </w:r>
      </w:ins>
      <m:oMath>
        <m:r>
          <m:t>T</m:t>
        </m:r>
      </m:oMath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at a value</w:t>
        </w:r>
      </w:ins>
      <w:ins w:id="2609" w:author="PR Preview" w:date="2026-01-01T00:00:00Z">
        <w:r>
          <w:t xml:space="preserve"> </w:t>
        </w:r>
      </w:ins>
      <m:oMath>
        <m:r>
          <m:t>t</m:t>
        </m:r>
      </m:oMath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with</w:t>
        </w:r>
      </w:ins>
      <w:ins w:id="261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is the</w:t>
        </w:r>
      </w:ins>
      <w:ins w:id="2615" w:author="PR Preview" w:date="2026-01-01T00:00:00Z">
        <w:r>
          <w:t xml:space="preserve"> </w:t>
        </w:r>
      </w:ins>
      <w:hyperlink r:id="rId113">
        <w:ins w:id="261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that</w:t>
        </w:r>
      </w:ins>
      <w:ins w:id="2619" w:author="PR Preview" w:date="2026-01-01T00:00:00Z">
        <w:r>
          <w:t xml:space="preserve"> </w:t>
        </w:r>
      </w:ins>
      <m:oMath>
        <m:r>
          <m:t>T</m:t>
        </m:r>
      </m:oMath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equals</w:t>
        </w:r>
      </w:ins>
      <w:ins w:id="2622" w:author="PR Preview" w:date="2026-01-01T00:00:00Z">
        <w:r>
          <w:t xml:space="preserve"> </w:t>
        </w:r>
      </w:ins>
      <m:oMath>
        <m:r>
          <m:t>t</m:t>
        </m:r>
      </m:oMath>
      <w:ins w:id="2623" w:author="PR Preview" w:date="2026-01-01T00:00:00Z">
        <w:r>
          <w:t xml:space="preserve">, given</w:t>
        </w:r>
      </w:ins>
      <w:ins w:id="262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26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ins w:id="2626" w:author="PR Preview" w:date="2026-01-01T00:00:00Z">
        <w:r>
          <w:rPr>
            <w:b/>
            <w:bCs/>
          </w:rPr>
          <w:t xml:space="preserve">Example 31 (Rolling until the first six)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Roll a fair die repeatedly,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and let</w:t>
        </w:r>
      </w:ins>
      <w:ins w:id="2631" w:author="PR Preview" w:date="2026-01-01T00:00:00Z">
        <w:r>
          <w:t xml:space="preserve"> </w:t>
        </w:r>
      </w:ins>
      <m:oMath>
        <m:r>
          <m:t>T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be the number of the roll that first shows a six.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Then</w:t>
        </w:r>
      </w:ins>
      <w:ins w:id="263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exactly when the first</w:t>
        </w:r>
      </w:ins>
      <w:ins w:id="263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−</m:t>
        </m:r>
        <m:r>
          <m:t>1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rolls are not sixes,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which has probability</w:t>
        </w:r>
      </w:ins>
      <w:ins w:id="26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645" w:author="PR Preview" w:date="2026-01-01T00:00:00Z">
        <w:r>
          <w:t xml:space="preserve">,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and</w:t>
        </w:r>
      </w:ins>
      <w:ins w:id="26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t</m:t>
        </m:r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when, in addition, roll</w:t>
        </w:r>
      </w:ins>
      <w:ins w:id="2651" w:author="PR Preview" w:date="2026-01-01T00:00:00Z">
        <w:r>
          <w:t xml:space="preserve"> </w:t>
        </w:r>
      </w:ins>
      <m:oMath>
        <m:r>
          <m:t>t</m:t>
        </m:r>
      </m:oMath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is a six.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So, for each</w:t>
        </w:r>
      </w:ins>
      <w:ins w:id="265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del w:id="2658" w:author="PR Preview" w:date="2026-01-01T00:00:00Z">
        <w:r>
          <w:rPr>
            <w:i/>
            <w:iCs/>
          </w:rPr>
          <w:delText xml:space="preserve">Remark</w:delText>
        </w:r>
      </w:del>
      <w:del w:id="2659" w:author="PR Preview" w:date="2026-01-01T00:00:00Z">
        <w:r>
          <w:delText xml:space="preserve">. </w:delText>
        </w:r>
      </w:del>
      <w:del w:id="2660" w:author="PR Preview" w:date="2026-01-01T00:00:00Z">
        <w:r>
          <w:delText xml:space="preserve">Unlike the continuous-time</w:delText>
        </w:r>
      </w:del>
      <w:del w:id="2661" w:author="PR Preview" w:date="2026-01-01T00:00:00Z">
        <w:r>
          <w:delText xml:space="preserve"> </w:delText>
        </w:r>
      </w:del>
      <w:hyperlink w:anchor="def-hazard">
        <w:del w:id="2662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2663" w:author="PR Preview" w:date="2026-01-01T00:00:00Z">
        <w:r>
          <w:delText xml:space="preserve">,</w:delText>
        </w:r>
      </w:del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which is a rate and can exceed 1 (</w:delText>
        </w:r>
      </w:del>
      <w:hyperlink w:anchor="exm-hazard-exceeds-one">
        <w:del w:id="2666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2667" w:author="PR Preview" w:date="2026-01-01T00:00:00Z">
        <w:r>
          <w:delText xml:space="preserve">),</w:delText>
        </w:r>
      </w:del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the discrete-time hazard is a probability.</w:delText>
        </w:r>
      </w:del>
    </w:p>
    <w:p>
      <w:pPr>
        <w:pStyle w:val="BodyText"/>
      </w:pPr>
      <w:ins w:id="2670" w:author="PR Preview" w:date="2026-01-01T00:00:00Z">
        <w:r>
          <w:rPr>
            <w:i/>
            <w:iCs/>
          </w:rPr>
          <w:t xml:space="preserve">Remark</w:t>
        </w:r>
      </w:ins>
      <w:ins w:id="2671" w:author="PR Preview" w:date="2026-01-01T00:00:00Z">
        <w:r>
          <w:t xml:space="preserve">. </w:t>
        </w:r>
      </w:ins>
      <w:ins w:id="2672" w:author="PR Preview" w:date="2026-01-01T00:00:00Z">
        <w:r>
          <w:t xml:space="preserve">Unlike the continuous-time</w:t>
        </w:r>
      </w:ins>
      <w:ins w:id="2673" w:author="PR Preview" w:date="2026-01-01T00:00:00Z">
        <w:r>
          <w:t xml:space="preserve"> </w:t>
        </w:r>
      </w:ins>
      <w:hyperlink w:anchor="def-hazard">
        <w:ins w:id="2674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2675" w:author="PR Preview" w:date="2026-01-01T00:00:00Z">
        <w:r>
          <w:t xml:space="preserve">,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which is a rate and can exceed 1 (</w:t>
        </w:r>
      </w:ins>
      <w:hyperlink w:anchor="exm-hazard-exceeds-one">
        <w:ins w:id="267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679" w:author="PR Preview" w:date="2026-01-01T00:00:00Z">
        <w:r>
          <w:t xml:space="preserve">),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the discrete-time hazard is a probability.</w:t>
        </w:r>
      </w:ins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del w:id="2682" w:author="PR Preview" w:date="2026-01-01T00:00:00Z">
        <w:r>
          <w:rPr>
            <w:b/>
            <w:bCs/>
          </w:rPr>
          <w:delText xml:space="preserve">Example 31 (Hazard function of an exponential distribution)</w:delText>
        </w:r>
      </w:del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Continuing</w:delText>
        </w:r>
      </w:del>
      <w:del w:id="2685" w:author="PR Preview" w:date="2026-01-01T00:00:00Z">
        <w:r>
          <w:delText xml:space="preserve"> </w:delText>
        </w:r>
      </w:del>
      <w:hyperlink w:anchor="exm-exp-survfn">
        <w:del w:id="268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687" w:author="PR Preview" w:date="2026-01-01T00:00:00Z">
        <w:r>
          <w:delText xml:space="preserve">,</w:delText>
        </w:r>
      </w:del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for</w:delText>
        </w:r>
      </w:del>
      <w:del w:id="269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2691" w:author="PR Preview" w:date="2026-01-01T00:00:00Z">
        <w:r>
          <w:delText xml:space="preserve">, where</w:delText>
        </w:r>
      </w:del>
      <w:del w:id="2692" w:author="PR Preview" w:date="2026-01-01T00:00:00Z">
        <w:r>
          <w:delText xml:space="preserve"> </w:delText>
        </w:r>
      </w:del>
      <m:oMath>
        <m:r>
          <m:t>f</m:t>
        </m:r>
      </m:oMath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is continuous: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695" w:author="PR Preview" w:date="2026-01-01T00:00:00Z">
        <w:r>
          <w:delText xml:space="preserve">At</w:delText>
        </w:r>
      </w:del>
      <w:del w:id="269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2697" w:author="PR Preview" w:date="2026-01-01T00:00:00Z">
        <w:r>
          <w:delText xml:space="preserve">, where</w:delText>
        </w:r>
      </w:del>
      <w:del w:id="2698" w:author="PR Preview" w:date="2026-01-01T00:00:00Z">
        <w:r>
          <w:delText xml:space="preserve"> </w:delText>
        </w:r>
      </w:del>
      <m:oMath>
        <m:r>
          <m:t>f</m:t>
        </m:r>
      </m:oMath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jumps from</w:delText>
        </w:r>
      </w:del>
      <w:del w:id="2701" w:author="PR Preview" w:date="2026-01-01T00:00:00Z">
        <w:r>
          <w:delText xml:space="preserve"> </w:delText>
        </w:r>
      </w:del>
      <m:oMath>
        <m:r>
          <m:t>0</m:t>
        </m:r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to</w:delText>
        </w:r>
      </w:del>
      <w:del w:id="2704" w:author="PR Preview" w:date="2026-01-01T00:00:00Z">
        <w:r>
          <w:delText xml:space="preserve"> </w:delText>
        </w:r>
      </w:del>
      <m:oMath>
        <m:r>
          <m:t>λ</m:t>
        </m:r>
      </m:oMath>
      <w:del w:id="2705" w:author="PR Preview" w:date="2026-01-01T00:00:00Z">
        <w:r>
          <w:delText xml:space="preserve">,</w:delText>
        </w:r>
      </w:del>
      <w:del w:id="2706" w:author="PR Preview" w:date="2026-01-01T00:00:00Z">
        <w:r>
          <w:delText xml:space="preserve"> </w:delText>
        </w:r>
      </w:del>
      <w:hyperlink w:anchor="def-hazard">
        <w:del w:id="2707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gives the same value directly:</w:delText>
        </w:r>
      </w:del>
      <w:del w:id="271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as</w:delText>
        </w:r>
      </w:del>
      <w:del w:id="2713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del w:id="2714" w:author="PR Preview" w:date="2026-01-01T00:00:00Z">
        <w:r>
          <w:delText xml:space="preserve">.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So the exponential distribution has a constant hazard for</w:delText>
        </w:r>
      </w:del>
      <w:del w:id="271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718" w:author="PR Preview" w:date="2026-01-01T00:00:00Z">
        <w:r>
          <w:delText xml:space="preserve">,</w:delText>
        </w:r>
      </w:del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equal to its rate parameter;</w:delText>
        </w:r>
      </w:del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for</w:delText>
        </w:r>
      </w:del>
      <w:del w:id="272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2724" w:author="PR Preview" w:date="2026-01-01T00:00:00Z">
        <w:r>
          <w:delText xml:space="preserve">,</w:delText>
        </w:r>
      </w:del>
      <w:del w:id="27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26" w:author="PR Preview" w:date="2026-01-01T00:00:00Z">
        <w:r>
          <w:delText xml:space="preserve">, so</w:delText>
        </w:r>
      </w:del>
      <w:del w:id="272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28" w:author="PR Preview" w:date="2026-01-01T00:00:00Z">
        <w:r>
          <w:delText xml:space="preserve">.</w:delText>
        </w:r>
      </w:del>
    </w:p>
    <w:p>
      <w:pPr>
        <w:pStyle w:val="BodyText"/>
      </w:pPr>
      <w:del w:id="2729" w:author="PR Preview" w:date="2026-01-01T00:00:00Z">
        <w:r>
          <w:rPr>
            <w:b/>
            <w:bCs/>
          </w:rPr>
          <w:delText xml:space="preserve">Definition 24 (Cumulative hazard function)</w:delText>
        </w:r>
      </w:del>
      <w:del w:id="2730" w:author="PR Preview" w:date="2026-01-01T00:00:00Z">
        <w:r>
          <w:delText xml:space="preserve"> </w:delText>
        </w:r>
      </w:del>
      <w:del w:id="2731" w:author="PR Preview" w:date="2026-01-01T00:00:00Z">
        <w:r>
          <w:delText xml:space="preserve">The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rPr>
            <w:b/>
            <w:bCs/>
          </w:rPr>
          <w:delText xml:space="preserve">cumulative hazard function</w:delText>
        </w:r>
      </w:del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of a continuous random variable</w:delText>
        </w:r>
      </w:del>
      <w:del w:id="2736" w:author="PR Preview" w:date="2026-01-01T00:00:00Z">
        <w:r>
          <w:delText xml:space="preserve"> </w:delText>
        </w:r>
      </w:del>
      <m:oMath>
        <m:r>
          <m:t>T</m:t>
        </m:r>
      </m:oMath>
      <w:del w:id="2737" w:author="PR Preview" w:date="2026-01-01T00:00:00Z">
        <w:r>
          <w:delText xml:space="preserve">,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often denoted</w:delText>
        </w:r>
      </w:del>
      <w:del w:id="2740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741" w:author="PR Preview" w:date="2026-01-01T00:00:00Z">
        <w:r>
          <w:delText xml:space="preserve"> </w:delText>
        </w:r>
      </w:del>
      <w:del w:id="2742" w:author="PR Preview" w:date="2026-01-01T00:00:00Z">
        <w:r>
          <w:delText xml:space="preserve">or</w:delText>
        </w:r>
      </w:del>
      <w:del w:id="2743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744" w:author="PR Preview" w:date="2026-01-01T00:00:00Z">
        <w:r>
          <w:delText xml:space="preserve">,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is the integral of its</w:delText>
        </w:r>
      </w:del>
      <w:del w:id="2747" w:author="PR Preview" w:date="2026-01-01T00:00:00Z">
        <w:r>
          <w:delText xml:space="preserve"> </w:delText>
        </w:r>
      </w:del>
      <w:hyperlink w:anchor="def-hazard">
        <w:del w:id="2748" w:author="PR Preview" w:date="2026-01-01T00:00:00Z">
          <w:r>
            <w:rPr>
              <w:rStyle w:val="Hyperlink"/>
            </w:rPr>
            <w:delText xml:space="preserve">hazard function</w:delText>
          </w:r>
        </w:del>
      </w:hyperlink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up to</w:delText>
        </w:r>
      </w:del>
      <w:del w:id="2751" w:author="PR Preview" w:date="2026-01-01T00:00:00Z">
        <w:r>
          <w:delText xml:space="preserve"> </w:delText>
        </w:r>
      </w:del>
      <m:oMath>
        <m:r>
          <m:t>t</m:t>
        </m:r>
      </m:oMath>
      <w:del w:id="275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p>
      <w:pPr>
        <w:pStyle w:val="FirstParagraph"/>
      </w:pPr>
      <w:del w:id="2753" w:author="PR Preview" w:date="2026-01-01T00:00:00Z">
        <w:r>
          <w:rPr>
            <w:b/>
            <w:bCs/>
          </w:rPr>
          <w:delText xml:space="preserve">Example 32 (Cumulative hazard function of an exponential distribution)</w:delText>
        </w:r>
      </w:del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delText xml:space="preserve">Continuing</w:delText>
        </w:r>
      </w:del>
      <w:del w:id="2756" w:author="PR Preview" w:date="2026-01-01T00:00:00Z">
        <w:r>
          <w:delText xml:space="preserve"> </w:delText>
        </w:r>
      </w:del>
      <w:hyperlink w:anchor="exm-exp-haz">
        <w:del w:id="2757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2758" w:author="PR Preview" w:date="2026-01-01T00:00:00Z">
        <w:r>
          <w:delText xml:space="preserve">,</w:delText>
        </w:r>
      </w:del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the hazard is</w:delText>
        </w:r>
      </w:del>
      <w:del w:id="276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delText xml:space="preserve">for</w:delText>
        </w:r>
      </w:del>
      <w:del w:id="2764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≥</m:t>
        </m:r>
        <m:r>
          <m:t>0</m:t>
        </m:r>
      </m:oMath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and</w:delText>
        </w:r>
      </w:del>
      <w:del w:id="2767" w:author="PR Preview" w:date="2026-01-01T00:00:00Z">
        <w:r>
          <w:delText xml:space="preserve"> </w:delText>
        </w:r>
      </w:del>
      <m:oMath>
        <m:r>
          <m:t>0</m:t>
        </m:r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for</w:delText>
        </w:r>
      </w:del>
      <w:del w:id="2770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&lt;</m:t>
        </m:r>
        <m:r>
          <m:t>0</m:t>
        </m:r>
      </m:oMath>
      <w:del w:id="2771" w:author="PR Preview" w:date="2026-01-01T00:00:00Z">
        <w:r>
          <w:delText xml:space="preserve">,</w:delText>
        </w:r>
      </w:del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so for</w:delText>
        </w:r>
      </w:del>
      <w:del w:id="277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775" w:author="PR Preview" w:date="2026-01-01T00:00:00Z">
        <w:r>
          <w:delText xml:space="preserve">:</w:delText>
        </w:r>
      </w:del>
    </w:p>
    <w:p>
      <w:pPr>
        <w:pStyle w:val="FirstParagraph"/>
      </w:pPr>
      <w:ins w:id="2776" w:author="PR Preview" w:date="2026-01-01T00:00:00Z">
        <w:r>
          <w:rPr>
            <w:b/>
            <w:bCs/>
          </w:rPr>
          <w:t xml:space="preserve">Example 32 (Hazard function of an exponential distribution)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Continuing</w:t>
        </w:r>
      </w:ins>
      <w:ins w:id="2779" w:author="PR Preview" w:date="2026-01-01T00:00:00Z">
        <w:r>
          <w:t xml:space="preserve"> </w:t>
        </w:r>
      </w:ins>
      <w:hyperlink w:anchor="exm-exp-survfn">
        <w:ins w:id="2780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2781" w:author="PR Preview" w:date="2026-01-01T00:00:00Z">
        <w:r>
          <w:t xml:space="preserve">,</w:t>
        </w:r>
      </w:ins>
      <w:ins w:id="2782" w:author="PR Preview" w:date="2026-01-01T00:00:00Z">
        <w:r>
          <w:t xml:space="preserve"> </w:t>
        </w:r>
      </w:ins>
      <w:ins w:id="2783" w:author="PR Preview" w:date="2026-01-01T00:00:00Z">
        <w:r>
          <w:t xml:space="preserve">for</w:t>
        </w:r>
      </w:ins>
      <w:ins w:id="27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2785" w:author="PR Preview" w:date="2026-01-01T00:00:00Z">
        <w:r>
          <w:t xml:space="preserve">, where</w:t>
        </w:r>
      </w:ins>
      <w:ins w:id="2786" w:author="PR Preview" w:date="2026-01-01T00:00:00Z">
        <w:r>
          <w:t xml:space="preserve"> </w:t>
        </w:r>
      </w:ins>
      <m:oMath>
        <m:r>
          <m:t>f</m:t>
        </m:r>
      </m:oMath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is continuous: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89" w:author="PR Preview" w:date="2026-01-01T00:00:00Z">
        <w:r>
          <w:t xml:space="preserve">At</w:t>
        </w:r>
      </w:ins>
      <w:ins w:id="279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2791" w:author="PR Preview" w:date="2026-01-01T00:00:00Z">
        <w:r>
          <w:t xml:space="preserve">, where</w:t>
        </w:r>
      </w:ins>
      <w:ins w:id="2792" w:author="PR Preview" w:date="2026-01-01T00:00:00Z">
        <w:r>
          <w:t xml:space="preserve"> </w:t>
        </w:r>
      </w:ins>
      <m:oMath>
        <m:r>
          <m:t>f</m:t>
        </m:r>
      </m:oMath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jumps from</w:t>
        </w:r>
      </w:ins>
      <w:ins w:id="2795" w:author="PR Preview" w:date="2026-01-01T00:00:00Z">
        <w:r>
          <w:t xml:space="preserve"> </w:t>
        </w:r>
      </w:ins>
      <m:oMath>
        <m:r>
          <m:t>0</m:t>
        </m:r>
      </m:oMath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to</w:t>
        </w:r>
      </w:ins>
      <w:ins w:id="2798" w:author="PR Preview" w:date="2026-01-01T00:00:00Z">
        <w:r>
          <w:t xml:space="preserve"> </w:t>
        </w:r>
      </w:ins>
      <m:oMath>
        <m:r>
          <m:t>λ</m:t>
        </m:r>
      </m:oMath>
      <w:ins w:id="2799" w:author="PR Preview" w:date="2026-01-01T00:00:00Z">
        <w:r>
          <w:t xml:space="preserve">,</w:t>
        </w:r>
      </w:ins>
      <w:ins w:id="2800" w:author="PR Preview" w:date="2026-01-01T00:00:00Z">
        <w:r>
          <w:t xml:space="preserve"> </w:t>
        </w:r>
      </w:ins>
      <w:hyperlink w:anchor="def-hazard">
        <w:ins w:id="280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gives the same value directly:</w:t>
        </w:r>
      </w:ins>
      <w:ins w:id="280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as</w:t>
        </w:r>
      </w:ins>
      <w:ins w:id="280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ins w:id="2808" w:author="PR Preview" w:date="2026-01-01T00:00:00Z">
        <w:r>
          <w:t xml:space="preserve">.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So the exponential distribution has a constant hazard for</w:t>
        </w:r>
      </w:ins>
      <w:ins w:id="281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812" w:author="PR Preview" w:date="2026-01-01T00:00:00Z">
        <w:r>
          <w:t xml:space="preserve">,</w:t>
        </w:r>
      </w:ins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equal to its rate parameter;</w:t>
        </w:r>
      </w:ins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for</w:t>
        </w:r>
      </w:ins>
      <w:ins w:id="281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2818" w:author="PR Preview" w:date="2026-01-01T00:00:00Z">
        <w:r>
          <w:t xml:space="preserve">,</w:t>
        </w:r>
      </w:ins>
      <w:ins w:id="28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20" w:author="PR Preview" w:date="2026-01-01T00:00:00Z">
        <w:r>
          <w:t xml:space="preserve">, so</w:t>
        </w:r>
      </w:ins>
      <w:ins w:id="282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22" w:author="PR Preview" w:date="2026-01-01T00:00:00Z">
        <w:r>
          <w:t xml:space="preserve">.</w:t>
        </w:r>
      </w:ins>
    </w:p>
    <w:bookmarkEnd w:id="121"/>
    <w:bookmarkStart w:id="122" w:name="def-cuhaz"/>
    <w:p>
      <w:pPr>
        <w:pStyle w:val="BodyText"/>
      </w:pPr>
      <w:ins w:id="2823" w:author="PR Preview" w:date="2026-01-01T00:00:00Z">
        <w:r>
          <w:rPr>
            <w:b/>
            <w:bCs/>
          </w:rPr>
          <w:t xml:space="preserve">Definition 25 (Cumulative hazard function)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t xml:space="preserve">The</w:t>
        </w:r>
      </w:ins>
      <w:ins w:id="2826" w:author="PR Preview" w:date="2026-01-01T00:00:00Z">
        <w:r>
          <w:t xml:space="preserve"> </w:t>
        </w:r>
      </w:ins>
      <w:ins w:id="2827" w:author="PR Preview" w:date="2026-01-01T00:00:00Z">
        <w:r>
          <w:rPr>
            <w:b/>
            <w:bCs/>
          </w:rPr>
          <w:t xml:space="preserve">cumulative hazard function</w:t>
        </w:r>
      </w:ins>
      <w:ins w:id="2828" w:author="PR Preview" w:date="2026-01-01T00:00:00Z">
        <w:r>
          <w:t xml:space="preserve"> </w:t>
        </w:r>
      </w:ins>
      <w:ins w:id="2829" w:author="PR Preview" w:date="2026-01-01T00:00:00Z">
        <w:r>
          <w:t xml:space="preserve">of a continuous random variable</w:t>
        </w:r>
      </w:ins>
      <w:ins w:id="2830" w:author="PR Preview" w:date="2026-01-01T00:00:00Z">
        <w:r>
          <w:t xml:space="preserve"> </w:t>
        </w:r>
      </w:ins>
      <m:oMath>
        <m:r>
          <m:t>T</m:t>
        </m:r>
      </m:oMath>
      <w:ins w:id="2831" w:author="PR Preview" w:date="2026-01-01T00:00:00Z">
        <w:r>
          <w:t xml:space="preserve">,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often denoted</w:t>
        </w:r>
      </w:ins>
      <w:ins w:id="2834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or</w:t>
        </w:r>
      </w:ins>
      <w:ins w:id="2837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838" w:author="PR Preview" w:date="2026-01-01T00:00:00Z">
        <w:r>
          <w:t xml:space="preserve">,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is the integral of its</w:t>
        </w:r>
      </w:ins>
      <w:ins w:id="2841" w:author="PR Preview" w:date="2026-01-01T00:00:00Z">
        <w:r>
          <w:t xml:space="preserve"> </w:t>
        </w:r>
      </w:ins>
      <w:hyperlink w:anchor="def-hazard">
        <w:ins w:id="2842" w:author="PR Preview" w:date="2026-01-01T00:00:00Z">
          <w:r>
            <w:rPr>
              <w:rStyle w:val="Hyperlink"/>
            </w:rPr>
            <w:t xml:space="preserve">hazard function</w:t>
          </w:r>
        </w:ins>
      </w:hyperlink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up to</w:t>
        </w:r>
      </w:ins>
      <w:ins w:id="2845" w:author="PR Preview" w:date="2026-01-01T00:00:00Z">
        <w:r>
          <w:t xml:space="preserve"> </w:t>
        </w:r>
      </w:ins>
      <m:oMath>
        <m:r>
          <m:t>t</m:t>
        </m:r>
      </m:oMath>
      <w:ins w:id="28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ins w:id="2847" w:author="PR Preview" w:date="2026-01-01T00:00:00Z">
        <w:r>
          <w:rPr>
            <w:b/>
            <w:bCs/>
          </w:rPr>
          <w:t xml:space="preserve">Example 33 (Cumulative hazard function of an exponential distribution)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Continuing</w:t>
        </w:r>
      </w:ins>
      <w:ins w:id="2850" w:author="PR Preview" w:date="2026-01-01T00:00:00Z">
        <w:r>
          <w:t xml:space="preserve"> </w:t>
        </w:r>
      </w:ins>
      <w:hyperlink w:anchor="exm-exp-haz">
        <w:ins w:id="2851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2852" w:author="PR Preview" w:date="2026-01-01T00:00:00Z">
        <w:r>
          <w:t xml:space="preserve">,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the hazard is</w:t>
        </w:r>
      </w:ins>
      <w:ins w:id="285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for</w:t>
        </w:r>
      </w:ins>
      <w:ins w:id="285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≥</m:t>
        </m:r>
        <m:r>
          <m:t>0</m:t>
        </m:r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and</w:t>
        </w:r>
      </w:ins>
      <w:ins w:id="2861" w:author="PR Preview" w:date="2026-01-01T00:00:00Z">
        <w:r>
          <w:t xml:space="preserve"> </w:t>
        </w:r>
      </w:ins>
      <m:oMath>
        <m:r>
          <m:t>0</m:t>
        </m:r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for</w:t>
        </w:r>
      </w:ins>
      <w:ins w:id="286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&lt;</m:t>
        </m:r>
        <m:r>
          <m:t>0</m:t>
        </m:r>
      </m:oMath>
      <w:ins w:id="2865" w:author="PR Preview" w:date="2026-01-01T00:00:00Z">
        <w:r>
          <w:t xml:space="preserve">,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so for</w:t>
        </w:r>
      </w:ins>
      <w:ins w:id="286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8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del w:id="2870" w:author="PR Preview" w:date="2026-01-01T00:00:00Z">
        <w:r>
          <w:rPr>
            <w:b/>
            <w:bCs/>
          </w:rPr>
          <w:delText xml:space="preserve">Example 33 (Recovering the exponential survival function from its cumulative hazard)</w:delText>
        </w:r>
      </w:del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Continuing</w:delText>
        </w:r>
      </w:del>
      <w:del w:id="2873" w:author="PR Preview" w:date="2026-01-01T00:00:00Z">
        <w:r>
          <w:delText xml:space="preserve"> </w:delText>
        </w:r>
      </w:del>
      <w:hyperlink w:anchor="exm-exp-cumhaz">
        <w:del w:id="2874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2875" w:author="PR Preview" w:date="2026-01-01T00:00:00Z">
        <w:r>
          <w:delText xml:space="preserve">, for</w:delText>
        </w:r>
      </w:del>
      <w:del w:id="28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87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878" w:author="PR Preview" w:date="2026-01-01T00:00:00Z">
        <w:r>
          <w:delText xml:space="preserve">which matches the survival function computed directly</w:delText>
        </w:r>
      </w:del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in</w:delText>
        </w:r>
      </w:del>
      <w:del w:id="2881" w:author="PR Preview" w:date="2026-01-01T00:00:00Z">
        <w:r>
          <w:delText xml:space="preserve"> </w:delText>
        </w:r>
      </w:del>
      <w:hyperlink w:anchor="exm-exp-survfn">
        <w:del w:id="2882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883" w:author="PR Preview" w:date="2026-01-01T00:00:00Z">
        <w:r>
          <w:delText xml:space="preserve">.</w:delText>
        </w:r>
      </w:del>
    </w:p>
    <w:p>
      <w:pPr>
        <w:pStyle w:val="BodyText"/>
      </w:pPr>
      <w:ins w:id="2884" w:author="PR Preview" w:date="2026-01-01T00:00:00Z">
        <w:r>
          <w:rPr>
            <w:b/>
            <w:bCs/>
          </w:rPr>
          <w:t xml:space="preserve">Example 34 (Recovering the exponential survival function from its cumulative hazard)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Continuing</w:t>
        </w:r>
      </w:ins>
      <w:ins w:id="2887" w:author="PR Preview" w:date="2026-01-01T00:00:00Z">
        <w:r>
          <w:t xml:space="preserve"> </w:t>
        </w:r>
      </w:ins>
      <w:hyperlink w:anchor="exm-exp-cumhaz">
        <w:ins w:id="2888" w:author="PR Preview" w:date="2026-01-01T00:00:00Z">
          <w:r>
            <w:rPr>
              <w:rStyle w:val="Hyperlink"/>
            </w:rPr>
            <w:t xml:space="preserve">Example 33</w:t>
          </w:r>
        </w:ins>
      </w:hyperlink>
      <w:ins w:id="2889" w:author="PR Preview" w:date="2026-01-01T00:00:00Z">
        <w:r>
          <w:t xml:space="preserve">, for</w:t>
        </w:r>
      </w:ins>
      <w:ins w:id="289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8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92" w:author="PR Preview" w:date="2026-01-01T00:00:00Z">
        <w:r>
          <w:t xml:space="preserve">which matches the survival function computed directly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in</w:t>
        </w:r>
      </w:ins>
      <w:ins w:id="2895" w:author="PR Preview" w:date="2026-01-01T00:00:00Z">
        <w:r>
          <w:t xml:space="preserve"> </w:t>
        </w:r>
      </w:ins>
      <w:hyperlink w:anchor="exm-exp-survfn">
        <w:ins w:id="2896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2897" w:author="PR Preview" w:date="2026-01-01T00:00:00Z">
        <w:r>
          <w:t xml:space="preserve">.</w:t>
        </w:r>
      </w:ins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2026-10-23T21:14:26Z</dcterms:created>
  <dcterms:modified xsi:type="dcterms:W3CDTF">2026-10-23T21:14:26Z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