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03:38:40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21 (Entropy)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entropy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i/>
            <w:iCs/>
          </w:rPr>
          <w:delText xml:space="preserve">discrete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random variable</w:delText>
        </w:r>
      </w:del>
      <w:del w:id="14" w:author="PR Preview" w:date="2026-01-01T00:00:00Z">
        <w:r>
          <w:delText xml:space="preserve"> </w:delText>
        </w:r>
      </w:del>
      <m:oMath>
        <m:r>
          <m:t>X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</w:delText>
        </w:r>
      </w:del>
      <w:del w:id="17" w:author="PR Preview" w:date="2026-01-01T00:00:00Z">
        <w:r>
          <w:delText xml:space="preserve"> </w:delText>
        </w:r>
      </w:del>
      <w:hyperlink r:id="rId10">
        <w:del w:id="18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1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the</w:delText>
        </w:r>
      </w:del>
      <w:del w:id="22" w:author="PR Preview" w:date="2026-01-01T00:00:00Z">
        <w:r>
          <w:delText xml:space="preserve"> </w:delText>
        </w:r>
      </w:del>
      <w:hyperlink w:anchor="def-expectation">
        <w:del w:id="23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[15]</w:delText>
        </w:r>
      </w:del>
      <w:del w:id="29" w:author="PR Preview" w:date="2026-01-01T00:00:00Z">
        <w:r>
          <w:delText xml:space="preserve">:</w:delText>
        </w:r>
      </w:del>
    </w:p>
    <w:p>
      <w:pPr>
        <w:pStyle w:val="FirstParagraph"/>
      </w:pPr>
      <w:ins w:id="30" w:author="PR Preview" w:date="2026-01-01T00:00:00Z">
        <w:r>
          <w:rPr>
            <w:b/>
            <w:bCs/>
          </w:rPr>
          <w:t xml:space="preserve">Definition 21 (Surprisal (</w:t>
        </w:r>
      </w:ins>
      <w:ins w:id="31" w:author="PR Preview" w:date="2026-01-01T00:00:00Z">
        <w:r>
          <w:rPr>
            <w:b/>
            <w:b/>
            <w:bCs/>
            <w:bCs/>
          </w:rPr>
          <w:t xml:space="preserve">self-information</w:t>
        </w:r>
      </w:ins>
      <w:ins w:id="32" w:author="PR Preview" w:date="2026-01-01T00:00:00Z">
        <w:r>
          <w:rPr>
            <w:b/>
            <w:bCs/>
          </w:rPr>
          <w:t xml:space="preserve">,</w:t>
        </w:r>
      </w:ins>
      <w:ins w:id="33" w:author="PR Preview" w:date="2026-01-01T00:00:00Z">
        <w:r>
          <w:rPr>
            <w:b/>
            <w:bCs/>
          </w:rPr>
          <w:t xml:space="preserve"> </w:t>
        </w:r>
      </w:ins>
      <w:ins w:id="34" w:author="PR Preview" w:date="2026-01-01T00:00:00Z">
        <w:r>
          <w:rPr>
            <w:b/>
            <w:b/>
            <w:bCs/>
            <w:bCs/>
          </w:rPr>
          <w:t xml:space="preserve">information content</w:t>
        </w:r>
      </w:ins>
      <w:ins w:id="35" w:author="PR Preview" w:date="2026-01-01T00:00:00Z">
        <w:r>
          <w:rPr>
            <w:b/>
            <w:bCs/>
          </w:rPr>
          <w:t xml:space="preserve">))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surprisal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of a possible value</w:t>
        </w:r>
      </w:ins>
      <w:ins w:id="42" w:author="PR Preview" w:date="2026-01-01T00:00:00Z">
        <w:r>
          <w:t xml:space="preserve"> </w:t>
        </w:r>
      </w:ins>
      <m:oMath>
        <m:r>
          <m:t>x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 a</w:t>
        </w:r>
      </w:ins>
      <w:ins w:id="45" w:author="PR Preview" w:date="2026-01-01T00:00:00Z">
        <w:r>
          <w:t xml:space="preserve"> </w:t>
        </w:r>
      </w:ins>
      <w:hyperlink r:id="rId16">
        <w:ins w:id="46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47" w:author="PR Preview" w:date="2026-01-01T00:00:00Z">
        <w:r>
          <w:t xml:space="preserve"> </w:t>
        </w:r>
      </w:ins>
      <m:oMath>
        <m:r>
          <m:t>X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with</w:t>
        </w:r>
      </w:ins>
      <w:ins w:id="5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3" w:author="PR Preview" w:date="2026-01-01T00:00:00Z">
        <w:r>
          <w:t xml:space="preserve">The surprisal is also called the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b/>
            <w:bCs/>
          </w:rPr>
          <w:t xml:space="preserve">self-information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[15, p. 73]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or the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information content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[16, p. 49]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</w:t>
        </w:r>
      </w:ins>
      <w:ins w:id="66" w:author="PR Preview" w:date="2026-01-01T00:00:00Z">
        <w:r>
          <w:t xml:space="preserve"> </w:t>
        </w:r>
      </w:ins>
      <m:oMath>
        <m:r>
          <m:t>x</m:t>
        </m:r>
      </m:oMath>
      <w:ins w:id="67" w:author="PR Preview" w:date="2026-01-01T00:00:00Z">
        <w:r>
          <w:t xml:space="preserve">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 the natural logarithm, the surprisal is measured in nats, and with base 2 in bits.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Evaluating</w:t>
        </w:r>
      </w:ins>
      <w:ins w:id="7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at the</w:t>
        </w:r>
      </w:ins>
      <w:ins w:id="75" w:author="PR Preview" w:date="2026-01-01T00:00:00Z">
        <w:r>
          <w:t xml:space="preserve"> </w:t>
        </w:r>
      </w:ins>
      <w:hyperlink r:id="rId13">
        <w:ins w:id="76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77" w:author="PR Preview" w:date="2026-01-01T00:00:00Z">
        <w:r>
          <w:t xml:space="preserve"> </w:t>
        </w:r>
      </w:ins>
      <m:oMath>
        <m:r>
          <m:t>X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itself gives the random variable</w:t>
        </w:r>
      </w:ins>
      <w:ins w:id="80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1" w:author="PR Preview" w:date="2026-01-01T00:00:00Z">
        <w:r>
          <w:t xml:space="preserve">, which equals</w:t>
        </w:r>
      </w:ins>
      <w:ins w:id="8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when</w:t>
        </w:r>
      </w:ins>
      <w:ins w:id="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 notation leaves the</w:t>
        </w:r>
      </w:ins>
      <w:ins w:id="89" w:author="PR Preview" w:date="2026-01-01T00:00:00Z">
        <w:r>
          <w:t xml:space="preserve"> </w:t>
        </w:r>
      </w:ins>
      <w:hyperlink r:id="rId10">
        <w:ins w:id="90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of</w:t>
        </w:r>
      </w:ins>
      <w:ins w:id="93" w:author="PR Preview" w:date="2026-01-01T00:00:00Z">
        <w:r>
          <w:t xml:space="preserve"> </w:t>
        </w:r>
      </w:ins>
      <m:oMath>
        <m:r>
          <m:t>X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implicit.</w:t>
        </w:r>
      </w:ins>
    </w:p>
    <w:bookmarkEnd w:id="164"/>
    <w:bookmarkStart w:id="165" w:name="exm-surprisal-coin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Example 41 (Surprisal of the values of a biased coin flip)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Let</w:t>
        </w:r>
      </w:ins>
      <w:ins w:id="99" w:author="PR Preview" w:date="2026-01-01T00:00:00Z">
        <w:r>
          <w:t xml:space="preserve"> </w:t>
        </w:r>
      </w:ins>
      <m:oMath>
        <m:r>
          <m:t>X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be</w:t>
        </w:r>
      </w:ins>
      <w:ins w:id="102" w:author="PR Preview" w:date="2026-01-01T00:00:00Z">
        <w:r>
          <w:t xml:space="preserve"> </w:t>
        </w:r>
      </w:ins>
      <m:oMath>
        <m:r>
          <m:t>1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if one flip of a coin lands heads and</w:t>
        </w:r>
      </w:ins>
      <w:ins w:id="105" w:author="PR Preview" w:date="2026-01-01T00:00:00Z">
        <w:r>
          <w:t xml:space="preserve"> </w:t>
        </w:r>
      </w:ins>
      <m:oMath>
        <m:r>
          <m:t>0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if it lands tails, with</w:t>
        </w:r>
      </w:ins>
      <w:ins w:id="10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</w:t>
        </w:r>
      </w:ins>
      <w:ins w:id="1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Using logarithms to base 2, so that</w:t>
        </w:r>
      </w:ins>
      <w:ins w:id="115" w:author="PR Preview" w:date="2026-01-01T00:00:00Z">
        <w:r>
          <w:t xml:space="preserve"> </w:t>
        </w:r>
      </w:ins>
      <w:hyperlink w:anchor="def-surprisal">
        <w:ins w:id="116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measured in bits, the surprisal of the value</w:t>
        </w:r>
      </w:ins>
      <w:ins w:id="119" w:author="PR Preview" w:date="2026-01-01T00:00:00Z">
        <w:r>
          <w:t xml:space="preserve"> </w:t>
        </w:r>
      </w:ins>
      <m:oMath>
        <m:r>
          <m:t>1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(heads) is</w:t>
        </w:r>
      </w:ins>
      <w:ins w:id="12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bits,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 the surprisal of the value</w:t>
        </w:r>
      </w:ins>
      <w:ins w:id="127" w:author="PR Preview" w:date="2026-01-01T00:00:00Z">
        <w:r>
          <w:t xml:space="preserve"> </w:t>
        </w:r>
      </w:ins>
      <m:oMath>
        <m:r>
          <m:t>0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(tails) is</w:t>
        </w:r>
      </w:ins>
      <w:ins w:id="130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bits.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a fair coin, each value of</w:t>
        </w:r>
      </w:ins>
      <w:ins w:id="135" w:author="PR Preview" w:date="2026-01-01T00:00:00Z">
        <w:r>
          <w:t xml:space="preserve"> </w:t>
        </w:r>
      </w:ins>
      <m:oMath>
        <m:r>
          <m:t>X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has surprisal</w:t>
        </w:r>
      </w:ins>
      <w:ins w:id="13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bit.</w:t>
        </w:r>
      </w:ins>
    </w:p>
    <w:bookmarkEnd w:id="165"/>
    <w:bookmarkStart w:id="166" w:name="rem-surprisal-rarity"/>
    <w:p>
      <w:pPr>
        <w:pStyle w:val="BodyText"/>
      </w:pPr>
      <w:ins w:id="141" w:author="PR Preview" w:date="2026-01-01T00:00:00Z">
        <w:r>
          <w:rPr>
            <w:i/>
            <w:iCs/>
          </w:rPr>
          <w:t xml:space="preserve">Remark 9</w:t>
        </w:r>
      </w:ins>
      <w:ins w:id="142" w:author="PR Preview" w:date="2026-01-01T00:00:00Z">
        <w:r>
          <w:t xml:space="preserve"> (Rarer values are more surprising). </w:t>
        </w:r>
      </w:ins>
      <w:ins w:id="143" w:author="PR Preview" w:date="2026-01-01T00:00:00Z">
        <w:r>
          <w:t xml:space="preserve">A possible value</w:t>
        </w:r>
      </w:ins>
      <w:ins w:id="144" w:author="PR Preview" w:date="2026-01-01T00:00:00Z">
        <w:r>
          <w:t xml:space="preserve"> </w:t>
        </w:r>
      </w:ins>
      <m:oMath>
        <m:r>
          <m:t>x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with</w:t>
        </w:r>
      </w:ins>
      <w:ins w:id="147" w:author="PR Preview" w:date="2026-01-01T00:00:00Z">
        <w:r>
          <w:t xml:space="preserve"> </w:t>
        </w:r>
      </w:ins>
      <w:hyperlink r:id="rId21">
        <w:ins w:id="148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4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has</w:t>
        </w:r>
      </w:ins>
      <w:ins w:id="152" w:author="PR Preview" w:date="2026-01-01T00:00:00Z">
        <w:r>
          <w:t xml:space="preserve"> </w:t>
        </w:r>
      </w:ins>
      <w:hyperlink w:anchor="def-surprisal">
        <w:ins w:id="153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54" w:author="PR Preview" w:date="2026-01-01T00:00:00Z">
        <w:r>
          <w:t xml:space="preserve"> </w:t>
        </w:r>
      </w:ins>
      <m:oMath>
        <m:r>
          <m:t>0</m:t>
        </m:r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and the surprisal grows without bound as</w:t>
        </w:r>
      </w:ins>
      <w:ins w:id="15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ins w:id="159" w:author="PR Preview" w:date="2026-01-01T00:00:00Z">
        <w:r>
          <w:t xml:space="preserve">.</w:t>
        </w:r>
      </w:ins>
    </w:p>
    <w:bookmarkEnd w:id="166"/>
    <w:bookmarkStart w:id="167" w:name="def-entropy"/>
    <w:p>
      <w:pPr>
        <w:pStyle w:val="BodyText"/>
      </w:pPr>
      <w:ins w:id="160" w:author="PR Preview" w:date="2026-01-01T00:00:00Z">
        <w:r>
          <w:rPr>
            <w:b/>
            <w:bCs/>
          </w:rPr>
          <w:t xml:space="preserve">Definition 22 (Entropy)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entropy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 a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i/>
            <w:iCs/>
          </w:rPr>
          <w:t xml:space="preserve">discrete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random variable</w:t>
        </w:r>
      </w:ins>
      <w:ins w:id="171" w:author="PR Preview" w:date="2026-01-01T00:00:00Z">
        <w:r>
          <w:t xml:space="preserve"> </w:t>
        </w:r>
      </w:ins>
      <m:oMath>
        <m:r>
          <m:t>X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with</w:t>
        </w:r>
      </w:ins>
      <w:ins w:id="174" w:author="PR Preview" w:date="2026-01-01T00:00:00Z">
        <w:r>
          <w:t xml:space="preserve"> </w:t>
        </w:r>
      </w:ins>
      <w:hyperlink r:id="rId10">
        <w:ins w:id="175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7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 the</w:t>
        </w:r>
      </w:ins>
      <w:ins w:id="179" w:author="PR Preview" w:date="2026-01-01T00:00:00Z">
        <w:r>
          <w:t xml:space="preserve"> </w:t>
        </w:r>
      </w:ins>
      <w:hyperlink w:anchor="def-expectation">
        <w:ins w:id="18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of its</w:t>
        </w:r>
      </w:ins>
      <w:ins w:id="183" w:author="PR Preview" w:date="2026-01-01T00:00:00Z">
        <w:r>
          <w:t xml:space="preserve"> </w:t>
        </w:r>
      </w:ins>
      <w:hyperlink w:anchor="def-surprisal">
        <w:ins w:id="184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85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[17]</w:t>
        </w:r>
      </w:ins>
      <w:ins w:id="1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del w:id="189" w:author="PR Preview" w:date="2026-01-01T00:00:00Z">
        <w:r>
          <w:rPr>
            <w:i/>
            <w:iCs/>
          </w:rPr>
          <w:delText xml:space="preserve">Remark 9</w:delText>
        </w:r>
      </w:del>
      <w:del w:id="190" w:author="PR Preview" w:date="2026-01-01T00:00:00Z">
        <w:r>
          <w:delText xml:space="preserve"> (The base of the logarithm is a unit). </w:delText>
        </w:r>
      </w:del>
      <w:del w:id="191" w:author="PR Preview" w:date="2026-01-01T00:00:00Z">
        <w:r>
          <w:delText xml:space="preserve">With the natural logarithm, entropy is measured in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rPr>
            <w:i/>
            <w:iCs/>
          </w:rPr>
          <w:delText xml:space="preserve">nats</w:delText>
        </w:r>
      </w:del>
      <w:del w:id="194" w:author="PR Preview" w:date="2026-01-01T00:00:00Z">
        <w:r>
          <w:delText xml:space="preserve">.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With base 2, it is measured in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i/>
            <w:iCs/>
          </w:rPr>
          <w:delText xml:space="preserve">bits</w:delText>
        </w:r>
      </w:del>
      <w:del w:id="199" w:author="PR Preview" w:date="2026-01-01T00:00:00Z">
        <w:r>
          <w:delText xml:space="preserve">.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Changing the base multiplies every entropy by the same positive constant.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It does not change which distribution has the larger entropy.</w:delText>
        </w:r>
      </w:del>
    </w:p>
    <w:p>
      <w:pPr>
        <w:pStyle w:val="BodyText"/>
      </w:pPr>
      <w:del w:id="204" w:author="PR Preview" w:date="2026-01-01T00:00:00Z">
        <w:r>
          <w:rPr>
            <w:b/>
            <w:bCs/>
          </w:rPr>
          <w:delText xml:space="preserve">Example 41 (Entropy of a coin flip)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Let</w:delText>
        </w:r>
      </w:del>
      <w:del w:id="207" w:author="PR Preview" w:date="2026-01-01T00:00:00Z">
        <w:r>
          <w:delText xml:space="preserve"> </w:delText>
        </w:r>
      </w:del>
      <m:oMath>
        <m:r>
          <m:t>X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be the result of one flip of a coin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with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and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(</w:delText>
        </w:r>
      </w:del>
      <w:hyperlink r:id="rId26">
        <w:del w:id="218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219" w:author="PR Preview" w:date="2026-01-01T00:00:00Z">
        <w:r>
          <w:delText xml:space="preserve">).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222" w:author="PR Preview" w:date="2026-01-01T00:00:00Z">
        <w:r>
          <w:rPr>
            <w:i/>
            <w:iCs/>
          </w:rPr>
          <w:t xml:space="preserve">Remark 10</w:t>
        </w:r>
      </w:ins>
      <w:ins w:id="223" w:author="PR Preview" w:date="2026-01-01T00:00:00Z">
        <w:r>
          <w:t xml:space="preserve"> (The base of the logarithm is a unit). </w:t>
        </w:r>
      </w:ins>
      <w:ins w:id="224" w:author="PR Preview" w:date="2026-01-01T00:00:00Z">
        <w:r>
          <w:t xml:space="preserve">With the natural logarithm, entropy is measured in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i/>
            <w:iCs/>
          </w:rPr>
          <w:t xml:space="preserve">nats</w:t>
        </w:r>
      </w:ins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With base 2, it is measured in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i/>
            <w:iCs/>
          </w:rPr>
          <w:t xml:space="preserve">bits</w:t>
        </w:r>
      </w:ins>
      <w:ins w:id="232" w:author="PR Preview" w:date="2026-01-01T00:00:00Z">
        <w:r>
          <w:t xml:space="preserve">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Changing the base multiplies every entropy by the same positive constant.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It does not change which distribution has the larger entropy.</w:t>
        </w:r>
      </w:ins>
    </w:p>
    <w:bookmarkEnd w:id="168"/>
    <w:bookmarkStart w:id="169" w:name="exm-entropy-coin"/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Example 42 (Entropy of a coin flip)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Let</w:t>
        </w:r>
      </w:ins>
      <w:ins w:id="240" w:author="PR Preview" w:date="2026-01-01T00:00:00Z">
        <w:r>
          <w:t xml:space="preserve"> </w:t>
        </w:r>
      </w:ins>
      <m:oMath>
        <m:r>
          <m:t>X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be the result of one flip of a coin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with</w:t>
        </w:r>
      </w:ins>
      <w:ins w:id="24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</w:t>
        </w:r>
      </w:ins>
      <w:ins w:id="24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(</w:t>
        </w:r>
      </w:ins>
      <w:hyperlink r:id="rId26">
        <w:ins w:id="251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252" w:author="PR Preview" w:date="2026-01-01T00:00:00Z">
        <w:r>
          <w:t xml:space="preserve">).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del w:id="255" w:author="PR Preview" w:date="2026-01-01T00:00:00Z">
        <w:r>
          <w:rPr>
            <w:i/>
            <w:iCs/>
          </w:rPr>
          <w:delText xml:space="preserve">Remark 10</w:delText>
        </w:r>
      </w:del>
      <w:del w:id="256" w:author="PR Preview" w:date="2026-01-01T00:00:00Z">
        <w:r>
          <w:delText xml:space="preserve"> (Where the definition comes from). </w:delText>
        </w:r>
      </w:del>
      <w:del w:id="257" w:author="PR Preview" w:date="2026-01-01T00:00:00Z">
        <w:r>
          <w:delText xml:space="preserve">Murphy [16, Sec. 2.8.1], p. 56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defines entropy this way,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and notes that among distributions on</w:delText>
        </w:r>
      </w:del>
      <w:del w:id="262" w:author="PR Preview" w:date="2026-01-01T00:00:00Z">
        <w:r>
          <w:delText xml:space="preserve"> </w:delText>
        </w:r>
      </w:del>
      <m:oMath>
        <m:r>
          <m:t>K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outcomes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it is largest,</w:delText>
        </w:r>
      </w:del>
      <w:del w:id="26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268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269" w:author="PR Preview" w:date="2026-01-01T00:00:00Z">
        <w:r>
          <w:rPr>
            <w:b/>
            <w:bCs/>
          </w:rPr>
          <w:delText xml:space="preserve">Definition 22 (Cross-entropy)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Let</w:delText>
        </w:r>
      </w:del>
      <w:del w:id="272" w:author="PR Preview" w:date="2026-01-01T00:00:00Z">
        <w:r>
          <w:delText xml:space="preserve"> </w:delText>
        </w:r>
      </w:del>
      <m:oMath>
        <m:r>
          <m:t>p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</w:delText>
        </w:r>
      </w:del>
      <w:del w:id="275" w:author="PR Preview" w:date="2026-01-01T00:00:00Z">
        <w:r>
          <w:delText xml:space="preserve"> </w:delText>
        </w:r>
      </w:del>
      <m:oMath>
        <m:r>
          <m:t>q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be</w:delText>
        </w:r>
      </w:del>
      <w:del w:id="278" w:author="PR Preview" w:date="2026-01-01T00:00:00Z">
        <w:r>
          <w:delText xml:space="preserve"> </w:delText>
        </w:r>
      </w:del>
      <w:hyperlink r:id="rId10">
        <w:del w:id="279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on the same finite set of outcomes</w:delText>
        </w:r>
      </w:del>
      <w:del w:id="2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283" w:author="PR Preview" w:date="2026-01-01T00:00:00Z">
        <w:r>
          <w:delText xml:space="preserve">,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with</w:delText>
        </w:r>
      </w:del>
      <w:del w:id="28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and</w:delText>
        </w:r>
      </w:del>
      <w:del w:id="289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the probabilities of outcome</w:delText>
        </w:r>
      </w:del>
      <w:del w:id="292" w:author="PR Preview" w:date="2026-01-01T00:00:00Z">
        <w:r>
          <w:delText xml:space="preserve"> </w:delText>
        </w:r>
      </w:del>
      <m:oMath>
        <m:r>
          <m:t>k</m:t>
        </m:r>
      </m:oMath>
      <w:del w:id="293" w:author="PR Preview" w:date="2026-01-01T00:00:00Z">
        <w:r>
          <w:delText xml:space="preserve">.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The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rPr>
            <w:b/>
            <w:bCs/>
          </w:rPr>
          <w:delText xml:space="preserve">cross-entropy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of</w:delText>
        </w:r>
      </w:del>
      <w:del w:id="300" w:author="PR Preview" w:date="2026-01-01T00:00:00Z">
        <w:r>
          <w:delText xml:space="preserve"> </w:delText>
        </w:r>
      </w:del>
      <m:oMath>
        <m:r>
          <m:t>q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relative to</w:delText>
        </w:r>
      </w:del>
      <w:del w:id="303" w:author="PR Preview" w:date="2026-01-01T00:00:00Z">
        <w:r>
          <w:delText xml:space="preserve"> </w:delText>
        </w:r>
      </w:del>
      <m:oMath>
        <m:r>
          <m:t>p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[17]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8" w:author="PR Preview" w:date="2026-01-01T00:00:00Z">
        <w:r>
          <w:delText xml:space="preserve">When</w:delText>
        </w:r>
      </w:del>
      <w:del w:id="309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for an outcome with</w:delText>
        </w:r>
      </w:del>
      <w:del w:id="31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313" w:author="PR Preview" w:date="2026-01-01T00:00:00Z">
        <w:r>
          <w:delText xml:space="preserve">, the cross-entropy is infinite.</w:delText>
        </w:r>
      </w:del>
    </w:p>
    <w:p>
      <w:pPr>
        <w:pStyle w:val="BodyText"/>
      </w:pPr>
      <w:del w:id="314" w:author="PR Preview" w:date="2026-01-01T00:00:00Z">
        <w:r>
          <w:rPr>
            <w:i/>
            <w:iCs/>
          </w:rPr>
          <w:delText xml:space="preserve">Remark 11</w:delText>
        </w:r>
      </w:del>
      <w:del w:id="315" w:author="PR Preview" w:date="2026-01-01T00:00:00Z">
        <w:r>
          <w:delText xml:space="preserve"> (Cross-entropy as an expected negative log probability). </w:delText>
        </w:r>
      </w:del>
      <w:del w:id="316" w:author="PR Preview" w:date="2026-01-01T00:00:00Z">
        <w:r>
          <w:delText xml:space="preserve">The cross-entropy is the</w:delText>
        </w:r>
      </w:del>
      <w:del w:id="317" w:author="PR Preview" w:date="2026-01-01T00:00:00Z">
        <w:r>
          <w:delText xml:space="preserve"> </w:delText>
        </w:r>
      </w:del>
      <w:hyperlink w:anchor="def-expectation">
        <w:del w:id="318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of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when</w:delText>
        </w:r>
      </w:del>
      <w:del w:id="324" w:author="PR Preview" w:date="2026-01-01T00:00:00Z">
        <w:r>
          <w:delText xml:space="preserve"> </w:delText>
        </w:r>
      </w:del>
      <m:oMath>
        <m:r>
          <m:t>X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has probability mass function</w:delText>
        </w:r>
      </w:del>
      <w:del w:id="327" w:author="PR Preview" w:date="2026-01-01T00:00:00Z">
        <w:r>
          <w:delText xml:space="preserve"> </w:delText>
        </w:r>
      </w:del>
      <m:oMath>
        <m:r>
          <m:t>p</m:t>
        </m:r>
      </m:oMath>
      <w:del w:id="328" w:author="PR Preview" w:date="2026-01-01T00:00:00Z">
        <w:r>
          <w:delText xml:space="preserve">.</w:delText>
        </w:r>
      </w:del>
    </w:p>
    <w:p>
      <w:pPr>
        <w:pStyle w:val="BodyText"/>
      </w:pPr>
      <w:del w:id="329" w:author="PR Preview" w:date="2026-01-01T00:00:00Z">
        <w:r>
          <w:rPr>
            <w:i/>
            <w:iCs/>
          </w:rPr>
          <w:delText xml:space="preserve">Remark 12</w:delText>
        </w:r>
      </w:del>
      <w:del w:id="330" w:author="PR Preview" w:date="2026-01-01T00:00:00Z">
        <w:r>
          <w:delText xml:space="preserve"> (Entropy is the cross-entropy of a distribution with itself). </w:delText>
        </w:r>
      </w:del>
      <w:del w:id="331" w:author="PR Preview" w:date="2026-01-01T00:00:00Z">
        <w:r>
          <w:delText xml:space="preserve">Setting</w:delText>
        </w:r>
      </w:del>
      <w:del w:id="33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gives</w:delText>
        </w:r>
      </w:del>
      <w:del w:id="335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which is the</w:delText>
        </w:r>
      </w:del>
      <w:del w:id="339" w:author="PR Preview" w:date="2026-01-01T00:00:00Z">
        <w:r>
          <w:delText xml:space="preserve"> </w:delText>
        </w:r>
      </w:del>
      <w:hyperlink w:anchor="def-entropy">
        <w:del w:id="340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of a random variable with mass function</w:delText>
        </w:r>
      </w:del>
      <w:del w:id="343" w:author="PR Preview" w:date="2026-01-01T00:00:00Z">
        <w:r>
          <w:delText xml:space="preserve"> </w:delText>
        </w:r>
      </w:del>
      <m:oMath>
        <m:r>
          <m:t>p</m:t>
        </m:r>
      </m:oMath>
      <w:del w:id="344" w:author="PR Preview" w:date="2026-01-01T00:00:00Z">
        <w:r>
          <w:delText xml:space="preserve">.</w:delText>
        </w:r>
      </w:del>
    </w:p>
    <w:p>
      <w:pPr>
        <w:pStyle w:val="BodyText"/>
      </w:pPr>
      <w:del w:id="345" w:author="PR Preview" w:date="2026-01-01T00:00:00Z">
        <w:r>
          <w:rPr>
            <w:b/>
            <w:bCs/>
          </w:rPr>
          <w:delText xml:space="preserve">Definition 23 (Kullback–Leibler divergence (KL divergence, relative entropy))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For</w:delText>
        </w:r>
      </w:del>
      <w:del w:id="348" w:author="PR Preview" w:date="2026-01-01T00:00:00Z">
        <w:r>
          <w:delText xml:space="preserve"> </w:delText>
        </w:r>
      </w:del>
      <m:oMath>
        <m:r>
          <m:t>p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and</w:delText>
        </w:r>
      </w:del>
      <w:del w:id="351" w:author="PR Preview" w:date="2026-01-01T00:00:00Z">
        <w:r>
          <w:delText xml:space="preserve"> </w:delText>
        </w:r>
      </w:del>
      <m:oMath>
        <m:r>
          <m:t>q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as in</w:delText>
        </w:r>
      </w:del>
      <w:del w:id="354" w:author="PR Preview" w:date="2026-01-01T00:00:00Z">
        <w:r>
          <w:delText xml:space="preserve"> </w:delText>
        </w:r>
      </w:del>
      <w:hyperlink w:anchor="def-cross-entropy">
        <w:del w:id="35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56" w:author="PR Preview" w:date="2026-01-01T00:00:00Z">
        <w:r>
          <w:delText xml:space="preserve">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rPr>
            <w:b/>
            <w:bCs/>
          </w:rPr>
          <w:delText xml:space="preserve">Kullback–Leibler divergence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(</w:delText>
        </w:r>
      </w:del>
      <w:del w:id="363" w:author="PR Preview" w:date="2026-01-01T00:00:00Z">
        <w:r>
          <w:rPr>
            <w:b/>
            <w:bCs/>
          </w:rPr>
          <w:delText xml:space="preserve">KL divergence</w:delText>
        </w:r>
      </w:del>
      <w:del w:id="364" w:author="PR Preview" w:date="2026-01-01T00:00:00Z">
        <w:r>
          <w:delText xml:space="preserve">, or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relative entropy</w:delText>
        </w:r>
      </w:del>
      <w:del w:id="367" w:author="PR Preview" w:date="2026-01-01T00:00:00Z">
        <w:r>
          <w:delText xml:space="preserve">)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of</w:delText>
        </w:r>
      </w:del>
      <w:del w:id="370" w:author="PR Preview" w:date="2026-01-01T00:00:00Z">
        <w:r>
          <w:delText xml:space="preserve"> </w:delText>
        </w:r>
      </w:del>
      <m:oMath>
        <m:r>
          <m:t>q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from</w:delText>
        </w:r>
      </w:del>
      <w:del w:id="373" w:author="PR Preview" w:date="2026-01-01T00:00:00Z">
        <w:r>
          <w:delText xml:space="preserve"> </w:delText>
        </w:r>
      </w:del>
      <m:oMath>
        <m:r>
          <m:t>p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6" w:author="PR Preview" w:date="2026-01-01T00:00:00Z">
        <w:r>
          <w:rPr>
            <w:i/>
            <w:iCs/>
          </w:rPr>
          <w:delText xml:space="preserve">Remark 13</w:delText>
        </w:r>
      </w:del>
      <w:del w:id="377" w:author="PR Preview" w:date="2026-01-01T00:00:00Z">
        <w:r>
          <w:delText xml:space="preserve"> (The divergence is not symmetric). </w:delText>
        </w:r>
      </w:del>
      <w:del w:id="378" w:author="PR Preview" w:date="2026-01-01T00:00:00Z">
        <w:r>
          <w:delText xml:space="preserve">In general,</w:delText>
        </w:r>
      </w:del>
      <w:del w:id="37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del w:id="380" w:author="PR Preview" w:date="2026-01-01T00:00:00Z">
        <w:r>
          <w:delText xml:space="preserve">,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so it is not a distance between</w:delText>
        </w:r>
      </w:del>
      <w:del w:id="383" w:author="PR Preview" w:date="2026-01-01T00:00:00Z">
        <w:r>
          <w:delText xml:space="preserve"> </w:delText>
        </w:r>
      </w:del>
      <m:oMath>
        <m:r>
          <m:t>p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and</w:delText>
        </w:r>
      </w:del>
      <w:del w:id="386" w:author="PR Preview" w:date="2026-01-01T00:00:00Z">
        <w:r>
          <w:delText xml:space="preserve"> </w:delText>
        </w:r>
      </w:del>
      <m:oMath>
        <m:r>
          <m:t>q</m:t>
        </m:r>
      </m:oMath>
      <w:del w:id="387" w:author="PR Preview" w:date="2026-01-01T00:00:00Z">
        <w:r>
          <w:delText xml:space="preserve">.</w:delText>
        </w:r>
      </w:del>
    </w:p>
    <w:p>
      <w:pPr>
        <w:pStyle w:val="BodyText"/>
      </w:pPr>
      <w:del w:id="388" w:author="PR Preview" w:date="2026-01-01T00:00:00Z">
        <w:r>
          <w:rPr>
            <w:b/>
            <w:bCs/>
          </w:rPr>
          <w:delText xml:space="preserve">Example 42 (Cross-entropy and divergence for two coins)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Let</w:delText>
        </w:r>
      </w:del>
      <w:del w:id="3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be a fair coin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and</w:delText>
        </w:r>
      </w:del>
      <w:del w:id="39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 coin biased toward the second outcome.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Using logarithms to base 2,</w:delText>
        </w:r>
      </w:del>
      <w:del w:id="40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and</w:delText>
        </w:r>
      </w:del>
      <w:del w:id="4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405" w:author="PR Preview" w:date="2026-01-01T00:00:00Z">
        <w:r>
          <w:delText xml:space="preserve">, so</w:delText>
        </w:r>
      </w:del>
    </w:p>
    <w:p>
      <w:pPr>
        <w:pStyle w:val="BodyText"/>
      </w:pPr>
      <w:ins w:id="406" w:author="PR Preview" w:date="2026-01-01T00:00:00Z">
        <w:r>
          <w:rPr>
            <w:i/>
            <w:iCs/>
          </w:rPr>
          <w:t xml:space="preserve">Remark 11</w:t>
        </w:r>
      </w:ins>
      <w:ins w:id="407" w:author="PR Preview" w:date="2026-01-01T00:00:00Z">
        <w:r>
          <w:t xml:space="preserve"> (Where the definition comes from). </w:t>
        </w:r>
      </w:ins>
      <w:ins w:id="408" w:author="PR Preview" w:date="2026-01-01T00:00:00Z">
        <w:r>
          <w:t xml:space="preserve">Murphy [18, Sec. 2.8.1], p. 56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defines entropy this way,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 notes that among distributions on</w:t>
        </w:r>
      </w:ins>
      <w:ins w:id="413" w:author="PR Preview" w:date="2026-01-01T00:00:00Z">
        <w:r>
          <w:t xml:space="preserve"> </w:t>
        </w:r>
      </w:ins>
      <m:oMath>
        <m:r>
          <m:t>K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outcomes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it is largest,</w:t>
        </w:r>
      </w:ins>
      <w:ins w:id="41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419" w:author="PR Preview" w:date="2026-01-01T00:00:00Z">
        <w:r>
          <w:t xml:space="preserve">, for the uniform distribution.</w:t>
        </w:r>
      </w:ins>
    </w:p>
    <w:bookmarkEnd w:id="170"/>
    <w:bookmarkStart w:id="171" w:name="def-cross-entropy"/>
    <w:p>
      <w:pPr>
        <w:pStyle w:val="BodyText"/>
      </w:pPr>
      <w:ins w:id="420" w:author="PR Preview" w:date="2026-01-01T00:00:00Z">
        <w:r>
          <w:rPr>
            <w:b/>
            <w:bCs/>
          </w:rPr>
          <w:t xml:space="preserve">Definition 23 (Cross-entropy)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Let</w:t>
        </w:r>
      </w:ins>
      <w:ins w:id="423" w:author="PR Preview" w:date="2026-01-01T00:00:00Z">
        <w:r>
          <w:t xml:space="preserve"> </w:t>
        </w:r>
      </w:ins>
      <m:oMath>
        <m:r>
          <m:t>p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and</w:t>
        </w:r>
      </w:ins>
      <w:ins w:id="426" w:author="PR Preview" w:date="2026-01-01T00:00:00Z">
        <w:r>
          <w:t xml:space="preserve"> </w:t>
        </w:r>
      </w:ins>
      <m:oMath>
        <m:r>
          <m:t>q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be</w:t>
        </w:r>
      </w:ins>
      <w:ins w:id="429" w:author="PR Preview" w:date="2026-01-01T00:00:00Z">
        <w:r>
          <w:t xml:space="preserve"> </w:t>
        </w:r>
      </w:ins>
      <w:hyperlink r:id="rId10">
        <w:ins w:id="430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on the same finite set of outcomes</w:t>
        </w:r>
      </w:ins>
      <w:ins w:id="4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with</w:t>
        </w:r>
      </w:ins>
      <w:ins w:id="43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</w:t>
        </w:r>
      </w:ins>
      <w:ins w:id="44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the probabilities of outcome</w:t>
        </w:r>
      </w:ins>
      <w:ins w:id="443" w:author="PR Preview" w:date="2026-01-01T00:00:00Z">
        <w:r>
          <w:t xml:space="preserve"> </w:t>
        </w:r>
      </w:ins>
      <m:oMath>
        <m:r>
          <m:t>k</m:t>
        </m:r>
      </m:oMath>
      <w:ins w:id="444" w:author="PR Preview" w:date="2026-01-01T00:00:00Z">
        <w:r>
          <w:t xml:space="preserve">.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rPr>
            <w:b/>
            <w:bCs/>
          </w:rPr>
          <w:t xml:space="preserve">cross-entropy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of</w:t>
        </w:r>
      </w:ins>
      <w:ins w:id="451" w:author="PR Preview" w:date="2026-01-01T00:00:00Z">
        <w:r>
          <w:t xml:space="preserve"> </w:t>
        </w:r>
      </w:ins>
      <m:oMath>
        <m:r>
          <m:t>q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relative to</w:t>
        </w:r>
      </w:ins>
      <w:ins w:id="454" w:author="PR Preview" w:date="2026-01-01T00:00:00Z">
        <w:r>
          <w:t xml:space="preserve"> </w:t>
        </w:r>
      </w:ins>
      <m:oMath>
        <m:r>
          <m:t>p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[19]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59" w:author="PR Preview" w:date="2026-01-01T00:00:00Z">
        <w:r>
          <w:t xml:space="preserve">We take</w:t>
        </w:r>
      </w:ins>
      <w:ins w:id="46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61" w:author="PR Preview" w:date="2026-01-01T00:00:00Z">
        <w:r>
          <w:t xml:space="preserve">, so when</w:t>
        </w:r>
      </w:ins>
      <w:ins w:id="46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for an outcome with</w:t>
        </w:r>
      </w:ins>
      <w:ins w:id="46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466" w:author="PR Preview" w:date="2026-01-01T00:00:00Z">
        <w:r>
          <w:t xml:space="preserve">, the cross-entropy is infinite.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 term with</w:t>
        </w:r>
      </w:ins>
      <w:ins w:id="46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is taken to be</w:t>
        </w:r>
      </w:ins>
      <w:ins w:id="472" w:author="PR Preview" w:date="2026-01-01T00:00:00Z">
        <w:r>
          <w:t xml:space="preserve"> </w:t>
        </w:r>
      </w:ins>
      <m:oMath>
        <m:r>
          <m:t>0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whatever</w:t>
        </w:r>
      </w:ins>
      <w:ins w:id="47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is, as for</w:t>
        </w:r>
      </w:ins>
      <w:ins w:id="478" w:author="PR Preview" w:date="2026-01-01T00:00:00Z">
        <w:r>
          <w:t xml:space="preserve"> </w:t>
        </w:r>
      </w:ins>
      <w:hyperlink w:anchor="def-entropy">
        <w:ins w:id="479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480" w:author="PR Preview" w:date="2026-01-01T00:00:00Z">
        <w:r>
          <w:t xml:space="preserve">.</w:t>
        </w:r>
      </w:ins>
    </w:p>
    <w:bookmarkEnd w:id="171"/>
    <w:bookmarkStart w:id="172" w:name="exr-cross-entropy-numeric-expectation"/>
    <w:p>
      <w:pPr>
        <w:pStyle w:val="BodyText"/>
      </w:pPr>
      <w:ins w:id="481" w:author="PR Preview" w:date="2026-01-01T00:00:00Z">
        <w:r>
          <w:rPr>
            <w:b/>
            <w:bCs/>
          </w:rPr>
          <w:t xml:space="preserve">Exercise 8 (Expected negative log probability for two mass functions)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Let</w:t>
        </w:r>
      </w:ins>
      <w:ins w:id="484" w:author="PR Preview" w:date="2026-01-01T00:00:00Z">
        <w:r>
          <w:t xml:space="preserve"> </w:t>
        </w:r>
      </w:ins>
      <m:oMath>
        <m:r>
          <m:t>X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have</w:t>
        </w:r>
      </w:ins>
      <w:ins w:id="487" w:author="PR Preview" w:date="2026-01-01T00:00:00Z">
        <w:r>
          <w:t xml:space="preserve"> </w:t>
        </w:r>
      </w:ins>
      <w:hyperlink r:id="rId10">
        <w:ins w:id="488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4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on</w:t>
        </w:r>
      </w:ins>
      <w:ins w:id="49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93" w:author="PR Preview" w:date="2026-01-01T00:00:00Z">
        <w:r>
          <w:t xml:space="preserve">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 let</w:t>
        </w:r>
      </w:ins>
      <w:ins w:id="49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be another probability mass function on</w:t>
        </w:r>
      </w:ins>
      <w:ins w:id="49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00" w:author="PR Preview" w:date="2026-01-01T00:00:00Z">
        <w:r>
          <w:t xml:space="preserve">.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Write</w:t>
        </w:r>
      </w:ins>
      <w:ins w:id="503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for the</w:t>
        </w:r>
      </w:ins>
      <w:ins w:id="506" w:author="PR Preview" w:date="2026-01-01T00:00:00Z">
        <w:r>
          <w:t xml:space="preserve"> </w:t>
        </w:r>
      </w:ins>
      <w:hyperlink r:id="rId13">
        <w:ins w:id="507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that equals</w:t>
        </w:r>
      </w:ins>
      <w:ins w:id="51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when</w:t>
        </w:r>
      </w:ins>
      <w:ins w:id="5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514" w:author="PR Preview" w:date="2026-01-01T00:00:00Z">
        <w:r>
          <w:t xml:space="preserve">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Find the probability mass function of</w:t>
        </w:r>
      </w:ins>
      <w:ins w:id="51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ins w:id="518" w:author="PR Preview" w:date="2026-01-01T00:00:00Z">
        <w:r>
          <w:t xml:space="preserve">, and compute</w:t>
        </w:r>
      </w:ins>
      <w:ins w:id="51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from it.</w:t>
        </w:r>
      </w:ins>
    </w:p>
    <w:bookmarkEnd w:id="172"/>
    <w:bookmarkStart w:id="173" w:name="sol-cross-entropy-numeric-expectation"/>
    <w:p>
      <w:pPr>
        <w:pStyle w:val="BodyText"/>
      </w:pPr>
      <w:ins w:id="522" w:author="PR Preview" w:date="2026-01-01T00:00:00Z">
        <w:r>
          <w:rPr>
            <w:i/>
            <w:iCs/>
          </w:rPr>
          <w:t xml:space="preserve">Solution 4</w:t>
        </w:r>
      </w:ins>
      <w:ins w:id="523" w:author="PR Preview" w:date="2026-01-01T00:00:00Z">
        <w:r>
          <w:t xml:space="preserve">. </w:t>
        </w:r>
      </w:ins>
      <w:ins w:id="524" w:author="PR Preview" w:date="2026-01-01T00:00:00Z">
        <w:r>
          <w:t xml:space="preserve">The variable</w:t>
        </w:r>
      </w:ins>
      <w:ins w:id="525" w:author="PR Preview" w:date="2026-01-01T00:00:00Z">
        <w:r>
          <w:t xml:space="preserve"> </w:t>
        </w:r>
      </w:ins>
      <m:oMath>
        <m:r>
          <m:t>Y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equals</w:t>
        </w:r>
      </w:ins>
      <w:ins w:id="5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when</w:t>
        </w:r>
      </w:ins>
      <w:ins w:id="53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and</w:t>
        </w:r>
      </w:ins>
      <w:ins w:id="5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when</w:t>
        </w:r>
      </w:ins>
      <w:ins w:id="5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539" w:author="PR Preview" w:date="2026-01-01T00:00:00Z">
        <w:r>
          <w:t xml:space="preserve">.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So</w:t>
        </w:r>
      </w:ins>
      <w:ins w:id="5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and</w:t>
        </w:r>
      </w:ins>
      <w:ins w:id="54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54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ins w:id="547" w:author="PR Preview" w:date="2026-01-01T00:00:00Z">
        <w:r>
          <w:rPr>
            <w:b/>
            <w:bCs/>
          </w:rPr>
          <w:t xml:space="preserve">Exercise 9 (Cross-entropy of two mass functions from the definition)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Let</w:t>
        </w:r>
      </w:ins>
      <w:ins w:id="5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</w:t>
        </w:r>
      </w:ins>
      <w:ins w:id="55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be</w:t>
        </w:r>
      </w:ins>
      <w:ins w:id="556" w:author="PR Preview" w:date="2026-01-01T00:00:00Z">
        <w:r>
          <w:t xml:space="preserve"> </w:t>
        </w:r>
      </w:ins>
      <w:hyperlink r:id="rId10">
        <w:ins w:id="557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on</w:t>
        </w:r>
      </w:ins>
      <w:ins w:id="5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61" w:author="PR Preview" w:date="2026-01-01T00:00:00Z">
        <w:r>
          <w:t xml:space="preserve">.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Compute the</w:t>
        </w:r>
      </w:ins>
      <w:ins w:id="564" w:author="PR Preview" w:date="2026-01-01T00:00:00Z">
        <w:r>
          <w:t xml:space="preserve"> </w:t>
        </w:r>
      </w:ins>
      <w:hyperlink w:anchor="def-cross-entropy">
        <w:ins w:id="565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56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in bits from its definition.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Compare it with your value of</w:t>
        </w:r>
      </w:ins>
      <w:ins w:id="57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from</w:t>
        </w:r>
      </w:ins>
      <w:ins w:id="574" w:author="PR Preview" w:date="2026-01-01T00:00:00Z">
        <w:r>
          <w:t xml:space="preserve"> </w:t>
        </w:r>
      </w:ins>
      <w:hyperlink w:anchor="exr-cross-entropy-numeric-expectation">
        <w:ins w:id="575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576" w:author="PR Preview" w:date="2026-01-01T00:00:00Z">
        <w:r>
          <w:t xml:space="preserve">, where</w:t>
        </w:r>
      </w:ins>
      <w:ins w:id="577" w:author="PR Preview" w:date="2026-01-01T00:00:00Z">
        <w:r>
          <w:t xml:space="preserve"> </w:t>
        </w:r>
      </w:ins>
      <m:oMath>
        <m:r>
          <m:t>X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has</w:t>
        </w:r>
      </w:ins>
      <w:ins w:id="580" w:author="PR Preview" w:date="2026-01-01T00:00:00Z">
        <w:r>
          <w:t xml:space="preserve"> </w:t>
        </w:r>
      </w:ins>
      <w:hyperlink r:id="rId10">
        <w:ins w:id="581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582" w:author="PR Preview" w:date="2026-01-01T00:00:00Z">
        <w:r>
          <w:t xml:space="preserve"> </w:t>
        </w:r>
      </w:ins>
      <m:oMath>
        <m:r>
          <m:t>p</m:t>
        </m:r>
      </m:oMath>
      <w:ins w:id="583" w:author="PR Preview" w:date="2026-01-01T00:00:00Z">
        <w:r>
          <w:t xml:space="preserve">.</w:t>
        </w:r>
      </w:ins>
    </w:p>
    <w:bookmarkEnd w:id="174"/>
    <w:bookmarkStart w:id="175" w:name="sol-cross-entropy-numeric-definition"/>
    <w:p>
      <w:pPr>
        <w:pStyle w:val="BodyText"/>
      </w:pPr>
      <w:ins w:id="584" w:author="PR Preview" w:date="2026-01-01T00:00:00Z">
        <w:r>
          <w:rPr>
            <w:i/>
            <w:iCs/>
          </w:rPr>
          <w:t xml:space="preserve">Solution 5</w:t>
        </w:r>
      </w:ins>
      <w:ins w:id="58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86" w:author="PR Preview" w:date="2026-01-01T00:00:00Z">
        <w:r>
          <w:t xml:space="preserve">The</w:t>
        </w:r>
      </w:ins>
      <w:ins w:id="587" w:author="PR Preview" w:date="2026-01-01T00:00:00Z">
        <w:r>
          <w:t xml:space="preserve"> </w:t>
        </w:r>
      </w:ins>
      <w:hyperlink w:anchor="def-cross-entropy">
        <w:ins w:id="588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equals</w:t>
        </w:r>
      </w:ins>
      <w:ins w:id="59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592" w:author="PR Preview" w:date="2026-01-01T00:00:00Z">
        <w:r>
          <w:t xml:space="preserve">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The two calculations group the same three terms differently: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the</w:t>
        </w:r>
      </w:ins>
      <w:ins w:id="597" w:author="PR Preview" w:date="2026-01-01T00:00:00Z">
        <w:r>
          <w:t xml:space="preserve"> </w:t>
        </w:r>
      </w:ins>
      <w:hyperlink w:anchor="def-expectation">
        <w:ins w:id="598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first combines</w:t>
        </w:r>
      </w:ins>
      <w:ins w:id="601" w:author="PR Preview" w:date="2026-01-01T00:00:00Z">
        <w:r>
          <w:t xml:space="preserve"> </w:t>
        </w:r>
      </w:ins>
      <w:hyperlink r:id="rId48">
        <w:ins w:id="602" w:author="PR Preview" w:date="2026-01-01T00:00:00Z">
          <w:r>
            <w:rPr>
              <w:rStyle w:val="Hyperlink"/>
            </w:rPr>
            <w:t xml:space="preserve">outcomes</w:t>
          </w:r>
        </w:ins>
      </w:hyperlink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1 and 3, which have the same value of</w:t>
        </w:r>
      </w:ins>
      <w:ins w:id="60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ins w:id="606" w:author="PR Preview" w:date="2026-01-01T00:00:00Z">
        <w:r>
          <w:t xml:space="preserve">.</w:t>
        </w:r>
      </w:ins>
    </w:p>
    <w:bookmarkEnd w:id="175"/>
    <w:bookmarkStart w:id="176" w:name="exr-cross-entropy-general-expectation"/>
    <w:p>
      <w:pPr>
        <w:pStyle w:val="BodyText"/>
      </w:pPr>
      <w:ins w:id="607" w:author="PR Preview" w:date="2026-01-01T00:00:00Z">
        <w:r>
          <w:rPr>
            <w:b/>
            <w:bCs/>
          </w:rPr>
          <w:t xml:space="preserve">Exercise 10 (Cross-entropy as an expectation when</w:t>
        </w:r>
      </w:ins>
      <w:ins w:id="608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609" w:author="PR Preview" w:date="2026-01-01T00:00:00Z">
        <w:r>
          <w:rPr>
            <w:b/>
            <w:bCs/>
          </w:rPr>
          <w:t xml:space="preserve"> </w:t>
        </w:r>
      </w:ins>
      <w:ins w:id="610" w:author="PR Preview" w:date="2026-01-01T00:00:00Z">
        <w:r>
          <w:rPr>
            <w:b/>
            <w:bCs/>
          </w:rPr>
          <w:t xml:space="preserve">is positive where</w:t>
        </w:r>
      </w:ins>
      <w:ins w:id="611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612" w:author="PR Preview" w:date="2026-01-01T00:00:00Z">
        <w:r>
          <w:rPr>
            <w:b/>
            <w:bCs/>
          </w:rPr>
          <w:t xml:space="preserve"> </w:t>
        </w:r>
      </w:ins>
      <w:ins w:id="613" w:author="PR Preview" w:date="2026-01-01T00:00:00Z">
        <w:r>
          <w:rPr>
            <w:b/>
            <w:bCs/>
          </w:rPr>
          <w:t xml:space="preserve">is)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Let</w:t>
        </w:r>
      </w:ins>
      <w:ins w:id="616" w:author="PR Preview" w:date="2026-01-01T00:00:00Z">
        <w:r>
          <w:t xml:space="preserve"> </w:t>
        </w:r>
      </w:ins>
      <m:oMath>
        <m:r>
          <m:t>p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and</w:t>
        </w:r>
      </w:ins>
      <w:ins w:id="619" w:author="PR Preview" w:date="2026-01-01T00:00:00Z">
        <w:r>
          <w:t xml:space="preserve"> </w:t>
        </w:r>
      </w:ins>
      <m:oMath>
        <m:r>
          <m:t>q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be</w:t>
        </w:r>
      </w:ins>
      <w:ins w:id="622" w:author="PR Preview" w:date="2026-01-01T00:00:00Z">
        <w:r>
          <w:t xml:space="preserve"> </w:t>
        </w:r>
      </w:ins>
      <w:hyperlink r:id="rId10">
        <w:ins w:id="623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on</w:t>
        </w:r>
      </w:ins>
      <w:ins w:id="62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with</w:t>
        </w:r>
      </w:ins>
      <w:ins w:id="62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whenever</w:t>
        </w:r>
      </w:ins>
      <w:ins w:id="63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633" w:author="PR Preview" w:date="2026-01-01T00:00:00Z">
        <w:r>
          <w:t xml:space="preserve">.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Let</w:t>
        </w:r>
      </w:ins>
      <w:ins w:id="636" w:author="PR Preview" w:date="2026-01-01T00:00:00Z">
        <w:r>
          <w:t xml:space="preserve"> </w:t>
        </w:r>
      </w:ins>
      <m:oMath>
        <m:r>
          <m:t>X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have</w:t>
        </w:r>
      </w:ins>
      <w:ins w:id="639" w:author="PR Preview" w:date="2026-01-01T00:00:00Z">
        <w:r>
          <w:t xml:space="preserve"> </w:t>
        </w:r>
      </w:ins>
      <w:hyperlink r:id="rId10">
        <w:ins w:id="640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641" w:author="PR Preview" w:date="2026-01-01T00:00:00Z">
        <w:r>
          <w:t xml:space="preserve"> </w:t>
        </w:r>
      </w:ins>
      <m:oMath>
        <m:r>
          <m:t>p</m:t>
        </m:r>
      </m:oMath>
      <w:ins w:id="642" w:author="PR Preview" w:date="2026-01-01T00:00:00Z">
        <w:r>
          <w:t xml:space="preserve">, and write</w:t>
        </w:r>
      </w:ins>
      <w:ins w:id="643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for the</w:t>
        </w:r>
      </w:ins>
      <w:ins w:id="646" w:author="PR Preview" w:date="2026-01-01T00:00:00Z">
        <w:r>
          <w:t xml:space="preserve"> </w:t>
        </w:r>
      </w:ins>
      <w:hyperlink r:id="rId13">
        <w:ins w:id="647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that equals</w:t>
        </w:r>
      </w:ins>
      <w:ins w:id="65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when</w:t>
        </w:r>
      </w:ins>
      <w:ins w:id="6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654" w:author="PR Preview" w:date="2026-01-01T00:00:00Z">
        <w:r>
          <w:t xml:space="preserve">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Show that the</w:t>
        </w:r>
      </w:ins>
      <w:ins w:id="657" w:author="PR Preview" w:date="2026-01-01T00:00:00Z">
        <w:r>
          <w:t xml:space="preserve"> </w:t>
        </w:r>
      </w:ins>
      <w:hyperlink w:anchor="def-cross-entropy">
        <w:ins w:id="658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65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equals the</w:t>
        </w:r>
      </w:ins>
      <w:ins w:id="662" w:author="PR Preview" w:date="2026-01-01T00:00:00Z">
        <w:r>
          <w:t xml:space="preserve"> </w:t>
        </w:r>
      </w:ins>
      <w:hyperlink w:anchor="def-expectation">
        <w:ins w:id="663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66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665" w:author="PR Preview" w:date="2026-01-01T00:00:00Z">
        <w:r>
          <w:t xml:space="preserve">.</w:t>
        </w:r>
      </w:ins>
    </w:p>
    <w:bookmarkEnd w:id="176"/>
    <w:bookmarkStart w:id="177" w:name="sol-cross-entropy-general-expectation"/>
    <w:p>
      <w:pPr>
        <w:pStyle w:val="BodyText"/>
      </w:pPr>
      <w:ins w:id="666" w:author="PR Preview" w:date="2026-01-01T00:00:00Z">
        <w:r>
          <w:rPr>
            <w:i/>
            <w:iCs/>
          </w:rPr>
          <w:t xml:space="preserve">Solution 6</w:t>
        </w:r>
      </w:ins>
      <w:ins w:id="667" w:author="PR Preview" w:date="2026-01-01T00:00:00Z">
        <w:r>
          <w:t xml:space="preserve">. </w:t>
        </w:r>
      </w:ins>
      <w:ins w:id="668" w:author="PR Preview" w:date="2026-01-01T00:00:00Z">
        <w:r>
          <w:t xml:space="preserve">Let</w:t>
        </w:r>
      </w:ins>
      <w:ins w:id="6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670" w:author="PR Preview" w:date="2026-01-01T00:00:00Z">
        <w:r>
          <w:t xml:space="preserve">, so that</w:t>
        </w:r>
      </w:ins>
      <w:ins w:id="67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72" w:author="PR Preview" w:date="2026-01-01T00:00:00Z">
        <w:r>
          <w:t xml:space="preserve">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Since</w:t>
        </w:r>
      </w:ins>
      <w:ins w:id="67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whenever</w:t>
        </w:r>
      </w:ins>
      <w:ins w:id="67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is finite for every value</w:t>
        </w:r>
      </w:ins>
      <w:ins w:id="683" w:author="PR Preview" w:date="2026-01-01T00:00:00Z">
        <w:r>
          <w:t xml:space="preserve"> </w:t>
        </w:r>
      </w:ins>
      <m:oMath>
        <m:r>
          <m:t>k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that</w:t>
        </w:r>
      </w:ins>
      <w:ins w:id="686" w:author="PR Preview" w:date="2026-01-01T00:00:00Z">
        <w:r>
          <w:t xml:space="preserve"> </w:t>
        </w:r>
      </w:ins>
      <m:oMath>
        <m:r>
          <m:t>X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takes with positive</w:t>
        </w:r>
      </w:ins>
      <w:ins w:id="689" w:author="PR Preview" w:date="2026-01-01T00:00:00Z">
        <w:r>
          <w:t xml:space="preserve"> </w:t>
        </w:r>
      </w:ins>
      <w:hyperlink r:id="rId21">
        <w:ins w:id="69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691" w:author="PR Preview" w:date="2026-01-01T00:00:00Z">
        <w:r>
          <w:t xml:space="preserve">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By</w:t>
        </w:r>
      </w:ins>
      <w:ins w:id="694" w:author="PR Preview" w:date="2026-01-01T00:00:00Z">
        <w:r>
          <w:t xml:space="preserve"> </w:t>
        </w:r>
      </w:ins>
      <w:hyperlink w:anchor="thm-lotus">
        <w:ins w:id="695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69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97" w:author="PR Preview" w:date="2026-01-01T00:00:00Z">
        <w:r>
          <w:t xml:space="preserve">The fourth line adds the terms with</w:t>
        </w:r>
      </w:ins>
      <w:ins w:id="69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699" w:author="PR Preview" w:date="2026-01-01T00:00:00Z">
        <w:r>
          <w:t xml:space="preserve">, which are</w:t>
        </w:r>
      </w:ins>
      <w:ins w:id="700" w:author="PR Preview" w:date="2026-01-01T00:00:00Z">
        <w:r>
          <w:t xml:space="preserve"> </w:t>
        </w:r>
      </w:ins>
      <m:oMath>
        <m:r>
          <m:t>0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by the convention in the definition.</w:t>
        </w:r>
      </w:ins>
    </w:p>
    <w:bookmarkEnd w:id="177"/>
    <w:bookmarkStart w:id="178" w:name="exr-cross-entropy-infinite-expectation"/>
    <w:p>
      <w:pPr>
        <w:pStyle w:val="BodyText"/>
      </w:pPr>
      <w:ins w:id="703" w:author="PR Preview" w:date="2026-01-01T00:00:00Z">
        <w:r>
          <w:rPr>
            <w:b/>
            <w:bCs/>
          </w:rPr>
          <w:t xml:space="preserve">Exercise 11 (Cross-entropy as an expectation when</w:t>
        </w:r>
      </w:ins>
      <w:ins w:id="704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705" w:author="PR Preview" w:date="2026-01-01T00:00:00Z">
        <w:r>
          <w:rPr>
            <w:b/>
            <w:bCs/>
          </w:rPr>
          <w:t xml:space="preserve"> </w:t>
        </w:r>
      </w:ins>
      <w:ins w:id="706" w:author="PR Preview" w:date="2026-01-01T00:00:00Z">
        <w:r>
          <w:rPr>
            <w:b/>
            <w:bCs/>
          </w:rPr>
          <w:t xml:space="preserve">gives zero probability to a possible outcome)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Let</w:t>
        </w:r>
      </w:ins>
      <w:ins w:id="709" w:author="PR Preview" w:date="2026-01-01T00:00:00Z">
        <w:r>
          <w:t xml:space="preserve"> </w:t>
        </w:r>
      </w:ins>
      <m:oMath>
        <m:r>
          <m:t>p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and</w:t>
        </w:r>
      </w:ins>
      <w:ins w:id="712" w:author="PR Preview" w:date="2026-01-01T00:00:00Z">
        <w:r>
          <w:t xml:space="preserve"> </w:t>
        </w:r>
      </w:ins>
      <m:oMath>
        <m:r>
          <m:t>q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be</w:t>
        </w:r>
      </w:ins>
      <w:ins w:id="715" w:author="PR Preview" w:date="2026-01-01T00:00:00Z">
        <w:r>
          <w:t xml:space="preserve"> </w:t>
        </w:r>
      </w:ins>
      <w:hyperlink r:id="rId10">
        <w:ins w:id="716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on</w:t>
        </w:r>
      </w:ins>
      <w:ins w:id="71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with</w:t>
        </w:r>
      </w:ins>
      <w:ins w:id="72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for some</w:t>
        </w:r>
      </w:ins>
      <w:ins w:id="725" w:author="PR Preview" w:date="2026-01-01T00:00:00Z">
        <w:r>
          <w:t xml:space="preserve"> </w:t>
        </w:r>
      </w:ins>
      <m:oMath>
        <m:r>
          <m:t>k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with</w:t>
        </w:r>
      </w:ins>
      <w:ins w:id="72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729" w:author="PR Preview" w:date="2026-01-01T00:00:00Z">
        <w:r>
          <w:t xml:space="preserve">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Let</w:t>
        </w:r>
      </w:ins>
      <w:ins w:id="732" w:author="PR Preview" w:date="2026-01-01T00:00:00Z">
        <w:r>
          <w:t xml:space="preserve"> </w:t>
        </w:r>
      </w:ins>
      <m:oMath>
        <m:r>
          <m:t>X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have</w:t>
        </w:r>
      </w:ins>
      <w:ins w:id="735" w:author="PR Preview" w:date="2026-01-01T00:00:00Z">
        <w:r>
          <w:t xml:space="preserve"> </w:t>
        </w:r>
      </w:ins>
      <w:hyperlink r:id="rId10">
        <w:ins w:id="736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737" w:author="PR Preview" w:date="2026-01-01T00:00:00Z">
        <w:r>
          <w:t xml:space="preserve"> </w:t>
        </w:r>
      </w:ins>
      <m:oMath>
        <m:r>
          <m:t>p</m:t>
        </m:r>
      </m:oMath>
      <w:ins w:id="738" w:author="PR Preview" w:date="2026-01-01T00:00:00Z">
        <w:r>
          <w:t xml:space="preserve">, and write</w:t>
        </w:r>
      </w:ins>
      <w:ins w:id="73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for the</w:t>
        </w:r>
      </w:ins>
      <w:ins w:id="742" w:author="PR Preview" w:date="2026-01-01T00:00:00Z">
        <w:r>
          <w:t xml:space="preserve"> </w:t>
        </w:r>
      </w:ins>
      <w:hyperlink r:id="rId13">
        <w:ins w:id="743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that equals</w:t>
        </w:r>
      </w:ins>
      <w:ins w:id="74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when</w:t>
        </w:r>
      </w:ins>
      <w:ins w:id="7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750" w:author="PR Preview" w:date="2026-01-01T00:00:00Z">
        <w:r>
          <w:t xml:space="preserve">.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Find the</w:t>
        </w:r>
      </w:ins>
      <w:ins w:id="753" w:author="PR Preview" w:date="2026-01-01T00:00:00Z">
        <w:r>
          <w:t xml:space="preserve"> </w:t>
        </w:r>
      </w:ins>
      <w:hyperlink w:anchor="def-cross-entropy">
        <w:ins w:id="754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75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 the</w:t>
        </w:r>
      </w:ins>
      <w:ins w:id="758" w:author="PR Preview" w:date="2026-01-01T00:00:00Z">
        <w:r>
          <w:t xml:space="preserve"> </w:t>
        </w:r>
      </w:ins>
      <w:hyperlink w:anchor="def-expectation">
        <w:ins w:id="759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76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761" w:author="PR Preview" w:date="2026-01-01T00:00:00Z">
        <w:r>
          <w:t xml:space="preserve">.</w:t>
        </w:r>
      </w:ins>
    </w:p>
    <w:bookmarkEnd w:id="178"/>
    <w:bookmarkStart w:id="179" w:name="sol-cross-entropy-infinite-expectation"/>
    <w:p>
      <w:pPr>
        <w:pStyle w:val="BodyText"/>
      </w:pPr>
      <w:ins w:id="762" w:author="PR Preview" w:date="2026-01-01T00:00:00Z">
        <w:r>
          <w:rPr>
            <w:i/>
            <w:iCs/>
          </w:rPr>
          <w:t xml:space="preserve">Solution 7</w:t>
        </w:r>
      </w:ins>
      <w:ins w:id="763" w:author="PR Preview" w:date="2026-01-01T00:00:00Z">
        <w:r>
          <w:t xml:space="preserve">. </w:t>
        </w:r>
      </w:ins>
      <w:ins w:id="764" w:author="PR Preview" w:date="2026-01-01T00:00:00Z">
        <w:r>
          <w:t xml:space="preserve">By</w:t>
        </w:r>
      </w:ins>
      <w:ins w:id="765" w:author="PR Preview" w:date="2026-01-01T00:00:00Z">
        <w:r>
          <w:t xml:space="preserve"> </w:t>
        </w:r>
      </w:ins>
      <w:hyperlink w:anchor="def-cross-entropy">
        <w:ins w:id="766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767" w:author="PR Preview" w:date="2026-01-01T00:00:00Z">
        <w:r>
          <w:t xml:space="preserve">,</w:t>
        </w:r>
      </w:ins>
      <w:ins w:id="768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69" w:author="PR Preview" w:date="2026-01-01T00:00:00Z">
        <w:r>
          <w:t xml:space="preserve">.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Also</w:t>
        </w:r>
      </w:ins>
      <w:ins w:id="77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always, and</w:t>
        </w:r>
      </w:ins>
      <w:ins w:id="77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with</w:t>
        </w:r>
      </w:ins>
      <w:ins w:id="778" w:author="PR Preview" w:date="2026-01-01T00:00:00Z">
        <w:r>
          <w:t xml:space="preserve"> </w:t>
        </w:r>
      </w:ins>
      <w:hyperlink r:id="rId21">
        <w:ins w:id="779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at least</w:t>
        </w:r>
      </w:ins>
      <w:ins w:id="78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783" w:author="PR Preview" w:date="2026-01-01T00:00:00Z">
        <w:r>
          <w:t xml:space="preserve">,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so</w:t>
        </w:r>
      </w:ins>
      <w:ins w:id="78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as well.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Both are infinite, so they are still equal.</w:t>
        </w:r>
      </w:ins>
    </w:p>
    <w:bookmarkEnd w:id="179"/>
    <w:bookmarkStart w:id="180" w:name="thm-cross-entropy-expectation"/>
    <w:p>
      <w:pPr>
        <w:pStyle w:val="BodyText"/>
      </w:pPr>
      <w:ins w:id="791" w:author="PR Preview" w:date="2026-01-01T00:00:00Z">
        <w:r>
          <w:rPr>
            <w:b/>
            <w:bCs/>
          </w:rPr>
          <w:t xml:space="preserve">Theorem 14 (Cross-entropy as an expected negative log probability)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Let</w:t>
        </w:r>
      </w:ins>
      <w:ins w:id="794" w:author="PR Preview" w:date="2026-01-01T00:00:00Z">
        <w:r>
          <w:t xml:space="preserve"> </w:t>
        </w:r>
      </w:ins>
      <m:oMath>
        <m:r>
          <m:t>p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</w:t>
        </w:r>
      </w:ins>
      <w:ins w:id="797" w:author="PR Preview" w:date="2026-01-01T00:00:00Z">
        <w:r>
          <w:t xml:space="preserve"> </w:t>
        </w:r>
      </w:ins>
      <m:oMath>
        <m:r>
          <m:t>q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be</w:t>
        </w:r>
      </w:ins>
      <w:ins w:id="800" w:author="PR Preview" w:date="2026-01-01T00:00:00Z">
        <w:r>
          <w:t xml:space="preserve"> </w:t>
        </w:r>
      </w:ins>
      <w:hyperlink r:id="rId10">
        <w:ins w:id="801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on</w:t>
        </w:r>
      </w:ins>
      <w:ins w:id="80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and let</w:t>
        </w:r>
      </w:ins>
      <w:ins w:id="808" w:author="PR Preview" w:date="2026-01-01T00:00:00Z">
        <w:r>
          <w:t xml:space="preserve"> </w:t>
        </w:r>
      </w:ins>
      <m:oMath>
        <m:r>
          <m:t>X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have</w:t>
        </w:r>
      </w:ins>
      <w:ins w:id="811" w:author="PR Preview" w:date="2026-01-01T00:00:00Z">
        <w:r>
          <w:t xml:space="preserve"> </w:t>
        </w:r>
      </w:ins>
      <w:hyperlink r:id="rId10">
        <w:ins w:id="812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813" w:author="PR Preview" w:date="2026-01-01T00:00:00Z">
        <w:r>
          <w:t xml:space="preserve"> </w:t>
        </w:r>
      </w:ins>
      <m:oMath>
        <m:r>
          <m:t>p</m:t>
        </m:r>
      </m:oMath>
      <w:ins w:id="814" w:author="PR Preview" w:date="2026-01-01T00:00:00Z">
        <w:r>
          <w:t xml:space="preserve">.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Write</w:t>
        </w:r>
      </w:ins>
      <w:ins w:id="817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for the</w:t>
        </w:r>
      </w:ins>
      <w:ins w:id="820" w:author="PR Preview" w:date="2026-01-01T00:00:00Z">
        <w:r>
          <w:t xml:space="preserve"> </w:t>
        </w:r>
      </w:ins>
      <w:hyperlink r:id="rId13">
        <w:ins w:id="821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that equals</w:t>
        </w:r>
      </w:ins>
      <w:ins w:id="82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when</w:t>
        </w:r>
      </w:ins>
      <w:ins w:id="82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828" w:author="PR Preview" w:date="2026-01-01T00:00:00Z">
        <w:r>
          <w:t xml:space="preserve">.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Then the</w:t>
        </w:r>
      </w:ins>
      <w:ins w:id="831" w:author="PR Preview" w:date="2026-01-01T00:00:00Z">
        <w:r>
          <w:t xml:space="preserve"> </w:t>
        </w:r>
      </w:ins>
      <w:hyperlink w:anchor="def-cross-entropy">
        <w:ins w:id="832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is the</w:t>
        </w:r>
      </w:ins>
      <w:ins w:id="835" w:author="PR Preview" w:date="2026-01-01T00:00:00Z">
        <w:r>
          <w:t xml:space="preserve"> </w:t>
        </w:r>
      </w:ins>
      <w:hyperlink w:anchor="def-expectation">
        <w:ins w:id="836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of</w:t>
        </w:r>
      </w:ins>
      <w:ins w:id="83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ins w:id="8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ins w:id="841" w:author="PR Preview" w:date="2026-01-01T00:00:00Z">
        <w:r>
          <w:rPr>
            <w:i/>
            <w:iCs/>
          </w:rPr>
          <w:t xml:space="preserve">Proof</w:t>
        </w:r>
      </w:ins>
      <w:ins w:id="842" w:author="PR Preview" w:date="2026-01-01T00:00:00Z">
        <w:r>
          <w:t xml:space="preserve">. </w:t>
        </w:r>
      </w:ins>
      <w:ins w:id="843" w:author="PR Preview" w:date="2026-01-01T00:00:00Z">
        <w:r>
          <w:t xml:space="preserve">Let</w:t>
        </w:r>
      </w:ins>
      <w:ins w:id="84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845" w:author="PR Preview" w:date="2026-01-01T00:00:00Z">
        <w:r>
          <w:t xml:space="preserve">, so that</w:t>
        </w:r>
      </w:ins>
      <w:ins w:id="8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47" w:author="PR Preview" w:date="2026-01-01T00:00:00Z">
        <w:r>
          <w:t xml:space="preserve">.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First suppose</w:t>
        </w:r>
      </w:ins>
      <w:ins w:id="85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whenever</w:t>
        </w:r>
      </w:ins>
      <w:ins w:id="85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854" w:author="PR Preview" w:date="2026-01-01T00:00:00Z">
        <w:r>
          <w:t xml:space="preserve">.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Then</w:t>
        </w:r>
      </w:ins>
      <w:ins w:id="85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finite for every value</w:t>
        </w:r>
      </w:ins>
      <w:ins w:id="860" w:author="PR Preview" w:date="2026-01-01T00:00:00Z">
        <w:r>
          <w:t xml:space="preserve"> </w:t>
        </w:r>
      </w:ins>
      <m:oMath>
        <m:r>
          <m:t>k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that</w:t>
        </w:r>
      </w:ins>
      <w:ins w:id="863" w:author="PR Preview" w:date="2026-01-01T00:00:00Z">
        <w:r>
          <w:t xml:space="preserve"> </w:t>
        </w:r>
      </w:ins>
      <m:oMath>
        <m:r>
          <m:t>X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takes with positive</w:t>
        </w:r>
      </w:ins>
      <w:ins w:id="866" w:author="PR Preview" w:date="2026-01-01T00:00:00Z">
        <w:r>
          <w:t xml:space="preserve"> </w:t>
        </w:r>
      </w:ins>
      <w:hyperlink r:id="rId21">
        <w:ins w:id="86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868" w:author="PR Preview" w:date="2026-01-01T00:00:00Z">
        <w:r>
          <w:t xml:space="preserve">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and</w:t>
        </w:r>
      </w:ins>
      <w:ins w:id="871" w:author="PR Preview" w:date="2026-01-01T00:00:00Z">
        <w:r>
          <w:t xml:space="preserve"> </w:t>
        </w:r>
      </w:ins>
      <w:hyperlink w:anchor="thm-lotus">
        <w:ins w:id="872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ins w:id="875" w:author="PR Preview" w:date="2026-01-01T00:00:00Z">
        <w:r>
          <w:t xml:space="preserve">Now suppose</w:t>
        </w:r>
      </w:ins>
      <w:ins w:id="87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for some</w:t>
        </w:r>
      </w:ins>
      <w:ins w:id="879" w:author="PR Preview" w:date="2026-01-01T00:00:00Z">
        <w:r>
          <w:t xml:space="preserve"> </w:t>
        </w:r>
      </w:ins>
      <m:oMath>
        <m:r>
          <m:t>k</m:t>
        </m:r>
      </m:oMath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with</w:t>
        </w:r>
      </w:ins>
      <w:ins w:id="88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883" w:author="PR Preview" w:date="2026-01-01T00:00:00Z">
        <w:r>
          <w:t xml:space="preserve">.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Then</w:t>
        </w:r>
      </w:ins>
      <w:ins w:id="88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by definition.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Also</w:t>
        </w:r>
      </w:ins>
      <w:ins w:id="89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ins w:id="892" w:author="PR Preview" w:date="2026-01-01T00:00:00Z">
        <w:r>
          <w:t xml:space="preserve">, and</w:t>
        </w:r>
      </w:ins>
      <w:ins w:id="8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with probability at least</w:t>
        </w:r>
      </w:ins>
      <w:ins w:id="89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897" w:author="PR Preview" w:date="2026-01-01T00:00:00Z">
        <w:r>
          <w:t xml:space="preserve">,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so</w:t>
        </w:r>
      </w:ins>
      <w:ins w:id="90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901" w:author="PR Preview" w:date="2026-01-01T00:00:00Z">
        <w:r>
          <w:t xml:space="preserve">.</w:t>
        </w:r>
      </w:ins>
    </w:p>
    <w:bookmarkStart w:id="181" w:name="exr-cross-entropy-numeric-self"/>
    <w:p>
      <w:pPr>
        <w:pStyle w:val="BodyText"/>
      </w:pPr>
      <w:ins w:id="902" w:author="PR Preview" w:date="2026-01-01T00:00:00Z">
        <w:r>
          <w:rPr>
            <w:b/>
            <w:bCs/>
          </w:rPr>
          <w:t xml:space="preserve">Exercise 12 (Cross-entropy of a mass function with itself)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Let</w:t>
        </w:r>
      </w:ins>
      <w:ins w:id="9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be a</w:t>
        </w:r>
      </w:ins>
      <w:ins w:id="908" w:author="PR Preview" w:date="2026-01-01T00:00:00Z">
        <w:r>
          <w:t xml:space="preserve"> </w:t>
        </w:r>
      </w:ins>
      <w:hyperlink r:id="rId10">
        <w:ins w:id="909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on</w:t>
        </w:r>
      </w:ins>
      <w:ins w:id="91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913" w:author="PR Preview" w:date="2026-01-01T00:00:00Z">
        <w:r>
          <w:t xml:space="preserve">.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Compute the</w:t>
        </w:r>
      </w:ins>
      <w:ins w:id="916" w:author="PR Preview" w:date="2026-01-01T00:00:00Z">
        <w:r>
          <w:t xml:space="preserve"> </w:t>
        </w:r>
      </w:ins>
      <w:hyperlink w:anchor="def-cross-entropy">
        <w:ins w:id="917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918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in bits.</w:t>
        </w:r>
      </w:ins>
    </w:p>
    <w:bookmarkEnd w:id="181"/>
    <w:bookmarkStart w:id="182" w:name="sol-cross-entropy-numeric-self"/>
    <w:p>
      <w:pPr>
        <w:pStyle w:val="BodyText"/>
      </w:pPr>
      <w:ins w:id="921" w:author="PR Preview" w:date="2026-01-01T00:00:00Z">
        <w:r>
          <w:rPr>
            <w:i/>
            <w:iCs/>
          </w:rPr>
          <w:t xml:space="preserve">Solution 8</w:t>
        </w:r>
      </w:ins>
      <w:ins w:id="92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ins w:id="923" w:author="PR Preview" w:date="2026-01-01T00:00:00Z">
        <w:r>
          <w:rPr>
            <w:b/>
            <w:bCs/>
          </w:rPr>
          <w:t xml:space="preserve">Exercise 13 (Entropy of a random variable with a given mass function)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Let</w:t>
        </w:r>
      </w:ins>
      <w:ins w:id="926" w:author="PR Preview" w:date="2026-01-01T00:00:00Z">
        <w:r>
          <w:t xml:space="preserve"> </w:t>
        </w:r>
      </w:ins>
      <m:oMath>
        <m:r>
          <m:t>X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be a</w:t>
        </w:r>
      </w:ins>
      <w:ins w:id="929" w:author="PR Preview" w:date="2026-01-01T00:00:00Z">
        <w:r>
          <w:t xml:space="preserve"> </w:t>
        </w:r>
      </w:ins>
      <w:hyperlink r:id="rId16">
        <w:ins w:id="930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with</w:t>
        </w:r>
      </w:ins>
      <w:ins w:id="933" w:author="PR Preview" w:date="2026-01-01T00:00:00Z">
        <w:r>
          <w:t xml:space="preserve"> </w:t>
        </w:r>
      </w:ins>
      <w:hyperlink r:id="rId10">
        <w:ins w:id="934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9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on</w:t>
        </w:r>
      </w:ins>
      <w:ins w:id="93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939" w:author="PR Preview" w:date="2026-01-01T00:00:00Z">
        <w:r>
          <w:t xml:space="preserve">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Compute the</w:t>
        </w:r>
      </w:ins>
      <w:ins w:id="942" w:author="PR Preview" w:date="2026-01-01T00:00:00Z">
        <w:r>
          <w:t xml:space="preserve"> </w:t>
        </w:r>
      </w:ins>
      <w:hyperlink w:anchor="def-entropy">
        <w:ins w:id="943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944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in bits from its definition.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Compare it with your value of</w:t>
        </w:r>
      </w:ins>
      <w:ins w:id="94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from</w:t>
        </w:r>
      </w:ins>
      <w:ins w:id="952" w:author="PR Preview" w:date="2026-01-01T00:00:00Z">
        <w:r>
          <w:t xml:space="preserve"> </w:t>
        </w:r>
      </w:ins>
      <w:hyperlink w:anchor="exr-cross-entropy-numeric-self">
        <w:ins w:id="953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954" w:author="PR Preview" w:date="2026-01-01T00:00:00Z">
        <w:r>
          <w:t xml:space="preserve">.</w:t>
        </w:r>
      </w:ins>
    </w:p>
    <w:bookmarkEnd w:id="183"/>
    <w:bookmarkStart w:id="184" w:name="sol-cross-entropy-numeric-entropy"/>
    <w:p>
      <w:pPr>
        <w:pStyle w:val="BodyText"/>
      </w:pPr>
      <w:ins w:id="955" w:author="PR Preview" w:date="2026-01-01T00:00:00Z">
        <w:r>
          <w:rPr>
            <w:i/>
            <w:iCs/>
          </w:rPr>
          <w:t xml:space="preserve">Solution 9</w:t>
        </w:r>
      </w:ins>
      <w:ins w:id="956" w:author="PR Preview" w:date="2026-01-01T00:00:00Z">
        <w:r>
          <w:t xml:space="preserve">. </w:t>
        </w:r>
      </w:ins>
      <w:ins w:id="957" w:author="PR Preview" w:date="2026-01-01T00:00:00Z">
        <w:r>
          <w:t xml:space="preserve">The</w:t>
        </w:r>
      </w:ins>
      <w:ins w:id="958" w:author="PR Preview" w:date="2026-01-01T00:00:00Z">
        <w:r>
          <w:t xml:space="preserve"> </w:t>
        </w:r>
      </w:ins>
      <w:hyperlink r:id="rId23">
        <w:ins w:id="959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of</w:t>
        </w:r>
      </w:ins>
      <w:ins w:id="962" w:author="PR Preview" w:date="2026-01-01T00:00:00Z">
        <w:r>
          <w:t xml:space="preserve"> </w:t>
        </w:r>
      </w:ins>
      <m:oMath>
        <m:r>
          <m:t>X</m:t>
        </m:r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is</w:t>
        </w:r>
      </w:ins>
      <w:ins w:id="9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966" w:author="PR Preview" w:date="2026-01-01T00:00:00Z">
        <w:r>
          <w:t xml:space="preserve">, and</w:t>
        </w:r>
      </w:ins>
      <w:ins w:id="96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968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69" w:author="PR Preview" w:date="2026-01-01T00:00:00Z">
        <w:r>
          <w:t xml:space="preserve">This equals</w:t>
        </w:r>
      </w:ins>
      <w:ins w:id="970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71" w:author="PR Preview" w:date="2026-01-01T00:00:00Z">
        <w:r>
          <w:t xml:space="preserve">, because the two</w:t>
        </w:r>
      </w:ins>
      <w:ins w:id="972" w:author="PR Preview" w:date="2026-01-01T00:00:00Z">
        <w:r>
          <w:t xml:space="preserve"> </w:t>
        </w:r>
      </w:ins>
      <w:hyperlink r:id="rId17">
        <w:ins w:id="973" w:author="PR Preview" w:date="2026-01-01T00:00:00Z">
          <w:r>
            <w:rPr>
              <w:rStyle w:val="Hyperlink"/>
            </w:rPr>
            <w:t xml:space="preserve">sums</w:t>
          </w:r>
        </w:ins>
      </w:hyperlink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have the same terms.</w:t>
        </w:r>
      </w:ins>
    </w:p>
    <w:bookmarkEnd w:id="184"/>
    <w:bookmarkStart w:id="185" w:name="exr-cross-entropy-general-self"/>
    <w:p>
      <w:pPr>
        <w:pStyle w:val="BodyText"/>
      </w:pPr>
      <w:ins w:id="976" w:author="PR Preview" w:date="2026-01-01T00:00:00Z">
        <w:r>
          <w:rPr>
            <w:b/>
            <w:bCs/>
          </w:rPr>
          <w:t xml:space="preserve">Exercise 14 (Entropy as a cross-entropy, for any mass function)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Let</w:t>
        </w:r>
      </w:ins>
      <w:ins w:id="979" w:author="PR Preview" w:date="2026-01-01T00:00:00Z">
        <w:r>
          <w:t xml:space="preserve"> </w:t>
        </w:r>
      </w:ins>
      <m:oMath>
        <m:r>
          <m:t>X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be a</w:t>
        </w:r>
      </w:ins>
      <w:ins w:id="982" w:author="PR Preview" w:date="2026-01-01T00:00:00Z">
        <w:r>
          <w:t xml:space="preserve"> </w:t>
        </w:r>
      </w:ins>
      <w:hyperlink r:id="rId16">
        <w:ins w:id="983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with</w:t>
        </w:r>
      </w:ins>
      <w:ins w:id="986" w:author="PR Preview" w:date="2026-01-01T00:00:00Z">
        <w:r>
          <w:t xml:space="preserve"> </w:t>
        </w:r>
      </w:ins>
      <w:hyperlink r:id="rId10">
        <w:ins w:id="987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988" w:author="PR Preview" w:date="2026-01-01T00:00:00Z">
        <w:r>
          <w:t xml:space="preserve"> </w:t>
        </w:r>
      </w:ins>
      <m:oMath>
        <m:r>
          <m:t>p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on</w:t>
        </w:r>
      </w:ins>
      <w:ins w:id="9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992" w:author="PR Preview" w:date="2026-01-01T00:00:00Z">
        <w:r>
          <w:t xml:space="preserve">.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Show that</w:t>
        </w:r>
      </w:ins>
      <w:ins w:id="99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996" w:author="PR Preview" w:date="2026-01-01T00:00:00Z">
        <w:r>
          <w:t xml:space="preserve">.</w:t>
        </w:r>
      </w:ins>
    </w:p>
    <w:bookmarkEnd w:id="185"/>
    <w:bookmarkStart w:id="186" w:name="sol-cross-entropy-general-self"/>
    <w:p>
      <w:pPr>
        <w:pStyle w:val="BodyText"/>
      </w:pPr>
      <w:ins w:id="997" w:author="PR Preview" w:date="2026-01-01T00:00:00Z">
        <w:r>
          <w:rPr>
            <w:i/>
            <w:iCs/>
          </w:rPr>
          <w:t xml:space="preserve">Solution 10</w:t>
        </w:r>
      </w:ins>
      <w:ins w:id="998" w:author="PR Preview" w:date="2026-01-01T00:00:00Z">
        <w:r>
          <w:t xml:space="preserve">. </w:t>
        </w:r>
      </w:ins>
      <w:ins w:id="999" w:author="PR Preview" w:date="2026-01-01T00:00:00Z">
        <w:r>
          <w:t xml:space="preserve">By</w:t>
        </w:r>
      </w:ins>
      <w:ins w:id="1000" w:author="PR Preview" w:date="2026-01-01T00:00:00Z">
        <w:r>
          <w:t xml:space="preserve"> </w:t>
        </w:r>
      </w:ins>
      <w:hyperlink w:anchor="thm-cross-entropy-expectation">
        <w:ins w:id="100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with</w:t>
        </w:r>
      </w:ins>
      <w:ins w:id="100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1005" w:author="PR Preview" w:date="2026-01-01T00:00:00Z">
        <w:r>
          <w:t xml:space="preserve">,</w:t>
        </w:r>
      </w:ins>
      <w:ins w:id="100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1007" w:author="PR Preview" w:date="2026-01-01T00:00:00Z">
        <w:r>
          <w:t xml:space="preserve">.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Since</w:t>
        </w:r>
      </w:ins>
      <w:ins w:id="101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1011" w:author="PR Preview" w:date="2026-01-01T00:00:00Z">
        <w:r>
          <w:t xml:space="preserve">, we have</w:t>
        </w:r>
      </w:ins>
      <w:ins w:id="101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13" w:author="PR Preview" w:date="2026-01-01T00:00:00Z">
        <w:r>
          <w:t xml:space="preserve">, the</w:t>
        </w:r>
      </w:ins>
      <w:ins w:id="1014" w:author="PR Preview" w:date="2026-01-01T00:00:00Z">
        <w:r>
          <w:t xml:space="preserve"> </w:t>
        </w:r>
      </w:ins>
      <w:hyperlink w:anchor="def-surprisal">
        <w:ins w:id="1015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of</w:t>
        </w:r>
      </w:ins>
      <w:ins w:id="1018" w:author="PR Preview" w:date="2026-01-01T00:00:00Z">
        <w:r>
          <w:t xml:space="preserve"> </w:t>
        </w:r>
      </w:ins>
      <m:oMath>
        <m:r>
          <m:t>X</m:t>
        </m:r>
      </m:oMath>
      <w:ins w:id="1019" w:author="PR Preview" w:date="2026-01-01T00:00:00Z">
        <w:r>
          <w:t xml:space="preserve">.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The surprisal</w:t>
        </w:r>
      </w:ins>
      <w:ins w:id="102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is finite with</w:t>
        </w:r>
      </w:ins>
      <w:ins w:id="1025" w:author="PR Preview" w:date="2026-01-01T00:00:00Z">
        <w:r>
          <w:t xml:space="preserve"> </w:t>
        </w:r>
      </w:ins>
      <w:hyperlink r:id="rId21">
        <w:ins w:id="102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1, because</w:t>
        </w:r>
      </w:ins>
      <w:ins w:id="1029" w:author="PR Preview" w:date="2026-01-01T00:00:00Z">
        <w:r>
          <w:t xml:space="preserve"> </w:t>
        </w:r>
      </w:ins>
      <m:oMath>
        <m:r>
          <m:t>X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takes only values with</w:t>
        </w:r>
      </w:ins>
      <w:ins w:id="103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1033" w:author="PR Preview" w:date="2026-01-01T00:00:00Z">
        <w:r>
          <w:t xml:space="preserve">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and the values with</w:t>
        </w:r>
      </w:ins>
      <w:ins w:id="103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contribute</w:t>
        </w:r>
      </w:ins>
      <w:ins w:id="1039" w:author="PR Preview" w:date="2026-01-01T00:00:00Z">
        <w:r>
          <w:t xml:space="preserve"> </w:t>
        </w:r>
      </w:ins>
      <m:oMath>
        <m:r>
          <m:t>0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to both</w:t>
        </w:r>
      </w:ins>
      <w:ins w:id="104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and</w:t>
        </w:r>
      </w:ins>
      <w:ins w:id="104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by the convention in their definitions.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So</w:t>
        </w:r>
      </w:ins>
      <w:ins w:id="1050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by the definition of</w:t>
        </w:r>
      </w:ins>
      <w:ins w:id="1053" w:author="PR Preview" w:date="2026-01-01T00:00:00Z">
        <w:r>
          <w:t xml:space="preserve"> </w:t>
        </w:r>
      </w:ins>
      <w:hyperlink w:anchor="def-entropy">
        <w:ins w:id="1054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055" w:author="PR Preview" w:date="2026-01-01T00:00:00Z">
        <w:r>
          <w:t xml:space="preserve">.</w:t>
        </w:r>
      </w:ins>
    </w:p>
    <w:bookmarkEnd w:id="186"/>
    <w:bookmarkStart w:id="187" w:name="cor-cross-entropy-entropy"/>
    <w:p>
      <w:pPr>
        <w:pStyle w:val="BodyText"/>
      </w:pPr>
      <w:ins w:id="1056" w:author="PR Preview" w:date="2026-01-01T00:00:00Z">
        <w:r>
          <w:rPr>
            <w:b/>
            <w:bCs/>
          </w:rPr>
          <w:t xml:space="preserve">Corollary 6 (Entropy is the cross-entropy of a distribution with itself)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Let</w:t>
        </w:r>
      </w:ins>
      <w:ins w:id="1059" w:author="PR Preview" w:date="2026-01-01T00:00:00Z">
        <w:r>
          <w:t xml:space="preserve"> </w:t>
        </w:r>
      </w:ins>
      <m:oMath>
        <m:r>
          <m:t>X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be a</w:t>
        </w:r>
      </w:ins>
      <w:ins w:id="1062" w:author="PR Preview" w:date="2026-01-01T00:00:00Z">
        <w:r>
          <w:t xml:space="preserve"> </w:t>
        </w:r>
      </w:ins>
      <w:hyperlink r:id="rId16">
        <w:ins w:id="1063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with</w:t>
        </w:r>
      </w:ins>
      <w:ins w:id="1066" w:author="PR Preview" w:date="2026-01-01T00:00:00Z">
        <w:r>
          <w:t xml:space="preserve"> </w:t>
        </w:r>
      </w:ins>
      <w:hyperlink r:id="rId10">
        <w:ins w:id="1067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068" w:author="PR Preview" w:date="2026-01-01T00:00:00Z">
        <w:r>
          <w:t xml:space="preserve"> </w:t>
        </w:r>
      </w:ins>
      <m:oMath>
        <m:r>
          <m:t>p</m:t>
        </m:r>
      </m:oMath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on</w:t>
        </w:r>
      </w:ins>
      <w:ins w:id="107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1072" w:author="PR Preview" w:date="2026-01-01T00:00:00Z">
        <w:r>
          <w:t xml:space="preserve">.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ins w:id="1075" w:author="PR Preview" w:date="2026-01-01T00:00:00Z">
        <w:r>
          <w:rPr>
            <w:i/>
            <w:iCs/>
          </w:rPr>
          <w:t xml:space="preserve">Proof</w:t>
        </w:r>
      </w:ins>
      <w:ins w:id="1076" w:author="PR Preview" w:date="2026-01-01T00:00:00Z">
        <w:r>
          <w:t xml:space="preserve">. </w:t>
        </w:r>
      </w:ins>
      <w:ins w:id="1077" w:author="PR Preview" w:date="2026-01-01T00:00:00Z">
        <w:r>
          <w:t xml:space="preserve">By</w:t>
        </w:r>
      </w:ins>
      <w:ins w:id="1078" w:author="PR Preview" w:date="2026-01-01T00:00:00Z">
        <w:r>
          <w:t xml:space="preserve"> </w:t>
        </w:r>
      </w:ins>
      <w:hyperlink w:anchor="thm-cross-entropy-expectation">
        <w:ins w:id="107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with</w:t>
        </w:r>
      </w:ins>
      <w:ins w:id="108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1083" w:author="PR Preview" w:date="2026-01-01T00:00:00Z">
        <w:r>
          <w:t xml:space="preserve">,</w:t>
        </w:r>
      </w:ins>
      <w:ins w:id="1084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1085" w:author="PR Preview" w:date="2026-01-01T00:00:00Z">
        <w:r>
          <w:t xml:space="preserve">.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Since</w:t>
        </w:r>
      </w:ins>
      <w:ins w:id="108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1089" w:author="PR Preview" w:date="2026-01-01T00:00:00Z">
        <w:r>
          <w:t xml:space="preserve">, the</w:t>
        </w:r>
      </w:ins>
      <w:ins w:id="1090" w:author="PR Preview" w:date="2026-01-01T00:00:00Z">
        <w:r>
          <w:t xml:space="preserve"> </w:t>
        </w:r>
      </w:ins>
      <w:hyperlink r:id="rId13">
        <w:ins w:id="1091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0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is the</w:t>
        </w:r>
      </w:ins>
      <w:ins w:id="1095" w:author="PR Preview" w:date="2026-01-01T00:00:00Z">
        <w:r>
          <w:t xml:space="preserve"> </w:t>
        </w:r>
      </w:ins>
      <w:hyperlink w:anchor="def-surprisal">
        <w:ins w:id="1096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097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98" w:author="PR Preview" w:date="2026-01-01T00:00:00Z">
        <w:r>
          <w:t xml:space="preserve">.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The surprisal</w:t>
        </w:r>
      </w:ins>
      <w:ins w:id="1101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is finite with</w:t>
        </w:r>
      </w:ins>
      <w:ins w:id="1104" w:author="PR Preview" w:date="2026-01-01T00:00:00Z">
        <w:r>
          <w:t xml:space="preserve"> </w:t>
        </w:r>
      </w:ins>
      <w:hyperlink r:id="rId21">
        <w:ins w:id="110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1, because</w:t>
        </w:r>
      </w:ins>
      <w:ins w:id="1108" w:author="PR Preview" w:date="2026-01-01T00:00:00Z">
        <w:r>
          <w:t xml:space="preserve"> </w:t>
        </w:r>
      </w:ins>
      <m:oMath>
        <m:r>
          <m:t>X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takes only values with</w:t>
        </w:r>
      </w:ins>
      <w:ins w:id="111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1112" w:author="PR Preview" w:date="2026-01-01T00:00:00Z">
        <w:r>
          <w:t xml:space="preserve">,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and the values with</w:t>
        </w:r>
      </w:ins>
      <w:ins w:id="111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contribute</w:t>
        </w:r>
      </w:ins>
      <w:ins w:id="1118" w:author="PR Preview" w:date="2026-01-01T00:00:00Z">
        <w:r>
          <w:t xml:space="preserve"> </w:t>
        </w:r>
      </w:ins>
      <m:oMath>
        <m:r>
          <m:t>0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to both</w:t>
        </w:r>
      </w:ins>
      <w:ins w:id="1121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and</w:t>
        </w:r>
      </w:ins>
      <w:ins w:id="1124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by the convention in their definitions.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So</w:t>
        </w:r>
      </w:ins>
      <w:ins w:id="112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by the definition of</w:t>
        </w:r>
      </w:ins>
      <w:ins w:id="1132" w:author="PR Preview" w:date="2026-01-01T00:00:00Z">
        <w:r>
          <w:t xml:space="preserve"> </w:t>
        </w:r>
      </w:ins>
      <w:hyperlink w:anchor="def-entropy">
        <w:ins w:id="1133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134" w:author="PR Preview" w:date="2026-01-01T00:00:00Z">
        <w:r>
          <w:t xml:space="preserve">.</w:t>
        </w:r>
      </w:ins>
    </w:p>
    <w:bookmarkStart w:id="188" w:name="rem-cross-entropy-expected-surprisal"/>
    <w:p>
      <w:pPr>
        <w:pStyle w:val="BodyText"/>
      </w:pPr>
      <w:ins w:id="1135" w:author="PR Preview" w:date="2026-01-01T00:00:00Z">
        <w:r>
          <w:rPr>
            <w:i/>
            <w:iCs/>
          </w:rPr>
          <w:t xml:space="preserve">Remark 12</w:t>
        </w:r>
      </w:ins>
      <w:ins w:id="1136" w:author="PR Preview" w:date="2026-01-01T00:00:00Z">
        <w:r>
          <w:t xml:space="preserve"> (Cross-entropy is an expected surprisal). </w:t>
        </w:r>
      </w:ins>
      <w:ins w:id="1137" w:author="PR Preview" w:date="2026-01-01T00:00:00Z">
        <w:r>
          <w:t xml:space="preserve">By</w:t>
        </w:r>
      </w:ins>
      <w:ins w:id="1138" w:author="PR Preview" w:date="2026-01-01T00:00:00Z">
        <w:r>
          <w:t xml:space="preserve"> </w:t>
        </w:r>
      </w:ins>
      <w:hyperlink w:anchor="thm-cross-entropy-expectation">
        <w:ins w:id="113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140" w:author="PR Preview" w:date="2026-01-01T00:00:00Z">
        <w:r>
          <w:t xml:space="preserve">, the</w:t>
        </w:r>
      </w:ins>
      <w:ins w:id="1141" w:author="PR Preview" w:date="2026-01-01T00:00:00Z">
        <w:r>
          <w:t xml:space="preserve"> </w:t>
        </w:r>
      </w:ins>
      <w:hyperlink w:anchor="def-cross-entropy">
        <w:ins w:id="1142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1143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is the average</w:t>
        </w:r>
      </w:ins>
      <w:ins w:id="1146" w:author="PR Preview" w:date="2026-01-01T00:00:00Z">
        <w:r>
          <w:t xml:space="preserve"> </w:t>
        </w:r>
      </w:ins>
      <w:hyperlink w:anchor="def-surprisal">
        <w:ins w:id="1147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of the values drawn from</w:t>
        </w:r>
      </w:ins>
      <w:ins w:id="1150" w:author="PR Preview" w:date="2026-01-01T00:00:00Z">
        <w:r>
          <w:t xml:space="preserve"> </w:t>
        </w:r>
      </w:ins>
      <m:oMath>
        <m:r>
          <m:t>p</m:t>
        </m:r>
      </m:oMath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with each surprisal measured by</w:t>
        </w:r>
      </w:ins>
      <w:ins w:id="1154" w:author="PR Preview" w:date="2026-01-01T00:00:00Z">
        <w:r>
          <w:t xml:space="preserve"> </w:t>
        </w:r>
      </w:ins>
      <m:oMath>
        <m:r>
          <m:t>q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as</w:t>
        </w:r>
      </w:ins>
      <w:ins w:id="11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1158" w:author="PR Preview" w:date="2026-01-01T00:00:00Z">
        <w:r>
          <w:t xml:space="preserve">.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By</w:t>
        </w:r>
      </w:ins>
      <w:ins w:id="1161" w:author="PR Preview" w:date="2026-01-01T00:00:00Z">
        <w:r>
          <w:t xml:space="preserve"> </w:t>
        </w:r>
      </w:ins>
      <w:hyperlink w:anchor="cor-cross-entropy-entropy">
        <w:ins w:id="1162" w:author="PR Preview" w:date="2026-01-01T00:00:00Z">
          <w:r>
            <w:rPr>
              <w:rStyle w:val="Hyperlink"/>
            </w:rPr>
            <w:t xml:space="preserve">Corollary 6</w:t>
          </w:r>
        </w:ins>
      </w:hyperlink>
      <w:ins w:id="1163" w:author="PR Preview" w:date="2026-01-01T00:00:00Z">
        <w:r>
          <w:t xml:space="preserve">, measuring with</w:t>
        </w:r>
      </w:ins>
      <w:ins w:id="1164" w:author="PR Preview" w:date="2026-01-01T00:00:00Z">
        <w:r>
          <w:t xml:space="preserve"> </w:t>
        </w:r>
      </w:ins>
      <m:oMath>
        <m:r>
          <m:t>p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itself gives the</w:t>
        </w:r>
      </w:ins>
      <w:ins w:id="1167" w:author="PR Preview" w:date="2026-01-01T00:00:00Z">
        <w:r>
          <w:t xml:space="preserve"> </w:t>
        </w:r>
      </w:ins>
      <w:hyperlink w:anchor="def-entropy">
        <w:ins w:id="1168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169" w:author="PR Preview" w:date="2026-01-01T00:00:00Z">
        <w:r>
          <w:t xml:space="preserve">.</w:t>
        </w:r>
      </w:ins>
    </w:p>
    <w:bookmarkEnd w:id="188"/>
    <w:bookmarkStart w:id="189" w:name="def-kl-divergence"/>
    <w:p>
      <w:pPr>
        <w:pStyle w:val="BodyText"/>
      </w:pPr>
      <w:ins w:id="1170" w:author="PR Preview" w:date="2026-01-01T00:00:00Z">
        <w:r>
          <w:rPr>
            <w:b/>
            <w:bCs/>
          </w:rPr>
          <w:t xml:space="preserve">Definition 24 (Kullback–Leibler divergence (KL divergence, relative entropy))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For</w:t>
        </w:r>
      </w:ins>
      <w:ins w:id="1173" w:author="PR Preview" w:date="2026-01-01T00:00:00Z">
        <w:r>
          <w:t xml:space="preserve"> </w:t>
        </w:r>
      </w:ins>
      <m:oMath>
        <m:r>
          <m:t>p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m:oMath>
        <m:r>
          <m:t>q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as in</w:t>
        </w:r>
      </w:ins>
      <w:ins w:id="1179" w:author="PR Preview" w:date="2026-01-01T00:00:00Z">
        <w:r>
          <w:t xml:space="preserve"> </w:t>
        </w:r>
      </w:ins>
      <w:hyperlink w:anchor="def-cross-entropy">
        <w:ins w:id="118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181" w:author="PR Preview" w:date="2026-01-01T00:00:00Z">
        <w:r>
          <w:t xml:space="preserve">,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the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rPr>
            <w:b/>
            <w:bCs/>
          </w:rPr>
          <w:t xml:space="preserve">Kullback–Leibler divergence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(</w:t>
        </w:r>
      </w:ins>
      <w:ins w:id="1188" w:author="PR Preview" w:date="2026-01-01T00:00:00Z">
        <w:r>
          <w:rPr>
            <w:b/>
            <w:bCs/>
          </w:rPr>
          <w:t xml:space="preserve">KL divergence</w:t>
        </w:r>
      </w:ins>
      <w:ins w:id="1189" w:author="PR Preview" w:date="2026-01-01T00:00:00Z">
        <w:r>
          <w:t xml:space="preserve">, or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rPr>
            <w:b/>
            <w:bCs/>
          </w:rPr>
          <w:t xml:space="preserve">relative entropy</w:t>
        </w:r>
      </w:ins>
      <w:ins w:id="1192" w:author="PR Preview" w:date="2026-01-01T00:00:00Z">
        <w:r>
          <w:t xml:space="preserve">)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of</w:t>
        </w:r>
      </w:ins>
      <w:ins w:id="1195" w:author="PR Preview" w:date="2026-01-01T00:00:00Z">
        <w:r>
          <w:t xml:space="preserve"> </w:t>
        </w:r>
      </w:ins>
      <m:oMath>
        <m:r>
          <m:t>q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from</w:t>
        </w:r>
      </w:ins>
      <w:ins w:id="1198" w:author="PR Preview" w:date="2026-01-01T00:00:00Z">
        <w:r>
          <w:t xml:space="preserve"> </w:t>
        </w:r>
      </w:ins>
      <m:oMath>
        <m:r>
          <m:t>p</m:t>
        </m:r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ins w:id="1201" w:author="PR Preview" w:date="2026-01-01T00:00:00Z">
        <w:r>
          <w:rPr>
            <w:i/>
            <w:iCs/>
          </w:rPr>
          <w:t xml:space="preserve">Remark 13</w:t>
        </w:r>
      </w:ins>
      <w:ins w:id="1202" w:author="PR Preview" w:date="2026-01-01T00:00:00Z">
        <w:r>
          <w:t xml:space="preserve"> (The divergence is not symmetric). </w:t>
        </w:r>
      </w:ins>
      <w:ins w:id="1203" w:author="PR Preview" w:date="2026-01-01T00:00:00Z">
        <w:r>
          <w:t xml:space="preserve">In general,</w:t>
        </w:r>
      </w:ins>
      <w:ins w:id="1204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ins w:id="1205" w:author="PR Preview" w:date="2026-01-01T00:00:00Z">
        <w:r>
          <w:t xml:space="preserve">,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so KL divergence is not a distance between</w:t>
        </w:r>
      </w:ins>
      <w:ins w:id="1208" w:author="PR Preview" w:date="2026-01-01T00:00:00Z">
        <w:r>
          <w:t xml:space="preserve"> </w:t>
        </w:r>
      </w:ins>
      <m:oMath>
        <m:r>
          <m:t>p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and</w:t>
        </w:r>
      </w:ins>
      <w:ins w:id="1211" w:author="PR Preview" w:date="2026-01-01T00:00:00Z">
        <w:r>
          <w:t xml:space="preserve"> </w:t>
        </w:r>
      </w:ins>
      <m:oMath>
        <m:r>
          <m:t>q</m:t>
        </m:r>
      </m:oMath>
      <w:ins w:id="1212" w:author="PR Preview" w:date="2026-01-01T00:00:00Z">
        <w:r>
          <w:t xml:space="preserve">.</w:t>
        </w:r>
      </w:ins>
    </w:p>
    <w:bookmarkEnd w:id="190"/>
    <w:bookmarkStart w:id="191" w:name="exm-cross-entropy"/>
    <w:p>
      <w:pPr>
        <w:pStyle w:val="BodyText"/>
      </w:pPr>
      <w:ins w:id="1213" w:author="PR Preview" w:date="2026-01-01T00:00:00Z">
        <w:r>
          <w:rPr>
            <w:b/>
            <w:bCs/>
          </w:rPr>
          <w:t xml:space="preserve">Example 43 (Cross-entropy and divergence for two coins)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Let</w:t>
        </w:r>
      </w:ins>
      <w:ins w:id="12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be a fair coin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and</w:t>
        </w:r>
      </w:ins>
      <w:ins w:id="122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a coin biased toward the second outcome.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Using logarithms to base 2,</w:t>
        </w:r>
      </w:ins>
      <w:ins w:id="122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and</w:t>
        </w:r>
      </w:ins>
      <w:ins w:id="12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123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del w:id="1231" w:author="PR Preview" w:date="2026-01-01T00:00:00Z">
        <w:r>
          <w:rPr>
            <w:i/>
            <w:iCs/>
          </w:rPr>
          <w:delText xml:space="preserve">Remark 14</w:delText>
        </w:r>
      </w:del>
      <w:del w:id="1232" w:author="PR Preview" w:date="2026-01-01T00:00:00Z">
        <w:r>
          <w:delText xml:space="preserve"> (Where the definitions come from). </w:delText>
        </w:r>
      </w:del>
      <w:del w:id="1233" w:author="PR Preview" w:date="2026-01-01T00:00:00Z">
        <w:r>
          <w:delText xml:space="preserve">Murphy [16, Sec. 2.8.2], pp. 57–58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defines the KL divergence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and the cross-entropy as above,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and gives the coding interpretation: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the cross-entropy is the average number of bits needed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to encode data from a source with distribution</w:delText>
        </w:r>
      </w:del>
      <w:del w:id="1244" w:author="PR Preview" w:date="2026-01-01T00:00:00Z">
        <w:r>
          <w:delText xml:space="preserve"> </w:delText>
        </w:r>
      </w:del>
      <m:oMath>
        <m:r>
          <m:t>p</m:t>
        </m:r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using a code designed for</w:delText>
        </w:r>
      </w:del>
      <w:del w:id="1247" w:author="PR Preview" w:date="2026-01-01T00:00:00Z">
        <w:r>
          <w:delText xml:space="preserve"> </w:delText>
        </w:r>
      </w:del>
      <m:oMath>
        <m:r>
          <m:t>q</m:t>
        </m:r>
      </m:oMath>
      <w:del w:id="1248" w:author="PR Preview" w:date="2026-01-01T00:00:00Z">
        <w:r>
          <w:delText xml:space="preserve">.</w:delText>
        </w:r>
      </w:del>
    </w:p>
    <w:p>
      <w:pPr>
        <w:pStyle w:val="BodyText"/>
      </w:pPr>
      <w:ins w:id="1249" w:author="PR Preview" w:date="2026-01-01T00:00:00Z">
        <w:r>
          <w:rPr>
            <w:i/>
            <w:iCs/>
          </w:rPr>
          <w:t xml:space="preserve">Remark 14</w:t>
        </w:r>
      </w:ins>
      <w:ins w:id="1250" w:author="PR Preview" w:date="2026-01-01T00:00:00Z">
        <w:r>
          <w:t xml:space="preserve"> (Where the definitions come from). </w:t>
        </w:r>
      </w:ins>
      <w:ins w:id="1251" w:author="PR Preview" w:date="2026-01-01T00:00:00Z">
        <w:r>
          <w:t xml:space="preserve">Murphy [18, Sec. 2.8.2], pp. 57–58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defines the KL divergence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and the cross-entropy as above,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and gives the coding interpretation: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the cross-entropy is the average number of bits needed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to encode data from a source with distribution</w:t>
        </w:r>
      </w:ins>
      <w:ins w:id="1262" w:author="PR Preview" w:date="2026-01-01T00:00:00Z">
        <w:r>
          <w:t xml:space="preserve"> </w:t>
        </w:r>
      </w:ins>
      <m:oMath>
        <m:r>
          <m:t>p</m:t>
        </m:r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using a code designed for</w:t>
        </w:r>
      </w:ins>
      <w:ins w:id="1265" w:author="PR Preview" w:date="2026-01-01T00:00:00Z">
        <w:r>
          <w:t xml:space="preserve"> </w:t>
        </w:r>
      </w:ins>
      <m:oMath>
        <m:r>
          <m:t>q</m:t>
        </m:r>
      </m:oMath>
      <w:ins w:id="1266" w:author="PR Preview" w:date="2026-01-01T00:00:00Z">
        <w:r>
          <w:t xml:space="preserve">.</w:t>
        </w:r>
      </w:ins>
    </w:p>
    <w:bookmarkEnd w:id="192"/>
    <w:bookmarkEnd w:id="193"/>
    <w:bookmarkStart w:id="228" w:name="references"/>
    <w:p>
      <w:pPr>
        <w:pStyle w:val="Heading2"/>
      </w:pPr>
      <w:r>
        <w:t xml:space="preserve">References</w:t>
      </w:r>
    </w:p>
    <w:bookmarkStart w:id="227" w:name="refs"/>
    <w:bookmarkStart w:id="19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https://en.wikipedia.org/wiki/Expected_value</w:t>
        </w:r>
      </w:hyperlink>
    </w:p>
    <w:bookmarkEnd w:id="195"/>
    <w:bookmarkStart w:id="19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96"/>
    <w:bookmarkStart w:id="19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9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98"/>
    <w:bookmarkStart w:id="20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https://en.wikipedia.org/wiki/Law_of_the_unconscious_statistician</w:t>
        </w:r>
      </w:hyperlink>
    </w:p>
    <w:bookmarkEnd w:id="200"/>
    <w:bookmarkStart w:id="20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2"/>
    <w:bookmarkStart w:id="20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4"/>
    <w:bookmarkStart w:id="20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https://en.wikipedia.org/wiki/Law_of_the_unconscious_statistician</w:t>
        </w:r>
      </w:hyperlink>
    </w:p>
    <w:bookmarkEnd w:id="205"/>
    <w:bookmarkStart w:id="20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7"/>
    <w:bookmarkStart w:id="20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https://en.wikipedia.org/wiki/Conditional_expectation</w:t>
        </w:r>
      </w:hyperlink>
    </w:p>
    <w:bookmarkEnd w:id="209"/>
    <w:bookmarkStart w:id="2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0">
        <w:r>
          <w:rPr>
            <w:rStyle w:val="Hyperlink"/>
          </w:rPr>
          <w:t xml:space="preserve">https://bookdown.org/kevin_davisross/probsim-book/</w:t>
        </w:r>
      </w:hyperlink>
    </w:p>
    <w:bookmarkEnd w:id="211"/>
    <w:bookmarkStart w:id="21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2"/>
    <w:bookmarkStart w:id="21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https://en.wikipedia.org/wiki/Loss_function</w:t>
        </w:r>
      </w:hyperlink>
    </w:p>
    <w:bookmarkEnd w:id="214"/>
    <w:bookmarkStart w:id="21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16"/>
    <w:bookmarkStart w:id="21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https://en.wikipedia.org/wiki/Risk_function</w:t>
        </w:r>
      </w:hyperlink>
    </w:p>
    <w:bookmarkEnd w:id="218"/>
    <w:bookmarkStart w:id="220" w:name="ref-goodfellow2016deep"/>
    <w:p>
      <w:pPr>
        <w:pStyle w:val="Bibliography"/>
      </w:pPr>
      <w:del w:id="1267" w:author="PR Preview" w:date="2026-01-01T00:00:00Z">
        <w:r>
          <w:delText xml:space="preserve">[15]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	</w:delText>
        </w:r>
      </w:del>
      <w:del w:id="1270" w:author="PR Preview" w:date="2026-01-01T00:00:00Z">
        <w:r>
          <w:delText xml:space="preserve">Wikipedia contributors,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“Entropy (information theory) —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Wikipedia</w:delText>
        </w:r>
      </w:del>
      <w:del w:id="1275" w:author="PR Preview" w:date="2026-01-01T00:00:00Z">
        <w:r>
          <w:delText xml:space="preserve">,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the free encyclopedia.”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2026. Available:</w:delText>
        </w:r>
      </w:del>
      <w:del w:id="1280" w:author="PR Preview" w:date="2026-01-01T00:00:00Z">
        <w:r>
          <w:delText xml:space="preserve"> </w:delText>
        </w:r>
      </w:del>
      <w:hyperlink r:id="rId222">
        <w:del w:id="1281" w:author="PR Preview" w:date="2026-01-01T00:00:00Z">
          <w:r>
            <w:rPr>
              <w:rStyle w:val="Hyperlink"/>
            </w:rPr>
            <w:delText xml:space="preserve">https://en.wikipedia.org/wiki/Entropy_(information_theory)</w:delText>
          </w:r>
        </w:del>
      </w:hyperlink>
    </w:p>
    <w:p>
      <w:pPr>
        <w:pStyle w:val="Bibliography"/>
      </w:pPr>
      <w:del w:id="1282" w:author="PR Preview" w:date="2026-01-01T00:00:00Z">
        <w:r>
          <w:delText xml:space="preserve">[16]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	</w:delText>
        </w:r>
      </w:del>
      <w:del w:id="1285" w:author="PR Preview" w:date="2026-01-01T00:00:00Z">
        <w:r>
          <w:delText xml:space="preserve">K. P. Murphy,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rPr>
            <w:i/>
            <w:iCs/>
          </w:rPr>
          <w:delText xml:space="preserve">Machine learning: A probabilistic perspective</w:delText>
        </w:r>
      </w:del>
      <w:del w:id="1288" w:author="PR Preview" w:date="2026-01-01T00:00:00Z">
        <w:r>
          <w:delText xml:space="preserve">. in Adaptive computation and machine learning. MIT Press, 2012.</w:delText>
        </w:r>
      </w:del>
    </w:p>
    <w:p>
      <w:pPr>
        <w:pStyle w:val="Bibliography"/>
      </w:pPr>
      <w:del w:id="1289" w:author="PR Preview" w:date="2026-01-01T00:00:00Z">
        <w:r>
          <w:delText xml:space="preserve">[17]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	</w:delText>
        </w:r>
      </w:del>
      <w:del w:id="1292" w:author="PR Preview" w:date="2026-01-01T00:00:00Z">
        <w:r>
          <w:delText xml:space="preserve">Wikipedia contributors,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“Cross-entropy —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Wikipedia</w:delText>
        </w:r>
      </w:del>
      <w:del w:id="1297" w:author="PR Preview" w:date="2026-01-01T00:00:00Z">
        <w:r>
          <w:delText xml:space="preserve">,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the free encyclopedia.”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2026. Available:</w:delText>
        </w:r>
      </w:del>
      <w:del w:id="1302" w:author="PR Preview" w:date="2026-01-01T00:00:00Z">
        <w:r>
          <w:delText xml:space="preserve"> </w:delText>
        </w:r>
      </w:del>
      <w:hyperlink r:id="rId225">
        <w:del w:id="1303" w:author="PR Preview" w:date="2026-01-01T00:00:00Z">
          <w:r>
            <w:rPr>
              <w:rStyle w:val="Hyperlink"/>
            </w:rPr>
            <w:delText xml:space="preserve">https://en.wikipedia.org/wiki/Cross-entropy</w:delText>
          </w:r>
        </w:del>
      </w:hyperlink>
    </w:p>
    <w:p>
      <w:pPr>
        <w:pStyle w:val="Bibliography"/>
      </w:pPr>
      <w:ins w:id="1304" w:author="PR Preview" w:date="2026-01-01T00:00:00Z">
        <w:r>
          <w:t xml:space="preserve">[15]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	</w:t>
        </w:r>
      </w:ins>
      <w:ins w:id="1307" w:author="PR Preview" w:date="2026-01-01T00:00:00Z">
        <w:r>
          <w:t xml:space="preserve">I. Goodfellow, Y. Bengio, and A. Courville,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rPr>
            <w:i/>
            <w:iCs/>
          </w:rPr>
          <w:t xml:space="preserve">Deep learning</w:t>
        </w:r>
      </w:ins>
      <w:ins w:id="1310" w:author="PR Preview" w:date="2026-01-01T00:00:00Z">
        <w:r>
          <w:t xml:space="preserve">. Cambridge, MA: MIT Press, 2016. Available:</w:t>
        </w:r>
      </w:ins>
      <w:ins w:id="1311" w:author="PR Preview" w:date="2026-01-01T00:00:00Z">
        <w:r>
          <w:t xml:space="preserve"> </w:t>
        </w:r>
      </w:ins>
      <w:hyperlink r:id="rId219">
        <w:ins w:id="1312" w:author="PR Preview" w:date="2026-01-01T00:00:00Z">
          <w:r>
            <w:rPr>
              <w:rStyle w:val="Hyperlink"/>
            </w:rPr>
            <w:t xml:space="preserve">https://www.deeplearningbook.org/</w:t>
          </w:r>
        </w:ins>
      </w:hyperlink>
    </w:p>
    <w:bookmarkEnd w:id="220"/>
    <w:bookmarkStart w:id="221" w:name="ref-bishop2006prml"/>
    <w:p>
      <w:pPr>
        <w:pStyle w:val="Bibliography"/>
      </w:pPr>
      <w:ins w:id="1313" w:author="PR Preview" w:date="2026-01-01T00:00:00Z">
        <w:r>
          <w:t xml:space="preserve">[16]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	</w:t>
        </w:r>
      </w:ins>
      <w:ins w:id="1316" w:author="PR Preview" w:date="2026-01-01T00:00:00Z">
        <w:r>
          <w:t xml:space="preserve">C. M. Bishop,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rPr>
            <w:i/>
            <w:iCs/>
          </w:rPr>
          <w:t xml:space="preserve">Pattern recognition and machine learning</w:t>
        </w:r>
      </w:ins>
      <w:ins w:id="1319" w:author="PR Preview" w:date="2026-01-01T00:00:00Z">
        <w:r>
          <w:t xml:space="preserve">. in Information science and statistics. New York: Springer, 2006.</w:t>
        </w:r>
      </w:ins>
    </w:p>
    <w:bookmarkEnd w:id="221"/>
    <w:bookmarkStart w:id="223" w:name="ref-wikipedia_entropy_information_theory"/>
    <w:p>
      <w:pPr>
        <w:pStyle w:val="Bibliography"/>
      </w:pPr>
      <w:ins w:id="1320" w:author="PR Preview" w:date="2026-01-01T00:00:00Z">
        <w:r>
          <w:t xml:space="preserve">[17]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	</w:t>
        </w:r>
      </w:ins>
      <w:ins w:id="1323" w:author="PR Preview" w:date="2026-01-01T00:00:00Z">
        <w:r>
          <w:t xml:space="preserve">Wikipedia contributors,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“Entropy (information theory) —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Wikipedia</w:t>
        </w:r>
      </w:ins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the free encyclopedia.”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2026. Available:</w:t>
        </w:r>
      </w:ins>
      <w:ins w:id="1333" w:author="PR Preview" w:date="2026-01-01T00:00:00Z">
        <w:r>
          <w:t xml:space="preserve"> </w:t>
        </w:r>
      </w:ins>
      <w:hyperlink r:id="rId222">
        <w:ins w:id="1334" w:author="PR Preview" w:date="2026-01-01T00:00:00Z">
          <w:r>
            <w:rPr>
              <w:rStyle w:val="Hyperlink"/>
            </w:rPr>
            <w:t xml:space="preserve">https://en.wikipedia.org/wiki/Entropy_(information_theory)</w:t>
          </w:r>
        </w:ins>
      </w:hyperlink>
    </w:p>
    <w:bookmarkEnd w:id="223"/>
    <w:bookmarkStart w:id="224" w:name="ref-murphy2012mlpp"/>
    <w:p>
      <w:pPr>
        <w:pStyle w:val="Bibliography"/>
      </w:pPr>
      <w:ins w:id="1335" w:author="PR Preview" w:date="2026-01-01T00:00:00Z">
        <w:r>
          <w:t xml:space="preserve">[18]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	</w:t>
        </w:r>
      </w:ins>
      <w:ins w:id="1338" w:author="PR Preview" w:date="2026-01-01T00:00:00Z">
        <w:r>
          <w:t xml:space="preserve">K. P. Murphy,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rPr>
            <w:i/>
            <w:iCs/>
          </w:rPr>
          <w:t xml:space="preserve">Machine learning: A probabilistic perspective</w:t>
        </w:r>
      </w:ins>
      <w:ins w:id="1341" w:author="PR Preview" w:date="2026-01-01T00:00:00Z">
        <w:r>
          <w:t xml:space="preserve">. in Adaptive computation and machine learning. MIT Press, 2012.</w:t>
        </w:r>
      </w:ins>
    </w:p>
    <w:bookmarkEnd w:id="224"/>
    <w:bookmarkStart w:id="226" w:name="ref-wikipedia_cross_entropy"/>
    <w:p>
      <w:pPr>
        <w:pStyle w:val="Bibliography"/>
      </w:pPr>
      <w:ins w:id="1342" w:author="PR Preview" w:date="2026-01-01T00:00:00Z">
        <w:r>
          <w:t xml:space="preserve">[19]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	</w:t>
        </w:r>
      </w:ins>
      <w:ins w:id="1345" w:author="PR Preview" w:date="2026-01-01T00:00:00Z">
        <w:r>
          <w:t xml:space="preserve">Wikipedia contributors,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“Cross-entropy —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Wikipedia</w:t>
        </w:r>
      </w:ins>
      <w:ins w:id="1350" w:author="PR Preview" w:date="2026-01-01T00:00:00Z">
        <w:r>
          <w:t xml:space="preserve">,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the free encyclopedia.”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2026. Available:</w:t>
        </w:r>
      </w:ins>
      <w:ins w:id="1355" w:author="PR Preview" w:date="2026-01-01T00:00:00Z">
        <w:r>
          <w:t xml:space="preserve"> </w:t>
        </w:r>
      </w:ins>
      <w:hyperlink r:id="rId225">
        <w:ins w:id="1356" w:author="PR Preview" w:date="2026-01-01T00:00:00Z">
          <w:r>
            <w:rPr>
              <w:rStyle w:val="Hyperlink"/>
            </w:rPr>
            <w:t xml:space="preserve">https://en.wikipedia.org/wiki/Cross-entropy</w:t>
          </w:r>
        </w:ins>
      </w:hyperlink>
    </w:p>
    <w:bookmarkEnd w:id="226"/>
    <w:bookmarkEnd w:id="227"/>
    <w:bookmarkEnd w:id="2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0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5" Type="http://schemas.openxmlformats.org/officeDocument/2006/relationships/hyperlink" Target="https://doi.org/10.1007/978-0-387-84858-7" TargetMode="External"/><Relationship Id="rId201" Type="http://schemas.openxmlformats.org/officeDocument/2006/relationships/hyperlink" Target="https://doi.org/10.1007/978-1-4614-4708-5" TargetMode="External"/><Relationship Id="rId206" Type="http://schemas.openxmlformats.org/officeDocument/2006/relationships/hyperlink" Target="https://doi.org/10.1201/9781315182780" TargetMode="External"/><Relationship Id="rId197" Type="http://schemas.openxmlformats.org/officeDocument/2006/relationships/hyperlink" Target="https://doi.org/10.5281/zenodo.4305949" TargetMode="External"/><Relationship Id="rId208" Type="http://schemas.openxmlformats.org/officeDocument/2006/relationships/hyperlink" Target="https://en.wikipedia.org/wiki/Conditional_expectation" TargetMode="External"/><Relationship Id="rId225" Type="http://schemas.openxmlformats.org/officeDocument/2006/relationships/hyperlink" Target="https://en.wikipedia.org/wiki/Cross-entropy" TargetMode="External"/><Relationship Id="rId222" Type="http://schemas.openxmlformats.org/officeDocument/2006/relationships/hyperlink" Target="https://en.wikipedia.org/wiki/Entropy_(information_theory)" TargetMode="External"/><Relationship Id="rId194" Type="http://schemas.openxmlformats.org/officeDocument/2006/relationships/hyperlink" Target="https://en.wikipedia.org/wiki/Expected_value" TargetMode="External"/><Relationship Id="rId199" Type="http://schemas.openxmlformats.org/officeDocument/2006/relationships/hyperlink" Target="https://en.wikipedia.org/wiki/Law_of_the_unconscious_statistician" TargetMode="External"/><Relationship Id="rId213" Type="http://schemas.openxmlformats.org/officeDocument/2006/relationships/hyperlink" Target="https://en.wikipedia.org/wiki/Loss_function" TargetMode="External"/><Relationship Id="rId217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3" Type="http://schemas.openxmlformats.org/officeDocument/2006/relationships/hyperlink" Target="https://www.cengage.com/c/statistical-inference-2e-casella-berger/9780534243128/" TargetMode="External"/><Relationship Id="rId219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0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5" Type="http://schemas.openxmlformats.org/officeDocument/2006/relationships/hyperlink" Target="https://doi.org/10.1007/978-0-387-84858-7" TargetMode="External"/><Relationship Id="rId201" Type="http://schemas.openxmlformats.org/officeDocument/2006/relationships/hyperlink" Target="https://doi.org/10.1007/978-1-4614-4708-5" TargetMode="External"/><Relationship Id="rId206" Type="http://schemas.openxmlformats.org/officeDocument/2006/relationships/hyperlink" Target="https://doi.org/10.1201/9781315182780" TargetMode="External"/><Relationship Id="rId197" Type="http://schemas.openxmlformats.org/officeDocument/2006/relationships/hyperlink" Target="https://doi.org/10.5281/zenodo.4305949" TargetMode="External"/><Relationship Id="rId208" Type="http://schemas.openxmlformats.org/officeDocument/2006/relationships/hyperlink" Target="https://en.wikipedia.org/wiki/Conditional_expectation" TargetMode="External"/><Relationship Id="rId225" Type="http://schemas.openxmlformats.org/officeDocument/2006/relationships/hyperlink" Target="https://en.wikipedia.org/wiki/Cross-entropy" TargetMode="External"/><Relationship Id="rId222" Type="http://schemas.openxmlformats.org/officeDocument/2006/relationships/hyperlink" Target="https://en.wikipedia.org/wiki/Entropy_(information_theory)" TargetMode="External"/><Relationship Id="rId194" Type="http://schemas.openxmlformats.org/officeDocument/2006/relationships/hyperlink" Target="https://en.wikipedia.org/wiki/Expected_value" TargetMode="External"/><Relationship Id="rId199" Type="http://schemas.openxmlformats.org/officeDocument/2006/relationships/hyperlink" Target="https://en.wikipedia.org/wiki/Law_of_the_unconscious_statistician" TargetMode="External"/><Relationship Id="rId213" Type="http://schemas.openxmlformats.org/officeDocument/2006/relationships/hyperlink" Target="https://en.wikipedia.org/wiki/Loss_function" TargetMode="External"/><Relationship Id="rId217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3" Type="http://schemas.openxmlformats.org/officeDocument/2006/relationships/hyperlink" Target="https://www.cengage.com/c/statistical-inference-2e-casella-berger/9780534243128/" TargetMode="External"/><Relationship Id="rId219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2026-10-26T10:44:23Z</dcterms:created>
  <dcterms:modified xsi:type="dcterms:W3CDTF">2026-10-26T10:44:23Z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