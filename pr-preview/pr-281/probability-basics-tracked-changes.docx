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13:26:36 (PDT)</w:t>
        </w:r>
      </w:ins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3" w:name="def-complemen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8 (Complement of an event)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complement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an</w:delText>
        </w:r>
      </w:del>
      <w:del w:id="10" w:author="PR Preview" w:date="2026-01-01T00:00:00Z">
        <w:r>
          <w:delText xml:space="preserve"> </w:delText>
        </w:r>
      </w:del>
      <w:hyperlink w:anchor="def-event">
        <w:del w:id="11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12" w:author="PR Preview" w:date="2026-01-01T00:00:00Z">
        <w:r>
          <w:delText xml:space="preserve"> </w:delText>
        </w:r>
      </w:del>
      <m:oMath>
        <m:r>
          <m:t>A</m:t>
        </m:r>
      </m:oMath>
      <w:del w:id="13" w:author="PR Preview" w:date="2026-01-01T00:00:00Z">
        <w:r>
          <w:delText xml:space="preserve">, denoted</w:delText>
        </w:r>
      </w:del>
      <w:del w:id="14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A</m:t>
        </m:r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 event that</w:delText>
        </w:r>
      </w:del>
      <w:del w:id="18" w:author="PR Preview" w:date="2026-01-01T00:00:00Z">
        <w:r>
          <w:delText xml:space="preserve"> </w:delText>
        </w:r>
      </w:del>
      <m:oMath>
        <m:r>
          <m:t>A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does not</w:delText>
        </w:r>
      </w:del>
      <w:del w:id="21" w:author="PR Preview" w:date="2026-01-01T00:00:00Z">
        <w:r>
          <w:delText xml:space="preserve"> </w:delText>
        </w:r>
      </w:del>
      <w:hyperlink w:anchor="def-occurs">
        <w:del w:id="22" w:author="PR Preview" w:date="2026-01-01T00:00:00Z">
          <w:r>
            <w:rPr>
              <w:rStyle w:val="Hyperlink"/>
            </w:rPr>
            <w:delText xml:space="preserve">occur</w:delText>
          </w:r>
        </w:del>
      </w:hyperlink>
      <w:del w:id="23" w:author="PR Preview" w:date="2026-01-01T00:00:00Z">
        <w:r>
          <w:delText xml:space="preserve">: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 set of outcomes in the sample space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that are not in</w:delText>
        </w:r>
      </w:del>
      <w:del w:id="29" w:author="PR Preview" w:date="2026-01-01T00:00:00Z">
        <w:r>
          <w:delText xml:space="preserve"> </w:delText>
        </w:r>
      </w:del>
      <m:oMath>
        <m:r>
          <m:t>A</m:t>
        </m:r>
      </m:oMath>
      <w:del w:id="30" w:author="PR Preview" w:date="2026-01-01T00:00:00Z">
        <w:r>
          <w:delText xml:space="preserve">.</w:delText>
        </w:r>
      </w:del>
    </w:p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Definition 8 (Complement of an event)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complement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of an</w:t>
        </w:r>
      </w:ins>
      <w:ins w:id="38" w:author="PR Preview" w:date="2026-01-01T00:00:00Z">
        <w:r>
          <w:t xml:space="preserve"> </w:t>
        </w:r>
      </w:ins>
      <w:hyperlink w:anchor="def-event">
        <w:ins w:id="39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40" w:author="PR Preview" w:date="2026-01-01T00:00:00Z">
        <w:r>
          <w:t xml:space="preserve"> </w:t>
        </w:r>
      </w:ins>
      <m:oMath>
        <m:r>
          <m:t>A</m:t>
        </m:r>
      </m:oMath>
      <w:ins w:id="41" w:author="PR Preview" w:date="2026-01-01T00:00:00Z">
        <w:r>
          <w:t xml:space="preserve">, denoted</w:t>
        </w:r>
      </w:ins>
      <w:ins w:id="4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</m:oMath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is the event that</w:t>
        </w:r>
      </w:ins>
      <w:ins w:id="46" w:author="PR Preview" w:date="2026-01-01T00:00:00Z">
        <w:r>
          <w:t xml:space="preserve"> </w:t>
        </w:r>
      </w:ins>
      <m:oMath>
        <m:r>
          <m:t>A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does not</w:t>
        </w:r>
      </w:ins>
      <w:ins w:id="49" w:author="PR Preview" w:date="2026-01-01T00:00:00Z">
        <w:r>
          <w:t xml:space="preserve"> </w:t>
        </w:r>
      </w:ins>
      <w:hyperlink w:anchor="def-occurs">
        <w:ins w:id="50" w:author="PR Preview" w:date="2026-01-01T00:00:00Z">
          <w:r>
            <w:rPr>
              <w:rStyle w:val="Hyperlink"/>
            </w:rPr>
            <w:t xml:space="preserve">occur</w:t>
          </w:r>
        </w:ins>
      </w:hyperlink>
      <w:ins w:id="51" w:author="PR Preview" w:date="2026-01-01T00:00:00Z">
        <w:r>
          <w:t xml:space="preserve">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</w:t>
        </w:r>
      </w:ins>
      <w:ins w:id="54" w:author="PR Preview" w:date="2026-01-01T00:00:00Z">
        <w:r>
          <w:t xml:space="preserve"> </w:t>
        </w:r>
      </w:ins>
      <w:hyperlink r:id="rId21">
        <w:ins w:id="55" w:author="PR Preview" w:date="2026-01-01T00:00:00Z">
          <w:r>
            <w:rPr>
              <w:rStyle w:val="Hyperlink"/>
            </w:rPr>
            <w:t xml:space="preserve">set</w:t>
          </w:r>
        </w:ins>
      </w:hyperlink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of elements</w:t>
        </w:r>
      </w:ins>
      <w:ins w:id="58" w:author="PR Preview" w:date="2026-01-01T00:00:00Z">
        <w:r>
          <w:t xml:space="preserve"> </w:t>
        </w:r>
      </w:ins>
      <m:oMath>
        <m:r>
          <m:t>ω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 the sample space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that are not in</w:t>
        </w:r>
      </w:ins>
      <w:ins w:id="64" w:author="PR Preview" w:date="2026-01-01T00:00:00Z">
        <w:r>
          <w:t xml:space="preserve"> </w:t>
        </w:r>
      </w:ins>
      <m:oMath>
        <m:r>
          <m:t>A</m:t>
        </m:r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or equivalently,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</w:t>
        </w:r>
      </w:ins>
      <w:ins w:id="70" w:author="PR Preview" w:date="2026-01-01T00:00:00Z">
        <w:r>
          <w:t xml:space="preserve"> </w:t>
        </w:r>
      </w:ins>
      <w:hyperlink r:id="rId32">
        <w:ins w:id="71" w:author="PR Preview" w:date="2026-01-01T00:00:00Z">
          <w:r>
            <w:rPr>
              <w:rStyle w:val="Hyperlink"/>
            </w:rPr>
            <w:t xml:space="preserve">set difference</w:t>
          </w:r>
        </w:ins>
      </w:hyperlink>
      <w:ins w:id="72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ins w:id="7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4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4"/>
    <w:bookmarkStart w:id="35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7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7"/>
    <w:bookmarkStart w:id="38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8"/>
    <w:bookmarkStart w:id="39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0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0"/>
    <w:bookmarkStart w:id="42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4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1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8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1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0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1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2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0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3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1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69" w:name="odds"/>
    <w:p>
      <w:pPr>
        <w:pStyle w:val="Heading2"/>
      </w:pPr>
      <w:r>
        <w:t xml:space="preserve">2 Odds</w:t>
      </w:r>
    </w:p>
    <w:bookmarkStart w:id="65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bookmarkStart w:id="66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6"/>
    <w:bookmarkStart w:id="67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8"/>
    <w:bookmarkEnd w:id="69"/>
    <w:bookmarkStart w:id="95" w:name="conditional-probability"/>
    <w:p>
      <w:pPr>
        <w:pStyle w:val="Heading2"/>
      </w:pPr>
      <w:r>
        <w:t xml:space="preserve">3 Conditional probability</w:t>
      </w:r>
    </w:p>
    <w:bookmarkStart w:id="70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1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1"/>
    <w:bookmarkStart w:id="72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3"/>
    <w:bookmarkStart w:id="74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6"/>
    <w:bookmarkStart w:id="77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7"/>
    <w:bookmarkStart w:id="79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8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9"/>
    <w:bookmarkStart w:id="80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0"/>
    <w:bookmarkStart w:id="81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0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5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97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https://en.wikipedia.org/wiki/Experiment_(probability_theory)</w:t>
        </w:r>
      </w:hyperlink>
    </w:p>
    <w:bookmarkEnd w:id="97"/>
    <w:bookmarkStart w:id="99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https://en.wikipedia.org/wiki/Sample_space</w:t>
        </w:r>
      </w:hyperlink>
    </w:p>
    <w:bookmarkEnd w:id="99"/>
    <w:bookmarkStart w:id="101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https://en.wikipedia.org/wiki/Event_(probability_theory)</w:t>
        </w:r>
      </w:hyperlink>
    </w:p>
    <w:bookmarkEnd w:id="101"/>
    <w:bookmarkStart w:id="103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3"/>
    <w:bookmarkStart w:id="105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https://en.wikipedia.org/wiki/Probability_space</w:t>
        </w:r>
      </w:hyperlink>
    </w:p>
    <w:bookmarkEnd w:id="105"/>
    <w:bookmarkStart w:id="107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https://en.wikipedia.org/wiki/Probability_axioms</w:t>
        </w:r>
      </w:hyperlink>
    </w:p>
    <w:bookmarkEnd w:id="107"/>
    <w:bookmarkStart w:id="109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https://en.wikipedia.org/wiki/Odds</w:t>
        </w:r>
      </w:hyperlink>
    </w:p>
    <w:bookmarkEnd w:id="109"/>
    <w:bookmarkStart w:id="111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https://en.wikipedia.org/wiki/Logit</w:t>
        </w:r>
      </w:hyperlink>
    </w:p>
    <w:bookmarkEnd w:id="111"/>
    <w:bookmarkStart w:id="113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https://en.wikipedia.org/wiki/Conditional_probability</w:t>
        </w:r>
      </w:hyperlink>
    </w:p>
    <w:bookmarkEnd w:id="113"/>
    <w:bookmarkStart w:id="1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4">
        <w:r>
          <w:rPr>
            <w:rStyle w:val="Hyperlink"/>
          </w:rPr>
          <w:t xml:space="preserve">https://bookdown.org/kevin_davisross/probsim-book/</w:t>
        </w:r>
      </w:hyperlink>
    </w:p>
    <w:bookmarkEnd w:id="115"/>
    <w:bookmarkStart w:id="117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https://en.wikipedia.org/wiki/Law_of_total_probability</w:t>
        </w:r>
      </w:hyperlink>
    </w:p>
    <w:bookmarkEnd w:id="117"/>
    <w:bookmarkStart w:id="119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https://en.wikipedia.org/wiki/Bayes%27_theorem</w:t>
        </w:r>
      </w:hyperlink>
    </w:p>
    <w:bookmarkEnd w:id="119"/>
    <w:bookmarkStart w:id="120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0"/>
    <w:bookmarkStart w:id="122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https://en.wikipedia.org/wiki/Base_rate_fallacy</w:t>
        </w:r>
      </w:hyperlink>
    </w:p>
    <w:bookmarkEnd w:id="122"/>
    <w:bookmarkStart w:id="124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3">
        <w:r>
          <w:rPr>
            <w:rStyle w:val="Hyperlink"/>
          </w:rPr>
          <w:t xml:space="preserve">https://facultyweb.cs.wwu.edu/~hutchib2/video_lectures/data371/</w:t>
        </w:r>
      </w:hyperlink>
    </w:p>
    <w:bookmarkEnd w:id="124"/>
    <w:bookmarkStart w:id="126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6"/>
    <w:bookmarkStart w:id="128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7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9" Type="http://schemas.openxmlformats.org/officeDocument/2006/relationships/hyperlink" Target="data/auto.csv" TargetMode="External"/><Relationship Id="rId94" Type="http://schemas.openxmlformats.org/officeDocument/2006/relationships/hyperlink" Target="expectation.qmd#def-expectation" TargetMode="External"/><Relationship Id="rId114" Type="http://schemas.openxmlformats.org/officeDocument/2006/relationships/hyperlink" Target="https://bookdown.org/kevin_davisross/probsim-book/" TargetMode="External"/><Relationship Id="rId89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doi.org/10.1007/978-1-0716-4172-9" TargetMode="External"/><Relationship Id="rId121" Type="http://schemas.openxmlformats.org/officeDocument/2006/relationships/hyperlink" Target="https://en.wikipedia.org/wiki/Base_rate_fallacy" TargetMode="External"/><Relationship Id="rId118" Type="http://schemas.openxmlformats.org/officeDocument/2006/relationships/hyperlink" Target="https://en.wikipedia.org/wiki/Bayes%27_theorem" TargetMode="External"/><Relationship Id="rId112" Type="http://schemas.openxmlformats.org/officeDocument/2006/relationships/hyperlink" Target="https://en.wikipedia.org/wiki/Conditional_probability" TargetMode="External"/><Relationship Id="rId100" Type="http://schemas.openxmlformats.org/officeDocument/2006/relationships/hyperlink" Target="https://en.wikipedia.org/wiki/Event_(probability_theory)" TargetMode="External"/><Relationship Id="rId96" Type="http://schemas.openxmlformats.org/officeDocument/2006/relationships/hyperlink" Target="https://en.wikipedia.org/wiki/Experiment_(probability_theory)" TargetMode="External"/><Relationship Id="rId116" Type="http://schemas.openxmlformats.org/officeDocument/2006/relationships/hyperlink" Target="https://en.wikipedia.org/wiki/Law_of_total_probability" TargetMode="External"/><Relationship Id="rId110" Type="http://schemas.openxmlformats.org/officeDocument/2006/relationships/hyperlink" Target="https://en.wikipedia.org/wiki/Logit" TargetMode="External"/><Relationship Id="rId108" Type="http://schemas.openxmlformats.org/officeDocument/2006/relationships/hyperlink" Target="https://en.wikipedia.org/wiki/Odds" TargetMode="External"/><Relationship Id="rId106" Type="http://schemas.openxmlformats.org/officeDocument/2006/relationships/hyperlink" Target="https://en.wikipedia.org/wiki/Probability_axioms" TargetMode="External"/><Relationship Id="rId104" Type="http://schemas.openxmlformats.org/officeDocument/2006/relationships/hyperlink" Target="https://en.wikipedia.org/wiki/Probability_space" TargetMode="External"/><Relationship Id="rId98" Type="http://schemas.openxmlformats.org/officeDocument/2006/relationships/hyperlink" Target="https://en.wikipedia.org/wiki/Sample_space" TargetMode="External"/><Relationship Id="rId123" Type="http://schemas.openxmlformats.org/officeDocument/2006/relationships/hyperlink" Target="https://facultyweb.cs.wwu.edu/~hutchib2/video_lectures/data371/" TargetMode="External"/><Relationship Id="rId85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7" Type="http://schemas.openxmlformats.org/officeDocument/2006/relationships/hyperlink" Target="https://morrison-lab.github.io/mds/measures.html#cor-measure-finitely-additive" TargetMode="External"/><Relationship Id="rId50" Type="http://schemas.openxmlformats.org/officeDocument/2006/relationships/hyperlink" Target="https://morrison-lab.github.io/mds/measures.html#def-countable-additivity" TargetMode="External"/><Relationship Id="rId45" Type="http://schemas.openxmlformats.org/officeDocument/2006/relationships/hyperlink" Target="https://morrison-lab.github.io/mds/measures.html#def-finite-additivity" TargetMode="External"/><Relationship Id="rId41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3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3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9" Type="http://schemas.openxmlformats.org/officeDocument/2006/relationships/hyperlink" Target="https://morrison-lab.github.io/mds/measures.html#thm-sigma-algebra-closure" TargetMode="External"/><Relationship Id="rId52" Type="http://schemas.openxmlformats.org/officeDocument/2006/relationships/hyperlink" Target="https://morrison-lab.github.io/mds/sets.html#def-extended-nonneg-reals" TargetMode="External"/><Relationship Id="rId36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2" Type="http://schemas.openxmlformats.org/officeDocument/2006/relationships/hyperlink" Target="https://morrison-lab.github.io/mds/sets.html#def-set-difference" TargetMode="External"/><Relationship Id="rId61" Type="http://schemas.openxmlformats.org/officeDocument/2006/relationships/hyperlink" Target="https://morrison-lab.github.io/pds/random-variables.html#def-uniform" TargetMode="External"/><Relationship Id="rId86" Type="http://schemas.openxmlformats.org/officeDocument/2006/relationships/hyperlink" Target="https://wwu.instructure.com/courses/1906010/modules#module_3922392" TargetMode="External"/><Relationship Id="rId102" Type="http://schemas.openxmlformats.org/officeDocument/2006/relationships/hyperlink" Target="https://www.cengage.com/c/statistical-inference-2e-casella-berger/9780534243128/" TargetMode="External"/><Relationship Id="rId12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LfdTIvLfdtA" TargetMode="External"/><Relationship Id="rId91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4" Type="http://schemas.openxmlformats.org/officeDocument/2006/relationships/hyperlink" Target="expectation.qmd#def-expectation" TargetMode="External"/><Relationship Id="rId114" Type="http://schemas.openxmlformats.org/officeDocument/2006/relationships/hyperlink" Target="https://bookdown.org/kevin_davisross/probsim-book/" TargetMode="External"/><Relationship Id="rId89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doi.org/10.1007/978-1-0716-4172-9" TargetMode="External"/><Relationship Id="rId121" Type="http://schemas.openxmlformats.org/officeDocument/2006/relationships/hyperlink" Target="https://en.wikipedia.org/wiki/Base_rate_fallacy" TargetMode="External"/><Relationship Id="rId118" Type="http://schemas.openxmlformats.org/officeDocument/2006/relationships/hyperlink" Target="https://en.wikipedia.org/wiki/Bayes%27_theorem" TargetMode="External"/><Relationship Id="rId112" Type="http://schemas.openxmlformats.org/officeDocument/2006/relationships/hyperlink" Target="https://en.wikipedia.org/wiki/Conditional_probability" TargetMode="External"/><Relationship Id="rId100" Type="http://schemas.openxmlformats.org/officeDocument/2006/relationships/hyperlink" Target="https://en.wikipedia.org/wiki/Event_(probability_theory)" TargetMode="External"/><Relationship Id="rId96" Type="http://schemas.openxmlformats.org/officeDocument/2006/relationships/hyperlink" Target="https://en.wikipedia.org/wiki/Experiment_(probability_theory)" TargetMode="External"/><Relationship Id="rId116" Type="http://schemas.openxmlformats.org/officeDocument/2006/relationships/hyperlink" Target="https://en.wikipedia.org/wiki/Law_of_total_probability" TargetMode="External"/><Relationship Id="rId110" Type="http://schemas.openxmlformats.org/officeDocument/2006/relationships/hyperlink" Target="https://en.wikipedia.org/wiki/Logit" TargetMode="External"/><Relationship Id="rId108" Type="http://schemas.openxmlformats.org/officeDocument/2006/relationships/hyperlink" Target="https://en.wikipedia.org/wiki/Odds" TargetMode="External"/><Relationship Id="rId106" Type="http://schemas.openxmlformats.org/officeDocument/2006/relationships/hyperlink" Target="https://en.wikipedia.org/wiki/Probability_axioms" TargetMode="External"/><Relationship Id="rId104" Type="http://schemas.openxmlformats.org/officeDocument/2006/relationships/hyperlink" Target="https://en.wikipedia.org/wiki/Probability_space" TargetMode="External"/><Relationship Id="rId98" Type="http://schemas.openxmlformats.org/officeDocument/2006/relationships/hyperlink" Target="https://en.wikipedia.org/wiki/Sample_space" TargetMode="External"/><Relationship Id="rId123" Type="http://schemas.openxmlformats.org/officeDocument/2006/relationships/hyperlink" Target="https://facultyweb.cs.wwu.edu/~hutchib2/video_lectures/data371/" TargetMode="External"/><Relationship Id="rId85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7" Type="http://schemas.openxmlformats.org/officeDocument/2006/relationships/hyperlink" Target="https://morrison-lab.github.io/mds/measures.html#cor-measure-finitely-additive" TargetMode="External"/><Relationship Id="rId50" Type="http://schemas.openxmlformats.org/officeDocument/2006/relationships/hyperlink" Target="https://morrison-lab.github.io/mds/measures.html#def-countable-additivity" TargetMode="External"/><Relationship Id="rId45" Type="http://schemas.openxmlformats.org/officeDocument/2006/relationships/hyperlink" Target="https://morrison-lab.github.io/mds/measures.html#def-finite-additivity" TargetMode="External"/><Relationship Id="rId41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3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3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9" Type="http://schemas.openxmlformats.org/officeDocument/2006/relationships/hyperlink" Target="https://morrison-lab.github.io/mds/measures.html#thm-sigma-algebra-closure" TargetMode="External"/><Relationship Id="rId52" Type="http://schemas.openxmlformats.org/officeDocument/2006/relationships/hyperlink" Target="https://morrison-lab.github.io/mds/sets.html#def-extended-nonneg-reals" TargetMode="External"/><Relationship Id="rId36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2" Type="http://schemas.openxmlformats.org/officeDocument/2006/relationships/hyperlink" Target="https://morrison-lab.github.io/mds/sets.html#def-set-difference" TargetMode="External"/><Relationship Id="rId61" Type="http://schemas.openxmlformats.org/officeDocument/2006/relationships/hyperlink" Target="https://morrison-lab.github.io/pds/random-variables.html#def-uniform" TargetMode="External"/><Relationship Id="rId86" Type="http://schemas.openxmlformats.org/officeDocument/2006/relationships/hyperlink" Target="https://wwu.instructure.com/courses/1906010/modules#module_3922392" TargetMode="External"/><Relationship Id="rId102" Type="http://schemas.openxmlformats.org/officeDocument/2006/relationships/hyperlink" Target="https://www.cengage.com/c/statistical-inference-2e-casella-berger/9780534243128/" TargetMode="External"/><Relationship Id="rId12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LfdTIvLfdtA" TargetMode="External"/><Relationship Id="rId91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2026-10-29T20:34:06Z</dcterms:created>
  <dcterms:modified xsi:type="dcterms:W3CDTF">2026-10-29T20:34:06Z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13:26:36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