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2026-10-23 15:56:58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17:09:51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20" w:name="rem-expectation-weighted-averag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(The standard Cauchy distribution has no expectation)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random variable whose expectation is not defined is not exotic.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have the standard Cauchy distribution,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with density</w:delText>
        </w:r>
      </w:del>
      <w:del w:id="13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every real</w:delText>
        </w:r>
      </w:del>
      <w:del w:id="16" w:author="PR Preview" w:date="2026-01-01T00:00:00Z">
        <w:r>
          <w:delText xml:space="preserve"> </w:delText>
        </w:r>
      </w:del>
      <m:oMath>
        <m:r>
          <m:t>x</m:t>
        </m:r>
      </m:oMath>
      <w:del w:id="17" w:author="PR Preview" w:date="2026-01-01T00:00:00Z">
        <w:r>
          <w:delText xml:space="preserve">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</w:delText>
        </w:r>
      </w:del>
      <w:del w:id="2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is an antiderivative of</w:delText>
        </w:r>
      </w:del>
      <w:del w:id="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and for</w:delText>
        </w:r>
      </w:del>
      <w:del w:id="2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≤</m:t>
        </m:r>
        <m:r>
          <m:t>0</m:t>
        </m:r>
      </m:oMath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is an antiderivative of</w:delText>
        </w:r>
      </w:del>
      <w:del w:id="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So, integrating over each half-line: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1</w:t>
        </w:r>
      </w:ins>
      <w:ins w:id="39" w:author="PR Preview" w:date="2026-01-01T00:00:00Z">
        <w:r>
          <w:t xml:space="preserve"> (Expectation is a probability-weighted average). </w:t>
        </w:r>
      </w:ins>
      <w:ins w:id="40" w:author="PR Preview" w:date="2026-01-01T00:00:00Z">
        <w:r>
          <w:t xml:space="preserve">The</w:t>
        </w:r>
      </w:ins>
      <w:ins w:id="41" w:author="PR Preview" w:date="2026-01-01T00:00:00Z">
        <w:r>
          <w:t xml:space="preserve"> </w:t>
        </w:r>
      </w:ins>
      <w:hyperlink w:anchor="def-expectation">
        <w:ins w:id="4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of a</w:t>
        </w:r>
      </w:ins>
      <w:ins w:id="45" w:author="PR Preview" w:date="2026-01-01T00:00:00Z">
        <w:r>
          <w:t xml:space="preserve"> </w:t>
        </w:r>
      </w:ins>
      <w:hyperlink r:id="rId13">
        <w:ins w:id="46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47" w:author="PR Preview" w:date="2026-01-01T00:00:00Z">
        <w:r>
          <w:t xml:space="preserve"> </w:t>
        </w:r>
      </w:ins>
      <m:oMath>
        <m:r>
          <m:t>X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is a weighted average of the values of</w:t>
        </w:r>
      </w:ins>
      <w:ins w:id="50" w:author="PR Preview" w:date="2026-01-01T00:00:00Z">
        <w:r>
          <w:t xml:space="preserve"> </w:t>
        </w:r>
      </w:ins>
      <m:oMath>
        <m:r>
          <m:t>X</m:t>
        </m:r>
      </m:oMath>
      <w:ins w:id="51" w:author="PR Preview" w:date="2026-01-01T00:00:00Z">
        <w:r>
          <w:t xml:space="preserve">,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 the probabilities are the weights.</w:t>
        </w:r>
      </w:ins>
    </w:p>
    <w:p>
      <w:pPr>
        <w:pStyle w:val="Compact"/>
        <w:numPr>
          <w:ilvl w:val="0"/>
          <w:numId w:val="1001"/>
        </w:numPr>
      </w:pPr>
      <w:ins w:id="54" w:author="PR Preview" w:date="2026-01-01T00:00:00Z">
        <w:r>
          <w:t xml:space="preserve">A</w:t>
        </w:r>
      </w:ins>
      <w:ins w:id="55" w:author="PR Preview" w:date="2026-01-01T00:00:00Z">
        <w:r>
          <w:t xml:space="preserve"> </w:t>
        </w:r>
      </w:ins>
      <w:hyperlink r:id="rId14">
        <w:ins w:id="56" w:author="PR Preview" w:date="2026-01-01T00:00:00Z">
          <w:r>
            <w:rPr>
              <w:rStyle w:val="Hyperlink"/>
            </w:rPr>
            <w:t xml:space="preserve">discrete random variable</w:t>
          </w:r>
        </w:ins>
      </w:hyperlink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has a</w:t>
        </w:r>
      </w:ins>
      <w:ins w:id="59" w:author="PR Preview" w:date="2026-01-01T00:00:00Z">
        <w:r>
          <w:t xml:space="preserve"> </w:t>
        </w:r>
      </w:ins>
      <w:hyperlink r:id="rId15">
        <w:ins w:id="60" w:author="PR Preview" w:date="2026-01-01T00:00:00Z">
          <w:r>
            <w:rPr>
              <w:rStyle w:val="Hyperlink"/>
            </w:rPr>
            <w:t xml:space="preserve">sum</w:t>
          </w:r>
        </w:ins>
      </w:hyperlink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over its possible values.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Each value</w:t>
        </w:r>
      </w:ins>
      <w:ins w:id="65" w:author="PR Preview" w:date="2026-01-01T00:00:00Z">
        <w:r>
          <w:t xml:space="preserve"> </w:t>
        </w:r>
      </w:ins>
      <m:oMath>
        <m:r>
          <m:t>x</m:t>
        </m:r>
      </m:oMath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multiplied by its weight</w:t>
        </w:r>
      </w:ins>
      <w:ins w:id="6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69" w:author="PR Preview" w:date="2026-01-01T00:00:00Z">
        <w:r>
          <w:t xml:space="preserve">, and the products are added.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 weights are non-negative and add to</w:t>
        </w:r>
      </w:ins>
      <w:ins w:id="72" w:author="PR Preview" w:date="2026-01-01T00:00:00Z">
        <w:r>
          <w:t xml:space="preserve"> </w:t>
        </w:r>
      </w:ins>
      <m:oMath>
        <m:r>
          <m:t>1</m:t>
        </m:r>
      </m:oMath>
      <w:ins w:id="7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74" w:author="PR Preview" w:date="2026-01-01T00:00:00Z">
        <w:r>
          <w:t xml:space="preserve">A</w:t>
        </w:r>
      </w:ins>
      <w:ins w:id="75" w:author="PR Preview" w:date="2026-01-01T00:00:00Z">
        <w:r>
          <w:t xml:space="preserve"> </w:t>
        </w:r>
      </w:ins>
      <w:hyperlink r:id="rId16">
        <w:ins w:id="76" w:author="PR Preview" w:date="2026-01-01T00:00:00Z">
          <w:r>
            <w:rPr>
              <w:rStyle w:val="Hyperlink"/>
            </w:rPr>
            <w:t xml:space="preserve">continuous random variable</w:t>
          </w:r>
        </w:ins>
      </w:hyperlink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has an</w:t>
        </w:r>
      </w:ins>
      <w:ins w:id="79" w:author="PR Preview" w:date="2026-01-01T00:00:00Z">
        <w:r>
          <w:t xml:space="preserve"> </w:t>
        </w:r>
      </w:ins>
      <w:hyperlink r:id="rId17">
        <w:ins w:id="80" w:author="PR Preview" w:date="2026-01-01T00:00:00Z">
          <w:r>
            <w:rPr>
              <w:rStyle w:val="Hyperlink"/>
            </w:rPr>
            <w:t xml:space="preserve">integral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over its possible values.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Each value</w:t>
        </w:r>
      </w:ins>
      <w:ins w:id="85" w:author="PR Preview" w:date="2026-01-01T00:00:00Z">
        <w:r>
          <w:t xml:space="preserve"> </w:t>
        </w:r>
      </w:ins>
      <m:oMath>
        <m:r>
          <m:t>x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is multiplied by its weight, the</w:t>
        </w:r>
      </w:ins>
      <w:ins w:id="88" w:author="PR Preview" w:date="2026-01-01T00:00:00Z">
        <w:r>
          <w:t xml:space="preserve"> </w:t>
        </w:r>
      </w:ins>
      <w:hyperlink r:id="rId11">
        <w:ins w:id="89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9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91" w:author="PR Preview" w:date="2026-01-01T00:00:00Z">
        <w:r>
          <w:t xml:space="preserve">, and the products are accumulated.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The density is non-negative and integrates to</w:t>
        </w:r>
      </w:ins>
      <w:ins w:id="94" w:author="PR Preview" w:date="2026-01-01T00:00:00Z">
        <w:r>
          <w:t xml:space="preserve"> </w:t>
        </w:r>
      </w:ins>
      <m:oMath>
        <m:r>
          <m:t>1</m:t>
        </m:r>
      </m:oMath>
      <w:ins w:id="95" w:author="PR Preview" w:date="2026-01-01T00:00:00Z">
        <w:r>
          <w:t xml:space="preserve">.</w:t>
        </w:r>
      </w:ins>
    </w:p>
    <w:p>
      <w:pPr>
        <w:pStyle w:val="FirstParagraph"/>
      </w:pPr>
      <w:ins w:id="96" w:author="PR Preview" w:date="2026-01-01T00:00:00Z">
        <w:r>
          <w:t xml:space="preserve">The</w:t>
        </w:r>
      </w:ins>
      <w:ins w:id="97" w:author="PR Preview" w:date="2026-01-01T00:00:00Z">
        <w:r>
          <w:t xml:space="preserve"> </w:t>
        </w:r>
      </w:ins>
      <w:hyperlink r:id="rId18">
        <w:ins w:id="98" w:author="PR Preview" w:date="2026-01-01T00:00:00Z">
          <w:r>
            <w:rPr>
              <w:rStyle w:val="Hyperlink"/>
            </w:rPr>
            <w:t xml:space="preserve">mean</w:t>
          </w:r>
        </w:ins>
      </w:hyperlink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of</w:t>
        </w:r>
      </w:ins>
      <w:ins w:id="101" w:author="PR Preview" w:date="2026-01-01T00:00:00Z">
        <w:r>
          <w:t xml:space="preserve"> </w:t>
        </w:r>
      </w:ins>
      <m:oMath>
        <m:r>
          <m:t>n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numbers</w:t>
        </w:r>
      </w:ins>
      <w:ins w:id="104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the special case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with every weight equal to</w:t>
        </w:r>
      </w:ins>
      <w:ins w:id="10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n</m:t>
        </m:r>
      </m:oMath>
      <w:ins w:id="11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ins w:id="111" w:author="PR Preview" w:date="2026-01-01T00:00:00Z">
        <w:r>
          <w:t xml:space="preserve">A value with a larger</w:t>
        </w:r>
      </w:ins>
      <w:ins w:id="112" w:author="PR Preview" w:date="2026-01-01T00:00:00Z">
        <w:r>
          <w:t xml:space="preserve"> </w:t>
        </w:r>
      </w:ins>
      <w:hyperlink r:id="rId19">
        <w:ins w:id="113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counts for more in the expectation.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 expectation is the balance point of the possible values: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 point where a ruler would balance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if each value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carried a weight proportional to</w:t>
        </w:r>
      </w:ins>
      <w:ins w:id="12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126" w:author="PR Preview" w:date="2026-01-01T00:00:00Z">
        <w:r>
          <w:t xml:space="preserve">.</w:t>
        </w:r>
      </w:ins>
    </w:p>
    <w:bookmarkEnd w:id="20"/>
    <w:bookmarkStart w:id="22" w:name="exm-expectation-die"/>
    <w:p>
      <w:pPr>
        <w:pStyle w:val="BodyText"/>
      </w:pPr>
      <w:ins w:id="127" w:author="PR Preview" w:date="2026-01-01T00:00:00Z">
        <w:r>
          <w:rPr>
            <w:b/>
            <w:bCs/>
          </w:rPr>
          <w:t xml:space="preserve">Example 1 (Expectation of a fair die roll)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Let</w:t>
        </w:r>
      </w:ins>
      <w:ins w:id="130" w:author="PR Preview" w:date="2026-01-01T00:00:00Z">
        <w:r>
          <w:t xml:space="preserve"> </w:t>
        </w:r>
      </w:ins>
      <m:oMath>
        <m:r>
          <m:t>Y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be the result of a fair die roll,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so the</w:t>
        </w:r>
      </w:ins>
      <w:ins w:id="135" w:author="PR Preview" w:date="2026-01-01T00:00:00Z">
        <w:r>
          <w:t xml:space="preserve"> </w:t>
        </w:r>
      </w:ins>
      <w:hyperlink r:id="rId21">
        <w:ins w:id="136" w:author="PR Preview" w:date="2026-01-01T00:00:00Z">
          <w:r>
            <w:rPr>
              <w:rStyle w:val="Hyperlink"/>
            </w:rPr>
            <w:t xml:space="preserve">range</w:t>
          </w:r>
        </w:ins>
      </w:hyperlink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is</w:t>
        </w:r>
      </w:ins>
      <w:ins w:id="13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</w:t>
        </w:r>
      </w:ins>
      <w:ins w:id="14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for each</w:t>
        </w:r>
      </w:ins>
      <w:ins w:id="145" w:author="PR Preview" w:date="2026-01-01T00:00:00Z">
        <w:r>
          <w:t xml:space="preserve"> </w:t>
        </w:r>
      </w:ins>
      <m:oMath>
        <m:r>
          <m:t>y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in the range.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Every value has the same weight,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so the</w:t>
        </w:r>
      </w:ins>
      <w:ins w:id="152" w:author="PR Preview" w:date="2026-01-01T00:00:00Z">
        <w:r>
          <w:t xml:space="preserve"> </w:t>
        </w:r>
      </w:ins>
      <w:hyperlink w:anchor="def-expectation">
        <w:ins w:id="15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is the ordinary</w:t>
        </w:r>
      </w:ins>
      <w:ins w:id="156" w:author="PR Preview" w:date="2026-01-01T00:00:00Z">
        <w:r>
          <w:t xml:space="preserve"> </w:t>
        </w:r>
      </w:ins>
      <w:hyperlink r:id="rId18">
        <w:ins w:id="157" w:author="PR Preview" w:date="2026-01-01T00:00:00Z">
          <w:r>
            <w:rPr>
              <w:rStyle w:val="Hyperlink"/>
            </w:rPr>
            <w:t xml:space="preserve">mean</w:t>
          </w:r>
        </w:ins>
      </w:hyperlink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of</w:t>
        </w:r>
      </w:ins>
      <w:ins w:id="16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ins w:id="1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6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weight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ins w:id="162" w:author="PR Preview" w:date="2026-01-01T00:00:00Z">
        <w:r>
          <w:t xml:space="preserve">Now load the die so that the result</w:t>
        </w:r>
      </w:ins>
      <w:ins w:id="163" w:author="PR Preview" w:date="2026-01-01T00:00:00Z">
        <w:r>
          <w:t xml:space="preserve"> </w:t>
        </w:r>
      </w:ins>
      <m:oMath>
        <m:r>
          <m:t>6</m:t>
        </m:r>
      </m:oMath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has</w:t>
        </w:r>
      </w:ins>
      <w:ins w:id="166" w:author="PR Preview" w:date="2026-01-01T00:00:00Z">
        <w:r>
          <w:t xml:space="preserve"> </w:t>
        </w:r>
      </w:ins>
      <w:hyperlink r:id="rId19">
        <w:ins w:id="167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6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and each of</w:t>
        </w:r>
      </w:ins>
      <w:ins w:id="17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5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probability</w:t>
        </w:r>
      </w:ins>
      <w:ins w:id="175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10</m:t>
        </m:r>
      </m:oMath>
      <w:ins w:id="176" w:author="PR Preview" w:date="2026-01-01T00:00:00Z">
        <w:r>
          <w:t xml:space="preserve">.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The weights still add to</w:t>
        </w:r>
      </w:ins>
      <w:ins w:id="179" w:author="PR Preview" w:date="2026-01-01T00:00:00Z">
        <w:r>
          <w:t xml:space="preserve"> </w:t>
        </w:r>
      </w:ins>
      <m:oMath>
        <m:r>
          <m:t>1</m:t>
        </m:r>
      </m:oMath>
      <w:ins w:id="180" w:author="PR Preview" w:date="2026-01-01T00:00:00Z">
        <w:r>
          <w:t xml:space="preserve">, and the expectation moves toward</w:t>
        </w:r>
      </w:ins>
      <w:ins w:id="181" w:author="PR Preview" w:date="2026-01-01T00:00:00Z">
        <w:r>
          <w:t xml:space="preserve"> </w:t>
        </w:r>
      </w:ins>
      <m:oMath>
        <m:r>
          <m:t>6</m:t>
        </m:r>
      </m:oMath>
      <w:ins w:id="18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(weights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10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"/>
    <w:bookmarkStart w:id="23" w:name="exm-cauchy-no-mean"/>
    <w:p>
      <w:pPr>
        <w:pStyle w:val="FirstParagraph"/>
      </w:pPr>
      <w:ins w:id="183" w:author="PR Preview" w:date="2026-01-01T00:00:00Z">
        <w:r>
          <w:rPr>
            <w:b/>
            <w:bCs/>
          </w:rPr>
          <w:t xml:space="preserve">Example 2 (The standard Cauchy distribution has no expectation)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A random variable whose expectation is not defined is not exotic.</w:t>
        </w:r>
      </w:ins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Let</w:t>
        </w:r>
      </w:ins>
      <w:ins w:id="188" w:author="PR Preview" w:date="2026-01-01T00:00:00Z">
        <w:r>
          <w:t xml:space="preserve"> </w:t>
        </w:r>
      </w:ins>
      <m:oMath>
        <m:r>
          <m:t>X</m:t>
        </m:r>
      </m:oMath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have the standard Cauchy distribution,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with density</w:t>
        </w:r>
      </w:ins>
      <w:ins w:id="193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for every real</w:t>
        </w:r>
      </w:ins>
      <w:ins w:id="196" w:author="PR Preview" w:date="2026-01-01T00:00:00Z">
        <w:r>
          <w:t xml:space="preserve"> </w:t>
        </w:r>
      </w:ins>
      <m:oMath>
        <m:r>
          <m:t>x</m:t>
        </m:r>
      </m:oMath>
      <w:ins w:id="197" w:author="PR Preview" w:date="2026-01-01T00:00:00Z">
        <w:r>
          <w:t xml:space="preserve">.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</w:t>
        </w:r>
      </w:ins>
      <w:ins w:id="2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is an antiderivative of</w:t>
        </w:r>
      </w:ins>
      <w:ins w:id="20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ins w:id="206" w:author="PR Preview" w:date="2026-01-01T00:00:00Z">
        <w:r>
          <w:t xml:space="preserve">,</w:t>
        </w:r>
      </w:ins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and for</w:t>
        </w:r>
      </w:ins>
      <w:ins w:id="20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0</m:t>
        </m:r>
      </m:oMath>
      <w:ins w:id="210" w:author="PR Preview" w:date="2026-01-01T00:00:00Z">
        <w:r>
          <w:t xml:space="preserve">,</w:t>
        </w:r>
      </w:ins>
      <w:ins w:id="2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an antiderivative of</w:t>
        </w:r>
      </w:ins>
      <w:ins w:id="21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ins w:id="215" w:author="PR Preview" w:date="2026-01-01T00:00:00Z">
        <w:r>
          <w:t xml:space="preserve">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So, integrating over each half-line: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23"/>
    <w:bookmarkStart w:id="2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2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31" w:name="exm-fubini-survfn"/>
    <w:p>
      <w:pPr>
        <w:pStyle w:val="BodyText"/>
      </w:pPr>
      <w:del w:id="218" w:author="PR Preview" w:date="2026-01-01T00:00:00Z">
        <w:r>
          <w:rPr>
            <w:b/>
            <w:bCs/>
          </w:rPr>
          <w:delText xml:space="preserve">Example 2 (Mean of an exponential random variable via survival function)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Let</w:delText>
        </w:r>
      </w:del>
      <w:del w:id="221" w:author="PR Preview" w:date="2026-01-01T00:00:00Z">
        <w:r>
          <w:delText xml:space="preserve"> </w:delText>
        </w:r>
      </w:del>
      <m:oMath>
        <m:r>
          <m:t>T</m:t>
        </m:r>
      </m:oMath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be</w:delText>
        </w:r>
      </w:del>
      <w:del w:id="224" w:author="PR Preview" w:date="2026-01-01T00:00:00Z">
        <w:r>
          <w:delText xml:space="preserve"> </w:delText>
        </w:r>
      </w:del>
      <w:hyperlink r:id="rId29">
        <w:del w:id="225" w:author="PR Preview" w:date="2026-01-01T00:00:00Z">
          <w:r>
            <w:rPr>
              <w:rStyle w:val="Hyperlink"/>
            </w:rPr>
            <w:delText xml:space="preserve">exponential</w:delText>
          </w:r>
        </w:del>
      </w:hyperlink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with rate</w:delText>
        </w:r>
      </w:del>
      <w:del w:id="228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29" w:author="PR Preview" w:date="2026-01-01T00:00:00Z">
        <w:r>
          <w:delText xml:space="preserve">, so</w:delText>
        </w:r>
      </w:del>
      <w:del w:id="230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for</w:delText>
        </w:r>
      </w:del>
      <w:del w:id="2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as computed on the</w:delText>
        </w:r>
      </w:del>
      <w:del w:id="237" w:author="PR Preview" w:date="2026-01-01T00:00:00Z">
        <w:r>
          <w:delText xml:space="preserve"> </w:delText>
        </w:r>
      </w:del>
      <w:hyperlink r:id="rId30">
        <w:del w:id="238" w:author="PR Preview" w:date="2026-01-01T00:00:00Z">
          <w:r>
            <w:rPr>
              <w:rStyle w:val="Hyperlink"/>
            </w:rPr>
            <w:delText xml:space="preserve">random variables page</w:delText>
          </w:r>
        </w:del>
      </w:hyperlink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By</w:delText>
        </w:r>
      </w:del>
      <w:del w:id="242" w:author="PR Preview" w:date="2026-01-01T00:00:00Z">
        <w:r>
          <w:delText xml:space="preserve"> </w:delText>
        </w:r>
      </w:del>
      <w:hyperlink w:anchor="thm-surv-mean">
        <w:del w:id="24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244" w:author="PR Preview" w:date="2026-01-01T00:00:00Z">
        <w:r>
          <w:delText xml:space="preserve">:</w:delText>
        </w:r>
      </w:del>
    </w:p>
    <w:p>
      <w:pPr>
        <w:pStyle w:val="BodyText"/>
      </w:pPr>
      <w:ins w:id="245" w:author="PR Preview" w:date="2026-01-01T00:00:00Z">
        <w:r>
          <w:rPr>
            <w:b/>
            <w:bCs/>
          </w:rPr>
          <w:t xml:space="preserve">Example 3 (Mean of an exponential random variable via survival function)</w:t>
        </w:r>
      </w:ins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Let</w:t>
        </w:r>
      </w:ins>
      <w:ins w:id="248" w:author="PR Preview" w:date="2026-01-01T00:00:00Z">
        <w:r>
          <w:t xml:space="preserve"> </w:t>
        </w:r>
      </w:ins>
      <m:oMath>
        <m:r>
          <m:t>T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be</w:t>
        </w:r>
      </w:ins>
      <w:ins w:id="251" w:author="PR Preview" w:date="2026-01-01T00:00:00Z">
        <w:r>
          <w:t xml:space="preserve"> </w:t>
        </w:r>
      </w:ins>
      <w:hyperlink r:id="rId29">
        <w:ins w:id="252" w:author="PR Preview" w:date="2026-01-01T00:00:00Z">
          <w:r>
            <w:rPr>
              <w:rStyle w:val="Hyperlink"/>
            </w:rPr>
            <w:t xml:space="preserve">exponential</w:t>
          </w:r>
        </w:ins>
      </w:hyperlink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with rate</w:t>
        </w:r>
      </w:ins>
      <w:ins w:id="25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56" w:author="PR Preview" w:date="2026-01-01T00:00:00Z">
        <w:r>
          <w:t xml:space="preserve">, so</w:t>
        </w:r>
      </w:ins>
      <w:ins w:id="257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for</w:t>
        </w:r>
      </w:ins>
      <w:ins w:id="26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261" w:author="PR Preview" w:date="2026-01-01T00:00:00Z">
        <w:r>
          <w:t xml:space="preserve">,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as computed on the</w:t>
        </w:r>
      </w:ins>
      <w:ins w:id="264" w:author="PR Preview" w:date="2026-01-01T00:00:00Z">
        <w:r>
          <w:t xml:space="preserve"> </w:t>
        </w:r>
      </w:ins>
      <w:hyperlink r:id="rId30">
        <w:ins w:id="265" w:author="PR Preview" w:date="2026-01-01T00:00:00Z">
          <w:r>
            <w:rPr>
              <w:rStyle w:val="Hyperlink"/>
            </w:rPr>
            <w:t xml:space="preserve">random variables page</w:t>
          </w:r>
        </w:ins>
      </w:hyperlink>
      <w:ins w:id="266" w:author="PR Preview" w:date="2026-01-01T00:00:00Z">
        <w:r>
          <w:t xml:space="preserve">.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By</w:t>
        </w:r>
      </w:ins>
      <w:ins w:id="269" w:author="PR Preview" w:date="2026-01-01T00:00:00Z">
        <w:r>
          <w:t xml:space="preserve"> </w:t>
        </w:r>
      </w:ins>
      <w:hyperlink w:anchor="thm-surv-mean">
        <w:ins w:id="27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7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31"/>
    <w:bookmarkStart w:id="3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34" w:name="exm-expectation-matrix"/>
    <w:p>
      <w:pPr>
        <w:pStyle w:val="BodyText"/>
      </w:pPr>
      <w:del w:id="272" w:author="PR Preview" w:date="2026-01-01T00:00:00Z">
        <w:r>
          <w:rPr>
            <w:b/>
            <w:bCs/>
          </w:rPr>
          <w:delText xml:space="preserve">Example 3 (Expectation of a random vector of coin flips)</w:delText>
        </w:r>
      </w:del>
      <w:del w:id="273" w:author="PR Preview" w:date="2026-01-01T00:00:00Z">
        <w:r>
          <w:delText xml:space="preserve"> </w:delText>
        </w:r>
      </w:del>
      <w:del w:id="274" w:author="PR Preview" w:date="2026-01-01T00:00:00Z">
        <w:r>
          <w:delText xml:space="preserve">For the two fair coin flips in</w:delText>
        </w:r>
      </w:del>
      <w:del w:id="275" w:author="PR Preview" w:date="2026-01-01T00:00:00Z">
        <w:r>
          <w:delText xml:space="preserve"> </w:delText>
        </w:r>
      </w:del>
      <w:hyperlink r:id="rId33">
        <w:del w:id="276" w:author="PR Preview" w:date="2026-01-01T00:00:00Z">
          <w:r>
            <w:rPr>
              <w:rStyle w:val="Hyperlink"/>
            </w:rPr>
            <w:delText xml:space="preserve">the independence page’s example</w:delText>
          </w:r>
        </w:del>
      </w:hyperlink>
      <w:del w:id="277" w:author="PR Preview" w:date="2026-01-01T00:00:00Z">
        <w:r>
          <w:delText xml:space="preserve">,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the random vector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delText xml:space="preserve">$\mathord{\smash[b]{\underset{\raise.3ex\hbox{$\scriptstyle\sim$}}{X}}\vphantom{X}}= {(X_1, X_2)}^{\top}$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is a</w:delText>
        </w:r>
      </w:del>
      <w:del w:id="284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1</m:t>
        </m:r>
      </m:oMath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random matrix, and:</w:delText>
        </w:r>
      </w:del>
    </w:p>
    <w:p>
      <w:pPr>
        <w:pStyle w:val="BodyText"/>
      </w:pPr>
      <w:ins w:id="287" w:author="PR Preview" w:date="2026-01-01T00:00:00Z">
        <w:r>
          <w:rPr>
            <w:b/>
            <w:bCs/>
          </w:rPr>
          <w:t xml:space="preserve">Example 4 (Expectation of a random vector of coin flips)</w:t>
        </w:r>
      </w:ins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For the two fair coin flips in</w:t>
        </w:r>
      </w:ins>
      <w:ins w:id="290" w:author="PR Preview" w:date="2026-01-01T00:00:00Z">
        <w:r>
          <w:t xml:space="preserve"> </w:t>
        </w:r>
      </w:ins>
      <w:hyperlink r:id="rId33">
        <w:ins w:id="291" w:author="PR Preview" w:date="2026-01-01T00:00:00Z">
          <w:r>
            <w:rPr>
              <w:rStyle w:val="Hyperlink"/>
            </w:rPr>
            <w:t xml:space="preserve">the independence page’s example</w:t>
          </w:r>
        </w:ins>
      </w:hyperlink>
      <w:ins w:id="292" w:author="PR Preview" w:date="2026-01-01T00:00:00Z">
        <w:r>
          <w:t xml:space="preserve">,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the random vector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$\mathord{\smash[b]{\underset{\raise.3ex\hbox{$\scriptstyle\sim$}}{X}}\vphantom{X}}= {(X_1, X_2)}^{\top}$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is a</w:t>
        </w:r>
      </w:ins>
      <w:ins w:id="29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random matrix, and:</w:t>
        </w:r>
      </w:ins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34"/>
    <w:bookmarkStart w:id="3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36" w:name="exm-lotus"/>
    <w:p>
      <w:pPr>
        <w:pStyle w:val="BodyText"/>
      </w:pPr>
      <w:del w:id="302" w:author="PR Preview" w:date="2026-01-01T00:00:00Z">
        <w:r>
          <w:rPr>
            <w:b/>
            <w:bCs/>
          </w:rPr>
          <w:delText xml:space="preserve">Example 4 (Expected value of</w:delText>
        </w:r>
      </w:del>
      <w:del w:id="30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04" w:author="PR Preview" w:date="2026-01-01T00:00:00Z">
        <w:r>
          <w:rPr>
            <w:b/>
            <w:bCs/>
          </w:rPr>
          <w:delText xml:space="preserve"> </w:delText>
        </w:r>
      </w:del>
      <w:del w:id="305" w:author="PR Preview" w:date="2026-01-01T00:00:00Z">
        <w:r>
          <w:rPr>
            <w:b/>
            <w:bCs/>
          </w:rPr>
          <w:delText xml:space="preserve">for a Bernoulli variable)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Let</w:delText>
        </w:r>
      </w:del>
      <w:del w:id="30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309" w:author="PR Preview" w:date="2026-01-01T00:00:00Z">
        <w:r>
          <w:delText xml:space="preserve">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By LOTUS (</w:delText>
        </w:r>
      </w:del>
      <w:hyperlink w:anchor="thm-lotus">
        <w:del w:id="31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13" w:author="PR Preview" w:date="2026-01-01T00:00:00Z">
        <w:r>
          <w:delText xml:space="preserve">, discrete case):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314" w:author="PR Preview" w:date="2026-01-01T00:00:00Z">
        <w:r>
          <w:rPr>
            <w:b/>
            <w:bCs/>
          </w:rPr>
          <w:delText xml:space="preserve">Example 5 (Expected value of</w:delText>
        </w:r>
      </w:del>
      <w:del w:id="315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</m:oMath>
      <w:del w:id="316" w:author="PR Preview" w:date="2026-01-01T00:00:00Z">
        <w:r>
          <w:rPr>
            <w:b/>
            <w:bCs/>
          </w:rPr>
          <w:delText xml:space="preserve"> </w:delText>
        </w:r>
      </w:del>
      <w:del w:id="317" w:author="PR Preview" w:date="2026-01-01T00:00:00Z">
        <w:r>
          <w:rPr>
            <w:b/>
            <w:bCs/>
          </w:rPr>
          <w:delText xml:space="preserve">for a Uniform(0,1) variable)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delText xml:space="preserve">Let</w:delText>
        </w:r>
      </w:del>
      <w:del w:id="32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(</w:delText>
        </w:r>
      </w:del>
      <w:hyperlink r:id="rId37">
        <w:del w:id="323" w:author="PR Preview" w:date="2026-01-01T00:00:00Z">
          <w:r>
            <w:rPr>
              <w:rStyle w:val="Hyperlink"/>
            </w:rPr>
            <w:delText xml:space="preserve">uniform distribution</w:delText>
          </w:r>
        </w:del>
      </w:hyperlink>
      <w:del w:id="324" w:author="PR Preview" w:date="2026-01-01T00:00:00Z">
        <w:r>
          <w:delText xml:space="preserve">),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so</w:delText>
        </w:r>
      </w:del>
      <w:del w:id="32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28" w:author="PR Preview" w:date="2026-01-01T00:00:00Z">
        <w:r>
          <w:delText xml:space="preserve"> </w:delText>
        </w:r>
      </w:del>
      <w:del w:id="329" w:author="PR Preview" w:date="2026-01-01T00:00:00Z">
        <w:r>
          <w:delText xml:space="preserve">for</w:delText>
        </w:r>
      </w:del>
      <w:del w:id="3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31" w:author="PR Preview" w:date="2026-01-01T00:00:00Z">
        <w:r>
          <w:delText xml:space="preserve">.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By LOTUS (</w:delText>
        </w:r>
      </w:del>
      <w:hyperlink w:anchor="thm-lotus">
        <w:del w:id="33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335" w:author="PR Preview" w:date="2026-01-01T00:00:00Z">
        <w:r>
          <w:delText xml:space="preserve">, continuous case):</w:delText>
        </w:r>
      </w:del>
    </w:p>
    <w:p>
      <w:pPr>
        <w:pStyle w:val="BodyText"/>
      </w:pPr>
      <w:ins w:id="336" w:author="PR Preview" w:date="2026-01-01T00:00:00Z">
        <w:r>
          <w:rPr>
            <w:b/>
            <w:bCs/>
          </w:rPr>
          <w:t xml:space="preserve">Example 5 (Expected value of</w:t>
        </w:r>
      </w:ins>
      <w:ins w:id="337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38" w:author="PR Preview" w:date="2026-01-01T00:00:00Z">
        <w:r>
          <w:rPr>
            <w:b/>
            <w:bCs/>
          </w:rPr>
          <w:t xml:space="preserve"> </w:t>
        </w:r>
      </w:ins>
      <w:ins w:id="339" w:author="PR Preview" w:date="2026-01-01T00:00:00Z">
        <w:r>
          <w:rPr>
            <w:b/>
            <w:bCs/>
          </w:rPr>
          <w:t xml:space="preserve">for a Bernoulli variable)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Let</w:t>
        </w:r>
      </w:ins>
      <w:ins w:id="3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343" w:author="PR Preview" w:date="2026-01-01T00:00:00Z">
        <w:r>
          <w:t xml:space="preserve">.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By LOTUS (</w:t>
        </w:r>
      </w:ins>
      <w:hyperlink w:anchor="thm-lotus">
        <w:ins w:id="34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47" w:author="PR Preview" w:date="2026-01-01T00:00:00Z">
        <w:r>
          <w:t xml:space="preserve">, discrete case):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6"/>
    <w:bookmarkStart w:id="38" w:name="exm-lotus-continuous"/>
    <w:p>
      <w:pPr>
        <w:pStyle w:val="FirstParagraph"/>
      </w:pPr>
      <w:ins w:id="348" w:author="PR Preview" w:date="2026-01-01T00:00:00Z">
        <w:r>
          <w:rPr>
            <w:b/>
            <w:bCs/>
          </w:rPr>
          <w:t xml:space="preserve">Example 6 (Expected value of</w:t>
        </w:r>
      </w:ins>
      <w:ins w:id="34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</m:oMath>
      <w:ins w:id="350" w:author="PR Preview" w:date="2026-01-01T00:00:00Z">
        <w:r>
          <w:rPr>
            <w:b/>
            <w:bCs/>
          </w:rPr>
          <w:t xml:space="preserve"> </w:t>
        </w:r>
      </w:ins>
      <w:ins w:id="351" w:author="PR Preview" w:date="2026-01-01T00:00:00Z">
        <w:r>
          <w:rPr>
            <w:b/>
            <w:bCs/>
          </w:rPr>
          <w:t xml:space="preserve">for a Uniform(0,1) variable)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Let</w:t>
        </w:r>
      </w:ins>
      <w:ins w:id="3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(</w:t>
        </w:r>
      </w:ins>
      <w:hyperlink r:id="rId37">
        <w:ins w:id="357" w:author="PR Preview" w:date="2026-01-01T00:00:00Z">
          <w:r>
            <w:rPr>
              <w:rStyle w:val="Hyperlink"/>
            </w:rPr>
            <w:t xml:space="preserve">uniform distribution</w:t>
          </w:r>
        </w:ins>
      </w:hyperlink>
      <w:ins w:id="358" w:author="PR Preview" w:date="2026-01-01T00:00:00Z">
        <w:r>
          <w:t xml:space="preserve">),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so</w:t>
        </w:r>
      </w:ins>
      <w:ins w:id="36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for</w:t>
        </w:r>
      </w:ins>
      <w:ins w:id="3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5" w:author="PR Preview" w:date="2026-01-01T00:00:00Z">
        <w:r>
          <w:t xml:space="preserve">.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By LOTUS (</w:t>
        </w:r>
      </w:ins>
      <w:hyperlink w:anchor="thm-lotus">
        <w:ins w:id="36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369" w:author="PR Preview" w:date="2026-01-01T00:00:00Z">
        <w:r>
          <w:t xml:space="preserve">, continuous case):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38"/>
    <w:bookmarkStart w:id="3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40" w:name="exm-linearity-expectation"/>
    <w:p>
      <w:pPr>
        <w:pStyle w:val="BodyText"/>
      </w:pPr>
      <w:del w:id="370" w:author="PR Preview" w:date="2026-01-01T00:00:00Z">
        <w:r>
          <w:rPr>
            <w:b/>
            <w:bCs/>
          </w:rPr>
          <w:delText xml:space="preserve">Example 6 (Expected total of two dice)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Let</w:delText>
        </w:r>
      </w:del>
      <w:del w:id="373" w:author="PR Preview" w:date="2026-01-01T00:00:00Z">
        <w:r>
          <w:delText xml:space="preserve"> </w:delText>
        </w:r>
      </w:del>
      <m:oMath>
        <m:r>
          <m:t>X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and</w:delText>
        </w:r>
      </w:del>
      <w:del w:id="376" w:author="PR Preview" w:date="2026-01-01T00:00:00Z">
        <w:r>
          <w:delText xml:space="preserve"> </w:delText>
        </w:r>
      </w:del>
      <m:oMath>
        <m:r>
          <m:t>Y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be the results of two six-sided die rolls.</w:delText>
        </w:r>
      </w:del>
      <w:del w:id="379" w:author="PR Preview" w:date="2026-01-01T00:00:00Z">
        <w:r>
          <w:delText xml:space="preserve"> </w:delText>
        </w:r>
      </w:del>
      <w:del w:id="380" w:author="PR Preview" w:date="2026-01-01T00:00:00Z">
        <w:r>
          <w:delText xml:space="preserve">Each has expectation</w:delText>
        </w:r>
      </w:del>
    </w:p>
    <w:p>
      <w:pPr>
        <w:pStyle w:val="BodyText"/>
      </w:pPr>
      <w:ins w:id="381" w:author="PR Preview" w:date="2026-01-01T00:00:00Z">
        <w:r>
          <w:rPr>
            <w:b/>
            <w:bCs/>
          </w:rPr>
          <w:t xml:space="preserve">Example 7 (Expected total of two dice)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Let</w:t>
        </w:r>
      </w:ins>
      <w:ins w:id="384" w:author="PR Preview" w:date="2026-01-01T00:00:00Z">
        <w:r>
          <w:t xml:space="preserve"> </w:t>
        </w:r>
      </w:ins>
      <m:oMath>
        <m:r>
          <m:t>X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and</w:t>
        </w:r>
      </w:ins>
      <w:ins w:id="387" w:author="PR Preview" w:date="2026-01-01T00:00:00Z">
        <w:r>
          <w:t xml:space="preserve"> </w:t>
        </w:r>
      </w:ins>
      <m:oMath>
        <m:r>
          <m:t>Y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be the results of two six-sided die rolls.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Each has expectation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40"/>
    <w:bookmarkStart w:id="4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42" w:name="exm-linearity-affine"/>
    <w:p>
      <w:pPr>
        <w:pStyle w:val="BodyText"/>
      </w:pPr>
      <w:del w:id="392" w:author="PR Preview" w:date="2026-01-01T00:00:00Z">
        <w:r>
          <w:rPr>
            <w:b/>
            <w:bCs/>
          </w:rPr>
          <w:delText xml:space="preserve">Example 7 (Expectation of a rescaled uniform variable)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Let</w:delText>
        </w:r>
      </w:del>
      <w:del w:id="39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96" w:author="PR Preview" w:date="2026-01-01T00:00:00Z">
        <w:r>
          <w:delText xml:space="preserve">, so</w:delText>
        </w:r>
      </w:del>
    </w:p>
    <w:p>
      <w:pPr>
        <w:pStyle w:val="BodyText"/>
      </w:pPr>
      <w:ins w:id="397" w:author="PR Preview" w:date="2026-01-01T00:00:00Z">
        <w:r>
          <w:rPr>
            <w:b/>
            <w:bCs/>
          </w:rPr>
          <w:t xml:space="preserve">Example 8 (Expectation of a rescaled uniform variable)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Let</w:t>
        </w:r>
      </w:ins>
      <w:ins w:id="4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1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42"/>
    <w:bookmarkStart w:id="44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1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43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4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47" w:name="exm-linearity-finite-sum"/>
    <w:p>
      <w:pPr>
        <w:pStyle w:val="FirstParagraph"/>
      </w:pPr>
      <w:del w:id="402" w:author="PR Preview" w:date="2026-01-01T00:00:00Z">
        <w:r>
          <w:rPr>
            <w:b/>
            <w:bCs/>
          </w:rPr>
          <w:delText xml:space="preserve">Example 8 (Expected total of five dice)</w:delText>
        </w:r>
      </w:del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Let</w:delText>
        </w:r>
      </w:del>
      <w:del w:id="405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be the</w:delText>
        </w:r>
      </w:del>
      <w:del w:id="408" w:author="PR Preview" w:date="2026-01-01T00:00:00Z">
        <w:r>
          <w:delText xml:space="preserve"> </w:delText>
        </w:r>
      </w:del>
      <w:hyperlink r:id="rId46">
        <w:del w:id="409" w:author="PR Preview" w:date="2026-01-01T00:00:00Z">
          <w:r>
            <w:rPr>
              <w:rStyle w:val="Hyperlink"/>
            </w:rPr>
            <w:delText xml:space="preserve">outcomes</w:delText>
          </w:r>
        </w:del>
      </w:hyperlink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of five rolls of a fair die.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Each roll has</w:delText>
        </w:r>
      </w:del>
      <w:del w:id="414" w:author="PR Preview" w:date="2026-01-01T00:00:00Z">
        <w:r>
          <w:delText xml:space="preserve"> </w:delText>
        </w:r>
      </w:del>
      <w:hyperlink r:id="rId43">
        <w:del w:id="415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41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Applying</w:delText>
        </w:r>
      </w:del>
      <w:del w:id="420" w:author="PR Preview" w:date="2026-01-01T00:00:00Z">
        <w:r>
          <w:delText xml:space="preserve"> </w:delText>
        </w:r>
      </w:del>
      <w:hyperlink w:anchor="lem-linearity-finite-sum">
        <w:del w:id="421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with every</w:delText>
        </w:r>
      </w:del>
      <w:del w:id="424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gives</w:delText>
        </w:r>
      </w:del>
      <w:del w:id="427" w:author="PR Preview" w:date="2026-01-01T00:00:00Z">
        <w:r>
          <w:delText xml:space="preserve"> </w:delText>
        </w:r>
      </w:del>
      <w:del w:id="428" w:author="PR Preview" w:date="2026-01-01T00:00:00Z">
        <w:r>
          <w:delText xml:space="preserve">the expected total: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Example 9 (Expected total of five dice)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Let</w:t>
        </w:r>
      </w:ins>
      <w:ins w:id="4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be the</w:t>
        </w:r>
      </w:ins>
      <w:ins w:id="435" w:author="PR Preview" w:date="2026-01-01T00:00:00Z">
        <w:r>
          <w:t xml:space="preserve"> </w:t>
        </w:r>
      </w:ins>
      <w:hyperlink r:id="rId46">
        <w:ins w:id="436" w:author="PR Preview" w:date="2026-01-01T00:00:00Z">
          <w:r>
            <w:rPr>
              <w:rStyle w:val="Hyperlink"/>
            </w:rPr>
            <w:t xml:space="preserve">outcomes</w:t>
          </w:r>
        </w:ins>
      </w:hyperlink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of five rolls of a fair die.</w:t>
        </w:r>
      </w:ins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Each roll has</w:t>
        </w:r>
      </w:ins>
      <w:ins w:id="441" w:author="PR Preview" w:date="2026-01-01T00:00:00Z">
        <w:r>
          <w:t xml:space="preserve"> </w:t>
        </w:r>
      </w:ins>
      <w:hyperlink r:id="rId43">
        <w:ins w:id="442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44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Applying</w:t>
        </w:r>
      </w:ins>
      <w:ins w:id="447" w:author="PR Preview" w:date="2026-01-01T00:00:00Z">
        <w:r>
          <w:t xml:space="preserve"> </w:t>
        </w:r>
      </w:ins>
      <w:hyperlink w:anchor="lem-linearity-finite-sum">
        <w:ins w:id="448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with every</w:t>
        </w:r>
      </w:ins>
      <w:ins w:id="451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gives</w:t>
        </w:r>
      </w:ins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the expected total: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8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48"/>
    <w:bookmarkStart w:id="49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9"/>
    <w:bookmarkStart w:id="50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83" w:name="X1b674fb215c38ba7bf07b336b30c333a3581625"/>
    <w:p>
      <w:pPr>
        <w:pStyle w:val="Heading2"/>
      </w:pPr>
      <w:r>
        <w:t xml:space="preserve">1 Conditional distributions and expectations</w:t>
      </w:r>
    </w:p>
    <w:bookmarkStart w:id="52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2"/>
    <w:bookmarkStart w:id="57" w:name="exm-cond-pmf"/>
    <w:p>
      <w:pPr>
        <w:pStyle w:val="FirstParagraph"/>
      </w:pPr>
      <w:del w:id="456" w:author="PR Preview" w:date="2026-01-01T00:00:00Z">
        <w:r>
          <w:rPr>
            <w:b/>
            <w:bCs/>
          </w:rPr>
          <w:delText xml:space="preserve">Example 9 (Conditional PMF from a vaccine trial)</w:delText>
        </w:r>
      </w:del>
      <w:del w:id="457" w:author="PR Preview" w:date="2026-01-01T00:00:00Z">
        <w:r>
          <w:delText xml:space="preserve"> </w:delText>
        </w:r>
      </w:del>
      <w:del w:id="458" w:author="PR Preview" w:date="2026-01-01T00:00:00Z">
        <w:r>
          <w:delText xml:space="preserve">The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rPr>
            <w:rStyle w:val="VerbatimChar"/>
          </w:rPr>
          <w:delText xml:space="preserve">vaccine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dataset in the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rPr>
            <w:rStyle w:val="VerbatimChar"/>
          </w:rPr>
          <w:delText xml:space="preserve">dobson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package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(</w:delText>
        </w:r>
      </w:del>
      <w:del w:id="469" w:author="PR Preview" w:date="2026-01-01T00:00:00Z">
        <w:r>
          <w:delText xml:space="preserve">Dobson and Barnett [8]</w:delText>
        </w:r>
      </w:del>
      <w:del w:id="470" w:author="PR Preview" w:date="2026-01-01T00:00:00Z">
        <w:r>
          <w:delText xml:space="preserve">, Table 9.6)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records the responses in a flu vaccine trial:</w:delText>
        </w:r>
      </w:del>
      <w:del w:id="473" w:author="PR Preview" w:date="2026-01-01T00:00:00Z">
        <w:r>
          <w:delText xml:space="preserve"> </w:delText>
        </w:r>
      </w:del>
      <m:oMath>
        <m:r>
          <m:t>X</m:t>
        </m:r>
      </m:oMath>
      <w:del w:id="474" w:author="PR Preview" w:date="2026-01-01T00:00:00Z">
        <w:r>
          <w:delText xml:space="preserve"> </w:delText>
        </w:r>
      </w:del>
      <w:del w:id="475" w:author="PR Preview" w:date="2026-01-01T00:00:00Z">
        <w:r>
          <w:delText xml:space="preserve">is treatment group (placebo or vaccine)</w:delText>
        </w:r>
      </w:del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and</w:delText>
        </w:r>
      </w:del>
      <w:del w:id="478" w:author="PR Preview" w:date="2026-01-01T00:00:00Z">
        <w:r>
          <w:delText xml:space="preserve"> </w:delText>
        </w:r>
      </w:del>
      <m:oMath>
        <m:r>
          <m:t>Y</m:t>
        </m:r>
      </m:oMath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is the level of response to treatment (small, moderate, or large).</w:delText>
        </w:r>
      </w:del>
    </w:p>
    <w:p>
      <w:pPr>
        <w:pStyle w:val="FirstParagraph"/>
      </w:pPr>
      <w:ins w:id="481" w:author="PR Preview" w:date="2026-01-01T00:00:00Z">
        <w:r>
          <w:rPr>
            <w:b/>
            <w:bCs/>
          </w:rPr>
          <w:t xml:space="preserve">Example 10 (Conditional PMF from a vaccine trial)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rPr>
            <w:rStyle w:val="VerbatimChar"/>
          </w:rPr>
          <w:t xml:space="preserve">vaccine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dataset in the</w:t>
        </w:r>
      </w:ins>
      <w:ins w:id="488" w:author="PR Preview" w:date="2026-01-01T00:00:00Z">
        <w:r>
          <w:t xml:space="preserve"> </w:t>
        </w:r>
      </w:ins>
      <w:ins w:id="489" w:author="PR Preview" w:date="2026-01-01T00:00:00Z">
        <w:r>
          <w:rPr>
            <w:rStyle w:val="VerbatimChar"/>
          </w:rPr>
          <w:t xml:space="preserve">dobson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package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(</w:t>
        </w:r>
      </w:ins>
      <w:ins w:id="494" w:author="PR Preview" w:date="2026-01-01T00:00:00Z">
        <w:r>
          <w:t xml:space="preserve">Dobson and Barnett [8]</w:t>
        </w:r>
      </w:ins>
      <w:ins w:id="495" w:author="PR Preview" w:date="2026-01-01T00:00:00Z">
        <w:r>
          <w:t xml:space="preserve">, Table 9.6)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records the responses in a flu vaccine trial:</w:t>
        </w:r>
      </w:ins>
      <w:ins w:id="498" w:author="PR Preview" w:date="2026-01-01T00:00:00Z">
        <w:r>
          <w:t xml:space="preserve"> </w:t>
        </w:r>
      </w:ins>
      <m:oMath>
        <m:r>
          <m:t>X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is treatment group (placebo or vaccine)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and</w:t>
        </w:r>
      </w:ins>
      <w:ins w:id="503" w:author="PR Preview" w:date="2026-01-01T00:00:00Z">
        <w:r>
          <w:t xml:space="preserve"> </w:t>
        </w:r>
      </w:ins>
      <m:oMath>
        <m:r>
          <m:t>Y</m:t>
        </m:r>
      </m:oMath>
      <w:ins w:id="504" w:author="PR Preview" w:date="2026-01-01T00:00:00Z">
        <w:r>
          <w:t xml:space="preserve"> </w:t>
        </w:r>
      </w:ins>
      <w:ins w:id="505" w:author="PR Preview" w:date="2026-01-01T00:00:00Z">
        <w:r>
          <w:t xml:space="preserve">is the level of response to treatment (small, moderate, or large).</w:t>
        </w:r>
      </w:ins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53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60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9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0"/>
    <w:bookmarkStart w:id="64" w:name="exm-cond-pdf"/>
    <w:p>
      <w:pPr>
        <w:pStyle w:val="FirstParagraph"/>
      </w:pPr>
      <w:del w:id="506" w:author="PR Preview" w:date="2026-01-01T00:00:00Z">
        <w:r>
          <w:rPr>
            <w:b/>
            <w:bCs/>
          </w:rPr>
          <w:delText xml:space="preserve">Example 10 (Conditional PDF from a bivariate normal model of birthweight data)</w:delText>
        </w:r>
      </w:del>
      <w:del w:id="507" w:author="PR Preview" w:date="2026-01-01T00:00:00Z">
        <w:r>
          <w:delText xml:space="preserve"> </w:delText>
        </w:r>
      </w:del>
      <w:del w:id="508" w:author="PR Preview" w:date="2026-01-01T00:00:00Z">
        <w:r>
          <w:delText xml:space="preserve">The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rPr>
            <w:rStyle w:val="VerbatimChar"/>
          </w:rPr>
          <w:delText xml:space="preserve">birthweight</w:delText>
        </w:r>
      </w:del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dataset in the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rPr>
            <w:rStyle w:val="VerbatimChar"/>
          </w:rPr>
          <w:delText xml:space="preserve">dobson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package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(</w:delText>
        </w:r>
      </w:del>
      <w:del w:id="519" w:author="PR Preview" w:date="2026-01-01T00:00:00Z">
        <w:r>
          <w:delText xml:space="preserve">Dobson and Barnett [8]</w:delText>
        </w:r>
      </w:del>
      <w:del w:id="520" w:author="PR Preview" w:date="2026-01-01T00:00:00Z">
        <w:r>
          <w:delText xml:space="preserve">, Table 2.3)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records gestational age (weeks) and birthweight (grams)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for 12 boys and 12 girls.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Let</w:delText>
        </w:r>
      </w:del>
      <w:del w:id="527" w:author="PR Preview" w:date="2026-01-01T00:00:00Z">
        <w:r>
          <w:delText xml:space="preserve"> </w:delText>
        </w:r>
      </w:del>
      <m:oMath>
        <m:r>
          <m:t>X</m:t>
        </m:r>
      </m:oMath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be gestational age and</w:delText>
        </w:r>
      </w:del>
      <w:del w:id="530" w:author="PR Preview" w:date="2026-01-01T00:00:00Z">
        <w:r>
          <w:delText xml:space="preserve"> </w:delText>
        </w:r>
      </w:del>
      <m:oMath>
        <m:r>
          <m:t>Y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be birthweight,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pooling both sexes into</w:delText>
        </w:r>
      </w:del>
      <w:del w:id="53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24</m:t>
        </m:r>
      </m:oMath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observations.</w:delText>
        </w:r>
      </w:del>
    </w:p>
    <w:p>
      <w:pPr>
        <w:pStyle w:val="FirstParagraph"/>
      </w:pPr>
      <w:ins w:id="538" w:author="PR Preview" w:date="2026-01-01T00:00:00Z">
        <w:r>
          <w:rPr>
            <w:b/>
            <w:bCs/>
          </w:rPr>
          <w:t xml:space="preserve">Example 11 (Conditional PDF from a bivariate normal model of birthweight data)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The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rPr>
            <w:rStyle w:val="VerbatimChar"/>
          </w:rPr>
          <w:t xml:space="preserve">birthweight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dataset in the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rPr>
            <w:rStyle w:val="VerbatimChar"/>
          </w:rPr>
          <w:t xml:space="preserve">dobson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package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(</w:t>
        </w:r>
      </w:ins>
      <w:ins w:id="551" w:author="PR Preview" w:date="2026-01-01T00:00:00Z">
        <w:r>
          <w:t xml:space="preserve">Dobson and Barnett [8]</w:t>
        </w:r>
      </w:ins>
      <w:ins w:id="552" w:author="PR Preview" w:date="2026-01-01T00:00:00Z">
        <w:r>
          <w:t xml:space="preserve">, Table 2.3)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records gestational age (weeks) and birthweight (grams)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for 12 boys and 12 girls.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Let</w:t>
        </w:r>
      </w:ins>
      <w:ins w:id="559" w:author="PR Preview" w:date="2026-01-01T00:00:00Z">
        <w:r>
          <w:t xml:space="preserve"> </w:t>
        </w:r>
      </w:ins>
      <m:oMath>
        <m:r>
          <m:t>X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be gestational age and</w:t>
        </w:r>
      </w:ins>
      <w:ins w:id="562" w:author="PR Preview" w:date="2026-01-01T00:00:00Z">
        <w:r>
          <w:t xml:space="preserve"> </w:t>
        </w:r>
      </w:ins>
      <m:oMath>
        <m:r>
          <m:t>Y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be birthweight,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pooling both sexes into</w:t>
        </w:r>
      </w:ins>
      <w:ins w:id="56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24</m:t>
        </m:r>
      </m:oMath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observations.</w:t>
        </w:r>
      </w:ins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62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64"/>
    <w:bookmarkStart w:id="65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65"/>
    <w:bookmarkStart w:id="66" w:name="exm-cond-expectation"/>
    <w:p>
      <w:pPr>
        <w:pStyle w:val="FirstParagraph"/>
      </w:pPr>
      <w:del w:id="570" w:author="PR Preview" w:date="2026-01-01T00:00:00Z">
        <w:r>
          <w:rPr>
            <w:b/>
            <w:bCs/>
          </w:rPr>
          <w:delText xml:space="preserve">Example 11 (Conditional expectation from real trial and birthweight data)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rPr>
            <w:b/>
            <w:bCs/>
          </w:rPr>
          <w:delText xml:space="preserve">Discrete case.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Continuing</w:delText>
        </w:r>
      </w:del>
      <w:del w:id="575" w:author="PR Preview" w:date="2026-01-01T00:00:00Z">
        <w:r>
          <w:delText xml:space="preserve"> </w:delText>
        </w:r>
      </w:del>
      <w:hyperlink w:anchor="exm-cond-pmf">
        <w:del w:id="576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77" w:author="PR Preview" w:date="2026-01-01T00:00:00Z">
        <w:r>
          <w:delText xml:space="preserve">,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score the vaccine trial’s response levels</w:delText>
        </w:r>
      </w:del>
      <w:del w:id="580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del w:id="583" w:author="PR Preview" w:date="2026-01-01T00:00:00Z">
        <w:r>
          <w:delText xml:space="preserve">,</w:delText>
        </w:r>
      </w:del>
      <w:del w:id="584" w:author="PR Preview" w:date="2026-01-01T00:00:00Z">
        <w:r>
          <w:delText xml:space="preserve"> </w:delText>
        </w:r>
      </w:del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del w:id="585" w:author="PR Preview" w:date="2026-01-01T00:00:00Z">
        <w:r>
          <w:delText xml:space="preserve">.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The conditional PMF of</w:delText>
        </w:r>
      </w:del>
      <w:del w:id="588" w:author="PR Preview" w:date="2026-01-01T00:00:00Z">
        <w:r>
          <w:delText xml:space="preserve"> </w:delText>
        </w:r>
      </w:del>
      <m:oMath>
        <m:r>
          <m:t>Y</m:t>
        </m:r>
      </m:oMath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given</w:delText>
        </w:r>
      </w:del>
      <w:del w:id="59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(from</w:delText>
        </w:r>
      </w:del>
      <w:del w:id="594" w:author="PR Preview" w:date="2026-01-01T00:00:00Z">
        <w:r>
          <w:delText xml:space="preserve"> </w:delText>
        </w:r>
      </w:del>
      <w:hyperlink w:anchor="exm-cond-pmf">
        <w:del w:id="59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96" w:author="PR Preview" w:date="2026-01-01T00:00:00Z">
        <w:r>
          <w:delText xml:space="preserve">) is:</w:delText>
        </w:r>
      </w:del>
    </w:p>
    <w:p>
      <w:pPr>
        <w:pStyle w:val="FirstParagraph"/>
      </w:pPr>
      <w:ins w:id="597" w:author="PR Preview" w:date="2026-01-01T00:00:00Z">
        <w:r>
          <w:rPr>
            <w:b/>
            <w:bCs/>
          </w:rPr>
          <w:t xml:space="preserve">Example 12 (Conditional expectation from real trial and birthweight data)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rPr>
            <w:b/>
            <w:bCs/>
          </w:rPr>
          <w:t xml:space="preserve">Discrete case.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Continuing</w:t>
        </w:r>
      </w:ins>
      <w:ins w:id="602" w:author="PR Preview" w:date="2026-01-01T00:00:00Z">
        <w:r>
          <w:t xml:space="preserve"> </w:t>
        </w:r>
      </w:ins>
      <w:hyperlink w:anchor="exm-cond-pmf">
        <w:ins w:id="603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04" w:author="PR Preview" w:date="2026-01-01T00:00:00Z">
        <w:r>
          <w:t xml:space="preserve">,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score the vaccine trial’s response levels</w:t>
        </w:r>
      </w:ins>
      <w:ins w:id="607" w:author="PR Preview" w:date="2026-01-01T00:00:00Z">
        <w:r>
          <w:t xml:space="preserve"> </w:t>
        </w:r>
      </w:ins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ins w:id="608" w:author="PR Preview" w:date="2026-01-01T00:00:00Z">
        <w:r>
          <w:t xml:space="preserve">,</w:t>
        </w:r>
      </w:ins>
      <w:ins w:id="609" w:author="PR Preview" w:date="2026-01-01T00:00:00Z">
        <w:r>
          <w:t xml:space="preserve"> </w:t>
        </w:r>
      </w:ins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ins w:id="610" w:author="PR Preview" w:date="2026-01-01T00:00:00Z">
        <w:r>
          <w:t xml:space="preserve">,</w:t>
        </w:r>
      </w:ins>
      <w:ins w:id="611" w:author="PR Preview" w:date="2026-01-01T00:00:00Z">
        <w:r>
          <w:t xml:space="preserve"> </w:t>
        </w:r>
      </w:ins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ins w:id="612" w:author="PR Preview" w:date="2026-01-01T00:00:00Z">
        <w:r>
          <w:t xml:space="preserve">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conditional PMF of</w:t>
        </w:r>
      </w:ins>
      <w:ins w:id="615" w:author="PR Preview" w:date="2026-01-01T00:00:00Z">
        <w:r>
          <w:t xml:space="preserve"> </w:t>
        </w:r>
      </w:ins>
      <m:oMath>
        <m:r>
          <m:t>Y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given</w:t>
        </w:r>
      </w:ins>
      <w:ins w:id="6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(from</w:t>
        </w:r>
      </w:ins>
      <w:ins w:id="621" w:author="PR Preview" w:date="2026-01-01T00:00:00Z">
        <w:r>
          <w:t xml:space="preserve"> </w:t>
        </w:r>
      </w:ins>
      <w:hyperlink w:anchor="exm-cond-pmf">
        <w:ins w:id="622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623" w:author="PR Preview" w:date="2026-01-01T00:00:00Z">
        <w:r>
          <w:t xml:space="preserve">) is: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del w:id="624" w:author="PR Preview" w:date="2026-01-01T00:00:00Z">
        <w:r>
          <w:rPr>
            <w:b/>
            <w:bCs/>
          </w:rPr>
          <w:delText xml:space="preserve">Continuous case.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Continuing</w:delText>
        </w:r>
      </w:del>
      <w:del w:id="627" w:author="PR Preview" w:date="2026-01-01T00:00:00Z">
        <w:r>
          <w:delText xml:space="preserve"> </w:delText>
        </w:r>
      </w:del>
      <w:hyperlink w:anchor="exm-cond-pdf">
        <w:del w:id="628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631" w:author="PR Preview" w:date="2026-01-01T00:00:00Z">
        <w:r>
          <w:delText xml:space="preserve">.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The mean of a normal distribution is its location parameter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(</w:delText>
        </w:r>
      </w:del>
      <w:del w:id="636" w:author="PR Preview" w:date="2026-01-01T00:00:00Z">
        <w:r>
          <w:delText xml:space="preserve">Casella and Berger [6]</w:delText>
        </w:r>
      </w:del>
      <w:del w:id="637" w:author="PR Preview" w:date="2026-01-01T00:00:00Z">
        <w:r>
          <w:delText xml:space="preserve">),</w:delText>
        </w:r>
      </w:del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so integrating</w:delText>
        </w:r>
      </w:del>
      <w:del w:id="640" w:author="PR Preview" w:date="2026-01-01T00:00:00Z">
        <w:r>
          <w:delText xml:space="preserve"> </w:delText>
        </w:r>
      </w:del>
      <m:oMath>
        <m:r>
          <m:t>y</m:t>
        </m:r>
      </m:oMath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against this conditional density gives:</w:delText>
        </w:r>
      </w:del>
    </w:p>
    <w:p>
      <w:pPr>
        <w:pStyle w:val="FirstParagraph"/>
      </w:pPr>
      <w:ins w:id="643" w:author="PR Preview" w:date="2026-01-01T00:00:00Z">
        <w:r>
          <w:rPr>
            <w:b/>
            <w:bCs/>
          </w:rPr>
          <w:t xml:space="preserve">Continuous case.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Continuing</w:t>
        </w:r>
      </w:ins>
      <w:ins w:id="646" w:author="PR Preview" w:date="2026-01-01T00:00:00Z">
        <w:r>
          <w:t xml:space="preserve"> </w:t>
        </w:r>
      </w:ins>
      <w:hyperlink w:anchor="exm-cond-pdf">
        <w:ins w:id="64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648" w:author="PR Preview" w:date="2026-01-01T00:00:00Z">
        <w:r>
          <w:t xml:space="preserve">,</w:t>
        </w:r>
      </w:ins>
      <w:ins w:id="64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650" w:author="PR Preview" w:date="2026-01-01T00:00:00Z">
        <w:r>
          <w:t xml:space="preserve">.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The mean of a normal distribution is its location parameter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(</w:t>
        </w:r>
      </w:ins>
      <w:ins w:id="655" w:author="PR Preview" w:date="2026-01-01T00:00:00Z">
        <w:r>
          <w:t xml:space="preserve">Casella and Berger [6]</w:t>
        </w:r>
      </w:ins>
      <w:ins w:id="656" w:author="PR Preview" w:date="2026-01-01T00:00:00Z">
        <w:r>
          <w:t xml:space="preserve">),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so integrating</w:t>
        </w:r>
      </w:ins>
      <w:ins w:id="659" w:author="PR Preview" w:date="2026-01-01T00:00:00Z">
        <w:r>
          <w:t xml:space="preserve"> </w:t>
        </w:r>
      </w:ins>
      <m:oMath>
        <m:r>
          <m:t>y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against this conditional density 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66"/>
    <w:bookmarkStart w:id="68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68"/>
    <w:bookmarkStart w:id="69" w:name="exm-cond-mixed"/>
    <w:p>
      <w:pPr>
        <w:pStyle w:val="FirstParagraph"/>
      </w:pPr>
      <w:del w:id="662" w:author="PR Preview" w:date="2026-01-01T00:00:00Z">
        <w:r>
          <w:rPr>
            <w:b/>
            <w:bCs/>
          </w:rPr>
          <w:delText xml:space="preserve">Example 12 (Conditional expectation, one discrete variable and one continuous variable)</w:delText>
        </w:r>
      </w:del>
      <w:del w:id="663" w:author="PR Preview" w:date="2026-01-01T00:00:00Z">
        <w:r>
          <w:delText xml:space="preserve"> </w:delText>
        </w:r>
      </w:del>
      <m:oMath>
        <m:r>
          <m:t>X</m:t>
        </m:r>
      </m:oMath>
      <w:del w:id="664" w:author="PR Preview" w:date="2026-01-01T00:00:00Z">
        <w:r>
          <w:rPr>
            <w:b/>
            <w:bCs/>
          </w:rPr>
          <w:delText xml:space="preserve"> </w:delText>
        </w:r>
      </w:del>
      <w:del w:id="665" w:author="PR Preview" w:date="2026-01-01T00:00:00Z">
        <w:r>
          <w:rPr>
            <w:b/>
            <w:bCs/>
          </w:rPr>
          <w:delText xml:space="preserve">discrete,</w:delText>
        </w:r>
      </w:del>
      <w:del w:id="666" w:author="PR Preview" w:date="2026-01-01T00:00:00Z">
        <w:r>
          <w:rPr>
            <w:b/>
            <w:bCs/>
          </w:rPr>
          <w:delText xml:space="preserve"> </w:delText>
        </w:r>
      </w:del>
      <m:oMath>
        <m:r>
          <m:t>Y</m:t>
        </m:r>
      </m:oMath>
      <w:del w:id="667" w:author="PR Preview" w:date="2026-01-01T00:00:00Z">
        <w:r>
          <w:rPr>
            <w:b/>
            <w:bCs/>
          </w:rPr>
          <w:delText xml:space="preserve"> </w:delText>
        </w:r>
      </w:del>
      <w:del w:id="668" w:author="PR Preview" w:date="2026-01-01T00:00:00Z">
        <w:r>
          <w:rPr>
            <w:b/>
            <w:bCs/>
          </w:rPr>
          <w:delText xml:space="preserve">continuous.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The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rPr>
            <w:rStyle w:val="VerbatimChar"/>
          </w:rPr>
          <w:delText xml:space="preserve">plasma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dataset in the</w:delText>
        </w:r>
      </w:del>
      <w:del w:id="675" w:author="PR Preview" w:date="2026-01-01T00:00:00Z">
        <w:r>
          <w:delText xml:space="preserve"> </w:delText>
        </w:r>
      </w:del>
      <w:del w:id="676" w:author="PR Preview" w:date="2026-01-01T00:00:00Z">
        <w:r>
          <w:rPr>
            <w:rStyle w:val="VerbatimChar"/>
          </w:rPr>
          <w:delText xml:space="preserve">dobson</w:delText>
        </w:r>
      </w:del>
      <w:del w:id="677" w:author="PR Preview" w:date="2026-01-01T00:00:00Z">
        <w:r>
          <w:delText xml:space="preserve"> </w:delText>
        </w:r>
      </w:del>
      <w:del w:id="678" w:author="PR Preview" w:date="2026-01-01T00:00:00Z">
        <w:r>
          <w:delText xml:space="preserve">package</w:delText>
        </w:r>
      </w:del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(</w:delText>
        </w:r>
      </w:del>
      <w:del w:id="681" w:author="PR Preview" w:date="2026-01-01T00:00:00Z">
        <w:r>
          <w:delText xml:space="preserve">Dobson and Barnett [8]</w:delText>
        </w:r>
      </w:del>
      <w:del w:id="682" w:author="PR Preview" w:date="2026-01-01T00:00:00Z">
        <w:r>
          <w:delText xml:space="preserve">, Table 6.25)</w:delText>
        </w:r>
      </w:del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records plasma inorganic phosphate levels (mg/dL)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one hour after a glucose tolerance test,</w:delText>
        </w:r>
      </w:del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for hyperinsulinemic obese (</w:delText>
        </w:r>
      </w:del>
      <w:del w:id="689" w:author="PR Preview" w:date="2026-01-01T00:00:00Z">
        <w:r>
          <w:rPr>
            <w:rStyle w:val="VerbatimChar"/>
          </w:rPr>
          <w:delText xml:space="preserve">H-O</w:delText>
        </w:r>
      </w:del>
      <w:del w:id="690" w:author="PR Preview" w:date="2026-01-01T00:00:00Z">
        <w:r>
          <w:delText xml:space="preserve">) and control (</w:delText>
        </w:r>
      </w:del>
      <w:del w:id="691" w:author="PR Preview" w:date="2026-01-01T00:00:00Z">
        <w:r>
          <w:rPr>
            <w:rStyle w:val="VerbatimChar"/>
          </w:rPr>
          <w:delText xml:space="preserve">C</w:delText>
        </w:r>
      </w:del>
      <w:del w:id="692" w:author="PR Preview" w:date="2026-01-01T00:00:00Z">
        <w:r>
          <w:delText xml:space="preserve">) participants.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Let</w:delText>
        </w:r>
      </w:del>
      <w:del w:id="695" w:author="PR Preview" w:date="2026-01-01T00:00:00Z">
        <w:r>
          <w:delText xml:space="preserve"> </w:delText>
        </w:r>
      </w:del>
      <m:oMath>
        <m:r>
          <m:t>X</m:t>
        </m:r>
      </m:oMath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be group and</w:delText>
        </w:r>
      </w:del>
      <w:del w:id="698" w:author="PR Preview" w:date="2026-01-01T00:00:00Z">
        <w:r>
          <w:delText xml:space="preserve"> </w:delText>
        </w:r>
      </w:del>
      <m:oMath>
        <m:r>
          <m:t>Y</m:t>
        </m:r>
      </m:oMath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be phosphate level.</w:delText>
        </w:r>
      </w:del>
    </w:p>
    <w:p>
      <w:pPr>
        <w:pStyle w:val="FirstParagraph"/>
      </w:pPr>
      <w:ins w:id="701" w:author="PR Preview" w:date="2026-01-01T00:00:00Z">
        <w:r>
          <w:rPr>
            <w:b/>
            <w:bCs/>
          </w:rPr>
          <w:t xml:space="preserve">Example 13 (Conditional expectation, one discrete variable and one continuous variable)</w:t>
        </w:r>
      </w:ins>
      <w:ins w:id="702" w:author="PR Preview" w:date="2026-01-01T00:00:00Z">
        <w:r>
          <w:t xml:space="preserve"> </w:t>
        </w:r>
      </w:ins>
      <m:oMath>
        <m:r>
          <m:t>X</m:t>
        </m:r>
      </m:oMath>
      <w:ins w:id="703" w:author="PR Preview" w:date="2026-01-01T00:00:00Z">
        <w:r>
          <w:rPr>
            <w:b/>
            <w:bCs/>
          </w:rPr>
          <w:t xml:space="preserve"> </w:t>
        </w:r>
      </w:ins>
      <w:ins w:id="704" w:author="PR Preview" w:date="2026-01-01T00:00:00Z">
        <w:r>
          <w:rPr>
            <w:b/>
            <w:bCs/>
          </w:rPr>
          <w:t xml:space="preserve">discrete,</w:t>
        </w:r>
      </w:ins>
      <w:ins w:id="705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706" w:author="PR Preview" w:date="2026-01-01T00:00:00Z">
        <w:r>
          <w:rPr>
            <w:b/>
            <w:bCs/>
          </w:rPr>
          <w:t xml:space="preserve"> </w:t>
        </w:r>
      </w:ins>
      <w:ins w:id="707" w:author="PR Preview" w:date="2026-01-01T00:00:00Z">
        <w:r>
          <w:rPr>
            <w:b/>
            <w:bCs/>
          </w:rPr>
          <w:t xml:space="preserve">continuous.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</w:t>
        </w:r>
      </w:ins>
      <w:ins w:id="710" w:author="PR Preview" w:date="2026-01-01T00:00:00Z">
        <w:r>
          <w:t xml:space="preserve"> </w:t>
        </w:r>
      </w:ins>
      <w:ins w:id="711" w:author="PR Preview" w:date="2026-01-01T00:00:00Z">
        <w:r>
          <w:rPr>
            <w:rStyle w:val="VerbatimChar"/>
          </w:rPr>
          <w:t xml:space="preserve">plasma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dataset in the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rPr>
            <w:rStyle w:val="VerbatimChar"/>
          </w:rPr>
          <w:t xml:space="preserve">dobson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package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(</w:t>
        </w:r>
      </w:ins>
      <w:ins w:id="720" w:author="PR Preview" w:date="2026-01-01T00:00:00Z">
        <w:r>
          <w:t xml:space="preserve">Dobson and Barnett [8]</w:t>
        </w:r>
      </w:ins>
      <w:ins w:id="721" w:author="PR Preview" w:date="2026-01-01T00:00:00Z">
        <w:r>
          <w:t xml:space="preserve">, Table 6.25)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records plasma inorganic phosphate levels (mg/dL)</w:t>
        </w:r>
      </w:ins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one hour after a glucose tolerance test,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for hyperinsulinemic obese (</w:t>
        </w:r>
      </w:ins>
      <w:ins w:id="728" w:author="PR Preview" w:date="2026-01-01T00:00:00Z">
        <w:r>
          <w:rPr>
            <w:rStyle w:val="VerbatimChar"/>
          </w:rPr>
          <w:t xml:space="preserve">H-O</w:t>
        </w:r>
      </w:ins>
      <w:ins w:id="729" w:author="PR Preview" w:date="2026-01-01T00:00:00Z">
        <w:r>
          <w:t xml:space="preserve">) and control (</w:t>
        </w:r>
      </w:ins>
      <w:ins w:id="730" w:author="PR Preview" w:date="2026-01-01T00:00:00Z">
        <w:r>
          <w:rPr>
            <w:rStyle w:val="VerbatimChar"/>
          </w:rPr>
          <w:t xml:space="preserve">C</w:t>
        </w:r>
      </w:ins>
      <w:ins w:id="731" w:author="PR Preview" w:date="2026-01-01T00:00:00Z">
        <w:r>
          <w:t xml:space="preserve">) participants.</w:t>
        </w:r>
      </w:ins>
      <w:ins w:id="732" w:author="PR Preview" w:date="2026-01-01T00:00:00Z">
        <w:r>
          <w:t xml:space="preserve"> </w:t>
        </w:r>
      </w:ins>
      <w:ins w:id="733" w:author="PR Preview" w:date="2026-01-01T00:00:00Z">
        <w:r>
          <w:t xml:space="preserve">Let</w:t>
        </w:r>
      </w:ins>
      <w:ins w:id="734" w:author="PR Preview" w:date="2026-01-01T00:00:00Z">
        <w:r>
          <w:t xml:space="preserve"> </w:t>
        </w:r>
      </w:ins>
      <m:oMath>
        <m:r>
          <m:t>X</m:t>
        </m:r>
      </m:oMath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be group and</w:t>
        </w:r>
      </w:ins>
      <w:ins w:id="737" w:author="PR Preview" w:date="2026-01-01T00:00:00Z">
        <w:r>
          <w:t xml:space="preserve"> </w:t>
        </w:r>
      </w:ins>
      <m:oMath>
        <m:r>
          <m:t>Y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be phosphate level.</w:t>
        </w:r>
      </w:ins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9"/>
    <w:bookmarkStart w:id="70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0"/>
    <w:bookmarkStart w:id="71" w:name="exm-cond-expectation-function"/>
    <w:p>
      <w:pPr>
        <w:pStyle w:val="BodyText"/>
      </w:pPr>
      <w:del w:id="740" w:author="PR Preview" w:date="2026-01-01T00:00:00Z">
        <w:r>
          <w:rPr>
            <w:b/>
            <w:bCs/>
          </w:rPr>
          <w:delText xml:space="preserve">Example 13 (The conditional expectation function of the birthweight model)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Continuing</w:delText>
        </w:r>
      </w:del>
      <w:del w:id="743" w:author="PR Preview" w:date="2026-01-01T00:00:00Z">
        <w:r>
          <w:delText xml:space="preserve"> </w:delText>
        </w:r>
      </w:del>
      <w:hyperlink w:anchor="exm-cond-pdf">
        <w:del w:id="744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and</w:delText>
        </w:r>
      </w:del>
      <w:del w:id="747" w:author="PR Preview" w:date="2026-01-01T00:00:00Z">
        <w:r>
          <w:delText xml:space="preserve"> </w:delText>
        </w:r>
      </w:del>
      <w:hyperlink w:anchor="exm-cond-expectation">
        <w:del w:id="748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749" w:author="PR Preview" w:date="2026-01-01T00:00:00Z">
        <w:r>
          <w:delText xml:space="preserve">,</w:delText>
        </w:r>
      </w:del>
      <w:del w:id="75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(gestational age, birthweight) is modeled as bivariate normal.</w:delText>
        </w:r>
      </w:del>
      <w:del w:id="753" w:author="PR Preview" w:date="2026-01-01T00:00:00Z">
        <w:r>
          <w:delText xml:space="preserve"> </w:delText>
        </w:r>
      </w:del>
      <w:del w:id="754" w:author="PR Preview" w:date="2026-01-01T00:00:00Z">
        <w:r>
          <w:delText xml:space="preserve">The general form of the conditional mean derived in</w:delText>
        </w:r>
      </w:del>
      <w:del w:id="755" w:author="PR Preview" w:date="2026-01-01T00:00:00Z">
        <w:r>
          <w:delText xml:space="preserve"> </w:delText>
        </w:r>
      </w:del>
      <w:hyperlink w:anchor="exm-cond-pdf">
        <w:del w:id="75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757" w:author="PR Preview" w:date="2026-01-01T00:00:00Z">
        <w:r>
          <w:delText xml:space="preserve">,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evaluated at an arbitrary</w:delText>
        </w:r>
      </w:del>
      <w:del w:id="760" w:author="PR Preview" w:date="2026-01-01T00:00:00Z">
        <w:r>
          <w:delText xml:space="preserve"> </w:delText>
        </w:r>
      </w:del>
      <m:oMath>
        <m:r>
          <m:t>x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instead of just</w:delText>
        </w:r>
      </w:del>
      <w:del w:id="7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764" w:author="PR Preview" w:date="2026-01-01T00:00:00Z">
        <w:r>
          <w:delText xml:space="preserve">,</w:delText>
        </w:r>
      </w:del>
      <w:del w:id="765" w:author="PR Preview" w:date="2026-01-01T00:00:00Z">
        <w:r>
          <w:delText xml:space="preserve"> </w:delText>
        </w:r>
      </w:del>
      <w:del w:id="766" w:author="PR Preview" w:date="2026-01-01T00:00:00Z">
        <w:r>
          <w:delText xml:space="preserve">gives the conditional expectation function directly: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del w:id="767" w:author="PR Preview" w:date="2026-01-01T00:00:00Z">
        <w:r>
          <w:delText xml:space="preserve">which is exactly the fitted regression line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(the general algebraic identity</w:delText>
        </w:r>
      </w:del>
      <w:del w:id="77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is what makes the bivariate-normal conditional mean linear in</w:delText>
        </w:r>
      </w:del>
      <w:del w:id="773" w:author="PR Preview" w:date="2026-01-01T00:00:00Z">
        <w:r>
          <w:delText xml:space="preserve"> </w:delText>
        </w:r>
      </w:del>
      <m:oMath>
        <m:r>
          <m:t>x</m:t>
        </m:r>
      </m:oMath>
      <w:del w:id="774" w:author="PR Preview" w:date="2026-01-01T00:00:00Z">
        <w:r>
          <w:delText xml:space="preserve">).</w:delText>
        </w:r>
      </w:del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As a check, evaluating at</w:delText>
        </w:r>
      </w:del>
      <w:del w:id="77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40</m:t>
        </m:r>
      </m:oMath>
      <w:del w:id="778" w:author="PR Preview" w:date="2026-01-01T00:00:00Z">
        <w:r>
          <w:delText xml:space="preserve"> </w:delText>
        </w:r>
      </w:del>
      <w:del w:id="779" w:author="PR Preview" w:date="2026-01-01T00:00:00Z">
        <w:r>
          <w:delText xml:space="preserve">recovers</w:delText>
        </w:r>
      </w:del>
      <w:del w:id="780" w:author="PR Preview" w:date="2026-01-01T00:00:00Z">
        <w:r>
          <w:delText xml:space="preserve"> </w:delText>
        </w:r>
      </w:del>
      <w:hyperlink w:anchor="exm-cond-expectation">
        <w:del w:id="781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782" w:author="PR Preview" w:date="2026-01-01T00:00:00Z">
        <w:r>
          <w:delText xml:space="preserve">’s result:</w:delText>
        </w:r>
      </w:del>
    </w:p>
    <w:p>
      <w:pPr>
        <w:pStyle w:val="BodyText"/>
      </w:pPr>
      <w:ins w:id="783" w:author="PR Preview" w:date="2026-01-01T00:00:00Z">
        <w:r>
          <w:rPr>
            <w:b/>
            <w:bCs/>
          </w:rPr>
          <w:t xml:space="preserve">Example 14 (The conditional expectation function of the birthweight model)</w:t>
        </w:r>
      </w:ins>
      <w:ins w:id="784" w:author="PR Preview" w:date="2026-01-01T00:00:00Z">
        <w:r>
          <w:t xml:space="preserve"> </w:t>
        </w:r>
      </w:ins>
      <w:ins w:id="785" w:author="PR Preview" w:date="2026-01-01T00:00:00Z">
        <w:r>
          <w:t xml:space="preserve">Continuing</w:t>
        </w:r>
      </w:ins>
      <w:ins w:id="786" w:author="PR Preview" w:date="2026-01-01T00:00:00Z">
        <w:r>
          <w:t xml:space="preserve"> </w:t>
        </w:r>
      </w:ins>
      <w:hyperlink w:anchor="exm-cond-pdf">
        <w:ins w:id="787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and</w:t>
        </w:r>
      </w:ins>
      <w:ins w:id="790" w:author="PR Preview" w:date="2026-01-01T00:00:00Z">
        <w:r>
          <w:t xml:space="preserve"> </w:t>
        </w:r>
      </w:ins>
      <w:hyperlink w:anchor="exm-cond-expectation">
        <w:ins w:id="791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792" w:author="PR Preview" w:date="2026-01-01T00:00:00Z">
        <w:r>
          <w:t xml:space="preserve">,</w:t>
        </w:r>
      </w:ins>
      <w:ins w:id="79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(gestational age, birthweight) is modeled as bivariate normal.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The general form of the conditional mean derived in</w:t>
        </w:r>
      </w:ins>
      <w:ins w:id="798" w:author="PR Preview" w:date="2026-01-01T00:00:00Z">
        <w:r>
          <w:t xml:space="preserve"> </w:t>
        </w:r>
      </w:ins>
      <w:hyperlink w:anchor="exm-cond-pdf">
        <w:ins w:id="799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800" w:author="PR Preview" w:date="2026-01-01T00:00:00Z">
        <w:r>
          <w:t xml:space="preserve">,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evaluated at an arbitrary</w:t>
        </w:r>
      </w:ins>
      <w:ins w:id="803" w:author="PR Preview" w:date="2026-01-01T00:00:00Z">
        <w:r>
          <w:t xml:space="preserve"> </w:t>
        </w:r>
      </w:ins>
      <m:oMath>
        <m:r>
          <m:t>x</m:t>
        </m:r>
      </m:oMath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instead of just</w:t>
        </w:r>
      </w:ins>
      <w:ins w:id="80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807" w:author="PR Preview" w:date="2026-01-01T00:00:00Z">
        <w:r>
          <w:t xml:space="preserve">,</w:t>
        </w:r>
      </w:ins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gives the conditional expectation function directly: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ins w:id="810" w:author="PR Preview" w:date="2026-01-01T00:00:00Z">
        <w:r>
          <w:t xml:space="preserve">which is exactly the fitted regression line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(the general algebraic identity</w:t>
        </w:r>
      </w:ins>
      <w:ins w:id="81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is what makes the bivariate-normal conditional mean linear in</w:t>
        </w:r>
      </w:ins>
      <w:ins w:id="816" w:author="PR Preview" w:date="2026-01-01T00:00:00Z">
        <w:r>
          <w:t xml:space="preserve"> </w:t>
        </w:r>
      </w:ins>
      <m:oMath>
        <m:r>
          <m:t>x</m:t>
        </m:r>
      </m:oMath>
      <w:ins w:id="817" w:author="PR Preview" w:date="2026-01-01T00:00:00Z">
        <w:r>
          <w:t xml:space="preserve">).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As a check, evaluating at</w:t>
        </w:r>
      </w:ins>
      <w:ins w:id="8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40</m:t>
        </m:r>
      </m:oMath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recovers</w:t>
        </w:r>
      </w:ins>
      <w:ins w:id="823" w:author="PR Preview" w:date="2026-01-01T00:00:00Z">
        <w:r>
          <w:t xml:space="preserve"> </w:t>
        </w:r>
      </w:ins>
      <w:hyperlink w:anchor="exm-cond-expectation">
        <w:ins w:id="82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825" w:author="PR Preview" w:date="2026-01-01T00:00:00Z">
        <w:r>
          <w:t xml:space="preserve">’s result:</w:t>
        </w:r>
      </w:ins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71"/>
    <w:bookmarkStart w:id="72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2"/>
    <w:bookmarkStart w:id="74" w:name="exm-cond-expectation-general"/>
    <w:p>
      <w:pPr>
        <w:pStyle w:val="BodyText"/>
      </w:pPr>
      <w:del w:id="826" w:author="PR Preview" w:date="2026-01-01T00:00:00Z">
        <w:r>
          <w:rPr>
            <w:b/>
            <w:bCs/>
          </w:rPr>
          <w:delText xml:space="preserve">Example 14 (The second flip, given the first)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In the</w:delText>
        </w:r>
      </w:del>
      <w:del w:id="829" w:author="PR Preview" w:date="2026-01-01T00:00:00Z">
        <w:r>
          <w:delText xml:space="preserve"> </w:delText>
        </w:r>
      </w:del>
      <w:hyperlink r:id="rId73">
        <w:del w:id="830" w:author="PR Preview" w:date="2026-01-01T00:00:00Z">
          <w:r>
            <w:rPr>
              <w:rStyle w:val="Hyperlink"/>
            </w:rPr>
            <w:delText xml:space="preserve">joint PMF of two coin flips</w:delText>
          </w:r>
        </w:del>
      </w:hyperlink>
      <w:del w:id="831" w:author="PR Preview" w:date="2026-01-01T00:00:00Z">
        <w:r>
          <w:delText xml:space="preserve">,</w:delText>
        </w:r>
      </w:del>
      <w:del w:id="832" w:author="PR Preview" w:date="2026-01-01T00:00:00Z">
        <w:r>
          <w:delText xml:space="preserve"> </w:delText>
        </w:r>
      </w:del>
      <w:del w:id="833" w:author="PR Preview" w:date="2026-01-01T00:00:00Z">
        <w:r>
          <w:delText xml:space="preserve">write</w:delText>
        </w:r>
      </w:del>
      <w:del w:id="834" w:author="PR Preview" w:date="2026-01-01T00:00:00Z">
        <w:r>
          <w:delText xml:space="preserve"> </w:delText>
        </w:r>
      </w:del>
      <m:oMath>
        <m:r>
          <m:t>X</m:t>
        </m:r>
      </m:oMath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for the first flip and</w:delText>
        </w:r>
      </w:del>
      <w:del w:id="837" w:author="PR Preview" w:date="2026-01-01T00:00:00Z">
        <w:r>
          <w:delText xml:space="preserve"> </w:delText>
        </w:r>
      </w:del>
      <m:oMath>
        <m:r>
          <m:t>Y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for the total number of heads.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Given</w:delText>
        </w:r>
      </w:del>
      <w:del w:id="84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843" w:author="PR Preview" w:date="2026-01-01T00:00:00Z">
        <w:r>
          <w:delText xml:space="preserve">,</w:delText>
        </w:r>
      </w:del>
      <w:del w:id="844" w:author="PR Preview" w:date="2026-01-01T00:00:00Z">
        <w:r>
          <w:delText xml:space="preserve"> </w:delText>
        </w:r>
      </w:del>
      <m:oMath>
        <m:r>
          <m:t>Y</m:t>
        </m:r>
      </m:oMath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is</w:delText>
        </w:r>
      </w:del>
      <w:del w:id="847" w:author="PR Preview" w:date="2026-01-01T00:00:00Z">
        <w:r>
          <w:delText xml:space="preserve"> </w:delText>
        </w:r>
      </w:del>
      <m:oMath>
        <m:r>
          <m:t>1</m:t>
        </m:r>
      </m:oMath>
      <w:del w:id="848" w:author="PR Preview" w:date="2026-01-01T00:00:00Z">
        <w:r>
          <w:delText xml:space="preserve"> </w:delText>
        </w:r>
      </w:del>
      <w:del w:id="849" w:author="PR Preview" w:date="2026-01-01T00:00:00Z">
        <w:r>
          <w:delText xml:space="preserve">or</w:delText>
        </w:r>
      </w:del>
      <w:del w:id="850" w:author="PR Preview" w:date="2026-01-01T00:00:00Z">
        <w:r>
          <w:delText xml:space="preserve"> </w:delText>
        </w:r>
      </w:del>
      <m:oMath>
        <m:r>
          <m:t>2</m:t>
        </m:r>
      </m:oMath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with conditional probability</w:delText>
        </w:r>
      </w:del>
      <w:del w:id="85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each,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and</w:delText>
        </w:r>
      </w:del>
      <w:del w:id="85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−</m:t>
        </m:r>
        <m:r>
          <m:t>X</m:t>
        </m:r>
      </m:oMath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is the second flip.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With</w:delText>
        </w:r>
      </w:del>
      <w:del w:id="863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864" w:author="PR Preview" w:date="2026-01-01T00:00:00Z">
        <w:r>
          <w:delText xml:space="preserve">:</w:delText>
        </w:r>
      </w:del>
    </w:p>
    <w:p>
      <w:pPr>
        <w:pStyle w:val="BodyText"/>
      </w:pPr>
      <w:ins w:id="865" w:author="PR Preview" w:date="2026-01-01T00:00:00Z">
        <w:r>
          <w:rPr>
            <w:b/>
            <w:bCs/>
          </w:rPr>
          <w:t xml:space="preserve">Example 15 (The second flip, given the first)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In the</w:t>
        </w:r>
      </w:ins>
      <w:ins w:id="868" w:author="PR Preview" w:date="2026-01-01T00:00:00Z">
        <w:r>
          <w:t xml:space="preserve"> </w:t>
        </w:r>
      </w:ins>
      <w:hyperlink r:id="rId73">
        <w:ins w:id="869" w:author="PR Preview" w:date="2026-01-01T00:00:00Z">
          <w:r>
            <w:rPr>
              <w:rStyle w:val="Hyperlink"/>
            </w:rPr>
            <w:t xml:space="preserve">joint PMF of two coin flips</w:t>
          </w:r>
        </w:ins>
      </w:hyperlink>
      <w:ins w:id="870" w:author="PR Preview" w:date="2026-01-01T00:00:00Z">
        <w:r>
          <w:t xml:space="preserve">,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write</w:t>
        </w:r>
      </w:ins>
      <w:ins w:id="873" w:author="PR Preview" w:date="2026-01-01T00:00:00Z">
        <w:r>
          <w:t xml:space="preserve"> </w:t>
        </w:r>
      </w:ins>
      <m:oMath>
        <m:r>
          <m:t>X</m:t>
        </m:r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for the first flip and</w:t>
        </w:r>
      </w:ins>
      <w:ins w:id="876" w:author="PR Preview" w:date="2026-01-01T00:00:00Z">
        <w:r>
          <w:t xml:space="preserve"> </w:t>
        </w:r>
      </w:ins>
      <m:oMath>
        <m:r>
          <m:t>Y</m:t>
        </m:r>
      </m:oMath>
      <w:ins w:id="877" w:author="PR Preview" w:date="2026-01-01T00:00:00Z">
        <w:r>
          <w:t xml:space="preserve"> </w:t>
        </w:r>
      </w:ins>
      <w:ins w:id="878" w:author="PR Preview" w:date="2026-01-01T00:00:00Z">
        <w:r>
          <w:t xml:space="preserve">for the total number of heads.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Given</w:t>
        </w:r>
      </w:ins>
      <w:ins w:id="8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82" w:author="PR Preview" w:date="2026-01-01T00:00:00Z">
        <w:r>
          <w:t xml:space="preserve">,</w:t>
        </w:r>
      </w:ins>
      <w:ins w:id="883" w:author="PR Preview" w:date="2026-01-01T00:00:00Z">
        <w:r>
          <w:t xml:space="preserve"> </w:t>
        </w:r>
      </w:ins>
      <m:oMath>
        <m:r>
          <m:t>Y</m:t>
        </m:r>
      </m:oMath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is</w:t>
        </w:r>
      </w:ins>
      <w:ins w:id="886" w:author="PR Preview" w:date="2026-01-01T00:00:00Z">
        <w:r>
          <w:t xml:space="preserve"> </w:t>
        </w:r>
      </w:ins>
      <m:oMath>
        <m:r>
          <m:t>1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or</w:t>
        </w:r>
      </w:ins>
      <w:ins w:id="889" w:author="PR Preview" w:date="2026-01-01T00:00:00Z">
        <w:r>
          <w:t xml:space="preserve"> </w:t>
        </w:r>
      </w:ins>
      <m:oMath>
        <m:r>
          <m:t>2</m:t>
        </m:r>
      </m:oMath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with conditional probability</w:t>
        </w:r>
      </w:ins>
      <w:ins w:id="89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each,</w:t>
        </w:r>
      </w:ins>
      <w:ins w:id="895" w:author="PR Preview" w:date="2026-01-01T00:00:00Z">
        <w:r>
          <w:t xml:space="preserve"> </w:t>
        </w:r>
      </w:ins>
      <w:ins w:id="896" w:author="PR Preview" w:date="2026-01-01T00:00:00Z">
        <w:r>
          <w:t xml:space="preserve">and</w:t>
        </w:r>
      </w:ins>
      <w:ins w:id="89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−</m:t>
        </m:r>
        <m:r>
          <m:t>X</m:t>
        </m:r>
      </m:oMath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is the second flip.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With</w:t>
        </w:r>
      </w:ins>
      <w:ins w:id="902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90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5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6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77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78" w:name="exm-cond-linearity"/>
    <w:p>
      <w:pPr>
        <w:pStyle w:val="BodyText"/>
      </w:pPr>
      <w:del w:id="904" w:author="PR Preview" w:date="2026-01-01T00:00:00Z">
        <w:r>
          <w:rPr>
            <w:b/>
            <w:bCs/>
          </w:rPr>
          <w:delText xml:space="preserve">Example 15 (Linearity, given the first flip)</w:delText>
        </w:r>
      </w:del>
      <w:del w:id="905" w:author="PR Preview" w:date="2026-01-01T00:00:00Z">
        <w:r>
          <w:delText xml:space="preserve"> </w:delText>
        </w:r>
      </w:del>
      <w:del w:id="906" w:author="PR Preview" w:date="2026-01-01T00:00:00Z">
        <w:r>
          <w:delText xml:space="preserve">Continuing</w:delText>
        </w:r>
      </w:del>
      <w:del w:id="907" w:author="PR Preview" w:date="2026-01-01T00:00:00Z">
        <w:r>
          <w:delText xml:space="preserve"> </w:delText>
        </w:r>
      </w:del>
      <w:hyperlink w:anchor="exm-cond-expectation-general">
        <w:del w:id="908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909" w:author="PR Preview" w:date="2026-01-01T00:00:00Z">
        <w:r>
          <w:delText xml:space="preserve">,</w:delText>
        </w:r>
      </w:del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given</w:delText>
        </w:r>
      </w:del>
      <w:del w:id="91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913" w:author="PR Preview" w:date="2026-01-01T00:00:00Z">
        <w:r>
          <w:delText xml:space="preserve">,</w:delText>
        </w:r>
      </w:del>
      <w:del w:id="914" w:author="PR Preview" w:date="2026-01-01T00:00:00Z">
        <w:r>
          <w:delText xml:space="preserve"> </w:delText>
        </w:r>
      </w:del>
      <m:oMath>
        <m:r>
          <m:t>Y</m:t>
        </m:r>
      </m:oMath>
      <w:del w:id="915" w:author="PR Preview" w:date="2026-01-01T00:00:00Z">
        <w:r>
          <w:delText xml:space="preserve"> </w:delText>
        </w:r>
      </w:del>
      <w:del w:id="916" w:author="PR Preview" w:date="2026-01-01T00:00:00Z">
        <w:r>
          <w:delText xml:space="preserve">is</w:delText>
        </w:r>
      </w:del>
      <w:del w:id="917" w:author="PR Preview" w:date="2026-01-01T00:00:00Z">
        <w:r>
          <w:delText xml:space="preserve"> </w:delText>
        </w:r>
      </w:del>
      <m:oMath>
        <m:r>
          <m:t>1</m:t>
        </m:r>
      </m:oMath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or</w:delText>
        </w:r>
      </w:del>
      <w:del w:id="920" w:author="PR Preview" w:date="2026-01-01T00:00:00Z">
        <w:r>
          <w:delText xml:space="preserve"> </w:delText>
        </w:r>
      </w:del>
      <m:oMath>
        <m:r>
          <m:t>2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with probability</w:delText>
        </w:r>
      </w:del>
      <w:del w:id="9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2</m:t>
        </m:r>
      </m:oMath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each,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so</w:delText>
        </w:r>
      </w:del>
      <w:del w:id="928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and</w:delText>
        </w:r>
      </w:del>
    </w:p>
    <w:p>
      <w:pPr>
        <w:pStyle w:val="BodyText"/>
      </w:pPr>
      <w:ins w:id="931" w:author="PR Preview" w:date="2026-01-01T00:00:00Z">
        <w:r>
          <w:rPr>
            <w:b/>
            <w:bCs/>
          </w:rPr>
          <w:t xml:space="preserve">Example 16 (Linearity, given the first flip)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Continuing</w:t>
        </w:r>
      </w:ins>
      <w:ins w:id="934" w:author="PR Preview" w:date="2026-01-01T00:00:00Z">
        <w:r>
          <w:t xml:space="preserve"> </w:t>
        </w:r>
      </w:ins>
      <w:hyperlink w:anchor="exm-cond-expectation-general">
        <w:ins w:id="935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936" w:author="PR Preview" w:date="2026-01-01T00:00:00Z">
        <w:r>
          <w:t xml:space="preserve">,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given</w:t>
        </w:r>
      </w:ins>
      <w:ins w:id="9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940" w:author="PR Preview" w:date="2026-01-01T00:00:00Z">
        <w:r>
          <w:t xml:space="preserve">,</w:t>
        </w:r>
      </w:ins>
      <w:ins w:id="941" w:author="PR Preview" w:date="2026-01-01T00:00:00Z">
        <w:r>
          <w:t xml:space="preserve"> </w:t>
        </w:r>
      </w:ins>
      <m:oMath>
        <m:r>
          <m:t>Y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is</w:t>
        </w:r>
      </w:ins>
      <w:ins w:id="944" w:author="PR Preview" w:date="2026-01-01T00:00:00Z">
        <w:r>
          <w:t xml:space="preserve"> </w:t>
        </w:r>
      </w:ins>
      <m:oMath>
        <m:r>
          <m:t>1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or</w:t>
        </w:r>
      </w:ins>
      <w:ins w:id="947" w:author="PR Preview" w:date="2026-01-01T00:00:00Z">
        <w:r>
          <w:t xml:space="preserve"> </w:t>
        </w:r>
      </w:ins>
      <m:oMath>
        <m:r>
          <m:t>2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with probability</w:t>
        </w:r>
      </w:ins>
      <w:ins w:id="95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951" w:author="PR Preview" w:date="2026-01-01T00:00:00Z">
        <w:r>
          <w:t xml:space="preserve"> </w:t>
        </w:r>
      </w:ins>
      <w:ins w:id="952" w:author="PR Preview" w:date="2026-01-01T00:00:00Z">
        <w:r>
          <w:t xml:space="preserve">each,</w:t>
        </w:r>
      </w:ins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so</w:t>
        </w:r>
      </w:ins>
      <w:ins w:id="955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9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67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80" w:name="exm-cond-pull-out"/>
    <w:p>
      <w:pPr>
        <w:pStyle w:val="BodyText"/>
      </w:pPr>
      <w:del w:id="958" w:author="PR Preview" w:date="2026-01-01T00:00:00Z">
        <w:r>
          <w:rPr>
            <w:b/>
            <w:bCs/>
          </w:rPr>
          <w:delText xml:space="preserve">Example 16 (Taking out the first flip)</w:delText>
        </w:r>
      </w:del>
      <w:del w:id="959" w:author="PR Preview" w:date="2026-01-01T00:00:00Z">
        <w:r>
          <w:delText xml:space="preserve"> </w:delText>
        </w:r>
      </w:del>
      <w:del w:id="960" w:author="PR Preview" w:date="2026-01-01T00:00:00Z">
        <w:r>
          <w:delText xml:space="preserve">Continuing</w:delText>
        </w:r>
      </w:del>
      <w:del w:id="961" w:author="PR Preview" w:date="2026-01-01T00:00:00Z">
        <w:r>
          <w:delText xml:space="preserve"> </w:delText>
        </w:r>
      </w:del>
      <w:hyperlink w:anchor="exm-cond-linearity">
        <w:del w:id="962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963" w:author="PR Preview" w:date="2026-01-01T00:00:00Z">
        <w:r>
          <w:delText xml:space="preserve">, with</w:delText>
        </w:r>
      </w:del>
      <w:del w:id="964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del w:id="965" w:author="PR Preview" w:date="2026-01-01T00:00:00Z">
        <w:r>
          <w:delText xml:space="preserve"> </w:delText>
        </w:r>
      </w:del>
      <w:del w:id="966" w:author="PR Preview" w:date="2026-01-01T00:00:00Z">
        <w:r>
          <w:delText xml:space="preserve">and</w:delText>
        </w:r>
      </w:del>
      <w:del w:id="967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del w:id="968" w:author="PR Preview" w:date="2026-01-01T00:00:00Z">
        <w:r>
          <w:delText xml:space="preserve">:</w:delText>
        </w:r>
      </w:del>
    </w:p>
    <w:p>
      <w:pPr>
        <w:pStyle w:val="BodyText"/>
      </w:pPr>
      <w:ins w:id="969" w:author="PR Preview" w:date="2026-01-01T00:00:00Z">
        <w:r>
          <w:rPr>
            <w:b/>
            <w:bCs/>
          </w:rPr>
          <w:t xml:space="preserve">Example 17 (Taking out the first flip)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Continuing</w:t>
        </w:r>
      </w:ins>
      <w:ins w:id="972" w:author="PR Preview" w:date="2026-01-01T00:00:00Z">
        <w:r>
          <w:t xml:space="preserve"> </w:t>
        </w:r>
      </w:ins>
      <w:hyperlink w:anchor="exm-cond-linearity">
        <w:ins w:id="973" w:author="PR Preview" w:date="2026-01-01T00:00:00Z">
          <w:r>
            <w:rPr>
              <w:rStyle w:val="Hyperlink"/>
            </w:rPr>
            <w:t xml:space="preserve">Example 16</w:t>
          </w:r>
        </w:ins>
      </w:hyperlink>
      <w:ins w:id="974" w:author="PR Preview" w:date="2026-01-01T00:00:00Z">
        <w:r>
          <w:t xml:space="preserve">, with</w:t>
        </w:r>
      </w:ins>
      <w:ins w:id="975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and</w:t>
        </w:r>
      </w:ins>
      <w:ins w:id="978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ins w:id="97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80"/>
    <w:bookmarkStart w:id="81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83"/>
    <w:bookmarkStart w:id="108" w:name="fubinitonelli-for-expectations"/>
    <w:p>
      <w:pPr>
        <w:pStyle w:val="Heading2"/>
      </w:pPr>
      <w:r>
        <w:t xml:space="preserve">2 Fubini–Tonelli for expectations</w:t>
      </w:r>
    </w:p>
    <w:bookmarkStart w:id="85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84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8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2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8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87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3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3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88" w:name="exm-fubini-prob"/>
    <w:p>
      <w:pPr>
        <w:pStyle w:val="BodyText"/>
      </w:pPr>
      <w:del w:id="980" w:author="PR Preview" w:date="2026-01-01T00:00:00Z">
        <w:r>
          <w:rPr>
            <w:b/>
            <w:bCs/>
          </w:rPr>
          <w:delText xml:space="preserve">Example 17 (Expectation of a product of independent variables)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Let</w:delText>
        </w:r>
      </w:del>
      <w:del w:id="98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and</w:delText>
        </w:r>
      </w:del>
      <w:del w:id="986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987" w:author="PR Preview" w:date="2026-01-01T00:00:00Z">
        <w:r>
          <w:delText xml:space="preserve">,</w:delText>
        </w:r>
      </w:del>
      <w:del w:id="988" w:author="PR Preview" w:date="2026-01-01T00:00:00Z">
        <w:r>
          <w:delText xml:space="preserve"> </w:delText>
        </w:r>
      </w:del>
      <w:del w:id="989" w:author="PR Preview" w:date="2026-01-01T00:00:00Z">
        <w:r>
          <w:delText xml:space="preserve">independently distributed.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Compute</w:delText>
        </w:r>
      </w:del>
      <w:del w:id="99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del w:id="993" w:author="PR Preview" w:date="2026-01-01T00:00:00Z">
        <w:r>
          <w:delText xml:space="preserve">.</w:delText>
        </w:r>
      </w:del>
    </w:p>
    <w:p>
      <w:pPr>
        <w:pStyle w:val="BodyText"/>
      </w:pPr>
      <w:ins w:id="994" w:author="PR Preview" w:date="2026-01-01T00:00:00Z">
        <w:r>
          <w:rPr>
            <w:b/>
            <w:bCs/>
          </w:rPr>
          <w:t xml:space="preserve">Example 18 (Expectation of a product of independent variables)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Let</w:t>
        </w:r>
      </w:ins>
      <w:ins w:id="9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and</w:t>
        </w:r>
      </w:ins>
      <w:ins w:id="100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001" w:author="PR Preview" w:date="2026-01-01T00:00:00Z">
        <w:r>
          <w:t xml:space="preserve">,</w:t>
        </w:r>
      </w:ins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independently distributed.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Compute</w:t>
        </w:r>
      </w:ins>
      <w:ins w:id="100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ins w:id="1007" w:author="PR Preview" w:date="2026-01-01T00:00:00Z">
        <w:r>
          <w:t xml:space="preserve">.</w:t>
        </w:r>
      </w:ins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88"/>
    <w:bookmarkStart w:id="90" w:name="exm-fubini-prob-fail"/>
    <w:p>
      <w:pPr>
        <w:pStyle w:val="BodyText"/>
      </w:pPr>
      <w:del w:id="1008" w:author="PR Preview" w:date="2026-01-01T00:00:00Z">
        <w:r>
          <w:rPr>
            <w:b/>
            <w:bCs/>
          </w:rPr>
          <w:delText xml:space="preserve">Example 18 (When independence fails: a counterexample)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Correctly applying</w:delText>
        </w:r>
      </w:del>
      <w:del w:id="1011" w:author="PR Preview" w:date="2026-01-01T00:00:00Z">
        <w:r>
          <w:delText xml:space="preserve"> </w:delText>
        </w:r>
      </w:del>
      <w:hyperlink w:anchor="cor-fubini-joint">
        <w:del w:id="1012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requires the</w:delText>
        </w:r>
      </w:del>
      <w:del w:id="1015" w:author="PR Preview" w:date="2026-01-01T00:00:00Z">
        <w:r>
          <w:delText xml:space="preserve"> </w:delText>
        </w:r>
      </w:del>
      <w:del w:id="1016" w:author="PR Preview" w:date="2026-01-01T00:00:00Z">
        <w:r>
          <w:rPr>
            <w:i/>
            <w:iCs/>
          </w:rPr>
          <w:delText xml:space="preserve">actual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joint density</w:delText>
        </w:r>
      </w:del>
      <w:del w:id="101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— not the product of marginals</w:delText>
        </w:r>
      </w:del>
      <w:del w:id="1022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del w:id="1023" w:author="PR Preview" w:date="2026-01-01T00:00:00Z">
        <w:r>
          <w:delText xml:space="preserve">,</w:delText>
        </w:r>
      </w:del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which is valid only when</w:delText>
        </w:r>
      </w:del>
      <w:del w:id="1026" w:author="PR Preview" w:date="2026-01-01T00:00:00Z">
        <w:r>
          <w:delText xml:space="preserve"> </w:delText>
        </w:r>
      </w:del>
      <m:oMath>
        <m:r>
          <m:t>X</m:t>
        </m:r>
      </m:oMath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and</w:delText>
        </w:r>
      </w:del>
      <w:del w:id="1029" w:author="PR Preview" w:date="2026-01-01T00:00:00Z">
        <w:r>
          <w:delText xml:space="preserve"> </w:delText>
        </w:r>
      </w:del>
      <m:oMath>
        <m:r>
          <m:t>Y</m:t>
        </m:r>
      </m:oMath>
      <w:del w:id="1030" w:author="PR Preview" w:date="2026-01-01T00:00:00Z">
        <w:r>
          <w:delText xml:space="preserve"> </w:delText>
        </w:r>
      </w:del>
      <w:del w:id="1031" w:author="PR Preview" w:date="2026-01-01T00:00:00Z">
        <w:r>
          <w:delText xml:space="preserve">are independent.</w:delText>
        </w:r>
      </w:del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Using the wrong joint density gives the wrong answer.</w:delText>
        </w:r>
      </w:del>
    </w:p>
    <w:p>
      <w:pPr>
        <w:pStyle w:val="BodyText"/>
      </w:pPr>
      <w:ins w:id="1034" w:author="PR Preview" w:date="2026-01-01T00:00:00Z">
        <w:r>
          <w:rPr>
            <w:b/>
            <w:bCs/>
          </w:rPr>
          <w:t xml:space="preserve">Example 19 (When independence fails: a counterexample)</w:t>
        </w:r>
      </w:ins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Correctly applying</w:t>
        </w:r>
      </w:ins>
      <w:ins w:id="1037" w:author="PR Preview" w:date="2026-01-01T00:00:00Z">
        <w:r>
          <w:t xml:space="preserve"> </w:t>
        </w:r>
      </w:ins>
      <w:hyperlink w:anchor="cor-fubini-joint">
        <w:ins w:id="103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requires the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rPr>
            <w:i/>
            <w:iCs/>
          </w:rPr>
          <w:t xml:space="preserve">actual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joint density</w:t>
        </w:r>
      </w:ins>
      <w:ins w:id="104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— not the product of marginals</w:t>
        </w:r>
      </w:ins>
      <w:ins w:id="104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1049" w:author="PR Preview" w:date="2026-01-01T00:00:00Z">
        <w:r>
          <w:t xml:space="preserve">,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which is valid only when</w:t>
        </w:r>
      </w:ins>
      <w:ins w:id="1052" w:author="PR Preview" w:date="2026-01-01T00:00:00Z">
        <w:r>
          <w:t xml:space="preserve"> </w:t>
        </w:r>
      </w:ins>
      <m:oMath>
        <m:r>
          <m:t>X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</w:t>
        </w:r>
      </w:ins>
      <w:ins w:id="1055" w:author="PR Preview" w:date="2026-01-01T00:00:00Z">
        <w:r>
          <w:t xml:space="preserve"> </w:t>
        </w:r>
      </w:ins>
      <m:oMath>
        <m:r>
          <m:t>Y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are independent.</w:t>
        </w:r>
      </w:ins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Using the wrong joint density gives the wrong answer.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2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9"/>
        </w:tc>
      </w:tr>
    </w:tbl>
    <w:bookmarkEnd w:id="90"/>
    <w:bookmarkStart w:id="92" w:name="exm-fubini-joint"/>
    <w:p>
      <w:pPr>
        <w:pStyle w:val="BodyText"/>
      </w:pPr>
      <w:del w:id="1060" w:author="PR Preview" w:date="2026-01-01T00:00:00Z">
        <w:r>
          <w:rPr>
            <w:b/>
            <w:bCs/>
          </w:rPr>
          <w:delText xml:space="preserve">Example 19 (Both-continuous case: joint PDF on a non-rectangular support)</w:delText>
        </w:r>
      </w:del>
      <w:del w:id="1061" w:author="PR Preview" w:date="2026-01-01T00:00:00Z">
        <w:r>
          <w:delText xml:space="preserve"> </w:delText>
        </w:r>
      </w:del>
      <w:del w:id="1062" w:author="PR Preview" w:date="2026-01-01T00:00:00Z">
        <w:r>
          <w:delText xml:space="preserve">Let</w:delText>
        </w:r>
      </w:del>
      <w:del w:id="10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064" w:author="PR Preview" w:date="2026-01-01T00:00:00Z">
        <w:r>
          <w:delText xml:space="preserve"> </w:delText>
        </w:r>
      </w:del>
      <w:del w:id="1065" w:author="PR Preview" w:date="2026-01-01T00:00:00Z">
        <w:r>
          <w:delText xml:space="preserve">have joint density</w:delText>
        </w:r>
      </w:del>
      <w:del w:id="106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for</w:delText>
        </w:r>
      </w:del>
      <w:del w:id="106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del w:id="1070" w:author="PR Preview" w:date="2026-01-01T00:00:00Z">
        <w:r>
          <w:delText xml:space="preserve"> </w:delText>
        </w:r>
      </w:del>
      <w:del w:id="1071" w:author="PR Preview" w:date="2026-01-01T00:00:00Z">
        <w:r>
          <w:delText xml:space="preserve">(and</w:delText>
        </w:r>
      </w:del>
      <w:del w:id="1072" w:author="PR Preview" w:date="2026-01-01T00:00:00Z">
        <w:r>
          <w:delText xml:space="preserve"> </w:delText>
        </w:r>
      </w:del>
      <m:oMath>
        <m:r>
          <m:t>0</m:t>
        </m:r>
      </m:oMath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otherwise).</w:delText>
        </w:r>
      </w:del>
      <w:del w:id="1075" w:author="PR Preview" w:date="2026-01-01T00:00:00Z">
        <w:r>
          <w:delText xml:space="preserve"> </w:delText>
        </w:r>
      </w:del>
      <w:del w:id="1076" w:author="PR Preview" w:date="2026-01-01T00:00:00Z">
        <w:r>
          <w:delText xml:space="preserve">Compute</w:delText>
        </w:r>
      </w:del>
      <w:del w:id="1077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del w:id="1078" w:author="PR Preview" w:date="2026-01-01T00:00:00Z">
        <w:r>
          <w:delText xml:space="preserve">.</w:delText>
        </w:r>
      </w:del>
    </w:p>
    <w:p>
      <w:pPr>
        <w:pStyle w:val="BodyText"/>
      </w:pPr>
      <w:ins w:id="1079" w:author="PR Preview" w:date="2026-01-01T00:00:00Z">
        <w:r>
          <w:rPr>
            <w:b/>
            <w:bCs/>
          </w:rPr>
          <w:t xml:space="preserve">Example 20 (Both-continuous case: joint PDF on a non-rectangular support)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Let</w:t>
        </w:r>
      </w:ins>
      <w:ins w:id="108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have joint density</w:t>
        </w:r>
      </w:ins>
      <w:ins w:id="108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for</w:t>
        </w:r>
      </w:ins>
      <w:ins w:id="1088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ins w:id="1089" w:author="PR Preview" w:date="2026-01-01T00:00:00Z">
        <w:r>
          <w:t xml:space="preserve"> </w:t>
        </w:r>
      </w:ins>
      <w:ins w:id="1090" w:author="PR Preview" w:date="2026-01-01T00:00:00Z">
        <w:r>
          <w:t xml:space="preserve">(and</w:t>
        </w:r>
      </w:ins>
      <w:ins w:id="1091" w:author="PR Preview" w:date="2026-01-01T00:00:00Z">
        <w:r>
          <w:t xml:space="preserve"> </w:t>
        </w:r>
      </w:ins>
      <m:oMath>
        <m:r>
          <m:t>0</m:t>
        </m:r>
      </m:oMath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otherwise).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Compute</w:t>
        </w:r>
      </w:ins>
      <w:ins w:id="109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ins w:id="1097" w:author="PR Preview" w:date="2026-01-01T00:00:00Z">
        <w:r>
          <w:t xml:space="preserve">.</w:t>
        </w:r>
      </w:ins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91"/>
        </w:tc>
      </w:tr>
    </w:tbl>
    <w:bookmarkEnd w:id="92"/>
    <w:bookmarkStart w:id="93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94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67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98" w:name="exm-lie-auto"/>
    <w:p>
      <w:pPr>
        <w:pStyle w:val="BodyText"/>
      </w:pPr>
      <w:del w:id="1098" w:author="PR Preview" w:date="2026-01-01T00:00:00Z">
        <w:r>
          <w:rPr>
            <w:b/>
            <w:bCs/>
          </w:rPr>
          <w:delText xml:space="preserve">Example 20 (Fuel economy by number of cylinders)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The Auto data record the number of engine cylinders and the fuel economy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(miles per gallon) of</w:delText>
        </w:r>
      </w:del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392 car models</w:delText>
        </w:r>
      </w:del>
      <w:del w:id="1105" w:author="PR Preview" w:date="2026-01-01T00:00:00Z">
        <w:r>
          <w:delText xml:space="preserve"> </w:delText>
        </w:r>
      </w:del>
      <w:del w:id="1106" w:author="PR Preview" w:date="2026-01-01T00:00:00Z">
        <w:r>
          <w:delText xml:space="preserve">sold between 1970 and 1982.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They come from the StatLib library at Carnegie Mellon University</w:delText>
        </w:r>
      </w:del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and ship with the book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rPr>
            <w:i/>
            <w:iCs/>
          </w:rPr>
          <w:delText xml:space="preserve">An Introduction to Statistical Learning</w:delText>
        </w:r>
      </w:del>
      <w:del w:id="1113" w:author="PR Preview" w:date="2026-01-01T00:00:00Z">
        <w:r>
          <w:delText xml:space="preserve">,</w:delText>
        </w:r>
      </w:del>
      <w:del w:id="1114" w:author="PR Preview" w:date="2026-01-01T00:00:00Z">
        <w:r>
          <w:delText xml:space="preserve"> </w:delText>
        </w:r>
      </w:del>
      <w:del w:id="1115" w:author="PR Preview" w:date="2026-01-01T00:00:00Z">
        <w:r>
          <w:delText xml:space="preserve">in the Python package</w:delText>
        </w:r>
      </w:del>
      <w:del w:id="1116" w:author="PR Preview" w:date="2026-01-01T00:00:00Z">
        <w:r>
          <w:delText xml:space="preserve"> </w:delText>
        </w:r>
      </w:del>
      <w:hyperlink r:id="rId95">
        <w:del w:id="1117" w:author="PR Preview" w:date="2026-01-01T00:00:00Z">
          <w:r>
            <w:rPr>
              <w:rStyle w:val="VerbatimChar"/>
            </w:rPr>
            <w:delText xml:space="preserve">ISLP</w:delText>
          </w:r>
        </w:del>
      </w:hyperlink>
      <w:del w:id="1118" w:author="PR Preview" w:date="2026-01-01T00:00:00Z">
        <w:r>
          <w:delText xml:space="preserve"> </w:delText>
        </w:r>
      </w:del>
      <w:del w:id="1119" w:author="PR Preview" w:date="2026-01-01T00:00:00Z">
        <w:r>
          <w:delText xml:space="preserve">(</w:delText>
        </w:r>
      </w:del>
      <w:del w:id="1120" w:author="PR Preview" w:date="2026-01-01T00:00:00Z">
        <w:r>
          <w:rPr>
            <w:rStyle w:val="VerbatimChar"/>
          </w:rPr>
          <w:delText xml:space="preserve">ISLP.load_data("Auto")</w:delText>
        </w:r>
      </w:del>
      <w:del w:id="1121" w:author="PR Preview" w:date="2026-01-01T00:00:00Z">
        <w:r>
          <w:delText xml:space="preserve">)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and the R package</w:delText>
        </w:r>
      </w:del>
      <w:del w:id="1124" w:author="PR Preview" w:date="2026-01-01T00:00:00Z">
        <w:r>
          <w:delText xml:space="preserve"> </w:delText>
        </w:r>
      </w:del>
      <w:hyperlink r:id="rId96">
        <w:del w:id="1125" w:author="PR Preview" w:date="2026-01-01T00:00:00Z">
          <w:r>
            <w:rPr>
              <w:rStyle w:val="VerbatimChar"/>
            </w:rPr>
            <w:delText xml:space="preserve">ISLR2</w:delText>
          </w:r>
        </w:del>
      </w:hyperlink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(</w:delText>
        </w:r>
      </w:del>
      <w:del w:id="1128" w:author="PR Preview" w:date="2026-01-01T00:00:00Z">
        <w:r>
          <w:rPr>
            <w:rStyle w:val="VerbatimChar"/>
          </w:rPr>
          <w:delText xml:space="preserve">ISLR2::Auto</w:delText>
        </w:r>
      </w:del>
      <w:del w:id="1129" w:author="PR Preview" w:date="2026-01-01T00:00:00Z">
        <w:r>
          <w:delText xml:space="preserve">).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This site has a copy at</w:delText>
        </w:r>
      </w:del>
      <w:del w:id="1132" w:author="PR Preview" w:date="2026-01-01T00:00:00Z">
        <w:r>
          <w:delText xml:space="preserve"> </w:delText>
        </w:r>
      </w:del>
      <w:hyperlink r:id="rId97">
        <w:del w:id="1133" w:author="PR Preview" w:date="2026-01-01T00:00:00Z">
          <w:r>
            <w:rPr>
              <w:rStyle w:val="VerbatimChar"/>
            </w:rPr>
            <w:delText xml:space="preserve">data/auto.csv</w:delText>
          </w:r>
        </w:del>
      </w:hyperlink>
      <w:del w:id="1134" w:author="PR Preview" w:date="2026-01-01T00:00:00Z">
        <w:r>
          <w:delText xml:space="preserve">,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and both code tabs below read that file.</w:delText>
        </w:r>
      </w:del>
    </w:p>
    <w:p>
      <w:pPr>
        <w:pStyle w:val="BodyText"/>
      </w:pPr>
      <w:ins w:id="1137" w:author="PR Preview" w:date="2026-01-01T00:00:00Z">
        <w:r>
          <w:rPr>
            <w:b/>
            <w:bCs/>
          </w:rPr>
          <w:t xml:space="preserve">Example 21 (Fuel economy by number of cylinders)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The Auto data record the number of engine cylinders and the fuel economy</w:t>
        </w:r>
      </w:ins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(miles per gallon) of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392 car models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sold between 1970 and 1982.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They come from the StatLib library at Carnegie Mellon University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and ship with the book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rPr>
            <w:i/>
            <w:iCs/>
          </w:rPr>
          <w:t xml:space="preserve">An Introduction to Statistical Learning</w:t>
        </w:r>
      </w:ins>
      <w:ins w:id="1152" w:author="PR Preview" w:date="2026-01-01T00:00:00Z">
        <w:r>
          <w:t xml:space="preserve">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in the Python package</w:t>
        </w:r>
      </w:ins>
      <w:ins w:id="1155" w:author="PR Preview" w:date="2026-01-01T00:00:00Z">
        <w:r>
          <w:t xml:space="preserve"> </w:t>
        </w:r>
      </w:ins>
      <w:hyperlink r:id="rId95">
        <w:ins w:id="1156" w:author="PR Preview" w:date="2026-01-01T00:00:00Z">
          <w:r>
            <w:rPr>
              <w:rStyle w:val="VerbatimChar"/>
            </w:rPr>
            <w:t xml:space="preserve">ISLP</w:t>
          </w:r>
        </w:ins>
      </w:hyperlink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(</w:t>
        </w:r>
      </w:ins>
      <w:ins w:id="1159" w:author="PR Preview" w:date="2026-01-01T00:00:00Z">
        <w:r>
          <w:rPr>
            <w:rStyle w:val="VerbatimChar"/>
          </w:rPr>
          <w:t xml:space="preserve">ISLP.load_data("Auto")</w:t>
        </w:r>
      </w:ins>
      <w:ins w:id="1160" w:author="PR Preview" w:date="2026-01-01T00:00:00Z">
        <w:r>
          <w:t xml:space="preserve">)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and the R package</w:t>
        </w:r>
      </w:ins>
      <w:ins w:id="1163" w:author="PR Preview" w:date="2026-01-01T00:00:00Z">
        <w:r>
          <w:t xml:space="preserve"> </w:t>
        </w:r>
      </w:ins>
      <w:hyperlink r:id="rId96">
        <w:ins w:id="1164" w:author="PR Preview" w:date="2026-01-01T00:00:00Z">
          <w:r>
            <w:rPr>
              <w:rStyle w:val="VerbatimChar"/>
            </w:rPr>
            <w:t xml:space="preserve">ISLR2</w:t>
          </w:r>
        </w:ins>
      </w:hyperlink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(</w:t>
        </w:r>
      </w:ins>
      <w:ins w:id="1167" w:author="PR Preview" w:date="2026-01-01T00:00:00Z">
        <w:r>
          <w:rPr>
            <w:rStyle w:val="VerbatimChar"/>
          </w:rPr>
          <w:t xml:space="preserve">ISLR2::Auto</w:t>
        </w:r>
      </w:ins>
      <w:ins w:id="1168" w:author="PR Preview" w:date="2026-01-01T00:00:00Z">
        <w:r>
          <w:t xml:space="preserve">).</w:t>
        </w:r>
      </w:ins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This site has a copy at</w:t>
        </w:r>
      </w:ins>
      <w:ins w:id="1171" w:author="PR Preview" w:date="2026-01-01T00:00:00Z">
        <w:r>
          <w:t xml:space="preserve"> </w:t>
        </w:r>
      </w:ins>
      <w:hyperlink r:id="rId97">
        <w:ins w:id="1172" w:author="PR Preview" w:date="2026-01-01T00:00:00Z">
          <w:r>
            <w:rPr>
              <w:rStyle w:val="VerbatimChar"/>
            </w:rPr>
            <w:t xml:space="preserve">data/auto.csv</w:t>
          </w:r>
        </w:ins>
      </w:hyperlink>
      <w:ins w:id="1173" w:author="PR Preview" w:date="2026-01-01T00:00:00Z">
        <w:r>
          <w:t xml:space="preserve">,</w:t>
        </w:r>
      </w:ins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 both code tabs below read that file.</w:t>
        </w:r>
      </w:ins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98"/>
    <w:bookmarkStart w:id="99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100" w:name="exm-lie"/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Example 21 (Marginal expectation from conditional expectations)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Suppose</w:delText>
        </w:r>
      </w:del>
      <w:del w:id="1179" w:author="PR Preview" w:date="2026-01-01T00:00:00Z">
        <w:r>
          <w:delText xml:space="preserve"> </w:delText>
        </w:r>
      </w:del>
      <m:oMath>
        <m:r>
          <m:t>X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is a binary random variable indicating treatment assignment (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treated,</w:delText>
        </w:r>
      </w:del>
      <w:del w:id="118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control),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with</w:delText>
        </w:r>
      </w:del>
      <w:del w:id="118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1190" w:author="PR Preview" w:date="2026-01-01T00:00:00Z">
        <w:r>
          <w:delText xml:space="preserve">,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and suppose the outcome</w:delText>
        </w:r>
      </w:del>
      <w:del w:id="1193" w:author="PR Preview" w:date="2026-01-01T00:00:00Z">
        <w:r>
          <w:delText xml:space="preserve"> </w:delText>
        </w:r>
      </w:del>
      <m:oMath>
        <m:r>
          <m:t>Y</m:t>
        </m:r>
      </m:oMath>
      <w:del w:id="1194" w:author="PR Preview" w:date="2026-01-01T00:00:00Z">
        <w:r>
          <w:delText xml:space="preserve"> </w:delText>
        </w:r>
      </w:del>
      <w:del w:id="1195" w:author="PR Preview" w:date="2026-01-01T00:00:00Z">
        <w:r>
          <w:delText xml:space="preserve">has conditional expectations:</w:delText>
        </w:r>
      </w:del>
    </w:p>
    <w:p>
      <w:pPr>
        <w:pStyle w:val="BodyText"/>
      </w:pPr>
      <w:ins w:id="1196" w:author="PR Preview" w:date="2026-01-01T00:00:00Z">
        <w:r>
          <w:rPr>
            <w:b/>
            <w:bCs/>
          </w:rPr>
          <w:t xml:space="preserve">Example 22 (Marginal expectation from conditional expectations)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Suppose</w:t>
        </w:r>
      </w:ins>
      <w:ins w:id="1199" w:author="PR Preview" w:date="2026-01-01T00:00:00Z">
        <w:r>
          <w:t xml:space="preserve"> </w:t>
        </w:r>
      </w:ins>
      <m:oMath>
        <m:r>
          <m:t>X</m:t>
        </m:r>
      </m:oMath>
      <w:ins w:id="1200" w:author="PR Preview" w:date="2026-01-01T00:00:00Z">
        <w:r>
          <w:t xml:space="preserve"> </w:t>
        </w:r>
      </w:ins>
      <w:ins w:id="1201" w:author="PR Preview" w:date="2026-01-01T00:00:00Z">
        <w:r>
          <w:t xml:space="preserve">is a binary random variable indicating treatment assignment (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treated,</w:t>
        </w:r>
      </w:ins>
      <w:ins w:id="12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205" w:author="PR Preview" w:date="2026-01-01T00:00:00Z">
        <w:r>
          <w:t xml:space="preserve"> </w:t>
        </w:r>
      </w:ins>
      <w:ins w:id="1206" w:author="PR Preview" w:date="2026-01-01T00:00:00Z">
        <w:r>
          <w:t xml:space="preserve">control),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with</w:t>
        </w:r>
      </w:ins>
      <w:ins w:id="120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1210" w:author="PR Preview" w:date="2026-01-01T00:00:00Z">
        <w:r>
          <w:t xml:space="preserve">,</w:t>
        </w:r>
      </w:ins>
      <w:ins w:id="1211" w:author="PR Preview" w:date="2026-01-01T00:00:00Z">
        <w:r>
          <w:t xml:space="preserve"> </w:t>
        </w:r>
      </w:ins>
      <w:ins w:id="1212" w:author="PR Preview" w:date="2026-01-01T00:00:00Z">
        <w:r>
          <w:t xml:space="preserve">and suppose the outcome</w:t>
        </w:r>
      </w:ins>
      <w:ins w:id="1213" w:author="PR Preview" w:date="2026-01-01T00:00:00Z">
        <w:r>
          <w:t xml:space="preserve"> </w:t>
        </w:r>
      </w:ins>
      <m:oMath>
        <m:r>
          <m:t>Y</m:t>
        </m:r>
      </m:oMath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has conditional expectations: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00"/>
    <w:bookmarkStart w:id="101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105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6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7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bookmarkStart w:id="161" w:name="sec-loss-risk"/>
    <w:p>
      <w:pPr>
        <w:pStyle w:val="Heading2"/>
      </w:pPr>
      <w:r>
        <w:t xml:space="preserve">3 Loss and risk</w:t>
      </w:r>
    </w:p>
    <w:bookmarkStart w:id="109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9"/>
    <w:bookmarkStart w:id="110" w:name="exm-prediction"/>
    <w:p>
      <w:pPr>
        <w:pStyle w:val="FirstParagraph"/>
      </w:pPr>
      <w:del w:id="1216" w:author="PR Preview" w:date="2026-01-01T00:00:00Z">
        <w:r>
          <w:rPr>
            <w:b/>
            <w:bCs/>
          </w:rPr>
          <w:delText xml:space="preserve">Example 22 (Predictions of a die roll)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Let</w:delText>
        </w:r>
      </w:del>
      <w:del w:id="1219" w:author="PR Preview" w:date="2026-01-01T00:00:00Z">
        <w:r>
          <w:delText xml:space="preserve"> </w:delText>
        </w:r>
      </w:del>
      <m:oMath>
        <m:r>
          <m:t>Y</m:t>
        </m:r>
      </m:oMath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be the number shown by a fair six-sided die.</w:delText>
        </w:r>
      </w:del>
      <w:del w:id="1222" w:author="PR Preview" w:date="2026-01-01T00:00:00Z">
        <w:r>
          <w:delText xml:space="preserve"> </w:delText>
        </w:r>
      </w:del>
      <w:del w:id="1223" w:author="PR Preview" w:date="2026-01-01T00:00:00Z">
        <w:r>
          <w:delText xml:space="preserve">The constant</w:delText>
        </w:r>
      </w:del>
      <w:del w:id="122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is a</w:delText>
        </w:r>
      </w:del>
      <w:del w:id="1227" w:author="PR Preview" w:date="2026-01-01T00:00:00Z">
        <w:r>
          <w:delText xml:space="preserve"> </w:delText>
        </w:r>
      </w:del>
      <w:hyperlink w:anchor="def-prediction">
        <w:del w:id="1228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229" w:author="PR Preview" w:date="2026-01-01T00:00:00Z">
        <w:r>
          <w:delText xml:space="preserve"> </w:delText>
        </w:r>
      </w:del>
      <w:del w:id="1230" w:author="PR Preview" w:date="2026-01-01T00:00:00Z">
        <w:r>
          <w:delText xml:space="preserve">of</w:delText>
        </w:r>
      </w:del>
      <w:del w:id="1231" w:author="PR Preview" w:date="2026-01-01T00:00:00Z">
        <w:r>
          <w:delText xml:space="preserve"> </w:delText>
        </w:r>
      </w:del>
      <m:oMath>
        <m:r>
          <m:t>Y</m:t>
        </m:r>
      </m:oMath>
      <w:del w:id="1232" w:author="PR Preview" w:date="2026-01-01T00:00:00Z">
        <w:r>
          <w:delText xml:space="preserve">.</w:delText>
        </w:r>
      </w:del>
    </w:p>
    <w:p>
      <w:pPr>
        <w:pStyle w:val="FirstParagraph"/>
      </w:pPr>
      <w:ins w:id="1233" w:author="PR Preview" w:date="2026-01-01T00:00:00Z">
        <w:r>
          <w:rPr>
            <w:b/>
            <w:bCs/>
          </w:rPr>
          <w:t xml:space="preserve">Example 23 (Predictions of a die roll)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Let</w:t>
        </w:r>
      </w:ins>
      <w:ins w:id="1236" w:author="PR Preview" w:date="2026-01-01T00:00:00Z">
        <w:r>
          <w:t xml:space="preserve"> </w:t>
        </w:r>
      </w:ins>
      <m:oMath>
        <m:r>
          <m:t>Y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be the number shown by a fair six-sided die.</w:t>
        </w:r>
      </w:ins>
      <w:ins w:id="1239" w:author="PR Preview" w:date="2026-01-01T00:00:00Z">
        <w:r>
          <w:t xml:space="preserve"> </w:t>
        </w:r>
      </w:ins>
      <w:ins w:id="1240" w:author="PR Preview" w:date="2026-01-01T00:00:00Z">
        <w:r>
          <w:t xml:space="preserve">The constant</w:t>
        </w:r>
      </w:ins>
      <w:ins w:id="124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is a</w:t>
        </w:r>
      </w:ins>
      <w:ins w:id="1244" w:author="PR Preview" w:date="2026-01-01T00:00:00Z">
        <w:r>
          <w:t xml:space="preserve"> </w:t>
        </w:r>
      </w:ins>
      <w:hyperlink w:anchor="def-prediction">
        <w:ins w:id="1245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246" w:author="PR Preview" w:date="2026-01-01T00:00:00Z">
        <w:r>
          <w:t xml:space="preserve"> </w:t>
        </w:r>
      </w:ins>
      <w:ins w:id="1247" w:author="PR Preview" w:date="2026-01-01T00:00:00Z">
        <w:r>
          <w:t xml:space="preserve">of</w:t>
        </w:r>
      </w:ins>
      <w:ins w:id="1248" w:author="PR Preview" w:date="2026-01-01T00:00:00Z">
        <w:r>
          <w:t xml:space="preserve"> </w:t>
        </w:r>
      </w:ins>
      <m:oMath>
        <m:r>
          <m:t>Y</m:t>
        </m:r>
      </m:oMath>
      <w:ins w:id="1249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10"/>
    <w:bookmarkStart w:id="111" w:name="rem-prediction-random"/>
    <w:p>
      <w:pPr>
        <w:pStyle w:val="BodyText"/>
      </w:pPr>
      <w:del w:id="1250" w:author="PR Preview" w:date="2026-01-01T00:00:00Z">
        <w:r>
          <w:rPr>
            <w:i/>
            <w:iCs/>
          </w:rPr>
          <w:delText xml:space="preserve">Remark 1</w:delText>
        </w:r>
      </w:del>
      <w:del w:id="1251" w:author="PR Preview" w:date="2026-01-01T00:00:00Z">
        <w:r>
          <w:delText xml:space="preserve"> (A prediction from a random input is random). </w:delText>
        </w:r>
      </w:del>
      <w:del w:id="1252" w:author="PR Preview" w:date="2026-01-01T00:00:00Z">
        <w:r>
          <w:delText xml:space="preserve">When no covariate or feature is available,</w:delText>
        </w:r>
      </w:del>
      <w:del w:id="1253" w:author="PR Preview" w:date="2026-01-01T00:00:00Z">
        <w:r>
          <w:delText xml:space="preserve"> </w:delText>
        </w:r>
      </w:del>
      <w:del w:id="1254" w:author="PR Preview" w:date="2026-01-01T00:00:00Z">
        <w:r>
          <w:delText xml:space="preserve">a prediction is a single number</w:delText>
        </w:r>
      </w:del>
      <w:del w:id="125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(such as a constant</w:delText>
        </w:r>
      </w:del>
      <w:del w:id="1258" w:author="PR Preview" w:date="2026-01-01T00:00:00Z">
        <w:r>
          <w:delText xml:space="preserve"> </w:delText>
        </w:r>
      </w:del>
      <m:oMath>
        <m:r>
          <m:t>c</m:t>
        </m:r>
      </m:oMath>
      <w:del w:id="1259" w:author="PR Preview" w:date="2026-01-01T00:00:00Z">
        <w:r>
          <w:delText xml:space="preserve">).</w:delText>
        </w:r>
      </w:del>
      <w:del w:id="1260" w:author="PR Preview" w:date="2026-01-01T00:00:00Z">
        <w:r>
          <w:delText xml:space="preserve"> </w:delText>
        </w:r>
      </w:del>
      <w:del w:id="1261" w:author="PR Preview" w:date="2026-01-01T00:00:00Z">
        <w:r>
          <w:delText xml:space="preserve">When an informative random variable</w:delText>
        </w:r>
      </w:del>
      <w:del w:id="1262" w:author="PR Preview" w:date="2026-01-01T00:00:00Z">
        <w:r>
          <w:delText xml:space="preserve"> </w:delText>
        </w:r>
      </w:del>
      <m:oMath>
        <m:r>
          <m:t>X</m:t>
        </m:r>
      </m:oMath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is observed,</w:delText>
        </w:r>
      </w:del>
      <w:del w:id="1265" w:author="PR Preview" w:date="2026-01-01T00:00:00Z">
        <w:r>
          <w:delText xml:space="preserve"> </w:delText>
        </w:r>
      </w:del>
      <w:del w:id="1266" w:author="PR Preview" w:date="2026-01-01T00:00:00Z">
        <w:r>
          <w:delText xml:space="preserve">a prediction is a function</w:delText>
        </w:r>
      </w:del>
      <w:del w:id="1267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268" w:author="PR Preview" w:date="2026-01-01T00:00:00Z">
        <w:r>
          <w:delText xml:space="preserve">,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which is itself a random variable because</w:delText>
        </w:r>
      </w:del>
      <w:del w:id="1271" w:author="PR Preview" w:date="2026-01-01T00:00:00Z">
        <w:r>
          <w:delText xml:space="preserve"> </w:delText>
        </w:r>
      </w:del>
      <m:oMath>
        <m:r>
          <m:t>X</m:t>
        </m:r>
      </m:oMath>
      <w:del w:id="1272" w:author="PR Preview" w:date="2026-01-01T00:00:00Z">
        <w:r>
          <w:delText xml:space="preserve"> </w:delText>
        </w:r>
      </w:del>
      <w:del w:id="1273" w:author="PR Preview" w:date="2026-01-01T00:00:00Z">
        <w:r>
          <w:delText xml:space="preserve">is random.</w:delText>
        </w:r>
      </w:del>
    </w:p>
    <w:p>
      <w:pPr>
        <w:pStyle w:val="BodyText"/>
      </w:pPr>
      <w:ins w:id="1274" w:author="PR Preview" w:date="2026-01-01T00:00:00Z">
        <w:r>
          <w:rPr>
            <w:i/>
            <w:iCs/>
          </w:rPr>
          <w:t xml:space="preserve">Remark 2</w:t>
        </w:r>
      </w:ins>
      <w:ins w:id="1275" w:author="PR Preview" w:date="2026-01-01T00:00:00Z">
        <w:r>
          <w:t xml:space="preserve"> (A prediction from a random input is random). </w:t>
        </w:r>
      </w:ins>
      <w:ins w:id="1276" w:author="PR Preview" w:date="2026-01-01T00:00:00Z">
        <w:r>
          <w:t xml:space="preserve">When no covariate or feature is available,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a prediction is a single number</w:t>
        </w:r>
      </w:ins>
      <w:ins w:id="12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(such as a constant</w:t>
        </w:r>
      </w:ins>
      <w:ins w:id="1282" w:author="PR Preview" w:date="2026-01-01T00:00:00Z">
        <w:r>
          <w:t xml:space="preserve"> </w:t>
        </w:r>
      </w:ins>
      <m:oMath>
        <m:r>
          <m:t>c</m:t>
        </m:r>
      </m:oMath>
      <w:ins w:id="1283" w:author="PR Preview" w:date="2026-01-01T00:00:00Z">
        <w:r>
          <w:t xml:space="preserve">).</w:t>
        </w:r>
      </w:ins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When an informative random variable</w:t>
        </w:r>
      </w:ins>
      <w:ins w:id="1286" w:author="PR Preview" w:date="2026-01-01T00:00:00Z">
        <w:r>
          <w:t xml:space="preserve"> </w:t>
        </w:r>
      </w:ins>
      <m:oMath>
        <m:r>
          <m:t>X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is observed,</w:t>
        </w:r>
      </w:ins>
      <w:ins w:id="1289" w:author="PR Preview" w:date="2026-01-01T00:00:00Z">
        <w:r>
          <w:t xml:space="preserve"> </w:t>
        </w:r>
      </w:ins>
      <w:ins w:id="1290" w:author="PR Preview" w:date="2026-01-01T00:00:00Z">
        <w:r>
          <w:t xml:space="preserve">a prediction is a function</w:t>
        </w:r>
      </w:ins>
      <w:ins w:id="129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292" w:author="PR Preview" w:date="2026-01-01T00:00:00Z">
        <w:r>
          <w:t xml:space="preserve">,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which is itself a random variable because</w:t>
        </w:r>
      </w:ins>
      <w:ins w:id="1295" w:author="PR Preview" w:date="2026-01-01T00:00:00Z">
        <w:r>
          <w:t xml:space="preserve"> </w:t>
        </w:r>
      </w:ins>
      <m:oMath>
        <m:r>
          <m:t>X</m:t>
        </m:r>
      </m:oMath>
      <w:ins w:id="1296" w:author="PR Preview" w:date="2026-01-01T00:00:00Z">
        <w:r>
          <w:t xml:space="preserve"> </w:t>
        </w:r>
      </w:ins>
      <w:ins w:id="1297" w:author="PR Preview" w:date="2026-01-01T00:00:00Z">
        <w:r>
          <w:t xml:space="preserve">is random.</w:t>
        </w:r>
      </w:ins>
    </w:p>
    <w:bookmarkEnd w:id="111"/>
    <w:bookmarkStart w:id="112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12"/>
    <w:bookmarkStart w:id="113" w:name="exm-loss-function"/>
    <w:p>
      <w:pPr>
        <w:pStyle w:val="BodyText"/>
      </w:pPr>
      <w:del w:id="1298" w:author="PR Preview" w:date="2026-01-01T00:00:00Z">
        <w:r>
          <w:rPr>
            <w:b/>
            <w:bCs/>
          </w:rPr>
          <w:delText xml:space="preserve">Example 23 (A loss function that charges more for overpredicting)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Let</w:delText>
        </w:r>
      </w:del>
      <w:del w:id="1301" w:author="PR Preview" w:date="2026-01-01T00:00:00Z">
        <w:r>
          <w:delText xml:space="preserve"> </w:delText>
        </w:r>
      </w:del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cost</w:delText>
        </w:r>
      </w:del>
      <w:del w:id="1304" w:author="PR Preview" w:date="2026-01-01T00:00:00Z">
        <w:r>
          <w:delText xml:space="preserve"> </w:delText>
        </w:r>
      </w:del>
      <m:oMath>
        <m:r>
          <m:t>2</m:t>
        </m:r>
      </m:oMath>
      <w:del w:id="1305" w:author="PR Preview" w:date="2026-01-01T00:00:00Z">
        <w:r>
          <w:delText xml:space="preserve"> </w:delText>
        </w:r>
      </w:del>
      <w:del w:id="1306" w:author="PR Preview" w:date="2026-01-01T00:00:00Z">
        <w:r>
          <w:delText xml:space="preserve">per unit of overprediction and</w:delText>
        </w:r>
      </w:del>
      <w:del w:id="1307" w:author="PR Preview" w:date="2026-01-01T00:00:00Z">
        <w:r>
          <w:delText xml:space="preserve"> </w:delText>
        </w:r>
      </w:del>
      <m:oMath>
        <m:r>
          <m:t>1</m:t>
        </m:r>
      </m:oMath>
      <w:del w:id="1308" w:author="PR Preview" w:date="2026-01-01T00:00:00Z">
        <w:r>
          <w:delText xml:space="preserve"> </w:delText>
        </w:r>
      </w:del>
      <w:del w:id="1309" w:author="PR Preview" w:date="2026-01-01T00:00:00Z">
        <w:r>
          <w:delText xml:space="preserve">per unit of underprediction:</w:delText>
        </w:r>
      </w:del>
    </w:p>
    <w:p>
      <w:pPr>
        <w:pStyle w:val="BodyText"/>
      </w:pPr>
      <w:ins w:id="1310" w:author="PR Preview" w:date="2026-01-01T00:00:00Z">
        <w:r>
          <w:rPr>
            <w:b/>
            <w:bCs/>
          </w:rPr>
          <w:t xml:space="preserve">Example 24 (A loss function that charges more for overpredicting)</w:t>
        </w:r>
      </w:ins>
      <w:ins w:id="1311" w:author="PR Preview" w:date="2026-01-01T00:00:00Z">
        <w:r>
          <w:t xml:space="preserve"> </w:t>
        </w:r>
      </w:ins>
      <w:ins w:id="1312" w:author="PR Preview" w:date="2026-01-01T00:00:00Z">
        <w:r>
          <w:t xml:space="preserve">Let</w:t>
        </w:r>
      </w:ins>
      <w:ins w:id="1313" w:author="PR Preview" w:date="2026-01-01T00:00:00Z">
        <w:r>
          <w:t xml:space="preserve"> </w:t>
        </w:r>
      </w:ins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ins w:id="1314" w:author="PR Preview" w:date="2026-01-01T00:00:00Z">
        <w:r>
          <w:t xml:space="preserve"> </w:t>
        </w:r>
      </w:ins>
      <w:ins w:id="1315" w:author="PR Preview" w:date="2026-01-01T00:00:00Z">
        <w:r>
          <w:t xml:space="preserve">cost</w:t>
        </w:r>
      </w:ins>
      <w:ins w:id="1316" w:author="PR Preview" w:date="2026-01-01T00:00:00Z">
        <w:r>
          <w:t xml:space="preserve"> </w:t>
        </w:r>
      </w:ins>
      <m:oMath>
        <m:r>
          <m:t>2</m:t>
        </m:r>
      </m:oMath>
      <w:ins w:id="1317" w:author="PR Preview" w:date="2026-01-01T00:00:00Z">
        <w:r>
          <w:t xml:space="preserve"> </w:t>
        </w:r>
      </w:ins>
      <w:ins w:id="1318" w:author="PR Preview" w:date="2026-01-01T00:00:00Z">
        <w:r>
          <w:t xml:space="preserve">per unit of overprediction and</w:t>
        </w:r>
      </w:ins>
      <w:ins w:id="1319" w:author="PR Preview" w:date="2026-01-01T00:00:00Z">
        <w:r>
          <w:t xml:space="preserve"> </w:t>
        </w:r>
      </w:ins>
      <m:oMath>
        <m:r>
          <m:t>1</m:t>
        </m:r>
      </m:oMath>
      <w:ins w:id="1320" w:author="PR Preview" w:date="2026-01-01T00:00:00Z">
        <w:r>
          <w:t xml:space="preserve"> </w:t>
        </w:r>
      </w:ins>
      <w:ins w:id="1321" w:author="PR Preview" w:date="2026-01-01T00:00:00Z">
        <w:r>
          <w:t xml:space="preserve">per unit of underprediction:</w:t>
        </w:r>
      </w:ins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3"/>
    <w:bookmarkStart w:id="114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14"/>
    <w:bookmarkStart w:id="115" w:name="exm-squared-error-loss"/>
    <w:p>
      <w:pPr>
        <w:pStyle w:val="FirstParagraph"/>
      </w:pPr>
      <w:del w:id="1322" w:author="PR Preview" w:date="2026-01-01T00:00:00Z">
        <w:r>
          <w:rPr>
            <w:b/>
            <w:bCs/>
          </w:rPr>
          <w:delText xml:space="preserve">Example 24 (Squared error loss for one prediction)</w:delText>
        </w:r>
      </w:del>
      <w:del w:id="1323" w:author="PR Preview" w:date="2026-01-01T00:00:00Z">
        <w:r>
          <w:delText xml:space="preserve"> </w:delText>
        </w:r>
      </w:del>
      <w:del w:id="1324" w:author="PR Preview" w:date="2026-01-01T00:00:00Z">
        <w:r>
          <w:delText xml:space="preserve">For the true value</w:delText>
        </w:r>
      </w:del>
      <w:del w:id="132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2</m:t>
        </m:r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and the prediction</w:delText>
        </w:r>
      </w:del>
      <w:del w:id="132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del w:id="1329" w:author="PR Preview" w:date="2026-01-01T00:00:00Z">
        <w:r>
          <w:delText xml:space="preserve">,</w:delText>
        </w:r>
      </w:del>
      <w:del w:id="1330" w:author="PR Preview" w:date="2026-01-01T00:00:00Z">
        <w:r>
          <w:delText xml:space="preserve"> </w:delText>
        </w:r>
      </w:del>
      <w:del w:id="1331" w:author="PR Preview" w:date="2026-01-01T00:00:00Z">
        <w:r>
          <w:delText xml:space="preserve">the</w:delText>
        </w:r>
      </w:del>
      <w:del w:id="1332" w:author="PR Preview" w:date="2026-01-01T00:00:00Z">
        <w:r>
          <w:delText xml:space="preserve"> </w:delText>
        </w:r>
      </w:del>
      <w:hyperlink w:anchor="def-squared-error-loss">
        <w:del w:id="1333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is</w:delText>
        </w:r>
      </w:del>
    </w:p>
    <w:p>
      <w:pPr>
        <w:pStyle w:val="FirstParagraph"/>
      </w:pPr>
      <w:ins w:id="1336" w:author="PR Preview" w:date="2026-01-01T00:00:00Z">
        <w:r>
          <w:rPr>
            <w:b/>
            <w:bCs/>
          </w:rPr>
          <w:t xml:space="preserve">Example 25 (Squared error loss for one prediction)</w:t>
        </w:r>
      </w:ins>
      <w:ins w:id="1337" w:author="PR Preview" w:date="2026-01-01T00:00:00Z">
        <w:r>
          <w:t xml:space="preserve"> </w:t>
        </w:r>
      </w:ins>
      <w:ins w:id="1338" w:author="PR Preview" w:date="2026-01-01T00:00:00Z">
        <w:r>
          <w:t xml:space="preserve">For the true value</w:t>
        </w:r>
      </w:ins>
      <w:ins w:id="133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1340" w:author="PR Preview" w:date="2026-01-01T00:00:00Z">
        <w:r>
          <w:t xml:space="preserve"> </w:t>
        </w:r>
      </w:ins>
      <w:ins w:id="1341" w:author="PR Preview" w:date="2026-01-01T00:00:00Z">
        <w:r>
          <w:t xml:space="preserve">and the prediction</w:t>
        </w:r>
      </w:ins>
      <w:ins w:id="13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1343" w:author="PR Preview" w:date="2026-01-01T00:00:00Z">
        <w:r>
          <w:t xml:space="preserve">,</w:t>
        </w:r>
      </w:ins>
      <w:ins w:id="1344" w:author="PR Preview" w:date="2026-01-01T00:00:00Z">
        <w:r>
          <w:t xml:space="preserve"> </w:t>
        </w:r>
      </w:ins>
      <w:ins w:id="1345" w:author="PR Preview" w:date="2026-01-01T00:00:00Z">
        <w:r>
          <w:t xml:space="preserve">the</w:t>
        </w:r>
      </w:ins>
      <w:ins w:id="1346" w:author="PR Preview" w:date="2026-01-01T00:00:00Z">
        <w:r>
          <w:t xml:space="preserve"> </w:t>
        </w:r>
      </w:ins>
      <w:hyperlink w:anchor="def-squared-error-loss">
        <w:ins w:id="1347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348" w:author="PR Preview" w:date="2026-01-01T00:00:00Z">
        <w:r>
          <w:t xml:space="preserve"> </w:t>
        </w:r>
      </w:ins>
      <w:ins w:id="13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15"/>
    <w:bookmarkStart w:id="116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6"/>
    <w:bookmarkStart w:id="117" w:name="exm-absolute-error-loss"/>
    <w:p>
      <w:pPr>
        <w:pStyle w:val="FirstParagraph"/>
      </w:pPr>
      <w:del w:id="1350" w:author="PR Preview" w:date="2026-01-01T00:00:00Z">
        <w:r>
          <w:rPr>
            <w:b/>
            <w:bCs/>
          </w:rPr>
          <w:delText xml:space="preserve">Example 25 (Absolute error loss for one prediction)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For the true value</w:delText>
        </w:r>
      </w:del>
      <w:del w:id="135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2</m:t>
        </m:r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and the prediction</w:delText>
        </w:r>
      </w:del>
      <w:del w:id="1356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del w:id="1357" w:author="PR Preview" w:date="2026-01-01T00:00:00Z">
        <w:r>
          <w:delText xml:space="preserve">,</w:delText>
        </w:r>
      </w:del>
      <w:del w:id="1358" w:author="PR Preview" w:date="2026-01-01T00:00:00Z">
        <w:r>
          <w:delText xml:space="preserve"> </w:delText>
        </w:r>
      </w:del>
      <w:del w:id="1359" w:author="PR Preview" w:date="2026-01-01T00:00:00Z">
        <w:r>
          <w:delText xml:space="preserve">the</w:delText>
        </w:r>
      </w:del>
      <w:del w:id="1360" w:author="PR Preview" w:date="2026-01-01T00:00:00Z">
        <w:r>
          <w:delText xml:space="preserve"> </w:delText>
        </w:r>
      </w:del>
      <w:hyperlink w:anchor="def-absolute-error-loss">
        <w:del w:id="1361" w:author="PR Preview" w:date="2026-01-01T00:00:00Z">
          <w:r>
            <w:rPr>
              <w:rStyle w:val="Hyperlink"/>
            </w:rPr>
            <w:delText xml:space="preserve">absolute error loss</w:delText>
          </w:r>
        </w:del>
      </w:hyperlink>
      <w:del w:id="1362" w:author="PR Preview" w:date="2026-01-01T00:00:00Z">
        <w:r>
          <w:delText xml:space="preserve"> </w:delText>
        </w:r>
      </w:del>
      <w:del w:id="1363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364" w:author="PR Preview" w:date="2026-01-01T00:00:00Z">
        <w:r>
          <w:rPr>
            <w:i/>
            <w:iCs/>
          </w:rPr>
          <w:delText xml:space="preserve">Remark 2</w:delText>
        </w:r>
      </w:del>
      <w:del w:id="1365" w:author="PR Preview" w:date="2026-01-01T00:00:00Z">
        <w:r>
          <w:delText xml:space="preserve"> (Squared error loss is the most common choice). </w:delText>
        </w:r>
      </w:del>
      <w:del w:id="1366" w:author="PR Preview" w:date="2026-01-01T00:00:00Z">
        <w:r>
          <w:delText xml:space="preserve">Hastie et al. [13, p. 18]</w:delText>
        </w:r>
      </w:del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call squared error loss</w:delText>
        </w:r>
      </w:del>
      <w:del w:id="1369" w:author="PR Preview" w:date="2026-01-01T00:00:00Z">
        <w:r>
          <w:delText xml:space="preserve"> </w:delText>
        </w:r>
      </w:del>
      <w:del w:id="1370" w:author="PR Preview" w:date="2026-01-01T00:00:00Z">
        <w:r>
          <w:delText xml:space="preserve">“by far the most common and convenient”</w:delText>
        </w:r>
      </w:del>
      <w:del w:id="1371" w:author="PR Preview" w:date="2026-01-01T00:00:00Z">
        <w:r>
          <w:delText xml:space="preserve"> </w:delText>
        </w:r>
      </w:del>
      <w:del w:id="1372" w:author="PR Preview" w:date="2026-01-01T00:00:00Z">
        <w:r>
          <w:delText xml:space="preserve">choice.</w:delText>
        </w:r>
      </w:del>
    </w:p>
    <w:p>
      <w:pPr>
        <w:pStyle w:val="FirstParagraph"/>
      </w:pPr>
      <w:ins w:id="1373" w:author="PR Preview" w:date="2026-01-01T00:00:00Z">
        <w:r>
          <w:rPr>
            <w:b/>
            <w:bCs/>
          </w:rPr>
          <w:t xml:space="preserve">Example 26 (Absolute error loss for one prediction)</w:t>
        </w:r>
      </w:ins>
      <w:ins w:id="1374" w:author="PR Preview" w:date="2026-01-01T00:00:00Z">
        <w:r>
          <w:t xml:space="preserve"> </w:t>
        </w:r>
      </w:ins>
      <w:ins w:id="1375" w:author="PR Preview" w:date="2026-01-01T00:00:00Z">
        <w:r>
          <w:t xml:space="preserve">For the true value</w:t>
        </w:r>
      </w:ins>
      <w:ins w:id="137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2</m:t>
        </m:r>
      </m:oMath>
      <w:ins w:id="1377" w:author="PR Preview" w:date="2026-01-01T00:00:00Z">
        <w:r>
          <w:t xml:space="preserve"> </w:t>
        </w:r>
      </w:ins>
      <w:ins w:id="1378" w:author="PR Preview" w:date="2026-01-01T00:00:00Z">
        <w:r>
          <w:t xml:space="preserve">and the prediction</w:t>
        </w:r>
      </w:ins>
      <w:ins w:id="137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ins w:id="1380" w:author="PR Preview" w:date="2026-01-01T00:00:00Z">
        <w:r>
          <w:t xml:space="preserve">,</w:t>
        </w:r>
      </w:ins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the</w:t>
        </w:r>
      </w:ins>
      <w:ins w:id="1383" w:author="PR Preview" w:date="2026-01-01T00:00:00Z">
        <w:r>
          <w:t xml:space="preserve"> </w:t>
        </w:r>
      </w:ins>
      <w:hyperlink w:anchor="def-absolute-error-loss">
        <w:ins w:id="1384" w:author="PR Preview" w:date="2026-01-01T00:00:00Z">
          <w:r>
            <w:rPr>
              <w:rStyle w:val="Hyperlink"/>
            </w:rPr>
            <w:t xml:space="preserve">absolute error loss</w:t>
          </w:r>
        </w:ins>
      </w:hyperlink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squared-error-loss-common"/>
    <w:p>
      <w:pPr>
        <w:pStyle w:val="FirstParagraph"/>
      </w:pPr>
      <w:ins w:id="1387" w:author="PR Preview" w:date="2026-01-01T00:00:00Z">
        <w:r>
          <w:rPr>
            <w:i/>
            <w:iCs/>
          </w:rPr>
          <w:t xml:space="preserve">Remark 3</w:t>
        </w:r>
      </w:ins>
      <w:ins w:id="1388" w:author="PR Preview" w:date="2026-01-01T00:00:00Z">
        <w:r>
          <w:t xml:space="preserve"> (Squared error loss is the most common choice). </w:t>
        </w:r>
      </w:ins>
      <w:ins w:id="1389" w:author="PR Preview" w:date="2026-01-01T00:00:00Z">
        <w:r>
          <w:t xml:space="preserve">Hastie et al. [13, p. 18]</w:t>
        </w:r>
      </w:ins>
      <w:ins w:id="1390" w:author="PR Preview" w:date="2026-01-01T00:00:00Z">
        <w:r>
          <w:t xml:space="preserve"> </w:t>
        </w:r>
      </w:ins>
      <w:ins w:id="1391" w:author="PR Preview" w:date="2026-01-01T00:00:00Z">
        <w:r>
          <w:t xml:space="preserve">call squared error loss</w:t>
        </w:r>
      </w:ins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“by far the most common and convenient”</w:t>
        </w:r>
      </w:ins>
      <w:ins w:id="1394" w:author="PR Preview" w:date="2026-01-01T00:00:00Z">
        <w:r>
          <w:t xml:space="preserve"> </w:t>
        </w:r>
      </w:ins>
      <w:ins w:id="1395" w:author="PR Preview" w:date="2026-01-01T00:00:00Z">
        <w:r>
          <w:t xml:space="preserve">choice.</w:t>
        </w:r>
      </w:ins>
    </w:p>
    <w:bookmarkEnd w:id="118"/>
    <w:bookmarkStart w:id="119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9"/>
    <w:bookmarkStart w:id="120" w:name="exm-risk"/>
    <w:p>
      <w:pPr>
        <w:pStyle w:val="FirstParagraph"/>
      </w:pPr>
      <w:del w:id="1396" w:author="PR Preview" w:date="2026-01-01T00:00:00Z">
        <w:r>
          <w:rPr>
            <w:b/>
            <w:bCs/>
          </w:rPr>
          <w:delText xml:space="preserve">Example 26 (Risk of a constant prediction)</w:delText>
        </w:r>
      </w:del>
      <w:del w:id="1397" w:author="PR Preview" w:date="2026-01-01T00:00:00Z">
        <w:r>
          <w:delText xml:space="preserve"> </w:delText>
        </w:r>
      </w:del>
      <w:del w:id="1398" w:author="PR Preview" w:date="2026-01-01T00:00:00Z">
        <w:r>
          <w:delText xml:space="preserve">Let</w:delText>
        </w:r>
      </w:del>
      <w:del w:id="1399" w:author="PR Preview" w:date="2026-01-01T00:00:00Z">
        <w:r>
          <w:delText xml:space="preserve"> </w:delText>
        </w:r>
      </w:del>
      <m:oMath>
        <m:r>
          <m:t>Y</m:t>
        </m:r>
      </m:oMath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be a random variable with</w:delText>
        </w:r>
      </w:del>
      <w:del w:id="1402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1403" w:author="PR Preview" w:date="2026-01-01T00:00:00Z">
        <w:r>
          <w:delText xml:space="preserve"> </w:delText>
        </w:r>
      </w:del>
      <w:del w:id="1404" w:author="PR Preview" w:date="2026-01-01T00:00:00Z">
        <w:r>
          <w:delText xml:space="preserve">and</w:delText>
        </w:r>
      </w:del>
      <w:del w:id="140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1406" w:author="PR Preview" w:date="2026-01-01T00:00:00Z">
        <w:r>
          <w:delText xml:space="preserve">,</w:delText>
        </w:r>
      </w:del>
      <w:del w:id="1407" w:author="PR Preview" w:date="2026-01-01T00:00:00Z">
        <w:r>
          <w:delText xml:space="preserve"> </w:delText>
        </w:r>
      </w:del>
      <w:del w:id="1408" w:author="PR Preview" w:date="2026-01-01T00:00:00Z">
        <w:r>
          <w:delText xml:space="preserve">and use the constant</w:delText>
        </w:r>
      </w:del>
      <w:del w:id="1409" w:author="PR Preview" w:date="2026-01-01T00:00:00Z">
        <w:r>
          <w:delText xml:space="preserve"> </w:delText>
        </w:r>
      </w:del>
      <w:hyperlink w:anchor="def-prediction">
        <w:del w:id="141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41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del w:id="1412" w:author="PR Preview" w:date="2026-01-01T00:00:00Z">
        <w:r>
          <w:delText xml:space="preserve">.</w:delText>
        </w:r>
      </w:del>
      <w:del w:id="1413" w:author="PR Preview" w:date="2026-01-01T00:00:00Z">
        <w:r>
          <w:delText xml:space="preserve"> </w:delText>
        </w:r>
      </w:del>
      <w:del w:id="1414" w:author="PR Preview" w:date="2026-01-01T00:00:00Z">
        <w:r>
          <w:delText xml:space="preserve">The</w:delText>
        </w:r>
      </w:del>
      <w:del w:id="1415" w:author="PR Preview" w:date="2026-01-01T00:00:00Z">
        <w:r>
          <w:delText xml:space="preserve"> </w:delText>
        </w:r>
      </w:del>
      <w:hyperlink w:anchor="def-risk">
        <w:del w:id="1416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under</w:delText>
        </w:r>
      </w:del>
      <w:del w:id="1419" w:author="PR Preview" w:date="2026-01-01T00:00:00Z">
        <w:r>
          <w:delText xml:space="preserve"> </w:delText>
        </w:r>
      </w:del>
      <w:hyperlink w:anchor="def-squared-error-loss">
        <w:del w:id="1420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1421" w:author="PR Preview" w:date="2026-01-01T00:00:00Z">
        <w:r>
          <w:delText xml:space="preserve"> </w:delText>
        </w:r>
      </w:del>
      <w:del w:id="1422" w:author="PR Preview" w:date="2026-01-01T00:00:00Z">
        <w:r>
          <w:delText xml:space="preserve">is</w:delText>
        </w:r>
      </w:del>
    </w:p>
    <w:p>
      <w:pPr>
        <w:pStyle w:val="FirstParagraph"/>
      </w:pPr>
      <w:ins w:id="1423" w:author="PR Preview" w:date="2026-01-01T00:00:00Z">
        <w:r>
          <w:rPr>
            <w:b/>
            <w:bCs/>
          </w:rPr>
          <w:t xml:space="preserve">Example 27 (Risk of a constant prediction)</w:t>
        </w:r>
      </w:ins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Let</w:t>
        </w:r>
      </w:ins>
      <w:ins w:id="1426" w:author="PR Preview" w:date="2026-01-01T00:00:00Z">
        <w:r>
          <w:t xml:space="preserve"> </w:t>
        </w:r>
      </w:ins>
      <m:oMath>
        <m:r>
          <m:t>Y</m:t>
        </m:r>
      </m:oMath>
      <w:ins w:id="1427" w:author="PR Preview" w:date="2026-01-01T00:00:00Z">
        <w:r>
          <w:t xml:space="preserve"> </w:t>
        </w:r>
      </w:ins>
      <w:ins w:id="1428" w:author="PR Preview" w:date="2026-01-01T00:00:00Z">
        <w:r>
          <w:t xml:space="preserve">be a random variable with</w:t>
        </w:r>
      </w:ins>
      <w:ins w:id="142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and</w:t>
        </w:r>
      </w:ins>
      <w:ins w:id="1432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ins w:id="1433" w:author="PR Preview" w:date="2026-01-01T00:00:00Z">
        <w:r>
          <w:t xml:space="preserve">,</w:t>
        </w:r>
      </w:ins>
      <w:ins w:id="1434" w:author="PR Preview" w:date="2026-01-01T00:00:00Z">
        <w:r>
          <w:t xml:space="preserve"> </w:t>
        </w:r>
      </w:ins>
      <w:ins w:id="1435" w:author="PR Preview" w:date="2026-01-01T00:00:00Z">
        <w:r>
          <w:t xml:space="preserve">and use the constant</w:t>
        </w:r>
      </w:ins>
      <w:ins w:id="1436" w:author="PR Preview" w:date="2026-01-01T00:00:00Z">
        <w:r>
          <w:t xml:space="preserve"> </w:t>
        </w:r>
      </w:ins>
      <w:hyperlink w:anchor="def-prediction">
        <w:ins w:id="1437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438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ins w:id="1439" w:author="PR Preview" w:date="2026-01-01T00:00:00Z">
        <w:r>
          <w:t xml:space="preserve">.</w:t>
        </w:r>
      </w:ins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The</w:t>
        </w:r>
      </w:ins>
      <w:ins w:id="1442" w:author="PR Preview" w:date="2026-01-01T00:00:00Z">
        <w:r>
          <w:t xml:space="preserve"> </w:t>
        </w:r>
      </w:ins>
      <w:hyperlink w:anchor="def-risk">
        <w:ins w:id="1443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444" w:author="PR Preview" w:date="2026-01-01T00:00:00Z">
        <w:r>
          <w:t xml:space="preserve"> </w:t>
        </w:r>
      </w:ins>
      <w:ins w:id="1445" w:author="PR Preview" w:date="2026-01-01T00:00:00Z">
        <w:r>
          <w:t xml:space="preserve">under</w:t>
        </w:r>
      </w:ins>
      <w:ins w:id="1446" w:author="PR Preview" w:date="2026-01-01T00:00:00Z">
        <w:r>
          <w:t xml:space="preserve"> </w:t>
        </w:r>
      </w:ins>
      <w:hyperlink w:anchor="def-squared-error-loss">
        <w:ins w:id="1447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risk-quality"/>
    <w:p>
      <w:pPr>
        <w:pStyle w:val="FirstParagraph"/>
      </w:pPr>
      <w:del w:id="1450" w:author="PR Preview" w:date="2026-01-01T00:00:00Z">
        <w:r>
          <w:rPr>
            <w:i/>
            <w:iCs/>
          </w:rPr>
          <w:delText xml:space="preserve">Remark 3</w:delText>
        </w:r>
      </w:del>
      <w:del w:id="1451" w:author="PR Preview" w:date="2026-01-01T00:00:00Z">
        <w:r>
          <w:delText xml:space="preserve"> (Risk measures the quality of a prediction). </w:delText>
        </w:r>
      </w:del>
      <w:del w:id="1452" w:author="PR Preview" w:date="2026-01-01T00:00:00Z">
        <w:r>
          <w:delText xml:space="preserve">The quality of a prediction is evaluated using a</w:delText>
        </w:r>
      </w:del>
      <w:del w:id="1453" w:author="PR Preview" w:date="2026-01-01T00:00:00Z">
        <w:r>
          <w:delText xml:space="preserve"> </w:delText>
        </w:r>
      </w:del>
      <w:hyperlink w:anchor="def-loss-function">
        <w:del w:id="1454" w:author="PR Preview" w:date="2026-01-01T00:00:00Z">
          <w:r>
            <w:rPr>
              <w:rStyle w:val="Hyperlink"/>
            </w:rPr>
            <w:delText xml:space="preserve">loss function</w:delText>
          </w:r>
        </w:del>
      </w:hyperlink>
      <w:del w:id="1455" w:author="PR Preview" w:date="2026-01-01T00:00:00Z">
        <w:r>
          <w:delText xml:space="preserve"> </w:delText>
        </w:r>
      </w:del>
      <w:del w:id="1456" w:author="PR Preview" w:date="2026-01-01T00:00:00Z">
        <w:r>
          <w:delText xml:space="preserve">and its expected value, the</w:delText>
        </w:r>
      </w:del>
      <w:del w:id="1457" w:author="PR Preview" w:date="2026-01-01T00:00:00Z">
        <w:r>
          <w:delText xml:space="preserve"> </w:delText>
        </w:r>
      </w:del>
      <w:hyperlink w:anchor="def-risk">
        <w:del w:id="1458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459" w:author="PR Preview" w:date="2026-01-01T00:00:00Z">
        <w:r>
          <w:delText xml:space="preserve">.</w:delText>
        </w:r>
      </w:del>
    </w:p>
    <w:p>
      <w:pPr>
        <w:pStyle w:val="FirstParagraph"/>
      </w:pPr>
      <w:ins w:id="1460" w:author="PR Preview" w:date="2026-01-01T00:00:00Z">
        <w:r>
          <w:rPr>
            <w:i/>
            <w:iCs/>
          </w:rPr>
          <w:t xml:space="preserve">Remark 4</w:t>
        </w:r>
      </w:ins>
      <w:ins w:id="1461" w:author="PR Preview" w:date="2026-01-01T00:00:00Z">
        <w:r>
          <w:t xml:space="preserve"> (Risk measures the quality of a prediction). </w:t>
        </w:r>
      </w:ins>
      <w:ins w:id="1462" w:author="PR Preview" w:date="2026-01-01T00:00:00Z">
        <w:r>
          <w:t xml:space="preserve">The quality of a prediction is evaluated using a</w:t>
        </w:r>
      </w:ins>
      <w:ins w:id="1463" w:author="PR Preview" w:date="2026-01-01T00:00:00Z">
        <w:r>
          <w:t xml:space="preserve"> </w:t>
        </w:r>
      </w:ins>
      <w:hyperlink w:anchor="def-loss-function">
        <w:ins w:id="1464" w:author="PR Preview" w:date="2026-01-01T00:00:00Z">
          <w:r>
            <w:rPr>
              <w:rStyle w:val="Hyperlink"/>
            </w:rPr>
            <w:t xml:space="preserve">loss function</w:t>
          </w:r>
        </w:ins>
      </w:hyperlink>
      <w:ins w:id="1465" w:author="PR Preview" w:date="2026-01-01T00:00:00Z">
        <w:r>
          <w:t xml:space="preserve"> </w:t>
        </w:r>
      </w:ins>
      <w:ins w:id="1466" w:author="PR Preview" w:date="2026-01-01T00:00:00Z">
        <w:r>
          <w:t xml:space="preserve">and its expected value, the</w:t>
        </w:r>
      </w:ins>
      <w:ins w:id="1467" w:author="PR Preview" w:date="2026-01-01T00:00:00Z">
        <w:r>
          <w:t xml:space="preserve"> </w:t>
        </w:r>
      </w:ins>
      <w:hyperlink w:anchor="def-risk">
        <w:ins w:id="146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469" w:author="PR Preview" w:date="2026-01-01T00:00:00Z">
        <w:r>
          <w:t xml:space="preserve">.</w:t>
        </w:r>
      </w:ins>
    </w:p>
    <w:bookmarkEnd w:id="121"/>
    <w:bookmarkStart w:id="12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22"/>
    <w:bookmarkStart w:id="12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6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23"/>
    <w:bookmarkStart w:id="124" w:name="rem-risk-loss-exercise"/>
    <w:p>
      <w:pPr>
        <w:pStyle w:val="FirstParagraph"/>
      </w:pPr>
      <w:del w:id="1470" w:author="PR Preview" w:date="2026-01-01T00:00:00Z">
        <w:r>
          <w:rPr>
            <w:i/>
            <w:iCs/>
          </w:rPr>
          <w:delText xml:space="preserve">Remark 4</w:delText>
        </w:r>
      </w:del>
      <w:del w:id="1471" w:author="PR Preview" w:date="2026-01-01T00:00:00Z">
        <w:r>
          <w:delText xml:space="preserve"> (The best prediction depends on the loss). </w:delText>
        </w:r>
      </w:del>
      <w:del w:id="1472" w:author="PR Preview" w:date="2026-01-01T00:00:00Z">
        <w:r>
          <w:delText xml:space="preserve">In</w:delText>
        </w:r>
      </w:del>
      <w:del w:id="1473" w:author="PR Preview" w:date="2026-01-01T00:00:00Z">
        <w:r>
          <w:delText xml:space="preserve"> </w:delText>
        </w:r>
      </w:del>
      <w:hyperlink w:anchor="exr-loss">
        <w:del w:id="1474" w:author="PR Preview" w:date="2026-01-01T00:00:00Z">
          <w:r>
            <w:rPr>
              <w:rStyle w:val="Hyperlink"/>
            </w:rPr>
            <w:delText xml:space="preserve">Exercise 6</w:delText>
          </w:r>
        </w:del>
      </w:hyperlink>
      <w:del w:id="1475" w:author="PR Preview" w:date="2026-01-01T00:00:00Z">
        <w:r>
          <w:delText xml:space="preserve"> </w:delText>
        </w:r>
      </w:del>
      <w:del w:id="1476" w:author="PR Preview" w:date="2026-01-01T00:00:00Z">
        <w:r>
          <w:delText xml:space="preserve">(parts 2 and 3),</w:delText>
        </w:r>
      </w:del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the</w:delText>
        </w:r>
      </w:del>
      <w:del w:id="1479" w:author="PR Preview" w:date="2026-01-01T00:00:00Z">
        <w:r>
          <w:delText xml:space="preserve"> </w:delText>
        </w:r>
      </w:del>
      <w:hyperlink w:anchor="def-risk">
        <w:del w:id="1480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481" w:author="PR Preview" w:date="2026-01-01T00:00:00Z">
        <w:r>
          <w:delText xml:space="preserve"> </w:delText>
        </w:r>
      </w:del>
      <w:del w:id="1482" w:author="PR Preview" w:date="2026-01-01T00:00:00Z">
        <w:r>
          <w:delText xml:space="preserve">of the prediction</w:delText>
        </w:r>
      </w:del>
      <w:del w:id="1483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1</m:t>
        </m:r>
      </m:oMath>
      <w:del w:id="1484" w:author="PR Preview" w:date="2026-01-01T00:00:00Z">
        <w:r>
          <w:delText xml:space="preserve"> </w:delText>
        </w:r>
      </w:del>
      <w:del w:id="1485" w:author="PR Preview" w:date="2026-01-01T00:00:00Z">
        <w:r>
          <w:delText xml:space="preserve">is</w:delText>
        </w:r>
      </w:del>
      <w:del w:id="1486" w:author="PR Preview" w:date="2026-01-01T00:00:00Z">
        <w:r>
          <w:delText xml:space="preserve"> </w:delText>
        </w:r>
      </w:del>
      <m:oMath>
        <m:r>
          <m:t>5</m:t>
        </m:r>
      </m:oMath>
      <w:del w:id="1487" w:author="PR Preview" w:date="2026-01-01T00:00:00Z">
        <w:r>
          <w:delText xml:space="preserve"> </w:delText>
        </w:r>
      </w:del>
      <w:del w:id="1488" w:author="PR Preview" w:date="2026-01-01T00:00:00Z">
        <w:r>
          <w:delText xml:space="preserve">for squared error loss and</w:delText>
        </w:r>
      </w:del>
      <w:del w:id="1489" w:author="PR Preview" w:date="2026-01-01T00:00:00Z">
        <w:r>
          <w:delText xml:space="preserve"> </w:delText>
        </w:r>
      </w:del>
      <m:oMath>
        <m:r>
          <m:t>2</m:t>
        </m:r>
      </m:oMath>
      <w:del w:id="1490" w:author="PR Preview" w:date="2026-01-01T00:00:00Z">
        <w:r>
          <w:delText xml:space="preserve"> </w:delText>
        </w:r>
      </w:del>
      <w:del w:id="1491" w:author="PR Preview" w:date="2026-01-01T00:00:00Z">
        <w:r>
          <w:delText xml:space="preserve">for absolute error loss.</w:delText>
        </w:r>
      </w:del>
      <w:del w:id="1492" w:author="PR Preview" w:date="2026-01-01T00:00:00Z">
        <w:r>
          <w:delText xml:space="preserve"> </w:delText>
        </w:r>
      </w:del>
      <w:del w:id="1493" w:author="PR Preview" w:date="2026-01-01T00:00:00Z">
        <w:r>
          <w:delText xml:space="preserve">The risk of the prediction</w:delText>
        </w:r>
      </w:del>
      <w:del w:id="1494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2</m:t>
        </m:r>
      </m:oMath>
      <w:del w:id="1495" w:author="PR Preview" w:date="2026-01-01T00:00:00Z">
        <w:r>
          <w:delText xml:space="preserve"> </w:delText>
        </w:r>
      </w:del>
      <w:del w:id="1496" w:author="PR Preview" w:date="2026-01-01T00:00:00Z">
        <w:r>
          <w:delText xml:space="preserve">is</w:delText>
        </w:r>
      </w:del>
      <w:del w:id="1497" w:author="PR Preview" w:date="2026-01-01T00:00:00Z">
        <w:r>
          <w:delText xml:space="preserve"> </w:delText>
        </w:r>
      </w:del>
      <m:oMath>
        <m:r>
          <m:t>4</m:t>
        </m:r>
      </m:oMath>
      <w:del w:id="1498" w:author="PR Preview" w:date="2026-01-01T00:00:00Z">
        <w:r>
          <w:delText xml:space="preserve"> </w:delText>
        </w:r>
      </w:del>
      <w:del w:id="1499" w:author="PR Preview" w:date="2026-01-01T00:00:00Z">
        <w:r>
          <w:delText xml:space="preserve">for squared error loss and</w:delText>
        </w:r>
      </w:del>
      <w:del w:id="1500" w:author="PR Preview" w:date="2026-01-01T00:00:00Z">
        <w:r>
          <w:delText xml:space="preserve"> </w:delText>
        </w:r>
      </w:del>
      <m:oMath>
        <m:r>
          <m:t>2</m:t>
        </m:r>
      </m:oMath>
      <w:del w:id="1501" w:author="PR Preview" w:date="2026-01-01T00:00:00Z">
        <w:r>
          <w:delText xml:space="preserve"> </w:delText>
        </w:r>
      </w:del>
      <w:del w:id="1502" w:author="PR Preview" w:date="2026-01-01T00:00:00Z">
        <w:r>
          <w:delText xml:space="preserve">for absolute error loss.</w:delText>
        </w:r>
      </w:del>
    </w:p>
    <w:p>
      <w:pPr>
        <w:pStyle w:val="FirstParagraph"/>
      </w:pPr>
      <w:ins w:id="1503" w:author="PR Preview" w:date="2026-01-01T00:00:00Z">
        <w:r>
          <w:rPr>
            <w:i/>
            <w:iCs/>
          </w:rPr>
          <w:t xml:space="preserve">Remark 5</w:t>
        </w:r>
      </w:ins>
      <w:ins w:id="1504" w:author="PR Preview" w:date="2026-01-01T00:00:00Z">
        <w:r>
          <w:t xml:space="preserve"> (The best prediction depends on the loss). </w:t>
        </w:r>
      </w:ins>
      <w:ins w:id="1505" w:author="PR Preview" w:date="2026-01-01T00:00:00Z">
        <w:r>
          <w:t xml:space="preserve">In</w:t>
        </w:r>
      </w:ins>
      <w:ins w:id="1506" w:author="PR Preview" w:date="2026-01-01T00:00:00Z">
        <w:r>
          <w:t xml:space="preserve"> </w:t>
        </w:r>
      </w:ins>
      <w:hyperlink w:anchor="exr-loss">
        <w:ins w:id="1507" w:author="PR Preview" w:date="2026-01-01T00:00:00Z">
          <w:r>
            <w:rPr>
              <w:rStyle w:val="Hyperlink"/>
            </w:rPr>
            <w:t xml:space="preserve">Exercise 6</w:t>
          </w:r>
        </w:ins>
      </w:hyperlink>
      <w:ins w:id="1508" w:author="PR Preview" w:date="2026-01-01T00:00:00Z">
        <w:r>
          <w:t xml:space="preserve"> </w:t>
        </w:r>
      </w:ins>
      <w:ins w:id="1509" w:author="PR Preview" w:date="2026-01-01T00:00:00Z">
        <w:r>
          <w:t xml:space="preserve">(parts 2 and 3),</w:t>
        </w:r>
      </w:ins>
      <w:ins w:id="1510" w:author="PR Preview" w:date="2026-01-01T00:00:00Z">
        <w:r>
          <w:t xml:space="preserve"> </w:t>
        </w:r>
      </w:ins>
      <w:ins w:id="1511" w:author="PR Preview" w:date="2026-01-01T00:00:00Z">
        <w:r>
          <w:t xml:space="preserve">the</w:t>
        </w:r>
      </w:ins>
      <w:ins w:id="1512" w:author="PR Preview" w:date="2026-01-01T00:00:00Z">
        <w:r>
          <w:t xml:space="preserve"> </w:t>
        </w:r>
      </w:ins>
      <w:hyperlink w:anchor="def-risk">
        <w:ins w:id="1513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514" w:author="PR Preview" w:date="2026-01-01T00:00:00Z">
        <w:r>
          <w:t xml:space="preserve"> </w:t>
        </w:r>
      </w:ins>
      <w:ins w:id="1515" w:author="PR Preview" w:date="2026-01-01T00:00:00Z">
        <w:r>
          <w:t xml:space="preserve">of the prediction</w:t>
        </w:r>
      </w:ins>
      <w:ins w:id="1516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1</m:t>
        </m:r>
      </m:oMath>
      <w:ins w:id="1517" w:author="PR Preview" w:date="2026-01-01T00:00:00Z">
        <w:r>
          <w:t xml:space="preserve"> </w:t>
        </w:r>
      </w:ins>
      <w:ins w:id="1518" w:author="PR Preview" w:date="2026-01-01T00:00:00Z">
        <w:r>
          <w:t xml:space="preserve">is</w:t>
        </w:r>
      </w:ins>
      <w:ins w:id="1519" w:author="PR Preview" w:date="2026-01-01T00:00:00Z">
        <w:r>
          <w:t xml:space="preserve"> </w:t>
        </w:r>
      </w:ins>
      <m:oMath>
        <m:r>
          <m:t>5</m:t>
        </m:r>
      </m:oMath>
      <w:ins w:id="1520" w:author="PR Preview" w:date="2026-01-01T00:00:00Z">
        <w:r>
          <w:t xml:space="preserve"> </w:t>
        </w:r>
      </w:ins>
      <w:ins w:id="1521" w:author="PR Preview" w:date="2026-01-01T00:00:00Z">
        <w:r>
          <w:t xml:space="preserve">for squared error loss and</w:t>
        </w:r>
      </w:ins>
      <w:ins w:id="1522" w:author="PR Preview" w:date="2026-01-01T00:00:00Z">
        <w:r>
          <w:t xml:space="preserve"> </w:t>
        </w:r>
      </w:ins>
      <m:oMath>
        <m:r>
          <m:t>2</m:t>
        </m:r>
      </m:oMath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for absolute error loss.</w:t>
        </w:r>
      </w:ins>
      <w:ins w:id="1525" w:author="PR Preview" w:date="2026-01-01T00:00:00Z">
        <w:r>
          <w:t xml:space="preserve"> </w:t>
        </w:r>
      </w:ins>
      <w:ins w:id="1526" w:author="PR Preview" w:date="2026-01-01T00:00:00Z">
        <w:r>
          <w:t xml:space="preserve">The risk of the prediction</w:t>
        </w:r>
      </w:ins>
      <w:ins w:id="1527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2</m:t>
        </m:r>
      </m:oMath>
      <w:ins w:id="1528" w:author="PR Preview" w:date="2026-01-01T00:00:00Z">
        <w:r>
          <w:t xml:space="preserve"> </w:t>
        </w:r>
      </w:ins>
      <w:ins w:id="1529" w:author="PR Preview" w:date="2026-01-01T00:00:00Z">
        <w:r>
          <w:t xml:space="preserve">is</w:t>
        </w:r>
      </w:ins>
      <w:ins w:id="1530" w:author="PR Preview" w:date="2026-01-01T00:00:00Z">
        <w:r>
          <w:t xml:space="preserve"> </w:t>
        </w:r>
      </w:ins>
      <m:oMath>
        <m:r>
          <m:t>4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for squared error loss and</w:t>
        </w:r>
      </w:ins>
      <w:ins w:id="1533" w:author="PR Preview" w:date="2026-01-01T00:00:00Z">
        <w:r>
          <w:t xml:space="preserve"> </w:t>
        </w:r>
      </w:ins>
      <m:oMath>
        <m:r>
          <m:t>2</m:t>
        </m:r>
      </m:oMath>
      <w:ins w:id="1534" w:author="PR Preview" w:date="2026-01-01T00:00:00Z">
        <w:r>
          <w:t xml:space="preserve"> </w:t>
        </w:r>
      </w:ins>
      <w:ins w:id="1535" w:author="PR Preview" w:date="2026-01-01T00:00:00Z">
        <w:r>
          <w:t xml:space="preserve">for absolute error loss.</w:t>
        </w:r>
      </w:ins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24"/>
    <w:bookmarkStart w:id="125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14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25"/>
    <w:bookmarkStart w:id="126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6"/>
    <w:bookmarkStart w:id="127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7"/>
    <w:bookmarkStart w:id="128" w:name="exm-outcome"/>
    <w:p>
      <w:pPr>
        <w:pStyle w:val="BodyText"/>
      </w:pPr>
      <w:del w:id="1536" w:author="PR Preview" w:date="2026-01-01T00:00:00Z">
        <w:r>
          <w:rPr>
            <w:b/>
            <w:bCs/>
          </w:rPr>
          <w:delText xml:space="preserve">Example 27 (The outcome in the best-predictor exercise)</w:delText>
        </w:r>
      </w:del>
      <w:del w:id="1537" w:author="PR Preview" w:date="2026-01-01T00:00:00Z">
        <w:r>
          <w:delText xml:space="preserve"> </w:delText>
        </w:r>
      </w:del>
      <w:del w:id="1538" w:author="PR Preview" w:date="2026-01-01T00:00:00Z">
        <w:r>
          <w:delText xml:space="preserve">In</w:delText>
        </w:r>
      </w:del>
      <w:del w:id="1539" w:author="PR Preview" w:date="2026-01-01T00:00:00Z">
        <w:r>
          <w:delText xml:space="preserve"> </w:delText>
        </w:r>
      </w:del>
      <w:hyperlink w:anchor="exr-best-predictor">
        <w:del w:id="154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541" w:author="PR Preview" w:date="2026-01-01T00:00:00Z">
        <w:r>
          <w:delText xml:space="preserve">, the outcome</w:delText>
        </w:r>
      </w:del>
      <w:del w:id="1542" w:author="PR Preview" w:date="2026-01-01T00:00:00Z">
        <w:r>
          <w:delText xml:space="preserve"> </w:delText>
        </w:r>
      </w:del>
      <m:oMath>
        <m:r>
          <m:t>Y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takes the values</w:delText>
        </w:r>
      </w:del>
      <w:del w:id="1545" w:author="PR Preview" w:date="2026-01-01T00:00:00Z">
        <w:r>
          <w:delText xml:space="preserve"> </w:delText>
        </w:r>
      </w:del>
      <m:oMath>
        <m:r>
          <m:t>0</m:t>
        </m:r>
      </m:oMath>
      <w:del w:id="1546" w:author="PR Preview" w:date="2026-01-01T00:00:00Z">
        <w:r>
          <w:delText xml:space="preserve"> </w:delText>
        </w:r>
      </w:del>
      <w:del w:id="1547" w:author="PR Preview" w:date="2026-01-01T00:00:00Z">
        <w:r>
          <w:delText xml:space="preserve">and</w:delText>
        </w:r>
      </w:del>
      <w:del w:id="1548" w:author="PR Preview" w:date="2026-01-01T00:00:00Z">
        <w:r>
          <w:delText xml:space="preserve"> </w:delText>
        </w:r>
      </w:del>
      <m:oMath>
        <m:r>
          <m:t>2</m:t>
        </m:r>
      </m:oMath>
      <w:del w:id="1549" w:author="PR Preview" w:date="2026-01-01T00:00:00Z">
        <w:r>
          <w:delText xml:space="preserve"> </w:delText>
        </w:r>
      </w:del>
      <w:del w:id="1550" w:author="PR Preview" w:date="2026-01-01T00:00:00Z">
        <w:r>
          <w:delText xml:space="preserve">when the input is</w:delText>
        </w:r>
      </w:del>
      <w:del w:id="1551" w:author="PR Preview" w:date="2026-01-01T00:00:00Z">
        <w:r>
          <w:delText xml:space="preserve"> </w:delText>
        </w:r>
      </w:del>
      <m:oMath>
        <m:r>
          <m:t>0</m:t>
        </m:r>
      </m:oMath>
      <w:del w:id="1552" w:author="PR Preview" w:date="2026-01-01T00:00:00Z">
        <w:r>
          <w:delText xml:space="preserve">, and the values</w:delText>
        </w:r>
      </w:del>
      <w:del w:id="1553" w:author="PR Preview" w:date="2026-01-01T00:00:00Z">
        <w:r>
          <w:delText xml:space="preserve"> </w:delText>
        </w:r>
      </w:del>
      <m:oMath>
        <m:r>
          <m:t>4</m:t>
        </m:r>
      </m:oMath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and</w:delText>
        </w:r>
      </w:del>
      <w:del w:id="1556" w:author="PR Preview" w:date="2026-01-01T00:00:00Z">
        <w:r>
          <w:delText xml:space="preserve"> </w:delText>
        </w:r>
      </w:del>
      <m:oMath>
        <m:r>
          <m:t>6</m:t>
        </m:r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when the input is</w:delText>
        </w:r>
      </w:del>
      <w:del w:id="1559" w:author="PR Preview" w:date="2026-01-01T00:00:00Z">
        <w:r>
          <w:delText xml:space="preserve"> </w:delText>
        </w:r>
      </w:del>
      <m:oMath>
        <m:r>
          <m:t>1</m:t>
        </m:r>
      </m:oMath>
      <w:del w:id="1560" w:author="PR Preview" w:date="2026-01-01T00:00:00Z">
        <w:r>
          <w:delText xml:space="preserve">.</w:delText>
        </w:r>
      </w:del>
    </w:p>
    <w:p>
      <w:pPr>
        <w:pStyle w:val="BodyText"/>
      </w:pPr>
      <w:ins w:id="1561" w:author="PR Preview" w:date="2026-01-01T00:00:00Z">
        <w:r>
          <w:rPr>
            <w:b/>
            <w:bCs/>
          </w:rPr>
          <w:t xml:space="preserve">Example 28 (The outcome in the best-predictor exercise)</w:t>
        </w:r>
      </w:ins>
      <w:ins w:id="1562" w:author="PR Preview" w:date="2026-01-01T00:00:00Z">
        <w:r>
          <w:t xml:space="preserve"> </w:t>
        </w:r>
      </w:ins>
      <w:ins w:id="1563" w:author="PR Preview" w:date="2026-01-01T00:00:00Z">
        <w:r>
          <w:t xml:space="preserve">In</w:t>
        </w:r>
      </w:ins>
      <w:ins w:id="1564" w:author="PR Preview" w:date="2026-01-01T00:00:00Z">
        <w:r>
          <w:t xml:space="preserve"> </w:t>
        </w:r>
      </w:ins>
      <w:hyperlink w:anchor="exr-best-predictor">
        <w:ins w:id="156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566" w:author="PR Preview" w:date="2026-01-01T00:00:00Z">
        <w:r>
          <w:t xml:space="preserve">, the outcome</w:t>
        </w:r>
      </w:ins>
      <w:ins w:id="1567" w:author="PR Preview" w:date="2026-01-01T00:00:00Z">
        <w:r>
          <w:t xml:space="preserve"> </w:t>
        </w:r>
      </w:ins>
      <m:oMath>
        <m:r>
          <m:t>Y</m:t>
        </m:r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takes the values</w:t>
        </w:r>
      </w:ins>
      <w:ins w:id="1570" w:author="PR Preview" w:date="2026-01-01T00:00:00Z">
        <w:r>
          <w:t xml:space="preserve"> </w:t>
        </w:r>
      </w:ins>
      <m:oMath>
        <m:r>
          <m:t>0</m:t>
        </m:r>
      </m:oMath>
      <w:ins w:id="1571" w:author="PR Preview" w:date="2026-01-01T00:00:00Z">
        <w:r>
          <w:t xml:space="preserve"> </w:t>
        </w:r>
      </w:ins>
      <w:ins w:id="1572" w:author="PR Preview" w:date="2026-01-01T00:00:00Z">
        <w:r>
          <w:t xml:space="preserve">and</w:t>
        </w:r>
      </w:ins>
      <w:ins w:id="1573" w:author="PR Preview" w:date="2026-01-01T00:00:00Z">
        <w:r>
          <w:t xml:space="preserve"> </w:t>
        </w:r>
      </w:ins>
      <m:oMath>
        <m:r>
          <m:t>2</m:t>
        </m:r>
      </m:oMath>
      <w:ins w:id="1574" w:author="PR Preview" w:date="2026-01-01T00:00:00Z">
        <w:r>
          <w:t xml:space="preserve"> </w:t>
        </w:r>
      </w:ins>
      <w:ins w:id="1575" w:author="PR Preview" w:date="2026-01-01T00:00:00Z">
        <w:r>
          <w:t xml:space="preserve">when the input is</w:t>
        </w:r>
      </w:ins>
      <w:ins w:id="1576" w:author="PR Preview" w:date="2026-01-01T00:00:00Z">
        <w:r>
          <w:t xml:space="preserve"> </w:t>
        </w:r>
      </w:ins>
      <m:oMath>
        <m:r>
          <m:t>0</m:t>
        </m:r>
      </m:oMath>
      <w:ins w:id="1577" w:author="PR Preview" w:date="2026-01-01T00:00:00Z">
        <w:r>
          <w:t xml:space="preserve">, and the values</w:t>
        </w:r>
      </w:ins>
      <w:ins w:id="1578" w:author="PR Preview" w:date="2026-01-01T00:00:00Z">
        <w:r>
          <w:t xml:space="preserve"> </w:t>
        </w:r>
      </w:ins>
      <m:oMath>
        <m:r>
          <m:t>4</m:t>
        </m:r>
      </m:oMath>
      <w:ins w:id="1579" w:author="PR Preview" w:date="2026-01-01T00:00:00Z">
        <w:r>
          <w:t xml:space="preserve"> </w:t>
        </w:r>
      </w:ins>
      <w:ins w:id="1580" w:author="PR Preview" w:date="2026-01-01T00:00:00Z">
        <w:r>
          <w:t xml:space="preserve">and</w:t>
        </w:r>
      </w:ins>
      <w:ins w:id="1581" w:author="PR Preview" w:date="2026-01-01T00:00:00Z">
        <w:r>
          <w:t xml:space="preserve"> </w:t>
        </w:r>
      </w:ins>
      <m:oMath>
        <m:r>
          <m:t>6</m:t>
        </m:r>
      </m:oMath>
      <w:ins w:id="1582" w:author="PR Preview" w:date="2026-01-01T00:00:00Z">
        <w:r>
          <w:t xml:space="preserve"> </w:t>
        </w:r>
      </w:ins>
      <w:ins w:id="1583" w:author="PR Preview" w:date="2026-01-01T00:00:00Z">
        <w:r>
          <w:t xml:space="preserve">when the input is</w:t>
        </w:r>
      </w:ins>
      <w:ins w:id="1584" w:author="PR Preview" w:date="2026-01-01T00:00:00Z">
        <w:r>
          <w:t xml:space="preserve"> </w:t>
        </w:r>
      </w:ins>
      <m:oMath>
        <m:r>
          <m:t>1</m:t>
        </m:r>
      </m:oMath>
      <w:ins w:id="1585" w:author="PR Preview" w:date="2026-01-01T00:00:00Z">
        <w:r>
          <w:t xml:space="preserve">.</w:t>
        </w:r>
      </w:ins>
    </w:p>
    <w:bookmarkEnd w:id="128"/>
    <w:bookmarkStart w:id="129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9"/>
    <w:bookmarkStart w:id="130" w:name="exm-input"/>
    <w:p>
      <w:pPr>
        <w:pStyle w:val="BodyText"/>
      </w:pPr>
      <w:del w:id="1586" w:author="PR Preview" w:date="2026-01-01T00:00:00Z">
        <w:r>
          <w:rPr>
            <w:b/>
            <w:bCs/>
          </w:rPr>
          <w:delText xml:space="preserve">Example 28 (The input in the best-predictor exercise)</w:delText>
        </w:r>
      </w:del>
      <w:del w:id="1587" w:author="PR Preview" w:date="2026-01-01T00:00:00Z">
        <w:r>
          <w:delText xml:space="preserve"> </w:delText>
        </w:r>
      </w:del>
      <w:del w:id="1588" w:author="PR Preview" w:date="2026-01-01T00:00:00Z">
        <w:r>
          <w:delText xml:space="preserve">In</w:delText>
        </w:r>
      </w:del>
      <w:del w:id="1589" w:author="PR Preview" w:date="2026-01-01T00:00:00Z">
        <w:r>
          <w:delText xml:space="preserve"> </w:delText>
        </w:r>
      </w:del>
      <w:hyperlink w:anchor="exr-best-predictor">
        <w:del w:id="159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591" w:author="PR Preview" w:date="2026-01-01T00:00:00Z">
        <w:r>
          <w:delText xml:space="preserve">, the input</w:delText>
        </w:r>
      </w:del>
      <w:del w:id="1592" w:author="PR Preview" w:date="2026-01-01T00:00:00Z">
        <w:r>
          <w:delText xml:space="preserve"> </w:delText>
        </w:r>
      </w:del>
      <m:oMath>
        <m:r>
          <m:t>X</m:t>
        </m:r>
      </m:oMath>
      <w:del w:id="1593" w:author="PR Preview" w:date="2026-01-01T00:00:00Z">
        <w:r>
          <w:delText xml:space="preserve"> </w:delText>
        </w:r>
      </w:del>
      <w:del w:id="1594" w:author="PR Preview" w:date="2026-01-01T00:00:00Z">
        <w:r>
          <w:delText xml:space="preserve">takes the values</w:delText>
        </w:r>
      </w:del>
      <w:del w:id="1595" w:author="PR Preview" w:date="2026-01-01T00:00:00Z">
        <w:r>
          <w:delText xml:space="preserve"> </w:delText>
        </w:r>
      </w:del>
      <m:oMath>
        <m:r>
          <m:t>0</m:t>
        </m:r>
      </m:oMath>
      <w:del w:id="1596" w:author="PR Preview" w:date="2026-01-01T00:00:00Z">
        <w:r>
          <w:delText xml:space="preserve"> </w:delText>
        </w:r>
      </w:del>
      <w:del w:id="1597" w:author="PR Preview" w:date="2026-01-01T00:00:00Z">
        <w:r>
          <w:delText xml:space="preserve">and</w:delText>
        </w:r>
      </w:del>
      <w:del w:id="1598" w:author="PR Preview" w:date="2026-01-01T00:00:00Z">
        <w:r>
          <w:delText xml:space="preserve"> </w:delText>
        </w:r>
      </w:del>
      <m:oMath>
        <m:r>
          <m:t>1</m:t>
        </m:r>
      </m:oMath>
      <w:del w:id="1599" w:author="PR Preview" w:date="2026-01-01T00:00:00Z">
        <w:r>
          <w:delText xml:space="preserve">, each with probability</w:delText>
        </w:r>
      </w:del>
      <w:del w:id="1600" w:author="PR Preview" w:date="2026-01-01T00:00:00Z">
        <w:r>
          <w:delText xml:space="preserve"> </w:delText>
        </w:r>
      </w:del>
      <m:oMath>
        <m:r>
          <m:t>0.5</m:t>
        </m:r>
      </m:oMath>
      <w:del w:id="1601" w:author="PR Preview" w:date="2026-01-01T00:00:00Z">
        <w:r>
          <w:delText xml:space="preserve">.</w:delText>
        </w:r>
      </w:del>
    </w:p>
    <w:p>
      <w:pPr>
        <w:pStyle w:val="BodyText"/>
      </w:pPr>
      <w:ins w:id="1602" w:author="PR Preview" w:date="2026-01-01T00:00:00Z">
        <w:r>
          <w:rPr>
            <w:b/>
            <w:bCs/>
          </w:rPr>
          <w:t xml:space="preserve">Example 29 (The input in the best-predictor exercise)</w:t>
        </w:r>
      </w:ins>
      <w:ins w:id="1603" w:author="PR Preview" w:date="2026-01-01T00:00:00Z">
        <w:r>
          <w:t xml:space="preserve"> </w:t>
        </w:r>
      </w:ins>
      <w:ins w:id="1604" w:author="PR Preview" w:date="2026-01-01T00:00:00Z">
        <w:r>
          <w:t xml:space="preserve">In</w:t>
        </w:r>
      </w:ins>
      <w:ins w:id="1605" w:author="PR Preview" w:date="2026-01-01T00:00:00Z">
        <w:r>
          <w:t xml:space="preserve"> </w:t>
        </w:r>
      </w:ins>
      <w:hyperlink w:anchor="exr-best-predictor">
        <w:ins w:id="160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07" w:author="PR Preview" w:date="2026-01-01T00:00:00Z">
        <w:r>
          <w:t xml:space="preserve">, the input</w:t>
        </w:r>
      </w:ins>
      <w:ins w:id="1608" w:author="PR Preview" w:date="2026-01-01T00:00:00Z">
        <w:r>
          <w:t xml:space="preserve"> </w:t>
        </w:r>
      </w:ins>
      <m:oMath>
        <m:r>
          <m:t>X</m:t>
        </m:r>
      </m:oMath>
      <w:ins w:id="1609" w:author="PR Preview" w:date="2026-01-01T00:00:00Z">
        <w:r>
          <w:t xml:space="preserve"> </w:t>
        </w:r>
      </w:ins>
      <w:ins w:id="1610" w:author="PR Preview" w:date="2026-01-01T00:00:00Z">
        <w:r>
          <w:t xml:space="preserve">takes the values</w:t>
        </w:r>
      </w:ins>
      <w:ins w:id="1611" w:author="PR Preview" w:date="2026-01-01T00:00:00Z">
        <w:r>
          <w:t xml:space="preserve"> </w:t>
        </w:r>
      </w:ins>
      <m:oMath>
        <m:r>
          <m:t>0</m:t>
        </m:r>
      </m:oMath>
      <w:ins w:id="1612" w:author="PR Preview" w:date="2026-01-01T00:00:00Z">
        <w:r>
          <w:t xml:space="preserve"> </w:t>
        </w:r>
      </w:ins>
      <w:ins w:id="1613" w:author="PR Preview" w:date="2026-01-01T00:00:00Z">
        <w:r>
          <w:t xml:space="preserve">and</w:t>
        </w:r>
      </w:ins>
      <w:ins w:id="1614" w:author="PR Preview" w:date="2026-01-01T00:00:00Z">
        <w:r>
          <w:t xml:space="preserve"> </w:t>
        </w:r>
      </w:ins>
      <m:oMath>
        <m:r>
          <m:t>1</m:t>
        </m:r>
      </m:oMath>
      <w:ins w:id="1615" w:author="PR Preview" w:date="2026-01-01T00:00:00Z">
        <w:r>
          <w:t xml:space="preserve">, each with probability</w:t>
        </w:r>
      </w:ins>
      <w:ins w:id="1616" w:author="PR Preview" w:date="2026-01-01T00:00:00Z">
        <w:r>
          <w:t xml:space="preserve"> </w:t>
        </w:r>
      </w:ins>
      <m:oMath>
        <m:r>
          <m:t>0.5</m:t>
        </m:r>
      </m:oMath>
      <w:ins w:id="1617" w:author="PR Preview" w:date="2026-01-01T00:00:00Z">
        <w:r>
          <w:t xml:space="preserve">.</w:t>
        </w:r>
      </w:ins>
    </w:p>
    <w:bookmarkEnd w:id="130"/>
    <w:bookmarkStart w:id="133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31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3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33"/>
    <w:bookmarkStart w:id="134" w:name="exm-new-observation"/>
    <w:p>
      <w:pPr>
        <w:pStyle w:val="BodyText"/>
      </w:pPr>
      <w:del w:id="1618" w:author="PR Preview" w:date="2026-01-01T00:00:00Z">
        <w:r>
          <w:rPr>
            <w:b/>
            <w:bCs/>
          </w:rPr>
          <w:delText xml:space="preserve">Example 29 (A new observation in the best-predictor exercise)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In</w:delText>
        </w:r>
      </w:del>
      <w:del w:id="1621" w:author="PR Preview" w:date="2026-01-01T00:00:00Z">
        <w:r>
          <w:delText xml:space="preserve"> </w:delText>
        </w:r>
      </w:del>
      <w:hyperlink w:anchor="exr-best-predictor">
        <w:del w:id="162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23" w:author="PR Preview" w:date="2026-01-01T00:00:00Z">
        <w:r>
          <w:delText xml:space="preserve">, suppose the new observation</w:delText>
        </w:r>
      </w:del>
      <w:del w:id="16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satisfies the suppositions of its</w:delText>
        </w:r>
      </w:del>
      <w:del w:id="1627" w:author="PR Preview" w:date="2026-01-01T00:00:00Z">
        <w:r>
          <w:delText xml:space="preserve"> </w:delText>
        </w:r>
      </w:del>
      <w:hyperlink w:anchor="def-new-observation">
        <w:del w:id="1628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1629" w:author="PR Preview" w:date="2026-01-01T00:00:00Z">
        <w:r>
          <w:delText xml:space="preserve">,</w:delText>
        </w:r>
      </w:del>
      <w:del w:id="1630" w:author="PR Preview" w:date="2026-01-01T00:00:00Z">
        <w:r>
          <w:delText xml:space="preserve"> </w:delText>
        </w:r>
      </w:del>
      <w:del w:id="1631" w:author="PR Preview" w:date="2026-01-01T00:00:00Z">
        <w:r>
          <w:delText xml:space="preserve">with the joint distribution given in the exercise as the population it is drawn from.</w:delText>
        </w:r>
      </w:del>
      <w:del w:id="1632" w:author="PR Preview" w:date="2026-01-01T00:00:00Z">
        <w:r>
          <w:delText xml:space="preserve"> </w:delText>
        </w:r>
      </w:del>
      <w:del w:id="1633" w:author="PR Preview" w:date="2026-01-01T00:00:00Z">
        <w:r>
          <w:delText xml:space="preserve">Suppose also that its input is observed to be</w:delText>
        </w:r>
      </w:del>
      <w:del w:id="163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635" w:author="PR Preview" w:date="2026-01-01T00:00:00Z">
        <w:r>
          <w:delText xml:space="preserve">.</w:delText>
        </w:r>
      </w:del>
      <w:del w:id="1636" w:author="PR Preview" w:date="2026-01-01T00:00:00Z">
        <w:r>
          <w:delText xml:space="preserve"> </w:delText>
        </w:r>
      </w:del>
      <w:del w:id="1637" w:author="PR Preview" w:date="2026-01-01T00:00:00Z">
        <w:r>
          <w:delText xml:space="preserve">Then its unobserved outcome is</w:delText>
        </w:r>
      </w:del>
      <w:del w:id="1638" w:author="PR Preview" w:date="2026-01-01T00:00:00Z">
        <w:r>
          <w:delText xml:space="preserve"> </w:delText>
        </w:r>
      </w:del>
      <m:oMath>
        <m:r>
          <m:t>4</m:t>
        </m:r>
      </m:oMath>
      <w:del w:id="1639" w:author="PR Preview" w:date="2026-01-01T00:00:00Z">
        <w:r>
          <w:delText xml:space="preserve"> </w:delText>
        </w:r>
      </w:del>
      <w:del w:id="1640" w:author="PR Preview" w:date="2026-01-01T00:00:00Z">
        <w:r>
          <w:delText xml:space="preserve">or</w:delText>
        </w:r>
      </w:del>
      <w:del w:id="1641" w:author="PR Preview" w:date="2026-01-01T00:00:00Z">
        <w:r>
          <w:delText xml:space="preserve"> </w:delText>
        </w:r>
      </w:del>
      <m:oMath>
        <m:r>
          <m:t>6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with equal probability,</w:delText>
        </w:r>
      </w:del>
      <w:del w:id="1644" w:author="PR Preview" w:date="2026-01-01T00:00:00Z">
        <w:r>
          <w:delText xml:space="preserve"> </w:delText>
        </w:r>
      </w:del>
      <w:del w:id="1645" w:author="PR Preview" w:date="2026-01-01T00:00:00Z">
        <w:r>
          <w:delText xml:space="preserve">and a</w:delText>
        </w:r>
      </w:del>
      <w:del w:id="1646" w:author="PR Preview" w:date="2026-01-01T00:00:00Z">
        <w:r>
          <w:delText xml:space="preserve"> </w:delText>
        </w:r>
      </w:del>
      <w:hyperlink w:anchor="def-prediction">
        <w:del w:id="164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of</w:delText>
        </w:r>
      </w:del>
      <w:del w:id="1650" w:author="PR Preview" w:date="2026-01-01T00:00:00Z">
        <w:r>
          <w:delText xml:space="preserve"> </w:delText>
        </w:r>
      </w:del>
      <m:oMath>
        <m:r>
          <m:t>5</m:t>
        </m:r>
      </m:oMath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is a guess for that outcome.</w:delText>
        </w:r>
      </w:del>
    </w:p>
    <w:p>
      <w:pPr>
        <w:pStyle w:val="BodyText"/>
      </w:pPr>
      <w:ins w:id="1653" w:author="PR Preview" w:date="2026-01-01T00:00:00Z">
        <w:r>
          <w:rPr>
            <w:b/>
            <w:bCs/>
          </w:rPr>
          <w:t xml:space="preserve">Example 30 (A new observation in the best-predictor exercise)</w:t>
        </w:r>
      </w:ins>
      <w:ins w:id="1654" w:author="PR Preview" w:date="2026-01-01T00:00:00Z">
        <w:r>
          <w:t xml:space="preserve"> </w:t>
        </w:r>
      </w:ins>
      <w:ins w:id="1655" w:author="PR Preview" w:date="2026-01-01T00:00:00Z">
        <w:r>
          <w:t xml:space="preserve">In</w:t>
        </w:r>
      </w:ins>
      <w:ins w:id="1656" w:author="PR Preview" w:date="2026-01-01T00:00:00Z">
        <w:r>
          <w:t xml:space="preserve"> </w:t>
        </w:r>
      </w:ins>
      <w:hyperlink w:anchor="exr-best-predictor">
        <w:ins w:id="165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658" w:author="PR Preview" w:date="2026-01-01T00:00:00Z">
        <w:r>
          <w:t xml:space="preserve">, suppose the new observation</w:t>
        </w:r>
      </w:ins>
      <w:ins w:id="16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satisfies the suppositions of its</w:t>
        </w:r>
      </w:ins>
      <w:ins w:id="1662" w:author="PR Preview" w:date="2026-01-01T00:00:00Z">
        <w:r>
          <w:t xml:space="preserve"> </w:t>
        </w:r>
      </w:ins>
      <w:hyperlink w:anchor="def-new-observation">
        <w:ins w:id="1663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1664" w:author="PR Preview" w:date="2026-01-01T00:00:00Z">
        <w:r>
          <w:t xml:space="preserve">,</w:t>
        </w:r>
      </w:ins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with the joint distribution given in the exercise as the population it is drawn from.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Suppose also that its input is observed to be</w:t>
        </w:r>
      </w:ins>
      <w:ins w:id="166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670" w:author="PR Preview" w:date="2026-01-01T00:00:00Z">
        <w:r>
          <w:t xml:space="preserve">.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Then its unobserved outcome is</w:t>
        </w:r>
      </w:ins>
      <w:ins w:id="1673" w:author="PR Preview" w:date="2026-01-01T00:00:00Z">
        <w:r>
          <w:t xml:space="preserve"> </w:t>
        </w:r>
      </w:ins>
      <m:oMath>
        <m:r>
          <m:t>4</m:t>
        </m:r>
      </m:oMath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or</w:t>
        </w:r>
      </w:ins>
      <w:ins w:id="1676" w:author="PR Preview" w:date="2026-01-01T00:00:00Z">
        <w:r>
          <w:t xml:space="preserve"> </w:t>
        </w:r>
      </w:ins>
      <m:oMath>
        <m:r>
          <m:t>6</m:t>
        </m:r>
      </m:oMath>
      <w:ins w:id="1677" w:author="PR Preview" w:date="2026-01-01T00:00:00Z">
        <w:r>
          <w:t xml:space="preserve"> </w:t>
        </w:r>
      </w:ins>
      <w:ins w:id="1678" w:author="PR Preview" w:date="2026-01-01T00:00:00Z">
        <w:r>
          <w:t xml:space="preserve">with equal probability,</w:t>
        </w:r>
      </w:ins>
      <w:ins w:id="1679" w:author="PR Preview" w:date="2026-01-01T00:00:00Z">
        <w:r>
          <w:t xml:space="preserve"> </w:t>
        </w:r>
      </w:ins>
      <w:ins w:id="1680" w:author="PR Preview" w:date="2026-01-01T00:00:00Z">
        <w:r>
          <w:t xml:space="preserve">and a</w:t>
        </w:r>
      </w:ins>
      <w:ins w:id="1681" w:author="PR Preview" w:date="2026-01-01T00:00:00Z">
        <w:r>
          <w:t xml:space="preserve"> </w:t>
        </w:r>
      </w:ins>
      <w:hyperlink w:anchor="def-prediction">
        <w:ins w:id="168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683" w:author="PR Preview" w:date="2026-01-01T00:00:00Z">
        <w:r>
          <w:t xml:space="preserve"> </w:t>
        </w:r>
      </w:ins>
      <w:ins w:id="1684" w:author="PR Preview" w:date="2026-01-01T00:00:00Z">
        <w:r>
          <w:t xml:space="preserve">of</w:t>
        </w:r>
      </w:ins>
      <w:ins w:id="1685" w:author="PR Preview" w:date="2026-01-01T00:00:00Z">
        <w:r>
          <w:t xml:space="preserve"> </w:t>
        </w:r>
      </w:ins>
      <m:oMath>
        <m:r>
          <m:t>5</m:t>
        </m:r>
      </m:oMath>
      <w:ins w:id="1686" w:author="PR Preview" w:date="2026-01-01T00:00:00Z">
        <w:r>
          <w:t xml:space="preserve"> </w:t>
        </w:r>
      </w:ins>
      <w:ins w:id="1687" w:author="PR Preview" w:date="2026-01-01T00:00:00Z">
        <w:r>
          <w:t xml:space="preserve">is a guess for that outcome.</w:t>
        </w:r>
      </w:ins>
    </w:p>
    <w:bookmarkEnd w:id="134"/>
    <w:bookmarkStart w:id="136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35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6"/>
    <w:bookmarkStart w:id="137" w:name="exm-prediction-error"/>
    <w:p>
      <w:pPr>
        <w:pStyle w:val="FirstParagraph"/>
      </w:pPr>
      <w:del w:id="1688" w:author="PR Preview" w:date="2026-01-01T00:00:00Z">
        <w:r>
          <w:rPr>
            <w:b/>
            <w:bCs/>
          </w:rPr>
          <w:delText xml:space="preserve">Example 30 (Prediction error in the best-predictor exercise)</w:delText>
        </w:r>
      </w:del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In</w:delText>
        </w:r>
      </w:del>
      <w:del w:id="1691" w:author="PR Preview" w:date="2026-01-01T00:00:00Z">
        <w:r>
          <w:delText xml:space="preserve"> </w:delText>
        </w:r>
      </w:del>
      <w:hyperlink w:anchor="exr-best-predictor">
        <w:del w:id="169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693" w:author="PR Preview" w:date="2026-01-01T00:00:00Z">
        <w:r>
          <w:delText xml:space="preserve">,</w:delText>
        </w:r>
      </w:del>
      <w:del w:id="1694" w:author="PR Preview" w:date="2026-01-01T00:00:00Z">
        <w:r>
          <w:delText xml:space="preserve"> </w:delText>
        </w:r>
      </w:del>
      <w:del w:id="1695" w:author="PR Preview" w:date="2026-01-01T00:00:00Z">
        <w:r>
          <w:delText xml:space="preserve">consider the constant</w:delText>
        </w:r>
      </w:del>
      <w:del w:id="1696" w:author="PR Preview" w:date="2026-01-01T00:00:00Z">
        <w:r>
          <w:delText xml:space="preserve"> </w:delText>
        </w:r>
      </w:del>
      <w:hyperlink w:anchor="def-prediction">
        <w:del w:id="169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69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699" w:author="PR Preview" w:date="2026-01-01T00:00:00Z">
        <w:r>
          <w:delText xml:space="preserve">.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Its</w:delText>
        </w:r>
      </w:del>
      <w:del w:id="1702" w:author="PR Preview" w:date="2026-01-01T00:00:00Z">
        <w:r>
          <w:delText xml:space="preserve"> </w:delText>
        </w:r>
      </w:del>
      <w:hyperlink w:anchor="def-prediction-error">
        <w:del w:id="1703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704" w:author="PR Preview" w:date="2026-01-01T00:00:00Z">
        <w:r>
          <w:delText xml:space="preserve"> </w:delText>
        </w:r>
      </w:del>
      <w:del w:id="1705" w:author="PR Preview" w:date="2026-01-01T00:00:00Z">
        <w:r>
          <w:delText xml:space="preserve">is</w:delText>
        </w:r>
      </w:del>
      <w:del w:id="170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del w:id="1707" w:author="PR Preview" w:date="2026-01-01T00:00:00Z">
        <w:r>
          <w:delText xml:space="preserve">.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This is</w:delText>
        </w:r>
      </w:del>
      <w:del w:id="1710" w:author="PR Preview" w:date="2026-01-01T00:00:00Z">
        <w:r>
          <w:delText xml:space="preserve"> </w:delText>
        </w:r>
      </w:del>
      <m:oMath>
        <m:r>
          <m:t>3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when</w:delText>
        </w:r>
      </w:del>
      <w:del w:id="171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714" w:author="PR Preview" w:date="2026-01-01T00:00:00Z">
        <w:r>
          <w:delText xml:space="preserve">.</w:delText>
        </w:r>
      </w:del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It is</w:delText>
        </w:r>
      </w:del>
      <w:del w:id="171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3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when</w:delText>
        </w:r>
      </w:del>
      <w:del w:id="172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6</m:t>
        </m:r>
      </m:oMath>
      <w:del w:id="1721" w:author="PR Preview" w:date="2026-01-01T00:00:00Z">
        <w:r>
          <w:delText xml:space="preserve">.</w:delText>
        </w:r>
      </w:del>
    </w:p>
    <w:p>
      <w:pPr>
        <w:pStyle w:val="FirstParagraph"/>
      </w:pPr>
      <w:ins w:id="1722" w:author="PR Preview" w:date="2026-01-01T00:00:00Z">
        <w:r>
          <w:rPr>
            <w:b/>
            <w:bCs/>
          </w:rPr>
          <w:t xml:space="preserve">Example 31 (Prediction error in the best-predictor exercise)</w:t>
        </w:r>
      </w:ins>
      <w:ins w:id="1723" w:author="PR Preview" w:date="2026-01-01T00:00:00Z">
        <w:r>
          <w:t xml:space="preserve"> </w:t>
        </w:r>
      </w:ins>
      <w:ins w:id="1724" w:author="PR Preview" w:date="2026-01-01T00:00:00Z">
        <w:r>
          <w:t xml:space="preserve">In</w:t>
        </w:r>
      </w:ins>
      <w:ins w:id="1725" w:author="PR Preview" w:date="2026-01-01T00:00:00Z">
        <w:r>
          <w:t xml:space="preserve"> </w:t>
        </w:r>
      </w:ins>
      <w:hyperlink w:anchor="exr-best-predictor">
        <w:ins w:id="1726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27" w:author="PR Preview" w:date="2026-01-01T00:00:00Z">
        <w:r>
          <w:t xml:space="preserve">,</w:t>
        </w:r>
      </w:ins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consider the constant</w:t>
        </w:r>
      </w:ins>
      <w:ins w:id="1730" w:author="PR Preview" w:date="2026-01-01T00:00:00Z">
        <w:r>
          <w:t xml:space="preserve"> </w:t>
        </w:r>
      </w:ins>
      <w:hyperlink w:anchor="def-prediction">
        <w:ins w:id="1731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73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733" w:author="PR Preview" w:date="2026-01-01T00:00:00Z">
        <w:r>
          <w:t xml:space="preserve">.</w:t>
        </w:r>
      </w:ins>
      <w:ins w:id="1734" w:author="PR Preview" w:date="2026-01-01T00:00:00Z">
        <w:r>
          <w:t xml:space="preserve"> </w:t>
        </w:r>
      </w:ins>
      <w:ins w:id="1735" w:author="PR Preview" w:date="2026-01-01T00:00:00Z">
        <w:r>
          <w:t xml:space="preserve">Its</w:t>
        </w:r>
      </w:ins>
      <w:ins w:id="1736" w:author="PR Preview" w:date="2026-01-01T00:00:00Z">
        <w:r>
          <w:t xml:space="preserve"> </w:t>
        </w:r>
      </w:ins>
      <w:hyperlink w:anchor="def-prediction-error">
        <w:ins w:id="1737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738" w:author="PR Preview" w:date="2026-01-01T00:00:00Z">
        <w:r>
          <w:t xml:space="preserve"> </w:t>
        </w:r>
      </w:ins>
      <w:ins w:id="1739" w:author="PR Preview" w:date="2026-01-01T00:00:00Z">
        <w:r>
          <w:t xml:space="preserve">is</w:t>
        </w:r>
      </w:ins>
      <w:ins w:id="1740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ins w:id="1741" w:author="PR Preview" w:date="2026-01-01T00:00:00Z">
        <w:r>
          <w:t xml:space="preserve">.</w:t>
        </w:r>
      </w:ins>
      <w:ins w:id="1742" w:author="PR Preview" w:date="2026-01-01T00:00:00Z">
        <w:r>
          <w:t xml:space="preserve"> </w:t>
        </w:r>
      </w:ins>
      <w:ins w:id="1743" w:author="PR Preview" w:date="2026-01-01T00:00:00Z">
        <w:r>
          <w:t xml:space="preserve">This is</w:t>
        </w:r>
      </w:ins>
      <w:ins w:id="1744" w:author="PR Preview" w:date="2026-01-01T00:00:00Z">
        <w:r>
          <w:t xml:space="preserve"> </w:t>
        </w:r>
      </w:ins>
      <m:oMath>
        <m:r>
          <m:t>3</m:t>
        </m:r>
      </m:oMath>
      <w:ins w:id="1745" w:author="PR Preview" w:date="2026-01-01T00:00:00Z">
        <w:r>
          <w:t xml:space="preserve"> </w:t>
        </w:r>
      </w:ins>
      <w:ins w:id="1746" w:author="PR Preview" w:date="2026-01-01T00:00:00Z">
        <w:r>
          <w:t xml:space="preserve">when</w:t>
        </w:r>
      </w:ins>
      <w:ins w:id="174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748" w:author="PR Preview" w:date="2026-01-01T00:00:00Z">
        <w:r>
          <w:t xml:space="preserve">.</w:t>
        </w:r>
      </w:ins>
      <w:ins w:id="1749" w:author="PR Preview" w:date="2026-01-01T00:00:00Z">
        <w:r>
          <w:t xml:space="preserve"> </w:t>
        </w:r>
      </w:ins>
      <w:ins w:id="1750" w:author="PR Preview" w:date="2026-01-01T00:00:00Z">
        <w:r>
          <w:t xml:space="preserve">It is</w:t>
        </w:r>
      </w:ins>
      <w:ins w:id="175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3</m:t>
        </m:r>
      </m:oMath>
      <w:ins w:id="1752" w:author="PR Preview" w:date="2026-01-01T00:00:00Z">
        <w:r>
          <w:t xml:space="preserve"> </w:t>
        </w:r>
      </w:ins>
      <w:ins w:id="1753" w:author="PR Preview" w:date="2026-01-01T00:00:00Z">
        <w:r>
          <w:t xml:space="preserve">when</w:t>
        </w:r>
      </w:ins>
      <w:ins w:id="17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6</m:t>
        </m:r>
      </m:oMath>
      <w:ins w:id="1755" w:author="PR Preview" w:date="2026-01-01T00:00:00Z">
        <w:r>
          <w:t xml:space="preserve">.</w:t>
        </w:r>
      </w:ins>
    </w:p>
    <w:bookmarkEnd w:id="137"/>
    <w:bookmarkStart w:id="138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exm-squared-error-risk"/>
    <w:p>
      <w:pPr>
        <w:pStyle w:val="FirstParagraph"/>
      </w:pPr>
      <w:del w:id="1756" w:author="PR Preview" w:date="2026-01-01T00:00:00Z">
        <w:r>
          <w:rPr>
            <w:b/>
            <w:bCs/>
          </w:rPr>
          <w:delText xml:space="preserve">Example 31 (Squared-error risk in the best-predictor exercise)</w:delText>
        </w:r>
      </w:del>
      <w:del w:id="1757" w:author="PR Preview" w:date="2026-01-01T00:00:00Z">
        <w:r>
          <w:delText xml:space="preserve"> </w:delText>
        </w:r>
      </w:del>
      <w:del w:id="1758" w:author="PR Preview" w:date="2026-01-01T00:00:00Z">
        <w:r>
          <w:delText xml:space="preserve">In</w:delText>
        </w:r>
      </w:del>
      <w:del w:id="1759" w:author="PR Preview" w:date="2026-01-01T00:00:00Z">
        <w:r>
          <w:delText xml:space="preserve"> </w:delText>
        </w:r>
      </w:del>
      <w:hyperlink w:anchor="exr-best-predictor">
        <w:del w:id="1760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761" w:author="PR Preview" w:date="2026-01-01T00:00:00Z">
        <w:r>
          <w:delText xml:space="preserve">,</w:delText>
        </w:r>
      </w:del>
      <w:del w:id="1762" w:author="PR Preview" w:date="2026-01-01T00:00:00Z">
        <w:r>
          <w:delText xml:space="preserve"> </w:delText>
        </w:r>
      </w:del>
      <w:del w:id="1763" w:author="PR Preview" w:date="2026-01-01T00:00:00Z">
        <w:r>
          <w:delText xml:space="preserve">consider the constant</w:delText>
        </w:r>
      </w:del>
      <w:del w:id="1764" w:author="PR Preview" w:date="2026-01-01T00:00:00Z">
        <w:r>
          <w:delText xml:space="preserve"> </w:delText>
        </w:r>
      </w:del>
      <w:hyperlink w:anchor="def-prediction">
        <w:del w:id="1765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76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767" w:author="PR Preview" w:date="2026-01-01T00:00:00Z">
        <w:r>
          <w:delText xml:space="preserve">.</w:delText>
        </w:r>
      </w:del>
      <w:del w:id="1768" w:author="PR Preview" w:date="2026-01-01T00:00:00Z">
        <w:r>
          <w:delText xml:space="preserve"> </w:delText>
        </w:r>
      </w:del>
      <w:del w:id="1769" w:author="PR Preview" w:date="2026-01-01T00:00:00Z">
        <w:r>
          <w:delText xml:space="preserve">Its</w:delText>
        </w:r>
      </w:del>
      <w:del w:id="1770" w:author="PR Preview" w:date="2026-01-01T00:00:00Z">
        <w:r>
          <w:delText xml:space="preserve"> </w:delText>
        </w:r>
      </w:del>
      <w:hyperlink w:anchor="def-squared-error-risk">
        <w:del w:id="1771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772" w:author="PR Preview" w:date="2026-01-01T00:00:00Z">
        <w:r>
          <w:delText xml:space="preserve"> </w:delText>
        </w:r>
      </w:del>
      <w:del w:id="1773" w:author="PR Preview" w:date="2026-01-01T00:00:00Z">
        <w:r>
          <w:delText xml:space="preserve">is</w:delText>
        </w:r>
      </w:del>
      <w:del w:id="1774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1775" w:author="PR Preview" w:date="2026-01-01T00:00:00Z">
        <w:r>
          <w:delText xml:space="preserve">.</w:delText>
        </w:r>
      </w:del>
    </w:p>
    <w:p>
      <w:pPr>
        <w:pStyle w:val="BodyText"/>
      </w:pPr>
      <w:del w:id="1776" w:author="PR Preview" w:date="2026-01-01T00:00:00Z">
        <w:r>
          <w:rPr>
            <w:i/>
            <w:iCs/>
          </w:rPr>
          <w:delText xml:space="preserve">Remark 5</w:delText>
        </w:r>
      </w:del>
      <w:del w:id="1777" w:author="PR Preview" w:date="2026-01-01T00:00:00Z">
        <w:r>
          <w:delText xml:space="preserve"> (The squared-error risk is a risk). </w:delText>
        </w:r>
      </w:del>
      <w:del w:id="1778" w:author="PR Preview" w:date="2026-01-01T00:00:00Z">
        <w:r>
          <w:delText xml:space="preserve">The</w:delText>
        </w:r>
      </w:del>
      <w:del w:id="1779" w:author="PR Preview" w:date="2026-01-01T00:00:00Z">
        <w:r>
          <w:delText xml:space="preserve"> </w:delText>
        </w:r>
      </w:del>
      <w:hyperlink w:anchor="def-squared-error-risk">
        <w:del w:id="1780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1781" w:author="PR Preview" w:date="2026-01-01T00:00:00Z">
        <w:r>
          <w:delText xml:space="preserve"> </w:delText>
        </w:r>
      </w:del>
      <w:del w:id="1782" w:author="PR Preview" w:date="2026-01-01T00:00:00Z">
        <w:r>
          <w:delText xml:space="preserve">is the</w:delText>
        </w:r>
      </w:del>
      <w:del w:id="1783" w:author="PR Preview" w:date="2026-01-01T00:00:00Z">
        <w:r>
          <w:delText xml:space="preserve"> </w:delText>
        </w:r>
      </w:del>
      <w:hyperlink w:anchor="def-risk">
        <w:del w:id="1784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under</w:delText>
        </w:r>
      </w:del>
      <w:del w:id="1787" w:author="PR Preview" w:date="2026-01-01T00:00:00Z">
        <w:r>
          <w:delText xml:space="preserve"> </w:delText>
        </w:r>
      </w:del>
      <w:hyperlink w:anchor="def-squared-error-loss">
        <w:del w:id="1788" w:author="PR Preview" w:date="2026-01-01T00:00:00Z">
          <w:r>
            <w:rPr>
              <w:rStyle w:val="Hyperlink"/>
            </w:rPr>
            <w:delText xml:space="preserve">squared error loss</w:delText>
          </w:r>
        </w:del>
      </w:hyperlink>
      <w:del w:id="1789" w:author="PR Preview" w:date="2026-01-01T00:00:00Z">
        <w:r>
          <w:delText xml:space="preserve">.</w:delText>
        </w:r>
      </w:del>
    </w:p>
    <w:p>
      <w:pPr>
        <w:pStyle w:val="FirstParagraph"/>
      </w:pPr>
      <w:ins w:id="1790" w:author="PR Preview" w:date="2026-01-01T00:00:00Z">
        <w:r>
          <w:rPr>
            <w:b/>
            <w:bCs/>
          </w:rPr>
          <w:t xml:space="preserve">Example 32 (Squared-error risk in the best-predictor exercise)</w:t>
        </w:r>
      </w:ins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In</w:t>
        </w:r>
      </w:ins>
      <w:ins w:id="1793" w:author="PR Preview" w:date="2026-01-01T00:00:00Z">
        <w:r>
          <w:t xml:space="preserve"> </w:t>
        </w:r>
      </w:ins>
      <w:hyperlink w:anchor="exr-best-predictor">
        <w:ins w:id="179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795" w:author="PR Preview" w:date="2026-01-01T00:00:00Z">
        <w:r>
          <w:t xml:space="preserve">,</w:t>
        </w:r>
      </w:ins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consider the constant</w:t>
        </w:r>
      </w:ins>
      <w:ins w:id="1798" w:author="PR Preview" w:date="2026-01-01T00:00:00Z">
        <w:r>
          <w:t xml:space="preserve"> </w:t>
        </w:r>
      </w:ins>
      <w:hyperlink w:anchor="def-prediction">
        <w:ins w:id="179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80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801" w:author="PR Preview" w:date="2026-01-01T00:00:00Z">
        <w:r>
          <w:t xml:space="preserve">.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Its</w:t>
        </w:r>
      </w:ins>
      <w:ins w:id="1804" w:author="PR Preview" w:date="2026-01-01T00:00:00Z">
        <w:r>
          <w:t xml:space="preserve"> </w:t>
        </w:r>
      </w:ins>
      <w:hyperlink w:anchor="def-squared-error-risk">
        <w:ins w:id="1805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806" w:author="PR Preview" w:date="2026-01-01T00:00:00Z">
        <w:r>
          <w:t xml:space="preserve"> </w:t>
        </w:r>
      </w:ins>
      <w:ins w:id="1807" w:author="PR Preview" w:date="2026-01-01T00:00:00Z">
        <w:r>
          <w:t xml:space="preserve">is</w:t>
        </w:r>
      </w:ins>
      <w:ins w:id="1808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1809" w:author="PR Preview" w:date="2026-01-01T00:00:00Z">
        <w:r>
          <w:t xml:space="preserve">.</w:t>
        </w:r>
      </w:ins>
    </w:p>
    <w:bookmarkEnd w:id="139"/>
    <w:bookmarkStart w:id="140" w:name="rem-squared-error-risk-is-risk"/>
    <w:p>
      <w:pPr>
        <w:pStyle w:val="BodyText"/>
      </w:pPr>
      <w:ins w:id="1810" w:author="PR Preview" w:date="2026-01-01T00:00:00Z">
        <w:r>
          <w:rPr>
            <w:i/>
            <w:iCs/>
          </w:rPr>
          <w:t xml:space="preserve">Remark 6</w:t>
        </w:r>
      </w:ins>
      <w:ins w:id="1811" w:author="PR Preview" w:date="2026-01-01T00:00:00Z">
        <w:r>
          <w:t xml:space="preserve"> (The squared-error risk is a risk). </w:t>
        </w:r>
      </w:ins>
      <w:ins w:id="1812" w:author="PR Preview" w:date="2026-01-01T00:00:00Z">
        <w:r>
          <w:t xml:space="preserve">The</w:t>
        </w:r>
      </w:ins>
      <w:ins w:id="1813" w:author="PR Preview" w:date="2026-01-01T00:00:00Z">
        <w:r>
          <w:t xml:space="preserve"> </w:t>
        </w:r>
      </w:ins>
      <w:hyperlink w:anchor="def-squared-error-risk">
        <w:ins w:id="1814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1815" w:author="PR Preview" w:date="2026-01-01T00:00:00Z">
        <w:r>
          <w:t xml:space="preserve"> </w:t>
        </w:r>
      </w:ins>
      <w:ins w:id="1816" w:author="PR Preview" w:date="2026-01-01T00:00:00Z">
        <w:r>
          <w:t xml:space="preserve">is the</w:t>
        </w:r>
      </w:ins>
      <w:ins w:id="1817" w:author="PR Preview" w:date="2026-01-01T00:00:00Z">
        <w:r>
          <w:t xml:space="preserve"> </w:t>
        </w:r>
      </w:ins>
      <w:hyperlink w:anchor="def-risk">
        <w:ins w:id="1818" w:author="PR Preview" w:date="2026-01-01T00:00:00Z">
          <w:r>
            <w:rPr>
              <w:rStyle w:val="Hyperlink"/>
            </w:rPr>
            <w:t xml:space="preserve">risk</w:t>
          </w:r>
        </w:ins>
      </w:hyperlink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under</w:t>
        </w:r>
      </w:ins>
      <w:ins w:id="1821" w:author="PR Preview" w:date="2026-01-01T00:00:00Z">
        <w:r>
          <w:t xml:space="preserve"> </w:t>
        </w:r>
      </w:ins>
      <w:hyperlink w:anchor="def-squared-error-loss">
        <w:ins w:id="1822" w:author="PR Preview" w:date="2026-01-01T00:00:00Z">
          <w:r>
            <w:rPr>
              <w:rStyle w:val="Hyperlink"/>
            </w:rPr>
            <w:t xml:space="preserve">squared error loss</w:t>
          </w:r>
        </w:ins>
      </w:hyperlink>
      <w:ins w:id="1823" w:author="PR Preview" w:date="2026-01-01T00:00:00Z">
        <w:r>
          <w:t xml:space="preserve">.</w:t>
        </w:r>
      </w:ins>
    </w:p>
    <w:bookmarkEnd w:id="140"/>
    <w:bookmarkStart w:id="141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2" w:name="exm-prediction-error-split"/>
    <w:p>
      <w:pPr>
        <w:pStyle w:val="FirstParagraph"/>
      </w:pPr>
      <w:del w:id="1824" w:author="PR Preview" w:date="2026-01-01T00:00:00Z">
        <w:r>
          <w:rPr>
            <w:b/>
            <w:bCs/>
          </w:rPr>
          <w:delText xml:space="preserve">Example 32 (The split in the best-predictor exercise)</w:delText>
        </w:r>
      </w:del>
      <w:del w:id="1825" w:author="PR Preview" w:date="2026-01-01T00:00:00Z">
        <w:r>
          <w:delText xml:space="preserve"> </w:delText>
        </w:r>
      </w:del>
      <w:del w:id="1826" w:author="PR Preview" w:date="2026-01-01T00:00:00Z">
        <w:r>
          <w:delText xml:space="preserve">In</w:delText>
        </w:r>
      </w:del>
      <w:del w:id="1827" w:author="PR Preview" w:date="2026-01-01T00:00:00Z">
        <w:r>
          <w:delText xml:space="preserve"> </w:delText>
        </w:r>
      </w:del>
      <w:hyperlink w:anchor="exr-best-predictor">
        <w:del w:id="1828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829" w:author="PR Preview" w:date="2026-01-01T00:00:00Z">
        <w:r>
          <w:delText xml:space="preserve">,</w:delText>
        </w:r>
      </w:del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when</w:delText>
        </w:r>
      </w:del>
      <w:del w:id="1832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833" w:author="PR Preview" w:date="2026-01-01T00:00:00Z">
        <w:r>
          <w:delText xml:space="preserve"> </w:delText>
        </w:r>
      </w:del>
      <w:del w:id="1834" w:author="PR Preview" w:date="2026-01-01T00:00:00Z">
        <w:r>
          <w:delText xml:space="preserve">and</w:delText>
        </w:r>
      </w:del>
      <w:del w:id="183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836" w:author="PR Preview" w:date="2026-01-01T00:00:00Z">
        <w:r>
          <w:delText xml:space="preserve">,</w:delText>
        </w:r>
      </w:del>
      <w:del w:id="1837" w:author="PR Preview" w:date="2026-01-01T00:00:00Z">
        <w:r>
          <w:delText xml:space="preserve"> </w:delText>
        </w:r>
      </w:del>
      <w:del w:id="1838" w:author="PR Preview" w:date="2026-01-01T00:00:00Z">
        <w:r>
          <w:delText xml:space="preserve">the constant</w:delText>
        </w:r>
      </w:del>
      <w:del w:id="1839" w:author="PR Preview" w:date="2026-01-01T00:00:00Z">
        <w:r>
          <w:delText xml:space="preserve"> </w:delText>
        </w:r>
      </w:del>
      <w:hyperlink w:anchor="def-prediction">
        <w:del w:id="1840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84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has</w:delText>
        </w:r>
      </w:del>
      <w:del w:id="1844" w:author="PR Preview" w:date="2026-01-01T00:00:00Z">
        <w:r>
          <w:delText xml:space="preserve"> </w:delText>
        </w:r>
      </w:del>
      <w:hyperlink w:anchor="def-prediction-error">
        <w:del w:id="1845" w:author="PR Preview" w:date="2026-01-01T00:00:00Z">
          <w:r>
            <w:rPr>
              <w:rStyle w:val="Hyperlink"/>
            </w:rPr>
            <w:delText xml:space="preserve">prediction error</w:delText>
          </w:r>
        </w:del>
      </w:hyperlink>
      <w:del w:id="1846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847" w:author="PR Preview" w:date="2026-01-01T00:00:00Z">
        <w:r>
          <w:delText xml:space="preserve">.</w:delText>
        </w:r>
      </w:del>
      <w:del w:id="1848" w:author="PR Preview" w:date="2026-01-01T00:00:00Z">
        <w:r>
          <w:delText xml:space="preserve"> </w:delText>
        </w:r>
      </w:del>
      <w:del w:id="1849" w:author="PR Preview" w:date="2026-01-01T00:00:00Z">
        <w:r>
          <w:delText xml:space="preserve">The conditional mean is</w:delText>
        </w:r>
      </w:del>
      <w:del w:id="1850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851" w:author="PR Preview" w:date="2026-01-01T00:00:00Z">
        <w:r>
          <w:delText xml:space="preserve">,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so</w:delText>
        </w:r>
      </w:del>
      <w:del w:id="1854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and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858" w:author="PR Preview" w:date="2026-01-01T00:00:00Z">
        <w:r>
          <w:delText xml:space="preserve">,</w:delText>
        </w:r>
      </w:del>
      <w:del w:id="1859" w:author="PR Preview" w:date="2026-01-01T00:00:00Z">
        <w:r>
          <w:delText xml:space="preserve"> </w:delText>
        </w:r>
      </w:del>
      <w:del w:id="1860" w:author="PR Preview" w:date="2026-01-01T00:00:00Z">
        <w:r>
          <w:delText xml:space="preserve">and</w:delText>
        </w:r>
      </w:del>
      <w:del w:id="1861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del w:id="1862" w:author="PR Preview" w:date="2026-01-01T00:00:00Z">
        <w:r>
          <w:delText xml:space="preserve">.</w:delText>
        </w:r>
      </w:del>
    </w:p>
    <w:p>
      <w:pPr>
        <w:pStyle w:val="FirstParagraph"/>
      </w:pPr>
      <w:ins w:id="1863" w:author="PR Preview" w:date="2026-01-01T00:00:00Z">
        <w:r>
          <w:rPr>
            <w:b/>
            <w:bCs/>
          </w:rPr>
          <w:t xml:space="preserve">Example 33 (The split in the best-predictor exercise)</w:t>
        </w:r>
      </w:ins>
      <w:ins w:id="1864" w:author="PR Preview" w:date="2026-01-01T00:00:00Z">
        <w:r>
          <w:t xml:space="preserve"> </w:t>
        </w:r>
      </w:ins>
      <w:ins w:id="1865" w:author="PR Preview" w:date="2026-01-01T00:00:00Z">
        <w:r>
          <w:t xml:space="preserve">In</w:t>
        </w:r>
      </w:ins>
      <w:ins w:id="1866" w:author="PR Preview" w:date="2026-01-01T00:00:00Z">
        <w:r>
          <w:t xml:space="preserve"> </w:t>
        </w:r>
      </w:ins>
      <w:hyperlink w:anchor="exr-best-predictor">
        <w:ins w:id="1867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868" w:author="PR Preview" w:date="2026-01-01T00:00:00Z">
        <w:r>
          <w:t xml:space="preserve">,</w:t>
        </w:r>
      </w:ins>
      <w:ins w:id="1869" w:author="PR Preview" w:date="2026-01-01T00:00:00Z">
        <w:r>
          <w:t xml:space="preserve"> </w:t>
        </w:r>
      </w:ins>
      <w:ins w:id="1870" w:author="PR Preview" w:date="2026-01-01T00:00:00Z">
        <w:r>
          <w:t xml:space="preserve">when</w:t>
        </w:r>
      </w:ins>
      <w:ins w:id="187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and</w:t>
        </w:r>
      </w:ins>
      <w:ins w:id="187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875" w:author="PR Preview" w:date="2026-01-01T00:00:00Z">
        <w:r>
          <w:t xml:space="preserve">,</w:t>
        </w:r>
      </w:ins>
      <w:ins w:id="1876" w:author="PR Preview" w:date="2026-01-01T00:00:00Z">
        <w:r>
          <w:t xml:space="preserve"> </w:t>
        </w:r>
      </w:ins>
      <w:ins w:id="1877" w:author="PR Preview" w:date="2026-01-01T00:00:00Z">
        <w:r>
          <w:t xml:space="preserve">the constant</w:t>
        </w:r>
      </w:ins>
      <w:ins w:id="1878" w:author="PR Preview" w:date="2026-01-01T00:00:00Z">
        <w:r>
          <w:t xml:space="preserve"> </w:t>
        </w:r>
      </w:ins>
      <w:hyperlink w:anchor="def-prediction">
        <w:ins w:id="1879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880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881" w:author="PR Preview" w:date="2026-01-01T00:00:00Z">
        <w:r>
          <w:t xml:space="preserve"> </w:t>
        </w:r>
      </w:ins>
      <w:ins w:id="1882" w:author="PR Preview" w:date="2026-01-01T00:00:00Z">
        <w:r>
          <w:t xml:space="preserve">has</w:t>
        </w:r>
      </w:ins>
      <w:ins w:id="1883" w:author="PR Preview" w:date="2026-01-01T00:00:00Z">
        <w:r>
          <w:t xml:space="preserve"> </w:t>
        </w:r>
      </w:ins>
      <w:hyperlink w:anchor="def-prediction-error">
        <w:ins w:id="1884" w:author="PR Preview" w:date="2026-01-01T00:00:00Z">
          <w:r>
            <w:rPr>
              <w:rStyle w:val="Hyperlink"/>
            </w:rPr>
            <w:t xml:space="preserve">prediction error</w:t>
          </w:r>
        </w:ins>
      </w:hyperlink>
      <w:ins w:id="1885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886" w:author="PR Preview" w:date="2026-01-01T00:00:00Z">
        <w:r>
          <w:t xml:space="preserve">.</w:t>
        </w:r>
      </w:ins>
      <w:ins w:id="1887" w:author="PR Preview" w:date="2026-01-01T00:00:00Z">
        <w:r>
          <w:t xml:space="preserve"> </w:t>
        </w:r>
      </w:ins>
      <w:ins w:id="1888" w:author="PR Preview" w:date="2026-01-01T00:00:00Z">
        <w:r>
          <w:t xml:space="preserve">The conditional mean is</w:t>
        </w:r>
      </w:ins>
      <w:ins w:id="1889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90" w:author="PR Preview" w:date="2026-01-01T00:00:00Z">
        <w:r>
          <w:t xml:space="preserve">,</w:t>
        </w:r>
      </w:ins>
      <w:ins w:id="1891" w:author="PR Preview" w:date="2026-01-01T00:00:00Z">
        <w:r>
          <w:t xml:space="preserve"> </w:t>
        </w:r>
      </w:ins>
      <w:ins w:id="1892" w:author="PR Preview" w:date="2026-01-01T00:00:00Z">
        <w:r>
          <w:t xml:space="preserve">so</w:t>
        </w:r>
      </w:ins>
      <w:ins w:id="1893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and</w:t>
        </w:r>
      </w:ins>
      <w:ins w:id="189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897" w:author="PR Preview" w:date="2026-01-01T00:00:00Z">
        <w:r>
          <w:t xml:space="preserve">,</w:t>
        </w:r>
      </w:ins>
      <w:ins w:id="1898" w:author="PR Preview" w:date="2026-01-01T00:00:00Z">
        <w:r>
          <w:t xml:space="preserve"> </w:t>
        </w:r>
      </w:ins>
      <w:ins w:id="1899" w:author="PR Preview" w:date="2026-01-01T00:00:00Z">
        <w:r>
          <w:t xml:space="preserve">and</w:t>
        </w:r>
      </w:ins>
      <w:ins w:id="190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ins w:id="1901" w:author="PR Preview" w:date="2026-01-01T00:00:00Z">
        <w:r>
          <w:t xml:space="preserve">.</w:t>
        </w:r>
      </w:ins>
    </w:p>
    <w:bookmarkEnd w:id="142"/>
    <w:bookmarkStart w:id="143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44" w:name="exm-cross-term-zero"/>
    <w:p>
      <w:pPr>
        <w:pStyle w:val="FirstParagraph"/>
      </w:pPr>
      <w:del w:id="1902" w:author="PR Preview" w:date="2026-01-01T00:00:00Z">
        <w:r>
          <w:rPr>
            <w:b/>
            <w:bCs/>
          </w:rPr>
          <w:delText xml:space="preserve">Example 33 (The vanishing cross term in the best-predictor exercise)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In</w:delText>
        </w:r>
      </w:del>
      <w:del w:id="1905" w:author="PR Preview" w:date="2026-01-01T00:00:00Z">
        <w:r>
          <w:delText xml:space="preserve"> </w:delText>
        </w:r>
      </w:del>
      <w:hyperlink w:anchor="exr-best-predictor">
        <w:del w:id="1906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907" w:author="PR Preview" w:date="2026-01-01T00:00:00Z">
        <w:r>
          <w:delText xml:space="preserve">, take the constant</w:delText>
        </w:r>
      </w:del>
      <w:del w:id="1908" w:author="PR Preview" w:date="2026-01-01T00:00:00Z">
        <w:r>
          <w:delText xml:space="preserve"> </w:delText>
        </w:r>
      </w:del>
      <w:hyperlink w:anchor="def-prediction">
        <w:del w:id="190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191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1911" w:author="PR Preview" w:date="2026-01-01T00:00:00Z">
        <w:r>
          <w:delText xml:space="preserve">.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When</w:delText>
        </w:r>
      </w:del>
      <w:del w:id="1914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1915" w:author="PR Preview" w:date="2026-01-01T00:00:00Z">
        <w:r>
          <w:delText xml:space="preserve">,</w:delText>
        </w:r>
      </w:del>
      <w:del w:id="1916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1917" w:author="PR Preview" w:date="2026-01-01T00:00:00Z">
        <w:r>
          <w:delText xml:space="preserve">, so</w:delText>
        </w:r>
      </w:del>
      <w:del w:id="191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1919" w:author="PR Preview" w:date="2026-01-01T00:00:00Z">
        <w:r>
          <w:delText xml:space="preserve">,</w:delText>
        </w:r>
      </w:del>
      <w:del w:id="1920" w:author="PR Preview" w:date="2026-01-01T00:00:00Z">
        <w:r>
          <w:delText xml:space="preserve"> </w:delText>
        </w:r>
      </w:del>
      <w:del w:id="1921" w:author="PR Preview" w:date="2026-01-01T00:00:00Z">
        <w:r>
          <w:delText xml:space="preserve">and</w:delText>
        </w:r>
      </w:del>
      <w:del w:id="1922" w:author="PR Preview" w:date="2026-01-01T00:00:00Z">
        <w:r>
          <w:delText xml:space="preserve"> </w:delText>
        </w:r>
      </w:del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del w:id="1923" w:author="PR Preview" w:date="2026-01-01T00:00:00Z">
        <w:r>
          <w:delText xml:space="preserve"> </w:delText>
        </w:r>
      </w:del>
      <w:del w:id="1924" w:author="PR Preview" w:date="2026-01-01T00:00:00Z">
        <w:r>
          <w:delText xml:space="preserve">is</w:delText>
        </w:r>
      </w:del>
      <w:del w:id="1925" w:author="PR Preview" w:date="2026-01-01T00:00:00Z">
        <w:r>
          <w:delText xml:space="preserve"> </w:delText>
        </w:r>
      </w:del>
      <m:oMath>
        <m:r>
          <m:t>1</m:t>
        </m:r>
      </m:oMath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or</w:delText>
        </w:r>
      </w:del>
      <w:del w:id="1928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929" w:author="PR Preview" w:date="2026-01-01T00:00:00Z">
        <w:r>
          <w:delText xml:space="preserve"> </w:delText>
        </w:r>
      </w:del>
      <w:del w:id="1930" w:author="PR Preview" w:date="2026-01-01T00:00:00Z">
        <w:r>
          <w:delText xml:space="preserve">with equal</w:delText>
        </w:r>
      </w:del>
      <w:del w:id="1931" w:author="PR Preview" w:date="2026-01-01T00:00:00Z">
        <w:r>
          <w:delText xml:space="preserve"> </w:delText>
        </w:r>
      </w:del>
      <w:hyperlink w:anchor="def-probability">
        <w:del w:id="1932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933" w:author="PR Preview" w:date="2026-01-01T00:00:00Z">
        <w:r>
          <w:delText xml:space="preserve">,</w:delText>
        </w:r>
      </w:del>
      <w:del w:id="1934" w:author="PR Preview" w:date="2026-01-01T00:00:00Z">
        <w:r>
          <w:delText xml:space="preserve"> </w:delText>
        </w:r>
      </w:del>
      <w:del w:id="1935" w:author="PR Preview" w:date="2026-01-01T00:00:00Z">
        <w:r>
          <w:delText xml:space="preserve">so the product has conditional mean</w:delText>
        </w:r>
      </w:del>
      <w:del w:id="1936" w:author="PR Preview" w:date="2026-01-01T00:00:00Z">
        <w:r>
          <w:delText xml:space="preserve"> </w:delText>
        </w:r>
      </w:del>
      <m:oMath>
        <m:r>
          <m:t>0</m:t>
        </m:r>
      </m:oMath>
      <w:del w:id="1937" w:author="PR Preview" w:date="2026-01-01T00:00:00Z">
        <w:r>
          <w:delText xml:space="preserve">.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The same cancellation happens when</w:delText>
        </w:r>
      </w:del>
      <w:del w:id="194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1</m:t>
        </m:r>
      </m:oMath>
      <w:del w:id="1941" w:author="PR Preview" w:date="2026-01-01T00:00:00Z">
        <w:r>
          <w:delText xml:space="preserve">,</w:delText>
        </w:r>
      </w:del>
      <w:del w:id="1942" w:author="PR Preview" w:date="2026-01-01T00:00:00Z">
        <w:r>
          <w:delText xml:space="preserve"> </w:delText>
        </w:r>
      </w:del>
      <w:del w:id="1943" w:author="PR Preview" w:date="2026-01-01T00:00:00Z">
        <w:r>
          <w:delText xml:space="preserve">so the expectation of the product is</w:delText>
        </w:r>
      </w:del>
      <w:del w:id="1944" w:author="PR Preview" w:date="2026-01-01T00:00:00Z">
        <w:r>
          <w:delText xml:space="preserve"> </w:delText>
        </w:r>
      </w:del>
      <m:oMath>
        <m:r>
          <m:t>0</m:t>
        </m:r>
      </m:oMath>
      <w:del w:id="1945" w:author="PR Preview" w:date="2026-01-01T00:00:00Z">
        <w:r>
          <w:delText xml:space="preserve">.</w:delText>
        </w:r>
      </w:del>
    </w:p>
    <w:p>
      <w:pPr>
        <w:pStyle w:val="FirstParagraph"/>
      </w:pPr>
      <w:ins w:id="1946" w:author="PR Preview" w:date="2026-01-01T00:00:00Z">
        <w:r>
          <w:rPr>
            <w:b/>
            <w:bCs/>
          </w:rPr>
          <w:t xml:space="preserve">Example 34 (The vanishing cross term in the best-predictor exercise)</w:t>
        </w:r>
      </w:ins>
      <w:ins w:id="1947" w:author="PR Preview" w:date="2026-01-01T00:00:00Z">
        <w:r>
          <w:t xml:space="preserve"> </w:t>
        </w:r>
      </w:ins>
      <w:ins w:id="1948" w:author="PR Preview" w:date="2026-01-01T00:00:00Z">
        <w:r>
          <w:t xml:space="preserve">In</w:t>
        </w:r>
      </w:ins>
      <w:ins w:id="1949" w:author="PR Preview" w:date="2026-01-01T00:00:00Z">
        <w:r>
          <w:t xml:space="preserve"> </w:t>
        </w:r>
      </w:ins>
      <w:hyperlink w:anchor="exr-best-predictor">
        <w:ins w:id="1950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1951" w:author="PR Preview" w:date="2026-01-01T00:00:00Z">
        <w:r>
          <w:t xml:space="preserve">, take the constant</w:t>
        </w:r>
      </w:ins>
      <w:ins w:id="1952" w:author="PR Preview" w:date="2026-01-01T00:00:00Z">
        <w:r>
          <w:t xml:space="preserve"> </w:t>
        </w:r>
      </w:ins>
      <w:hyperlink w:anchor="def-prediction">
        <w:ins w:id="1953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195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1955" w:author="PR Preview" w:date="2026-01-01T00:00:00Z">
        <w:r>
          <w:t xml:space="preserve">.</w:t>
        </w:r>
      </w:ins>
      <w:ins w:id="1956" w:author="PR Preview" w:date="2026-01-01T00:00:00Z">
        <w:r>
          <w:t xml:space="preserve"> </w:t>
        </w:r>
      </w:ins>
      <w:ins w:id="1957" w:author="PR Preview" w:date="2026-01-01T00:00:00Z">
        <w:r>
          <w:t xml:space="preserve">When</w:t>
        </w:r>
      </w:ins>
      <w:ins w:id="19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1959" w:author="PR Preview" w:date="2026-01-01T00:00:00Z">
        <w:r>
          <w:t xml:space="preserve">,</w:t>
        </w:r>
      </w:ins>
      <w:ins w:id="1960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961" w:author="PR Preview" w:date="2026-01-01T00:00:00Z">
        <w:r>
          <w:t xml:space="preserve">, so</w:t>
        </w:r>
      </w:ins>
      <w:ins w:id="196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1963" w:author="PR Preview" w:date="2026-01-01T00:00:00Z">
        <w:r>
          <w:t xml:space="preserve">,</w:t>
        </w:r>
      </w:ins>
      <w:ins w:id="1964" w:author="PR Preview" w:date="2026-01-01T00:00:00Z">
        <w:r>
          <w:t xml:space="preserve"> </w:t>
        </w:r>
      </w:ins>
      <w:ins w:id="1965" w:author="PR Preview" w:date="2026-01-01T00:00:00Z">
        <w:r>
          <w:t xml:space="preserve">and</w:t>
        </w:r>
      </w:ins>
      <w:ins w:id="1966" w:author="PR Preview" w:date="2026-01-01T00:00:00Z">
        <w:r>
          <w:t xml:space="preserve"> </w:t>
        </w:r>
      </w:ins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1967" w:author="PR Preview" w:date="2026-01-01T00:00:00Z">
        <w:r>
          <w:t xml:space="preserve"> </w:t>
        </w:r>
      </w:ins>
      <w:ins w:id="1968" w:author="PR Preview" w:date="2026-01-01T00:00:00Z">
        <w:r>
          <w:t xml:space="preserve">is</w:t>
        </w:r>
      </w:ins>
      <w:ins w:id="1969" w:author="PR Preview" w:date="2026-01-01T00:00:00Z">
        <w:r>
          <w:t xml:space="preserve"> </w:t>
        </w:r>
      </w:ins>
      <m:oMath>
        <m:r>
          <m:t>1</m:t>
        </m:r>
      </m:oMath>
      <w:ins w:id="1970" w:author="PR Preview" w:date="2026-01-01T00:00:00Z">
        <w:r>
          <w:t xml:space="preserve"> </w:t>
        </w:r>
      </w:ins>
      <w:ins w:id="1971" w:author="PR Preview" w:date="2026-01-01T00:00:00Z">
        <w:r>
          <w:t xml:space="preserve">or</w:t>
        </w:r>
      </w:ins>
      <w:ins w:id="197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973" w:author="PR Preview" w:date="2026-01-01T00:00:00Z">
        <w:r>
          <w:t xml:space="preserve"> </w:t>
        </w:r>
      </w:ins>
      <w:ins w:id="1974" w:author="PR Preview" w:date="2026-01-01T00:00:00Z">
        <w:r>
          <w:t xml:space="preserve">with equal</w:t>
        </w:r>
      </w:ins>
      <w:ins w:id="1975" w:author="PR Preview" w:date="2026-01-01T00:00:00Z">
        <w:r>
          <w:t xml:space="preserve"> </w:t>
        </w:r>
      </w:ins>
      <w:hyperlink w:anchor="def-probability">
        <w:ins w:id="1976" w:author="PR Preview" w:date="2026-01-01T00:00:00Z">
          <w:r>
            <w:rPr>
              <w:rStyle w:val="Hyperlink"/>
            </w:rPr>
            <w:t xml:space="preserve">probability</w:t>
          </w:r>
        </w:ins>
      </w:hyperlink>
      <w:ins w:id="1977" w:author="PR Preview" w:date="2026-01-01T00:00:00Z">
        <w:r>
          <w:t xml:space="preserve">,</w:t>
        </w:r>
      </w:ins>
      <w:ins w:id="1978" w:author="PR Preview" w:date="2026-01-01T00:00:00Z">
        <w:r>
          <w:t xml:space="preserve"> </w:t>
        </w:r>
      </w:ins>
      <w:ins w:id="1979" w:author="PR Preview" w:date="2026-01-01T00:00:00Z">
        <w:r>
          <w:t xml:space="preserve">so the product has conditional mean</w:t>
        </w:r>
      </w:ins>
      <w:ins w:id="1980" w:author="PR Preview" w:date="2026-01-01T00:00:00Z">
        <w:r>
          <w:t xml:space="preserve"> </w:t>
        </w:r>
      </w:ins>
      <m:oMath>
        <m:r>
          <m:t>0</m:t>
        </m:r>
      </m:oMath>
      <w:ins w:id="1981" w:author="PR Preview" w:date="2026-01-01T00:00:00Z">
        <w:r>
          <w:t xml:space="preserve">.</w:t>
        </w:r>
      </w:ins>
      <w:ins w:id="1982" w:author="PR Preview" w:date="2026-01-01T00:00:00Z">
        <w:r>
          <w:t xml:space="preserve"> </w:t>
        </w:r>
      </w:ins>
      <w:ins w:id="1983" w:author="PR Preview" w:date="2026-01-01T00:00:00Z">
        <w:r>
          <w:t xml:space="preserve">The same cancellation happens when</w:t>
        </w:r>
      </w:ins>
      <w:ins w:id="198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1985" w:author="PR Preview" w:date="2026-01-01T00:00:00Z">
        <w:r>
          <w:t xml:space="preserve">,</w:t>
        </w:r>
      </w:ins>
      <w:ins w:id="1986" w:author="PR Preview" w:date="2026-01-01T00:00:00Z">
        <w:r>
          <w:t xml:space="preserve"> </w:t>
        </w:r>
      </w:ins>
      <w:ins w:id="1987" w:author="PR Preview" w:date="2026-01-01T00:00:00Z">
        <w:r>
          <w:t xml:space="preserve">so the expectation of the product is</w:t>
        </w:r>
      </w:ins>
      <w:ins w:id="1988" w:author="PR Preview" w:date="2026-01-01T00:00:00Z">
        <w:r>
          <w:t xml:space="preserve"> </w:t>
        </w:r>
      </w:ins>
      <m:oMath>
        <m:r>
          <m:t>0</m:t>
        </m:r>
      </m:oMath>
      <w:ins w:id="1989" w:author="PR Preview" w:date="2026-01-01T00:00:00Z">
        <w:r>
          <w:t xml:space="preserve">.</w:t>
        </w:r>
      </w:ins>
    </w:p>
    <w:bookmarkEnd w:id="144"/>
    <w:bookmarkStart w:id="145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risk-decomposition"/>
    <w:p>
      <w:pPr>
        <w:pStyle w:val="FirstParagraph"/>
      </w:pPr>
      <w:del w:id="1990" w:author="PR Preview" w:date="2026-01-01T00:00:00Z">
        <w:r>
          <w:rPr>
            <w:b/>
            <w:bCs/>
          </w:rPr>
          <w:delText xml:space="preserve">Example 34 (The risk decomposition in the best-predictor exercise)</w:delText>
        </w:r>
      </w:del>
      <w:del w:id="1991" w:author="PR Preview" w:date="2026-01-01T00:00:00Z">
        <w:r>
          <w:delText xml:space="preserve"> </w:delText>
        </w:r>
      </w:del>
      <w:del w:id="1992" w:author="PR Preview" w:date="2026-01-01T00:00:00Z">
        <w:r>
          <w:delText xml:space="preserve">In</w:delText>
        </w:r>
      </w:del>
      <w:del w:id="1993" w:author="PR Preview" w:date="2026-01-01T00:00:00Z">
        <w:r>
          <w:delText xml:space="preserve"> </w:delText>
        </w:r>
      </w:del>
      <w:hyperlink w:anchor="exr-best-predictor">
        <w:del w:id="199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1995" w:author="PR Preview" w:date="2026-01-01T00:00:00Z">
        <w:r>
          <w:delText xml:space="preserve">,</w:delText>
        </w:r>
      </w:del>
      <w:del w:id="1996" w:author="PR Preview" w:date="2026-01-01T00:00:00Z">
        <w:r>
          <w:delText xml:space="preserve"> </w:delText>
        </w:r>
      </w:del>
      <w:del w:id="1997" w:author="PR Preview" w:date="2026-01-01T00:00:00Z">
        <w:r>
          <w:delText xml:space="preserve">the constant</w:delText>
        </w:r>
      </w:del>
      <w:del w:id="1998" w:author="PR Preview" w:date="2026-01-01T00:00:00Z">
        <w:r>
          <w:delText xml:space="preserve"> </w:delText>
        </w:r>
      </w:del>
      <w:hyperlink w:anchor="def-prediction">
        <w:del w:id="1999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00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has</w:delText>
        </w:r>
      </w:del>
      <w:del w:id="2003" w:author="PR Preview" w:date="2026-01-01T00:00:00Z">
        <w:r>
          <w:delText xml:space="preserve"> </w:delText>
        </w:r>
      </w:del>
      <w:hyperlink w:anchor="def-squared-error-risk">
        <w:del w:id="2004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2005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2006" w:author="PR Preview" w:date="2026-01-01T00:00:00Z">
        <w:r>
          <w:delText xml:space="preserve">,</w:delText>
        </w:r>
      </w:del>
      <w:del w:id="2007" w:author="PR Preview" w:date="2026-01-01T00:00:00Z">
        <w:r>
          <w:delText xml:space="preserve"> </w:delText>
        </w:r>
      </w:del>
      <w:del w:id="2008" w:author="PR Preview" w:date="2026-01-01T00:00:00Z">
        <w:r>
          <w:delText xml:space="preserve">which</w:delText>
        </w:r>
      </w:del>
      <w:del w:id="2009" w:author="PR Preview" w:date="2026-01-01T00:00:00Z">
        <w:r>
          <w:delText xml:space="preserve"> </w:delText>
        </w:r>
      </w:del>
      <w:hyperlink w:anchor="thm-risk-decomposition">
        <w:del w:id="201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011" w:author="PR Preview" w:date="2026-01-01T00:00:00Z">
        <w:r>
          <w:delText xml:space="preserve"> </w:delText>
        </w:r>
      </w:del>
      <w:del w:id="2012" w:author="PR Preview" w:date="2026-01-01T00:00:00Z">
        <w:r>
          <w:delText xml:space="preserve">splits as</w:delText>
        </w:r>
      </w:del>
      <w:del w:id="2013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del w:id="2014" w:author="PR Preview" w:date="2026-01-01T00:00:00Z">
        <w:r>
          <w:delText xml:space="preserve">: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the risk</w:delText>
        </w:r>
      </w:del>
      <w:del w:id="2017" w:author="PR Preview" w:date="2026-01-01T00:00:00Z">
        <w:r>
          <w:delText xml:space="preserve"> </w:delText>
        </w:r>
      </w:del>
      <m:oMath>
        <m:r>
          <m:t>1</m:t>
        </m:r>
      </m:oMath>
      <w:del w:id="2018" w:author="PR Preview" w:date="2026-01-01T00:00:00Z">
        <w:r>
          <w:delText xml:space="preserve"> </w:delText>
        </w:r>
      </w:del>
      <w:del w:id="2019" w:author="PR Preview" w:date="2026-01-01T00:00:00Z">
        <w:r>
          <w:delText xml:space="preserve">of the</w:delText>
        </w:r>
      </w:del>
      <w:del w:id="2020" w:author="PR Preview" w:date="2026-01-01T00:00:00Z">
        <w:r>
          <w:delText xml:space="preserve"> </w:delText>
        </w:r>
      </w:del>
      <w:hyperlink w:anchor="def-cond-expectation-function">
        <w:del w:id="2021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plus the excess</w:delText>
        </w:r>
      </w:del>
      <w:del w:id="2024" w:author="PR Preview" w:date="2026-01-01T00:00:00Z">
        <w:r>
          <w:delText xml:space="preserve"> </w:delText>
        </w:r>
      </w:del>
      <m:oMath>
        <m:r>
          <m:t>4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from using</w:delText>
        </w:r>
      </w:del>
      <w:del w:id="202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028" w:author="PR Preview" w:date="2026-01-01T00:00:00Z">
        <w:r>
          <w:delText xml:space="preserve">.</w:delText>
        </w:r>
      </w:del>
    </w:p>
    <w:p>
      <w:pPr>
        <w:pStyle w:val="FirstParagraph"/>
      </w:pPr>
      <w:ins w:id="2029" w:author="PR Preview" w:date="2026-01-01T00:00:00Z">
        <w:r>
          <w:rPr>
            <w:b/>
            <w:bCs/>
          </w:rPr>
          <w:t xml:space="preserve">Example 35 (The risk decomposition in the best-predictor exercise)</w:t>
        </w:r>
      </w:ins>
      <w:ins w:id="2030" w:author="PR Preview" w:date="2026-01-01T00:00:00Z">
        <w:r>
          <w:t xml:space="preserve"> </w:t>
        </w:r>
      </w:ins>
      <w:ins w:id="2031" w:author="PR Preview" w:date="2026-01-01T00:00:00Z">
        <w:r>
          <w:t xml:space="preserve">In</w:t>
        </w:r>
      </w:ins>
      <w:ins w:id="2032" w:author="PR Preview" w:date="2026-01-01T00:00:00Z">
        <w:r>
          <w:t xml:space="preserve"> </w:t>
        </w:r>
      </w:ins>
      <w:hyperlink w:anchor="exr-best-predictor">
        <w:ins w:id="203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034" w:author="PR Preview" w:date="2026-01-01T00:00:00Z">
        <w:r>
          <w:t xml:space="preserve">,</w:t>
        </w:r>
      </w:ins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the constant</w:t>
        </w:r>
      </w:ins>
      <w:ins w:id="2037" w:author="PR Preview" w:date="2026-01-01T00:00:00Z">
        <w:r>
          <w:t xml:space="preserve"> </w:t>
        </w:r>
      </w:ins>
      <w:hyperlink w:anchor="def-prediction">
        <w:ins w:id="2038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039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040" w:author="PR Preview" w:date="2026-01-01T00:00:00Z">
        <w:r>
          <w:t xml:space="preserve"> </w:t>
        </w:r>
      </w:ins>
      <w:ins w:id="2041" w:author="PR Preview" w:date="2026-01-01T00:00:00Z">
        <w:r>
          <w:t xml:space="preserve">has</w:t>
        </w:r>
      </w:ins>
      <w:ins w:id="2042" w:author="PR Preview" w:date="2026-01-01T00:00:00Z">
        <w:r>
          <w:t xml:space="preserve"> </w:t>
        </w:r>
      </w:ins>
      <w:hyperlink w:anchor="def-squared-error-risk">
        <w:ins w:id="2043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2044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2045" w:author="PR Preview" w:date="2026-01-01T00:00:00Z">
        <w:r>
          <w:t xml:space="preserve">,</w:t>
        </w:r>
      </w:ins>
      <w:ins w:id="2046" w:author="PR Preview" w:date="2026-01-01T00:00:00Z">
        <w:r>
          <w:t xml:space="preserve"> </w:t>
        </w:r>
      </w:ins>
      <w:ins w:id="2047" w:author="PR Preview" w:date="2026-01-01T00:00:00Z">
        <w:r>
          <w:t xml:space="preserve">which</w:t>
        </w:r>
      </w:ins>
      <w:ins w:id="2048" w:author="PR Preview" w:date="2026-01-01T00:00:00Z">
        <w:r>
          <w:t xml:space="preserve"> </w:t>
        </w:r>
      </w:ins>
      <w:hyperlink w:anchor="thm-risk-decomposition">
        <w:ins w:id="2049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2050" w:author="PR Preview" w:date="2026-01-01T00:00:00Z">
        <w:r>
          <w:t xml:space="preserve"> </w:t>
        </w:r>
      </w:ins>
      <w:ins w:id="2051" w:author="PR Preview" w:date="2026-01-01T00:00:00Z">
        <w:r>
          <w:t xml:space="preserve">splits as</w:t>
        </w:r>
      </w:ins>
      <w:ins w:id="2052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ins w:id="2053" w:author="PR Preview" w:date="2026-01-01T00:00:00Z">
        <w:r>
          <w:t xml:space="preserve">:</w:t>
        </w:r>
      </w:ins>
      <w:ins w:id="2054" w:author="PR Preview" w:date="2026-01-01T00:00:00Z">
        <w:r>
          <w:t xml:space="preserve"> </w:t>
        </w:r>
      </w:ins>
      <w:ins w:id="2055" w:author="PR Preview" w:date="2026-01-01T00:00:00Z">
        <w:r>
          <w:t xml:space="preserve">the risk</w:t>
        </w:r>
      </w:ins>
      <w:ins w:id="2056" w:author="PR Preview" w:date="2026-01-01T00:00:00Z">
        <w:r>
          <w:t xml:space="preserve"> </w:t>
        </w:r>
      </w:ins>
      <m:oMath>
        <m:r>
          <m:t>1</m:t>
        </m:r>
      </m:oMath>
      <w:ins w:id="2057" w:author="PR Preview" w:date="2026-01-01T00:00:00Z">
        <w:r>
          <w:t xml:space="preserve"> </w:t>
        </w:r>
      </w:ins>
      <w:ins w:id="2058" w:author="PR Preview" w:date="2026-01-01T00:00:00Z">
        <w:r>
          <w:t xml:space="preserve">of the</w:t>
        </w:r>
      </w:ins>
      <w:ins w:id="2059" w:author="PR Preview" w:date="2026-01-01T00:00:00Z">
        <w:r>
          <w:t xml:space="preserve"> </w:t>
        </w:r>
      </w:ins>
      <w:hyperlink w:anchor="def-cond-expectation-function">
        <w:ins w:id="2060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2061" w:author="PR Preview" w:date="2026-01-01T00:00:00Z">
        <w:r>
          <w:t xml:space="preserve"> </w:t>
        </w:r>
      </w:ins>
      <w:ins w:id="2062" w:author="PR Preview" w:date="2026-01-01T00:00:00Z">
        <w:r>
          <w:t xml:space="preserve">plus the excess</w:t>
        </w:r>
      </w:ins>
      <w:ins w:id="2063" w:author="PR Preview" w:date="2026-01-01T00:00:00Z">
        <w:r>
          <w:t xml:space="preserve"> </w:t>
        </w:r>
      </w:ins>
      <m:oMath>
        <m:r>
          <m:t>4</m:t>
        </m:r>
      </m:oMath>
      <w:ins w:id="2064" w:author="PR Preview" w:date="2026-01-01T00:00:00Z">
        <w:r>
          <w:t xml:space="preserve"> </w:t>
        </w:r>
      </w:ins>
      <w:ins w:id="2065" w:author="PR Preview" w:date="2026-01-01T00:00:00Z">
        <w:r>
          <w:t xml:space="preserve">from using</w:t>
        </w:r>
      </w:ins>
      <w:ins w:id="206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067" w:author="PR Preview" w:date="2026-01-01T00:00:00Z">
        <w:r>
          <w:t xml:space="preserve">.</w:t>
        </w:r>
      </w:ins>
    </w:p>
    <w:bookmarkEnd w:id="146"/>
    <w:bookmarkStart w:id="147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8" w:name="exm-best-predictor"/>
    <w:p>
      <w:pPr>
        <w:pStyle w:val="BodyText"/>
      </w:pPr>
      <w:del w:id="2068" w:author="PR Preview" w:date="2026-01-01T00:00:00Z">
        <w:r>
          <w:rPr>
            <w:b/>
            <w:bCs/>
          </w:rPr>
          <w:delText xml:space="preserve">Example 35 (The best predictor in the best-predictor exercise)</w:delText>
        </w:r>
      </w:del>
      <w:del w:id="2069" w:author="PR Preview" w:date="2026-01-01T00:00:00Z">
        <w:r>
          <w:delText xml:space="preserve"> </w:delText>
        </w:r>
      </w:del>
      <w:del w:id="2070" w:author="PR Preview" w:date="2026-01-01T00:00:00Z">
        <w:r>
          <w:delText xml:space="preserve">In</w:delText>
        </w:r>
      </w:del>
      <w:del w:id="2071" w:author="PR Preview" w:date="2026-01-01T00:00:00Z">
        <w:r>
          <w:delText xml:space="preserve"> </w:delText>
        </w:r>
      </w:del>
      <w:hyperlink w:anchor="exr-best-predictor">
        <w:del w:id="207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073" w:author="PR Preview" w:date="2026-01-01T00:00:00Z">
        <w:r>
          <w:delText xml:space="preserve">,</w:delText>
        </w:r>
      </w:del>
      <w:del w:id="2074" w:author="PR Preview" w:date="2026-01-01T00:00:00Z">
        <w:r>
          <w:delText xml:space="preserve"> </w:delText>
        </w:r>
      </w:del>
      <w:del w:id="2075" w:author="PR Preview" w:date="2026-01-01T00:00:00Z">
        <w:r>
          <w:delText xml:space="preserve">consider the constant</w:delText>
        </w:r>
      </w:del>
      <w:del w:id="2076" w:author="PR Preview" w:date="2026-01-01T00:00:00Z">
        <w:r>
          <w:delText xml:space="preserve"> </w:delText>
        </w:r>
      </w:del>
      <w:hyperlink w:anchor="def-prediction">
        <w:del w:id="2077" w:author="PR Preview" w:date="2026-01-01T00:00:00Z">
          <w:r>
            <w:rPr>
              <w:rStyle w:val="Hyperlink"/>
            </w:rPr>
            <w:delText xml:space="preserve">prediction</w:delText>
          </w:r>
        </w:del>
      </w:hyperlink>
      <w:del w:id="2078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079" w:author="PR Preview" w:date="2026-01-01T00:00:00Z">
        <w:r>
          <w:delText xml:space="preserve">.</w:delText>
        </w:r>
      </w:del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Its</w:delText>
        </w:r>
      </w:del>
      <w:del w:id="2082" w:author="PR Preview" w:date="2026-01-01T00:00:00Z">
        <w:r>
          <w:delText xml:space="preserve"> </w:delText>
        </w:r>
      </w:del>
      <w:hyperlink w:anchor="def-squared-error-risk">
        <w:del w:id="2083" w:author="PR Preview" w:date="2026-01-01T00:00:00Z">
          <w:r>
            <w:rPr>
              <w:rStyle w:val="Hyperlink"/>
            </w:rPr>
            <w:delText xml:space="preserve">squared-error risk</w:delText>
          </w:r>
        </w:del>
      </w:hyperlink>
      <w:del w:id="2084" w:author="PR Preview" w:date="2026-01-01T00:00:00Z">
        <w:r>
          <w:delText xml:space="preserve"> </w:delText>
        </w:r>
      </w:del>
      <w:del w:id="2085" w:author="PR Preview" w:date="2026-01-01T00:00:00Z">
        <w:r>
          <w:delText xml:space="preserve">is</w:delText>
        </w:r>
      </w:del>
      <w:del w:id="2086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del w:id="2087" w:author="PR Preview" w:date="2026-01-01T00:00:00Z">
        <w:r>
          <w:delText xml:space="preserve">.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The risk of the conditional mean is</w:delText>
        </w:r>
      </w:del>
      <w:del w:id="2090" w:author="PR Preview" w:date="2026-01-01T00:00:00Z">
        <w:r>
          <w:delText xml:space="preserve"> </w:delText>
        </w:r>
      </w:del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091" w:author="PR Preview" w:date="2026-01-01T00:00:00Z">
        <w:r>
          <w:delText xml:space="preserve">.</w:delText>
        </w:r>
      </w:del>
      <w:del w:id="2092" w:author="PR Preview" w:date="2026-01-01T00:00:00Z">
        <w:r>
          <w:delText xml:space="preserve"> </w:delText>
        </w:r>
      </w:del>
      <w:del w:id="2093" w:author="PR Preview" w:date="2026-01-01T00:00:00Z">
        <w:r>
          <w:delText xml:space="preserve">So</w:delText>
        </w:r>
      </w:del>
      <w:del w:id="209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</m:oMath>
      <w:del w:id="2095" w:author="PR Preview" w:date="2026-01-01T00:00:00Z">
        <w:r>
          <w:delText xml:space="preserve"> </w:delText>
        </w:r>
      </w:del>
      <w:del w:id="2096" w:author="PR Preview" w:date="2026-01-01T00:00:00Z">
        <w:r>
          <w:delText xml:space="preserve">has the larger risk.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The inequality is strict because</w:delText>
        </w:r>
      </w:del>
      <w:del w:id="2099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100" w:author="PR Preview" w:date="2026-01-01T00:00:00Z">
        <w:r>
          <w:delText xml:space="preserve">.</w:delText>
        </w:r>
      </w:del>
    </w:p>
    <w:p>
      <w:pPr>
        <w:pStyle w:val="BodyText"/>
      </w:pPr>
      <w:ins w:id="2101" w:author="PR Preview" w:date="2026-01-01T00:00:00Z">
        <w:r>
          <w:rPr>
            <w:b/>
            <w:bCs/>
          </w:rPr>
          <w:t xml:space="preserve">Example 36 (The best predictor in the best-predictor exercise)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In</w:t>
        </w:r>
      </w:ins>
      <w:ins w:id="2104" w:author="PR Preview" w:date="2026-01-01T00:00:00Z">
        <w:r>
          <w:t xml:space="preserve"> </w:t>
        </w:r>
      </w:ins>
      <w:hyperlink w:anchor="exr-best-predictor">
        <w:ins w:id="2105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106" w:author="PR Preview" w:date="2026-01-01T00:00:00Z">
        <w:r>
          <w:t xml:space="preserve">,</w:t>
        </w:r>
      </w:ins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consider the constant</w:t>
        </w:r>
      </w:ins>
      <w:ins w:id="2109" w:author="PR Preview" w:date="2026-01-01T00:00:00Z">
        <w:r>
          <w:t xml:space="preserve"> </w:t>
        </w:r>
      </w:ins>
      <w:hyperlink w:anchor="def-prediction">
        <w:ins w:id="2110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11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112" w:author="PR Preview" w:date="2026-01-01T00:00:00Z">
        <w:r>
          <w:t xml:space="preserve">.</w:t>
        </w:r>
      </w:ins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Its</w:t>
        </w:r>
      </w:ins>
      <w:ins w:id="2115" w:author="PR Preview" w:date="2026-01-01T00:00:00Z">
        <w:r>
          <w:t xml:space="preserve"> </w:t>
        </w:r>
      </w:ins>
      <w:hyperlink w:anchor="def-squared-error-risk">
        <w:ins w:id="2116" w:author="PR Preview" w:date="2026-01-01T00:00:00Z">
          <w:r>
            <w:rPr>
              <w:rStyle w:val="Hyperlink"/>
            </w:rPr>
            <w:t xml:space="preserve">squared-error risk</w:t>
          </w:r>
        </w:ins>
      </w:hyperlink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is</w:t>
        </w:r>
      </w:ins>
      <w:ins w:id="2119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ins w:id="2120" w:author="PR Preview" w:date="2026-01-01T00:00:00Z">
        <w:r>
          <w:t xml:space="preserve">.</w:t>
        </w:r>
      </w:ins>
      <w:ins w:id="2121" w:author="PR Preview" w:date="2026-01-01T00:00:00Z">
        <w:r>
          <w:t xml:space="preserve"> </w:t>
        </w:r>
      </w:ins>
      <w:ins w:id="2122" w:author="PR Preview" w:date="2026-01-01T00:00:00Z">
        <w:r>
          <w:t xml:space="preserve">The risk of the conditional mean is</w:t>
        </w:r>
      </w:ins>
      <w:ins w:id="2123" w:author="PR Preview" w:date="2026-01-01T00:00:00Z">
        <w:r>
          <w:t xml:space="preserve"> </w:t>
        </w:r>
      </w:ins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124" w:author="PR Preview" w:date="2026-01-01T00:00:00Z">
        <w:r>
          <w:t xml:space="preserve">.</w:t>
        </w:r>
      </w:ins>
      <w:ins w:id="2125" w:author="PR Preview" w:date="2026-01-01T00:00:00Z">
        <w:r>
          <w:t xml:space="preserve"> </w:t>
        </w:r>
      </w:ins>
      <w:ins w:id="2126" w:author="PR Preview" w:date="2026-01-01T00:00:00Z">
        <w:r>
          <w:t xml:space="preserve">So</w:t>
        </w:r>
      </w:ins>
      <w:ins w:id="212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</m:oMath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has the larger risk.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The inequality is strict because</w:t>
        </w:r>
      </w:ins>
      <w:ins w:id="213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133" w:author="PR Preview" w:date="2026-01-01T00:00:00Z">
        <w:r>
          <w:t xml:space="preserve">.</w:t>
        </w:r>
      </w:ins>
    </w:p>
    <w:bookmarkEnd w:id="148"/>
    <w:bookmarkStart w:id="149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9"/>
    <w:bookmarkStart w:id="150" w:name="rem-irreducible-risk"/>
    <w:p>
      <w:pPr>
        <w:pStyle w:val="BodyText"/>
      </w:pPr>
      <w:del w:id="2134" w:author="PR Preview" w:date="2026-01-01T00:00:00Z">
        <w:r>
          <w:rPr>
            <w:i/>
            <w:iCs/>
          </w:rPr>
          <w:delText xml:space="preserve">Remark 6</w:delText>
        </w:r>
      </w:del>
      <w:del w:id="2135" w:author="PR Preview" w:date="2026-01-01T00:00:00Z">
        <w:r>
          <w:delText xml:space="preserve"> (The irreducible risk does not depend on the prediction function). </w:delText>
        </w:r>
      </w:del>
      <w:del w:id="2136" w:author="PR Preview" w:date="2026-01-01T00:00:00Z">
        <w:r>
          <w:delText xml:space="preserve">The irreducible risk depends only on the joint distribution of</w:delText>
        </w:r>
      </w:del>
      <w:del w:id="21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2138" w:author="PR Preview" w:date="2026-01-01T00:00:00Z">
        <w:r>
          <w:delText xml:space="preserve"> </w:delText>
        </w:r>
      </w:del>
      <w:del w:id="2139" w:author="PR Preview" w:date="2026-01-01T00:00:00Z">
        <w:r>
          <w:delText xml:space="preserve">and not on the prediction function</w:delText>
        </w:r>
      </w:del>
      <w:del w:id="2140" w:author="PR Preview" w:date="2026-01-01T00:00:00Z">
        <w:r>
          <w:delText xml:space="preserve"> </w:delText>
        </w:r>
      </w:del>
      <m:oMath>
        <m:r>
          <m:t>f</m:t>
        </m:r>
      </m:oMath>
      <w:del w:id="2141" w:author="PR Preview" w:date="2026-01-01T00:00:00Z">
        <w:r>
          <w:delText xml:space="preserve">,</w:delText>
        </w:r>
      </w:del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so no choice of</w:delText>
        </w:r>
      </w:del>
      <w:del w:id="2144" w:author="PR Preview" w:date="2026-01-01T00:00:00Z">
        <w:r>
          <w:delText xml:space="preserve"> </w:delText>
        </w:r>
      </w:del>
      <m:oMath>
        <m:r>
          <m:t>f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can achieve a smaller risk.</w:delText>
        </w:r>
      </w:del>
    </w:p>
    <w:p>
      <w:pPr>
        <w:pStyle w:val="BodyText"/>
      </w:pPr>
      <w:del w:id="2147" w:author="PR Preview" w:date="2026-01-01T00:00:00Z">
        <w:r>
          <w:rPr>
            <w:b/>
            <w:bCs/>
          </w:rPr>
          <w:delText xml:space="preserve">Example 36 (Irreducible risk in the best-predictor exercise)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In</w:delText>
        </w:r>
      </w:del>
      <w:del w:id="2150" w:author="PR Preview" w:date="2026-01-01T00:00:00Z">
        <w:r>
          <w:delText xml:space="preserve"> </w:delText>
        </w:r>
      </w:del>
      <w:hyperlink w:anchor="exr-best-predictor">
        <w:del w:id="2151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152" w:author="PR Preview" w:date="2026-01-01T00:00:00Z">
        <w:r>
          <w:delText xml:space="preserve">,</w:delText>
        </w:r>
      </w:del>
      <w:del w:id="215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and</w:delText>
        </w:r>
      </w:del>
      <w:del w:id="215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57" w:author="PR Preview" w:date="2026-01-01T00:00:00Z">
        <w:r>
          <w:delText xml:space="preserve">,</w:delText>
        </w:r>
      </w:del>
      <w:del w:id="2158" w:author="PR Preview" w:date="2026-01-01T00:00:00Z">
        <w:r>
          <w:delText xml:space="preserve"> </w:delText>
        </w:r>
      </w:del>
      <w:del w:id="2159" w:author="PR Preview" w:date="2026-01-01T00:00:00Z">
        <w:r>
          <w:delText xml:space="preserve">so the irreducible risk is</w:delText>
        </w:r>
      </w:del>
      <w:del w:id="216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del w:id="2161" w:author="PR Preview" w:date="2026-01-01T00:00:00Z">
        <w:r>
          <w:delText xml:space="preserve">.</w:delText>
        </w:r>
      </w:del>
    </w:p>
    <w:p>
      <w:pPr>
        <w:pStyle w:val="BodyText"/>
      </w:pPr>
      <w:ins w:id="2162" w:author="PR Preview" w:date="2026-01-01T00:00:00Z">
        <w:r>
          <w:rPr>
            <w:i/>
            <w:iCs/>
          </w:rPr>
          <w:t xml:space="preserve">Remark 7</w:t>
        </w:r>
      </w:ins>
      <w:ins w:id="2163" w:author="PR Preview" w:date="2026-01-01T00:00:00Z">
        <w:r>
          <w:t xml:space="preserve"> (The irreducible risk does not depend on the prediction function). </w:t>
        </w:r>
      </w:ins>
      <w:ins w:id="2164" w:author="PR Preview" w:date="2026-01-01T00:00:00Z">
        <w:r>
          <w:t xml:space="preserve">The irreducible risk depends only on the joint distribution of</w:t>
        </w:r>
      </w:ins>
      <w:ins w:id="2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166" w:author="PR Preview" w:date="2026-01-01T00:00:00Z">
        <w:r>
          <w:t xml:space="preserve"> </w:t>
        </w:r>
      </w:ins>
      <w:ins w:id="2167" w:author="PR Preview" w:date="2026-01-01T00:00:00Z">
        <w:r>
          <w:t xml:space="preserve">and not on the prediction function</w:t>
        </w:r>
      </w:ins>
      <w:ins w:id="2168" w:author="PR Preview" w:date="2026-01-01T00:00:00Z">
        <w:r>
          <w:t xml:space="preserve"> </w:t>
        </w:r>
      </w:ins>
      <m:oMath>
        <m:r>
          <m:t>f</m:t>
        </m:r>
      </m:oMath>
      <w:ins w:id="2169" w:author="PR Preview" w:date="2026-01-01T00:00:00Z">
        <w:r>
          <w:t xml:space="preserve">,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so no choice of</w:t>
        </w:r>
      </w:ins>
      <w:ins w:id="2172" w:author="PR Preview" w:date="2026-01-01T00:00:00Z">
        <w:r>
          <w:t xml:space="preserve"> </w:t>
        </w:r>
      </w:ins>
      <m:oMath>
        <m:r>
          <m:t>f</m:t>
        </m:r>
      </m:oMath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can achieve a smaller risk.</w:t>
        </w:r>
      </w:ins>
    </w:p>
    <w:bookmarkEnd w:id="150"/>
    <w:bookmarkStart w:id="151" w:name="exm-irreducible-risk"/>
    <w:p>
      <w:pPr>
        <w:pStyle w:val="BodyText"/>
      </w:pPr>
      <w:ins w:id="2175" w:author="PR Preview" w:date="2026-01-01T00:00:00Z">
        <w:r>
          <w:rPr>
            <w:b/>
            <w:bCs/>
          </w:rPr>
          <w:t xml:space="preserve">Example 37 (Irreducible risk in the best-predictor exercise)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In</w:t>
        </w:r>
      </w:ins>
      <w:ins w:id="2178" w:author="PR Preview" w:date="2026-01-01T00:00:00Z">
        <w:r>
          <w:t xml:space="preserve"> </w:t>
        </w:r>
      </w:ins>
      <w:hyperlink w:anchor="exr-best-predictor">
        <w:ins w:id="2179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180" w:author="PR Preview" w:date="2026-01-01T00:00:00Z">
        <w:r>
          <w:t xml:space="preserve">,</w:t>
        </w:r>
      </w:ins>
      <w:ins w:id="2181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and</w:t>
        </w:r>
      </w:ins>
      <w:ins w:id="2184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185" w:author="PR Preview" w:date="2026-01-01T00:00:00Z">
        <w:r>
          <w:t xml:space="preserve">,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so the irreducible risk is</w:t>
        </w:r>
      </w:ins>
      <w:ins w:id="218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2189" w:author="PR Preview" w:date="2026-01-01T00:00:00Z">
        <w:r>
          <w:t xml:space="preserve">.</w:t>
        </w:r>
      </w:ins>
    </w:p>
    <w:bookmarkEnd w:id="151"/>
    <w:bookmarkStart w:id="152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52"/>
    <w:bookmarkStart w:id="153" w:name="rem-reducible-risk"/>
    <w:p>
      <w:pPr>
        <w:pStyle w:val="BodyText"/>
      </w:pPr>
      <w:del w:id="2190" w:author="PR Preview" w:date="2026-01-01T00:00:00Z">
        <w:r>
          <w:rPr>
            <w:i/>
            <w:iCs/>
          </w:rPr>
          <w:delText xml:space="preserve">Remark 7</w:delText>
        </w:r>
      </w:del>
      <w:del w:id="2191" w:author="PR Preview" w:date="2026-01-01T00:00:00Z">
        <w:r>
          <w:delText xml:space="preserve"> (When the reducible risk is zero). </w:delText>
        </w:r>
      </w:del>
      <w:del w:id="2192" w:author="PR Preview" w:date="2026-01-01T00:00:00Z">
        <w:r>
          <w:delText xml:space="preserve">The reducible risk is zero if and only if</w:delText>
        </w:r>
      </w:del>
      <w:del w:id="219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2194" w:author="PR Preview" w:date="2026-01-01T00:00:00Z">
        <w:r>
          <w:delText xml:space="preserve">.</w:delText>
        </w:r>
      </w:del>
    </w:p>
    <w:p>
      <w:pPr>
        <w:pStyle w:val="BodyText"/>
      </w:pPr>
      <w:del w:id="2195" w:author="PR Preview" w:date="2026-01-01T00:00:00Z">
        <w:r>
          <w:rPr>
            <w:b/>
            <w:bCs/>
          </w:rPr>
          <w:delText xml:space="preserve">Example 37 (Reducible risk in the best-predictor exercise)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In</w:delText>
        </w:r>
      </w:del>
      <w:del w:id="2198" w:author="PR Preview" w:date="2026-01-01T00:00:00Z">
        <w:r>
          <w:delText xml:space="preserve"> </w:delText>
        </w:r>
      </w:del>
      <w:hyperlink w:anchor="exr-best-predictor">
        <w:del w:id="2199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200" w:author="PR Preview" w:date="2026-01-01T00:00:00Z">
        <w:r>
          <w:delText xml:space="preserve">,</w:delText>
        </w:r>
      </w:del>
      <w:del w:id="2201" w:author="PR Preview" w:date="2026-01-01T00:00:00Z">
        <w:r>
          <w:delText xml:space="preserve"> </w:delText>
        </w:r>
      </w:del>
      <w:del w:id="2202" w:author="PR Preview" w:date="2026-01-01T00:00:00Z">
        <w:r>
          <w:delText xml:space="preserve">the constant prediction</w:delText>
        </w:r>
      </w:del>
      <w:del w:id="220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has reducible risk</w:delText>
        </w:r>
      </w:del>
      <w:del w:id="2206" w:author="PR Preview" w:date="2026-01-01T00:00:00Z">
        <w:r>
          <w:delText xml:space="preserve"> </w:delText>
        </w:r>
      </w:del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del w:id="2207" w:author="PR Preview" w:date="2026-01-01T00:00:00Z">
        <w:r>
          <w:delText xml:space="preserve">,</w:delText>
        </w:r>
      </w:del>
      <w:del w:id="2208" w:author="PR Preview" w:date="2026-01-01T00:00:00Z">
        <w:r>
          <w:delText xml:space="preserve"> </w:delText>
        </w:r>
      </w:del>
      <w:del w:id="2209" w:author="PR Preview" w:date="2026-01-01T00:00:00Z">
        <w:r>
          <w:delText xml:space="preserve">and the prediction</w:delText>
        </w:r>
      </w:del>
      <w:del w:id="2210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2211" w:author="PR Preview" w:date="2026-01-01T00:00:00Z">
        <w:r>
          <w:delText xml:space="preserve"> </w:delText>
        </w:r>
      </w:del>
      <w:del w:id="2212" w:author="PR Preview" w:date="2026-01-01T00:00:00Z">
        <w:r>
          <w:delText xml:space="preserve">has reducible risk</w:delText>
        </w:r>
      </w:del>
      <w:del w:id="2213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2214" w:author="PR Preview" w:date="2026-01-01T00:00:00Z">
        <w:r>
          <w:delText xml:space="preserve">.</w:delText>
        </w:r>
      </w:del>
    </w:p>
    <w:p>
      <w:pPr>
        <w:pStyle w:val="BodyText"/>
      </w:pPr>
      <w:ins w:id="2215" w:author="PR Preview" w:date="2026-01-01T00:00:00Z">
        <w:r>
          <w:rPr>
            <w:i/>
            <w:iCs/>
          </w:rPr>
          <w:t xml:space="preserve">Remark 8</w:t>
        </w:r>
      </w:ins>
      <w:ins w:id="2216" w:author="PR Preview" w:date="2026-01-01T00:00:00Z">
        <w:r>
          <w:t xml:space="preserve"> (When the reducible risk is zero). </w:t>
        </w:r>
      </w:ins>
      <w:ins w:id="2217" w:author="PR Preview" w:date="2026-01-01T00:00:00Z">
        <w:r>
          <w:t xml:space="preserve">The reducible risk is zero if and only if</w:t>
        </w:r>
      </w:ins>
      <w:ins w:id="2218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219" w:author="PR Preview" w:date="2026-01-01T00:00:00Z">
        <w:r>
          <w:t xml:space="preserve">.</w:t>
        </w:r>
      </w:ins>
    </w:p>
    <w:bookmarkEnd w:id="153"/>
    <w:bookmarkStart w:id="154" w:name="exm-reducible-risk"/>
    <w:p>
      <w:pPr>
        <w:pStyle w:val="BodyText"/>
      </w:pPr>
      <w:ins w:id="2220" w:author="PR Preview" w:date="2026-01-01T00:00:00Z">
        <w:r>
          <w:rPr>
            <w:b/>
            <w:bCs/>
          </w:rPr>
          <w:t xml:space="preserve">Example 38 (Reducible risk in the best-predictor exercise)</w:t>
        </w:r>
      </w:ins>
      <w:ins w:id="2221" w:author="PR Preview" w:date="2026-01-01T00:00:00Z">
        <w:r>
          <w:t xml:space="preserve"> </w:t>
        </w:r>
      </w:ins>
      <w:ins w:id="2222" w:author="PR Preview" w:date="2026-01-01T00:00:00Z">
        <w:r>
          <w:t xml:space="preserve">In</w:t>
        </w:r>
      </w:ins>
      <w:ins w:id="2223" w:author="PR Preview" w:date="2026-01-01T00:00:00Z">
        <w:r>
          <w:t xml:space="preserve"> </w:t>
        </w:r>
      </w:ins>
      <w:hyperlink w:anchor="exr-best-predictor">
        <w:ins w:id="2224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225" w:author="PR Preview" w:date="2026-01-01T00:00:00Z">
        <w:r>
          <w:t xml:space="preserve">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the constant prediction</w:t>
        </w:r>
      </w:ins>
      <w:ins w:id="2228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has reducible risk</w:t>
        </w:r>
      </w:ins>
      <w:ins w:id="2231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ins w:id="2232" w:author="PR Preview" w:date="2026-01-01T00:00:00Z">
        <w:r>
          <w:t xml:space="preserve">,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and the prediction</w:t>
        </w:r>
      </w:ins>
      <w:ins w:id="223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has reducible risk</w:t>
        </w:r>
      </w:ins>
      <w:ins w:id="223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2239" w:author="PR Preview" w:date="2026-01-01T00:00:00Z">
        <w:r>
          <w:t xml:space="preserve">.</w:t>
        </w:r>
      </w:ins>
    </w:p>
    <w:bookmarkEnd w:id="1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7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6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8" w:name="exm-best-predictor-argmin"/>
    <w:p>
      <w:pPr>
        <w:pStyle w:val="BodyText"/>
      </w:pPr>
      <w:del w:id="2240" w:author="PR Preview" w:date="2026-01-01T00:00:00Z">
        <w:r>
          <w:rPr>
            <w:b/>
            <w:bCs/>
          </w:rPr>
          <w:delText xml:space="preserve">Example 38 (The minimizer in the best-predictor exercise)</w:delText>
        </w:r>
      </w:del>
      <w:del w:id="2241" w:author="PR Preview" w:date="2026-01-01T00:00:00Z">
        <w:r>
          <w:delText xml:space="preserve"> </w:delText>
        </w:r>
      </w:del>
      <w:del w:id="2242" w:author="PR Preview" w:date="2026-01-01T00:00:00Z">
        <w:r>
          <w:delText xml:space="preserve">In</w:delText>
        </w:r>
      </w:del>
      <w:del w:id="2243" w:author="PR Preview" w:date="2026-01-01T00:00:00Z">
        <w:r>
          <w:delText xml:space="preserve"> </w:delText>
        </w:r>
      </w:del>
      <w:hyperlink w:anchor="exr-best-predictor">
        <w:del w:id="2244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245" w:author="PR Preview" w:date="2026-01-01T00:00:00Z">
        <w:r>
          <w:delText xml:space="preserve">, the</w:delText>
        </w:r>
      </w:del>
      <w:del w:id="2246" w:author="PR Preview" w:date="2026-01-01T00:00:00Z">
        <w:r>
          <w:delText xml:space="preserve"> </w:delText>
        </w:r>
      </w:del>
      <w:hyperlink w:anchor="def-cond-expectation-function">
        <w:del w:id="2247" w:author="PR Preview" w:date="2026-01-01T00:00:00Z">
          <w:r>
            <w:rPr>
              <w:rStyle w:val="Hyperlink"/>
            </w:rPr>
            <w:delText xml:space="preserve">conditional expectation function</w:delText>
          </w:r>
        </w:del>
      </w:hyperlink>
      <w:del w:id="224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49" w:author="PR Preview" w:date="2026-01-01T00:00:00Z">
        <w:r>
          <w:delText xml:space="preserve"> </w:delText>
        </w:r>
      </w:del>
      <w:del w:id="2250" w:author="PR Preview" w:date="2026-01-01T00:00:00Z">
        <w:r>
          <w:delText xml:space="preserve">has</w:delText>
        </w:r>
      </w:del>
      <w:del w:id="2251" w:author="PR Preview" w:date="2026-01-01T00:00:00Z">
        <w:r>
          <w:delText xml:space="preserve"> </w:delText>
        </w:r>
      </w:del>
      <w:hyperlink w:anchor="def-risk">
        <w:del w:id="2252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253" w:author="PR Preview" w:date="2026-01-01T00:00:00Z">
        <w:r>
          <w:delText xml:space="preserve"> </w:delText>
        </w:r>
      </w:del>
      <m:oMath>
        <m:r>
          <m:t>1</m:t>
        </m:r>
      </m:oMath>
      <w:del w:id="2254" w:author="PR Preview" w:date="2026-01-01T00:00:00Z">
        <w:r>
          <w:delText xml:space="preserve">.</w:delText>
        </w:r>
      </w:del>
      <w:del w:id="2255" w:author="PR Preview" w:date="2026-01-01T00:00:00Z">
        <w:r>
          <w:delText xml:space="preserve"> </w:delText>
        </w:r>
      </w:del>
      <w:del w:id="2256" w:author="PR Preview" w:date="2026-01-01T00:00:00Z">
        <w:r>
          <w:delText xml:space="preserve">The constant prediction</w:delText>
        </w:r>
      </w:del>
      <w:del w:id="2257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has risk</w:delText>
        </w:r>
      </w:del>
      <w:del w:id="2260" w:author="PR Preview" w:date="2026-01-01T00:00:00Z">
        <w:r>
          <w:delText xml:space="preserve"> </w:delText>
        </w:r>
      </w:del>
      <m:oMath>
        <m:r>
          <m:t>5</m:t>
        </m:r>
      </m:oMath>
      <w:del w:id="2261" w:author="PR Preview" w:date="2026-01-01T00:00:00Z">
        <w:r>
          <w:delText xml:space="preserve"> </w:delText>
        </w:r>
      </w:del>
      <w:del w:id="2262" w:author="PR Preview" w:date="2026-01-01T00:00:00Z">
        <w:r>
          <w:delText xml:space="preserve">and</w:delText>
        </w:r>
      </w:del>
      <w:del w:id="2263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2264" w:author="PR Preview" w:date="2026-01-01T00:00:00Z">
        <w:r>
          <w:delText xml:space="preserve"> </w:delText>
        </w:r>
      </w:del>
      <w:del w:id="2265" w:author="PR Preview" w:date="2026-01-01T00:00:00Z">
        <w:r>
          <w:delText xml:space="preserve">has risk</w:delText>
        </w:r>
      </w:del>
      <w:del w:id="2266" w:author="PR Preview" w:date="2026-01-01T00:00:00Z">
        <w:r>
          <w:delText xml:space="preserve"> </w:delText>
        </w:r>
      </w:del>
      <m:oMath>
        <m:r>
          <m:t>2</m:t>
        </m:r>
      </m:oMath>
      <w:del w:id="2267" w:author="PR Preview" w:date="2026-01-01T00:00:00Z">
        <w:r>
          <w:delText xml:space="preserve">, both larger than</w:delText>
        </w:r>
      </w:del>
      <w:del w:id="2268" w:author="PR Preview" w:date="2026-01-01T00:00:00Z">
        <w:r>
          <w:delText xml:space="preserve"> </w:delText>
        </w:r>
      </w:del>
      <m:oMath>
        <m:r>
          <m:t>1</m:t>
        </m:r>
      </m:oMath>
      <w:del w:id="2269" w:author="PR Preview" w:date="2026-01-01T00:00:00Z">
        <w:r>
          <w:delText xml:space="preserve">.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So</w:delText>
        </w:r>
      </w:del>
      <w:del w:id="2272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del w:id="2273" w:author="PR Preview" w:date="2026-01-01T00:00:00Z">
        <w:r>
          <w:delText xml:space="preserve"> </w:delText>
        </w:r>
      </w:del>
      <w:del w:id="2274" w:author="PR Preview" w:date="2026-01-01T00:00:00Z">
        <w:r>
          <w:delText xml:space="preserve">is the</w:delText>
        </w:r>
      </w:del>
      <w:del w:id="2275" w:author="PR Preview" w:date="2026-01-01T00:00:00Z">
        <w:r>
          <w:delText xml:space="preserve"> </w:delText>
        </w:r>
      </w:del>
      <w:hyperlink r:id="rId155">
        <w:del w:id="2276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among the three.</w:delText>
        </w:r>
      </w:del>
    </w:p>
    <w:p>
      <w:pPr>
        <w:pStyle w:val="BodyText"/>
      </w:pPr>
      <w:ins w:id="2279" w:author="PR Preview" w:date="2026-01-01T00:00:00Z">
        <w:r>
          <w:rPr>
            <w:b/>
            <w:bCs/>
          </w:rPr>
          <w:t xml:space="preserve">Example 39 (The minimizer in the best-predictor exercise)</w:t>
        </w:r>
      </w:ins>
      <w:ins w:id="2280" w:author="PR Preview" w:date="2026-01-01T00:00:00Z">
        <w:r>
          <w:t xml:space="preserve"> </w:t>
        </w:r>
      </w:ins>
      <w:ins w:id="2281" w:author="PR Preview" w:date="2026-01-01T00:00:00Z">
        <w:r>
          <w:t xml:space="preserve">In</w:t>
        </w:r>
      </w:ins>
      <w:ins w:id="2282" w:author="PR Preview" w:date="2026-01-01T00:00:00Z">
        <w:r>
          <w:t xml:space="preserve"> </w:t>
        </w:r>
      </w:ins>
      <w:hyperlink w:anchor="exr-best-predictor">
        <w:ins w:id="228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284" w:author="PR Preview" w:date="2026-01-01T00:00:00Z">
        <w:r>
          <w:t xml:space="preserve">, the</w:t>
        </w:r>
      </w:ins>
      <w:ins w:id="2285" w:author="PR Preview" w:date="2026-01-01T00:00:00Z">
        <w:r>
          <w:t xml:space="preserve"> </w:t>
        </w:r>
      </w:ins>
      <w:hyperlink w:anchor="def-cond-expectation-function">
        <w:ins w:id="2286" w:author="PR Preview" w:date="2026-01-01T00:00:00Z">
          <w:r>
            <w:rPr>
              <w:rStyle w:val="Hyperlink"/>
            </w:rPr>
            <w:t xml:space="preserve">conditional expectation function</w:t>
          </w:r>
        </w:ins>
      </w:hyperlink>
      <w:ins w:id="228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has</w:t>
        </w:r>
      </w:ins>
      <w:ins w:id="2290" w:author="PR Preview" w:date="2026-01-01T00:00:00Z">
        <w:r>
          <w:t xml:space="preserve"> </w:t>
        </w:r>
      </w:ins>
      <w:hyperlink w:anchor="def-risk">
        <w:ins w:id="2291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292" w:author="PR Preview" w:date="2026-01-01T00:00:00Z">
        <w:r>
          <w:t xml:space="preserve"> </w:t>
        </w:r>
      </w:ins>
      <m:oMath>
        <m:r>
          <m:t>1</m:t>
        </m:r>
      </m:oMath>
      <w:ins w:id="2293" w:author="PR Preview" w:date="2026-01-01T00:00:00Z">
        <w:r>
          <w:t xml:space="preserve">.</w:t>
        </w:r>
      </w:ins>
      <w:ins w:id="2294" w:author="PR Preview" w:date="2026-01-01T00:00:00Z">
        <w:r>
          <w:t xml:space="preserve"> </w:t>
        </w:r>
      </w:ins>
      <w:ins w:id="2295" w:author="PR Preview" w:date="2026-01-01T00:00:00Z">
        <w:r>
          <w:t xml:space="preserve">The constant prediction</w:t>
        </w:r>
      </w:ins>
      <w:ins w:id="2296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ins w:id="2297" w:author="PR Preview" w:date="2026-01-01T00:00:00Z">
        <w:r>
          <w:t xml:space="preserve"> </w:t>
        </w:r>
      </w:ins>
      <w:ins w:id="2298" w:author="PR Preview" w:date="2026-01-01T00:00:00Z">
        <w:r>
          <w:t xml:space="preserve">has risk</w:t>
        </w:r>
      </w:ins>
      <w:ins w:id="2299" w:author="PR Preview" w:date="2026-01-01T00:00:00Z">
        <w:r>
          <w:t xml:space="preserve"> </w:t>
        </w:r>
      </w:ins>
      <m:oMath>
        <m:r>
          <m:t>5</m:t>
        </m:r>
      </m:oMath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and</w:t>
        </w:r>
      </w:ins>
      <w:ins w:id="230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2303" w:author="PR Preview" w:date="2026-01-01T00:00:00Z">
        <w:r>
          <w:t xml:space="preserve"> </w:t>
        </w:r>
      </w:ins>
      <w:ins w:id="2304" w:author="PR Preview" w:date="2026-01-01T00:00:00Z">
        <w:r>
          <w:t xml:space="preserve">has risk</w:t>
        </w:r>
      </w:ins>
      <w:ins w:id="2305" w:author="PR Preview" w:date="2026-01-01T00:00:00Z">
        <w:r>
          <w:t xml:space="preserve"> </w:t>
        </w:r>
      </w:ins>
      <m:oMath>
        <m:r>
          <m:t>2</m:t>
        </m:r>
      </m:oMath>
      <w:ins w:id="2306" w:author="PR Preview" w:date="2026-01-01T00:00:00Z">
        <w:r>
          <w:t xml:space="preserve">, both larger than</w:t>
        </w:r>
      </w:ins>
      <w:ins w:id="2307" w:author="PR Preview" w:date="2026-01-01T00:00:00Z">
        <w:r>
          <w:t xml:space="preserve"> </w:t>
        </w:r>
      </w:ins>
      <m:oMath>
        <m:r>
          <m:t>1</m:t>
        </m:r>
      </m:oMath>
      <w:ins w:id="2308" w:author="PR Preview" w:date="2026-01-01T00:00:00Z">
        <w:r>
          <w:t xml:space="preserve">.</w:t>
        </w:r>
      </w:ins>
      <w:ins w:id="2309" w:author="PR Preview" w:date="2026-01-01T00:00:00Z">
        <w:r>
          <w:t xml:space="preserve"> </w:t>
        </w:r>
      </w:ins>
      <w:ins w:id="2310" w:author="PR Preview" w:date="2026-01-01T00:00:00Z">
        <w:r>
          <w:t xml:space="preserve">So</w:t>
        </w:r>
      </w:ins>
      <w:ins w:id="231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ins w:id="2312" w:author="PR Preview" w:date="2026-01-01T00:00:00Z">
        <w:r>
          <w:t xml:space="preserve"> </w:t>
        </w:r>
      </w:ins>
      <w:ins w:id="2313" w:author="PR Preview" w:date="2026-01-01T00:00:00Z">
        <w:r>
          <w:t xml:space="preserve">is the</w:t>
        </w:r>
      </w:ins>
      <w:ins w:id="2314" w:author="PR Preview" w:date="2026-01-01T00:00:00Z">
        <w:r>
          <w:t xml:space="preserve"> </w:t>
        </w:r>
      </w:ins>
      <w:hyperlink r:id="rId155">
        <w:ins w:id="2315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2316" w:author="PR Preview" w:date="2026-01-01T00:00:00Z">
        <w:r>
          <w:t xml:space="preserve"> </w:t>
        </w:r>
      </w:ins>
      <w:ins w:id="2317" w:author="PR Preview" w:date="2026-01-01T00:00:00Z">
        <w:r>
          <w:t xml:space="preserve">among the three.</w:t>
        </w:r>
      </w:ins>
    </w:p>
    <w:bookmarkEnd w:id="158"/>
    <w:bookmarkStart w:id="159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51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55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0" w:name="exm-best-predictor-unique"/>
    <w:p>
      <w:pPr>
        <w:pStyle w:val="BodyText"/>
      </w:pPr>
      <w:del w:id="2318" w:author="PR Preview" w:date="2026-01-01T00:00:00Z">
        <w:r>
          <w:rPr>
            <w:b/>
            <w:bCs/>
          </w:rPr>
          <w:delText xml:space="preserve">Example 39 (Uniqueness in the best-predictor exercise)</w:delText>
        </w:r>
      </w:del>
      <w:del w:id="2319" w:author="PR Preview" w:date="2026-01-01T00:00:00Z">
        <w:r>
          <w:delText xml:space="preserve"> </w:delText>
        </w:r>
      </w:del>
      <w:del w:id="2320" w:author="PR Preview" w:date="2026-01-01T00:00:00Z">
        <w:r>
          <w:delText xml:space="preserve">In</w:delText>
        </w:r>
      </w:del>
      <w:del w:id="2321" w:author="PR Preview" w:date="2026-01-01T00:00:00Z">
        <w:r>
          <w:delText xml:space="preserve"> </w:delText>
        </w:r>
      </w:del>
      <w:hyperlink w:anchor="exr-best-predictor">
        <w:del w:id="2322" w:author="PR Preview" w:date="2026-01-01T00:00:00Z">
          <w:r>
            <w:rPr>
              <w:rStyle w:val="Hyperlink"/>
            </w:rPr>
            <w:delText xml:space="preserve">Exercise 7</w:delText>
          </w:r>
        </w:del>
      </w:hyperlink>
      <w:del w:id="2323" w:author="PR Preview" w:date="2026-01-01T00:00:00Z">
        <w:r>
          <w:delText xml:space="preserve">,</w:delText>
        </w:r>
      </w:del>
      <w:del w:id="232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differs from</w:delText>
        </w:r>
      </w:del>
      <w:del w:id="232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when</w:delText>
        </w:r>
      </w:del>
      <w:del w:id="233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0</m:t>
        </m:r>
      </m:oMath>
      <w:del w:id="2331" w:author="PR Preview" w:date="2026-01-01T00:00:00Z">
        <w:r>
          <w:delText xml:space="preserve">, which has probability</w:delText>
        </w:r>
      </w:del>
      <w:del w:id="2332" w:author="PR Preview" w:date="2026-01-01T00:00:00Z">
        <w:r>
          <w:delText xml:space="preserve"> </w:delText>
        </w:r>
      </w:del>
      <m:oMath>
        <m:r>
          <m:t>0.5</m:t>
        </m:r>
      </m:oMath>
      <w:del w:id="2333" w:author="PR Preview" w:date="2026-01-01T00:00:00Z">
        <w:r>
          <w:delText xml:space="preserve">.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So</w:delText>
        </w:r>
      </w:del>
      <w:del w:id="2336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2</m:t>
            </m:r>
          </m:sub>
        </m:sSub>
      </m:oMath>
      <w:del w:id="2337" w:author="PR Preview" w:date="2026-01-01T00:00:00Z">
        <w:r>
          <w:delText xml:space="preserve"> </w:delText>
        </w:r>
      </w:del>
      <w:del w:id="2338" w:author="PR Preview" w:date="2026-01-01T00:00:00Z">
        <w:r>
          <w:delText xml:space="preserve">is not a</w:delText>
        </w:r>
      </w:del>
      <w:del w:id="2339" w:author="PR Preview" w:date="2026-01-01T00:00:00Z">
        <w:r>
          <w:delText xml:space="preserve"> </w:delText>
        </w:r>
      </w:del>
      <w:hyperlink r:id="rId155">
        <w:del w:id="2340" w:author="PR Preview" w:date="2026-01-01T00:00:00Z">
          <w:r>
            <w:rPr>
              <w:rStyle w:val="Hyperlink"/>
            </w:rPr>
            <w:delText xml:space="preserve">minimizer</w:delText>
          </w:r>
        </w:del>
      </w:hyperlink>
      <w:del w:id="2341" w:author="PR Preview" w:date="2026-01-01T00:00:00Z">
        <w:r>
          <w:delText xml:space="preserve">, which matches its</w:delText>
        </w:r>
      </w:del>
      <w:del w:id="2342" w:author="PR Preview" w:date="2026-01-01T00:00:00Z">
        <w:r>
          <w:delText xml:space="preserve"> </w:delText>
        </w:r>
      </w:del>
      <w:hyperlink w:anchor="def-risk">
        <w:del w:id="2343" w:author="PR Preview" w:date="2026-01-01T00:00:00Z">
          <w:r>
            <w:rPr>
              <w:rStyle w:val="Hyperlink"/>
            </w:rPr>
            <w:delText xml:space="preserve">risk</w:delText>
          </w:r>
        </w:del>
      </w:hyperlink>
      <w:del w:id="2344" w:author="PR Preview" w:date="2026-01-01T00:00:00Z">
        <w:r>
          <w:delText xml:space="preserve"> </w:delText>
        </w:r>
      </w:del>
      <m:oMath>
        <m:r>
          <m:t>2</m:t>
        </m:r>
      </m:oMath>
      <w:del w:id="2345" w:author="PR Preview" w:date="2026-01-01T00:00:00Z">
        <w:r>
          <w:delText xml:space="preserve"> </w:delText>
        </w:r>
      </w:del>
      <w:del w:id="2346" w:author="PR Preview" w:date="2026-01-01T00:00:00Z">
        <w:r>
          <w:delText xml:space="preserve">being larger than</w:delText>
        </w:r>
      </w:del>
      <w:del w:id="2347" w:author="PR Preview" w:date="2026-01-01T00:00:00Z">
        <w:r>
          <w:delText xml:space="preserve"> </w:delText>
        </w:r>
      </w:del>
      <m:oMath>
        <m:r>
          <m:t>1</m:t>
        </m:r>
      </m:oMath>
      <w:del w:id="2348" w:author="PR Preview" w:date="2026-01-01T00:00:00Z">
        <w:r>
          <w:delText xml:space="preserve">.</w:delText>
        </w:r>
      </w:del>
    </w:p>
    <w:p>
      <w:pPr>
        <w:pStyle w:val="BodyText"/>
      </w:pPr>
      <w:ins w:id="2349" w:author="PR Preview" w:date="2026-01-01T00:00:00Z">
        <w:r>
          <w:rPr>
            <w:b/>
            <w:bCs/>
          </w:rPr>
          <w:t xml:space="preserve">Example 40 (Uniqueness in the best-predictor exercise)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In</w:t>
        </w:r>
      </w:ins>
      <w:ins w:id="2352" w:author="PR Preview" w:date="2026-01-01T00:00:00Z">
        <w:r>
          <w:t xml:space="preserve"> </w:t>
        </w:r>
      </w:ins>
      <w:hyperlink w:anchor="exr-best-predictor">
        <w:ins w:id="2353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2354" w:author="PR Preview" w:date="2026-01-01T00:00:00Z">
        <w:r>
          <w:t xml:space="preserve">,</w:t>
        </w:r>
      </w:ins>
      <w:ins w:id="2355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differs from</w:t>
        </w:r>
      </w:ins>
      <w:ins w:id="2358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359" w:author="PR Preview" w:date="2026-01-01T00:00:00Z">
        <w:r>
          <w:t xml:space="preserve"> </w:t>
        </w:r>
      </w:ins>
      <w:ins w:id="2360" w:author="PR Preview" w:date="2026-01-01T00:00:00Z">
        <w:r>
          <w:t xml:space="preserve">when</w:t>
        </w:r>
      </w:ins>
      <w:ins w:id="23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0</m:t>
        </m:r>
      </m:oMath>
      <w:ins w:id="2362" w:author="PR Preview" w:date="2026-01-01T00:00:00Z">
        <w:r>
          <w:t xml:space="preserve">, which has probability</w:t>
        </w:r>
      </w:ins>
      <w:ins w:id="2363" w:author="PR Preview" w:date="2026-01-01T00:00:00Z">
        <w:r>
          <w:t xml:space="preserve"> </w:t>
        </w:r>
      </w:ins>
      <m:oMath>
        <m:r>
          <m:t>0.5</m:t>
        </m:r>
      </m:oMath>
      <w:ins w:id="2364" w:author="PR Preview" w:date="2026-01-01T00:00:00Z">
        <w:r>
          <w:t xml:space="preserve">.</w:t>
        </w:r>
      </w:ins>
      <w:ins w:id="2365" w:author="PR Preview" w:date="2026-01-01T00:00:00Z">
        <w:r>
          <w:t xml:space="preserve"> </w:t>
        </w:r>
      </w:ins>
      <w:ins w:id="2366" w:author="PR Preview" w:date="2026-01-01T00:00:00Z">
        <w:r>
          <w:t xml:space="preserve">So</w:t>
        </w:r>
      </w:ins>
      <w:ins w:id="2367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2</m:t>
            </m:r>
          </m:sub>
        </m:sSub>
      </m:oMath>
      <w:ins w:id="2368" w:author="PR Preview" w:date="2026-01-01T00:00:00Z">
        <w:r>
          <w:t xml:space="preserve"> </w:t>
        </w:r>
      </w:ins>
      <w:ins w:id="2369" w:author="PR Preview" w:date="2026-01-01T00:00:00Z">
        <w:r>
          <w:t xml:space="preserve">is not a</w:t>
        </w:r>
      </w:ins>
      <w:ins w:id="2370" w:author="PR Preview" w:date="2026-01-01T00:00:00Z">
        <w:r>
          <w:t xml:space="preserve"> </w:t>
        </w:r>
      </w:ins>
      <w:hyperlink r:id="rId155">
        <w:ins w:id="2371" w:author="PR Preview" w:date="2026-01-01T00:00:00Z">
          <w:r>
            <w:rPr>
              <w:rStyle w:val="Hyperlink"/>
            </w:rPr>
            <w:t xml:space="preserve">minimizer</w:t>
          </w:r>
        </w:ins>
      </w:hyperlink>
      <w:ins w:id="2372" w:author="PR Preview" w:date="2026-01-01T00:00:00Z">
        <w:r>
          <w:t xml:space="preserve">, which matches its</w:t>
        </w:r>
      </w:ins>
      <w:ins w:id="2373" w:author="PR Preview" w:date="2026-01-01T00:00:00Z">
        <w:r>
          <w:t xml:space="preserve"> </w:t>
        </w:r>
      </w:ins>
      <w:hyperlink w:anchor="def-risk">
        <w:ins w:id="2374" w:author="PR Preview" w:date="2026-01-01T00:00:00Z">
          <w:r>
            <w:rPr>
              <w:rStyle w:val="Hyperlink"/>
            </w:rPr>
            <w:t xml:space="preserve">risk</w:t>
          </w:r>
        </w:ins>
      </w:hyperlink>
      <w:ins w:id="2375" w:author="PR Preview" w:date="2026-01-01T00:00:00Z">
        <w:r>
          <w:t xml:space="preserve"> </w:t>
        </w:r>
      </w:ins>
      <m:oMath>
        <m:r>
          <m:t>2</m:t>
        </m:r>
      </m:oMath>
      <w:ins w:id="2376" w:author="PR Preview" w:date="2026-01-01T00:00:00Z">
        <w:r>
          <w:t xml:space="preserve"> </w:t>
        </w:r>
      </w:ins>
      <w:ins w:id="2377" w:author="PR Preview" w:date="2026-01-01T00:00:00Z">
        <w:r>
          <w:t xml:space="preserve">being larger than</w:t>
        </w:r>
      </w:ins>
      <w:ins w:id="2378" w:author="PR Preview" w:date="2026-01-01T00:00:00Z">
        <w:r>
          <w:t xml:space="preserve"> </w:t>
        </w:r>
      </w:ins>
      <m:oMath>
        <m:r>
          <m:t>1</m:t>
        </m:r>
      </m:oMath>
      <w:ins w:id="2379" w:author="PR Preview" w:date="2026-01-01T00:00:00Z">
        <w:r>
          <w:t xml:space="preserve">.</w:t>
        </w:r>
      </w:ins>
    </w:p>
    <w:bookmarkEnd w:id="160"/>
    <w:bookmarkEnd w:id="161"/>
    <w:bookmarkStart w:id="173" w:name="sec-entropy"/>
    <w:p>
      <w:pPr>
        <w:pStyle w:val="Heading2"/>
      </w:pPr>
      <w:r>
        <w:t xml:space="preserve">4 Entropy and cross-entropy</w:t>
      </w:r>
    </w:p>
    <w:bookmarkStart w:id="162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62"/>
    <w:bookmarkStart w:id="163" w:name="rem-entropy-units"/>
    <w:p>
      <w:pPr>
        <w:pStyle w:val="BodyText"/>
      </w:pPr>
      <w:del w:id="2380" w:author="PR Preview" w:date="2026-01-01T00:00:00Z">
        <w:r>
          <w:rPr>
            <w:i/>
            <w:iCs/>
          </w:rPr>
          <w:delText xml:space="preserve">Remark 8</w:delText>
        </w:r>
      </w:del>
      <w:del w:id="2381" w:author="PR Preview" w:date="2026-01-01T00:00:00Z">
        <w:r>
          <w:delText xml:space="preserve"> (The base of the logarithm is a unit). </w:delText>
        </w:r>
      </w:del>
      <w:del w:id="2382" w:author="PR Preview" w:date="2026-01-01T00:00:00Z">
        <w:r>
          <w:delText xml:space="preserve">With the natural logarithm, entropy is measured in</w:delText>
        </w:r>
      </w:del>
      <w:del w:id="2383" w:author="PR Preview" w:date="2026-01-01T00:00:00Z">
        <w:r>
          <w:delText xml:space="preserve"> </w:delText>
        </w:r>
      </w:del>
      <w:del w:id="2384" w:author="PR Preview" w:date="2026-01-01T00:00:00Z">
        <w:r>
          <w:rPr>
            <w:i/>
            <w:iCs/>
          </w:rPr>
          <w:delText xml:space="preserve">nats</w:delText>
        </w:r>
      </w:del>
      <w:del w:id="2385" w:author="PR Preview" w:date="2026-01-01T00:00:00Z">
        <w:r>
          <w:delText xml:space="preserve">.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With base 2, it is measured in</w:delText>
        </w:r>
      </w:del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rPr>
            <w:i/>
            <w:iCs/>
          </w:rPr>
          <w:delText xml:space="preserve">bits</w:delText>
        </w:r>
      </w:del>
      <w:del w:id="2390" w:author="PR Preview" w:date="2026-01-01T00:00:00Z">
        <w:r>
          <w:delText xml:space="preserve">.</w:delText>
        </w:r>
      </w:del>
      <w:del w:id="2391" w:author="PR Preview" w:date="2026-01-01T00:00:00Z">
        <w:r>
          <w:delText xml:space="preserve"> </w:delText>
        </w:r>
      </w:del>
      <w:del w:id="2392" w:author="PR Preview" w:date="2026-01-01T00:00:00Z">
        <w:r>
          <w:delText xml:space="preserve">Changing the base multiplies every entropy by the same positive constant.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It does not change which distribution has the larger entropy.</w:delText>
        </w:r>
      </w:del>
    </w:p>
    <w:p>
      <w:pPr>
        <w:pStyle w:val="BodyText"/>
      </w:pPr>
      <w:del w:id="2395" w:author="PR Preview" w:date="2026-01-01T00:00:00Z">
        <w:r>
          <w:rPr>
            <w:b/>
            <w:bCs/>
          </w:rPr>
          <w:delText xml:space="preserve">Example 40 (Entropy of a coin flip)</w:delText>
        </w:r>
      </w:del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Let</w:delText>
        </w:r>
      </w:del>
      <w:del w:id="2398" w:author="PR Preview" w:date="2026-01-01T00:00:00Z">
        <w:r>
          <w:delText xml:space="preserve"> </w:delText>
        </w:r>
      </w:del>
      <m:oMath>
        <m:r>
          <m:t>X</m:t>
        </m:r>
      </m:oMath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be the result of one flip of a coin</w:delText>
        </w:r>
      </w:del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with</w:delText>
        </w:r>
      </w:del>
      <w:del w:id="2403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and</w:delText>
        </w:r>
      </w:del>
      <w:del w:id="240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(</w:delText>
        </w:r>
      </w:del>
      <w:hyperlink r:id="rId24">
        <w:del w:id="2409" w:author="PR Preview" w:date="2026-01-01T00:00:00Z">
          <w:r>
            <w:rPr>
              <w:rStyle w:val="Hyperlink"/>
            </w:rPr>
            <w:delText xml:space="preserve">Bernoulli distribution</w:delText>
          </w:r>
        </w:del>
      </w:hyperlink>
      <w:del w:id="2410" w:author="PR Preview" w:date="2026-01-01T00:00:00Z">
        <w:r>
          <w:delText xml:space="preserve">).</w:delText>
        </w:r>
      </w:del>
      <w:del w:id="2411" w:author="PR Preview" w:date="2026-01-01T00:00:00Z">
        <w:r>
          <w:delText xml:space="preserve"> </w:delText>
        </w:r>
      </w:del>
      <w:del w:id="2412" w:author="PR Preview" w:date="2026-01-01T00:00:00Z">
        <w:r>
          <w:delText xml:space="preserve">Using logarithms to base 2,</w:delText>
        </w:r>
      </w:del>
    </w:p>
    <w:p>
      <w:pPr>
        <w:pStyle w:val="BodyText"/>
      </w:pPr>
      <w:ins w:id="2413" w:author="PR Preview" w:date="2026-01-01T00:00:00Z">
        <w:r>
          <w:rPr>
            <w:i/>
            <w:iCs/>
          </w:rPr>
          <w:t xml:space="preserve">Remark 9</w:t>
        </w:r>
      </w:ins>
      <w:ins w:id="2414" w:author="PR Preview" w:date="2026-01-01T00:00:00Z">
        <w:r>
          <w:t xml:space="preserve"> (The base of the logarithm is a unit). </w:t>
        </w:r>
      </w:ins>
      <w:ins w:id="2415" w:author="PR Preview" w:date="2026-01-01T00:00:00Z">
        <w:r>
          <w:t xml:space="preserve">With the natural logarithm, entropy is measured in</w:t>
        </w:r>
      </w:ins>
      <w:ins w:id="2416" w:author="PR Preview" w:date="2026-01-01T00:00:00Z">
        <w:r>
          <w:t xml:space="preserve"> </w:t>
        </w:r>
      </w:ins>
      <w:ins w:id="2417" w:author="PR Preview" w:date="2026-01-01T00:00:00Z">
        <w:r>
          <w:rPr>
            <w:i/>
            <w:iCs/>
          </w:rPr>
          <w:t xml:space="preserve">nats</w:t>
        </w:r>
      </w:ins>
      <w:ins w:id="2418" w:author="PR Preview" w:date="2026-01-01T00:00:00Z">
        <w:r>
          <w:t xml:space="preserve">.</w:t>
        </w:r>
      </w:ins>
      <w:ins w:id="2419" w:author="PR Preview" w:date="2026-01-01T00:00:00Z">
        <w:r>
          <w:t xml:space="preserve"> </w:t>
        </w:r>
      </w:ins>
      <w:ins w:id="2420" w:author="PR Preview" w:date="2026-01-01T00:00:00Z">
        <w:r>
          <w:t xml:space="preserve">With base 2, it is measured in</w:t>
        </w:r>
      </w:ins>
      <w:ins w:id="2421" w:author="PR Preview" w:date="2026-01-01T00:00:00Z">
        <w:r>
          <w:t xml:space="preserve"> </w:t>
        </w:r>
      </w:ins>
      <w:ins w:id="2422" w:author="PR Preview" w:date="2026-01-01T00:00:00Z">
        <w:r>
          <w:rPr>
            <w:i/>
            <w:iCs/>
          </w:rPr>
          <w:t xml:space="preserve">bits</w:t>
        </w:r>
      </w:ins>
      <w:ins w:id="2423" w:author="PR Preview" w:date="2026-01-01T00:00:00Z">
        <w:r>
          <w:t xml:space="preserve">.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Changing the base multiplies every entropy by the same positive constant.</w:t>
        </w:r>
      </w:ins>
      <w:ins w:id="2426" w:author="PR Preview" w:date="2026-01-01T00:00:00Z">
        <w:r>
          <w:t xml:space="preserve"> </w:t>
        </w:r>
      </w:ins>
      <w:ins w:id="2427" w:author="PR Preview" w:date="2026-01-01T00:00:00Z">
        <w:r>
          <w:t xml:space="preserve">It does not change which distribution has the larger entropy.</w:t>
        </w:r>
      </w:ins>
    </w:p>
    <w:bookmarkEnd w:id="163"/>
    <w:bookmarkStart w:id="164" w:name="exm-entropy-coin"/>
    <w:p>
      <w:pPr>
        <w:pStyle w:val="BodyText"/>
      </w:pPr>
      <w:ins w:id="2428" w:author="PR Preview" w:date="2026-01-01T00:00:00Z">
        <w:r>
          <w:rPr>
            <w:b/>
            <w:bCs/>
          </w:rPr>
          <w:t xml:space="preserve">Example 41 (Entropy of a coin flip)</w:t>
        </w:r>
      </w:ins>
      <w:ins w:id="2429" w:author="PR Preview" w:date="2026-01-01T00:00:00Z">
        <w:r>
          <w:t xml:space="preserve"> </w:t>
        </w:r>
      </w:ins>
      <w:ins w:id="2430" w:author="PR Preview" w:date="2026-01-01T00:00:00Z">
        <w:r>
          <w:t xml:space="preserve">Let</w:t>
        </w:r>
      </w:ins>
      <w:ins w:id="2431" w:author="PR Preview" w:date="2026-01-01T00:00:00Z">
        <w:r>
          <w:t xml:space="preserve"> </w:t>
        </w:r>
      </w:ins>
      <m:oMath>
        <m:r>
          <m:t>X</m:t>
        </m:r>
      </m:oMath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be the result of one flip of a coin</w:t>
        </w:r>
      </w:ins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with</w:t>
        </w:r>
      </w:ins>
      <w:ins w:id="2436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ins w:id="2437" w:author="PR Preview" w:date="2026-01-01T00:00:00Z">
        <w:r>
          <w:t xml:space="preserve"> </w:t>
        </w:r>
      </w:ins>
      <w:ins w:id="2438" w:author="PR Preview" w:date="2026-01-01T00:00:00Z">
        <w:r>
          <w:t xml:space="preserve">and</w:t>
        </w:r>
      </w:ins>
      <w:ins w:id="243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(</w:t>
        </w:r>
      </w:ins>
      <w:hyperlink r:id="rId24">
        <w:ins w:id="2442" w:author="PR Preview" w:date="2026-01-01T00:00:00Z">
          <w:r>
            <w:rPr>
              <w:rStyle w:val="Hyperlink"/>
            </w:rPr>
            <w:t xml:space="preserve">Bernoulli distribution</w:t>
          </w:r>
        </w:ins>
      </w:hyperlink>
      <w:ins w:id="2443" w:author="PR Preview" w:date="2026-01-01T00:00:00Z">
        <w:r>
          <w:t xml:space="preserve">).</w:t>
        </w:r>
      </w:ins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Using logarithms to base 2,</w:t>
        </w:r>
      </w:ins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64"/>
    <w:bookmarkStart w:id="165" w:name="rem-entropy-source"/>
    <w:p>
      <w:pPr>
        <w:pStyle w:val="BodyText"/>
      </w:pPr>
      <w:del w:id="2446" w:author="PR Preview" w:date="2026-01-01T00:00:00Z">
        <w:r>
          <w:rPr>
            <w:i/>
            <w:iCs/>
          </w:rPr>
          <w:delText xml:space="preserve">Remark 9</w:delText>
        </w:r>
      </w:del>
      <w:del w:id="2447" w:author="PR Preview" w:date="2026-01-01T00:00:00Z">
        <w:r>
          <w:delText xml:space="preserve"> (Where the definition comes from). </w:delText>
        </w:r>
      </w:del>
      <w:del w:id="2448" w:author="PR Preview" w:date="2026-01-01T00:00:00Z">
        <w:r>
          <w:delText xml:space="preserve">Murphy [16, Sec. 2.8.1], p. 56</w:delText>
        </w:r>
      </w:del>
      <w:del w:id="2449" w:author="PR Preview" w:date="2026-01-01T00:00:00Z">
        <w:r>
          <w:delText xml:space="preserve"> </w:delText>
        </w:r>
      </w:del>
      <w:del w:id="2450" w:author="PR Preview" w:date="2026-01-01T00:00:00Z">
        <w:r>
          <w:delText xml:space="preserve">defines entropy this way,</w:delText>
        </w:r>
      </w:del>
      <w:del w:id="2451" w:author="PR Preview" w:date="2026-01-01T00:00:00Z">
        <w:r>
          <w:delText xml:space="preserve"> </w:delText>
        </w:r>
      </w:del>
      <w:del w:id="2452" w:author="PR Preview" w:date="2026-01-01T00:00:00Z">
        <w:r>
          <w:delText xml:space="preserve">and notes that among distributions on</w:delText>
        </w:r>
      </w:del>
      <w:del w:id="2453" w:author="PR Preview" w:date="2026-01-01T00:00:00Z">
        <w:r>
          <w:delText xml:space="preserve"> </w:delText>
        </w:r>
      </w:del>
      <m:oMath>
        <m:r>
          <m:t>K</m:t>
        </m:r>
      </m:oMath>
      <w:del w:id="2454" w:author="PR Preview" w:date="2026-01-01T00:00:00Z">
        <w:r>
          <w:delText xml:space="preserve"> </w:delText>
        </w:r>
      </w:del>
      <w:del w:id="2455" w:author="PR Preview" w:date="2026-01-01T00:00:00Z">
        <w:r>
          <w:delText xml:space="preserve">outcomes</w:delText>
        </w:r>
      </w:del>
      <w:del w:id="2456" w:author="PR Preview" w:date="2026-01-01T00:00:00Z">
        <w:r>
          <w:delText xml:space="preserve"> </w:delText>
        </w:r>
      </w:del>
      <w:del w:id="2457" w:author="PR Preview" w:date="2026-01-01T00:00:00Z">
        <w:r>
          <w:delText xml:space="preserve">it is largest,</w:delText>
        </w:r>
      </w:del>
      <w:del w:id="245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K</m:t>
        </m:r>
      </m:oMath>
      <w:del w:id="2459" w:author="PR Preview" w:date="2026-01-01T00:00:00Z">
        <w:r>
          <w:delText xml:space="preserve">, for the uniform distribution.</w:delText>
        </w:r>
      </w:del>
    </w:p>
    <w:p>
      <w:pPr>
        <w:pStyle w:val="BodyText"/>
      </w:pPr>
      <w:ins w:id="2460" w:author="PR Preview" w:date="2026-01-01T00:00:00Z">
        <w:r>
          <w:rPr>
            <w:i/>
            <w:iCs/>
          </w:rPr>
          <w:t xml:space="preserve">Remark 10</w:t>
        </w:r>
      </w:ins>
      <w:ins w:id="2461" w:author="PR Preview" w:date="2026-01-01T00:00:00Z">
        <w:r>
          <w:t xml:space="preserve"> (Where the definition comes from). </w:t>
        </w:r>
      </w:ins>
      <w:ins w:id="2462" w:author="PR Preview" w:date="2026-01-01T00:00:00Z">
        <w:r>
          <w:t xml:space="preserve">Murphy [16, Sec. 2.8.1], p. 56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defines entropy this way,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and notes that among distributions on</w:t>
        </w:r>
      </w:ins>
      <w:ins w:id="2467" w:author="PR Preview" w:date="2026-01-01T00:00:00Z">
        <w:r>
          <w:t xml:space="preserve"> </w:t>
        </w:r>
      </w:ins>
      <m:oMath>
        <m:r>
          <m:t>K</m:t>
        </m:r>
      </m:oMath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outcomes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it is largest,</w:t>
        </w:r>
      </w:ins>
      <w:ins w:id="247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K</m:t>
        </m:r>
      </m:oMath>
      <w:ins w:id="2473" w:author="PR Preview" w:date="2026-01-01T00:00:00Z">
        <w:r>
          <w:t xml:space="preserve">, for the uniform distribution.</w:t>
        </w:r>
      </w:ins>
    </w:p>
    <w:bookmarkEnd w:id="165"/>
    <w:bookmarkStart w:id="166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6"/>
    <w:bookmarkStart w:id="167" w:name="rem-cross-entropy-expectation"/>
    <w:p>
      <w:pPr>
        <w:pStyle w:val="BodyText"/>
      </w:pPr>
      <w:del w:id="2474" w:author="PR Preview" w:date="2026-01-01T00:00:00Z">
        <w:r>
          <w:rPr>
            <w:i/>
            <w:iCs/>
          </w:rPr>
          <w:delText xml:space="preserve">Remark 10</w:delText>
        </w:r>
      </w:del>
      <w:del w:id="2475" w:author="PR Preview" w:date="2026-01-01T00:00:00Z">
        <w:r>
          <w:delText xml:space="preserve"> (Cross-entropy as an expected negative log probability). </w:delText>
        </w:r>
      </w:del>
      <w:del w:id="2476" w:author="PR Preview" w:date="2026-01-01T00:00:00Z">
        <w:r>
          <w:delText xml:space="preserve">The cross-entropy is the</w:delText>
        </w:r>
      </w:del>
      <w:del w:id="2477" w:author="PR Preview" w:date="2026-01-01T00:00:00Z">
        <w:r>
          <w:delText xml:space="preserve"> </w:delText>
        </w:r>
      </w:del>
      <w:hyperlink w:anchor="def-expectation">
        <w:del w:id="2478" w:author="PR Preview" w:date="2026-01-01T00:00:00Z">
          <w:r>
            <w:rPr>
              <w:rStyle w:val="Hyperlink"/>
            </w:rPr>
            <w:delText xml:space="preserve">expectation</w:delText>
          </w:r>
        </w:del>
      </w:hyperlink>
      <w:del w:id="2479" w:author="PR Preview" w:date="2026-01-01T00:00:00Z">
        <w:r>
          <w:delText xml:space="preserve"> </w:delText>
        </w:r>
      </w:del>
      <w:del w:id="2480" w:author="PR Preview" w:date="2026-01-01T00:00:00Z">
        <w:r>
          <w:delText xml:space="preserve">of</w:delText>
        </w:r>
      </w:del>
      <w:del w:id="24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482" w:author="PR Preview" w:date="2026-01-01T00:00:00Z">
        <w:r>
          <w:delText xml:space="preserve"> </w:delText>
        </w:r>
      </w:del>
      <w:del w:id="2483" w:author="PR Preview" w:date="2026-01-01T00:00:00Z">
        <w:r>
          <w:delText xml:space="preserve">when</w:delText>
        </w:r>
      </w:del>
      <w:del w:id="2484" w:author="PR Preview" w:date="2026-01-01T00:00:00Z">
        <w:r>
          <w:delText xml:space="preserve"> </w:delText>
        </w:r>
      </w:del>
      <m:oMath>
        <m:r>
          <m:t>X</m:t>
        </m:r>
      </m:oMath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has probability mass function</w:delText>
        </w:r>
      </w:del>
      <w:del w:id="2487" w:author="PR Preview" w:date="2026-01-01T00:00:00Z">
        <w:r>
          <w:delText xml:space="preserve"> </w:delText>
        </w:r>
      </w:del>
      <m:oMath>
        <m:r>
          <m:t>p</m:t>
        </m:r>
      </m:oMath>
      <w:del w:id="2488" w:author="PR Preview" w:date="2026-01-01T00:00:00Z">
        <w:r>
          <w:delText xml:space="preserve">.</w:delText>
        </w:r>
      </w:del>
    </w:p>
    <w:p>
      <w:pPr>
        <w:pStyle w:val="BodyText"/>
      </w:pPr>
      <w:del w:id="2489" w:author="PR Preview" w:date="2026-01-01T00:00:00Z">
        <w:r>
          <w:rPr>
            <w:i/>
            <w:iCs/>
          </w:rPr>
          <w:delText xml:space="preserve">Remark 11</w:delText>
        </w:r>
      </w:del>
      <w:del w:id="2490" w:author="PR Preview" w:date="2026-01-01T00:00:00Z">
        <w:r>
          <w:delText xml:space="preserve"> (Entropy is the cross-entropy of a distribution with itself). </w:delText>
        </w:r>
      </w:del>
      <w:del w:id="2491" w:author="PR Preview" w:date="2026-01-01T00:00:00Z">
        <w:r>
          <w:delText xml:space="preserve">Setting</w:delText>
        </w:r>
      </w:del>
      <w:del w:id="249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t>p</m:t>
        </m:r>
      </m:oMath>
      <w:del w:id="2493" w:author="PR Preview" w:date="2026-01-01T00:00:00Z">
        <w:r>
          <w:delText xml:space="preserve"> </w:delText>
        </w:r>
      </w:del>
      <w:del w:id="2494" w:author="PR Preview" w:date="2026-01-01T00:00:00Z">
        <w:r>
          <w:delText xml:space="preserve">gives</w:delText>
        </w:r>
      </w:del>
      <w:del w:id="2495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del w:id="2496" w:author="PR Preview" w:date="2026-01-01T00:00:00Z">
        <w:r>
          <w:delText xml:space="preserve">,</w:delText>
        </w:r>
      </w:del>
      <w:del w:id="2497" w:author="PR Preview" w:date="2026-01-01T00:00:00Z">
        <w:r>
          <w:delText xml:space="preserve"> </w:delText>
        </w:r>
      </w:del>
      <w:del w:id="2498" w:author="PR Preview" w:date="2026-01-01T00:00:00Z">
        <w:r>
          <w:delText xml:space="preserve">which is the</w:delText>
        </w:r>
      </w:del>
      <w:del w:id="2499" w:author="PR Preview" w:date="2026-01-01T00:00:00Z">
        <w:r>
          <w:delText xml:space="preserve"> </w:delText>
        </w:r>
      </w:del>
      <w:hyperlink w:anchor="def-entropy">
        <w:del w:id="2500" w:author="PR Preview" w:date="2026-01-01T00:00:00Z">
          <w:r>
            <w:rPr>
              <w:rStyle w:val="Hyperlink"/>
            </w:rPr>
            <w:delText xml:space="preserve">entropy</w:delText>
          </w:r>
        </w:del>
      </w:hyperlink>
      <w:del w:id="2501" w:author="PR Preview" w:date="2026-01-01T00:00:00Z">
        <w:r>
          <w:delText xml:space="preserve"> </w:delText>
        </w:r>
      </w:del>
      <w:del w:id="2502" w:author="PR Preview" w:date="2026-01-01T00:00:00Z">
        <w:r>
          <w:delText xml:space="preserve">of a random variable with mass function</w:delText>
        </w:r>
      </w:del>
      <w:del w:id="2503" w:author="PR Preview" w:date="2026-01-01T00:00:00Z">
        <w:r>
          <w:delText xml:space="preserve"> </w:delText>
        </w:r>
      </w:del>
      <m:oMath>
        <m:r>
          <m:t>p</m:t>
        </m:r>
      </m:oMath>
      <w:del w:id="2504" w:author="PR Preview" w:date="2026-01-01T00:00:00Z">
        <w:r>
          <w:delText xml:space="preserve">.</w:delText>
        </w:r>
      </w:del>
    </w:p>
    <w:p>
      <w:pPr>
        <w:pStyle w:val="BodyText"/>
      </w:pPr>
      <w:ins w:id="2505" w:author="PR Preview" w:date="2026-01-01T00:00:00Z">
        <w:r>
          <w:rPr>
            <w:i/>
            <w:iCs/>
          </w:rPr>
          <w:t xml:space="preserve">Remark 11</w:t>
        </w:r>
      </w:ins>
      <w:ins w:id="2506" w:author="PR Preview" w:date="2026-01-01T00:00:00Z">
        <w:r>
          <w:t xml:space="preserve"> (Cross-entropy as an expected negative log probability). </w:t>
        </w:r>
      </w:ins>
      <w:ins w:id="2507" w:author="PR Preview" w:date="2026-01-01T00:00:00Z">
        <w:r>
          <w:t xml:space="preserve">The cross-entropy is the</w:t>
        </w:r>
      </w:ins>
      <w:ins w:id="2508" w:author="PR Preview" w:date="2026-01-01T00:00:00Z">
        <w:r>
          <w:t xml:space="preserve"> </w:t>
        </w:r>
      </w:ins>
      <w:hyperlink w:anchor="def-expectation">
        <w:ins w:id="2509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of</w:t>
        </w:r>
      </w:ins>
      <w:ins w:id="2512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513" w:author="PR Preview" w:date="2026-01-01T00:00:00Z">
        <w:r>
          <w:t xml:space="preserve"> </w:t>
        </w:r>
      </w:ins>
      <w:ins w:id="2514" w:author="PR Preview" w:date="2026-01-01T00:00:00Z">
        <w:r>
          <w:t xml:space="preserve">when</w:t>
        </w:r>
      </w:ins>
      <w:ins w:id="2515" w:author="PR Preview" w:date="2026-01-01T00:00:00Z">
        <w:r>
          <w:t xml:space="preserve"> </w:t>
        </w:r>
      </w:ins>
      <m:oMath>
        <m:r>
          <m:t>X</m:t>
        </m:r>
      </m:oMath>
      <w:ins w:id="2516" w:author="PR Preview" w:date="2026-01-01T00:00:00Z">
        <w:r>
          <w:t xml:space="preserve"> </w:t>
        </w:r>
      </w:ins>
      <w:ins w:id="2517" w:author="PR Preview" w:date="2026-01-01T00:00:00Z">
        <w:r>
          <w:t xml:space="preserve">has probability mass function</w:t>
        </w:r>
      </w:ins>
      <w:ins w:id="2518" w:author="PR Preview" w:date="2026-01-01T00:00:00Z">
        <w:r>
          <w:t xml:space="preserve"> </w:t>
        </w:r>
      </w:ins>
      <m:oMath>
        <m:r>
          <m:t>p</m:t>
        </m:r>
      </m:oMath>
      <w:ins w:id="2519" w:author="PR Preview" w:date="2026-01-01T00:00:00Z">
        <w:r>
          <w:t xml:space="preserve">.</w:t>
        </w:r>
      </w:ins>
    </w:p>
    <w:bookmarkEnd w:id="167"/>
    <w:bookmarkStart w:id="168" w:name="rem-cross-entropy-entropy"/>
    <w:p>
      <w:pPr>
        <w:pStyle w:val="BodyText"/>
      </w:pPr>
      <w:ins w:id="2520" w:author="PR Preview" w:date="2026-01-01T00:00:00Z">
        <w:r>
          <w:rPr>
            <w:i/>
            <w:iCs/>
          </w:rPr>
          <w:t xml:space="preserve">Remark 12</w:t>
        </w:r>
      </w:ins>
      <w:ins w:id="2521" w:author="PR Preview" w:date="2026-01-01T00:00:00Z">
        <w:r>
          <w:t xml:space="preserve"> (Entropy is the cross-entropy of a distribution with itself). </w:t>
        </w:r>
      </w:ins>
      <w:ins w:id="2522" w:author="PR Preview" w:date="2026-01-01T00:00:00Z">
        <w:r>
          <w:t xml:space="preserve">Setting</w:t>
        </w:r>
      </w:ins>
      <w:ins w:id="252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t>p</m:t>
        </m:r>
      </m:oMath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gives</w:t>
        </w:r>
      </w:ins>
      <w:ins w:id="252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ins w:id="2527" w:author="PR Preview" w:date="2026-01-01T00:00:00Z">
        <w:r>
          <w:t xml:space="preserve">,</w:t>
        </w:r>
      </w:ins>
      <w:ins w:id="2528" w:author="PR Preview" w:date="2026-01-01T00:00:00Z">
        <w:r>
          <w:t xml:space="preserve"> </w:t>
        </w:r>
      </w:ins>
      <w:ins w:id="2529" w:author="PR Preview" w:date="2026-01-01T00:00:00Z">
        <w:r>
          <w:t xml:space="preserve">which is the</w:t>
        </w:r>
      </w:ins>
      <w:ins w:id="2530" w:author="PR Preview" w:date="2026-01-01T00:00:00Z">
        <w:r>
          <w:t xml:space="preserve"> </w:t>
        </w:r>
      </w:ins>
      <w:hyperlink w:anchor="def-entropy">
        <w:ins w:id="2531" w:author="PR Preview" w:date="2026-01-01T00:00:00Z">
          <w:r>
            <w:rPr>
              <w:rStyle w:val="Hyperlink"/>
            </w:rPr>
            <w:t xml:space="preserve">entropy</w:t>
          </w:r>
        </w:ins>
      </w:hyperlink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of a random variable with mass function</w:t>
        </w:r>
      </w:ins>
      <w:ins w:id="2534" w:author="PR Preview" w:date="2026-01-01T00:00:00Z">
        <w:r>
          <w:t xml:space="preserve"> </w:t>
        </w:r>
      </w:ins>
      <m:oMath>
        <m:r>
          <m:t>p</m:t>
        </m:r>
      </m:oMath>
      <w:ins w:id="2535" w:author="PR Preview" w:date="2026-01-01T00:00:00Z">
        <w:r>
          <w:t xml:space="preserve">.</w:t>
        </w:r>
      </w:ins>
    </w:p>
    <w:bookmarkEnd w:id="168"/>
    <w:bookmarkStart w:id="169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9"/>
    <w:bookmarkStart w:id="170" w:name="rem-kl-asymmetric"/>
    <w:p>
      <w:pPr>
        <w:pStyle w:val="FirstParagraph"/>
      </w:pPr>
      <w:del w:id="2536" w:author="PR Preview" w:date="2026-01-01T00:00:00Z">
        <w:r>
          <w:rPr>
            <w:i/>
            <w:iCs/>
          </w:rPr>
          <w:delText xml:space="preserve">Remark 12</w:delText>
        </w:r>
      </w:del>
      <w:del w:id="2537" w:author="PR Preview" w:date="2026-01-01T00:00:00Z">
        <w:r>
          <w:delText xml:space="preserve"> (The divergence is not symmetric). </w:delText>
        </w:r>
      </w:del>
      <w:del w:id="2538" w:author="PR Preview" w:date="2026-01-01T00:00:00Z">
        <w:r>
          <w:delText xml:space="preserve">In general,</w:delText>
        </w:r>
      </w:del>
      <w:del w:id="2539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del w:id="2540" w:author="PR Preview" w:date="2026-01-01T00:00:00Z">
        <w:r>
          <w:delText xml:space="preserve">,</w:delText>
        </w:r>
      </w:del>
      <w:del w:id="2541" w:author="PR Preview" w:date="2026-01-01T00:00:00Z">
        <w:r>
          <w:delText xml:space="preserve"> </w:delText>
        </w:r>
      </w:del>
      <w:del w:id="2542" w:author="PR Preview" w:date="2026-01-01T00:00:00Z">
        <w:r>
          <w:delText xml:space="preserve">so it is not a distance between</w:delText>
        </w:r>
      </w:del>
      <w:del w:id="2543" w:author="PR Preview" w:date="2026-01-01T00:00:00Z">
        <w:r>
          <w:delText xml:space="preserve"> </w:delText>
        </w:r>
      </w:del>
      <m:oMath>
        <m:r>
          <m:t>p</m:t>
        </m:r>
      </m:oMath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and</w:delText>
        </w:r>
      </w:del>
      <w:del w:id="2546" w:author="PR Preview" w:date="2026-01-01T00:00:00Z">
        <w:r>
          <w:delText xml:space="preserve"> </w:delText>
        </w:r>
      </w:del>
      <m:oMath>
        <m:r>
          <m:t>q</m:t>
        </m:r>
      </m:oMath>
      <w:del w:id="2547" w:author="PR Preview" w:date="2026-01-01T00:00:00Z">
        <w:r>
          <w:delText xml:space="preserve">.</w:delText>
        </w:r>
      </w:del>
    </w:p>
    <w:p>
      <w:pPr>
        <w:pStyle w:val="BodyText"/>
      </w:pPr>
      <w:del w:id="2548" w:author="PR Preview" w:date="2026-01-01T00:00:00Z">
        <w:r>
          <w:rPr>
            <w:b/>
            <w:bCs/>
          </w:rPr>
          <w:delText xml:space="preserve">Example 41 (Cross-entropy and divergence for two coins)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Let</w:delText>
        </w:r>
      </w:del>
      <w:del w:id="255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del w:id="2552" w:author="PR Preview" w:date="2026-01-01T00:00:00Z">
        <w:r>
          <w:delText xml:space="preserve"> </w:delText>
        </w:r>
      </w:del>
      <w:del w:id="2553" w:author="PR Preview" w:date="2026-01-01T00:00:00Z">
        <w:r>
          <w:delText xml:space="preserve">be a fair coin</w:delText>
        </w:r>
      </w:del>
      <w:del w:id="2554" w:author="PR Preview" w:date="2026-01-01T00:00:00Z">
        <w:r>
          <w:delText xml:space="preserve"> </w:delText>
        </w:r>
      </w:del>
      <w:del w:id="2555" w:author="PR Preview" w:date="2026-01-01T00:00:00Z">
        <w:r>
          <w:delText xml:space="preserve">and</w:delText>
        </w:r>
      </w:del>
      <w:del w:id="2556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del w:id="2557" w:author="PR Preview" w:date="2026-01-01T00:00:00Z">
        <w:r>
          <w:delText xml:space="preserve"> </w:delText>
        </w:r>
      </w:del>
      <w:del w:id="2558" w:author="PR Preview" w:date="2026-01-01T00:00:00Z">
        <w:r>
          <w:delText xml:space="preserve">a coin biased toward the second outcome.</w:delText>
        </w:r>
      </w:del>
      <w:del w:id="2559" w:author="PR Preview" w:date="2026-01-01T00:00:00Z">
        <w:r>
          <w:delText xml:space="preserve"> </w:delText>
        </w:r>
      </w:del>
      <w:del w:id="2560" w:author="PR Preview" w:date="2026-01-01T00:00:00Z">
        <w:r>
          <w:delText xml:space="preserve">Using logarithms to base 2,</w:delText>
        </w:r>
      </w:del>
      <w:del w:id="256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2562" w:author="PR Preview" w:date="2026-01-01T00:00:00Z">
        <w:r>
          <w:delText xml:space="preserve"> </w:delText>
        </w:r>
      </w:del>
      <w:del w:id="2563" w:author="PR Preview" w:date="2026-01-01T00:00:00Z">
        <w:r>
          <w:delText xml:space="preserve">and</w:delText>
        </w:r>
      </w:del>
      <w:del w:id="25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del w:id="2565" w:author="PR Preview" w:date="2026-01-01T00:00:00Z">
        <w:r>
          <w:delText xml:space="preserve">, so</w:delText>
        </w:r>
      </w:del>
    </w:p>
    <w:p>
      <w:pPr>
        <w:pStyle w:val="FirstParagraph"/>
      </w:pPr>
      <w:ins w:id="2566" w:author="PR Preview" w:date="2026-01-01T00:00:00Z">
        <w:r>
          <w:rPr>
            <w:i/>
            <w:iCs/>
          </w:rPr>
          <w:t xml:space="preserve">Remark 13</w:t>
        </w:r>
      </w:ins>
      <w:ins w:id="2567" w:author="PR Preview" w:date="2026-01-01T00:00:00Z">
        <w:r>
          <w:t xml:space="preserve"> (The divergence is not symmetric). </w:t>
        </w:r>
      </w:ins>
      <w:ins w:id="2568" w:author="PR Preview" w:date="2026-01-01T00:00:00Z">
        <w:r>
          <w:t xml:space="preserve">In general,</w:t>
        </w:r>
      </w:ins>
      <w:ins w:id="256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ins w:id="2570" w:author="PR Preview" w:date="2026-01-01T00:00:00Z">
        <w:r>
          <w:t xml:space="preserve">,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so it is not a distance between</w:t>
        </w:r>
      </w:ins>
      <w:ins w:id="2573" w:author="PR Preview" w:date="2026-01-01T00:00:00Z">
        <w:r>
          <w:t xml:space="preserve"> </w:t>
        </w:r>
      </w:ins>
      <m:oMath>
        <m:r>
          <m:t>p</m:t>
        </m:r>
      </m:oMath>
      <w:ins w:id="2574" w:author="PR Preview" w:date="2026-01-01T00:00:00Z">
        <w:r>
          <w:t xml:space="preserve"> </w:t>
        </w:r>
      </w:ins>
      <w:ins w:id="2575" w:author="PR Preview" w:date="2026-01-01T00:00:00Z">
        <w:r>
          <w:t xml:space="preserve">and</w:t>
        </w:r>
      </w:ins>
      <w:ins w:id="2576" w:author="PR Preview" w:date="2026-01-01T00:00:00Z">
        <w:r>
          <w:t xml:space="preserve"> </w:t>
        </w:r>
      </w:ins>
      <m:oMath>
        <m:r>
          <m:t>q</m:t>
        </m:r>
      </m:oMath>
      <w:ins w:id="2577" w:author="PR Preview" w:date="2026-01-01T00:00:00Z">
        <w:r>
          <w:t xml:space="preserve">.</w:t>
        </w:r>
      </w:ins>
    </w:p>
    <w:bookmarkEnd w:id="170"/>
    <w:bookmarkStart w:id="171" w:name="exm-cross-entropy"/>
    <w:p>
      <w:pPr>
        <w:pStyle w:val="BodyText"/>
      </w:pPr>
      <w:ins w:id="2578" w:author="PR Preview" w:date="2026-01-01T00:00:00Z">
        <w:r>
          <w:rPr>
            <w:b/>
            <w:bCs/>
          </w:rPr>
          <w:t xml:space="preserve">Example 42 (Cross-entropy and divergence for two coins)</w:t>
        </w:r>
      </w:ins>
      <w:ins w:id="2579" w:author="PR Preview" w:date="2026-01-01T00:00:00Z">
        <w:r>
          <w:t xml:space="preserve"> </w:t>
        </w:r>
      </w:ins>
      <w:ins w:id="2580" w:author="PR Preview" w:date="2026-01-01T00:00:00Z">
        <w:r>
          <w:t xml:space="preserve">Let</w:t>
        </w:r>
      </w:ins>
      <w:ins w:id="258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ins w:id="2582" w:author="PR Preview" w:date="2026-01-01T00:00:00Z">
        <w:r>
          <w:t xml:space="preserve"> </w:t>
        </w:r>
      </w:ins>
      <w:ins w:id="2583" w:author="PR Preview" w:date="2026-01-01T00:00:00Z">
        <w:r>
          <w:t xml:space="preserve">be a fair coin</w:t>
        </w:r>
      </w:ins>
      <w:ins w:id="2584" w:author="PR Preview" w:date="2026-01-01T00:00:00Z">
        <w:r>
          <w:t xml:space="preserve"> </w:t>
        </w:r>
      </w:ins>
      <w:ins w:id="2585" w:author="PR Preview" w:date="2026-01-01T00:00:00Z">
        <w:r>
          <w:t xml:space="preserve">and</w:t>
        </w:r>
      </w:ins>
      <w:ins w:id="258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ins w:id="2587" w:author="PR Preview" w:date="2026-01-01T00:00:00Z">
        <w:r>
          <w:t xml:space="preserve"> </w:t>
        </w:r>
      </w:ins>
      <w:ins w:id="2588" w:author="PR Preview" w:date="2026-01-01T00:00:00Z">
        <w:r>
          <w:t xml:space="preserve">a coin biased toward the second outcome.</w:t>
        </w:r>
      </w:ins>
      <w:ins w:id="2589" w:author="PR Preview" w:date="2026-01-01T00:00:00Z">
        <w:r>
          <w:t xml:space="preserve"> </w:t>
        </w:r>
      </w:ins>
      <w:ins w:id="2590" w:author="PR Preview" w:date="2026-01-01T00:00:00Z">
        <w:r>
          <w:t xml:space="preserve">Using logarithms to base 2,</w:t>
        </w:r>
      </w:ins>
      <w:ins w:id="259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2592" w:author="PR Preview" w:date="2026-01-01T00:00:00Z">
        <w:r>
          <w:t xml:space="preserve"> </w:t>
        </w:r>
      </w:ins>
      <w:ins w:id="2593" w:author="PR Preview" w:date="2026-01-01T00:00:00Z">
        <w:r>
          <w:t xml:space="preserve">and</w:t>
        </w:r>
      </w:ins>
      <w:ins w:id="25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ins w:id="2595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71"/>
    <w:bookmarkStart w:id="172" w:name="rem-cross-entropy-source"/>
    <w:p>
      <w:pPr>
        <w:pStyle w:val="BodyText"/>
      </w:pPr>
      <w:del w:id="2596" w:author="PR Preview" w:date="2026-01-01T00:00:00Z">
        <w:r>
          <w:rPr>
            <w:i/>
            <w:iCs/>
          </w:rPr>
          <w:delText xml:space="preserve">Remark 13</w:delText>
        </w:r>
      </w:del>
      <w:del w:id="2597" w:author="PR Preview" w:date="2026-01-01T00:00:00Z">
        <w:r>
          <w:delText xml:space="preserve"> (Where the definitions come from). </w:delText>
        </w:r>
      </w:del>
      <w:del w:id="2598" w:author="PR Preview" w:date="2026-01-01T00:00:00Z">
        <w:r>
          <w:delText xml:space="preserve">Murphy [16, Sec. 2.8.2], pp. 57–58</w:delText>
        </w:r>
      </w:del>
      <w:del w:id="2599" w:author="PR Preview" w:date="2026-01-01T00:00:00Z">
        <w:r>
          <w:delText xml:space="preserve"> </w:delText>
        </w:r>
      </w:del>
      <w:del w:id="2600" w:author="PR Preview" w:date="2026-01-01T00:00:00Z">
        <w:r>
          <w:delText xml:space="preserve">defines the KL divergence</w:delText>
        </w:r>
      </w:del>
      <w:del w:id="2601" w:author="PR Preview" w:date="2026-01-01T00:00:00Z">
        <w:r>
          <w:delText xml:space="preserve"> </w:delText>
        </w:r>
      </w:del>
      <w:del w:id="2602" w:author="PR Preview" w:date="2026-01-01T00:00:00Z">
        <w:r>
          <w:delText xml:space="preserve">and the cross-entropy as above,</w:delText>
        </w:r>
      </w:del>
      <w:del w:id="2603" w:author="PR Preview" w:date="2026-01-01T00:00:00Z">
        <w:r>
          <w:delText xml:space="preserve"> </w:delText>
        </w:r>
      </w:del>
      <w:del w:id="2604" w:author="PR Preview" w:date="2026-01-01T00:00:00Z">
        <w:r>
          <w:delText xml:space="preserve">and gives the coding interpretation:</w:delText>
        </w:r>
      </w:del>
      <w:del w:id="2605" w:author="PR Preview" w:date="2026-01-01T00:00:00Z">
        <w:r>
          <w:delText xml:space="preserve"> </w:delText>
        </w:r>
      </w:del>
      <w:del w:id="2606" w:author="PR Preview" w:date="2026-01-01T00:00:00Z">
        <w:r>
          <w:delText xml:space="preserve">the cross-entropy is the average number of bits needed</w:delText>
        </w:r>
      </w:del>
      <w:del w:id="2607" w:author="PR Preview" w:date="2026-01-01T00:00:00Z">
        <w:r>
          <w:delText xml:space="preserve"> </w:delText>
        </w:r>
      </w:del>
      <w:del w:id="2608" w:author="PR Preview" w:date="2026-01-01T00:00:00Z">
        <w:r>
          <w:delText xml:space="preserve">to encode data from a source with distribution</w:delText>
        </w:r>
      </w:del>
      <w:del w:id="2609" w:author="PR Preview" w:date="2026-01-01T00:00:00Z">
        <w:r>
          <w:delText xml:space="preserve"> </w:delText>
        </w:r>
      </w:del>
      <m:oMath>
        <m:r>
          <m:t>p</m:t>
        </m:r>
      </m:oMath>
      <w:del w:id="2610" w:author="PR Preview" w:date="2026-01-01T00:00:00Z">
        <w:r>
          <w:delText xml:space="preserve"> </w:delText>
        </w:r>
      </w:del>
      <w:del w:id="2611" w:author="PR Preview" w:date="2026-01-01T00:00:00Z">
        <w:r>
          <w:delText xml:space="preserve">using a code designed for</w:delText>
        </w:r>
      </w:del>
      <w:del w:id="2612" w:author="PR Preview" w:date="2026-01-01T00:00:00Z">
        <w:r>
          <w:delText xml:space="preserve"> </w:delText>
        </w:r>
      </w:del>
      <m:oMath>
        <m:r>
          <m:t>q</m:t>
        </m:r>
      </m:oMath>
      <w:del w:id="2613" w:author="PR Preview" w:date="2026-01-01T00:00:00Z">
        <w:r>
          <w:delText xml:space="preserve">.</w:delText>
        </w:r>
      </w:del>
    </w:p>
    <w:p>
      <w:pPr>
        <w:pStyle w:val="BodyText"/>
      </w:pPr>
      <w:ins w:id="2614" w:author="PR Preview" w:date="2026-01-01T00:00:00Z">
        <w:r>
          <w:rPr>
            <w:i/>
            <w:iCs/>
          </w:rPr>
          <w:t xml:space="preserve">Remark 14</w:t>
        </w:r>
      </w:ins>
      <w:ins w:id="2615" w:author="PR Preview" w:date="2026-01-01T00:00:00Z">
        <w:r>
          <w:t xml:space="preserve"> (Where the definitions come from). </w:t>
        </w:r>
      </w:ins>
      <w:ins w:id="2616" w:author="PR Preview" w:date="2026-01-01T00:00:00Z">
        <w:r>
          <w:t xml:space="preserve">Murphy [16, Sec. 2.8.2], pp. 57–58</w:t>
        </w:r>
      </w:ins>
      <w:ins w:id="2617" w:author="PR Preview" w:date="2026-01-01T00:00:00Z">
        <w:r>
          <w:t xml:space="preserve"> </w:t>
        </w:r>
      </w:ins>
      <w:ins w:id="2618" w:author="PR Preview" w:date="2026-01-01T00:00:00Z">
        <w:r>
          <w:t xml:space="preserve">defines the KL divergence</w:t>
        </w:r>
      </w:ins>
      <w:ins w:id="2619" w:author="PR Preview" w:date="2026-01-01T00:00:00Z">
        <w:r>
          <w:t xml:space="preserve"> </w:t>
        </w:r>
      </w:ins>
      <w:ins w:id="2620" w:author="PR Preview" w:date="2026-01-01T00:00:00Z">
        <w:r>
          <w:t xml:space="preserve">and the cross-entropy as above,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and gives the coding interpretation: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the cross-entropy is the average number of bits needed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to encode data from a source with distribution</w:t>
        </w:r>
      </w:ins>
      <w:ins w:id="2627" w:author="PR Preview" w:date="2026-01-01T00:00:00Z">
        <w:r>
          <w:t xml:space="preserve"> </w:t>
        </w:r>
      </w:ins>
      <m:oMath>
        <m:r>
          <m:t>p</m:t>
        </m:r>
      </m:oMath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using a code designed for</w:t>
        </w:r>
      </w:ins>
      <w:ins w:id="2630" w:author="PR Preview" w:date="2026-01-01T00:00:00Z">
        <w:r>
          <w:t xml:space="preserve"> </w:t>
        </w:r>
      </w:ins>
      <m:oMath>
        <m:r>
          <m:t>q</m:t>
        </m:r>
      </m:oMath>
      <w:ins w:id="2631" w:author="PR Preview" w:date="2026-01-01T00:00:00Z">
        <w:r>
          <w:t xml:space="preserve">.</w:t>
        </w:r>
      </w:ins>
    </w:p>
    <w:bookmarkEnd w:id="172"/>
    <w:bookmarkEnd w:id="173"/>
    <w:bookmarkStart w:id="205" w:name="references"/>
    <w:p>
      <w:pPr>
        <w:pStyle w:val="Heading2"/>
      </w:pPr>
      <w:r>
        <w:t xml:space="preserve">References</w:t>
      </w:r>
    </w:p>
    <w:bookmarkStart w:id="204" w:name="refs"/>
    <w:bookmarkStart w:id="175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https://en.wikipedia.org/wiki/Expected_value</w:t>
        </w:r>
      </w:hyperlink>
    </w:p>
    <w:bookmarkEnd w:id="175"/>
    <w:bookmarkStart w:id="176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6"/>
    <w:bookmarkStart w:id="178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7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8"/>
    <w:bookmarkStart w:id="180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0"/>
    <w:bookmarkStart w:id="182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8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82"/>
    <w:bookmarkStart w:id="184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4"/>
    <w:bookmarkStart w:id="185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https://en.wikipedia.org/wiki/Law_of_the_unconscious_statistician</w:t>
        </w:r>
      </w:hyperlink>
    </w:p>
    <w:bookmarkEnd w:id="185"/>
    <w:bookmarkStart w:id="187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7"/>
    <w:bookmarkStart w:id="189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https://en.wikipedia.org/wiki/Conditional_expectation</w:t>
        </w:r>
      </w:hyperlink>
    </w:p>
    <w:bookmarkEnd w:id="189"/>
    <w:bookmarkStart w:id="19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90">
        <w:r>
          <w:rPr>
            <w:rStyle w:val="Hyperlink"/>
          </w:rPr>
          <w:t xml:space="preserve">https://bookdown.org/kevin_davisross/probsim-book/</w:t>
        </w:r>
      </w:hyperlink>
    </w:p>
    <w:bookmarkEnd w:id="191"/>
    <w:bookmarkStart w:id="192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2"/>
    <w:bookmarkStart w:id="194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https://en.wikipedia.org/wiki/Loss_function</w:t>
        </w:r>
      </w:hyperlink>
    </w:p>
    <w:bookmarkEnd w:id="194"/>
    <w:bookmarkStart w:id="196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9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6"/>
    <w:bookmarkStart w:id="198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https://en.wikipedia.org/wiki/Risk_function</w:t>
        </w:r>
      </w:hyperlink>
    </w:p>
    <w:bookmarkEnd w:id="198"/>
    <w:bookmarkStart w:id="200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https://en.wikipedia.org/wiki/Entropy_(information_theory)</w:t>
        </w:r>
      </w:hyperlink>
    </w:p>
    <w:bookmarkEnd w:id="200"/>
    <w:bookmarkStart w:id="201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201"/>
    <w:bookmarkStart w:id="203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https://en.wikipedia.org/wiki/Cross-entropy</w:t>
        </w:r>
      </w:hyperlink>
    </w:p>
    <w:bookmarkEnd w:id="203"/>
    <w:bookmarkEnd w:id="204"/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2" Type="http://schemas.openxmlformats.org/officeDocument/2006/relationships/image" Target="media/rId102.png"/><Relationship Id="rId97" Type="http://schemas.openxmlformats.org/officeDocument/2006/relationships/hyperlink" Target="data/auto.csv" TargetMode="External"/><Relationship Id="rId43" Type="http://schemas.openxmlformats.org/officeDocument/2006/relationships/hyperlink" Target="expectation.qmd#def-expectation" TargetMode="External"/><Relationship Id="rId45" Type="http://schemas.openxmlformats.org/officeDocument/2006/relationships/hyperlink" Target="expectation.qmd#thm-linearity-expectation" TargetMode="External"/><Relationship Id="rId190" Type="http://schemas.openxmlformats.org/officeDocument/2006/relationships/hyperlink" Target="https://bookdown.org/kevin_davisross/probsim-book/" TargetMode="External"/><Relationship Id="rId96" Type="http://schemas.openxmlformats.org/officeDocument/2006/relationships/hyperlink" Target="https://cran.r-project.org/package=ISLR2" TargetMode="External"/><Relationship Id="rId195" Type="http://schemas.openxmlformats.org/officeDocument/2006/relationships/hyperlink" Target="https://doi.org/10.1007/978-0-387-84858-7" TargetMode="External"/><Relationship Id="rId181" Type="http://schemas.openxmlformats.org/officeDocument/2006/relationships/hyperlink" Target="https://doi.org/10.1007/978-1-4614-4708-5" TargetMode="External"/><Relationship Id="rId186" Type="http://schemas.openxmlformats.org/officeDocument/2006/relationships/hyperlink" Target="https://doi.org/10.1201/9781315182780" TargetMode="External"/><Relationship Id="rId177" Type="http://schemas.openxmlformats.org/officeDocument/2006/relationships/hyperlink" Target="https://doi.org/10.5281/zenodo.4305949" TargetMode="External"/><Relationship Id="rId188" Type="http://schemas.openxmlformats.org/officeDocument/2006/relationships/hyperlink" Target="https://en.wikipedia.org/wiki/Conditional_expectation" TargetMode="External"/><Relationship Id="rId202" Type="http://schemas.openxmlformats.org/officeDocument/2006/relationships/hyperlink" Target="https://en.wikipedia.org/wiki/Cross-entropy" TargetMode="External"/><Relationship Id="rId199" Type="http://schemas.openxmlformats.org/officeDocument/2006/relationships/hyperlink" Target="https://en.wikipedia.org/wiki/Entropy_(information_theory)" TargetMode="External"/><Relationship Id="rId174" Type="http://schemas.openxmlformats.org/officeDocument/2006/relationships/hyperlink" Target="https://en.wikipedia.org/wiki/Expected_value" TargetMode="External"/><Relationship Id="rId179" Type="http://schemas.openxmlformats.org/officeDocument/2006/relationships/hyperlink" Target="https://en.wikipedia.org/wiki/Law_of_the_unconscious_statistician" TargetMode="External"/><Relationship Id="rId193" Type="http://schemas.openxmlformats.org/officeDocument/2006/relationships/hyperlink" Target="https://en.wikipedia.org/wiki/Loss_function" TargetMode="External"/><Relationship Id="rId197" Type="http://schemas.openxmlformats.org/officeDocument/2006/relationships/hyperlink" Target="https://en.wikipedia.org/wiki/Risk_function" TargetMode="External"/><Relationship Id="rId95" Type="http://schemas.openxmlformats.org/officeDocument/2006/relationships/hyperlink" Target="https://islp.readthedocs.io/" TargetMode="External"/><Relationship Id="rId156" Type="http://schemas.openxmlformats.org/officeDocument/2006/relationships/hyperlink" Target="https://morrison-lab.github.io/mds/algebra-basics.html#def-argmin" TargetMode="External"/><Relationship Id="rId155" Type="http://schemas.openxmlformats.org/officeDocument/2006/relationships/hyperlink" Target="https://morrison-lab.github.io/mds/algebra-basics.html#def-global-minimizer" TargetMode="External"/><Relationship Id="rId15" Type="http://schemas.openxmlformats.org/officeDocument/2006/relationships/hyperlink" Target="https://morrison-lab.github.io/mds/algebra-sums.html#def-summation" TargetMode="External"/><Relationship Id="rId28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calculus-integration.html#def-riemann-integral" TargetMode="External"/><Relationship Id="rId18" Type="http://schemas.openxmlformats.org/officeDocument/2006/relationships/hyperlink" Target="https://morrison-lab.github.io/mds/linear-algebra-vectors.html#def-mean" TargetMode="External"/><Relationship Id="rId86" Type="http://schemas.openxmlformats.org/officeDocument/2006/relationships/hyperlink" Target="https://morrison-lab.github.io/mds/measures.html#def-counting-measure" TargetMode="External"/><Relationship Id="rId84" Type="http://schemas.openxmlformats.org/officeDocument/2006/relationships/hyperlink" Target="https://morrison-lab.github.io/mds/measures.html#def-measure" TargetMode="External"/><Relationship Id="rId135" Type="http://schemas.openxmlformats.org/officeDocument/2006/relationships/hyperlink" Target="https://morrison-lab.github.io/sds/estimation.html#def-estimand" TargetMode="External"/><Relationship Id="rId18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independence.qmd#def-indpt" TargetMode="External"/><Relationship Id="rId33" Type="http://schemas.openxmlformats.org/officeDocument/2006/relationships/hyperlink" Target="independence.qmd#exm-indpt" TargetMode="External"/><Relationship Id="rId46" Type="http://schemas.openxmlformats.org/officeDocument/2006/relationships/hyperlink" Target="probability-basics.qmd#def-experiment-outcome" TargetMode="External"/><Relationship Id="rId19" Type="http://schemas.openxmlformats.org/officeDocument/2006/relationships/hyperlink" Target="probability-basics.qmd#def-probability" TargetMode="External"/><Relationship Id="rId53" Type="http://schemas.openxmlformats.org/officeDocument/2006/relationships/hyperlink" Target="probability-basics.qmd#def-random-choice" TargetMode="External"/><Relationship Id="rId94" Type="http://schemas.openxmlformats.org/officeDocument/2006/relationships/hyperlink" Target="probability-basics.qmd#thm-total-prob" TargetMode="External"/><Relationship Id="rId24" Type="http://schemas.openxmlformats.org/officeDocument/2006/relationships/hyperlink" Target="random-variables.qmd#def-bernoulli" TargetMode="External"/><Relationship Id="rId16" Type="http://schemas.openxmlformats.org/officeDocument/2006/relationships/hyperlink" Target="random-variables.qmd#def-continuous-rv" TargetMode="External"/><Relationship Id="rId14" Type="http://schemas.openxmlformats.org/officeDocument/2006/relationships/hyperlink" Target="random-variables.qmd#def-discrete-rv" TargetMode="External"/><Relationship Id="rId29" Type="http://schemas.openxmlformats.org/officeDocument/2006/relationships/hyperlink" Target="random-variables.qmd#def-exponential" TargetMode="External"/><Relationship Id="rId67" Type="http://schemas.openxmlformats.org/officeDocument/2006/relationships/hyperlink" Target="random-variables.qmd#def-joint-density-mass" TargetMode="External"/><Relationship Id="rId131" Type="http://schemas.openxmlformats.org/officeDocument/2006/relationships/hyperlink" Target="random-variables.qmd#def-joint-distribution" TargetMode="External"/><Relationship Id="rId58" Type="http://schemas.openxmlformats.org/officeDocument/2006/relationships/hyperlink" Target="random-variables.qmd#def-joint-pdf" TargetMode="External"/><Relationship Id="rId54" Type="http://schemas.openxmlformats.org/officeDocument/2006/relationships/hyperlink" Target="random-variables.qmd#def-joint-pmf" TargetMode="External"/><Relationship Id="rId51" Type="http://schemas.openxmlformats.org/officeDocument/2006/relationships/hyperlink" Target="random-variables.qmd#def-jointly-distributed" TargetMode="External"/><Relationship Id="rId56" Type="http://schemas.openxmlformats.org/officeDocument/2006/relationships/hyperlink" Target="random-variables.qmd#def-marginal" TargetMode="External"/><Relationship Id="rId63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1" Type="http://schemas.openxmlformats.org/officeDocument/2006/relationships/hyperlink" Target="random-variables.qmd#def-range" TargetMode="External"/><Relationship Id="rId26" Type="http://schemas.openxmlformats.org/officeDocument/2006/relationships/hyperlink" Target="random-variables.qmd#def-surv-fn" TargetMode="External"/><Relationship Id="rId37" Type="http://schemas.openxmlformats.org/officeDocument/2006/relationships/hyperlink" Target="random-variables.qmd#def-uniform" TargetMode="External"/><Relationship Id="rId30" Type="http://schemas.openxmlformats.org/officeDocument/2006/relationships/hyperlink" Target="random-variables.qmd#exm-exp-survfn" TargetMode="External"/><Relationship Id="rId73" Type="http://schemas.openxmlformats.org/officeDocument/2006/relationships/hyperlink" Target="random-variables.qmd#exm-joint-pmf" TargetMode="External"/><Relationship Id="rId59" Type="http://schemas.openxmlformats.org/officeDocument/2006/relationships/hyperlink" Target="random-variables.qmd#thm-marginal-density" TargetMode="External"/><Relationship Id="rId55" Type="http://schemas.openxmlformats.org/officeDocument/2006/relationships/hyperlink" Target="random-variables.qmd#thm-marginal-pmf" TargetMode="External"/><Relationship Id="rId62" Type="http://schemas.openxmlformats.org/officeDocument/2006/relationships/hyperlink" Target="variance-covariance.qmd#def-correlation" TargetMode="External"/><Relationship Id="rId61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43" Type="http://schemas.openxmlformats.org/officeDocument/2006/relationships/hyperlink" Target="expectation.qmd#def-expectation" TargetMode="External"/><Relationship Id="rId45" Type="http://schemas.openxmlformats.org/officeDocument/2006/relationships/hyperlink" Target="expectation.qmd#thm-linearity-expectation" TargetMode="External"/><Relationship Id="rId190" Type="http://schemas.openxmlformats.org/officeDocument/2006/relationships/hyperlink" Target="https://bookdown.org/kevin_davisross/probsim-book/" TargetMode="External"/><Relationship Id="rId96" Type="http://schemas.openxmlformats.org/officeDocument/2006/relationships/hyperlink" Target="https://cran.r-project.org/package=ISLR2" TargetMode="External"/><Relationship Id="rId195" Type="http://schemas.openxmlformats.org/officeDocument/2006/relationships/hyperlink" Target="https://doi.org/10.1007/978-0-387-84858-7" TargetMode="External"/><Relationship Id="rId181" Type="http://schemas.openxmlformats.org/officeDocument/2006/relationships/hyperlink" Target="https://doi.org/10.1007/978-1-4614-4708-5" TargetMode="External"/><Relationship Id="rId186" Type="http://schemas.openxmlformats.org/officeDocument/2006/relationships/hyperlink" Target="https://doi.org/10.1201/9781315182780" TargetMode="External"/><Relationship Id="rId177" Type="http://schemas.openxmlformats.org/officeDocument/2006/relationships/hyperlink" Target="https://doi.org/10.5281/zenodo.4305949" TargetMode="External"/><Relationship Id="rId188" Type="http://schemas.openxmlformats.org/officeDocument/2006/relationships/hyperlink" Target="https://en.wikipedia.org/wiki/Conditional_expectation" TargetMode="External"/><Relationship Id="rId202" Type="http://schemas.openxmlformats.org/officeDocument/2006/relationships/hyperlink" Target="https://en.wikipedia.org/wiki/Cross-entropy" TargetMode="External"/><Relationship Id="rId199" Type="http://schemas.openxmlformats.org/officeDocument/2006/relationships/hyperlink" Target="https://en.wikipedia.org/wiki/Entropy_(information_theory)" TargetMode="External"/><Relationship Id="rId174" Type="http://schemas.openxmlformats.org/officeDocument/2006/relationships/hyperlink" Target="https://en.wikipedia.org/wiki/Expected_value" TargetMode="External"/><Relationship Id="rId179" Type="http://schemas.openxmlformats.org/officeDocument/2006/relationships/hyperlink" Target="https://en.wikipedia.org/wiki/Law_of_the_unconscious_statistician" TargetMode="External"/><Relationship Id="rId193" Type="http://schemas.openxmlformats.org/officeDocument/2006/relationships/hyperlink" Target="https://en.wikipedia.org/wiki/Loss_function" TargetMode="External"/><Relationship Id="rId197" Type="http://schemas.openxmlformats.org/officeDocument/2006/relationships/hyperlink" Target="https://en.wikipedia.org/wiki/Risk_function" TargetMode="External"/><Relationship Id="rId95" Type="http://schemas.openxmlformats.org/officeDocument/2006/relationships/hyperlink" Target="https://islp.readthedocs.io/" TargetMode="External"/><Relationship Id="rId156" Type="http://schemas.openxmlformats.org/officeDocument/2006/relationships/hyperlink" Target="https://morrison-lab.github.io/mds/algebra-basics.html#def-argmin" TargetMode="External"/><Relationship Id="rId155" Type="http://schemas.openxmlformats.org/officeDocument/2006/relationships/hyperlink" Target="https://morrison-lab.github.io/mds/algebra-basics.html#def-global-minimizer" TargetMode="External"/><Relationship Id="rId15" Type="http://schemas.openxmlformats.org/officeDocument/2006/relationships/hyperlink" Target="https://morrison-lab.github.io/mds/algebra-sums.html#def-summation" TargetMode="External"/><Relationship Id="rId28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calculus-integration.html#def-riemann-integral" TargetMode="External"/><Relationship Id="rId18" Type="http://schemas.openxmlformats.org/officeDocument/2006/relationships/hyperlink" Target="https://morrison-lab.github.io/mds/linear-algebra-vectors.html#def-mean" TargetMode="External"/><Relationship Id="rId86" Type="http://schemas.openxmlformats.org/officeDocument/2006/relationships/hyperlink" Target="https://morrison-lab.github.io/mds/measures.html#def-counting-measure" TargetMode="External"/><Relationship Id="rId84" Type="http://schemas.openxmlformats.org/officeDocument/2006/relationships/hyperlink" Target="https://morrison-lab.github.io/mds/measures.html#def-measure" TargetMode="External"/><Relationship Id="rId135" Type="http://schemas.openxmlformats.org/officeDocument/2006/relationships/hyperlink" Target="https://morrison-lab.github.io/sds/estimation.html#def-estimand" TargetMode="External"/><Relationship Id="rId183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independence.qmd#def-indpt" TargetMode="External"/><Relationship Id="rId33" Type="http://schemas.openxmlformats.org/officeDocument/2006/relationships/hyperlink" Target="independence.qmd#exm-indpt" TargetMode="External"/><Relationship Id="rId46" Type="http://schemas.openxmlformats.org/officeDocument/2006/relationships/hyperlink" Target="probability-basics.qmd#def-experiment-outcome" TargetMode="External"/><Relationship Id="rId19" Type="http://schemas.openxmlformats.org/officeDocument/2006/relationships/hyperlink" Target="probability-basics.qmd#def-probability" TargetMode="External"/><Relationship Id="rId53" Type="http://schemas.openxmlformats.org/officeDocument/2006/relationships/hyperlink" Target="probability-basics.qmd#def-random-choice" TargetMode="External"/><Relationship Id="rId94" Type="http://schemas.openxmlformats.org/officeDocument/2006/relationships/hyperlink" Target="probability-basics.qmd#thm-total-prob" TargetMode="External"/><Relationship Id="rId24" Type="http://schemas.openxmlformats.org/officeDocument/2006/relationships/hyperlink" Target="random-variables.qmd#def-bernoulli" TargetMode="External"/><Relationship Id="rId16" Type="http://schemas.openxmlformats.org/officeDocument/2006/relationships/hyperlink" Target="random-variables.qmd#def-continuous-rv" TargetMode="External"/><Relationship Id="rId14" Type="http://schemas.openxmlformats.org/officeDocument/2006/relationships/hyperlink" Target="random-variables.qmd#def-discrete-rv" TargetMode="External"/><Relationship Id="rId29" Type="http://schemas.openxmlformats.org/officeDocument/2006/relationships/hyperlink" Target="random-variables.qmd#def-exponential" TargetMode="External"/><Relationship Id="rId67" Type="http://schemas.openxmlformats.org/officeDocument/2006/relationships/hyperlink" Target="random-variables.qmd#def-joint-density-mass" TargetMode="External"/><Relationship Id="rId131" Type="http://schemas.openxmlformats.org/officeDocument/2006/relationships/hyperlink" Target="random-variables.qmd#def-joint-distribution" TargetMode="External"/><Relationship Id="rId58" Type="http://schemas.openxmlformats.org/officeDocument/2006/relationships/hyperlink" Target="random-variables.qmd#def-joint-pdf" TargetMode="External"/><Relationship Id="rId54" Type="http://schemas.openxmlformats.org/officeDocument/2006/relationships/hyperlink" Target="random-variables.qmd#def-joint-pmf" TargetMode="External"/><Relationship Id="rId51" Type="http://schemas.openxmlformats.org/officeDocument/2006/relationships/hyperlink" Target="random-variables.qmd#def-jointly-distributed" TargetMode="External"/><Relationship Id="rId56" Type="http://schemas.openxmlformats.org/officeDocument/2006/relationships/hyperlink" Target="random-variables.qmd#def-marginal" TargetMode="External"/><Relationship Id="rId63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3" Type="http://schemas.openxmlformats.org/officeDocument/2006/relationships/hyperlink" Target="random-variables.qmd#def-random-variable" TargetMode="External"/><Relationship Id="rId21" Type="http://schemas.openxmlformats.org/officeDocument/2006/relationships/hyperlink" Target="random-variables.qmd#def-range" TargetMode="External"/><Relationship Id="rId26" Type="http://schemas.openxmlformats.org/officeDocument/2006/relationships/hyperlink" Target="random-variables.qmd#def-surv-fn" TargetMode="External"/><Relationship Id="rId37" Type="http://schemas.openxmlformats.org/officeDocument/2006/relationships/hyperlink" Target="random-variables.qmd#def-uniform" TargetMode="External"/><Relationship Id="rId30" Type="http://schemas.openxmlformats.org/officeDocument/2006/relationships/hyperlink" Target="random-variables.qmd#exm-exp-survfn" TargetMode="External"/><Relationship Id="rId73" Type="http://schemas.openxmlformats.org/officeDocument/2006/relationships/hyperlink" Target="random-variables.qmd#exm-joint-pmf" TargetMode="External"/><Relationship Id="rId59" Type="http://schemas.openxmlformats.org/officeDocument/2006/relationships/hyperlink" Target="random-variables.qmd#thm-marginal-density" TargetMode="External"/><Relationship Id="rId55" Type="http://schemas.openxmlformats.org/officeDocument/2006/relationships/hyperlink" Target="random-variables.qmd#thm-marginal-pmf" TargetMode="External"/><Relationship Id="rId62" Type="http://schemas.openxmlformats.org/officeDocument/2006/relationships/hyperlink" Target="variance-covariance.qmd#def-correlation" TargetMode="External"/><Relationship Id="rId61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2026-10-24T00:19:53Z</dcterms:created>
  <dcterms:modified xsi:type="dcterms:W3CDTF">2026-10-24T00:19:53Z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