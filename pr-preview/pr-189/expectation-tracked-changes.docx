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03:12:14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03:13:06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where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 the</w:delText>
        </w:r>
      </w:del>
      <w:del w:id="7" w:author="PR Preview" w:date="2026-01-01T00:00:00Z">
        <w:r>
          <w:delText xml:space="preserve"> </w:delText>
        </w:r>
      </w:del>
      <w:hyperlink r:id="rId131">
        <w:del w:id="8" w:author="PR Preview" w:date="2026-01-01T00:00:00Z">
          <w:r>
            <w:rPr>
              <w:rStyle w:val="Hyperlink"/>
            </w:rPr>
            <w:delText xml:space="preserve">set of minimizers</w:delText>
          </w:r>
        </w:del>
      </w:hyperlink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Moreover, every</w:delText>
        </w:r>
      </w:del>
      <w:del w:id="12" w:author="PR Preview" w:date="2026-01-01T00:00:00Z">
        <w:r>
          <w:delText xml:space="preserve"> </w:delText>
        </w:r>
      </w:del>
      <m:oMath>
        <m:r>
          <m:t>g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in that set satisfies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so the minimizer is unique up to probability-</w:delText>
        </w:r>
      </w:del>
      <m:oMath>
        <m:r>
          <m:t>1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equality.</w:delText>
        </w:r>
      </w:del>
    </w:p>
    <w:p>
      <w:pPr>
        <w:pStyle w:val="BodyText"/>
      </w:pPr>
      <w:del w:id="21" w:author="PR Preview" w:date="2026-01-01T00:00:00Z">
        <w:r>
          <w:rPr>
            <w:i/>
            <w:iCs/>
          </w:rPr>
          <w:delText xml:space="preserve">Proof</w:delText>
        </w:r>
      </w:del>
      <w:del w:id="22" w:author="PR Preview" w:date="2026-01-01T00:00:00Z">
        <w:r>
          <w:delText xml:space="preserve">. </w:delText>
        </w:r>
      </w:del>
      <w:del w:id="23" w:author="PR Preview" w:date="2026-01-01T00:00:00Z">
        <w:r>
          <w:delText xml:space="preserve">By</w:delText>
        </w:r>
      </w:del>
      <w:del w:id="24" w:author="PR Preview" w:date="2026-01-01T00:00:00Z">
        <w:r>
          <w:delText xml:space="preserve"> </w:delText>
        </w:r>
      </w:del>
      <w:hyperlink w:anchor="thm-best-predictor">
        <w:del w:id="2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has risk no larger than that of any</w:delText>
        </w:r>
      </w:del>
      <w:del w:id="30" w:author="PR Preview" w:date="2026-01-01T00:00:00Z">
        <w:r>
          <w:delText xml:space="preserve"> </w:delText>
        </w:r>
      </w:del>
      <m:oMath>
        <m:r>
          <m:t>g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so it is a minimizer.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If</w:delText>
        </w:r>
      </w:del>
      <w:del w:id="36" w:author="PR Preview" w:date="2026-01-01T00:00:00Z">
        <w:r>
          <w:delText xml:space="preserve"> </w:delText>
        </w:r>
      </w:del>
      <m:oMath>
        <m:r>
          <m:t>g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also a minimizer, its risk equals that of</w:delText>
        </w:r>
      </w:del>
      <w:del w:id="3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so the equality case of</w:delText>
        </w:r>
      </w:del>
      <w:del w:id="43" w:author="PR Preview" w:date="2026-01-01T00:00:00Z">
        <w:r>
          <w:delText xml:space="preserve"> </w:delText>
        </w:r>
      </w:del>
      <w:hyperlink w:anchor="thm-best-predictor">
        <w:del w:id="4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gives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8" w:author="PR Preview" w:date="2026-01-01T00:00:00Z">
        <w:r>
          <w:delText xml:space="preserve">.</w:delText>
        </w:r>
      </w:del>
    </w:p>
    <w:p>
      <w:pPr>
        <w:pStyle w:val="FirstParagraph"/>
      </w:pPr>
      <w:ins w:id="49" w:author="PR Preview" w:date="2026-01-01T00:00:00Z">
        <w:r>
          <w:t xml:space="preserve">where</w:t>
        </w:r>
      </w:ins>
      <w:ins w:id="50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the</w:t>
        </w:r>
      </w:ins>
      <w:ins w:id="53" w:author="PR Preview" w:date="2026-01-01T00:00:00Z">
        <w:r>
          <w:t xml:space="preserve"> </w:t>
        </w:r>
      </w:ins>
      <w:hyperlink r:id="rId131">
        <w:ins w:id="54" w:author="PR Preview" w:date="2026-01-01T00:00:00Z">
          <w:r>
            <w:rPr>
              <w:rStyle w:val="Hyperlink"/>
            </w:rPr>
            <w:t xml:space="preserve">set of minimizers</w:t>
          </w:r>
        </w:ins>
      </w:hyperlink>
      <w:ins w:id="55" w:author="PR Preview" w:date="2026-01-01T00:00:00Z">
        <w:r>
          <w:t xml:space="preserve">.</w:t>
        </w:r>
      </w:ins>
    </w:p>
    <w:bookmarkEnd w:id="132"/>
    <w:p>
      <w:pPr>
        <w:pStyle w:val="BodyText"/>
      </w:pPr>
      <w:ins w:id="56" w:author="PR Preview" w:date="2026-01-01T00:00:00Z">
        <w:r>
          <w:rPr>
            <w:i/>
            <w:iCs/>
          </w:rPr>
          <w:t xml:space="preserve">Proof</w:t>
        </w:r>
      </w:ins>
      <w:ins w:id="57" w:author="PR Preview" w:date="2026-01-01T00:00:00Z">
        <w:r>
          <w:t xml:space="preserve">. </w:t>
        </w:r>
      </w:ins>
      <w:ins w:id="58" w:author="PR Preview" w:date="2026-01-01T00:00:00Z">
        <w:r>
          <w:t xml:space="preserve">By</w:t>
        </w:r>
      </w:ins>
      <w:ins w:id="59" w:author="PR Preview" w:date="2026-01-01T00:00:00Z">
        <w:r>
          <w:t xml:space="preserve"> </w:t>
        </w:r>
      </w:ins>
      <w:hyperlink w:anchor="thm-best-predictor">
        <w:ins w:id="6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has</w:t>
        </w:r>
      </w:ins>
      <w:ins w:id="65" w:author="PR Preview" w:date="2026-01-01T00:00:00Z">
        <w:r>
          <w:t xml:space="preserve"> </w:t>
        </w:r>
      </w:ins>
      <w:hyperlink w:anchor="def-risk">
        <w:ins w:id="66" w:author="PR Preview" w:date="2026-01-01T00:00:00Z">
          <w:r>
            <w:rPr>
              <w:rStyle w:val="Hyperlink"/>
            </w:rPr>
            <w:t xml:space="preserve">risk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no larger than that of any</w:t>
        </w:r>
      </w:ins>
      <w:ins w:id="69" w:author="PR Preview" w:date="2026-01-01T00:00:00Z">
        <w:r>
          <w:t xml:space="preserve"> </w:t>
        </w:r>
      </w:ins>
      <w:hyperlink w:anchor="def-prediction">
        <w:ins w:id="70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71" w:author="PR Preview" w:date="2026-01-01T00:00:00Z">
        <w:r>
          <w:t xml:space="preserve"> </w:t>
        </w:r>
      </w:ins>
      <m:oMath>
        <m:r>
          <m:t>g</m:t>
        </m:r>
      </m:oMath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so it is a</w:t>
        </w:r>
      </w:ins>
      <w:ins w:id="75" w:author="PR Preview" w:date="2026-01-01T00:00:00Z">
        <w:r>
          <w:t xml:space="preserve"> </w:t>
        </w:r>
      </w:ins>
      <w:hyperlink r:id="rId130">
        <w:ins w:id="76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77" w:author="PR Preview" w:date="2026-01-01T00:00:00Z">
        <w:r>
          <w:t xml:space="preserve">.</w:t>
        </w:r>
      </w:ins>
    </w:p>
    <w:bookmarkStart w:id="133" w:name="exm-best-predictor-argmin"/>
    <w:p>
      <w:pPr>
        <w:pStyle w:val="BodyText"/>
      </w:pPr>
      <w:ins w:id="78" w:author="PR Preview" w:date="2026-01-01T00:00:00Z">
        <w:r>
          <w:rPr>
            <w:b/>
            <w:bCs/>
          </w:rPr>
          <w:t xml:space="preserve">Example 32 (The minimizer in the best-predictor exercise)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In</w:t>
        </w:r>
      </w:ins>
      <w:ins w:id="81" w:author="PR Preview" w:date="2026-01-01T00:00:00Z">
        <w:r>
          <w:t xml:space="preserve"> </w:t>
        </w:r>
      </w:ins>
      <w:hyperlink w:anchor="exr-best-predictor">
        <w:ins w:id="8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83" w:author="PR Preview" w:date="2026-01-01T00:00:00Z">
        <w:r>
          <w:t xml:space="preserve">, the</w:t>
        </w:r>
      </w:ins>
      <w:ins w:id="84" w:author="PR Preview" w:date="2026-01-01T00:00:00Z">
        <w:r>
          <w:t xml:space="preserve"> </w:t>
        </w:r>
      </w:ins>
      <w:hyperlink w:anchor="def-cond-expectation-function">
        <w:ins w:id="85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8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has</w:t>
        </w:r>
      </w:ins>
      <w:ins w:id="89" w:author="PR Preview" w:date="2026-01-01T00:00:00Z">
        <w:r>
          <w:t xml:space="preserve"> </w:t>
        </w:r>
      </w:ins>
      <w:hyperlink w:anchor="def-risk">
        <w:ins w:id="90" w:author="PR Preview" w:date="2026-01-01T00:00:00Z">
          <w:r>
            <w:rPr>
              <w:rStyle w:val="Hyperlink"/>
            </w:rPr>
            <w:t xml:space="preserve">risk</w:t>
          </w:r>
        </w:ins>
      </w:hyperlink>
      <w:ins w:id="91" w:author="PR Preview" w:date="2026-01-01T00:00:00Z">
        <w:r>
          <w:t xml:space="preserve"> </w:t>
        </w:r>
      </w:ins>
      <m:oMath>
        <m:r>
          <m:t>1</m:t>
        </m:r>
      </m:oMath>
      <w:ins w:id="92" w:author="PR Preview" w:date="2026-01-01T00:00:00Z">
        <w:r>
          <w:t xml:space="preserve">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constant prediction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has risk</w:t>
        </w:r>
      </w:ins>
      <w:ins w:id="98" w:author="PR Preview" w:date="2026-01-01T00:00:00Z">
        <w:r>
          <w:t xml:space="preserve"> </w:t>
        </w:r>
      </w:ins>
      <m:oMath>
        <m:r>
          <m:t>5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</w:t>
        </w:r>
      </w:ins>
      <w:ins w:id="10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has risk</w:t>
        </w:r>
      </w:ins>
      <w:ins w:id="104" w:author="PR Preview" w:date="2026-01-01T00:00:00Z">
        <w:r>
          <w:t xml:space="preserve"> </w:t>
        </w:r>
      </w:ins>
      <m:oMath>
        <m:r>
          <m:t>2</m:t>
        </m:r>
      </m:oMath>
      <w:ins w:id="105" w:author="PR Preview" w:date="2026-01-01T00:00:00Z">
        <w:r>
          <w:t xml:space="preserve">, both larger than</w:t>
        </w:r>
      </w:ins>
      <w:ins w:id="106" w:author="PR Preview" w:date="2026-01-01T00:00:00Z">
        <w:r>
          <w:t xml:space="preserve"> </w:t>
        </w:r>
      </w:ins>
      <m:oMath>
        <m:r>
          <m:t>1</m:t>
        </m:r>
      </m:oMath>
      <w:ins w:id="107" w:author="PR Preview" w:date="2026-01-01T00:00:00Z">
        <w:r>
          <w:t xml:space="preserve">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So</w:t>
        </w:r>
      </w:ins>
      <w:ins w:id="11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the</w:t>
        </w:r>
      </w:ins>
      <w:ins w:id="113" w:author="PR Preview" w:date="2026-01-01T00:00:00Z">
        <w:r>
          <w:t xml:space="preserve"> </w:t>
        </w:r>
      </w:ins>
      <w:hyperlink r:id="rId130">
        <w:ins w:id="114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among the three.</w:t>
        </w:r>
      </w:ins>
    </w:p>
    <w:bookmarkEnd w:id="133"/>
    <w:bookmarkStart w:id="134" w:name="cor-best-predictor-unique"/>
    <w:p>
      <w:pPr>
        <w:pStyle w:val="BodyText"/>
      </w:pPr>
      <w:ins w:id="117" w:author="PR Preview" w:date="2026-01-01T00:00:00Z">
        <w:r>
          <w:rPr>
            <w:b/>
            <w:bCs/>
          </w:rPr>
          <w:t xml:space="preserve">Corollary 5 (The minimizer of squared-error risk is unique up to probability-1 equality)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Let</w:t>
        </w:r>
      </w:ins>
      <w:ins w:id="120" w:author="PR Preview" w:date="2026-01-01T00:00:00Z">
        <w:r>
          <w:t xml:space="preserve"> </w:t>
        </w:r>
      </w:ins>
      <m:oMath>
        <m:r>
          <m:t>X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</w:t>
        </w:r>
      </w:ins>
      <w:ins w:id="123" w:author="PR Preview" w:date="2026-01-01T00:00:00Z">
        <w:r>
          <w:t xml:space="preserve"> </w:t>
        </w:r>
      </w:ins>
      <m:oMath>
        <m:r>
          <m:t>Y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be</w:t>
        </w:r>
      </w:ins>
      <w:ins w:id="126" w:author="PR Preview" w:date="2026-01-01T00:00:00Z">
        <w:r>
          <w:t xml:space="preserve"> </w:t>
        </w:r>
      </w:ins>
      <w:hyperlink r:id="rId37">
        <w:ins w:id="127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random variables with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31" w:author="PR Preview" w:date="2026-01-01T00:00:00Z">
        <w:r>
          <w:t xml:space="preserve">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Every</w:t>
        </w:r>
      </w:ins>
      <w:ins w:id="134" w:author="PR Preview" w:date="2026-01-01T00:00:00Z">
        <w:r>
          <w:t xml:space="preserve"> </w:t>
        </w:r>
      </w:ins>
      <w:hyperlink w:anchor="def-prediction">
        <w:ins w:id="135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3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with</w:t>
        </w:r>
      </w:ins>
      <w:ins w:id="13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that is a</w:t>
        </w:r>
      </w:ins>
      <w:ins w:id="142" w:author="PR Preview" w:date="2026-01-01T00:00:00Z">
        <w:r>
          <w:t xml:space="preserve"> </w:t>
        </w:r>
      </w:ins>
      <w:hyperlink r:id="rId130">
        <w:ins w:id="143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 the</w:t>
        </w:r>
      </w:ins>
      <w:ins w:id="146" w:author="PR Preview" w:date="2026-01-01T00:00:00Z">
        <w:r>
          <w:t xml:space="preserve"> </w:t>
        </w:r>
      </w:ins>
      <w:hyperlink w:anchor="def-squared-error-risk">
        <w:ins w:id="147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(see</w:t>
        </w:r>
      </w:ins>
      <w:ins w:id="150" w:author="PR Preview" w:date="2026-01-01T00:00:00Z">
        <w:r>
          <w:t xml:space="preserve"> </w:t>
        </w:r>
      </w:ins>
      <w:hyperlink w:anchor="cor-best-predictor-argmin">
        <w:ins w:id="151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152" w:author="PR Preview" w:date="2026-01-01T00:00:00Z">
        <w:r>
          <w:t xml:space="preserve">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ins w:id="155" w:author="PR Preview" w:date="2026-01-01T00:00:00Z">
        <w:r>
          <w:rPr>
            <w:i/>
            <w:iCs/>
          </w:rPr>
          <w:t xml:space="preserve">Proof</w:t>
        </w:r>
      </w:ins>
      <w:ins w:id="156" w:author="PR Preview" w:date="2026-01-01T00:00:00Z">
        <w:r>
          <w:t xml:space="preserve">. </w:t>
        </w:r>
      </w:ins>
      <w:ins w:id="157" w:author="PR Preview" w:date="2026-01-01T00:00:00Z">
        <w:r>
          <w:t xml:space="preserve">If</w:t>
        </w:r>
      </w:ins>
      <w:ins w:id="158" w:author="PR Preview" w:date="2026-01-01T00:00:00Z">
        <w:r>
          <w:t xml:space="preserve"> </w:t>
        </w:r>
      </w:ins>
      <m:oMath>
        <m:r>
          <m:t>g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 a</w:t>
        </w:r>
      </w:ins>
      <w:ins w:id="161" w:author="PR Preview" w:date="2026-01-01T00:00:00Z">
        <w:r>
          <w:t xml:space="preserve"> </w:t>
        </w:r>
      </w:ins>
      <w:hyperlink r:id="rId130">
        <w:ins w:id="162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63" w:author="PR Preview" w:date="2026-01-01T00:00:00Z">
        <w:r>
          <w:t xml:space="preserve">, its</w:t>
        </w:r>
      </w:ins>
      <w:ins w:id="164" w:author="PR Preview" w:date="2026-01-01T00:00:00Z">
        <w:r>
          <w:t xml:space="preserve"> </w:t>
        </w:r>
      </w:ins>
      <w:hyperlink w:anchor="def-risk">
        <w:ins w:id="16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equals that of</w:t>
        </w:r>
      </w:ins>
      <w:ins w:id="16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ins w:id="169" w:author="PR Preview" w:date="2026-01-01T00:00:00Z">
        <w:r>
          <w:t xml:space="preserve">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so the equality case of</w:t>
        </w:r>
      </w:ins>
      <w:ins w:id="172" w:author="PR Preview" w:date="2026-01-01T00:00:00Z">
        <w:r>
          <w:t xml:space="preserve"> </w:t>
        </w:r>
      </w:ins>
      <w:hyperlink w:anchor="thm-best-predictor">
        <w:ins w:id="17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gives</w:t>
        </w:r>
      </w:ins>
      <w:ins w:id="17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77" w:author="PR Preview" w:date="2026-01-01T00:00:00Z">
        <w:r>
          <w:t xml:space="preserve">.</w:t>
        </w:r>
      </w:ins>
    </w:p>
    <w:bookmarkStart w:id="135" w:name="exm-best-predictor-unique"/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Example 33 (Uniqueness in the best-predictor exercise)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In</w:t>
        </w:r>
      </w:ins>
      <w:ins w:id="181" w:author="PR Preview" w:date="2026-01-01T00:00:00Z">
        <w:r>
          <w:t xml:space="preserve"> </w:t>
        </w:r>
      </w:ins>
      <w:hyperlink w:anchor="exr-best-predictor">
        <w:ins w:id="18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differs from</w:t>
        </w:r>
      </w:ins>
      <w:ins w:id="18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when</w:t>
        </w:r>
      </w:ins>
      <w:ins w:id="1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91" w:author="PR Preview" w:date="2026-01-01T00:00:00Z">
        <w:r>
          <w:t xml:space="preserve">, which has probability</w:t>
        </w:r>
      </w:ins>
      <w:ins w:id="192" w:author="PR Preview" w:date="2026-01-01T00:00:00Z">
        <w:r>
          <w:t xml:space="preserve"> </w:t>
        </w:r>
      </w:ins>
      <m:oMath>
        <m:r>
          <m:t>0.5</m:t>
        </m:r>
      </m:oMath>
      <w:ins w:id="193" w:author="PR Preview" w:date="2026-01-01T00:00:00Z">
        <w:r>
          <w:t xml:space="preserve">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So</w:t>
        </w:r>
      </w:ins>
      <w:ins w:id="19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is not a</w:t>
        </w:r>
      </w:ins>
      <w:ins w:id="199" w:author="PR Preview" w:date="2026-01-01T00:00:00Z">
        <w:r>
          <w:t xml:space="preserve"> </w:t>
        </w:r>
      </w:ins>
      <w:hyperlink r:id="rId130">
        <w:ins w:id="200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201" w:author="PR Preview" w:date="2026-01-01T00:00:00Z">
        <w:r>
          <w:t xml:space="preserve">, which matches its</w:t>
        </w:r>
      </w:ins>
      <w:ins w:id="202" w:author="PR Preview" w:date="2026-01-01T00:00:00Z">
        <w:r>
          <w:t xml:space="preserve"> </w:t>
        </w:r>
      </w:ins>
      <w:hyperlink w:anchor="def-risk">
        <w:ins w:id="203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04" w:author="PR Preview" w:date="2026-01-01T00:00:00Z">
        <w:r>
          <w:t xml:space="preserve"> </w:t>
        </w:r>
      </w:ins>
      <m:oMath>
        <m:r>
          <m:t>2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being larger than</w:t>
        </w:r>
      </w:ins>
      <w:ins w:id="207" w:author="PR Preview" w:date="2026-01-01T00:00:00Z">
        <w:r>
          <w:t xml:space="preserve"> </w:t>
        </w:r>
      </w:ins>
      <m:oMath>
        <m:r>
          <m:t>1</m:t>
        </m:r>
      </m:oMath>
      <w:ins w:id="208" w:author="PR Preview" w:date="2026-01-01T00:00:00Z">
        <w:r>
          <w:t xml:space="preserve">.</w:t>
        </w:r>
      </w:ins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del w:id="209" w:author="PR Preview" w:date="2026-01-01T00:00:00Z">
        <w:r>
          <w:rPr>
            <w:b/>
            <w:bCs/>
          </w:rPr>
          <w:delText xml:space="preserve">Example 32 (Entropy of a coin flip)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Let</w:delText>
        </w:r>
      </w:del>
      <w:del w:id="212" w:author="PR Preview" w:date="2026-01-01T00:00:00Z">
        <w:r>
          <w:delText xml:space="preserve"> </w:delText>
        </w:r>
      </w:del>
      <m:oMath>
        <m:r>
          <m:t>X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be the result of one flip of a coin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with</w:delText>
        </w:r>
      </w:del>
      <w:del w:id="21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and</w:delText>
        </w:r>
      </w:del>
      <w:del w:id="22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(</w:delText>
        </w:r>
      </w:del>
      <w:hyperlink r:id="rId15">
        <w:del w:id="223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224" w:author="PR Preview" w:date="2026-01-01T00:00:00Z">
        <w:r>
          <w:delText xml:space="preserve">).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Example 34 (Entropy of a coin flip)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Let</w:t>
        </w:r>
      </w:ins>
      <w:ins w:id="230" w:author="PR Preview" w:date="2026-01-01T00:00:00Z">
        <w:r>
          <w:t xml:space="preserve"> </w:t>
        </w:r>
      </w:ins>
      <m:oMath>
        <m:r>
          <m:t>X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be the result of one flip of a coin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with</w:t>
        </w:r>
      </w:ins>
      <w:ins w:id="23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</w:t>
        </w:r>
      </w:ins>
      <w:ins w:id="23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(</w:t>
        </w:r>
      </w:ins>
      <w:hyperlink r:id="rId15">
        <w:ins w:id="241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242" w:author="PR Preview" w:date="2026-01-01T00:00:00Z">
        <w:r>
          <w:t xml:space="preserve">).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del w:id="245" w:author="PR Preview" w:date="2026-01-01T00:00:00Z">
        <w:r>
          <w:rPr>
            <w:b/>
            <w:bCs/>
          </w:rPr>
          <w:delText xml:space="preserve">Example 33 (Cross-entropy and divergence for two coins)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Let</w:delText>
        </w:r>
      </w:del>
      <w:del w:id="24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be a fair coin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and</w:delText>
        </w:r>
      </w:del>
      <w:del w:id="25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a coin biased toward the second outcome.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Using logarithms to base 2,</w:delText>
        </w:r>
      </w:del>
      <w:del w:id="25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and</w:delText>
        </w:r>
      </w:del>
      <w:del w:id="26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262" w:author="PR Preview" w:date="2026-01-01T00:00:00Z">
        <w:r>
          <w:delText xml:space="preserve">, so</w:delText>
        </w:r>
      </w:del>
    </w:p>
    <w:p>
      <w:pPr>
        <w:pStyle w:val="BodyText"/>
      </w:pPr>
      <w:ins w:id="263" w:author="PR Preview" w:date="2026-01-01T00:00:00Z">
        <w:r>
          <w:rPr>
            <w:b/>
            <w:bCs/>
          </w:rPr>
          <w:t xml:space="preserve">Example 35 (Cross-entropy and divergence for two coins)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Let</w:t>
        </w:r>
      </w:ins>
      <w:ins w:id="2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be a fair coin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</w:t>
        </w:r>
      </w:ins>
      <w:ins w:id="27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 coin biased toward the second outcome.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Using logarithms to base 2,</w:t>
        </w:r>
      </w:ins>
      <w:ins w:id="27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and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28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2026-10-16T10:18:40Z</dcterms:created>
  <dcterms:modified xsi:type="dcterms:W3CDTF">2026-10-16T10:18:40Z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