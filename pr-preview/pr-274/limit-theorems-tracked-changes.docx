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04:03:48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1 (How many cars to estimate mean fuel economy)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</w:delText>
        </w:r>
      </w:del>
      <w:del w:id="9" w:author="PR Preview" w:date="2026-01-01T00:00:00Z">
        <w:r>
          <w:delText xml:space="preserve"> </w:delText>
        </w:r>
      </w:del>
      <w:hyperlink r:id="rId9">
        <w:del w:id="10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draws of the fuel economy (</w:delText>
        </w:r>
      </w:del>
      <w:del w:id="13" w:author="PR Preview" w:date="2026-01-01T00:00:00Z">
        <w:r>
          <w:rPr>
            <w:rStyle w:val="VerbatimChar"/>
          </w:rPr>
          <w:delText xml:space="preserve">mpg</w:delText>
        </w:r>
      </w:del>
      <w:del w:id="14" w:author="PR Preview" w:date="2026-01-01T00:00:00Z">
        <w:r>
          <w:delText xml:space="preserve">) of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 car chosen at random from the Auto data,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with population mean</w:delText>
        </w:r>
      </w:del>
      <w:del w:id="19" w:author="PR Preview" w:date="2026-01-01T00:00:00Z">
        <w:r>
          <w:delText xml:space="preserve"> </w:delText>
        </w:r>
      </w:del>
      <m:oMath>
        <m:r>
          <m:t>μ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variance</w:delText>
        </w:r>
      </w:del>
      <w:del w:id="2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 let</w:delText>
        </w:r>
      </w:del>
      <w:del w:id="26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7" w:author="PR Preview" w:date="2026-01-01T00:00:00Z">
        <w:r>
          <w:delText xml:space="preserve">.</w:delText>
        </w:r>
      </w:del>
    </w:p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Exercise 1 (Chebyshev’s bound for the mean fuel economy)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Let</w:t>
        </w:r>
      </w:ins>
      <w:ins w:id="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be</w:t>
        </w:r>
      </w:ins>
      <w:ins w:id="34" w:author="PR Preview" w:date="2026-01-01T00:00:00Z">
        <w:r>
          <w:t xml:space="preserve"> </w:t>
        </w:r>
      </w:ins>
      <w:hyperlink r:id="rId9">
        <w:ins w:id="35" w:author="PR Preview" w:date="2026-01-01T00:00:00Z">
          <w:r>
            <w:rPr>
              <w:rStyle w:val="Hyperlink"/>
            </w:rPr>
            <w:t xml:space="preserve">IID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draws of the fuel economy (</w:t>
        </w:r>
      </w:ins>
      <w:ins w:id="38" w:author="PR Preview" w:date="2026-01-01T00:00:00Z">
        <w:r>
          <w:rPr>
            <w:rStyle w:val="VerbatimChar"/>
          </w:rPr>
          <w:t xml:space="preserve">mpg</w:t>
        </w:r>
      </w:ins>
      <w:ins w:id="39" w:author="PR Preview" w:date="2026-01-01T00:00:00Z">
        <w:r>
          <w:t xml:space="preserve">) of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 car chosen at random from the Auto data,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with population mean</w:t>
        </w:r>
      </w:ins>
      <w:ins w:id="44" w:author="PR Preview" w:date="2026-01-01T00:00:00Z">
        <w:r>
          <w:t xml:space="preserve"> </w:t>
        </w:r>
      </w:ins>
      <m:oMath>
        <m:r>
          <m:t>μ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 variance</w:t>
        </w:r>
      </w:ins>
      <w:ins w:id="4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 let</w:t>
        </w:r>
      </w:ins>
      <w:ins w:id="51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52" w:author="PR Preview" w:date="2026-01-01T00:00:00Z">
        <w:r>
          <w:t xml:space="preserve">.</w:t>
        </w:r>
      </w:ins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numPr>
          <w:ilvl w:val="0"/>
          <w:numId w:val="1001"/>
        </w:numPr>
      </w:pPr>
      <w:del w:id="53" w:author="PR Preview" w:date="2026-01-01T00:00:00Z">
        <w:r>
          <w:delText xml:space="preserve">Compute</w:delText>
        </w:r>
      </w:del>
      <w:del w:id="5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for the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rPr>
            <w:rStyle w:val="VerbatimChar"/>
          </w:rPr>
          <w:delText xml:space="preserve">mpg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column of</w:delText>
        </w:r>
      </w:del>
      <w:del w:id="61" w:author="PR Preview" w:date="2026-01-01T00:00:00Z">
        <w:r>
          <w:delText xml:space="preserve"> </w:delText>
        </w:r>
      </w:del>
      <w:hyperlink r:id="rId37">
        <w:del w:id="62" w:author="PR Preview" w:date="2026-01-01T00:00:00Z">
          <w:r>
            <w:rPr>
              <w:rStyle w:val="VerbatimChar"/>
            </w:rPr>
            <w:delText xml:space="preserve">data/auto.csv</w:delText>
          </w:r>
        </w:del>
      </w:hyperlink>
      <w:del w:id="63" w:author="PR Preview" w:date="2026-01-01T00:00:00Z">
        <w:r>
          <w:delText xml:space="preserve">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treating the 392 cars as the whole population.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Find the smallest</w:delText>
        </w:r>
      </w:del>
      <w:del w:id="68" w:author="PR Preview" w:date="2026-01-01T00:00:00Z">
        <w:r>
          <w:delText xml:space="preserve"> </w:delText>
        </w:r>
      </w:del>
      <m:oMath>
        <m:r>
          <m:t>n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for which the bound in (a) guarantees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del w:id="72" w:author="PR Preview" w:date="2026-01-01T00:00:00Z">
        <w:r>
          <w:delText xml:space="preserve">.</w:delText>
        </w:r>
      </w:del>
    </w:p>
    <w:p>
      <w:pPr>
        <w:numPr>
          <w:ilvl w:val="0"/>
          <w:numId w:val="1001"/>
        </w:numPr>
      </w:pPr>
      <w:del w:id="73" w:author="PR Preview" w:date="2026-01-01T00:00:00Z">
        <w:r>
          <w:delText xml:space="preserve">Simulate 10,000 samples of that size drawn with replacement,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 count how many sample means miss</w:delText>
        </w:r>
      </w:del>
      <w:del w:id="76" w:author="PR Preview" w:date="2026-01-01T00:00:00Z">
        <w:r>
          <w:delText xml:space="preserve"> </w:delText>
        </w:r>
      </w:del>
      <m:oMath>
        <m:r>
          <m:t>μ</m:t>
        </m:r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by 1 or more.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Why is the count so far below the 5% the bound allows?</w:delText>
        </w:r>
      </w:del>
    </w:p>
    <w:p>
      <w:pPr>
        <w:pStyle w:val="FirstParagraph"/>
      </w:pPr>
      <w:del w:id="81" w:author="PR Preview" w:date="2026-01-01T00:00:00Z">
        <w:r>
          <w:rPr>
            <w:i/>
            <w:iCs/>
          </w:rPr>
          <w:delText xml:space="preserve">Solution 1</w:delText>
        </w:r>
      </w:del>
      <w:del w:id="82" w:author="PR Preview" w:date="2026-01-01T00:00:00Z">
        <w:r>
          <w:delText xml:space="preserve">. </w:delText>
        </w:r>
      </w:del>
    </w:p>
    <w:p>
      <w:pPr>
        <w:numPr>
          <w:ilvl w:val="0"/>
          <w:numId w:val="1002"/>
        </w:numPr>
      </w:pPr>
      <w:del w:id="83" w:author="PR Preview" w:date="2026-01-01T00:00:00Z">
        <w:r>
          <w:delText xml:space="preserve">By</w:delText>
        </w:r>
      </w:del>
      <w:del w:id="84" w:author="PR Preview" w:date="2026-01-01T00:00:00Z">
        <w:r>
          <w:delText xml:space="preserve"> </w:delText>
        </w:r>
      </w:del>
      <w:hyperlink w:anchor="thm-sum-iid-moments">
        <w:del w:id="85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86" w:author="PR Preview" w:date="2026-01-01T00:00:00Z">
        <w:r>
          <w:delText xml:space="preserve">,</w:delText>
        </w:r>
      </w:del>
      <w:del w:id="87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for</w:delText>
        </w:r>
      </w:del>
      <w:del w:id="9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91" w:author="PR Preview" w:date="2026-01-01T00:00:00Z">
        <w:r>
          <w:delText xml:space="preserve">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so</w:delText>
        </w:r>
      </w:del>
      <w:del w:id="94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has mean</w:delText>
        </w:r>
      </w:del>
      <w:del w:id="97" w:author="PR Preview" w:date="2026-01-01T00:00:00Z">
        <w:r>
          <w:delText xml:space="preserve"> </w:delText>
        </w:r>
      </w:del>
      <m:oMath>
        <m:r>
          <m:t>μ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and variance</w:delText>
        </w:r>
      </w:del>
      <w:del w:id="10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(a constant factor</w:delText>
        </w:r>
      </w:del>
      <w:del w:id="103" w:author="PR Preview" w:date="2026-01-01T00:00:00Z">
        <w:r>
          <w:delText xml:space="preserve"> </w:delText>
        </w:r>
      </w:del>
      <m:oMath>
        <m:r>
          <m:t>c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scales a variance by</w:delText>
        </w:r>
      </w:del>
      <w:del w:id="106" w:author="PR Preview" w:date="2026-01-01T00:00:00Z">
        <w:r>
          <w:delText xml:space="preserve"> </w:delText>
        </w:r>
      </w:del>
      <m:oMath>
        <m:sSup>
          <m:e>
            <m:r>
              <m:t>c</m:t>
            </m:r>
          </m:e>
          <m:sup>
            <m:r>
              <m:t>2</m:t>
            </m:r>
          </m:sup>
        </m:sSup>
      </m:oMath>
      <w:del w:id="107" w:author="PR Preview" w:date="2026-01-01T00:00:00Z">
        <w:r>
          <w:delText xml:space="preserve">).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Apply</w:delText>
        </w:r>
      </w:del>
      <w:del w:id="110" w:author="PR Preview" w:date="2026-01-01T00:00:00Z">
        <w:r>
          <w:delText xml:space="preserve"> </w:delText>
        </w:r>
      </w:del>
      <w:hyperlink w:anchor="thm-chebyshev">
        <w:del w:id="111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to</w:delText>
        </w:r>
      </w:del>
      <w:del w:id="114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with</w:delText>
        </w:r>
      </w:del>
      <w:del w:id="117" w:author="PR Preview" w:date="2026-01-01T00:00:00Z">
        <w:r>
          <w:delText xml:space="preserve"> </w:delText>
        </w:r>
      </w:del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del w:id="118" w:author="PR Preview" w:date="2026-01-01T00:00:00Z">
        <w:r>
          <w:delText xml:space="preserve">,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that is,</w:delText>
        </w:r>
      </w:del>
      <w:del w:id="12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del w:id="122" w:author="PR Preview" w:date="2026-01-01T00:00:00Z">
        <w:r>
          <w:delText xml:space="preserve">, so</w:delText>
        </w:r>
      </w:del>
      <w:del w:id="12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24" w:author="PR Preview" w:date="2026-01-01T00:00:00Z">
        <w:r>
          <w:delText xml:space="preserve">.</w:delText>
        </w:r>
      </w:del>
    </w:p>
    <w:p>
      <w:pPr>
        <w:numPr>
          <w:ilvl w:val="0"/>
          <w:numId w:val="1002"/>
        </w:numPr>
      </w:pPr>
      <w:del w:id="125" w:author="PR Preview" w:date="2026-01-01T00:00:00Z">
        <w:r>
          <w:delText xml:space="preserve">Setting</w:delText>
        </w:r>
      </w:del>
      <w:del w:id="12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gives</w:delText>
        </w:r>
      </w:del>
      <w:del w:id="12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130" w:author="PR Preview" w:date="2026-01-01T00:00:00Z">
        <w:r>
          <w:delText xml:space="preserve">.</w:delText>
        </w:r>
      </w:del>
    </w:p>
    <w:p>
      <w:pPr>
        <w:numPr>
          <w:ilvl w:val="0"/>
          <w:numId w:val="1002"/>
        </w:numPr>
      </w:pPr>
      <w:del w:id="131" w:author="PR Preview" w:date="2026-01-01T00:00:00Z">
        <w:r>
          <w:delText xml:space="preserve">See the code below.</w:delText>
        </w:r>
      </w:del>
    </w:p>
    <w:p>
      <w:pPr>
        <w:pStyle w:val="SourceCode"/>
      </w:pPr>
      <w:del w:id="132" w:author="PR Preview" w:date="2026-01-01T00:00:00Z">
        <w:r>
          <w:rPr>
            <w:rStyle w:val="NormalTok"/>
          </w:rPr>
          <w:delText xml:space="preserve">mpg </w:delText>
        </w:r>
      </w:del>
      <w:del w:id="133" w:author="PR Preview" w:date="2026-01-01T00:00:00Z">
        <w:r>
          <w:rPr>
            <w:rStyle w:val="OtherTok"/>
          </w:rPr>
          <w:delText xml:space="preserve">&lt;-</w:delText>
        </w:r>
      </w:del>
      <w:del w:id="134" w:author="PR Preview" w:date="2026-01-01T00:00:00Z">
        <w:r>
          <w:rPr>
            <w:rStyle w:val="NormalTok"/>
          </w:rPr>
          <w:delText xml:space="preserve"> </w:delText>
        </w:r>
      </w:del>
      <w:del w:id="135" w:author="PR Preview" w:date="2026-01-01T00:00:00Z">
        <w:r>
          <w:rPr>
            <w:rStyle w:val="FunctionTok"/>
          </w:rPr>
          <w:delText xml:space="preserve">read.csv</w:delText>
        </w:r>
      </w:del>
      <w:del w:id="136" w:author="PR Preview" w:date="2026-01-01T00:00:00Z">
        <w:r>
          <w:rPr>
            <w:rStyle w:val="NormalTok"/>
          </w:rPr>
          <w:delText xml:space="preserve">(</w:delText>
        </w:r>
      </w:del>
      <w:del w:id="137" w:author="PR Preview" w:date="2026-01-01T00:00:00Z">
        <w:r>
          <w:rPr>
            <w:rStyle w:val="StringTok"/>
          </w:rPr>
          <w:delText xml:space="preserve">"data/auto.csv"</w:delText>
        </w:r>
      </w:del>
      <w:del w:id="138" w:author="PR Preview" w:date="2026-01-01T00:00:00Z">
        <w:r>
          <w:rPr>
            <w:rStyle w:val="NormalTok"/>
          </w:rPr>
          <w:delText xml:space="preserve">)</w:delText>
        </w:r>
      </w:del>
      <w:del w:id="139" w:author="PR Preview" w:date="2026-01-01T00:00:00Z">
        <w:r>
          <w:rPr>
            <w:rStyle w:val="SpecialCharTok"/>
          </w:rPr>
          <w:delText xml:space="preserve">$</w:delText>
        </w:r>
      </w:del>
      <w:del w:id="140" w:author="PR Preview" w:date="2026-01-01T00:00:00Z">
        <w:r>
          <w:rPr>
            <w:rStyle w:val="NormalTok"/>
          </w:rPr>
          <w:delText xml:space="preserve">mpg</w:delText>
        </w:r>
      </w:del>
      <w:del w:id="141" w:author="PR Preview" w:date="2026-01-01T00:00:00Z">
        <w:r>
          <w:br/>
        </w:r>
      </w:del>
      <w:del w:id="142" w:author="PR Preview" w:date="2026-01-01T00:00:00Z">
        <w:r>
          <w:rPr>
            <w:rStyle w:val="NormalTok"/>
          </w:rPr>
          <w:delText xml:space="preserve">mu </w:delText>
        </w:r>
      </w:del>
      <w:del w:id="143" w:author="PR Preview" w:date="2026-01-01T00:00:00Z">
        <w:r>
          <w:rPr>
            <w:rStyle w:val="OtherTok"/>
          </w:rPr>
          <w:delText xml:space="preserve">&lt;-</w:delText>
        </w:r>
      </w:del>
      <w:del w:id="144" w:author="PR Preview" w:date="2026-01-01T00:00:00Z">
        <w:r>
          <w:rPr>
            <w:rStyle w:val="NormalTok"/>
          </w:rPr>
          <w:delText xml:space="preserve"> </w:delText>
        </w:r>
      </w:del>
      <w:del w:id="145" w:author="PR Preview" w:date="2026-01-01T00:00:00Z">
        <w:r>
          <w:rPr>
            <w:rStyle w:val="FunctionTok"/>
          </w:rPr>
          <w:delText xml:space="preserve">mean</w:delText>
        </w:r>
      </w:del>
      <w:del w:id="146" w:author="PR Preview" w:date="2026-01-01T00:00:00Z">
        <w:r>
          <w:rPr>
            <w:rStyle w:val="NormalTok"/>
          </w:rPr>
          <w:delText xml:space="preserve">(mpg)</w:delText>
        </w:r>
      </w:del>
      <w:del w:id="147" w:author="PR Preview" w:date="2026-01-01T00:00:00Z">
        <w:r>
          <w:br/>
        </w:r>
      </w:del>
      <w:del w:id="148" w:author="PR Preview" w:date="2026-01-01T00:00:00Z">
        <w:r>
          <w:rPr>
            <w:rStyle w:val="NormalTok"/>
          </w:rPr>
          <w:delText xml:space="preserve">sigma2 </w:delText>
        </w:r>
      </w:del>
      <w:del w:id="149" w:author="PR Preview" w:date="2026-01-01T00:00:00Z">
        <w:r>
          <w:rPr>
            <w:rStyle w:val="OtherTok"/>
          </w:rPr>
          <w:delText xml:space="preserve">&lt;-</w:delText>
        </w:r>
      </w:del>
      <w:del w:id="150" w:author="PR Preview" w:date="2026-01-01T00:00:00Z">
        <w:r>
          <w:rPr>
            <w:rStyle w:val="NormalTok"/>
          </w:rPr>
          <w:delText xml:space="preserve"> </w:delText>
        </w:r>
      </w:del>
      <w:del w:id="151" w:author="PR Preview" w:date="2026-01-01T00:00:00Z">
        <w:r>
          <w:rPr>
            <w:rStyle w:val="FunctionTok"/>
          </w:rPr>
          <w:delText xml:space="preserve">mean</w:delText>
        </w:r>
      </w:del>
      <w:del w:id="152" w:author="PR Preview" w:date="2026-01-01T00:00:00Z">
        <w:r>
          <w:rPr>
            <w:rStyle w:val="NormalTok"/>
          </w:rPr>
          <w:delText xml:space="preserve">((mpg </w:delText>
        </w:r>
      </w:del>
      <w:del w:id="153" w:author="PR Preview" w:date="2026-01-01T00:00:00Z">
        <w:r>
          <w:rPr>
            <w:rStyle w:val="SpecialCharTok"/>
          </w:rPr>
          <w:delText xml:space="preserve">-</w:delText>
        </w:r>
      </w:del>
      <w:del w:id="154" w:author="PR Preview" w:date="2026-01-01T00:00:00Z">
        <w:r>
          <w:rPr>
            <w:rStyle w:val="NormalTok"/>
          </w:rPr>
          <w:delText xml:space="preserve"> mu)</w:delText>
        </w:r>
      </w:del>
      <w:del w:id="155" w:author="PR Preview" w:date="2026-01-01T00:00:00Z">
        <w:r>
          <w:rPr>
            <w:rStyle w:val="SpecialCharTok"/>
          </w:rPr>
          <w:delText xml:space="preserve">^</w:delText>
        </w:r>
      </w:del>
      <w:del w:id="156" w:author="PR Preview" w:date="2026-01-01T00:00:00Z">
        <w:r>
          <w:rPr>
            <w:rStyle w:val="DecValTok"/>
          </w:rPr>
          <w:delText xml:space="preserve">2</w:delText>
        </w:r>
      </w:del>
      <w:del w:id="157" w:author="PR Preview" w:date="2026-01-01T00:00:00Z">
        <w:r>
          <w:rPr>
            <w:rStyle w:val="NormalTok"/>
          </w:rPr>
          <w:delText xml:space="preserve">)</w:delText>
        </w:r>
      </w:del>
      <w:del w:id="158" w:author="PR Preview" w:date="2026-01-01T00:00:00Z">
        <w:r>
          <w:br/>
        </w:r>
      </w:del>
      <w:del w:id="159" w:author="PR Preview" w:date="2026-01-01T00:00:00Z">
        <w:r>
          <w:rPr>
            <w:rStyle w:val="NormalTok"/>
          </w:rPr>
          <w:delText xml:space="preserve">n_min </w:delText>
        </w:r>
      </w:del>
      <w:del w:id="160" w:author="PR Preview" w:date="2026-01-01T00:00:00Z">
        <w:r>
          <w:rPr>
            <w:rStyle w:val="OtherTok"/>
          </w:rPr>
          <w:delText xml:space="preserve">&lt;-</w:delText>
        </w:r>
      </w:del>
      <w:del w:id="161" w:author="PR Preview" w:date="2026-01-01T00:00:00Z">
        <w:r>
          <w:rPr>
            <w:rStyle w:val="NormalTok"/>
          </w:rPr>
          <w:delText xml:space="preserve"> </w:delText>
        </w:r>
      </w:del>
      <w:del w:id="162" w:author="PR Preview" w:date="2026-01-01T00:00:00Z">
        <w:r>
          <w:rPr>
            <w:rStyle w:val="FunctionTok"/>
          </w:rPr>
          <w:delText xml:space="preserve">ceiling</w:delText>
        </w:r>
      </w:del>
      <w:del w:id="163" w:author="PR Preview" w:date="2026-01-01T00:00:00Z">
        <w:r>
          <w:rPr>
            <w:rStyle w:val="NormalTok"/>
          </w:rPr>
          <w:delText xml:space="preserve">(</w:delText>
        </w:r>
      </w:del>
      <w:del w:id="164" w:author="PR Preview" w:date="2026-01-01T00:00:00Z">
        <w:r>
          <w:rPr>
            <w:rStyle w:val="DecValTok"/>
          </w:rPr>
          <w:delText xml:space="preserve">20</w:delText>
        </w:r>
      </w:del>
      <w:del w:id="165" w:author="PR Preview" w:date="2026-01-01T00:00:00Z">
        <w:r>
          <w:rPr>
            <w:rStyle w:val="NormalTok"/>
          </w:rPr>
          <w:delText xml:space="preserve"> </w:delText>
        </w:r>
      </w:del>
      <w:del w:id="166" w:author="PR Preview" w:date="2026-01-01T00:00:00Z">
        <w:r>
          <w:rPr>
            <w:rStyle w:val="SpecialCharTok"/>
          </w:rPr>
          <w:delText xml:space="preserve">*</w:delText>
        </w:r>
      </w:del>
      <w:del w:id="167" w:author="PR Preview" w:date="2026-01-01T00:00:00Z">
        <w:r>
          <w:rPr>
            <w:rStyle w:val="NormalTok"/>
          </w:rPr>
          <w:delText xml:space="preserve"> sigma2)</w:delText>
        </w:r>
      </w:del>
      <w:del w:id="168" w:author="PR Preview" w:date="2026-01-01T00:00:00Z">
        <w:r>
          <w:br/>
        </w:r>
      </w:del>
      <w:del w:id="169" w:author="PR Preview" w:date="2026-01-01T00:00:00Z">
        <w:r>
          <w:br/>
        </w:r>
      </w:del>
      <w:del w:id="170" w:author="PR Preview" w:date="2026-01-01T00:00:00Z">
        <w:r>
          <w:rPr>
            <w:rStyle w:val="FunctionTok"/>
          </w:rPr>
          <w:delText xml:space="preserve">set.seed</w:delText>
        </w:r>
      </w:del>
      <w:del w:id="171" w:author="PR Preview" w:date="2026-01-01T00:00:00Z">
        <w:r>
          <w:rPr>
            <w:rStyle w:val="NormalTok"/>
          </w:rPr>
          <w:delText xml:space="preserve">(</w:delText>
        </w:r>
      </w:del>
      <w:del w:id="172" w:author="PR Preview" w:date="2026-01-01T00:00:00Z">
        <w:r>
          <w:rPr>
            <w:rStyle w:val="DecValTok"/>
          </w:rPr>
          <w:delText xml:space="preserve">571</w:delText>
        </w:r>
      </w:del>
      <w:del w:id="173" w:author="PR Preview" w:date="2026-01-01T00:00:00Z">
        <w:r>
          <w:rPr>
            <w:rStyle w:val="NormalTok"/>
          </w:rPr>
          <w:delText xml:space="preserve">)</w:delText>
        </w:r>
      </w:del>
      <w:del w:id="174" w:author="PR Preview" w:date="2026-01-01T00:00:00Z">
        <w:r>
          <w:br/>
        </w:r>
      </w:del>
      <w:del w:id="175" w:author="PR Preview" w:date="2026-01-01T00:00:00Z">
        <w:r>
          <w:rPr>
            <w:rStyle w:val="NormalTok"/>
          </w:rPr>
          <w:delText xml:space="preserve">xbar </w:delText>
        </w:r>
      </w:del>
      <w:del w:id="176" w:author="PR Preview" w:date="2026-01-01T00:00:00Z">
        <w:r>
          <w:rPr>
            <w:rStyle w:val="OtherTok"/>
          </w:rPr>
          <w:delText xml:space="preserve">&lt;-</w:delText>
        </w:r>
      </w:del>
      <w:del w:id="177" w:author="PR Preview" w:date="2026-01-01T00:00:00Z">
        <w:r>
          <w:rPr>
            <w:rStyle w:val="NormalTok"/>
          </w:rPr>
          <w:delText xml:space="preserve"> </w:delText>
        </w:r>
      </w:del>
      <w:del w:id="178" w:author="PR Preview" w:date="2026-01-01T00:00:00Z">
        <w:r>
          <w:rPr>
            <w:rStyle w:val="FunctionTok"/>
          </w:rPr>
          <w:delText xml:space="preserve">replicate</w:delText>
        </w:r>
      </w:del>
      <w:del w:id="179" w:author="PR Preview" w:date="2026-01-01T00:00:00Z">
        <w:r>
          <w:rPr>
            <w:rStyle w:val="NormalTok"/>
          </w:rPr>
          <w:delText xml:space="preserve">(</w:delText>
        </w:r>
      </w:del>
      <w:del w:id="180" w:author="PR Preview" w:date="2026-01-01T00:00:00Z">
        <w:r>
          <w:rPr>
            <w:rStyle w:val="DecValTok"/>
          </w:rPr>
          <w:delText xml:space="preserve">10000</w:delText>
        </w:r>
      </w:del>
      <w:del w:id="181" w:author="PR Preview" w:date="2026-01-01T00:00:00Z">
        <w:r>
          <w:rPr>
            <w:rStyle w:val="NormalTok"/>
          </w:rPr>
          <w:delText xml:space="preserve">, </w:delText>
        </w:r>
      </w:del>
      <w:del w:id="182" w:author="PR Preview" w:date="2026-01-01T00:00:00Z">
        <w:r>
          <w:rPr>
            <w:rStyle w:val="FunctionTok"/>
          </w:rPr>
          <w:delText xml:space="preserve">mean</w:delText>
        </w:r>
      </w:del>
      <w:del w:id="183" w:author="PR Preview" w:date="2026-01-01T00:00:00Z">
        <w:r>
          <w:rPr>
            <w:rStyle w:val="NormalTok"/>
          </w:rPr>
          <w:delText xml:space="preserve">(</w:delText>
        </w:r>
      </w:del>
      <w:del w:id="184" w:author="PR Preview" w:date="2026-01-01T00:00:00Z">
        <w:r>
          <w:rPr>
            <w:rStyle w:val="FunctionTok"/>
          </w:rPr>
          <w:delText xml:space="preserve">sample</w:delText>
        </w:r>
      </w:del>
      <w:del w:id="185" w:author="PR Preview" w:date="2026-01-01T00:00:00Z">
        <w:r>
          <w:rPr>
            <w:rStyle w:val="NormalTok"/>
          </w:rPr>
          <w:delText xml:space="preserve">(mpg, n_min, </w:delText>
        </w:r>
      </w:del>
      <w:del w:id="186" w:author="PR Preview" w:date="2026-01-01T00:00:00Z">
        <w:r>
          <w:rPr>
            <w:rStyle w:val="AttributeTok"/>
          </w:rPr>
          <w:delText xml:space="preserve">replace =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ConstantTok"/>
          </w:rPr>
          <w:delText xml:space="preserve">TRUE</w:delText>
        </w:r>
      </w:del>
      <w:del w:id="189" w:author="PR Preview" w:date="2026-01-01T00:00:00Z">
        <w:r>
          <w:rPr>
            <w:rStyle w:val="NormalTok"/>
          </w:rPr>
          <w:delText xml:space="preserve">)))</w:delText>
        </w:r>
      </w:del>
      <w:del w:id="190" w:author="PR Preview" w:date="2026-01-01T00:00:00Z">
        <w:r>
          <w:br/>
        </w:r>
      </w:del>
      <w:del w:id="191" w:author="PR Preview" w:date="2026-01-01T00:00:00Z">
        <w:r>
          <w:rPr>
            <w:rStyle w:val="NormalTok"/>
          </w:rPr>
          <w:delText xml:space="preserve">misses </w:delText>
        </w:r>
      </w:del>
      <w:del w:id="192" w:author="PR Preview" w:date="2026-01-01T00:00:00Z">
        <w:r>
          <w:rPr>
            <w:rStyle w:val="OtherTok"/>
          </w:rPr>
          <w:delText xml:space="preserve">&lt;-</w:delText>
        </w:r>
      </w:del>
      <w:del w:id="193" w:author="PR Preview" w:date="2026-01-01T00:00:00Z">
        <w:r>
          <w:rPr>
            <w:rStyle w:val="NormalTok"/>
          </w:rPr>
          <w:delText xml:space="preserve"> </w:delText>
        </w:r>
      </w:del>
      <w:del w:id="194" w:author="PR Preview" w:date="2026-01-01T00:00:00Z">
        <w:r>
          <w:rPr>
            <w:rStyle w:val="FunctionTok"/>
          </w:rPr>
          <w:delText xml:space="preserve">sum</w:delText>
        </w:r>
      </w:del>
      <w:del w:id="195" w:author="PR Preview" w:date="2026-01-01T00:00:00Z">
        <w:r>
          <w:rPr>
            <w:rStyle w:val="NormalTok"/>
          </w:rPr>
          <w:delText xml:space="preserve">(</w:delText>
        </w:r>
      </w:del>
      <w:del w:id="196" w:author="PR Preview" w:date="2026-01-01T00:00:00Z">
        <w:r>
          <w:rPr>
            <w:rStyle w:val="FunctionTok"/>
          </w:rPr>
          <w:delText xml:space="preserve">abs</w:delText>
        </w:r>
      </w:del>
      <w:del w:id="197" w:author="PR Preview" w:date="2026-01-01T00:00:00Z">
        <w:r>
          <w:rPr>
            <w:rStyle w:val="NormalTok"/>
          </w:rPr>
          <w:delText xml:space="preserve">(xbar </w:delText>
        </w:r>
      </w:del>
      <w:del w:id="198" w:author="PR Preview" w:date="2026-01-01T00:00:00Z">
        <w:r>
          <w:rPr>
            <w:rStyle w:val="SpecialCharTok"/>
          </w:rPr>
          <w:delText xml:space="preserve">-</w:delText>
        </w:r>
      </w:del>
      <w:del w:id="199" w:author="PR Preview" w:date="2026-01-01T00:00:00Z">
        <w:r>
          <w:rPr>
            <w:rStyle w:val="NormalTok"/>
          </w:rPr>
          <w:delText xml:space="preserve"> mu) </w:delText>
        </w:r>
      </w:del>
      <w:del w:id="200" w:author="PR Preview" w:date="2026-01-01T00:00:00Z">
        <w:r>
          <w:rPr>
            <w:rStyle w:val="SpecialCharTok"/>
          </w:rPr>
          <w:delText xml:space="preserve">&gt;=</w:delText>
        </w:r>
      </w:del>
      <w:del w:id="201" w:author="PR Preview" w:date="2026-01-01T00:00:00Z">
        <w:r>
          <w:rPr>
            <w:rStyle w:val="NormalTok"/>
          </w:rPr>
          <w:delText xml:space="preserve"> </w:delText>
        </w:r>
      </w:del>
      <w:del w:id="202" w:author="PR Preview" w:date="2026-01-01T00:00:00Z">
        <w:r>
          <w:rPr>
            <w:rStyle w:val="DecValTok"/>
          </w:rPr>
          <w:delText xml:space="preserve">1</w:delText>
        </w:r>
      </w:del>
      <w:del w:id="203" w:author="PR Preview" w:date="2026-01-01T00:00:00Z">
        <w:r>
          <w:rPr>
            <w:rStyle w:val="NormalTok"/>
          </w:rPr>
          <w:delText xml:space="preserve">)</w:delText>
        </w:r>
      </w:del>
      <w:del w:id="204" w:author="PR Preview" w:date="2026-01-01T00:00:00Z">
        <w:r>
          <w:br/>
        </w:r>
      </w:del>
      <w:del w:id="205" w:author="PR Preview" w:date="2026-01-01T00:00:00Z">
        <w:r>
          <w:rPr>
            <w:rStyle w:val="NormalTok"/>
          </w:rPr>
          <w:delText xml:space="preserve">normal_approx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DecValTok"/>
          </w:rPr>
          <w:delText xml:space="preserve">2</w:delText>
        </w:r>
      </w:del>
      <w:del w:id="209" w:author="PR Preview" w:date="2026-01-01T00:00:00Z">
        <w:r>
          <w:rPr>
            <w:rStyle w:val="NormalTok"/>
          </w:rPr>
          <w:delText xml:space="preserve"> </w:delText>
        </w:r>
      </w:del>
      <w:del w:id="210" w:author="PR Preview" w:date="2026-01-01T00:00:00Z">
        <w:r>
          <w:rPr>
            <w:rStyle w:val="SpecialCharTok"/>
          </w:rPr>
          <w:delText xml:space="preserve">*</w:delText>
        </w:r>
      </w:del>
      <w:del w:id="211" w:author="PR Preview" w:date="2026-01-01T00:00:00Z">
        <w:r>
          <w:rPr>
            <w:rStyle w:val="NormalTok"/>
          </w:rPr>
          <w:delText xml:space="preserve"> </w:delText>
        </w:r>
      </w:del>
      <w:del w:id="212" w:author="PR Preview" w:date="2026-01-01T00:00:00Z">
        <w:r>
          <w:rPr>
            <w:rStyle w:val="FunctionTok"/>
          </w:rPr>
          <w:delText xml:space="preserve">pnorm</w:delText>
        </w:r>
      </w:del>
      <w:del w:id="213" w:author="PR Preview" w:date="2026-01-01T00:00:00Z">
        <w:r>
          <w:rPr>
            <w:rStyle w:val="NormalTok"/>
          </w:rPr>
          <w:delText xml:space="preserve">(</w:delText>
        </w:r>
      </w:del>
      <w:del w:id="214" w:author="PR Preview" w:date="2026-01-01T00:00:00Z">
        <w:r>
          <w:rPr>
            <w:rStyle w:val="SpecialCharTok"/>
          </w:rPr>
          <w:delText xml:space="preserve">-</w:delText>
        </w:r>
      </w:del>
      <w:del w:id="215" w:author="PR Preview" w:date="2026-01-01T00:00:00Z">
        <w:r>
          <w:rPr>
            <w:rStyle w:val="DecValTok"/>
          </w:rPr>
          <w:delText xml:space="preserve">1</w:delText>
        </w:r>
      </w:del>
      <w:del w:id="216" w:author="PR Preview" w:date="2026-01-01T00:00:00Z">
        <w:r>
          <w:rPr>
            <w:rStyle w:val="NormalTok"/>
          </w:rPr>
          <w:delText xml:space="preserve"> </w:delText>
        </w:r>
      </w:del>
      <w:del w:id="217" w:author="PR Preview" w:date="2026-01-01T00:00:00Z">
        <w:r>
          <w:rPr>
            <w:rStyle w:val="SpecialCharTok"/>
          </w:rPr>
          <w:delText xml:space="preserve">/</w:delText>
        </w:r>
      </w:del>
      <w:del w:id="218" w:author="PR Preview" w:date="2026-01-01T00:00:00Z">
        <w:r>
          <w:rPr>
            <w:rStyle w:val="NormalTok"/>
          </w:rPr>
          <w:delText xml:space="preserve"> </w:delText>
        </w:r>
      </w:del>
      <w:del w:id="219" w:author="PR Preview" w:date="2026-01-01T00:00:00Z">
        <w:r>
          <w:rPr>
            <w:rStyle w:val="FunctionTok"/>
          </w:rPr>
          <w:delText xml:space="preserve">sqrt</w:delText>
        </w:r>
      </w:del>
      <w:del w:id="220" w:author="PR Preview" w:date="2026-01-01T00:00:00Z">
        <w:r>
          <w:rPr>
            <w:rStyle w:val="NormalTok"/>
          </w:rPr>
          <w:delText xml:space="preserve">(sigma2 </w:delText>
        </w:r>
      </w:del>
      <w:del w:id="221" w:author="PR Preview" w:date="2026-01-01T00:00:00Z">
        <w:r>
          <w:rPr>
            <w:rStyle w:val="SpecialCharTok"/>
          </w:rPr>
          <w:delText xml:space="preserve">/</w:delText>
        </w:r>
      </w:del>
      <w:del w:id="222" w:author="PR Preview" w:date="2026-01-01T00:00:00Z">
        <w:r>
          <w:rPr>
            <w:rStyle w:val="NormalTok"/>
          </w:rPr>
          <w:delText xml:space="preserve"> n_min))</w:delText>
        </w:r>
      </w:del>
      <w:del w:id="223" w:author="PR Preview" w:date="2026-01-01T00:00:00Z">
        <w:r>
          <w:br/>
        </w:r>
      </w:del>
      <w:del w:id="224" w:author="PR Preview" w:date="2026-01-01T00:00:00Z">
        <w:r>
          <w:rPr>
            <w:rStyle w:val="FunctionTok"/>
          </w:rPr>
          <w:delText xml:space="preserve">c</w:delText>
        </w:r>
      </w:del>
      <w:del w:id="225" w:author="PR Preview" w:date="2026-01-01T00:00:00Z">
        <w:r>
          <w:rPr>
            <w:rStyle w:val="NormalTok"/>
          </w:rPr>
          <w:delText xml:space="preserve">(</w:delText>
        </w:r>
      </w:del>
      <w:del w:id="226" w:author="PR Preview" w:date="2026-01-01T00:00:00Z">
        <w:r>
          <w:rPr>
            <w:rStyle w:val="AttributeTok"/>
          </w:rPr>
          <w:delText xml:space="preserve">variance =</w:delText>
        </w:r>
      </w:del>
      <w:del w:id="227" w:author="PR Preview" w:date="2026-01-01T00:00:00Z">
        <w:r>
          <w:rPr>
            <w:rStyle w:val="NormalTok"/>
          </w:rPr>
          <w:delText xml:space="preserve"> sigma2, </w:delText>
        </w:r>
      </w:del>
      <w:del w:id="228" w:author="PR Preview" w:date="2026-01-01T00:00:00Z">
        <w:r>
          <w:rPr>
            <w:rStyle w:val="AttributeTok"/>
          </w:rPr>
          <w:delText xml:space="preserve">n =</w:delText>
        </w:r>
      </w:del>
      <w:del w:id="229" w:author="PR Preview" w:date="2026-01-01T00:00:00Z">
        <w:r>
          <w:rPr>
            <w:rStyle w:val="NormalTok"/>
          </w:rPr>
          <w:delText xml:space="preserve"> n_min, </w:delText>
        </w:r>
      </w:del>
      <w:del w:id="230" w:author="PR Preview" w:date="2026-01-01T00:00:00Z">
        <w:r>
          <w:rPr>
            <w:rStyle w:val="AttributeTok"/>
          </w:rPr>
          <w:delText xml:space="preserve">misses =</w:delText>
        </w:r>
      </w:del>
      <w:del w:id="231" w:author="PR Preview" w:date="2026-01-01T00:00:00Z">
        <w:r>
          <w:rPr>
            <w:rStyle w:val="NormalTok"/>
          </w:rPr>
          <w:delText xml:space="preserve"> misses, </w:delText>
        </w:r>
      </w:del>
      <w:del w:id="232" w:author="PR Preview" w:date="2026-01-01T00:00:00Z">
        <w:r>
          <w:rPr>
            <w:rStyle w:val="AttributeTok"/>
          </w:rPr>
          <w:delText xml:space="preserve">normal_approx =</w:delText>
        </w:r>
      </w:del>
      <w:del w:id="233" w:author="PR Preview" w:date="2026-01-01T00:00:00Z">
        <w:r>
          <w:rPr>
            <w:rStyle w:val="NormalTok"/>
          </w:rPr>
          <w:delText xml:space="preserve"> normal_approx)</w:delText>
        </w:r>
      </w:del>
      <w:del w:id="234" w:author="PR Preview" w:date="2026-01-01T00:00:00Z">
        <w:r>
          <w:br/>
        </w:r>
      </w:del>
      <w:del w:id="235" w:author="PR Preview" w:date="2026-01-01T00:00:00Z">
        <w:r>
          <w:rPr>
            <w:rStyle w:val="CommentTok"/>
          </w:rPr>
          <w:delText xml:space="preserve">#&gt;      variance             n        misses normal_approx </w:delText>
        </w:r>
      </w:del>
      <w:del w:id="236" w:author="PR Preview" w:date="2026-01-01T00:00:00Z">
        <w:r>
          <w:br/>
        </w:r>
      </w:del>
      <w:del w:id="237" w:author="PR Preview" w:date="2026-01-01T00:00:00Z">
        <w:r>
          <w:rPr>
            <w:rStyle w:val="CommentTok"/>
          </w:rPr>
          <w:delText xml:space="preserve">#&gt;  6.076274e+01  1.216000e+03  0.000000e+00  7.694705e-06</w:delText>
        </w:r>
      </w:del>
    </w:p>
    <w:p>
      <w:pPr>
        <w:pStyle w:val="FirstParagraph"/>
      </w:pPr>
      <w:del w:id="238" w:author="PR Preview" w:date="2026-01-01T00:00:00Z">
        <w:r>
          <w:delText xml:space="preserve">The population variance of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rPr>
            <w:rStyle w:val="VerbatimChar"/>
          </w:rPr>
          <w:delText xml:space="preserve">mpg</w:delText>
        </w:r>
      </w:del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is 60.8,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so</w:delText>
        </w:r>
      </w:del>
      <w:del w:id="24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1216</m:t>
        </m:r>
      </m:oMath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cars suffice.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Out of 10,000 samples of that size, 0 sample means missed</w:delText>
        </w:r>
      </w:del>
      <w:del w:id="250" w:author="PR Preview" w:date="2026-01-01T00:00:00Z">
        <w:r>
          <w:delText xml:space="preserve"> </w:delText>
        </w:r>
      </w:del>
      <m:oMath>
        <m:r>
          <m:t>μ</m:t>
        </m:r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by 1 or more,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against the 5% (500 samples) the bound allows.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The bound is loose because the sample mean of this many cars is nearly normal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(</w:delText>
        </w:r>
      </w:del>
      <w:hyperlink w:anchor="thm-clt">
        <w:del w:id="259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60" w:author="PR Preview" w:date="2026-01-01T00:00:00Z">
        <w:r>
          <w:delText xml:space="preserve">),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and the normal approximation puts the chance of a miss at about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7.7</w:delText>
        </w:r>
      </w:del>
      <w:del w:id="265" w:author="PR Preview" w:date="2026-01-01T00:00:00Z">
        <w:r>
          <w:delText xml:space="preserve">^{-6};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Chebyshev’s inequality must hold for every distribution, as in</w:delText>
        </w:r>
      </w:del>
      <w:del w:id="268" w:author="PR Preview" w:date="2026-01-01T00:00:00Z">
        <w:r>
          <w:delText xml:space="preserve"> </w:delText>
        </w:r>
      </w:del>
      <w:hyperlink w:anchor="exm-chebyshev-auto">
        <w:del w:id="269" w:author="PR Preview" w:date="2026-01-01T00:00:00Z">
          <w:r>
            <w:rPr>
              <w:rStyle w:val="Hyperlink"/>
            </w:rPr>
            <w:delText xml:space="preserve">Example 3</w:delText>
          </w:r>
        </w:del>
      </w:hyperlink>
      <w:del w:id="270" w:author="PR Preview" w:date="2026-01-01T00:00:00Z">
        <w:r>
          <w:delText xml:space="preserve">.</w:delText>
        </w:r>
      </w:del>
    </w:p>
    <w:p>
      <w:pPr>
        <w:pStyle w:val="FirstParagraph"/>
      </w:pPr>
      <w:ins w:id="271" w:author="PR Preview" w:date="2026-01-01T00:00:00Z">
        <w:r>
          <w:rPr>
            <w:i/>
            <w:iCs/>
          </w:rPr>
          <w:t xml:space="preserve">Solution 1</w:t>
        </w:r>
      </w:ins>
      <w:ins w:id="272" w:author="PR Preview" w:date="2026-01-01T00:00:00Z">
        <w:r>
          <w:t xml:space="preserve">. </w:t>
        </w:r>
      </w:ins>
      <w:ins w:id="273" w:author="PR Preview" w:date="2026-01-01T00:00:00Z">
        <w:r>
          <w:t xml:space="preserve">By</w:t>
        </w:r>
      </w:ins>
      <w:ins w:id="274" w:author="PR Preview" w:date="2026-01-01T00:00:00Z">
        <w:r>
          <w:t xml:space="preserve"> </w:t>
        </w:r>
      </w:ins>
      <w:hyperlink w:anchor="thm-sum-iid-moments">
        <w:ins w:id="27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76" w:author="PR Preview" w:date="2026-01-01T00:00:00Z">
        <w:r>
          <w:t xml:space="preserve">,</w:t>
        </w:r>
      </w:ins>
      <w:ins w:id="277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for</w:t>
        </w:r>
      </w:ins>
      <w:ins w:id="28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81" w:author="PR Preview" w:date="2026-01-01T00:00:00Z">
        <w:r>
          <w:t xml:space="preserve">,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so</w:t>
        </w:r>
      </w:ins>
      <w:ins w:id="284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has mean</w:t>
        </w:r>
      </w:ins>
      <w:ins w:id="287" w:author="PR Preview" w:date="2026-01-01T00:00:00Z">
        <w:r>
          <w:t xml:space="preserve"> </w:t>
        </w:r>
      </w:ins>
      <m:oMath>
        <m:r>
          <m:t>μ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and variance</w:t>
        </w:r>
      </w:ins>
      <w:ins w:id="29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(a constant factor</w:t>
        </w:r>
      </w:ins>
      <w:ins w:id="293" w:author="PR Preview" w:date="2026-01-01T00:00:00Z">
        <w:r>
          <w:t xml:space="preserve"> </w:t>
        </w:r>
      </w:ins>
      <m:oMath>
        <m:r>
          <m:t>c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scales a variance by</w:t>
        </w:r>
      </w:ins>
      <w:ins w:id="296" w:author="PR Preview" w:date="2026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t>2</m:t>
            </m:r>
          </m:sup>
        </m:sSup>
      </m:oMath>
      <w:ins w:id="297" w:author="PR Preview" w:date="2026-01-01T00:00:00Z">
        <w:r>
          <w:t xml:space="preserve">).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Apply</w:t>
        </w:r>
      </w:ins>
      <w:ins w:id="300" w:author="PR Preview" w:date="2026-01-01T00:00:00Z">
        <w:r>
          <w:t xml:space="preserve"> </w:t>
        </w:r>
      </w:ins>
      <w:hyperlink w:anchor="thm-chebyshev">
        <w:ins w:id="30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to</w:t>
        </w:r>
      </w:ins>
      <w:ins w:id="304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with</w:t>
        </w:r>
      </w:ins>
      <w:ins w:id="307" w:author="PR Preview" w:date="2026-01-01T00:00:00Z">
        <w:r>
          <w:t xml:space="preserve"> </w:t>
        </w:r>
      </w:ins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that is,</w:t>
        </w:r>
      </w:ins>
      <w:ins w:id="31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ins w:id="312" w:author="PR Preview" w:date="2026-01-01T00:00:00Z">
        <w:r>
          <w:t xml:space="preserve">, so</w:t>
        </w:r>
      </w:ins>
      <w:ins w:id="31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314" w:author="PR Preview" w:date="2026-01-01T00:00:00Z">
        <w:r>
          <w:t xml:space="preserve">.</w:t>
        </w:r>
      </w:ins>
    </w:p>
    <w:bookmarkEnd w:id="51"/>
    <w:bookmarkStart w:id="52" w:name="exr-chebyshev-variance"/>
    <w:p>
      <w:pPr>
        <w:pStyle w:val="BodyText"/>
      </w:pPr>
      <w:ins w:id="315" w:author="PR Preview" w:date="2026-01-01T00:00:00Z">
        <w:r>
          <w:rPr>
            <w:b/>
            <w:bCs/>
          </w:rPr>
          <w:t xml:space="preserve">Exercise 2 (Population variance of the fuel economy)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Compute</w:t>
        </w:r>
      </w:ins>
      <w:ins w:id="31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for the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rPr>
            <w:rStyle w:val="VerbatimChar"/>
          </w:rPr>
          <w:t xml:space="preserve">mpg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column of</w:t>
        </w:r>
      </w:ins>
      <w:ins w:id="325" w:author="PR Preview" w:date="2026-01-01T00:00:00Z">
        <w:r>
          <w:t xml:space="preserve"> </w:t>
        </w:r>
      </w:ins>
      <w:hyperlink r:id="rId37">
        <w:ins w:id="326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327" w:author="PR Preview" w:date="2026-01-01T00:00:00Z">
        <w:r>
          <w:t xml:space="preserve">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treating the 392 cars as the whole population.</w:t>
        </w:r>
      </w:ins>
    </w:p>
    <w:bookmarkEnd w:id="52"/>
    <w:bookmarkStart w:id="53" w:name="sol-chebyshev-variance"/>
    <w:p>
      <w:pPr>
        <w:pStyle w:val="BodyText"/>
      </w:pPr>
      <w:ins w:id="330" w:author="PR Preview" w:date="2026-01-01T00:00:00Z">
        <w:r>
          <w:rPr>
            <w:i/>
            <w:iCs/>
          </w:rPr>
          <w:t xml:space="preserve">Solution 2</w:t>
        </w:r>
      </w:ins>
      <w:ins w:id="331" w:author="PR Preview" w:date="2026-01-01T00:00:00Z">
        <w:r>
          <w:t xml:space="preserve">. </w:t>
        </w:r>
      </w:ins>
    </w:p>
    <w:p>
      <w:pPr>
        <w:pStyle w:val="SourceCode"/>
      </w:pPr>
      <w:ins w:id="332" w:author="PR Preview" w:date="2026-01-01T00:00:00Z">
        <w:r>
          <w:rPr>
            <w:rStyle w:val="NormalTok"/>
          </w:rPr>
          <w:t xml:space="preserve">mpg </w:t>
        </w:r>
      </w:ins>
      <w:ins w:id="333" w:author="PR Preview" w:date="2026-01-01T00:00:00Z">
        <w:r>
          <w:rPr>
            <w:rStyle w:val="OtherTok"/>
          </w:rPr>
          <w:t xml:space="preserve">&lt;-</w:t>
        </w:r>
      </w:ins>
      <w:ins w:id="334" w:author="PR Preview" w:date="2026-01-01T00:00:00Z">
        <w:r>
          <w:rPr>
            <w:rStyle w:val="NormalTok"/>
          </w:rPr>
          <w:t xml:space="preserve"> </w:t>
        </w:r>
      </w:ins>
      <w:ins w:id="335" w:author="PR Preview" w:date="2026-01-01T00:00:00Z">
        <w:r>
          <w:rPr>
            <w:rStyle w:val="FunctionTok"/>
          </w:rPr>
          <w:t xml:space="preserve">read.csv</w:t>
        </w:r>
      </w:ins>
      <w:ins w:id="336" w:author="PR Preview" w:date="2026-01-01T00:00:00Z">
        <w:r>
          <w:rPr>
            <w:rStyle w:val="NormalTok"/>
          </w:rPr>
          <w:t xml:space="preserve">(</w:t>
        </w:r>
      </w:ins>
      <w:ins w:id="337" w:author="PR Preview" w:date="2026-01-01T00:00:00Z">
        <w:r>
          <w:rPr>
            <w:rStyle w:val="StringTok"/>
          </w:rPr>
          <w:t xml:space="preserve">"data/auto.csv"</w:t>
        </w:r>
      </w:ins>
      <w:ins w:id="338" w:author="PR Preview" w:date="2026-01-01T00:00:00Z">
        <w:r>
          <w:rPr>
            <w:rStyle w:val="NormalTok"/>
          </w:rPr>
          <w:t xml:space="preserve">)</w:t>
        </w:r>
      </w:ins>
      <w:ins w:id="339" w:author="PR Preview" w:date="2026-01-01T00:00:00Z">
        <w:r>
          <w:rPr>
            <w:rStyle w:val="SpecialCharTok"/>
          </w:rPr>
          <w:t xml:space="preserve">$</w:t>
        </w:r>
      </w:ins>
      <w:ins w:id="340" w:author="PR Preview" w:date="2026-01-01T00:00:00Z">
        <w:r>
          <w:rPr>
            <w:rStyle w:val="NormalTok"/>
          </w:rPr>
          <w:t xml:space="preserve">mpg</w:t>
        </w:r>
      </w:ins>
      <w:ins w:id="341" w:author="PR Preview" w:date="2026-01-01T00:00:00Z">
        <w:r>
          <w:br/>
        </w:r>
      </w:ins>
      <w:ins w:id="342" w:author="PR Preview" w:date="2026-01-01T00:00:00Z">
        <w:r>
          <w:rPr>
            <w:rStyle w:val="NormalTok"/>
          </w:rPr>
          <w:t xml:space="preserve">mu </w:t>
        </w:r>
      </w:ins>
      <w:ins w:id="343" w:author="PR Preview" w:date="2026-01-01T00:00:00Z">
        <w:r>
          <w:rPr>
            <w:rStyle w:val="OtherTok"/>
          </w:rPr>
          <w:t xml:space="preserve">&lt;-</w:t>
        </w:r>
      </w:ins>
      <w:ins w:id="344" w:author="PR Preview" w:date="2026-01-01T00:00:00Z">
        <w:r>
          <w:rPr>
            <w:rStyle w:val="NormalTok"/>
          </w:rPr>
          <w:t xml:space="preserve"> </w:t>
        </w:r>
      </w:ins>
      <w:ins w:id="345" w:author="PR Preview" w:date="2026-01-01T00:00:00Z">
        <w:r>
          <w:rPr>
            <w:rStyle w:val="FunctionTok"/>
          </w:rPr>
          <w:t xml:space="preserve">mean</w:t>
        </w:r>
      </w:ins>
      <w:ins w:id="346" w:author="PR Preview" w:date="2026-01-01T00:00:00Z">
        <w:r>
          <w:rPr>
            <w:rStyle w:val="NormalTok"/>
          </w:rPr>
          <w:t xml:space="preserve">(mpg)</w:t>
        </w:r>
      </w:ins>
      <w:ins w:id="347" w:author="PR Preview" w:date="2026-01-01T00:00:00Z">
        <w:r>
          <w:br/>
        </w:r>
      </w:ins>
      <w:ins w:id="348" w:author="PR Preview" w:date="2026-01-01T00:00:00Z">
        <w:r>
          <w:rPr>
            <w:rStyle w:val="NormalTok"/>
          </w:rPr>
          <w:t xml:space="preserve">sigma2 </w:t>
        </w:r>
      </w:ins>
      <w:ins w:id="349" w:author="PR Preview" w:date="2026-01-01T00:00:00Z">
        <w:r>
          <w:rPr>
            <w:rStyle w:val="OtherTok"/>
          </w:rPr>
          <w:t xml:space="preserve">&lt;-</w:t>
        </w:r>
      </w:ins>
      <w:ins w:id="350" w:author="PR Preview" w:date="2026-01-01T00:00:00Z">
        <w:r>
          <w:rPr>
            <w:rStyle w:val="NormalTok"/>
          </w:rPr>
          <w:t xml:space="preserve"> </w:t>
        </w:r>
      </w:ins>
      <w:ins w:id="351" w:author="PR Preview" w:date="2026-01-01T00:00:00Z">
        <w:r>
          <w:rPr>
            <w:rStyle w:val="FunctionTok"/>
          </w:rPr>
          <w:t xml:space="preserve">mean</w:t>
        </w:r>
      </w:ins>
      <w:ins w:id="352" w:author="PR Preview" w:date="2026-01-01T00:00:00Z">
        <w:r>
          <w:rPr>
            <w:rStyle w:val="NormalTok"/>
          </w:rPr>
          <w:t xml:space="preserve">((mpg </w:t>
        </w:r>
      </w:ins>
      <w:ins w:id="353" w:author="PR Preview" w:date="2026-01-01T00:00:00Z">
        <w:r>
          <w:rPr>
            <w:rStyle w:val="SpecialCharTok"/>
          </w:rPr>
          <w:t xml:space="preserve">-</w:t>
        </w:r>
      </w:ins>
      <w:ins w:id="354" w:author="PR Preview" w:date="2026-01-01T00:00:00Z">
        <w:r>
          <w:rPr>
            <w:rStyle w:val="NormalTok"/>
          </w:rPr>
          <w:t xml:space="preserve"> mu)</w:t>
        </w:r>
      </w:ins>
      <w:ins w:id="355" w:author="PR Preview" w:date="2026-01-01T00:00:00Z">
        <w:r>
          <w:rPr>
            <w:rStyle w:val="SpecialCharTok"/>
          </w:rPr>
          <w:t xml:space="preserve">^</w:t>
        </w:r>
      </w:ins>
      <w:ins w:id="356" w:author="PR Preview" w:date="2026-01-01T00:00:00Z">
        <w:r>
          <w:rPr>
            <w:rStyle w:val="DecValTok"/>
          </w:rPr>
          <w:t xml:space="preserve">2</w:t>
        </w:r>
      </w:ins>
      <w:ins w:id="357" w:author="PR Preview" w:date="2026-01-01T00:00:00Z">
        <w:r>
          <w:rPr>
            <w:rStyle w:val="NormalTok"/>
          </w:rPr>
          <w:t xml:space="preserve">)</w:t>
        </w:r>
      </w:ins>
      <w:ins w:id="358" w:author="PR Preview" w:date="2026-01-01T00:00:00Z">
        <w:r>
          <w:br/>
        </w:r>
      </w:ins>
      <w:ins w:id="359" w:author="PR Preview" w:date="2026-01-01T00:00:00Z">
        <w:r>
          <w:rPr>
            <w:rStyle w:val="NormalTok"/>
          </w:rPr>
          <w:t xml:space="preserve">sigma2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CommentTok"/>
          </w:rPr>
          <w:t xml:space="preserve">#&gt; [1] 60.76274</w:t>
        </w:r>
      </w:ins>
    </w:p>
    <w:p>
      <w:pPr>
        <w:pStyle w:val="FirstParagraph"/>
      </w:pPr>
      <w:ins w:id="362" w:author="PR Preview" w:date="2026-01-01T00:00:00Z">
        <w:r>
          <w:t xml:space="preserve">The population</w:t>
        </w:r>
      </w:ins>
      <w:ins w:id="363" w:author="PR Preview" w:date="2026-01-01T00:00:00Z">
        <w:r>
          <w:t xml:space="preserve"> </w:t>
        </w:r>
      </w:ins>
      <w:hyperlink r:id="rId23">
        <w:ins w:id="364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of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rPr>
            <w:rStyle w:val="VerbatimChar"/>
          </w:rPr>
          <w:t xml:space="preserve">mpg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is 60.8.</w:t>
        </w:r>
      </w:ins>
    </w:p>
    <w:bookmarkEnd w:id="53"/>
    <w:bookmarkStart w:id="54" w:name="exr-chebyshev-min-n"/>
    <w:p>
      <w:pPr>
        <w:pStyle w:val="BodyText"/>
      </w:pPr>
      <w:ins w:id="371" w:author="PR Preview" w:date="2026-01-01T00:00:00Z">
        <w:r>
          <w:rPr>
            <w:b/>
            <w:bCs/>
          </w:rPr>
          <w:t xml:space="preserve">Exercise 3 (Smallest sample size from Chebyshev’s bound)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With</w:t>
        </w:r>
      </w:ins>
      <w:ins w:id="37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from</w:t>
        </w:r>
      </w:ins>
      <w:ins w:id="377" w:author="PR Preview" w:date="2026-01-01T00:00:00Z">
        <w:r>
          <w:t xml:space="preserve"> </w:t>
        </w:r>
      </w:ins>
      <w:hyperlink w:anchor="exr-chebyshev-variance">
        <w:ins w:id="378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379" w:author="PR Preview" w:date="2026-01-01T00:00:00Z">
        <w:r>
          <w:t xml:space="preserve">,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find the smallest</w:t>
        </w:r>
      </w:ins>
      <w:ins w:id="382" w:author="PR Preview" w:date="2026-01-01T00:00:00Z">
        <w:r>
          <w:t xml:space="preserve"> </w:t>
        </w:r>
      </w:ins>
      <m:oMath>
        <m:r>
          <m:t>n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for which the bound in</w:t>
        </w:r>
      </w:ins>
      <w:ins w:id="385" w:author="PR Preview" w:date="2026-01-01T00:00:00Z">
        <w:r>
          <w:t xml:space="preserve"> </w:t>
        </w:r>
      </w:ins>
      <w:hyperlink w:anchor="exr-chebyshev-sample-size">
        <w:ins w:id="38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guarantees</w:t>
        </w:r>
      </w:ins>
      <w:ins w:id="38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ins w:id="390" w:author="PR Preview" w:date="2026-01-01T00:00:00Z">
        <w:r>
          <w:t xml:space="preserve">.</w:t>
        </w:r>
      </w:ins>
    </w:p>
    <w:bookmarkEnd w:id="54"/>
    <w:bookmarkStart w:id="55" w:name="sol-chebyshev-min-n"/>
    <w:p>
      <w:pPr>
        <w:pStyle w:val="BodyText"/>
      </w:pPr>
      <w:ins w:id="391" w:author="PR Preview" w:date="2026-01-01T00:00:00Z">
        <w:r>
          <w:rPr>
            <w:i/>
            <w:iCs/>
          </w:rPr>
          <w:t xml:space="preserve">Solution 3</w:t>
        </w:r>
      </w:ins>
      <w:ins w:id="392" w:author="PR Preview" w:date="2026-01-01T00:00:00Z">
        <w:r>
          <w:t xml:space="preserve">. </w:t>
        </w:r>
      </w:ins>
      <w:ins w:id="393" w:author="PR Preview" w:date="2026-01-01T00:00:00Z">
        <w:r>
          <w:t xml:space="preserve">Setting</w:t>
        </w:r>
      </w:ins>
      <w:ins w:id="39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gives</w:t>
        </w:r>
      </w:ins>
      <w:ins w:id="39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398" w:author="PR Preview" w:date="2026-01-01T00:00:00Z">
        <w:r>
          <w:t xml:space="preserve">.</w:t>
        </w:r>
      </w:ins>
    </w:p>
    <w:p>
      <w:pPr>
        <w:pStyle w:val="SourceCode"/>
      </w:pPr>
      <w:ins w:id="399" w:author="PR Preview" w:date="2026-01-01T00:00:00Z">
        <w:r>
          <w:rPr>
            <w:rStyle w:val="NormalTok"/>
          </w:rPr>
          <w:t xml:space="preserve">n_min </w:t>
        </w:r>
      </w:ins>
      <w:ins w:id="400" w:author="PR Preview" w:date="2026-01-01T00:00:00Z">
        <w:r>
          <w:rPr>
            <w:rStyle w:val="OtherTok"/>
          </w:rPr>
          <w:t xml:space="preserve">&lt;-</w:t>
        </w:r>
      </w:ins>
      <w:ins w:id="401" w:author="PR Preview" w:date="2026-01-01T00:00:00Z">
        <w:r>
          <w:rPr>
            <w:rStyle w:val="NormalTok"/>
          </w:rPr>
          <w:t xml:space="preserve"> </w:t>
        </w:r>
      </w:ins>
      <w:ins w:id="402" w:author="PR Preview" w:date="2026-01-01T00:00:00Z">
        <w:r>
          <w:rPr>
            <w:rStyle w:val="FunctionTok"/>
          </w:rPr>
          <w:t xml:space="preserve">ceiling</w:t>
        </w:r>
      </w:ins>
      <w:ins w:id="403" w:author="PR Preview" w:date="2026-01-01T00:00:00Z">
        <w:r>
          <w:rPr>
            <w:rStyle w:val="NormalTok"/>
          </w:rPr>
          <w:t xml:space="preserve">(</w:t>
        </w:r>
      </w:ins>
      <w:ins w:id="404" w:author="PR Preview" w:date="2026-01-01T00:00:00Z">
        <w:r>
          <w:rPr>
            <w:rStyle w:val="DecValTok"/>
          </w:rPr>
          <w:t xml:space="preserve">20</w:t>
        </w:r>
      </w:ins>
      <w:ins w:id="405" w:author="PR Preview" w:date="2026-01-01T00:00:00Z">
        <w:r>
          <w:rPr>
            <w:rStyle w:val="NormalTok"/>
          </w:rPr>
          <w:t xml:space="preserve"> </w:t>
        </w:r>
      </w:ins>
      <w:ins w:id="406" w:author="PR Preview" w:date="2026-01-01T00:00:00Z">
        <w:r>
          <w:rPr>
            <w:rStyle w:val="SpecialCharTok"/>
          </w:rPr>
          <w:t xml:space="preserve">*</w:t>
        </w:r>
      </w:ins>
      <w:ins w:id="407" w:author="PR Preview" w:date="2026-01-01T00:00:00Z">
        <w:r>
          <w:rPr>
            <w:rStyle w:val="NormalTok"/>
          </w:rPr>
          <w:t xml:space="preserve"> sigma2)</w:t>
        </w:r>
      </w:ins>
      <w:ins w:id="408" w:author="PR Preview" w:date="2026-01-01T00:00:00Z">
        <w:r>
          <w:br/>
        </w:r>
      </w:ins>
      <w:ins w:id="409" w:author="PR Preview" w:date="2026-01-01T00:00:00Z">
        <w:r>
          <w:rPr>
            <w:rStyle w:val="NormalTok"/>
          </w:rPr>
          <w:t xml:space="preserve">n_min</w:t>
        </w:r>
      </w:ins>
      <w:ins w:id="410" w:author="PR Preview" w:date="2026-01-01T00:00:00Z">
        <w:r>
          <w:br/>
        </w:r>
      </w:ins>
      <w:ins w:id="411" w:author="PR Preview" w:date="2026-01-01T00:00:00Z">
        <w:r>
          <w:rPr>
            <w:rStyle w:val="CommentTok"/>
          </w:rPr>
          <w:t xml:space="preserve">#&gt; [1] 1216</w:t>
        </w:r>
      </w:ins>
    </w:p>
    <w:p>
      <w:pPr>
        <w:pStyle w:val="FirstParagraph"/>
      </w:pPr>
      <w:ins w:id="412" w:author="PR Preview" w:date="2026-01-01T00:00:00Z">
        <w:r>
          <w:t xml:space="preserve">With</w:t>
        </w:r>
      </w:ins>
      <w:ins w:id="41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from</w:t>
        </w:r>
      </w:ins>
      <w:ins w:id="416" w:author="PR Preview" w:date="2026-01-01T00:00:00Z">
        <w:r>
          <w:t xml:space="preserve"> </w:t>
        </w:r>
      </w:ins>
      <w:hyperlink w:anchor="sol-chebyshev-variance">
        <w:ins w:id="417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418" w:author="PR Preview" w:date="2026-01-01T00:00:00Z">
        <w:r>
          <w:t xml:space="preserve">,</w:t>
        </w:r>
      </w:ins>
      <w:ins w:id="41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1216</m:t>
        </m:r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cars suffice.</w:t>
        </w:r>
      </w:ins>
    </w:p>
    <w:bookmarkEnd w:id="55"/>
    <w:bookmarkStart w:id="57" w:name="exr-chebyshev-simulation"/>
    <w:p>
      <w:pPr>
        <w:pStyle w:val="BodyText"/>
      </w:pPr>
      <w:ins w:id="422" w:author="PR Preview" w:date="2026-01-01T00:00:00Z">
        <w:r>
          <w:rPr>
            <w:b/>
            <w:bCs/>
          </w:rPr>
          <w:t xml:space="preserve">Exercise 4 (Simulated misses of the sample mean)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Draw 10,000 samples of the size from</w:t>
        </w:r>
      </w:ins>
      <w:ins w:id="425" w:author="PR Preview" w:date="2026-01-01T00:00:00Z">
        <w:r>
          <w:t xml:space="preserve"> </w:t>
        </w:r>
      </w:ins>
      <w:hyperlink w:anchor="exr-chebyshev-min-n">
        <w:ins w:id="426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with replacement,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and report how many of the sample</w:t>
        </w:r>
      </w:ins>
      <w:ins w:id="431" w:author="PR Preview" w:date="2026-01-01T00:00:00Z">
        <w:r>
          <w:t xml:space="preserve"> </w:t>
        </w:r>
      </w:ins>
      <w:hyperlink r:id="rId56">
        <w:ins w:id="432" w:author="PR Preview" w:date="2026-01-01T00:00:00Z">
          <w:r>
            <w:rPr>
              <w:rStyle w:val="Hyperlink"/>
            </w:rPr>
            <w:t xml:space="preserve">means</w:t>
          </w:r>
        </w:ins>
      </w:hyperlink>
      <w:ins w:id="43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miss</w:t>
        </w:r>
      </w:ins>
      <w:ins w:id="436" w:author="PR Preview" w:date="2026-01-01T00:00:00Z">
        <w:r>
          <w:t xml:space="preserve"> </w:t>
        </w:r>
      </w:ins>
      <m:oMath>
        <m:r>
          <m:t>μ</m:t>
        </m:r>
      </m:oMath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by 1 or more.</w:t>
        </w:r>
      </w:ins>
    </w:p>
    <w:bookmarkEnd w:id="57"/>
    <w:bookmarkStart w:id="58" w:name="sol-chebyshev-simulation"/>
    <w:p>
      <w:pPr>
        <w:pStyle w:val="BodyText"/>
      </w:pPr>
      <w:ins w:id="439" w:author="PR Preview" w:date="2026-01-01T00:00:00Z">
        <w:r>
          <w:rPr>
            <w:i/>
            <w:iCs/>
          </w:rPr>
          <w:t xml:space="preserve">Solution 4</w:t>
        </w:r>
      </w:ins>
      <w:ins w:id="440" w:author="PR Preview" w:date="2026-01-01T00:00:00Z">
        <w:r>
          <w:t xml:space="preserve">. </w:t>
        </w:r>
      </w:ins>
    </w:p>
    <w:p>
      <w:pPr>
        <w:pStyle w:val="SourceCode"/>
      </w:pPr>
      <w:ins w:id="441" w:author="PR Preview" w:date="2026-01-01T00:00:00Z">
        <w:r>
          <w:rPr>
            <w:rStyle w:val="CommentTok"/>
          </w:rPr>
          <w:t xml:space="preserve"># Uses mpg and mu from sol-chebyshev-variance,</w:t>
        </w:r>
      </w:ins>
      <w:ins w:id="442" w:author="PR Preview" w:date="2026-01-01T00:00:00Z">
        <w:r>
          <w:br/>
        </w:r>
      </w:ins>
      <w:ins w:id="443" w:author="PR Preview" w:date="2026-01-01T00:00:00Z">
        <w:r>
          <w:rPr>
            <w:rStyle w:val="CommentTok"/>
          </w:rPr>
          <w:t xml:space="preserve"># and n_min from sol-chebyshev-min-n.</w:t>
        </w:r>
      </w:ins>
      <w:ins w:id="444" w:author="PR Preview" w:date="2026-01-01T00:00:00Z">
        <w:r>
          <w:br/>
        </w:r>
      </w:ins>
      <w:ins w:id="445" w:author="PR Preview" w:date="2026-01-01T00:00:00Z">
        <w:r>
          <w:rPr>
            <w:rStyle w:val="FunctionTok"/>
          </w:rPr>
          <w:t xml:space="preserve">set.seed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DecValTok"/>
          </w:rPr>
          <w:t xml:space="preserve">571</w:t>
        </w:r>
      </w:ins>
      <w:ins w:id="448" w:author="PR Preview" w:date="2026-01-01T00:00:00Z">
        <w:r>
          <w:rPr>
            <w:rStyle w:val="NormalTok"/>
          </w:rPr>
          <w:t xml:space="preserve">)</w:t>
        </w:r>
      </w:ins>
      <w:ins w:id="449" w:author="PR Preview" w:date="2026-01-01T00:00:00Z">
        <w:r>
          <w:br/>
        </w:r>
      </w:ins>
      <w:ins w:id="450" w:author="PR Preview" w:date="2026-01-01T00:00:00Z">
        <w:r>
          <w:rPr>
            <w:rStyle w:val="NormalTok"/>
          </w:rPr>
          <w:t xml:space="preserve">xbar </w:t>
        </w:r>
      </w:ins>
      <w:ins w:id="451" w:author="PR Preview" w:date="2026-01-01T00:00:00Z">
        <w:r>
          <w:rPr>
            <w:rStyle w:val="OtherTok"/>
          </w:rPr>
          <w:t xml:space="preserve">&lt;-</w:t>
        </w:r>
      </w:ins>
      <w:ins w:id="452" w:author="PR Preview" w:date="2026-01-01T00:00:00Z">
        <w:r>
          <w:rPr>
            <w:rStyle w:val="NormalTok"/>
          </w:rPr>
          <w:t xml:space="preserve"> </w:t>
        </w:r>
      </w:ins>
      <w:ins w:id="453" w:author="PR Preview" w:date="2026-01-01T00:00:00Z">
        <w:r>
          <w:rPr>
            <w:rStyle w:val="FunctionTok"/>
          </w:rPr>
          <w:t xml:space="preserve">replicate</w:t>
        </w:r>
      </w:ins>
      <w:ins w:id="454" w:author="PR Preview" w:date="2026-01-01T00:00:00Z">
        <w:r>
          <w:rPr>
            <w:rStyle w:val="NormalTok"/>
          </w:rPr>
          <w:t xml:space="preserve">(</w:t>
        </w:r>
      </w:ins>
      <w:ins w:id="455" w:author="PR Preview" w:date="2026-01-01T00:00:00Z">
        <w:r>
          <w:rPr>
            <w:rStyle w:val="DecValTok"/>
          </w:rPr>
          <w:t xml:space="preserve">10000</w:t>
        </w:r>
      </w:ins>
      <w:ins w:id="456" w:author="PR Preview" w:date="2026-01-01T00:00:00Z">
        <w:r>
          <w:rPr>
            <w:rStyle w:val="NormalTok"/>
          </w:rPr>
          <w:t xml:space="preserve">, </w:t>
        </w:r>
      </w:ins>
      <w:ins w:id="457" w:author="PR Preview" w:date="2026-01-01T00:00:00Z">
        <w:r>
          <w:rPr>
            <w:rStyle w:val="FunctionTok"/>
          </w:rPr>
          <w:t xml:space="preserve">mean</w:t>
        </w:r>
      </w:ins>
      <w:ins w:id="458" w:author="PR Preview" w:date="2026-01-01T00:00:00Z">
        <w:r>
          <w:rPr>
            <w:rStyle w:val="NormalTok"/>
          </w:rPr>
          <w:t xml:space="preserve">(</w:t>
        </w:r>
      </w:ins>
      <w:ins w:id="459" w:author="PR Preview" w:date="2026-01-01T00:00:00Z">
        <w:r>
          <w:rPr>
            <w:rStyle w:val="FunctionTok"/>
          </w:rPr>
          <w:t xml:space="preserve">sample</w:t>
        </w:r>
      </w:ins>
      <w:ins w:id="460" w:author="PR Preview" w:date="2026-01-01T00:00:00Z">
        <w:r>
          <w:rPr>
            <w:rStyle w:val="NormalTok"/>
          </w:rPr>
          <w:t xml:space="preserve">(mpg, n_min, </w:t>
        </w:r>
      </w:ins>
      <w:ins w:id="461" w:author="PR Preview" w:date="2026-01-01T00:00:00Z">
        <w:r>
          <w:rPr>
            <w:rStyle w:val="AttributeTok"/>
          </w:rPr>
          <w:t xml:space="preserve">replace =</w:t>
        </w:r>
      </w:ins>
      <w:ins w:id="462" w:author="PR Preview" w:date="2026-01-01T00:00:00Z">
        <w:r>
          <w:rPr>
            <w:rStyle w:val="NormalTok"/>
          </w:rPr>
          <w:t xml:space="preserve"> </w:t>
        </w:r>
      </w:ins>
      <w:ins w:id="463" w:author="PR Preview" w:date="2026-01-01T00:00:00Z">
        <w:r>
          <w:rPr>
            <w:rStyle w:val="ConstantTok"/>
          </w:rPr>
          <w:t xml:space="preserve">TRUE</w:t>
        </w:r>
      </w:ins>
      <w:ins w:id="464" w:author="PR Preview" w:date="2026-01-01T00:00:00Z">
        <w:r>
          <w:rPr>
            <w:rStyle w:val="NormalTok"/>
          </w:rPr>
          <w:t xml:space="preserve">)))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NormalTok"/>
          </w:rPr>
          <w:t xml:space="preserve">misses </w:t>
        </w:r>
      </w:ins>
      <w:ins w:id="467" w:author="PR Preview" w:date="2026-01-01T00:00:00Z">
        <w:r>
          <w:rPr>
            <w:rStyle w:val="OtherTok"/>
          </w:rPr>
          <w:t xml:space="preserve">&lt;-</w:t>
        </w:r>
      </w:ins>
      <w:ins w:id="468" w:author="PR Preview" w:date="2026-01-01T00:00:00Z">
        <w:r>
          <w:rPr>
            <w:rStyle w:val="NormalTok"/>
          </w:rPr>
          <w:t xml:space="preserve"> </w:t>
        </w:r>
      </w:ins>
      <w:ins w:id="469" w:author="PR Preview" w:date="2026-01-01T00:00:00Z">
        <w:r>
          <w:rPr>
            <w:rStyle w:val="FunctionTok"/>
          </w:rPr>
          <w:t xml:space="preserve">sum</w:t>
        </w:r>
      </w:ins>
      <w:ins w:id="470" w:author="PR Preview" w:date="2026-01-01T00:00:00Z">
        <w:r>
          <w:rPr>
            <w:rStyle w:val="NormalTok"/>
          </w:rPr>
          <w:t xml:space="preserve">(</w:t>
        </w:r>
      </w:ins>
      <w:ins w:id="471" w:author="PR Preview" w:date="2026-01-01T00:00:00Z">
        <w:r>
          <w:rPr>
            <w:rStyle w:val="FunctionTok"/>
          </w:rPr>
          <w:t xml:space="preserve">abs</w:t>
        </w:r>
      </w:ins>
      <w:ins w:id="472" w:author="PR Preview" w:date="2026-01-01T00:00:00Z">
        <w:r>
          <w:rPr>
            <w:rStyle w:val="NormalTok"/>
          </w:rPr>
          <w:t xml:space="preserve">(xbar </w:t>
        </w:r>
      </w:ins>
      <w:ins w:id="473" w:author="PR Preview" w:date="2026-01-01T00:00:00Z">
        <w:r>
          <w:rPr>
            <w:rStyle w:val="SpecialCharTok"/>
          </w:rPr>
          <w:t xml:space="preserve">-</w:t>
        </w:r>
      </w:ins>
      <w:ins w:id="474" w:author="PR Preview" w:date="2026-01-01T00:00:00Z">
        <w:r>
          <w:rPr>
            <w:rStyle w:val="NormalTok"/>
          </w:rPr>
          <w:t xml:space="preserve"> mu) </w:t>
        </w:r>
      </w:ins>
      <w:ins w:id="475" w:author="PR Preview" w:date="2026-01-01T00:00:00Z">
        <w:r>
          <w:rPr>
            <w:rStyle w:val="SpecialCharTok"/>
          </w:rPr>
          <w:t xml:space="preserve">&gt;=</w:t>
        </w:r>
      </w:ins>
      <w:ins w:id="476" w:author="PR Preview" w:date="2026-01-01T00:00:00Z">
        <w:r>
          <w:rPr>
            <w:rStyle w:val="NormalTok"/>
          </w:rPr>
          <w:t xml:space="preserve"> </w:t>
        </w:r>
      </w:ins>
      <w:ins w:id="477" w:author="PR Preview" w:date="2026-01-01T00:00:00Z">
        <w:r>
          <w:rPr>
            <w:rStyle w:val="DecValTok"/>
          </w:rPr>
          <w:t xml:space="preserve">1</w:t>
        </w:r>
      </w:ins>
      <w:ins w:id="478" w:author="PR Preview" w:date="2026-01-01T00:00:00Z">
        <w:r>
          <w:rPr>
            <w:rStyle w:val="NormalTok"/>
          </w:rPr>
          <w:t xml:space="preserve">)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NormalTok"/>
          </w:rPr>
          <w:t xml:space="preserve">misses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</w:t>
        </w:r>
      </w:ins>
    </w:p>
    <w:p>
      <w:pPr>
        <w:pStyle w:val="FirstParagraph"/>
      </w:pPr>
      <w:ins w:id="483" w:author="PR Preview" w:date="2026-01-01T00:00:00Z">
        <w:r>
          <w:t xml:space="preserve">Out of 10,000 samples of that size, 0 sample means missed</w:t>
        </w:r>
      </w:ins>
      <w:ins w:id="484" w:author="PR Preview" w:date="2026-01-01T00:00:00Z">
        <w:r>
          <w:t xml:space="preserve"> </w:t>
        </w:r>
      </w:ins>
      <m:oMath>
        <m:r>
          <m:t>μ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by 1 or more,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against the 5% (500 samples) the bound allows.</w:t>
        </w:r>
      </w:ins>
    </w:p>
    <w:bookmarkEnd w:id="58"/>
    <w:bookmarkStart w:id="59" w:name="exr-chebyshev-loose"/>
    <w:p>
      <w:pPr>
        <w:pStyle w:val="BodyText"/>
      </w:pPr>
      <w:ins w:id="489" w:author="PR Preview" w:date="2026-01-01T00:00:00Z">
        <w:r>
          <w:rPr>
            <w:b/>
            <w:bCs/>
          </w:rPr>
          <w:t xml:space="preserve">Exercise 5 (Why Chebyshev’s bound is loose here)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Explain why the count in</w:t>
        </w:r>
      </w:ins>
      <w:ins w:id="492" w:author="PR Preview" w:date="2026-01-01T00:00:00Z">
        <w:r>
          <w:t xml:space="preserve"> </w:t>
        </w:r>
      </w:ins>
      <w:hyperlink w:anchor="exr-chebyshev-simulation">
        <w:ins w:id="493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is far below the 5% the bound allows.</w:t>
        </w:r>
      </w:ins>
    </w:p>
    <w:bookmarkEnd w:id="59"/>
    <w:bookmarkStart w:id="60" w:name="sol-chebyshev-loose"/>
    <w:p>
      <w:pPr>
        <w:pStyle w:val="BodyText"/>
      </w:pPr>
      <w:ins w:id="496" w:author="PR Preview" w:date="2026-01-01T00:00:00Z">
        <w:r>
          <w:rPr>
            <w:i/>
            <w:iCs/>
          </w:rPr>
          <w:t xml:space="preserve">Solution 5</w:t>
        </w:r>
      </w:ins>
      <w:ins w:id="497" w:author="PR Preview" w:date="2026-01-01T00:00:00Z">
        <w:r>
          <w:t xml:space="preserve">. </w:t>
        </w:r>
      </w:ins>
    </w:p>
    <w:p>
      <w:pPr>
        <w:pStyle w:val="SourceCode"/>
      </w:pPr>
      <w:ins w:id="498" w:author="PR Preview" w:date="2026-01-01T00:00:00Z">
        <w:r>
          <w:rPr>
            <w:rStyle w:val="NormalTok"/>
          </w:rPr>
          <w:t xml:space="preserve">normal_approx </w:t>
        </w:r>
      </w:ins>
      <w:ins w:id="499" w:author="PR Preview" w:date="2026-01-01T00:00:00Z">
        <w:r>
          <w:rPr>
            <w:rStyle w:val="OtherTok"/>
          </w:rPr>
          <w:t xml:space="preserve">&lt;-</w:t>
        </w:r>
      </w:ins>
      <w:ins w:id="500" w:author="PR Preview" w:date="2026-01-01T00:00:00Z">
        <w:r>
          <w:rPr>
            <w:rStyle w:val="NormalTok"/>
          </w:rPr>
          <w:t xml:space="preserve"> </w:t>
        </w:r>
      </w:ins>
      <w:ins w:id="501" w:author="PR Preview" w:date="2026-01-01T00:00:00Z">
        <w:r>
          <w:rPr>
            <w:rStyle w:val="DecValTok"/>
          </w:rPr>
          <w:t xml:space="preserve">2</w:t>
        </w:r>
      </w:ins>
      <w:ins w:id="502" w:author="PR Preview" w:date="2026-01-01T00:00:00Z">
        <w:r>
          <w:rPr>
            <w:rStyle w:val="NormalTok"/>
          </w:rPr>
          <w:t xml:space="preserve"> </w:t>
        </w:r>
      </w:ins>
      <w:ins w:id="503" w:author="PR Preview" w:date="2026-01-01T00:00:00Z">
        <w:r>
          <w:rPr>
            <w:rStyle w:val="SpecialCharTok"/>
          </w:rPr>
          <w:t xml:space="preserve">*</w:t>
        </w:r>
      </w:ins>
      <w:ins w:id="504" w:author="PR Preview" w:date="2026-01-01T00:00:00Z">
        <w:r>
          <w:rPr>
            <w:rStyle w:val="NormalTok"/>
          </w:rPr>
          <w:t xml:space="preserve"> </w:t>
        </w:r>
      </w:ins>
      <w:ins w:id="505" w:author="PR Preview" w:date="2026-01-01T00:00:00Z">
        <w:r>
          <w:rPr>
            <w:rStyle w:val="FunctionTok"/>
          </w:rPr>
          <w:t xml:space="preserve">pnorm</w:t>
        </w:r>
      </w:ins>
      <w:ins w:id="506" w:author="PR Preview" w:date="2026-01-01T00:00:00Z">
        <w:r>
          <w:rPr>
            <w:rStyle w:val="NormalTok"/>
          </w:rPr>
          <w:t xml:space="preserve">(</w:t>
        </w:r>
      </w:ins>
      <w:ins w:id="507" w:author="PR Preview" w:date="2026-01-01T00:00:00Z">
        <w:r>
          <w:rPr>
            <w:rStyle w:val="SpecialCharTok"/>
          </w:rPr>
          <w:t xml:space="preserve">-</w:t>
        </w:r>
      </w:ins>
      <w:ins w:id="508" w:author="PR Preview" w:date="2026-01-01T00:00:00Z">
        <w:r>
          <w:rPr>
            <w:rStyle w:val="DecValTok"/>
          </w:rPr>
          <w:t xml:space="preserve">1</w:t>
        </w:r>
      </w:ins>
      <w:ins w:id="509" w:author="PR Preview" w:date="2026-01-01T00:00:00Z">
        <w:r>
          <w:rPr>
            <w:rStyle w:val="NormalTok"/>
          </w:rPr>
          <w:t xml:space="preserve"> </w:t>
        </w:r>
      </w:ins>
      <w:ins w:id="510" w:author="PR Preview" w:date="2026-01-01T00:00:00Z">
        <w:r>
          <w:rPr>
            <w:rStyle w:val="SpecialCharTok"/>
          </w:rPr>
          <w:t xml:space="preserve">/</w:t>
        </w:r>
      </w:ins>
      <w:ins w:id="511" w:author="PR Preview" w:date="2026-01-01T00:00:00Z">
        <w:r>
          <w:rPr>
            <w:rStyle w:val="NormalTok"/>
          </w:rPr>
          <w:t xml:space="preserve"> </w:t>
        </w:r>
      </w:ins>
      <w:ins w:id="512" w:author="PR Preview" w:date="2026-01-01T00:00:00Z">
        <w:r>
          <w:rPr>
            <w:rStyle w:val="FunctionTok"/>
          </w:rPr>
          <w:t xml:space="preserve">sqrt</w:t>
        </w:r>
      </w:ins>
      <w:ins w:id="513" w:author="PR Preview" w:date="2026-01-01T00:00:00Z">
        <w:r>
          <w:rPr>
            <w:rStyle w:val="NormalTok"/>
          </w:rPr>
          <w:t xml:space="preserve">(sigma2 </w:t>
        </w:r>
      </w:ins>
      <w:ins w:id="514" w:author="PR Preview" w:date="2026-01-01T00:00:00Z">
        <w:r>
          <w:rPr>
            <w:rStyle w:val="SpecialCharTok"/>
          </w:rPr>
          <w:t xml:space="preserve">/</w:t>
        </w:r>
      </w:ins>
      <w:ins w:id="515" w:author="PR Preview" w:date="2026-01-01T00:00:00Z">
        <w:r>
          <w:rPr>
            <w:rStyle w:val="NormalTok"/>
          </w:rPr>
          <w:t xml:space="preserve"> n_min))</w:t>
        </w:r>
      </w:ins>
      <w:ins w:id="516" w:author="PR Preview" w:date="2026-01-01T00:00:00Z">
        <w:r>
          <w:br/>
        </w:r>
      </w:ins>
      <w:ins w:id="517" w:author="PR Preview" w:date="2026-01-01T00:00:00Z">
        <w:r>
          <w:rPr>
            <w:rStyle w:val="NormalTok"/>
          </w:rPr>
          <w:t xml:space="preserve">normal_approx</w:t>
        </w:r>
      </w:ins>
      <w:ins w:id="518" w:author="PR Preview" w:date="2026-01-01T00:00:00Z">
        <w:r>
          <w:br/>
        </w:r>
      </w:ins>
      <w:ins w:id="519" w:author="PR Preview" w:date="2026-01-01T00:00:00Z">
        <w:r>
          <w:rPr>
            <w:rStyle w:val="CommentTok"/>
          </w:rPr>
          <w:t xml:space="preserve">#&gt; [1] 7.694705e-06</w:t>
        </w:r>
      </w:ins>
    </w:p>
    <w:p>
      <w:pPr>
        <w:pStyle w:val="FirstParagraph"/>
      </w:pPr>
      <w:ins w:id="520" w:author="PR Preview" w:date="2026-01-01T00:00:00Z">
        <w:r>
          <w:t xml:space="preserve">In</w:t>
        </w:r>
      </w:ins>
      <w:ins w:id="521" w:author="PR Preview" w:date="2026-01-01T00:00:00Z">
        <w:r>
          <w:t xml:space="preserve"> </w:t>
        </w:r>
      </w:ins>
      <w:hyperlink w:anchor="sol-chebyshev-simulation">
        <w:ins w:id="522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523" w:author="PR Preview" w:date="2026-01-01T00:00:00Z">
        <w:r>
          <w:t xml:space="preserve">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the count is far below the 5% (500 samples) the bound allows.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The bound is loose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because the sample</w:t>
        </w:r>
      </w:ins>
      <w:ins w:id="530" w:author="PR Preview" w:date="2026-01-01T00:00:00Z">
        <w:r>
          <w:t xml:space="preserve"> </w:t>
        </w:r>
      </w:ins>
      <w:hyperlink r:id="rId56">
        <w:ins w:id="531" w:author="PR Preview" w:date="2026-01-01T00:00:00Z">
          <w:r>
            <w:rPr>
              <w:rStyle w:val="Hyperlink"/>
            </w:rPr>
            <w:t xml:space="preserve">mean</w:t>
          </w:r>
        </w:ins>
      </w:hyperlink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of this many cars is nearly</w:t>
        </w:r>
      </w:ins>
      <w:ins w:id="534" w:author="PR Preview" w:date="2026-01-01T00:00:00Z">
        <w:r>
          <w:t xml:space="preserve"> </w:t>
        </w:r>
      </w:ins>
      <w:hyperlink r:id="rId25">
        <w:ins w:id="535" w:author="PR Preview" w:date="2026-01-01T00:00:00Z">
          <w:r>
            <w:rPr>
              <w:rStyle w:val="Hyperlink"/>
            </w:rPr>
            <w:t xml:space="preserve">normal</w:t>
          </w:r>
        </w:ins>
      </w:hyperlink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(</w:t>
        </w:r>
      </w:ins>
      <w:hyperlink w:anchor="thm-clt">
        <w:ins w:id="53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39" w:author="PR Preview" w:date="2026-01-01T00:00:00Z">
        <w:r>
          <w:t xml:space="preserve">),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and the normal approximation puts the chance of a miss at about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7.7</w:t>
        </w:r>
      </w:ins>
      <w:ins w:id="544" w:author="PR Preview" w:date="2026-01-01T00:00:00Z">
        <w:r>
          <w:t xml:space="preserve">^{-6}.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Chebyshev’s inequality must hold for every distribution, as in</w:t>
        </w:r>
      </w:ins>
      <w:ins w:id="547" w:author="PR Preview" w:date="2026-01-01T00:00:00Z">
        <w:r>
          <w:t xml:space="preserve"> </w:t>
        </w:r>
      </w:ins>
      <w:hyperlink w:anchor="exm-chebyshev-auto">
        <w:ins w:id="54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549" w:author="PR Preview" w:date="2026-01-01T00:00:00Z">
        <w:r>
          <w:t xml:space="preserve">.</w:t>
        </w:r>
      </w:ins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del w:id="550" w:author="PR Preview" w:date="2026-01-01T00:00:00Z">
        <w:r>
          <w:rPr>
            <w:i/>
            <w:iCs/>
          </w:rPr>
          <w:delText xml:space="preserve">Proof</w:delText>
        </w:r>
      </w:del>
      <w:del w:id="551" w:author="PR Preview" w:date="2026-01-01T00:00:00Z">
        <w:r>
          <w:delText xml:space="preserve">. </w:delText>
        </w:r>
      </w:del>
      <w:del w:id="552" w:author="PR Preview" w:date="2026-01-01T00:00:00Z">
        <w:r>
          <w:delText xml:space="preserve">This is the solution to</w:delText>
        </w:r>
      </w:del>
      <w:del w:id="553" w:author="PR Preview" w:date="2026-01-01T00:00:00Z">
        <w:r>
          <w:delText xml:space="preserve"> </w:delText>
        </w:r>
      </w:del>
      <w:hyperlink w:anchor="exr-chebyshev-sample-size">
        <w:del w:id="554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(a), worked in</w:delText>
        </w:r>
      </w:del>
      <w:del w:id="557" w:author="PR Preview" w:date="2026-01-01T00:00:00Z">
        <w:r>
          <w:delText xml:space="preserve"> </w:delText>
        </w:r>
      </w:del>
      <w:hyperlink w:anchor="sol-chebyshev-sample-size">
        <w:del w:id="558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559" w:author="PR Preview" w:date="2026-01-01T00:00:00Z">
        <w:r>
          <w:delText xml:space="preserve">.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It applies</w:delText>
        </w:r>
      </w:del>
      <w:del w:id="562" w:author="PR Preview" w:date="2026-01-01T00:00:00Z">
        <w:r>
          <w:delText xml:space="preserve"> </w:delText>
        </w:r>
      </w:del>
      <w:hyperlink w:anchor="thm-chebyshev">
        <w:del w:id="56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to</w:delText>
        </w:r>
      </w:del>
      <w:del w:id="566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567" w:author="PR Preview" w:date="2026-01-01T00:00:00Z">
        <w:r>
          <w:delText xml:space="preserve">, whose</w:delText>
        </w:r>
      </w:del>
      <w:del w:id="568" w:author="PR Preview" w:date="2026-01-01T00:00:00Z">
        <w:r>
          <w:delText xml:space="preserve"> </w:delText>
        </w:r>
      </w:del>
      <w:hyperlink r:id="rId23">
        <w:del w:id="569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is</w:delText>
        </w:r>
      </w:del>
      <w:del w:id="57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by</w:delText>
        </w:r>
      </w:del>
      <w:del w:id="575" w:author="PR Preview" w:date="2026-01-01T00:00:00Z">
        <w:r>
          <w:delText xml:space="preserve"> </w:delText>
        </w:r>
      </w:del>
      <w:hyperlink w:anchor="cor-mean-iid-moments">
        <w:del w:id="576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577" w:author="PR Preview" w:date="2026-01-01T00:00:00Z">
        <w:r>
          <w:delText xml:space="preserve">.</w:delText>
        </w:r>
      </w:del>
    </w:p>
    <w:p>
      <w:pPr>
        <w:pStyle w:val="FirstParagraph"/>
      </w:pPr>
      <w:ins w:id="578" w:author="PR Preview" w:date="2026-01-01T00:00:00Z">
        <w:r>
          <w:rPr>
            <w:i/>
            <w:iCs/>
          </w:rPr>
          <w:t xml:space="preserve">Proof</w:t>
        </w:r>
      </w:ins>
      <w:ins w:id="579" w:author="PR Preview" w:date="2026-01-01T00:00:00Z">
        <w:r>
          <w:t xml:space="preserve">. </w:t>
        </w:r>
      </w:ins>
      <w:ins w:id="580" w:author="PR Preview" w:date="2026-01-01T00:00:00Z">
        <w:r>
          <w:t xml:space="preserve">This is the solution to</w:t>
        </w:r>
      </w:ins>
      <w:ins w:id="581" w:author="PR Preview" w:date="2026-01-01T00:00:00Z">
        <w:r>
          <w:t xml:space="preserve"> </w:t>
        </w:r>
      </w:ins>
      <w:hyperlink w:anchor="exr-chebyshev-sample-size">
        <w:ins w:id="58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583" w:author="PR Preview" w:date="2026-01-01T00:00:00Z">
        <w:r>
          <w:t xml:space="preserve">, worked in</w:t>
        </w:r>
      </w:ins>
      <w:ins w:id="584" w:author="PR Preview" w:date="2026-01-01T00:00:00Z">
        <w:r>
          <w:t xml:space="preserve"> </w:t>
        </w:r>
      </w:ins>
      <w:hyperlink w:anchor="sol-chebyshev-sample-size">
        <w:ins w:id="585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586" w:author="PR Preview" w:date="2026-01-01T00:00:00Z">
        <w:r>
          <w:t xml:space="preserve">.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It applies</w:t>
        </w:r>
      </w:ins>
      <w:ins w:id="589" w:author="PR Preview" w:date="2026-01-01T00:00:00Z">
        <w:r>
          <w:t xml:space="preserve"> </w:t>
        </w:r>
      </w:ins>
      <w:hyperlink w:anchor="thm-chebyshev">
        <w:ins w:id="59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to</w:t>
        </w:r>
      </w:ins>
      <w:ins w:id="59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594" w:author="PR Preview" w:date="2026-01-01T00:00:00Z">
        <w:r>
          <w:t xml:space="preserve">, whose</w:t>
        </w:r>
      </w:ins>
      <w:ins w:id="595" w:author="PR Preview" w:date="2026-01-01T00:00:00Z">
        <w:r>
          <w:t xml:space="preserve"> </w:t>
        </w:r>
      </w:ins>
      <w:hyperlink r:id="rId23">
        <w:ins w:id="596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is</w:t>
        </w:r>
      </w:ins>
      <w:ins w:id="59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by</w:t>
        </w:r>
      </w:ins>
      <w:ins w:id="602" w:author="PR Preview" w:date="2026-01-01T00:00:00Z">
        <w:r>
          <w:t xml:space="preserve"> </w:t>
        </w:r>
      </w:ins>
      <w:hyperlink w:anchor="cor-mean-iid-moments">
        <w:ins w:id="603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604" w:author="PR Preview" w:date="2026-01-01T00:00:00Z">
        <w:r>
          <w:t xml:space="preserve">.</w:t>
        </w:r>
      </w:ins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2026-10-27T11:09:48Z</dcterms:created>
  <dcterms:modified xsi:type="dcterms:W3CDTF">2026-10-27T11:09:48Z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04:03:48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