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2026-10-29 15:25:58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15:57:11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70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4" w:name="def-prediction-function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16 (New observation)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new observation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an</w:delText>
        </w:r>
      </w:del>
      <w:del w:id="10" w:author="PR Preview" w:date="2026-01-01T00:00:00Z">
        <w:r>
          <w:delText xml:space="preserve"> </w:delText>
        </w:r>
      </w:del>
      <w:hyperlink w:anchor="def-input">
        <w:del w:id="11" w:author="PR Preview" w:date="2026-01-01T00:00:00Z">
          <w:r>
            <w:rPr>
              <w:rStyle w:val="Hyperlink"/>
            </w:rPr>
            <w:delText xml:space="preserve">input</w:delText>
          </w:r>
        </w:del>
      </w:hyperlink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and</w:delText>
        </w:r>
      </w:del>
      <w:del w:id="14" w:author="PR Preview" w:date="2026-01-01T00:00:00Z">
        <w:r>
          <w:delText xml:space="preserve"> </w:delText>
        </w:r>
      </w:del>
      <w:hyperlink w:anchor="def-outcome">
        <w:del w:id="15" w:author="PR Preview" w:date="2026-01-01T00:00:00Z">
          <w:r>
            <w:rPr>
              <w:rStyle w:val="Hyperlink"/>
            </w:rPr>
            <w:delText xml:space="preserve">outcome</w:delText>
          </w:r>
        </w:del>
      </w:hyperlink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pair</w:delText>
        </w:r>
      </w:del>
      <w:del w:id="1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with the same</w:delText>
        </w:r>
      </w:del>
      <w:del w:id="21" w:author="PR Preview" w:date="2026-01-01T00:00:00Z">
        <w:r>
          <w:delText xml:space="preserve"> </w:delText>
        </w:r>
      </w:del>
      <w:hyperlink r:id="rId136">
        <w:del w:id="22" w:author="PR Preview" w:date="2026-01-01T00:00:00Z">
          <w:r>
            <w:rPr>
              <w:rStyle w:val="Hyperlink"/>
            </w:rPr>
            <w:delText xml:space="preserve">joint distribution</w:delText>
          </w:r>
        </w:del>
      </w:hyperlink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as the observations used to choose the prediction,</w:delText>
        </w:r>
      </w:del>
      <w:del w:id="25" w:author="PR Preview" w:date="2026-01-01T00:00:00Z">
        <w:r>
          <w:delText xml:space="preserve"> </w:delText>
        </w:r>
      </w:del>
      <w:hyperlink r:id="rId137">
        <w:del w:id="26" w:author="PR Preview" w:date="2026-01-01T00:00:00Z">
          <w:r>
            <w:rPr>
              <w:rStyle w:val="Hyperlink"/>
            </w:rPr>
            <w:delText xml:space="preserve">statistically independent</w:delText>
          </w:r>
        </w:del>
      </w:hyperlink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of them,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whose input is observed and whose outcome is not yet observed.</w:delText>
        </w:r>
      </w:del>
    </w:p>
    <w:p>
      <w:pPr>
        <w:pStyle w:val="BodyText"/>
      </w:pPr>
      <w:del w:id="31" w:author="PR Preview" w:date="2026-01-01T00:00:00Z">
        <w:r>
          <w:rPr>
            <w:b/>
            <w:bCs/>
          </w:rPr>
          <w:delText xml:space="preserve">Example 30 (A new observation in the best-predictor exercise)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In</w:delText>
        </w:r>
      </w:del>
      <w:del w:id="34" w:author="PR Preview" w:date="2026-01-01T00:00:00Z">
        <w:r>
          <w:delText xml:space="preserve"> </w:delText>
        </w:r>
      </w:del>
      <w:hyperlink w:anchor="exr-best-predictor">
        <w:del w:id="35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36" w:author="PR Preview" w:date="2026-01-01T00:00:00Z">
        <w:r>
          <w:delText xml:space="preserve">, suppose the new observation</w:delText>
        </w:r>
      </w:del>
      <w:del w:id="3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satisfies the suppositions of its</w:delText>
        </w:r>
      </w:del>
      <w:del w:id="40" w:author="PR Preview" w:date="2026-01-01T00:00:00Z">
        <w:r>
          <w:delText xml:space="preserve"> </w:delText>
        </w:r>
      </w:del>
      <w:hyperlink w:anchor="def-new-observation">
        <w:del w:id="41" w:author="PR Preview" w:date="2026-01-01T00:00:00Z">
          <w:r>
            <w:rPr>
              <w:rStyle w:val="Hyperlink"/>
            </w:rPr>
            <w:delText xml:space="preserve">definition</w:delText>
          </w:r>
        </w:del>
      </w:hyperlink>
      <w:del w:id="42" w:author="PR Preview" w:date="2026-01-01T00:00:00Z">
        <w:r>
          <w:delText xml:space="preserve">,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with the joint distribution given in the exercise as the population it is drawn from.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Suppose also that its input is observed to be</w:delText>
        </w:r>
      </w:del>
      <w:del w:id="4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48" w:author="PR Preview" w:date="2026-01-01T00:00:00Z">
        <w:r>
          <w:delText xml:space="preserve">.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Then its unobserved outcome is</w:delText>
        </w:r>
      </w:del>
      <w:del w:id="51" w:author="PR Preview" w:date="2026-01-01T00:00:00Z">
        <w:r>
          <w:delText xml:space="preserve"> </w:delText>
        </w:r>
      </w:del>
      <m:oMath>
        <m:r>
          <m:t>4</m:t>
        </m:r>
      </m:oMath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or</w:delText>
        </w:r>
      </w:del>
      <w:del w:id="54" w:author="PR Preview" w:date="2026-01-01T00:00:00Z">
        <w:r>
          <w:delText xml:space="preserve"> </w:delText>
        </w:r>
      </w:del>
      <m:oMath>
        <m:r>
          <m:t>6</m:t>
        </m:r>
      </m:oMath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with equal probability,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and a</w:delText>
        </w:r>
      </w:del>
      <w:del w:id="59" w:author="PR Preview" w:date="2026-01-01T00:00:00Z">
        <w:r>
          <w:delText xml:space="preserve"> </w:delText>
        </w:r>
      </w:del>
      <w:hyperlink w:anchor="def-prediction">
        <w:del w:id="60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of</w:delText>
        </w:r>
      </w:del>
      <w:del w:id="63" w:author="PR Preview" w:date="2026-01-01T00:00:00Z">
        <w:r>
          <w:delText xml:space="preserve"> </w:delText>
        </w:r>
      </w:del>
      <m:oMath>
        <m:r>
          <m:t>5</m:t>
        </m:r>
      </m:oMath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is a guess for that outcome.</w:delText>
        </w:r>
      </w:del>
    </w:p>
    <w:p>
      <w:pPr>
        <w:pStyle w:val="BodyText"/>
      </w:pPr>
      <w:del w:id="66" w:author="PR Preview" w:date="2026-01-01T00:00:00Z">
        <w:r>
          <w:rPr>
            <w:b/>
            <w:bCs/>
          </w:rPr>
          <w:delText xml:space="preserve">Definition 17 (Prediction error)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A</w:delText>
        </w:r>
      </w:del>
      <w:del w:id="69" w:author="PR Preview" w:date="2026-01-01T00:00:00Z">
        <w:r>
          <w:delText xml:space="preserve"> </w:delText>
        </w:r>
      </w:del>
      <w:hyperlink w:anchor="def-prediction">
        <w:del w:id="70" w:author="PR Preview" w:date="2026-01-01T00:00:00Z">
          <w:r>
            <w:rPr>
              <w:rStyle w:val="Hyperlink"/>
            </w:rPr>
            <w:delText xml:space="preserve">prediction function</w:delText>
          </w:r>
        </w:del>
      </w:hyperlink>
      <w:del w:id="71" w:author="PR Preview" w:date="2026-01-01T00:00:00Z">
        <w:r>
          <w:delText xml:space="preserve"> </w:delText>
        </w:r>
      </w:del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has as its</w:delText>
        </w:r>
      </w:del>
      <w:del w:id="74" w:author="PR Preview" w:date="2026-01-01T00:00:00Z">
        <w:r>
          <w:delText xml:space="preserve"> </w:delText>
        </w:r>
      </w:del>
      <w:hyperlink r:id="rId9">
        <w:del w:id="75" w:author="PR Preview" w:date="2026-01-01T00:00:00Z">
          <w:r>
            <w:rPr>
              <w:rStyle w:val="Hyperlink"/>
            </w:rPr>
            <w:delText xml:space="preserve">estimand</w:delText>
          </w:r>
        </w:del>
      </w:hyperlink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the observed</w:delText>
        </w:r>
      </w:del>
      <w:del w:id="78" w:author="PR Preview" w:date="2026-01-01T00:00:00Z">
        <w:r>
          <w:delText xml:space="preserve"> </w:delText>
        </w:r>
      </w:del>
      <w:hyperlink w:anchor="def-outcome">
        <w:del w:id="79" w:author="PR Preview" w:date="2026-01-01T00:00:00Z">
          <w:r>
            <w:rPr>
              <w:rStyle w:val="Hyperlink"/>
            </w:rPr>
            <w:delText xml:space="preserve">outcome</w:delText>
          </w:r>
        </w:del>
      </w:hyperlink>
      <w:del w:id="80" w:author="PR Preview" w:date="2026-01-01T00:00:00Z">
        <w:r>
          <w:delText xml:space="preserve"> </w:delText>
        </w:r>
      </w:del>
      <m:oMath>
        <m:r>
          <m:t>Y</m:t>
        </m:r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of a</w:delText>
        </w:r>
      </w:del>
      <w:del w:id="83" w:author="PR Preview" w:date="2026-01-01T00:00:00Z">
        <w:r>
          <w:delText xml:space="preserve"> </w:delText>
        </w:r>
      </w:del>
      <w:hyperlink w:anchor="def-new-observation">
        <w:del w:id="84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with</w:delText>
        </w:r>
      </w:del>
      <w:del w:id="87" w:author="PR Preview" w:date="2026-01-01T00:00:00Z">
        <w:r>
          <w:delText xml:space="preserve"> </w:delText>
        </w:r>
      </w:del>
      <w:hyperlink w:anchor="def-input">
        <w:del w:id="88" w:author="PR Preview" w:date="2026-01-01T00:00:00Z">
          <w:r>
            <w:rPr>
              <w:rStyle w:val="Hyperlink"/>
            </w:rPr>
            <w:delText xml:space="preserve">input</w:delText>
          </w:r>
        </w:del>
      </w:hyperlink>
      <w:del w:id="89" w:author="PR Preview" w:date="2026-01-01T00:00:00Z">
        <w:r>
          <w:delText xml:space="preserve"> </w:delText>
        </w:r>
      </w:del>
      <m:oMath>
        <m:r>
          <m:t>X</m:t>
        </m:r>
      </m:oMath>
      <w:del w:id="90" w:author="PR Preview" w:date="2026-01-01T00:00:00Z">
        <w:r>
          <w:delText xml:space="preserve">,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not the</w:delText>
        </w:r>
      </w:del>
      <w:del w:id="93" w:author="PR Preview" w:date="2026-01-01T00:00:00Z">
        <w:r>
          <w:delText xml:space="preserve"> </w:delText>
        </w:r>
      </w:del>
      <w:hyperlink w:anchor="def-cond-expectation-function">
        <w:del w:id="94" w:author="PR Preview" w:date="2026-01-01T00:00:00Z">
          <w:r>
            <w:rPr>
              <w:rStyle w:val="Hyperlink"/>
            </w:rPr>
            <w:delText xml:space="preserve">conditional mean</w:delText>
          </w:r>
        </w:del>
      </w:hyperlink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of that outcome.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The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rPr>
            <w:b/>
            <w:bCs/>
          </w:rPr>
          <w:delText xml:space="preserve">prediction error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of</w:delText>
        </w:r>
      </w:del>
      <w:del w:id="103" w:author="PR Preview" w:date="2026-01-01T00:00:00Z">
        <w:r>
          <w:delText xml:space="preserve"> </w:delText>
        </w:r>
      </w:del>
      <m:oMath>
        <m:r>
          <m:t>f</m:t>
        </m:r>
      </m:oMath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is the prediction minus that outcome: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p>
      <w:pPr>
        <w:pStyle w:val="FirstParagraph"/>
      </w:pPr>
      <w:del w:id="106" w:author="PR Preview" w:date="2026-01-01T00:00:00Z">
        <w:r>
          <w:rPr>
            <w:b/>
            <w:bCs/>
          </w:rPr>
          <w:delText xml:space="preserve">Example 31 (Prediction error in the best-predictor exercise)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In</w:delText>
        </w:r>
      </w:del>
      <w:del w:id="109" w:author="PR Preview" w:date="2026-01-01T00:00:00Z">
        <w:r>
          <w:delText xml:space="preserve"> </w:delText>
        </w:r>
      </w:del>
      <w:hyperlink w:anchor="exr-best-predictor">
        <w:del w:id="110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11" w:author="PR Preview" w:date="2026-01-01T00:00:00Z">
        <w:r>
          <w:delText xml:space="preserve">,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consider the constant</w:delText>
        </w:r>
      </w:del>
      <w:del w:id="114" w:author="PR Preview" w:date="2026-01-01T00:00:00Z">
        <w:r>
          <w:delText xml:space="preserve"> </w:delText>
        </w:r>
      </w:del>
      <w:hyperlink w:anchor="def-prediction">
        <w:del w:id="115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16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117" w:author="PR Preview" w:date="2026-01-01T00:00:00Z">
        <w:r>
          <w:delText xml:space="preserve">.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Its</w:delText>
        </w:r>
      </w:del>
      <w:del w:id="120" w:author="PR Preview" w:date="2026-01-01T00:00:00Z">
        <w:r>
          <w:delText xml:space="preserve"> </w:delText>
        </w:r>
      </w:del>
      <w:hyperlink w:anchor="def-prediction-error">
        <w:del w:id="121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is</w:delText>
        </w:r>
      </w:del>
      <w:del w:id="124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del w:id="125" w:author="PR Preview" w:date="2026-01-01T00:00:00Z">
        <w:r>
          <w:delText xml:space="preserve">.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This is</w:delText>
        </w:r>
      </w:del>
      <w:del w:id="128" w:author="PR Preview" w:date="2026-01-01T00:00:00Z">
        <w:r>
          <w:delText xml:space="preserve"> </w:delText>
        </w:r>
      </w:del>
      <m:oMath>
        <m:r>
          <m:t>3</m:t>
        </m:r>
      </m:oMath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when</w:delText>
        </w:r>
      </w:del>
      <w:del w:id="131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0</m:t>
        </m:r>
      </m:oMath>
      <w:del w:id="132" w:author="PR Preview" w:date="2026-01-01T00:00:00Z">
        <w:r>
          <w:delText xml:space="preserve">.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It is</w:delText>
        </w:r>
      </w:del>
      <w:del w:id="13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3</m:t>
        </m:r>
      </m:oMath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when</w:delText>
        </w:r>
      </w:del>
      <w:del w:id="138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6</m:t>
        </m:r>
      </m:oMath>
      <w:del w:id="139" w:author="PR Preview" w:date="2026-01-01T00:00:00Z">
        <w:r>
          <w:delText xml:space="preserve">.</w:delText>
        </w:r>
      </w:del>
    </w:p>
    <w:p>
      <w:pPr>
        <w:pStyle w:val="BodyText"/>
      </w:pPr>
      <w:del w:id="140" w:author="PR Preview" w:date="2026-01-01T00:00:00Z">
        <w:r>
          <w:rPr>
            <w:b/>
            <w:bCs/>
          </w:rPr>
          <w:delText xml:space="preserve">Definition 18 (Squared-error risk (expected prediction error))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The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rPr>
            <w:b/>
            <w:bCs/>
          </w:rPr>
          <w:delText xml:space="preserve">squared-error risk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of a prediction function</w:delText>
        </w:r>
      </w:del>
      <w:del w:id="147" w:author="PR Preview" w:date="2026-01-01T00:00:00Z">
        <w:r>
          <w:delText xml:space="preserve"> </w:delText>
        </w:r>
      </w:del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48" w:author="PR Preview" w:date="2026-01-01T00:00:00Z">
        <w:r>
          <w:delText xml:space="preserve">,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also called its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rPr>
            <w:b/>
            <w:bCs/>
          </w:rPr>
          <w:delText xml:space="preserve">expected prediction error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[13, p. 18]</w:delText>
        </w:r>
      </w:del>
      <w:del w:id="155" w:author="PR Preview" w:date="2026-01-01T00:00:00Z">
        <w:r>
          <w:delText xml:space="preserve">,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is the expected square of its</w:delText>
        </w:r>
      </w:del>
      <w:del w:id="158" w:author="PR Preview" w:date="2026-01-01T00:00:00Z">
        <w:r>
          <w:delText xml:space="preserve"> </w:delText>
        </w:r>
      </w:del>
      <w:hyperlink w:anchor="def-prediction-error">
        <w:del w:id="159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16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del w:id="161" w:author="PR Preview" w:date="2026-01-01T00:00:00Z">
        <w:r>
          <w:rPr>
            <w:b/>
            <w:bCs/>
          </w:rPr>
          <w:delText xml:space="preserve">Example 32 (Squared-error risk in the best-predictor exercise)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In</w:delText>
        </w:r>
      </w:del>
      <w:del w:id="164" w:author="PR Preview" w:date="2026-01-01T00:00:00Z">
        <w:r>
          <w:delText xml:space="preserve"> </w:delText>
        </w:r>
      </w:del>
      <w:hyperlink w:anchor="exr-best-predictor">
        <w:del w:id="165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66" w:author="PR Preview" w:date="2026-01-01T00:00:00Z">
        <w:r>
          <w:delText xml:space="preserve">,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consider the constant</w:delText>
        </w:r>
      </w:del>
      <w:del w:id="169" w:author="PR Preview" w:date="2026-01-01T00:00:00Z">
        <w:r>
          <w:delText xml:space="preserve"> </w:delText>
        </w:r>
      </w:del>
      <w:hyperlink w:anchor="def-prediction">
        <w:del w:id="170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71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172" w:author="PR Preview" w:date="2026-01-01T00:00:00Z">
        <w:r>
          <w:delText xml:space="preserve">.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Its</w:delText>
        </w:r>
      </w:del>
      <w:del w:id="175" w:author="PR Preview" w:date="2026-01-01T00:00:00Z">
        <w:r>
          <w:delText xml:space="preserve"> </w:delText>
        </w:r>
      </w:del>
      <w:hyperlink w:anchor="def-squared-error-risk">
        <w:del w:id="176" w:author="PR Preview" w:date="2026-01-01T00:00:00Z">
          <w:r>
            <w:rPr>
              <w:rStyle w:val="Hyperlink"/>
            </w:rPr>
            <w:delText xml:space="preserve">squared-error risk</w:delText>
          </w:r>
        </w:del>
      </w:hyperlink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is</w:delText>
        </w:r>
      </w:del>
      <w:del w:id="179" w:author="PR Preview" w:date="2026-01-01T00:00:00Z">
        <w:r>
          <w:delText xml:space="preserve"> </w:delText>
        </w:r>
      </w:del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180" w:author="PR Preview" w:date="2026-01-01T00:00:00Z">
        <w:r>
          <w:delText xml:space="preserve">.</w:delText>
        </w:r>
      </w:del>
    </w:p>
    <w:p>
      <w:pPr>
        <w:pStyle w:val="BodyText"/>
      </w:pPr>
      <w:del w:id="181" w:author="PR Preview" w:date="2026-01-01T00:00:00Z">
        <w:r>
          <w:rPr>
            <w:i/>
            <w:iCs/>
          </w:rPr>
          <w:delText xml:space="preserve">Remark 6</w:delText>
        </w:r>
      </w:del>
      <w:del w:id="182" w:author="PR Preview" w:date="2026-01-01T00:00:00Z">
        <w:r>
          <w:delText xml:space="preserve"> (The squared-error risk is a risk). </w:delText>
        </w:r>
      </w:del>
      <w:del w:id="183" w:author="PR Preview" w:date="2026-01-01T00:00:00Z">
        <w:r>
          <w:delText xml:space="preserve">The</w:delText>
        </w:r>
      </w:del>
      <w:del w:id="184" w:author="PR Preview" w:date="2026-01-01T00:00:00Z">
        <w:r>
          <w:delText xml:space="preserve"> </w:delText>
        </w:r>
      </w:del>
      <w:hyperlink w:anchor="def-squared-error-risk">
        <w:del w:id="185" w:author="PR Preview" w:date="2026-01-01T00:00:00Z">
          <w:r>
            <w:rPr>
              <w:rStyle w:val="Hyperlink"/>
            </w:rPr>
            <w:delText xml:space="preserve">squared-error risk</w:delText>
          </w:r>
        </w:del>
      </w:hyperlink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is the</w:delText>
        </w:r>
      </w:del>
      <w:del w:id="188" w:author="PR Preview" w:date="2026-01-01T00:00:00Z">
        <w:r>
          <w:delText xml:space="preserve"> </w:delText>
        </w:r>
      </w:del>
      <w:hyperlink w:anchor="def-risk">
        <w:del w:id="189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under</w:delText>
        </w:r>
      </w:del>
      <w:del w:id="192" w:author="PR Preview" w:date="2026-01-01T00:00:00Z">
        <w:r>
          <w:delText xml:space="preserve"> </w:delText>
        </w:r>
      </w:del>
      <w:hyperlink w:anchor="def-squared-error-loss">
        <w:del w:id="193" w:author="PR Preview" w:date="2026-01-01T00:00:00Z">
          <w:r>
            <w:rPr>
              <w:rStyle w:val="Hyperlink"/>
            </w:rPr>
            <w:delText xml:space="preserve">squared error loss</w:delText>
          </w:r>
        </w:del>
      </w:hyperlink>
      <w:del w:id="194" w:author="PR Preview" w:date="2026-01-01T00:00:00Z">
        <w:r>
          <w:delText xml:space="preserve">.</w:delText>
        </w:r>
      </w:del>
    </w:p>
    <w:p>
      <w:pPr>
        <w:pStyle w:val="BodyText"/>
      </w:pPr>
      <w:del w:id="195" w:author="PR Preview" w:date="2026-01-01T00:00:00Z">
        <w:r>
          <w:rPr>
            <w:b/>
            <w:bCs/>
          </w:rPr>
          <w:delText xml:space="preserve">Lemma 2 (Prediction error splits at the conditional mean)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Let</w:delText>
        </w:r>
      </w:del>
      <w:del w:id="198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be the</w:delText>
        </w:r>
      </w:del>
      <w:del w:id="201" w:author="PR Preview" w:date="2026-01-01T00:00:00Z">
        <w:r>
          <w:delText xml:space="preserve"> </w:delText>
        </w:r>
      </w:del>
      <w:hyperlink w:anchor="def-cond-expectation-function">
        <w:del w:id="202" w:author="PR Preview" w:date="2026-01-01T00:00:00Z">
          <w:r>
            <w:rPr>
              <w:rStyle w:val="Hyperlink"/>
            </w:rPr>
            <w:delText xml:space="preserve">conditional expectation function</w:delText>
          </w:r>
        </w:del>
      </w:hyperlink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of</w:delText>
        </w:r>
      </w:del>
      <w:del w:id="205" w:author="PR Preview" w:date="2026-01-01T00:00:00Z">
        <w:r>
          <w:delText xml:space="preserve"> </w:delText>
        </w:r>
      </w:del>
      <m:oMath>
        <m:r>
          <m:t>Y</m:t>
        </m:r>
      </m:oMath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given</w:delText>
        </w:r>
      </w:del>
      <w:del w:id="208" w:author="PR Preview" w:date="2026-01-01T00:00:00Z">
        <w:r>
          <w:delText xml:space="preserve"> </w:delText>
        </w:r>
      </w:del>
      <m:oMath>
        <m:r>
          <m:t>X</m:t>
        </m:r>
      </m:oMath>
      <w:del w:id="209" w:author="PR Preview" w:date="2026-01-01T00:00:00Z">
        <w:r>
          <w:delText xml:space="preserve">.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For any</w:delText>
        </w:r>
      </w:del>
      <w:del w:id="212" w:author="PR Preview" w:date="2026-01-01T00:00:00Z">
        <w:r>
          <w:delText xml:space="preserve"> </w:delText>
        </w:r>
      </w:del>
      <w:hyperlink w:anchor="def-prediction">
        <w:del w:id="213" w:author="PR Preview" w:date="2026-01-01T00:00:00Z">
          <w:r>
            <w:rPr>
              <w:rStyle w:val="Hyperlink"/>
            </w:rPr>
            <w:delText xml:space="preserve">prediction function</w:delText>
          </w:r>
        </w:del>
      </w:hyperlink>
      <w:del w:id="214" w:author="PR Preview" w:date="2026-01-01T00:00:00Z">
        <w:r>
          <w:delText xml:space="preserve"> </w:delText>
        </w:r>
      </w:del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15" w:author="PR Preview" w:date="2026-01-01T00:00:00Z">
        <w:r>
          <w:delText xml:space="preserve">,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the</w:delText>
        </w:r>
      </w:del>
      <w:del w:id="218" w:author="PR Preview" w:date="2026-01-01T00:00:00Z">
        <w:r>
          <w:delText xml:space="preserve"> </w:delText>
        </w:r>
      </w:del>
      <w:hyperlink w:anchor="def-prediction-error">
        <w:del w:id="219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splits as:</w:delText>
        </w:r>
      </w:del>
    </w:p>
    <w:p>
      <w:pPr>
        <w:pStyle w:val="BodyText"/>
      </w:pPr>
      <w:ins w:id="222" w:author="PR Preview" w:date="2026-01-01T00:00:00Z">
        <w:r>
          <w:rPr>
            <w:b/>
            <w:bCs/>
          </w:rPr>
          <w:t xml:space="preserve">Definition 16 (Prediction function)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A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rPr>
            <w:b/>
            <w:bCs/>
          </w:rPr>
          <w:t xml:space="preserve">prediction function</w:t>
        </w:r>
      </w:ins>
      <w:ins w:id="227" w:author="PR Preview" w:date="2026-01-01T00:00:00Z">
        <w:r>
          <w:t xml:space="preserve"> </w:t>
        </w:r>
      </w:ins>
      <m:oMath>
        <m:r>
          <m:t>f</m:t>
        </m:r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is a</w:t>
        </w:r>
      </w:ins>
      <w:ins w:id="230" w:author="PR Preview" w:date="2026-01-01T00:00:00Z">
        <w:r>
          <w:t xml:space="preserve"> </w:t>
        </w:r>
      </w:ins>
      <w:hyperlink r:id="rId133">
        <w:ins w:id="231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that takes a value</w:t>
        </w:r>
      </w:ins>
      <w:ins w:id="234" w:author="PR Preview" w:date="2026-01-01T00:00:00Z">
        <w:r>
          <w:t xml:space="preserve"> </w:t>
        </w:r>
      </w:ins>
      <m:oMath>
        <m:r>
          <m:t>x</m:t>
        </m:r>
      </m:oMath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of the</w:t>
        </w:r>
      </w:ins>
      <w:ins w:id="237" w:author="PR Preview" w:date="2026-01-01T00:00:00Z">
        <w:r>
          <w:t xml:space="preserve"> </w:t>
        </w:r>
      </w:ins>
      <w:hyperlink w:anchor="def-input">
        <w:ins w:id="238" w:author="PR Preview" w:date="2026-01-01T00:00:00Z">
          <w:r>
            <w:rPr>
              <w:rStyle w:val="Hyperlink"/>
            </w:rPr>
            <w:t xml:space="preserve">input</w:t>
          </w:r>
        </w:ins>
      </w:hyperlink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and returns a</w:t>
        </w:r>
      </w:ins>
      <w:ins w:id="241" w:author="PR Preview" w:date="2026-01-01T00:00:00Z">
        <w:r>
          <w:t xml:space="preserve"> </w:t>
        </w:r>
      </w:ins>
      <w:hyperlink w:anchor="def-prediction">
        <w:ins w:id="242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243" w:author="PR Preview" w:date="2026-01-01T00:00:00Z">
        <w:r>
          <w:t xml:space="preserve"> </w:t>
        </w:r>
      </w:ins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of the</w:t>
        </w:r>
      </w:ins>
      <w:ins w:id="246" w:author="PR Preview" w:date="2026-01-01T00:00:00Z">
        <w:r>
          <w:t xml:space="preserve"> </w:t>
        </w:r>
      </w:ins>
      <w:hyperlink w:anchor="def-outcome">
        <w:ins w:id="247" w:author="PR Preview" w:date="2026-01-01T00:00:00Z">
          <w:r>
            <w:rPr>
              <w:rStyle w:val="Hyperlink"/>
            </w:rPr>
            <w:t xml:space="preserve">outcome</w:t>
          </w:r>
        </w:ins>
      </w:hyperlink>
      <w:ins w:id="248" w:author="PR Preview" w:date="2026-01-01T00:00:00Z">
        <w:r>
          <w:t xml:space="preserve">.</w:t>
        </w:r>
      </w:ins>
    </w:p>
    <w:bookmarkEnd w:id="134"/>
    <w:bookmarkStart w:id="135" w:name="exm-prediction-function"/>
    <w:p>
      <w:pPr>
        <w:pStyle w:val="BodyText"/>
      </w:pPr>
      <w:ins w:id="249" w:author="PR Preview" w:date="2026-01-01T00:00:00Z">
        <w:r>
          <w:rPr>
            <w:b/>
            <w:bCs/>
          </w:rPr>
          <w:t xml:space="preserve">Example 30 (A constant prediction function)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In</w:t>
        </w:r>
      </w:ins>
      <w:ins w:id="252" w:author="PR Preview" w:date="2026-01-01T00:00:00Z">
        <w:r>
          <w:t xml:space="preserve"> </w:t>
        </w:r>
      </w:ins>
      <w:hyperlink w:anchor="exr-best-predictor">
        <w:ins w:id="253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254" w:author="PR Preview" w:date="2026-01-01T00:00:00Z">
        <w:r>
          <w:t xml:space="preserve">,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the</w:t>
        </w:r>
      </w:ins>
      <w:ins w:id="257" w:author="PR Preview" w:date="2026-01-01T00:00:00Z">
        <w:r>
          <w:t xml:space="preserve"> </w:t>
        </w:r>
      </w:ins>
      <w:hyperlink r:id="rId133">
        <w:ins w:id="258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59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is a</w:t>
        </w:r>
      </w:ins>
      <w:ins w:id="262" w:author="PR Preview" w:date="2026-01-01T00:00:00Z">
        <w:r>
          <w:t xml:space="preserve"> </w:t>
        </w:r>
      </w:ins>
      <w:hyperlink w:anchor="def-prediction-function">
        <w:ins w:id="263" w:author="PR Preview" w:date="2026-01-01T00:00:00Z">
          <w:r>
            <w:rPr>
              <w:rStyle w:val="Hyperlink"/>
            </w:rPr>
            <w:t xml:space="preserve">prediction function</w:t>
          </w:r>
        </w:ins>
      </w:hyperlink>
      <w:ins w:id="264" w:author="PR Preview" w:date="2026-01-01T00:00:00Z">
        <w:r>
          <w:t xml:space="preserve">: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it returns the</w:t>
        </w:r>
      </w:ins>
      <w:ins w:id="267" w:author="PR Preview" w:date="2026-01-01T00:00:00Z">
        <w:r>
          <w:t xml:space="preserve"> </w:t>
        </w:r>
      </w:ins>
      <w:hyperlink w:anchor="def-prediction">
        <w:ins w:id="268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269" w:author="PR Preview" w:date="2026-01-01T00:00:00Z">
        <w:r>
          <w:t xml:space="preserve"> </w:t>
        </w:r>
      </w:ins>
      <m:oMath>
        <m:r>
          <m:t>3</m:t>
        </m:r>
      </m:oMath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for every value of the</w:t>
        </w:r>
      </w:ins>
      <w:ins w:id="272" w:author="PR Preview" w:date="2026-01-01T00:00:00Z">
        <w:r>
          <w:t xml:space="preserve"> </w:t>
        </w:r>
      </w:ins>
      <w:hyperlink w:anchor="def-input">
        <w:ins w:id="273" w:author="PR Preview" w:date="2026-01-01T00:00:00Z">
          <w:r>
            <w:rPr>
              <w:rStyle w:val="Hyperlink"/>
            </w:rPr>
            <w:t xml:space="preserve">input</w:t>
          </w:r>
        </w:ins>
      </w:hyperlink>
      <w:ins w:id="274" w:author="PR Preview" w:date="2026-01-01T00:00:00Z">
        <w:r>
          <w:t xml:space="preserve">.</w:t>
        </w:r>
      </w:ins>
    </w:p>
    <w:bookmarkEnd w:id="135"/>
    <w:bookmarkStart w:id="138" w:name="def-new-observation"/>
    <w:p>
      <w:pPr>
        <w:pStyle w:val="BodyText"/>
      </w:pPr>
      <w:ins w:id="275" w:author="PR Preview" w:date="2026-01-01T00:00:00Z">
        <w:r>
          <w:rPr>
            <w:b/>
            <w:bCs/>
          </w:rPr>
          <w:t xml:space="preserve">Definition 17 (New observation)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A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rPr>
            <w:b/>
            <w:bCs/>
          </w:rPr>
          <w:t xml:space="preserve">new observation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is an</w:t>
        </w:r>
      </w:ins>
      <w:ins w:id="282" w:author="PR Preview" w:date="2026-01-01T00:00:00Z">
        <w:r>
          <w:t xml:space="preserve"> </w:t>
        </w:r>
      </w:ins>
      <w:hyperlink w:anchor="def-input">
        <w:ins w:id="283" w:author="PR Preview" w:date="2026-01-01T00:00:00Z">
          <w:r>
            <w:rPr>
              <w:rStyle w:val="Hyperlink"/>
            </w:rPr>
            <w:t xml:space="preserve">input</w:t>
          </w:r>
        </w:ins>
      </w:hyperlink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and</w:t>
        </w:r>
      </w:ins>
      <w:ins w:id="286" w:author="PR Preview" w:date="2026-01-01T00:00:00Z">
        <w:r>
          <w:t xml:space="preserve"> </w:t>
        </w:r>
      </w:ins>
      <w:hyperlink w:anchor="def-outcome">
        <w:ins w:id="287" w:author="PR Preview" w:date="2026-01-01T00:00:00Z">
          <w:r>
            <w:rPr>
              <w:rStyle w:val="Hyperlink"/>
            </w:rPr>
            <w:t xml:space="preserve">outcome</w:t>
          </w:r>
        </w:ins>
      </w:hyperlink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pair</w:t>
        </w:r>
      </w:ins>
      <w:ins w:id="29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with the same</w:t>
        </w:r>
      </w:ins>
      <w:ins w:id="293" w:author="PR Preview" w:date="2026-01-01T00:00:00Z">
        <w:r>
          <w:t xml:space="preserve"> </w:t>
        </w:r>
      </w:ins>
      <w:hyperlink r:id="rId136">
        <w:ins w:id="294" w:author="PR Preview" w:date="2026-01-01T00:00:00Z">
          <w:r>
            <w:rPr>
              <w:rStyle w:val="Hyperlink"/>
            </w:rPr>
            <w:t xml:space="preserve">joint distribution</w:t>
          </w:r>
        </w:ins>
      </w:hyperlink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as the observations used to choose the prediction,</w:t>
        </w:r>
      </w:ins>
      <w:ins w:id="297" w:author="PR Preview" w:date="2026-01-01T00:00:00Z">
        <w:r>
          <w:t xml:space="preserve"> </w:t>
        </w:r>
      </w:ins>
      <w:hyperlink r:id="rId137">
        <w:ins w:id="298" w:author="PR Preview" w:date="2026-01-01T00:00:00Z">
          <w:r>
            <w:rPr>
              <w:rStyle w:val="Hyperlink"/>
            </w:rPr>
            <w:t xml:space="preserve">statistically independent</w:t>
          </w:r>
        </w:ins>
      </w:hyperlink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of them,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whose input is observed and whose outcome is not yet observed.</w:t>
        </w:r>
      </w:ins>
    </w:p>
    <w:bookmarkEnd w:id="138"/>
    <w:bookmarkStart w:id="139" w:name="exm-new-observation"/>
    <w:p>
      <w:pPr>
        <w:pStyle w:val="BodyText"/>
      </w:pPr>
      <w:ins w:id="303" w:author="PR Preview" w:date="2026-01-01T00:00:00Z">
        <w:r>
          <w:rPr>
            <w:b/>
            <w:bCs/>
          </w:rPr>
          <w:t xml:space="preserve">Example 31 (A new observation in the best-predictor exercise)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In</w:t>
        </w:r>
      </w:ins>
      <w:ins w:id="306" w:author="PR Preview" w:date="2026-01-01T00:00:00Z">
        <w:r>
          <w:t xml:space="preserve"> </w:t>
        </w:r>
      </w:ins>
      <w:hyperlink w:anchor="exr-best-predictor">
        <w:ins w:id="307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308" w:author="PR Preview" w:date="2026-01-01T00:00:00Z">
        <w:r>
          <w:t xml:space="preserve">, suppose the new observation</w:t>
        </w:r>
      </w:ins>
      <w:ins w:id="30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satisfies the suppositions of its</w:t>
        </w:r>
      </w:ins>
      <w:ins w:id="312" w:author="PR Preview" w:date="2026-01-01T00:00:00Z">
        <w:r>
          <w:t xml:space="preserve"> </w:t>
        </w:r>
      </w:ins>
      <w:hyperlink w:anchor="def-new-observation">
        <w:ins w:id="313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314" w:author="PR Preview" w:date="2026-01-01T00:00:00Z">
        <w:r>
          <w:t xml:space="preserve">,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with the joint distribution given in the exercise as the population it is drawn from.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Suppose also that its input is observed to be</w:t>
        </w:r>
      </w:ins>
      <w:ins w:id="31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320" w:author="PR Preview" w:date="2026-01-01T00:00:00Z">
        <w:r>
          <w:t xml:space="preserve">.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Then its unobserved outcome is</w:t>
        </w:r>
      </w:ins>
      <w:ins w:id="323" w:author="PR Preview" w:date="2026-01-01T00:00:00Z">
        <w:r>
          <w:t xml:space="preserve"> </w:t>
        </w:r>
      </w:ins>
      <m:oMath>
        <m:r>
          <m:t>4</m:t>
        </m:r>
      </m:oMath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or</w:t>
        </w:r>
      </w:ins>
      <w:ins w:id="326" w:author="PR Preview" w:date="2026-01-01T00:00:00Z">
        <w:r>
          <w:t xml:space="preserve"> </w:t>
        </w:r>
      </w:ins>
      <m:oMath>
        <m:r>
          <m:t>6</m:t>
        </m:r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with equal probability,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and a</w:t>
        </w:r>
      </w:ins>
      <w:ins w:id="331" w:author="PR Preview" w:date="2026-01-01T00:00:00Z">
        <w:r>
          <w:t xml:space="preserve"> </w:t>
        </w:r>
      </w:ins>
      <w:hyperlink w:anchor="def-prediction">
        <w:ins w:id="332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of</w:t>
        </w:r>
      </w:ins>
      <w:ins w:id="335" w:author="PR Preview" w:date="2026-01-01T00:00:00Z">
        <w:r>
          <w:t xml:space="preserve"> </w:t>
        </w:r>
      </w:ins>
      <m:oMath>
        <m:r>
          <m:t>5</m:t>
        </m:r>
      </m:oMath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is a guess for that outcome.</w:t>
        </w:r>
      </w:ins>
    </w:p>
    <w:bookmarkEnd w:id="139"/>
    <w:bookmarkStart w:id="140" w:name="def-prediction-error"/>
    <w:p>
      <w:pPr>
        <w:pStyle w:val="BodyText"/>
      </w:pPr>
      <w:ins w:id="338" w:author="PR Preview" w:date="2026-01-01T00:00:00Z">
        <w:r>
          <w:rPr>
            <w:b/>
            <w:bCs/>
          </w:rPr>
          <w:t xml:space="preserve">Definition 18 (Prediction error)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The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rPr>
            <w:b/>
            <w:bCs/>
          </w:rPr>
          <w:t xml:space="preserve">prediction error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of a</w:t>
        </w:r>
      </w:ins>
      <w:ins w:id="345" w:author="PR Preview" w:date="2026-01-01T00:00:00Z">
        <w:r>
          <w:t xml:space="preserve"> </w:t>
        </w:r>
      </w:ins>
      <w:hyperlink w:anchor="def-prediction">
        <w:ins w:id="346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34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of an</w:t>
        </w:r>
      </w:ins>
      <w:ins w:id="350" w:author="PR Preview" w:date="2026-01-01T00:00:00Z">
        <w:r>
          <w:t xml:space="preserve"> </w:t>
        </w:r>
      </w:ins>
      <w:hyperlink w:anchor="def-outcome">
        <w:ins w:id="351" w:author="PR Preview" w:date="2026-01-01T00:00:00Z">
          <w:r>
            <w:rPr>
              <w:rStyle w:val="Hyperlink"/>
            </w:rPr>
            <w:t xml:space="preserve">outcome</w:t>
          </w:r>
        </w:ins>
      </w:hyperlink>
      <w:ins w:id="352" w:author="PR Preview" w:date="2026-01-01T00:00:00Z">
        <w:r>
          <w:t xml:space="preserve"> </w:t>
        </w:r>
      </w:ins>
      <m:oMath>
        <m:r>
          <m:t>Y</m:t>
        </m:r>
      </m:oMath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is the prediction minus the outcome: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</m:oMath>
      </m:oMathPara>
    </w:p>
    <w:bookmarkEnd w:id="140"/>
    <w:bookmarkStart w:id="141" w:name="exm-prediction-error"/>
    <w:p>
      <w:pPr>
        <w:pStyle w:val="FirstParagraph"/>
      </w:pPr>
      <w:ins w:id="355" w:author="PR Preview" w:date="2026-01-01T00:00:00Z">
        <w:r>
          <w:rPr>
            <w:b/>
            <w:bCs/>
          </w:rPr>
          <w:t xml:space="preserve">Example 32 (Prediction error in the best-predictor exercise)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In</w:t>
        </w:r>
      </w:ins>
      <w:ins w:id="358" w:author="PR Preview" w:date="2026-01-01T00:00:00Z">
        <w:r>
          <w:t xml:space="preserve"> </w:t>
        </w:r>
      </w:ins>
      <w:hyperlink w:anchor="exr-best-predictor">
        <w:ins w:id="359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360" w:author="PR Preview" w:date="2026-01-01T00:00:00Z">
        <w:r>
          <w:t xml:space="preserve">,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consider the constant</w:t>
        </w:r>
      </w:ins>
      <w:ins w:id="363" w:author="PR Preview" w:date="2026-01-01T00:00:00Z">
        <w:r>
          <w:t xml:space="preserve"> </w:t>
        </w:r>
      </w:ins>
      <w:hyperlink w:anchor="def-prediction">
        <w:ins w:id="364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365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366" w:author="PR Preview" w:date="2026-01-01T00:00:00Z">
        <w:r>
          <w:t xml:space="preserve">.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Its</w:t>
        </w:r>
      </w:ins>
      <w:ins w:id="369" w:author="PR Preview" w:date="2026-01-01T00:00:00Z">
        <w:r>
          <w:t xml:space="preserve"> </w:t>
        </w:r>
      </w:ins>
      <w:hyperlink w:anchor="def-prediction-error">
        <w:ins w:id="370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is</w:t>
        </w:r>
      </w:ins>
      <w:ins w:id="373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ins w:id="374" w:author="PR Preview" w:date="2026-01-01T00:00:00Z">
        <w:r>
          <w:t xml:space="preserve">.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This is</w:t>
        </w:r>
      </w:ins>
      <w:ins w:id="377" w:author="PR Preview" w:date="2026-01-01T00:00:00Z">
        <w:r>
          <w:t xml:space="preserve"> </w:t>
        </w:r>
      </w:ins>
      <m:oMath>
        <m:r>
          <m:t>3</m:t>
        </m:r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when</w:t>
        </w:r>
      </w:ins>
      <w:ins w:id="38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381" w:author="PR Preview" w:date="2026-01-01T00:00:00Z">
        <w:r>
          <w:t xml:space="preserve">.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It is</w:t>
        </w:r>
      </w:ins>
      <w:ins w:id="38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3</m:t>
        </m:r>
      </m:oMath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when</w:t>
        </w:r>
      </w:ins>
      <w:ins w:id="387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6</m:t>
        </m:r>
      </m:oMath>
      <w:ins w:id="388" w:author="PR Preview" w:date="2026-01-01T00:00:00Z">
        <w:r>
          <w:t xml:space="preserve">.</w:t>
        </w:r>
      </w:ins>
    </w:p>
    <w:bookmarkEnd w:id="141"/>
    <w:bookmarkStart w:id="142" w:name="rem-prediction-error"/>
    <w:p>
      <w:pPr>
        <w:pStyle w:val="BodyText"/>
      </w:pPr>
      <w:ins w:id="389" w:author="PR Preview" w:date="2026-01-01T00:00:00Z">
        <w:r>
          <w:rPr>
            <w:i/>
            <w:iCs/>
          </w:rPr>
          <w:t xml:space="preserve">Remark 6</w:t>
        </w:r>
      </w:ins>
      <w:ins w:id="390" w:author="PR Preview" w:date="2026-01-01T00:00:00Z">
        <w:r>
          <w:t xml:space="preserve"> (The prediction error of a prediction function). </w:t>
        </w:r>
      </w:ins>
      <w:ins w:id="391" w:author="PR Preview" w:date="2026-01-01T00:00:00Z">
        <w:r>
          <w:t xml:space="preserve">A</w:t>
        </w:r>
      </w:ins>
      <w:ins w:id="392" w:author="PR Preview" w:date="2026-01-01T00:00:00Z">
        <w:r>
          <w:t xml:space="preserve"> </w:t>
        </w:r>
      </w:ins>
      <w:hyperlink w:anchor="def-prediction-function">
        <w:ins w:id="393" w:author="PR Preview" w:date="2026-01-01T00:00:00Z">
          <w:r>
            <w:rPr>
              <w:rStyle w:val="Hyperlink"/>
            </w:rPr>
            <w:t xml:space="preserve">prediction function</w:t>
          </w:r>
        </w:ins>
      </w:hyperlink>
      <w:ins w:id="394" w:author="PR Preview" w:date="2026-01-01T00:00:00Z">
        <w:r>
          <w:t xml:space="preserve"> </w:t>
        </w:r>
      </w:ins>
      <m:oMath>
        <m:r>
          <m:t>f</m:t>
        </m:r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makes the</w:t>
        </w:r>
      </w:ins>
      <w:ins w:id="397" w:author="PR Preview" w:date="2026-01-01T00:00:00Z">
        <w:r>
          <w:t xml:space="preserve"> </w:t>
        </w:r>
      </w:ins>
      <w:hyperlink w:anchor="def-prediction">
        <w:ins w:id="398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399" w:author="PR Preview" w:date="2026-01-01T00:00:00Z">
        <w:r>
          <w:t xml:space="preserve"> </w:t>
        </w:r>
      </w:ins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for the</w:t>
        </w:r>
      </w:ins>
      <w:ins w:id="402" w:author="PR Preview" w:date="2026-01-01T00:00:00Z">
        <w:r>
          <w:t xml:space="preserve"> </w:t>
        </w:r>
      </w:ins>
      <w:hyperlink w:anchor="def-outcome">
        <w:ins w:id="403" w:author="PR Preview" w:date="2026-01-01T00:00:00Z">
          <w:r>
            <w:rPr>
              <w:rStyle w:val="Hyperlink"/>
            </w:rPr>
            <w:t xml:space="preserve">outcome</w:t>
          </w:r>
        </w:ins>
      </w:hyperlink>
      <w:ins w:id="404" w:author="PR Preview" w:date="2026-01-01T00:00:00Z">
        <w:r>
          <w:t xml:space="preserve"> </w:t>
        </w:r>
      </w:ins>
      <m:oMath>
        <m:r>
          <m:t>Y</m:t>
        </m:r>
      </m:oMath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of a</w:t>
        </w:r>
      </w:ins>
      <w:ins w:id="407" w:author="PR Preview" w:date="2026-01-01T00:00:00Z">
        <w:r>
          <w:t xml:space="preserve"> </w:t>
        </w:r>
      </w:ins>
      <w:hyperlink w:anchor="def-new-observation">
        <w:ins w:id="408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with</w:t>
        </w:r>
      </w:ins>
      <w:ins w:id="411" w:author="PR Preview" w:date="2026-01-01T00:00:00Z">
        <w:r>
          <w:t xml:space="preserve"> </w:t>
        </w:r>
      </w:ins>
      <w:hyperlink w:anchor="def-input">
        <w:ins w:id="412" w:author="PR Preview" w:date="2026-01-01T00:00:00Z">
          <w:r>
            <w:rPr>
              <w:rStyle w:val="Hyperlink"/>
            </w:rPr>
            <w:t xml:space="preserve">input</w:t>
          </w:r>
        </w:ins>
      </w:hyperlink>
      <w:ins w:id="413" w:author="PR Preview" w:date="2026-01-01T00:00:00Z">
        <w:r>
          <w:t xml:space="preserve"> </w:t>
        </w:r>
      </w:ins>
      <m:oMath>
        <m:r>
          <m:t>X</m:t>
        </m:r>
      </m:oMath>
      <w:ins w:id="414" w:author="PR Preview" w:date="2026-01-01T00:00:00Z">
        <w:r>
          <w:t xml:space="preserve">.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We write</w:t>
        </w:r>
      </w:ins>
      <w:ins w:id="417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t>​</m:t>
        </m:r>
      </m:oMath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for the</w:t>
        </w:r>
      </w:ins>
      <w:ins w:id="420" w:author="PR Preview" w:date="2026-01-01T00:00:00Z">
        <w:r>
          <w:t xml:space="preserve"> </w:t>
        </w:r>
      </w:ins>
      <w:hyperlink w:anchor="def-prediction-error">
        <w:ins w:id="421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of that prediction,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meaning</w:t>
        </w:r>
      </w:ins>
      <w:ins w:id="426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ins w:id="427" w:author="PR Preview" w:date="2026-01-01T00:00:00Z">
        <w:r>
          <w:t xml:space="preserve">,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which 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p>
      <w:pPr>
        <w:pStyle w:val="FirstParagraph"/>
      </w:pPr>
      <w:ins w:id="430" w:author="PR Preview" w:date="2026-01-01T00:00:00Z">
        <w:r>
          <w:t xml:space="preserve">The reference value in a prediction error is the observed outcome</w:t>
        </w:r>
      </w:ins>
      <w:ins w:id="431" w:author="PR Preview" w:date="2026-01-01T00:00:00Z">
        <w:r>
          <w:t xml:space="preserve"> </w:t>
        </w:r>
      </w:ins>
      <m:oMath>
        <m:r>
          <m:t>Y</m:t>
        </m:r>
      </m:oMath>
      <w:ins w:id="432" w:author="PR Preview" w:date="2026-01-01T00:00:00Z">
        <w:r>
          <w:t xml:space="preserve">,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not the</w:t>
        </w:r>
      </w:ins>
      <w:ins w:id="435" w:author="PR Preview" w:date="2026-01-01T00:00:00Z">
        <w:r>
          <w:t xml:space="preserve"> </w:t>
        </w:r>
      </w:ins>
      <w:hyperlink w:anchor="def-cond-expectation-function">
        <w:ins w:id="436" w:author="PR Preview" w:date="2026-01-01T00:00:00Z">
          <w:r>
            <w:rPr>
              <w:rStyle w:val="Hyperlink"/>
            </w:rPr>
            <w:t xml:space="preserve">conditional mean</w:t>
          </w:r>
        </w:ins>
      </w:hyperlink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of that outcome.</w:t>
        </w:r>
      </w:ins>
    </w:p>
    <w:bookmarkEnd w:id="142"/>
    <w:bookmarkStart w:id="143" w:name="def-squared-error-risk"/>
    <w:p>
      <w:pPr>
        <w:pStyle w:val="BodyText"/>
      </w:pPr>
      <w:ins w:id="439" w:author="PR Preview" w:date="2026-01-01T00:00:00Z">
        <w:r>
          <w:rPr>
            <w:b/>
            <w:bCs/>
          </w:rPr>
          <w:t xml:space="preserve">Definition 19 (Squared-error risk (expected prediction error))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The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rPr>
            <w:b/>
            <w:bCs/>
          </w:rPr>
          <w:t xml:space="preserve">squared-error risk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of a</w:t>
        </w:r>
      </w:ins>
      <w:ins w:id="446" w:author="PR Preview" w:date="2026-01-01T00:00:00Z">
        <w:r>
          <w:t xml:space="preserve"> </w:t>
        </w:r>
      </w:ins>
      <w:hyperlink w:anchor="def-prediction-function">
        <w:ins w:id="447" w:author="PR Preview" w:date="2026-01-01T00:00:00Z">
          <w:r>
            <w:rPr>
              <w:rStyle w:val="Hyperlink"/>
            </w:rPr>
            <w:t xml:space="preserve">prediction function</w:t>
          </w:r>
        </w:ins>
      </w:hyperlink>
      <w:ins w:id="448" w:author="PR Preview" w:date="2026-01-01T00:00:00Z">
        <w:r>
          <w:t xml:space="preserve"> </w:t>
        </w:r>
      </w:ins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449" w:author="PR Preview" w:date="2026-01-01T00:00:00Z">
        <w:r>
          <w:t xml:space="preserve">,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also called its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rPr>
            <w:b/>
            <w:bCs/>
          </w:rPr>
          <w:t xml:space="preserve">expected prediction error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[13, p. 18]</w:t>
        </w:r>
      </w:ins>
      <w:ins w:id="456" w:author="PR Preview" w:date="2026-01-01T00:00:00Z">
        <w:r>
          <w:t xml:space="preserve">,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is the expected square of its</w:t>
        </w:r>
      </w:ins>
      <w:ins w:id="459" w:author="PR Preview" w:date="2026-01-01T00:00:00Z">
        <w:r>
          <w:t xml:space="preserve"> </w:t>
        </w:r>
      </w:ins>
      <w:hyperlink w:anchor="def-prediction-error">
        <w:ins w:id="460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46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exm-squared-error-risk"/>
    <w:p>
      <w:pPr>
        <w:pStyle w:val="FirstParagraph"/>
      </w:pPr>
      <w:ins w:id="462" w:author="PR Preview" w:date="2026-01-01T00:00:00Z">
        <w:r>
          <w:rPr>
            <w:b/>
            <w:bCs/>
          </w:rPr>
          <w:t xml:space="preserve">Example 33 (Squared-error risk in the best-predictor exercise)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In</w:t>
        </w:r>
      </w:ins>
      <w:ins w:id="465" w:author="PR Preview" w:date="2026-01-01T00:00:00Z">
        <w:r>
          <w:t xml:space="preserve"> </w:t>
        </w:r>
      </w:ins>
      <w:hyperlink w:anchor="exr-best-predictor">
        <w:ins w:id="466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467" w:author="PR Preview" w:date="2026-01-01T00:00:00Z">
        <w:r>
          <w:t xml:space="preserve">,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consider the constant</w:t>
        </w:r>
      </w:ins>
      <w:ins w:id="470" w:author="PR Preview" w:date="2026-01-01T00:00:00Z">
        <w:r>
          <w:t xml:space="preserve"> </w:t>
        </w:r>
      </w:ins>
      <w:hyperlink w:anchor="def-prediction">
        <w:ins w:id="471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472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473" w:author="PR Preview" w:date="2026-01-01T00:00:00Z">
        <w:r>
          <w:t xml:space="preserve">.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Its</w:t>
        </w:r>
      </w:ins>
      <w:ins w:id="476" w:author="PR Preview" w:date="2026-01-01T00:00:00Z">
        <w:r>
          <w:t xml:space="preserve"> </w:t>
        </w:r>
      </w:ins>
      <w:hyperlink w:anchor="def-squared-error-risk">
        <w:ins w:id="477" w:author="PR Preview" w:date="2026-01-01T00:00:00Z">
          <w:r>
            <w:rPr>
              <w:rStyle w:val="Hyperlink"/>
            </w:rPr>
            <w:t xml:space="preserve">squared-error risk</w:t>
          </w:r>
        </w:ins>
      </w:hyperlink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is</w:t>
        </w:r>
      </w:ins>
      <w:ins w:id="480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481" w:author="PR Preview" w:date="2026-01-01T00:00:00Z">
        <w:r>
          <w:t xml:space="preserve">.</w:t>
        </w:r>
      </w:ins>
    </w:p>
    <w:bookmarkEnd w:id="144"/>
    <w:bookmarkStart w:id="145" w:name="rem-squared-error-risk-is-risk"/>
    <w:p>
      <w:pPr>
        <w:pStyle w:val="BodyText"/>
      </w:pPr>
      <w:ins w:id="482" w:author="PR Preview" w:date="2026-01-01T00:00:00Z">
        <w:r>
          <w:rPr>
            <w:i/>
            <w:iCs/>
          </w:rPr>
          <w:t xml:space="preserve">Remark 7</w:t>
        </w:r>
      </w:ins>
      <w:ins w:id="483" w:author="PR Preview" w:date="2026-01-01T00:00:00Z">
        <w:r>
          <w:t xml:space="preserve"> (The squared-error risk is a risk). </w:t>
        </w:r>
      </w:ins>
      <w:ins w:id="484" w:author="PR Preview" w:date="2026-01-01T00:00:00Z">
        <w:r>
          <w:t xml:space="preserve">The</w:t>
        </w:r>
      </w:ins>
      <w:ins w:id="485" w:author="PR Preview" w:date="2026-01-01T00:00:00Z">
        <w:r>
          <w:t xml:space="preserve"> </w:t>
        </w:r>
      </w:ins>
      <w:hyperlink w:anchor="def-squared-error-risk">
        <w:ins w:id="486" w:author="PR Preview" w:date="2026-01-01T00:00:00Z">
          <w:r>
            <w:rPr>
              <w:rStyle w:val="Hyperlink"/>
            </w:rPr>
            <w:t xml:space="preserve">squared-error risk</w:t>
          </w:r>
        </w:ins>
      </w:hyperlink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is the</w:t>
        </w:r>
      </w:ins>
      <w:ins w:id="489" w:author="PR Preview" w:date="2026-01-01T00:00:00Z">
        <w:r>
          <w:t xml:space="preserve"> </w:t>
        </w:r>
      </w:ins>
      <w:hyperlink w:anchor="def-risk">
        <w:ins w:id="490" w:author="PR Preview" w:date="2026-01-01T00:00:00Z">
          <w:r>
            <w:rPr>
              <w:rStyle w:val="Hyperlink"/>
            </w:rPr>
            <w:t xml:space="preserve">risk</w:t>
          </w:r>
        </w:ins>
      </w:hyperlink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under</w:t>
        </w:r>
      </w:ins>
      <w:ins w:id="493" w:author="PR Preview" w:date="2026-01-01T00:00:00Z">
        <w:r>
          <w:t xml:space="preserve"> </w:t>
        </w:r>
      </w:ins>
      <w:hyperlink w:anchor="def-squared-error-loss">
        <w:ins w:id="494" w:author="PR Preview" w:date="2026-01-01T00:00:00Z">
          <w:r>
            <w:rPr>
              <w:rStyle w:val="Hyperlink"/>
            </w:rPr>
            <w:t xml:space="preserve">squared error loss</w:t>
          </w:r>
        </w:ins>
      </w:hyperlink>
      <w:ins w:id="495" w:author="PR Preview" w:date="2026-01-01T00:00:00Z">
        <w:r>
          <w:t xml:space="preserve">.</w:t>
        </w:r>
      </w:ins>
    </w:p>
    <w:bookmarkEnd w:id="145"/>
    <w:bookmarkStart w:id="147" w:name="lem-prediction-error-split"/>
    <w:p>
      <w:pPr>
        <w:pStyle w:val="BodyText"/>
      </w:pPr>
      <w:ins w:id="496" w:author="PR Preview" w:date="2026-01-01T00:00:00Z">
        <w:r>
          <w:rPr>
            <w:b/>
            <w:bCs/>
          </w:rPr>
          <w:t xml:space="preserve">Lemma 2 (Prediction error splits at the conditional mean)</w:t>
        </w:r>
      </w:ins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Let</w:t>
        </w:r>
      </w:ins>
      <w:ins w:id="499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be the</w:t>
        </w:r>
      </w:ins>
      <w:ins w:id="502" w:author="PR Preview" w:date="2026-01-01T00:00:00Z">
        <w:r>
          <w:t xml:space="preserve"> </w:t>
        </w:r>
      </w:ins>
      <w:hyperlink w:anchor="def-cond-expectation-function">
        <w:ins w:id="503" w:author="PR Preview" w:date="2026-01-01T00:00:00Z">
          <w:r>
            <w:rPr>
              <w:rStyle w:val="Hyperlink"/>
            </w:rPr>
            <w:t xml:space="preserve">conditional expectation function</w:t>
          </w:r>
        </w:ins>
      </w:hyperlink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of</w:t>
        </w:r>
      </w:ins>
      <w:ins w:id="506" w:author="PR Preview" w:date="2026-01-01T00:00:00Z">
        <w:r>
          <w:t xml:space="preserve"> </w:t>
        </w:r>
      </w:ins>
      <m:oMath>
        <m:r>
          <m:t>Y</m:t>
        </m:r>
      </m:oMath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given</w:t>
        </w:r>
      </w:ins>
      <w:ins w:id="509" w:author="PR Preview" w:date="2026-01-01T00:00:00Z">
        <w:r>
          <w:t xml:space="preserve"> </w:t>
        </w:r>
      </w:ins>
      <m:oMath>
        <m:r>
          <m:t>X</m:t>
        </m:r>
      </m:oMath>
      <w:ins w:id="510" w:author="PR Preview" w:date="2026-01-01T00:00:00Z">
        <w:r>
          <w:t xml:space="preserve">.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For any</w:t>
        </w:r>
      </w:ins>
      <w:ins w:id="513" w:author="PR Preview" w:date="2026-01-01T00:00:00Z">
        <w:r>
          <w:t xml:space="preserve"> </w:t>
        </w:r>
      </w:ins>
      <w:hyperlink w:anchor="def-prediction-function">
        <w:ins w:id="514" w:author="PR Preview" w:date="2026-01-01T00:00:00Z">
          <w:r>
            <w:rPr>
              <w:rStyle w:val="Hyperlink"/>
            </w:rPr>
            <w:t xml:space="preserve">prediction function</w:t>
          </w:r>
        </w:ins>
      </w:hyperlink>
      <w:ins w:id="515" w:author="PR Preview" w:date="2026-01-01T00:00:00Z">
        <w:r>
          <w:t xml:space="preserve"> </w:t>
        </w:r>
      </w:ins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516" w:author="PR Preview" w:date="2026-01-01T00:00:00Z">
        <w:r>
          <w:t xml:space="preserve">,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the</w:t>
        </w:r>
      </w:ins>
      <w:ins w:id="519" w:author="PR Preview" w:date="2026-01-01T00:00:00Z">
        <w:r>
          <w:t xml:space="preserve"> </w:t>
        </w:r>
      </w:ins>
      <w:hyperlink w:anchor="def-prediction-error">
        <w:ins w:id="520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is the prediction error of</w:t>
        </w:r>
      </w:ins>
      <w:ins w:id="523" w:author="PR Preview" w:date="2026-01-01T00:00:00Z">
        <w:r>
          <w:t xml:space="preserve"> </w:t>
        </w:r>
      </w:ins>
      <m:oMath>
        <m:r>
          <m:t>μ</m:t>
        </m:r>
      </m:oMath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plus the</w:t>
        </w:r>
      </w:ins>
      <w:ins w:id="526" w:author="PR Preview" w:date="2026-01-01T00:00:00Z">
        <w:r>
          <w:t xml:space="preserve"> </w:t>
        </w:r>
      </w:ins>
      <w:hyperlink r:id="rId146">
        <w:ins w:id="527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of</w:t>
        </w:r>
      </w:ins>
      <w:ins w:id="530" w:author="PR Preview" w:date="2026-01-01T00:00:00Z">
        <w:r>
          <w:t xml:space="preserve"> </w:t>
        </w:r>
      </w:ins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from</w:t>
        </w:r>
      </w:ins>
      <w:ins w:id="533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53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prediction-error-split"/>
    <w:p>
      <w:pPr>
        <w:pStyle w:val="FirstParagraph"/>
      </w:pPr>
      <w:del w:id="535" w:author="PR Preview" w:date="2026-01-01T00:00:00Z">
        <w:r>
          <w:rPr>
            <w:b/>
            <w:bCs/>
          </w:rPr>
          <w:delText xml:space="preserve">Example 33 (The split in the best-predictor exercise)</w:delText>
        </w:r>
      </w:del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In</w:delText>
        </w:r>
      </w:del>
      <w:del w:id="538" w:author="PR Preview" w:date="2026-01-01T00:00:00Z">
        <w:r>
          <w:delText xml:space="preserve"> </w:delText>
        </w:r>
      </w:del>
      <w:hyperlink w:anchor="exr-best-predictor">
        <w:del w:id="539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540" w:author="PR Preview" w:date="2026-01-01T00:00:00Z">
        <w:r>
          <w:delText xml:space="preserve">,</w:delText>
        </w:r>
      </w:del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when</w:delText>
        </w:r>
      </w:del>
      <w:del w:id="54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and</w:delText>
        </w:r>
      </w:del>
      <w:del w:id="546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0</m:t>
        </m:r>
      </m:oMath>
      <w:del w:id="547" w:author="PR Preview" w:date="2026-01-01T00:00:00Z">
        <w:r>
          <w:delText xml:space="preserve">,</w:delText>
        </w:r>
      </w:del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the constant</w:delText>
        </w:r>
      </w:del>
      <w:del w:id="550" w:author="PR Preview" w:date="2026-01-01T00:00:00Z">
        <w:r>
          <w:delText xml:space="preserve"> </w:delText>
        </w:r>
      </w:del>
      <w:hyperlink w:anchor="def-prediction">
        <w:del w:id="551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552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delText xml:space="preserve">has</w:delText>
        </w:r>
      </w:del>
      <w:del w:id="555" w:author="PR Preview" w:date="2026-01-01T00:00:00Z">
        <w:r>
          <w:delText xml:space="preserve"> </w:delText>
        </w:r>
      </w:del>
      <w:hyperlink w:anchor="def-prediction-error">
        <w:del w:id="556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557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558" w:author="PR Preview" w:date="2026-01-01T00:00:00Z">
        <w:r>
          <w:delText xml:space="preserve">.</w:delText>
        </w:r>
      </w:del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The conditional mean is</w:delText>
        </w:r>
      </w:del>
      <w:del w:id="561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562" w:author="PR Preview" w:date="2026-01-01T00:00:00Z">
        <w:r>
          <w:delText xml:space="preserve">,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so</w:delText>
        </w:r>
      </w:del>
      <w:del w:id="565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and</w:delText>
        </w:r>
      </w:del>
      <w:del w:id="568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del w:id="569" w:author="PR Preview" w:date="2026-01-01T00:00:00Z">
        <w:r>
          <w:delText xml:space="preserve">,</w:delText>
        </w:r>
      </w:del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and</w:delText>
        </w:r>
      </w:del>
      <w:del w:id="572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del w:id="573" w:author="PR Preview" w:date="2026-01-01T00:00:00Z">
        <w:r>
          <w:delText xml:space="preserve">.</w:delText>
        </w:r>
      </w:del>
    </w:p>
    <w:p>
      <w:pPr>
        <w:pStyle w:val="FirstParagraph"/>
      </w:pPr>
      <w:ins w:id="574" w:author="PR Preview" w:date="2026-01-01T00:00:00Z">
        <w:r>
          <w:rPr>
            <w:b/>
            <w:bCs/>
          </w:rPr>
          <w:t xml:space="preserve">Example 34 (The split in the best-predictor exercise)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In</w:t>
        </w:r>
      </w:ins>
      <w:ins w:id="577" w:author="PR Preview" w:date="2026-01-01T00:00:00Z">
        <w:r>
          <w:t xml:space="preserve"> </w:t>
        </w:r>
      </w:ins>
      <w:hyperlink w:anchor="exr-best-predictor">
        <w:ins w:id="578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579" w:author="PR Preview" w:date="2026-01-01T00:00:00Z">
        <w:r>
          <w:t xml:space="preserve">,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when</w:t>
        </w:r>
      </w:ins>
      <w:ins w:id="58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and</w:t>
        </w:r>
      </w:ins>
      <w:ins w:id="58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586" w:author="PR Preview" w:date="2026-01-01T00:00:00Z">
        <w:r>
          <w:t xml:space="preserve">,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the constant</w:t>
        </w:r>
      </w:ins>
      <w:ins w:id="589" w:author="PR Preview" w:date="2026-01-01T00:00:00Z">
        <w:r>
          <w:t xml:space="preserve"> </w:t>
        </w:r>
      </w:ins>
      <w:hyperlink w:anchor="def-prediction">
        <w:ins w:id="590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591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has</w:t>
        </w:r>
      </w:ins>
      <w:ins w:id="594" w:author="PR Preview" w:date="2026-01-01T00:00:00Z">
        <w:r>
          <w:t xml:space="preserve"> </w:t>
        </w:r>
      </w:ins>
      <w:hyperlink w:anchor="def-prediction-error">
        <w:ins w:id="595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596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597" w:author="PR Preview" w:date="2026-01-01T00:00:00Z">
        <w:r>
          <w:t xml:space="preserve">.</w:t>
        </w:r>
      </w:ins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The conditional mean is</w:t>
        </w:r>
      </w:ins>
      <w:ins w:id="600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601" w:author="PR Preview" w:date="2026-01-01T00:00:00Z">
        <w:r>
          <w:t xml:space="preserve">,</w:t>
        </w:r>
      </w:ins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so</w:t>
        </w:r>
      </w:ins>
      <w:ins w:id="604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and</w:t>
        </w:r>
      </w:ins>
      <w:ins w:id="607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μ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ins w:id="608" w:author="PR Preview" w:date="2026-01-01T00:00:00Z">
        <w:r>
          <w:t xml:space="preserve">,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and</w:t>
        </w:r>
      </w:ins>
      <w:ins w:id="611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ins w:id="612" w:author="PR Preview" w:date="2026-01-01T00:00:00Z">
        <w:r>
          <w:t xml:space="preserve">.</w:t>
        </w:r>
      </w:ins>
    </w:p>
    <w:bookmarkEnd w:id="148"/>
    <w:bookmarkStart w:id="149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50" w:name="exm-cross-term-zero"/>
    <w:p>
      <w:pPr>
        <w:pStyle w:val="FirstParagraph"/>
      </w:pPr>
      <w:del w:id="613" w:author="PR Preview" w:date="2026-01-01T00:00:00Z">
        <w:r>
          <w:rPr>
            <w:b/>
            <w:bCs/>
          </w:rPr>
          <w:delText xml:space="preserve">Example 34 (The vanishing cross term in the best-predictor exercise)</w:delText>
        </w:r>
      </w:del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In</w:delText>
        </w:r>
      </w:del>
      <w:del w:id="616" w:author="PR Preview" w:date="2026-01-01T00:00:00Z">
        <w:r>
          <w:delText xml:space="preserve"> </w:delText>
        </w:r>
      </w:del>
      <w:hyperlink w:anchor="exr-best-predictor">
        <w:del w:id="617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618" w:author="PR Preview" w:date="2026-01-01T00:00:00Z">
        <w:r>
          <w:delText xml:space="preserve">, take the constant</w:delText>
        </w:r>
      </w:del>
      <w:del w:id="619" w:author="PR Preview" w:date="2026-01-01T00:00:00Z">
        <w:r>
          <w:delText xml:space="preserve"> </w:delText>
        </w:r>
      </w:del>
      <w:hyperlink w:anchor="def-prediction">
        <w:del w:id="620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621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622" w:author="PR Preview" w:date="2026-01-01T00:00:00Z">
        <w:r>
          <w:delText xml:space="preserve">.</w:delText>
        </w:r>
      </w:del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When</w:delText>
        </w:r>
      </w:del>
      <w:del w:id="62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626" w:author="PR Preview" w:date="2026-01-01T00:00:00Z">
        <w:r>
          <w:delText xml:space="preserve">,</w:delText>
        </w:r>
      </w:del>
      <w:del w:id="627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628" w:author="PR Preview" w:date="2026-01-01T00:00:00Z">
        <w:r>
          <w:delText xml:space="preserve">, so</w:delText>
        </w:r>
      </w:del>
      <w:del w:id="629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del w:id="630" w:author="PR Preview" w:date="2026-01-01T00:00:00Z">
        <w:r>
          <w:delText xml:space="preserve">,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and</w:delText>
        </w:r>
      </w:del>
      <w:del w:id="633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is</w:delText>
        </w:r>
      </w:del>
      <w:del w:id="636" w:author="PR Preview" w:date="2026-01-01T00:00:00Z">
        <w:r>
          <w:delText xml:space="preserve"> </w:delText>
        </w:r>
      </w:del>
      <m:oMath>
        <m:r>
          <m:t>1</m:t>
        </m:r>
      </m:oMath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or</w:delText>
        </w:r>
      </w:del>
      <w:del w:id="63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with equal</w:delText>
        </w:r>
      </w:del>
      <w:del w:id="642" w:author="PR Preview" w:date="2026-01-01T00:00:00Z">
        <w:r>
          <w:delText xml:space="preserve"> </w:delText>
        </w:r>
      </w:del>
      <w:hyperlink w:anchor="def-probability">
        <w:del w:id="643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644" w:author="PR Preview" w:date="2026-01-01T00:00:00Z">
        <w:r>
          <w:delText xml:space="preserve">,</w:delText>
        </w:r>
      </w:del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so the product has conditional mean</w:delText>
        </w:r>
      </w:del>
      <w:del w:id="647" w:author="PR Preview" w:date="2026-01-01T00:00:00Z">
        <w:r>
          <w:delText xml:space="preserve"> </w:delText>
        </w:r>
      </w:del>
      <m:oMath>
        <m:r>
          <m:t>0</m:t>
        </m:r>
      </m:oMath>
      <w:del w:id="648" w:author="PR Preview" w:date="2026-01-01T00:00:00Z">
        <w:r>
          <w:delText xml:space="preserve">.</w:delText>
        </w:r>
      </w:del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The same cancellation happens when</w:delText>
        </w:r>
      </w:del>
      <w:del w:id="65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652" w:author="PR Preview" w:date="2026-01-01T00:00:00Z">
        <w:r>
          <w:delText xml:space="preserve">,</w:delText>
        </w:r>
      </w:del>
      <w:del w:id="653" w:author="PR Preview" w:date="2026-01-01T00:00:00Z">
        <w:r>
          <w:delText xml:space="preserve"> </w:delText>
        </w:r>
      </w:del>
      <w:del w:id="654" w:author="PR Preview" w:date="2026-01-01T00:00:00Z">
        <w:r>
          <w:delText xml:space="preserve">so the expectation of the product is</w:delText>
        </w:r>
      </w:del>
      <w:del w:id="655" w:author="PR Preview" w:date="2026-01-01T00:00:00Z">
        <w:r>
          <w:delText xml:space="preserve"> </w:delText>
        </w:r>
      </w:del>
      <m:oMath>
        <m:r>
          <m:t>0</m:t>
        </m:r>
      </m:oMath>
      <w:del w:id="656" w:author="PR Preview" w:date="2026-01-01T00:00:00Z">
        <w:r>
          <w:delText xml:space="preserve">.</w:delText>
        </w:r>
      </w:del>
    </w:p>
    <w:p>
      <w:pPr>
        <w:pStyle w:val="FirstParagraph"/>
      </w:pPr>
      <w:ins w:id="657" w:author="PR Preview" w:date="2026-01-01T00:00:00Z">
        <w:r>
          <w:rPr>
            <w:b/>
            <w:bCs/>
          </w:rPr>
          <w:t xml:space="preserve">Example 35 (The vanishing cross term in the best-predictor exercise)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In</w:t>
        </w:r>
      </w:ins>
      <w:ins w:id="660" w:author="PR Preview" w:date="2026-01-01T00:00:00Z">
        <w:r>
          <w:t xml:space="preserve"> </w:t>
        </w:r>
      </w:ins>
      <w:hyperlink w:anchor="exr-best-predictor">
        <w:ins w:id="661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662" w:author="PR Preview" w:date="2026-01-01T00:00:00Z">
        <w:r>
          <w:t xml:space="preserve">, take the constant</w:t>
        </w:r>
      </w:ins>
      <w:ins w:id="663" w:author="PR Preview" w:date="2026-01-01T00:00:00Z">
        <w:r>
          <w:t xml:space="preserve"> </w:t>
        </w:r>
      </w:ins>
      <w:hyperlink w:anchor="def-prediction">
        <w:ins w:id="664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665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666" w:author="PR Preview" w:date="2026-01-01T00:00:00Z">
        <w:r>
          <w:t xml:space="preserve">.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When</w:t>
        </w:r>
      </w:ins>
      <w:ins w:id="66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670" w:author="PR Preview" w:date="2026-01-01T00:00:00Z">
        <w:r>
          <w:t xml:space="preserve">,</w:t>
        </w:r>
      </w:ins>
      <w:ins w:id="671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672" w:author="PR Preview" w:date="2026-01-01T00:00:00Z">
        <w:r>
          <w:t xml:space="preserve">, so</w:t>
        </w:r>
      </w:ins>
      <w:ins w:id="673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ins w:id="674" w:author="PR Preview" w:date="2026-01-01T00:00:00Z">
        <w:r>
          <w:t xml:space="preserve">,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and</w:t>
        </w:r>
      </w:ins>
      <w:ins w:id="677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is</w:t>
        </w:r>
      </w:ins>
      <w:ins w:id="680" w:author="PR Preview" w:date="2026-01-01T00:00:00Z">
        <w:r>
          <w:t xml:space="preserve"> </w:t>
        </w:r>
      </w:ins>
      <m:oMath>
        <m:r>
          <m:t>1</m:t>
        </m:r>
      </m:oMath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or</w:t>
        </w:r>
      </w:ins>
      <w:ins w:id="68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with equal</w:t>
        </w:r>
      </w:ins>
      <w:ins w:id="686" w:author="PR Preview" w:date="2026-01-01T00:00:00Z">
        <w:r>
          <w:t xml:space="preserve"> </w:t>
        </w:r>
      </w:ins>
      <w:hyperlink w:anchor="def-probability">
        <w:ins w:id="687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688" w:author="PR Preview" w:date="2026-01-01T00:00:00Z">
        <w:r>
          <w:t xml:space="preserve">,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so the product has conditional mean</w:t>
        </w:r>
      </w:ins>
      <w:ins w:id="691" w:author="PR Preview" w:date="2026-01-01T00:00:00Z">
        <w:r>
          <w:t xml:space="preserve"> </w:t>
        </w:r>
      </w:ins>
      <m:oMath>
        <m:r>
          <m:t>0</m:t>
        </m:r>
      </m:oMath>
      <w:ins w:id="692" w:author="PR Preview" w:date="2026-01-01T00:00:00Z">
        <w:r>
          <w:t xml:space="preserve">.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The same cancellation happens when</w:t>
        </w:r>
      </w:ins>
      <w:ins w:id="69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696" w:author="PR Preview" w:date="2026-01-01T00:00:00Z">
        <w:r>
          <w:t xml:space="preserve">,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so the expectation of the product is</w:t>
        </w:r>
      </w:ins>
      <w:ins w:id="699" w:author="PR Preview" w:date="2026-01-01T00:00:00Z">
        <w:r>
          <w:t xml:space="preserve"> </w:t>
        </w:r>
      </w:ins>
      <m:oMath>
        <m:r>
          <m:t>0</m:t>
        </m:r>
      </m:oMath>
      <w:ins w:id="700" w:author="PR Preview" w:date="2026-01-01T00:00:00Z">
        <w:r>
          <w:t xml:space="preserve">.</w:t>
        </w:r>
      </w:ins>
    </w:p>
    <w:bookmarkEnd w:id="150"/>
    <w:bookmarkStart w:id="151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risk-decomposition"/>
    <w:p>
      <w:pPr>
        <w:pStyle w:val="FirstParagraph"/>
      </w:pPr>
      <w:del w:id="701" w:author="PR Preview" w:date="2026-01-01T00:00:00Z">
        <w:r>
          <w:rPr>
            <w:b/>
            <w:bCs/>
          </w:rPr>
          <w:delText xml:space="preserve">Example 35 (The risk decomposition in the best-predictor exercise)</w:delText>
        </w:r>
      </w:del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In</w:delText>
        </w:r>
      </w:del>
      <w:del w:id="704" w:author="PR Preview" w:date="2026-01-01T00:00:00Z">
        <w:r>
          <w:delText xml:space="preserve"> </w:delText>
        </w:r>
      </w:del>
      <w:hyperlink w:anchor="exr-best-predictor">
        <w:del w:id="705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706" w:author="PR Preview" w:date="2026-01-01T00:00:00Z">
        <w:r>
          <w:delText xml:space="preserve">,</w:delText>
        </w:r>
      </w:del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the constant</w:delText>
        </w:r>
      </w:del>
      <w:del w:id="709" w:author="PR Preview" w:date="2026-01-01T00:00:00Z">
        <w:r>
          <w:delText xml:space="preserve"> </w:delText>
        </w:r>
      </w:del>
      <w:hyperlink w:anchor="def-prediction">
        <w:del w:id="710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711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has</w:delText>
        </w:r>
      </w:del>
      <w:del w:id="714" w:author="PR Preview" w:date="2026-01-01T00:00:00Z">
        <w:r>
          <w:delText xml:space="preserve"> </w:delText>
        </w:r>
      </w:del>
      <w:hyperlink w:anchor="def-squared-error-risk">
        <w:del w:id="715" w:author="PR Preview" w:date="2026-01-01T00:00:00Z">
          <w:r>
            <w:rPr>
              <w:rStyle w:val="Hyperlink"/>
            </w:rPr>
            <w:delText xml:space="preserve">squared-error risk</w:delText>
          </w:r>
        </w:del>
      </w:hyperlink>
      <w:del w:id="716" w:author="PR Preview" w:date="2026-01-01T00:00:00Z">
        <w:r>
          <w:delText xml:space="preserve"> </w:delText>
        </w:r>
      </w:del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717" w:author="PR Preview" w:date="2026-01-01T00:00:00Z">
        <w:r>
          <w:delText xml:space="preserve">,</w:delText>
        </w:r>
      </w:del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which</w:delText>
        </w:r>
      </w:del>
      <w:del w:id="720" w:author="PR Preview" w:date="2026-01-01T00:00:00Z">
        <w:r>
          <w:delText xml:space="preserve"> </w:delText>
        </w:r>
      </w:del>
      <w:hyperlink w:anchor="thm-risk-decomposition">
        <w:del w:id="721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splits as</w:delText>
        </w:r>
      </w:del>
      <w:del w:id="724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del w:id="725" w:author="PR Preview" w:date="2026-01-01T00:00:00Z">
        <w:r>
          <w:delText xml:space="preserve">:</w:delText>
        </w:r>
      </w:del>
      <w:del w:id="726" w:author="PR Preview" w:date="2026-01-01T00:00:00Z">
        <w:r>
          <w:delText xml:space="preserve"> </w:delText>
        </w:r>
      </w:del>
      <w:del w:id="727" w:author="PR Preview" w:date="2026-01-01T00:00:00Z">
        <w:r>
          <w:delText xml:space="preserve">the risk</w:delText>
        </w:r>
      </w:del>
      <w:del w:id="728" w:author="PR Preview" w:date="2026-01-01T00:00:00Z">
        <w:r>
          <w:delText xml:space="preserve"> </w:delText>
        </w:r>
      </w:del>
      <m:oMath>
        <m:r>
          <m:t>1</m:t>
        </m:r>
      </m:oMath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of the</w:delText>
        </w:r>
      </w:del>
      <w:del w:id="731" w:author="PR Preview" w:date="2026-01-01T00:00:00Z">
        <w:r>
          <w:delText xml:space="preserve"> </w:delText>
        </w:r>
      </w:del>
      <w:hyperlink w:anchor="def-cond-expectation-function">
        <w:del w:id="732" w:author="PR Preview" w:date="2026-01-01T00:00:00Z">
          <w:r>
            <w:rPr>
              <w:rStyle w:val="Hyperlink"/>
            </w:rPr>
            <w:delText xml:space="preserve">conditional expectation function</w:delText>
          </w:r>
        </w:del>
      </w:hyperlink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delText xml:space="preserve">plus the excess</w:delText>
        </w:r>
      </w:del>
      <w:del w:id="735" w:author="PR Preview" w:date="2026-01-01T00:00:00Z">
        <w:r>
          <w:delText xml:space="preserve"> </w:delText>
        </w:r>
      </w:del>
      <m:oMath>
        <m:r>
          <m:t>4</m:t>
        </m:r>
      </m:oMath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from using</w:delText>
        </w:r>
      </w:del>
      <w:del w:id="738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</m:oMath>
      <w:del w:id="739" w:author="PR Preview" w:date="2026-01-01T00:00:00Z">
        <w:r>
          <w:delText xml:space="preserve">.</w:delText>
        </w:r>
      </w:del>
    </w:p>
    <w:p>
      <w:pPr>
        <w:pStyle w:val="FirstParagraph"/>
      </w:pPr>
      <w:ins w:id="740" w:author="PR Preview" w:date="2026-01-01T00:00:00Z">
        <w:r>
          <w:rPr>
            <w:b/>
            <w:bCs/>
          </w:rPr>
          <w:t xml:space="preserve">Example 36 (The risk decomposition in the best-predictor exercise)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In</w:t>
        </w:r>
      </w:ins>
      <w:ins w:id="743" w:author="PR Preview" w:date="2026-01-01T00:00:00Z">
        <w:r>
          <w:t xml:space="preserve"> </w:t>
        </w:r>
      </w:ins>
      <w:hyperlink w:anchor="exr-best-predictor">
        <w:ins w:id="744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745" w:author="PR Preview" w:date="2026-01-01T00:00:00Z">
        <w:r>
          <w:t xml:space="preserve">,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the constant</w:t>
        </w:r>
      </w:ins>
      <w:ins w:id="748" w:author="PR Preview" w:date="2026-01-01T00:00:00Z">
        <w:r>
          <w:t xml:space="preserve"> </w:t>
        </w:r>
      </w:ins>
      <w:hyperlink w:anchor="def-prediction">
        <w:ins w:id="749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750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has</w:t>
        </w:r>
      </w:ins>
      <w:ins w:id="753" w:author="PR Preview" w:date="2026-01-01T00:00:00Z">
        <w:r>
          <w:t xml:space="preserve"> </w:t>
        </w:r>
      </w:ins>
      <w:hyperlink w:anchor="def-squared-error-risk">
        <w:ins w:id="754" w:author="PR Preview" w:date="2026-01-01T00:00:00Z">
          <w:r>
            <w:rPr>
              <w:rStyle w:val="Hyperlink"/>
            </w:rPr>
            <w:t xml:space="preserve">squared-error risk</w:t>
          </w:r>
        </w:ins>
      </w:hyperlink>
      <w:ins w:id="755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756" w:author="PR Preview" w:date="2026-01-01T00:00:00Z">
        <w:r>
          <w:t xml:space="preserve">,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which</w:t>
        </w:r>
      </w:ins>
      <w:ins w:id="759" w:author="PR Preview" w:date="2026-01-01T00:00:00Z">
        <w:r>
          <w:t xml:space="preserve"> </w:t>
        </w:r>
      </w:ins>
      <w:hyperlink w:anchor="thm-risk-decomposition">
        <w:ins w:id="760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splits as</w:t>
        </w:r>
      </w:ins>
      <w:ins w:id="763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ins w:id="764" w:author="PR Preview" w:date="2026-01-01T00:00:00Z">
        <w:r>
          <w:t xml:space="preserve">: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the risk</w:t>
        </w:r>
      </w:ins>
      <w:ins w:id="767" w:author="PR Preview" w:date="2026-01-01T00:00:00Z">
        <w:r>
          <w:t xml:space="preserve"> </w:t>
        </w:r>
      </w:ins>
      <m:oMath>
        <m:r>
          <m:t>1</m:t>
        </m:r>
      </m:oMath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of the</w:t>
        </w:r>
      </w:ins>
      <w:ins w:id="770" w:author="PR Preview" w:date="2026-01-01T00:00:00Z">
        <w:r>
          <w:t xml:space="preserve"> </w:t>
        </w:r>
      </w:ins>
      <w:hyperlink w:anchor="def-cond-expectation-function">
        <w:ins w:id="771" w:author="PR Preview" w:date="2026-01-01T00:00:00Z">
          <w:r>
            <w:rPr>
              <w:rStyle w:val="Hyperlink"/>
            </w:rPr>
            <w:t xml:space="preserve">conditional expectation function</w:t>
          </w:r>
        </w:ins>
      </w:hyperlink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plus the excess</w:t>
        </w:r>
      </w:ins>
      <w:ins w:id="774" w:author="PR Preview" w:date="2026-01-01T00:00:00Z">
        <w:r>
          <w:t xml:space="preserve"> </w:t>
        </w:r>
      </w:ins>
      <m:oMath>
        <m:r>
          <m:t>4</m:t>
        </m:r>
      </m:oMath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from using</w:t>
        </w:r>
      </w:ins>
      <w:ins w:id="777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</m:oMath>
      <w:ins w:id="778" w:author="PR Preview" w:date="2026-01-01T00:00:00Z">
        <w:r>
          <w:t xml:space="preserve">.</w:t>
        </w:r>
      </w:ins>
    </w:p>
    <w:bookmarkEnd w:id="152"/>
    <w:bookmarkStart w:id="153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4" w:name="exm-best-predictor"/>
    <w:p>
      <w:pPr>
        <w:pStyle w:val="BodyText"/>
      </w:pPr>
      <w:del w:id="779" w:author="PR Preview" w:date="2026-01-01T00:00:00Z">
        <w:r>
          <w:rPr>
            <w:b/>
            <w:bCs/>
          </w:rPr>
          <w:delText xml:space="preserve">Example 36 (The best predictor in the best-predictor exercise)</w:delText>
        </w:r>
      </w:del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In</w:delText>
        </w:r>
      </w:del>
      <w:del w:id="782" w:author="PR Preview" w:date="2026-01-01T00:00:00Z">
        <w:r>
          <w:delText xml:space="preserve"> </w:delText>
        </w:r>
      </w:del>
      <w:hyperlink w:anchor="exr-best-predictor">
        <w:del w:id="783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784" w:author="PR Preview" w:date="2026-01-01T00:00:00Z">
        <w:r>
          <w:delText xml:space="preserve">,</w:delText>
        </w:r>
      </w:del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consider the constant</w:delText>
        </w:r>
      </w:del>
      <w:del w:id="787" w:author="PR Preview" w:date="2026-01-01T00:00:00Z">
        <w:r>
          <w:delText xml:space="preserve"> </w:delText>
        </w:r>
      </w:del>
      <w:hyperlink w:anchor="def-prediction">
        <w:del w:id="788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789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790" w:author="PR Preview" w:date="2026-01-01T00:00:00Z">
        <w:r>
          <w:delText xml:space="preserve">.</w:delText>
        </w:r>
      </w:del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Its</w:delText>
        </w:r>
      </w:del>
      <w:del w:id="793" w:author="PR Preview" w:date="2026-01-01T00:00:00Z">
        <w:r>
          <w:delText xml:space="preserve"> </w:delText>
        </w:r>
      </w:del>
      <w:hyperlink w:anchor="def-squared-error-risk">
        <w:del w:id="794" w:author="PR Preview" w:date="2026-01-01T00:00:00Z">
          <w:r>
            <w:rPr>
              <w:rStyle w:val="Hyperlink"/>
            </w:rPr>
            <w:delText xml:space="preserve">squared-error risk</w:delText>
          </w:r>
        </w:del>
      </w:hyperlink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is</w:delText>
        </w:r>
      </w:del>
      <w:del w:id="797" w:author="PR Preview" w:date="2026-01-01T00:00:00Z">
        <w:r>
          <w:delText xml:space="preserve"> </w:delText>
        </w:r>
      </w:del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798" w:author="PR Preview" w:date="2026-01-01T00:00:00Z">
        <w:r>
          <w:delText xml:space="preserve">.</w:delText>
        </w:r>
      </w:del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The risk of the conditional mean is</w:delText>
        </w:r>
      </w:del>
      <w:del w:id="801" w:author="PR Preview" w:date="2026-01-01T00:00:00Z">
        <w:r>
          <w:delText xml:space="preserve"> </w:delText>
        </w:r>
      </w:del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802" w:author="PR Preview" w:date="2026-01-01T00:00:00Z">
        <w:r>
          <w:delText xml:space="preserve">.</w:delText>
        </w:r>
      </w:del>
      <w:del w:id="803" w:author="PR Preview" w:date="2026-01-01T00:00:00Z">
        <w:r>
          <w:delText xml:space="preserve"> </w:delText>
        </w:r>
      </w:del>
      <w:del w:id="804" w:author="PR Preview" w:date="2026-01-01T00:00:00Z">
        <w:r>
          <w:delText xml:space="preserve">So</w:delText>
        </w:r>
      </w:del>
      <w:del w:id="805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</m:oMath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has the larger risk.</w:delText>
        </w:r>
      </w:del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delText xml:space="preserve">The inequality is strict because</w:delText>
        </w:r>
      </w:del>
      <w:del w:id="810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811" w:author="PR Preview" w:date="2026-01-01T00:00:00Z">
        <w:r>
          <w:delText xml:space="preserve">.</w:delText>
        </w:r>
      </w:del>
    </w:p>
    <w:p>
      <w:pPr>
        <w:pStyle w:val="BodyText"/>
      </w:pPr>
      <w:del w:id="812" w:author="PR Preview" w:date="2026-01-01T00:00:00Z">
        <w:r>
          <w:rPr>
            <w:b/>
            <w:bCs/>
          </w:rPr>
          <w:delText xml:space="preserve">Definition 19 (Residual risk (irreducible risk))</w:delText>
        </w:r>
      </w:del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The</w:delText>
        </w:r>
      </w:del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rPr>
            <w:b/>
            <w:bCs/>
          </w:rPr>
          <w:delText xml:space="preserve">residual risk</w:delText>
        </w:r>
      </w:del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(also called the</w:delText>
        </w:r>
      </w:del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rPr>
            <w:b/>
            <w:bCs/>
          </w:rPr>
          <w:delText xml:space="preserve">irreducible risk</w:delText>
        </w:r>
      </w:del>
      <w:del w:id="821" w:author="PR Preview" w:date="2026-01-01T00:00:00Z">
        <w:r>
          <w:delText xml:space="preserve">)</w:delText>
        </w:r>
      </w:del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is the</w:delText>
        </w:r>
      </w:del>
      <w:del w:id="824" w:author="PR Preview" w:date="2026-01-01T00:00:00Z">
        <w:r>
          <w:delText xml:space="preserve"> </w:delText>
        </w:r>
      </w:del>
      <w:hyperlink w:anchor="def-squared-error-risk">
        <w:del w:id="825" w:author="PR Preview" w:date="2026-01-01T00:00:00Z">
          <w:r>
            <w:rPr>
              <w:rStyle w:val="Hyperlink"/>
            </w:rPr>
            <w:delText xml:space="preserve">squared-error risk</w:delText>
          </w:r>
        </w:del>
      </w:hyperlink>
      <w:del w:id="826" w:author="PR Preview" w:date="2026-01-01T00:00:00Z">
        <w:r>
          <w:delText xml:space="preserve"> </w:delText>
        </w:r>
      </w:del>
      <w:del w:id="827" w:author="PR Preview" w:date="2026-01-01T00:00:00Z">
        <w:r>
          <w:delText xml:space="preserve">of the</w:delText>
        </w:r>
      </w:del>
      <w:del w:id="828" w:author="PR Preview" w:date="2026-01-01T00:00:00Z">
        <w:r>
          <w:delText xml:space="preserve"> </w:delText>
        </w:r>
      </w:del>
      <w:hyperlink w:anchor="def-cond-expectation-function">
        <w:del w:id="829" w:author="PR Preview" w:date="2026-01-01T00:00:00Z">
          <w:r>
            <w:rPr>
              <w:rStyle w:val="Hyperlink"/>
            </w:rPr>
            <w:delText xml:space="preserve">conditional expectation function</w:delText>
          </w:r>
        </w:del>
      </w:hyperlink>
      <w:del w:id="830" w:author="PR Preview" w:date="2026-01-01T00:00:00Z">
        <w:r>
          <w:delText xml:space="preserve"> </w:delText>
        </w:r>
      </w:del>
      <m:oMath>
        <m:r>
          <m:t>μ</m:t>
        </m:r>
      </m:oMath>
      <w:del w:id="831" w:author="PR Preview" w:date="2026-01-01T00:00:00Z">
        <w:r>
          <w:delText xml:space="preserve"> </w:delText>
        </w:r>
      </w:del>
      <w:del w:id="832" w:author="PR Preview" w:date="2026-01-01T00:00:00Z">
        <w:r>
          <w:delText xml:space="preserve">of</w:delText>
        </w:r>
      </w:del>
      <w:del w:id="833" w:author="PR Preview" w:date="2026-01-01T00:00:00Z">
        <w:r>
          <w:delText xml:space="preserve"> </w:delText>
        </w:r>
      </w:del>
      <w:hyperlink w:anchor="thm-risk-decomposition">
        <w:del w:id="834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835" w:author="PR Preview" w:date="2026-01-01T00:00:00Z">
        <w:r>
          <w:delText xml:space="preserve">:</w:delText>
        </w:r>
      </w:del>
    </w:p>
    <w:p>
      <w:pPr>
        <w:pStyle w:val="BodyText"/>
      </w:pPr>
      <w:ins w:id="836" w:author="PR Preview" w:date="2026-01-01T00:00:00Z">
        <w:r>
          <w:rPr>
            <w:b/>
            <w:bCs/>
          </w:rPr>
          <w:t xml:space="preserve">Example 37 (The best predictor in the best-predictor exercise)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In</w:t>
        </w:r>
      </w:ins>
      <w:ins w:id="839" w:author="PR Preview" w:date="2026-01-01T00:00:00Z">
        <w:r>
          <w:t xml:space="preserve"> </w:t>
        </w:r>
      </w:ins>
      <w:hyperlink w:anchor="exr-best-predictor">
        <w:ins w:id="840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841" w:author="PR Preview" w:date="2026-01-01T00:00:00Z">
        <w:r>
          <w:t xml:space="preserve">,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consider the constant</w:t>
        </w:r>
      </w:ins>
      <w:ins w:id="844" w:author="PR Preview" w:date="2026-01-01T00:00:00Z">
        <w:r>
          <w:t xml:space="preserve"> </w:t>
        </w:r>
      </w:ins>
      <w:hyperlink w:anchor="def-prediction">
        <w:ins w:id="845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846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847" w:author="PR Preview" w:date="2026-01-01T00:00:00Z">
        <w:r>
          <w:t xml:space="preserve">.</w:t>
        </w:r>
      </w:ins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Its</w:t>
        </w:r>
      </w:ins>
      <w:ins w:id="850" w:author="PR Preview" w:date="2026-01-01T00:00:00Z">
        <w:r>
          <w:t xml:space="preserve"> </w:t>
        </w:r>
      </w:ins>
      <w:hyperlink w:anchor="def-squared-error-risk">
        <w:ins w:id="851" w:author="PR Preview" w:date="2026-01-01T00:00:00Z">
          <w:r>
            <w:rPr>
              <w:rStyle w:val="Hyperlink"/>
            </w:rPr>
            <w:t xml:space="preserve">squared-error risk</w:t>
          </w:r>
        </w:ins>
      </w:hyperlink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is</w:t>
        </w:r>
      </w:ins>
      <w:ins w:id="854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855" w:author="PR Preview" w:date="2026-01-01T00:00:00Z">
        <w:r>
          <w:t xml:space="preserve">.</w:t>
        </w:r>
      </w:ins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The risk of the conditional mean is</w:t>
        </w:r>
      </w:ins>
      <w:ins w:id="858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859" w:author="PR Preview" w:date="2026-01-01T00:00:00Z">
        <w:r>
          <w:t xml:space="preserve">.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So</w:t>
        </w:r>
      </w:ins>
      <w:ins w:id="862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</m:oMath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has the larger risk.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The inequality is strict because</w:t>
        </w:r>
      </w:ins>
      <w:ins w:id="867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868" w:author="PR Preview" w:date="2026-01-01T00:00:00Z">
        <w:r>
          <w:t xml:space="preserve">.</w:t>
        </w:r>
      </w:ins>
    </w:p>
    <w:bookmarkEnd w:id="154"/>
    <w:bookmarkStart w:id="155" w:name="def-irreducible-risk"/>
    <w:p>
      <w:pPr>
        <w:pStyle w:val="BodyText"/>
      </w:pPr>
      <w:ins w:id="869" w:author="PR Preview" w:date="2026-01-01T00:00:00Z">
        <w:r>
          <w:rPr>
            <w:b/>
            <w:bCs/>
          </w:rPr>
          <w:t xml:space="preserve">Definition 20 (Residual risk (irreducible risk))</w:t>
        </w:r>
      </w:ins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The</w:t>
        </w:r>
      </w:ins>
      <w:ins w:id="872" w:author="PR Preview" w:date="2026-01-01T00:00:00Z">
        <w:r>
          <w:t xml:space="preserve"> </w:t>
        </w:r>
      </w:ins>
      <w:ins w:id="873" w:author="PR Preview" w:date="2026-01-01T00:00:00Z">
        <w:r>
          <w:rPr>
            <w:b/>
            <w:bCs/>
          </w:rPr>
          <w:t xml:space="preserve">residual risk</w:t>
        </w:r>
      </w:ins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(also called the</w:t>
        </w:r>
      </w:ins>
      <w:ins w:id="876" w:author="PR Preview" w:date="2026-01-01T00:00:00Z">
        <w:r>
          <w:t xml:space="preserve"> </w:t>
        </w:r>
      </w:ins>
      <w:ins w:id="877" w:author="PR Preview" w:date="2026-01-01T00:00:00Z">
        <w:r>
          <w:rPr>
            <w:b/>
            <w:bCs/>
          </w:rPr>
          <w:t xml:space="preserve">irreducible risk</w:t>
        </w:r>
      </w:ins>
      <w:ins w:id="878" w:author="PR Preview" w:date="2026-01-01T00:00:00Z">
        <w:r>
          <w:t xml:space="preserve">)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is the</w:t>
        </w:r>
      </w:ins>
      <w:ins w:id="881" w:author="PR Preview" w:date="2026-01-01T00:00:00Z">
        <w:r>
          <w:t xml:space="preserve"> </w:t>
        </w:r>
      </w:ins>
      <w:hyperlink w:anchor="def-squared-error-risk">
        <w:ins w:id="882" w:author="PR Preview" w:date="2026-01-01T00:00:00Z">
          <w:r>
            <w:rPr>
              <w:rStyle w:val="Hyperlink"/>
            </w:rPr>
            <w:t xml:space="preserve">squared-error risk</w:t>
          </w:r>
        </w:ins>
      </w:hyperlink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of the</w:t>
        </w:r>
      </w:ins>
      <w:ins w:id="885" w:author="PR Preview" w:date="2026-01-01T00:00:00Z">
        <w:r>
          <w:t xml:space="preserve"> </w:t>
        </w:r>
      </w:ins>
      <w:hyperlink w:anchor="def-cond-expectation-function">
        <w:ins w:id="886" w:author="PR Preview" w:date="2026-01-01T00:00:00Z">
          <w:r>
            <w:rPr>
              <w:rStyle w:val="Hyperlink"/>
            </w:rPr>
            <w:t xml:space="preserve">conditional expectation function</w:t>
          </w:r>
        </w:ins>
      </w:hyperlink>
      <w:ins w:id="887" w:author="PR Preview" w:date="2026-01-01T00:00:00Z">
        <w:r>
          <w:t xml:space="preserve"> </w:t>
        </w:r>
      </w:ins>
      <m:oMath>
        <m:r>
          <m:t>μ</m:t>
        </m:r>
      </m:oMath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of</w:t>
        </w:r>
      </w:ins>
      <w:ins w:id="890" w:author="PR Preview" w:date="2026-01-01T00:00:00Z">
        <w:r>
          <w:t xml:space="preserve"> </w:t>
        </w:r>
      </w:ins>
      <w:hyperlink w:anchor="thm-risk-decomposition">
        <w:ins w:id="891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89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55"/>
    <w:bookmarkStart w:id="157" w:name="thm-irreducible-risk-cond-variance"/>
    <w:p>
      <w:pPr>
        <w:pStyle w:val="FirstParagraph"/>
      </w:pPr>
      <w:r>
        <w:rPr>
          <w:b/>
          <w:bCs/>
        </w:rPr>
        <w:t xml:space="preserve">Theorem 14 (The residual risk is the expected conditional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as in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56" w:name="eq-irreducible-risk-cond-variance"/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unchanged by negation)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Y</m:t>
                                  </m:r>
                                  <m:r>
                                    <m:rPr>
                                      <m:sty m:val="p"/>
                                    </m:rPr>
                                    <m:t>∣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bookmarkStart w:id="158" w:name="rem-irreducible-risk"/>
    <w:p>
      <w:pPr>
        <w:pStyle w:val="FirstParagraph"/>
      </w:pPr>
      <w:del w:id="893" w:author="PR Preview" w:date="2026-01-01T00:00:00Z">
        <w:r>
          <w:rPr>
            <w:i/>
            <w:iCs/>
          </w:rPr>
          <w:delText xml:space="preserve">Remark 7</w:delText>
        </w:r>
      </w:del>
      <w:del w:id="894" w:author="PR Preview" w:date="2026-01-01T00:00:00Z">
        <w:r>
          <w:delText xml:space="preserve"> (The residual risk does not depend on the prediction function). </w:delText>
        </w:r>
      </w:del>
      <w:del w:id="895" w:author="PR Preview" w:date="2026-01-01T00:00:00Z">
        <w:r>
          <w:delText xml:space="preserve">The</w:delText>
        </w:r>
      </w:del>
      <w:del w:id="896" w:author="PR Preview" w:date="2026-01-01T00:00:00Z">
        <w:r>
          <w:delText xml:space="preserve"> </w:delText>
        </w:r>
      </w:del>
      <w:hyperlink w:anchor="def-irreducible-risk">
        <w:del w:id="897" w:author="PR Preview" w:date="2026-01-01T00:00:00Z">
          <w:r>
            <w:rPr>
              <w:rStyle w:val="Hyperlink"/>
            </w:rPr>
            <w:delText xml:space="preserve">residual risk</w:delText>
          </w:r>
        </w:del>
      </w:hyperlink>
      <w:del w:id="898" w:author="PR Preview" w:date="2026-01-01T00:00:00Z">
        <w:r>
          <w:delText xml:space="preserve"> </w:delText>
        </w:r>
      </w:del>
      <w:del w:id="899" w:author="PR Preview" w:date="2026-01-01T00:00:00Z">
        <w:r>
          <w:delText xml:space="preserve">depends only on the</w:delText>
        </w:r>
      </w:del>
      <w:del w:id="900" w:author="PR Preview" w:date="2026-01-01T00:00:00Z">
        <w:r>
          <w:delText xml:space="preserve"> </w:delText>
        </w:r>
      </w:del>
      <w:hyperlink r:id="rId136">
        <w:del w:id="901" w:author="PR Preview" w:date="2026-01-01T00:00:00Z">
          <w:r>
            <w:rPr>
              <w:rStyle w:val="Hyperlink"/>
            </w:rPr>
            <w:delText xml:space="preserve">joint distribution</w:delText>
          </w:r>
        </w:del>
      </w:hyperlink>
      <w:del w:id="902" w:author="PR Preview" w:date="2026-01-01T00:00:00Z">
        <w:r>
          <w:delText xml:space="preserve"> </w:delText>
        </w:r>
      </w:del>
      <w:del w:id="903" w:author="PR Preview" w:date="2026-01-01T00:00:00Z">
        <w:r>
          <w:delText xml:space="preserve">of</w:delText>
        </w:r>
      </w:del>
      <w:del w:id="90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905" w:author="PR Preview" w:date="2026-01-01T00:00:00Z">
        <w:r>
          <w:delText xml:space="preserve"> </w:delText>
        </w:r>
      </w:del>
      <w:del w:id="906" w:author="PR Preview" w:date="2026-01-01T00:00:00Z">
        <w:r>
          <w:delText xml:space="preserve">and not on the prediction function</w:delText>
        </w:r>
      </w:del>
      <w:del w:id="907" w:author="PR Preview" w:date="2026-01-01T00:00:00Z">
        <w:r>
          <w:delText xml:space="preserve"> </w:delText>
        </w:r>
      </w:del>
      <m:oMath>
        <m:r>
          <m:t>f</m:t>
        </m:r>
      </m:oMath>
      <w:del w:id="908" w:author="PR Preview" w:date="2026-01-01T00:00:00Z">
        <w:r>
          <w:delText xml:space="preserve">,</w:delText>
        </w:r>
      </w:del>
      <w:del w:id="909" w:author="PR Preview" w:date="2026-01-01T00:00:00Z">
        <w:r>
          <w:delText xml:space="preserve"> </w:delText>
        </w:r>
      </w:del>
      <w:del w:id="910" w:author="PR Preview" w:date="2026-01-01T00:00:00Z">
        <w:r>
          <w:delText xml:space="preserve">so no choice of</w:delText>
        </w:r>
      </w:del>
      <w:del w:id="911" w:author="PR Preview" w:date="2026-01-01T00:00:00Z">
        <w:r>
          <w:delText xml:space="preserve"> </w:delText>
        </w:r>
      </w:del>
      <m:oMath>
        <m:r>
          <m:t>f</m:t>
        </m:r>
      </m:oMath>
      <w:del w:id="912" w:author="PR Preview" w:date="2026-01-01T00:00:00Z">
        <w:r>
          <w:delText xml:space="preserve"> </w:delText>
        </w:r>
      </w:del>
      <w:del w:id="913" w:author="PR Preview" w:date="2026-01-01T00:00:00Z">
        <w:r>
          <w:delText xml:space="preserve">can achieve a smaller risk.</w:delText>
        </w:r>
      </w:del>
      <w:del w:id="914" w:author="PR Preview" w:date="2026-01-01T00:00:00Z">
        <w:r>
          <w:delText xml:space="preserve"> </w:delText>
        </w:r>
      </w:del>
      <w:del w:id="915" w:author="PR Preview" w:date="2026-01-01T00:00:00Z">
        <w:r>
          <w:delText xml:space="preserve">It is the minimum only among</w:delText>
        </w:r>
      </w:del>
      <w:del w:id="916" w:author="PR Preview" w:date="2026-01-01T00:00:00Z">
        <w:r>
          <w:delText xml:space="preserve"> </w:delText>
        </w:r>
      </w:del>
      <w:hyperlink w:anchor="def-prediction">
        <w:del w:id="917" w:author="PR Preview" w:date="2026-01-01T00:00:00Z">
          <w:r>
            <w:rPr>
              <w:rStyle w:val="Hyperlink"/>
            </w:rPr>
            <w:delText xml:space="preserve">prediction functions</w:delText>
          </w:r>
        </w:del>
      </w:hyperlink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of the given</w:delText>
        </w:r>
      </w:del>
      <w:del w:id="920" w:author="PR Preview" w:date="2026-01-01T00:00:00Z">
        <w:r>
          <w:delText xml:space="preserve"> </w:delText>
        </w:r>
      </w:del>
      <m:oMath>
        <m:r>
          <m:t>X</m:t>
        </m:r>
      </m:oMath>
      <w:del w:id="921" w:author="PR Preview" w:date="2026-01-01T00:00:00Z">
        <w:r>
          <w:delText xml:space="preserve">:</w:delText>
        </w:r>
      </w:del>
      <w:del w:id="922" w:author="PR Preview" w:date="2026-01-01T00:00:00Z">
        <w:r>
          <w:delText xml:space="preserve"> </w:delText>
        </w:r>
      </w:del>
      <w:del w:id="923" w:author="PR Preview" w:date="2026-01-01T00:00:00Z">
        <w:r>
          <w:delText xml:space="preserve">the</w:delText>
        </w:r>
      </w:del>
      <w:del w:id="924" w:author="PR Preview" w:date="2026-01-01T00:00:00Z">
        <w:r>
          <w:delText xml:space="preserve"> </w:delText>
        </w:r>
      </w:del>
      <w:hyperlink w:anchor="def-outcome">
        <w:del w:id="925" w:author="PR Preview" w:date="2026-01-01T00:00:00Z">
          <w:r>
            <w:rPr>
              <w:rStyle w:val="Hyperlink"/>
            </w:rPr>
            <w:delText xml:space="preserve">outcome</w:delText>
          </w:r>
        </w:del>
      </w:hyperlink>
      <w:del w:id="926" w:author="PR Preview" w:date="2026-01-01T00:00:00Z">
        <w:r>
          <w:delText xml:space="preserve"> </w:delText>
        </w:r>
      </w:del>
      <w:del w:id="927" w:author="PR Preview" w:date="2026-01-01T00:00:00Z">
        <w:r>
          <w:delText xml:space="preserve">may also depend on variables that</w:delText>
        </w:r>
      </w:del>
      <w:del w:id="928" w:author="PR Preview" w:date="2026-01-01T00:00:00Z">
        <w:r>
          <w:delText xml:space="preserve"> </w:delText>
        </w:r>
      </w:del>
      <m:oMath>
        <m:r>
          <m:t>X</m:t>
        </m:r>
      </m:oMath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leaves out,</w:delText>
        </w:r>
      </w:del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delText xml:space="preserve">and those variables are part of the unexplained variation</w:delText>
        </w:r>
      </w:del>
      <w:del w:id="933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del w:id="934" w:author="PR Preview" w:date="2026-01-01T00:00:00Z">
        <w:r>
          <w:delText xml:space="preserve">.</w:delText>
        </w:r>
      </w:del>
      <w:del w:id="935" w:author="PR Preview" w:date="2026-01-01T00:00:00Z">
        <w:r>
          <w:delText xml:space="preserve"> </w:delText>
        </w:r>
      </w:del>
      <w:del w:id="936" w:author="PR Preview" w:date="2026-01-01T00:00:00Z">
        <w:r>
          <w:delText xml:space="preserve">Measuring one of them and adding it to the variables in</w:delText>
        </w:r>
      </w:del>
      <w:del w:id="937" w:author="PR Preview" w:date="2026-01-01T00:00:00Z">
        <w:r>
          <w:delText xml:space="preserve"> </w:delText>
        </w:r>
      </w:del>
      <m:oMath>
        <m:r>
          <m:t>X</m:t>
        </m:r>
      </m:oMath>
      <w:del w:id="938" w:author="PR Preview" w:date="2026-01-01T00:00:00Z">
        <w:r>
          <w:delText xml:space="preserve"> </w:delText>
        </w:r>
      </w:del>
      <w:del w:id="939" w:author="PR Preview" w:date="2026-01-01T00:00:00Z">
        <w:r>
          <w:delText xml:space="preserve">can lower the residual risk,</w:delText>
        </w:r>
      </w:del>
      <w:del w:id="940" w:author="PR Preview" w:date="2026-01-01T00:00:00Z">
        <w:r>
          <w:delText xml:space="preserve"> </w:delText>
        </w:r>
      </w:del>
      <w:del w:id="941" w:author="PR Preview" w:date="2026-01-01T00:00:00Z">
        <w:r>
          <w:delText xml:space="preserve">as in</w:delText>
        </w:r>
      </w:del>
      <w:del w:id="942" w:author="PR Preview" w:date="2026-01-01T00:00:00Z">
        <w:r>
          <w:delText xml:space="preserve"> </w:delText>
        </w:r>
      </w:del>
      <w:hyperlink w:anchor="exm-irreducible-risk-added-predictor">
        <w:del w:id="943" w:author="PR Preview" w:date="2026-01-01T00:00:00Z">
          <w:r>
            <w:rPr>
              <w:rStyle w:val="Hyperlink"/>
            </w:rPr>
            <w:delText xml:space="preserve">Example 38</w:delText>
          </w:r>
        </w:del>
      </w:hyperlink>
      <w:del w:id="944" w:author="PR Preview" w:date="2026-01-01T00:00:00Z">
        <w:r>
          <w:delText xml:space="preserve">.</w:delText>
        </w:r>
      </w:del>
      <w:del w:id="945" w:author="PR Preview" w:date="2026-01-01T00:00:00Z">
        <w:r>
          <w:delText xml:space="preserve"> </w:delText>
        </w:r>
      </w:del>
      <w:del w:id="946" w:author="PR Preview" w:date="2026-01-01T00:00:00Z">
        <w:r>
          <w:delText xml:space="preserve">[15, Sec. 2.1.1], p. 18</w:delText>
        </w:r>
      </w:del>
      <w:del w:id="947" w:author="PR Preview" w:date="2026-01-01T00:00:00Z">
        <w:r>
          <w:delText xml:space="preserve"> </w:delText>
        </w:r>
      </w:del>
      <w:del w:id="948" w:author="PR Preview" w:date="2026-01-01T00:00:00Z">
        <w:r>
          <w:delText xml:space="preserve">makes the same point:</w:delText>
        </w:r>
      </w:del>
      <w:del w:id="949" w:author="PR Preview" w:date="2026-01-01T00:00:00Z">
        <w:r>
          <w:delText xml:space="preserve"> </w:delText>
        </w:r>
      </w:del>
      <w:del w:id="950" w:author="PR Preview" w:date="2026-01-01T00:00:00Z">
        <w:r>
          <w:delText xml:space="preserve">the error term</w:delText>
        </w:r>
      </w:del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“may contain unmeasured variables that are useful in predicting [</w:delText>
        </w:r>
      </w:del>
      <m:oMath>
        <m:r>
          <m:t>Y</m:t>
        </m:r>
      </m:oMath>
      <w:del w:id="953" w:author="PR Preview" w:date="2026-01-01T00:00:00Z">
        <w:r>
          <w:delText xml:space="preserve">]”</w:delText>
        </w:r>
      </w:del>
      <w:del w:id="954" w:author="PR Preview" w:date="2026-01-01T00:00:00Z">
        <w:r>
          <w:delText xml:space="preserve">.</w:delText>
        </w:r>
      </w:del>
      <w:del w:id="955" w:author="PR Preview" w:date="2026-01-01T00:00:00Z">
        <w:r>
          <w:delText xml:space="preserve"> </w:delText>
        </w:r>
      </w:del>
    </w:p>
    <w:p>
      <w:pPr>
        <w:pStyle w:val="BodyText"/>
      </w:pPr>
      <w:del w:id="956" w:author="PR Preview" w:date="2026-01-01T00:00:00Z">
        <w:r>
          <w:rPr>
            <w:b/>
            <w:bCs/>
          </w:rPr>
          <w:delText xml:space="preserve">Example 37 (Residual risk in the best-predictor exercise)</w:delText>
        </w:r>
      </w:del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In</w:delText>
        </w:r>
      </w:del>
      <w:del w:id="959" w:author="PR Preview" w:date="2026-01-01T00:00:00Z">
        <w:r>
          <w:delText xml:space="preserve"> </w:delText>
        </w:r>
      </w:del>
      <w:hyperlink w:anchor="exr-best-predictor">
        <w:del w:id="960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961" w:author="PR Preview" w:date="2026-01-01T00:00:00Z">
        <w:r>
          <w:delText xml:space="preserve">,</w:delText>
        </w:r>
      </w:del>
      <w:del w:id="962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963" w:author="PR Preview" w:date="2026-01-01T00:00:00Z">
        <w:r>
          <w:delText xml:space="preserve"> </w:delText>
        </w:r>
      </w:del>
      <w:del w:id="964" w:author="PR Preview" w:date="2026-01-01T00:00:00Z">
        <w:r>
          <w:delText xml:space="preserve">and</w:delText>
        </w:r>
      </w:del>
      <w:del w:id="965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966" w:author="PR Preview" w:date="2026-01-01T00:00:00Z">
        <w:r>
          <w:delText xml:space="preserve">,</w:delText>
        </w:r>
      </w:del>
      <w:del w:id="967" w:author="PR Preview" w:date="2026-01-01T00:00:00Z">
        <w:r>
          <w:delText xml:space="preserve"> </w:delText>
        </w:r>
      </w:del>
      <w:del w:id="968" w:author="PR Preview" w:date="2026-01-01T00:00:00Z">
        <w:r>
          <w:delText xml:space="preserve">so the</w:delText>
        </w:r>
      </w:del>
      <w:del w:id="969" w:author="PR Preview" w:date="2026-01-01T00:00:00Z">
        <w:r>
          <w:delText xml:space="preserve"> </w:delText>
        </w:r>
      </w:del>
      <w:hyperlink w:anchor="def-irreducible-risk">
        <w:del w:id="970" w:author="PR Preview" w:date="2026-01-01T00:00:00Z">
          <w:r>
            <w:rPr>
              <w:rStyle w:val="Hyperlink"/>
            </w:rPr>
            <w:delText xml:space="preserve">residual risk</w:delText>
          </w:r>
        </w:del>
      </w:hyperlink>
      <w:del w:id="971" w:author="PR Preview" w:date="2026-01-01T00:00:00Z">
        <w:r>
          <w:delText xml:space="preserve"> </w:delText>
        </w:r>
      </w:del>
      <w:del w:id="972" w:author="PR Preview" w:date="2026-01-01T00:00:00Z">
        <w:r>
          <w:delText xml:space="preserve">is</w:delText>
        </w:r>
      </w:del>
      <w:del w:id="973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974" w:author="PR Preview" w:date="2026-01-01T00:00:00Z">
        <w:r>
          <w:delText xml:space="preserve">.</w:delText>
        </w:r>
      </w:del>
    </w:p>
    <w:p>
      <w:pPr>
        <w:pStyle w:val="BodyText"/>
      </w:pPr>
      <w:del w:id="975" w:author="PR Preview" w:date="2026-01-01T00:00:00Z">
        <w:r>
          <w:rPr>
            <w:b/>
            <w:bCs/>
          </w:rPr>
          <w:delText xml:space="preserve">Example 38 (Adding a predictor lowers the residual risk)</w:delText>
        </w:r>
      </w:del>
      <w:del w:id="976" w:author="PR Preview" w:date="2026-01-01T00:00:00Z">
        <w:r>
          <w:delText xml:space="preserve"> </w:delText>
        </w:r>
      </w:del>
      <w:del w:id="977" w:author="PR Preview" w:date="2026-01-01T00:00:00Z">
        <w:r>
          <w:delText xml:space="preserve">Let</w:delText>
        </w:r>
      </w:del>
      <w:del w:id="97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979" w:author="PR Preview" w:date="2026-01-01T00:00:00Z">
        <w:r>
          <w:delText xml:space="preserve">,</w:delText>
        </w:r>
      </w:del>
      <w:del w:id="98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981" w:author="PR Preview" w:date="2026-01-01T00:00:00Z">
        <w:r>
          <w:delText xml:space="preserve"> </w:delText>
        </w:r>
      </w:del>
      <w:del w:id="982" w:author="PR Preview" w:date="2026-01-01T00:00:00Z">
        <w:r>
          <w:delText xml:space="preserve">and</w:delText>
        </w:r>
      </w:del>
      <w:del w:id="983" w:author="PR Preview" w:date="2026-01-01T00:00:00Z">
        <w:r>
          <w:delText xml:space="preserve"> </w:delText>
        </w:r>
      </w:del>
      <m:oMath>
        <m:r>
          <m:t>ε</m:t>
        </m:r>
      </m:oMath>
      <w:del w:id="984" w:author="PR Preview" w:date="2026-01-01T00:00:00Z">
        <w:r>
          <w:delText xml:space="preserve"> </w:delText>
        </w:r>
      </w:del>
      <w:del w:id="985" w:author="PR Preview" w:date="2026-01-01T00:00:00Z">
        <w:r>
          <w:delText xml:space="preserve">be</w:delText>
        </w:r>
      </w:del>
      <w:del w:id="986" w:author="PR Preview" w:date="2026-01-01T00:00:00Z">
        <w:r>
          <w:delText xml:space="preserve"> </w:delText>
        </w:r>
      </w:del>
      <w:hyperlink r:id="rId137">
        <w:del w:id="987" w:author="PR Preview" w:date="2026-01-01T00:00:00Z">
          <w:r>
            <w:rPr>
              <w:rStyle w:val="Hyperlink"/>
            </w:rPr>
            <w:delText xml:space="preserve">independent</w:delText>
          </w:r>
        </w:del>
      </w:hyperlink>
      <w:del w:id="988" w:author="PR Preview" w:date="2026-01-01T00:00:00Z">
        <w:r>
          <w:delText xml:space="preserve">, with</w:delText>
        </w:r>
      </w:del>
      <w:del w:id="989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and</w:delText>
        </w:r>
      </w:del>
      <w:del w:id="992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993" w:author="PR Preview" w:date="2026-01-01T00:00:00Z">
        <w:r>
          <w:delText xml:space="preserve">,</w:delText>
        </w:r>
      </w:del>
      <w:del w:id="994" w:author="PR Preview" w:date="2026-01-01T00:00:00Z">
        <w:r>
          <w:delText xml:space="preserve"> </w:delText>
        </w:r>
      </w:del>
      <w:del w:id="995" w:author="PR Preview" w:date="2026-01-01T00:00:00Z">
        <w:r>
          <w:delText xml:space="preserve">and let</w:delText>
        </w:r>
      </w:del>
      <w:del w:id="996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ε</m:t>
        </m:r>
      </m:oMath>
      <w:del w:id="997" w:author="PR Preview" w:date="2026-01-01T00:00:00Z">
        <w:r>
          <w:delText xml:space="preserve">.</w:delText>
        </w:r>
      </w:del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A</w:delText>
        </w:r>
      </w:del>
      <w:del w:id="1000" w:author="PR Preview" w:date="2026-01-01T00:00:00Z">
        <w:r>
          <w:delText xml:space="preserve"> </w:delText>
        </w:r>
      </w:del>
      <w:hyperlink w:anchor="def-prediction">
        <w:del w:id="1001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from</w:delText>
        </w:r>
      </w:del>
      <w:del w:id="100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alone has</w:delText>
        </w:r>
      </w:del>
      <w:del w:id="1007" w:author="PR Preview" w:date="2026-01-01T00:00:00Z">
        <w:r>
          <w:delText xml:space="preserve"> </w:delText>
        </w:r>
      </w:del>
      <w:hyperlink w:anchor="def-cond-variance">
        <w:del w:id="1008" w:author="PR Preview" w:date="2026-01-01T00:00:00Z">
          <w:r>
            <w:rPr>
              <w:rStyle w:val="Hyperlink"/>
            </w:rPr>
            <w:delText xml:space="preserve">conditional variance</w:delText>
          </w:r>
        </w:del>
      </w:hyperlink>
      <w:del w:id="1009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del w:id="1010" w:author="PR Preview" w:date="2026-01-01T00:00:00Z">
        <w:r>
          <w:delText xml:space="preserve">,</w:delText>
        </w:r>
      </w:del>
      <w:del w:id="1011" w:author="PR Preview" w:date="2026-01-01T00:00:00Z">
        <w:r>
          <w:delText xml:space="preserve"> </w:delText>
        </w:r>
      </w:del>
      <w:del w:id="1012" w:author="PR Preview" w:date="2026-01-01T00:00:00Z">
        <w:r>
          <w:delText xml:space="preserve">so the</w:delText>
        </w:r>
      </w:del>
      <w:del w:id="1013" w:author="PR Preview" w:date="2026-01-01T00:00:00Z">
        <w:r>
          <w:delText xml:space="preserve"> </w:delText>
        </w:r>
      </w:del>
      <w:hyperlink w:anchor="def-irreducible-risk">
        <w:del w:id="1014" w:author="PR Preview" w:date="2026-01-01T00:00:00Z">
          <w:r>
            <w:rPr>
              <w:rStyle w:val="Hyperlink"/>
            </w:rPr>
            <w:delText xml:space="preserve">residual risk</w:delText>
          </w:r>
        </w:del>
      </w:hyperlink>
      <w:del w:id="1015" w:author="PR Preview" w:date="2026-01-01T00:00:00Z">
        <w:r>
          <w:delText xml:space="preserve"> </w:delText>
        </w:r>
      </w:del>
      <w:del w:id="1016" w:author="PR Preview" w:date="2026-01-01T00:00:00Z">
        <w:r>
          <w:delText xml:space="preserve">is</w:delText>
        </w:r>
      </w:del>
      <w:del w:id="1017" w:author="PR Preview" w:date="2026-01-01T00:00:00Z">
        <w:r>
          <w:delText xml:space="preserve"> </w:delText>
        </w:r>
      </w:del>
      <m:oMath>
        <m:r>
          <m:t>2</m:t>
        </m:r>
      </m:oMath>
      <w:del w:id="1018" w:author="PR Preview" w:date="2026-01-01T00:00:00Z">
        <w:r>
          <w:delText xml:space="preserve">.</w:delText>
        </w:r>
      </w:del>
      <w:del w:id="1019" w:author="PR Preview" w:date="2026-01-01T00:00:00Z">
        <w:r>
          <w:delText xml:space="preserve"> </w:delText>
        </w:r>
      </w:del>
      <w:del w:id="1020" w:author="PR Preview" w:date="2026-01-01T00:00:00Z">
        <w:r>
          <w:delText xml:space="preserve">A prediction from</w:delText>
        </w:r>
      </w:del>
      <w:del w:id="102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022" w:author="PR Preview" w:date="2026-01-01T00:00:00Z">
        <w:r>
          <w:delText xml:space="preserve"> </w:delText>
        </w:r>
      </w:del>
      <w:del w:id="1023" w:author="PR Preview" w:date="2026-01-01T00:00:00Z">
        <w:r>
          <w:delText xml:space="preserve">has conditional variance</w:delText>
        </w:r>
      </w:del>
      <w:del w:id="1024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025" w:author="PR Preview" w:date="2026-01-01T00:00:00Z">
        <w:r>
          <w:delText xml:space="preserve">,</w:delText>
        </w:r>
      </w:del>
      <w:del w:id="1026" w:author="PR Preview" w:date="2026-01-01T00:00:00Z">
        <w:r>
          <w:delText xml:space="preserve"> </w:delText>
        </w:r>
      </w:del>
      <w:del w:id="1027" w:author="PR Preview" w:date="2026-01-01T00:00:00Z">
        <w:r>
          <w:delText xml:space="preserve">so the residual risk is</w:delText>
        </w:r>
      </w:del>
      <w:del w:id="1028" w:author="PR Preview" w:date="2026-01-01T00:00:00Z">
        <w:r>
          <w:delText xml:space="preserve"> </w:delText>
        </w:r>
      </w:del>
      <m:oMath>
        <m:r>
          <m:t>1</m:t>
        </m:r>
      </m:oMath>
      <w:del w:id="1029" w:author="PR Preview" w:date="2026-01-01T00:00:00Z">
        <w:r>
          <w:delText xml:space="preserve">.</w:delText>
        </w:r>
      </w:del>
    </w:p>
    <w:p>
      <w:pPr>
        <w:pStyle w:val="BodyText"/>
      </w:pPr>
      <w:del w:id="1030" w:author="PR Preview" w:date="2026-01-01T00:00:00Z">
        <w:r>
          <w:rPr>
            <w:b/>
            <w:bCs/>
          </w:rPr>
          <w:delText xml:space="preserve">Definition 20 (Reducible risk)</w:delText>
        </w:r>
      </w:del>
      <w:del w:id="1031" w:author="PR Preview" w:date="2026-01-01T00:00:00Z">
        <w:r>
          <w:delText xml:space="preserve"> </w:delText>
        </w:r>
      </w:del>
      <w:del w:id="1032" w:author="PR Preview" w:date="2026-01-01T00:00:00Z">
        <w:r>
          <w:delText xml:space="preserve">In the squared-error risk decomposition of</w:delText>
        </w:r>
      </w:del>
      <w:del w:id="1033" w:author="PR Preview" w:date="2026-01-01T00:00:00Z">
        <w:r>
          <w:delText xml:space="preserve"> </w:delText>
        </w:r>
      </w:del>
      <w:hyperlink w:anchor="thm-risk-decomposition">
        <w:del w:id="1034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035" w:author="PR Preview" w:date="2026-01-01T00:00:00Z">
        <w:r>
          <w:delText xml:space="preserve">,</w:delText>
        </w:r>
      </w:del>
      <w:del w:id="1036" w:author="PR Preview" w:date="2026-01-01T00:00:00Z">
        <w:r>
          <w:delText xml:space="preserve"> </w:delText>
        </w:r>
      </w:del>
      <w:del w:id="1037" w:author="PR Preview" w:date="2026-01-01T00:00:00Z">
        <w:r>
          <w:delText xml:space="preserve">the excess risk from choosing the prediction function</w:delText>
        </w:r>
      </w:del>
      <w:del w:id="1038" w:author="PR Preview" w:date="2026-01-01T00:00:00Z">
        <w:r>
          <w:delText xml:space="preserve"> </w:delText>
        </w:r>
      </w:del>
      <m:oMath>
        <m:r>
          <m:t>f</m:t>
        </m:r>
      </m:oMath>
      <w:del w:id="1039" w:author="PR Preview" w:date="2026-01-01T00:00:00Z">
        <w:r>
          <w:delText xml:space="preserve"> </w:delText>
        </w:r>
      </w:del>
      <w:del w:id="1040" w:author="PR Preview" w:date="2026-01-01T00:00:00Z">
        <w:r>
          <w:delText xml:space="preserve">instead of the conditional mean,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del w:id="1041" w:author="PR Preview" w:date="2026-01-01T00:00:00Z">
        <w:r>
          <w:delText xml:space="preserve">is the</w:delText>
        </w:r>
      </w:del>
      <w:del w:id="1042" w:author="PR Preview" w:date="2026-01-01T00:00:00Z">
        <w:r>
          <w:delText xml:space="preserve"> </w:delText>
        </w:r>
      </w:del>
      <w:del w:id="1043" w:author="PR Preview" w:date="2026-01-01T00:00:00Z">
        <w:r>
          <w:rPr>
            <w:b/>
            <w:bCs/>
          </w:rPr>
          <w:delText xml:space="preserve">reducible risk</w:delText>
        </w:r>
      </w:del>
      <w:del w:id="1044" w:author="PR Preview" w:date="2026-01-01T00:00:00Z">
        <w:r>
          <w:delText xml:space="preserve">.</w:delText>
        </w:r>
      </w:del>
    </w:p>
    <w:p>
      <w:pPr>
        <w:pStyle w:val="BodyText"/>
      </w:pPr>
      <w:del w:id="1045" w:author="PR Preview" w:date="2026-01-01T00:00:00Z">
        <w:r>
          <w:rPr>
            <w:i/>
            <w:iCs/>
          </w:rPr>
          <w:delText xml:space="preserve">Remark 8</w:delText>
        </w:r>
      </w:del>
      <w:del w:id="1046" w:author="PR Preview" w:date="2026-01-01T00:00:00Z">
        <w:r>
          <w:delText xml:space="preserve"> (When the reducible risk is zero). </w:delText>
        </w:r>
      </w:del>
      <w:del w:id="1047" w:author="PR Preview" w:date="2026-01-01T00:00:00Z">
        <w:r>
          <w:delText xml:space="preserve">The</w:delText>
        </w:r>
      </w:del>
      <w:del w:id="1048" w:author="PR Preview" w:date="2026-01-01T00:00:00Z">
        <w:r>
          <w:delText xml:space="preserve"> </w:delText>
        </w:r>
      </w:del>
      <w:hyperlink w:anchor="def-reducible-risk">
        <w:del w:id="1049" w:author="PR Preview" w:date="2026-01-01T00:00:00Z">
          <w:r>
            <w:rPr>
              <w:rStyle w:val="Hyperlink"/>
            </w:rPr>
            <w:delText xml:space="preserve">reducible risk</w:delText>
          </w:r>
        </w:del>
      </w:hyperlink>
      <w:del w:id="1050" w:author="PR Preview" w:date="2026-01-01T00:00:00Z">
        <w:r>
          <w:delText xml:space="preserve"> </w:delText>
        </w:r>
      </w:del>
      <w:del w:id="1051" w:author="PR Preview" w:date="2026-01-01T00:00:00Z">
        <w:r>
          <w:delText xml:space="preserve">is zero if and only if the</w:delText>
        </w:r>
      </w:del>
      <w:del w:id="1052" w:author="PR Preview" w:date="2026-01-01T00:00:00Z">
        <w:r>
          <w:delText xml:space="preserve"> </w:delText>
        </w:r>
      </w:del>
      <w:hyperlink w:anchor="def-prediction">
        <w:del w:id="1053" w:author="PR Preview" w:date="2026-01-01T00:00:00Z">
          <w:r>
            <w:rPr>
              <w:rStyle w:val="Hyperlink"/>
            </w:rPr>
            <w:delText xml:space="preserve">prediction function</w:delText>
          </w:r>
        </w:del>
      </w:hyperlink>
      <w:del w:id="1054" w:author="PR Preview" w:date="2026-01-01T00:00:00Z">
        <w:r>
          <w:delText xml:space="preserve"> </w:delText>
        </w:r>
      </w:del>
      <m:oMath>
        <m:r>
          <m:t>f</m:t>
        </m:r>
      </m:oMath>
      <w:del w:id="1055" w:author="PR Preview" w:date="2026-01-01T00:00:00Z">
        <w:r>
          <w:delText xml:space="preserve"> </w:delText>
        </w:r>
      </w:del>
      <w:del w:id="1056" w:author="PR Preview" w:date="2026-01-01T00:00:00Z">
        <w:r>
          <w:delText xml:space="preserve">equals the</w:delText>
        </w:r>
      </w:del>
      <w:del w:id="1057" w:author="PR Preview" w:date="2026-01-01T00:00:00Z">
        <w:r>
          <w:delText xml:space="preserve"> </w:delText>
        </w:r>
      </w:del>
      <w:hyperlink w:anchor="def-cond-expectation-function">
        <w:del w:id="1058" w:author="PR Preview" w:date="2026-01-01T00:00:00Z">
          <w:r>
            <w:rPr>
              <w:rStyle w:val="Hyperlink"/>
            </w:rPr>
            <w:delText xml:space="preserve">conditional expectation function</w:delText>
          </w:r>
        </w:del>
      </w:hyperlink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delText xml:space="preserve">with</w:delText>
        </w:r>
      </w:del>
      <w:del w:id="1061" w:author="PR Preview" w:date="2026-01-01T00:00:00Z">
        <w:r>
          <w:delText xml:space="preserve"> </w:delText>
        </w:r>
      </w:del>
      <w:hyperlink r:id="rId21">
        <w:del w:id="1062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delText xml:space="preserve">1.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del w:id="1065" w:author="PR Preview" w:date="2026-01-01T00:00:00Z">
        <w:r>
          <w:rPr>
            <w:b/>
            <w:bCs/>
          </w:rPr>
          <w:delText xml:space="preserve">Example 39 (Reducible risk in the best-predictor exercise)</w:delText>
        </w:r>
      </w:del>
      <w:del w:id="1066" w:author="PR Preview" w:date="2026-01-01T00:00:00Z">
        <w:r>
          <w:delText xml:space="preserve"> </w:delText>
        </w:r>
      </w:del>
      <w:del w:id="1067" w:author="PR Preview" w:date="2026-01-01T00:00:00Z">
        <w:r>
          <w:delText xml:space="preserve">In</w:delText>
        </w:r>
      </w:del>
      <w:del w:id="1068" w:author="PR Preview" w:date="2026-01-01T00:00:00Z">
        <w:r>
          <w:delText xml:space="preserve"> </w:delText>
        </w:r>
      </w:del>
      <w:hyperlink w:anchor="exr-best-predictor">
        <w:del w:id="1069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070" w:author="PR Preview" w:date="2026-01-01T00:00:00Z">
        <w:r>
          <w:delText xml:space="preserve">,</w:delText>
        </w:r>
      </w:del>
      <w:del w:id="1071" w:author="PR Preview" w:date="2026-01-01T00:00:00Z">
        <w:r>
          <w:delText xml:space="preserve"> </w:delText>
        </w:r>
      </w:del>
      <w:del w:id="1072" w:author="PR Preview" w:date="2026-01-01T00:00:00Z">
        <w:r>
          <w:delText xml:space="preserve">the constant prediction</w:delText>
        </w:r>
      </w:del>
      <w:del w:id="1073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1074" w:author="PR Preview" w:date="2026-01-01T00:00:00Z">
        <w:r>
          <w:delText xml:space="preserve"> </w:delText>
        </w:r>
      </w:del>
      <w:del w:id="1075" w:author="PR Preview" w:date="2026-01-01T00:00:00Z">
        <w:r>
          <w:delText xml:space="preserve">has reducible risk</w:delText>
        </w:r>
      </w:del>
      <w:del w:id="1076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del w:id="1077" w:author="PR Preview" w:date="2026-01-01T00:00:00Z">
        <w:r>
          <w:delText xml:space="preserve">,</w:delText>
        </w:r>
      </w:del>
      <w:del w:id="1078" w:author="PR Preview" w:date="2026-01-01T00:00:00Z">
        <w:r>
          <w:delText xml:space="preserve"> </w:delText>
        </w:r>
      </w:del>
      <w:del w:id="1079" w:author="PR Preview" w:date="2026-01-01T00:00:00Z">
        <w:r>
          <w:delText xml:space="preserve">and the prediction</w:delText>
        </w:r>
      </w:del>
      <w:del w:id="1080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del w:id="1081" w:author="PR Preview" w:date="2026-01-01T00:00:00Z">
        <w:r>
          <w:delText xml:space="preserve"> </w:delText>
        </w:r>
      </w:del>
      <w:del w:id="1082" w:author="PR Preview" w:date="2026-01-01T00:00:00Z">
        <w:r>
          <w:delText xml:space="preserve">has reducible risk</w:delText>
        </w:r>
      </w:del>
      <w:del w:id="1083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del w:id="1084" w:author="PR Preview" w:date="2026-01-01T00:00:00Z">
        <w:r>
          <w:delText xml:space="preserve">.</w:delText>
        </w:r>
      </w:del>
    </w:p>
    <w:p>
      <w:pPr>
        <w:pStyle w:val="FirstParagraph"/>
      </w:pPr>
      <w:ins w:id="1085" w:author="PR Preview" w:date="2026-01-01T00:00:00Z">
        <w:r>
          <w:rPr>
            <w:i/>
            <w:iCs/>
          </w:rPr>
          <w:t xml:space="preserve">Remark 8</w:t>
        </w:r>
      </w:ins>
      <w:ins w:id="1086" w:author="PR Preview" w:date="2026-01-01T00:00:00Z">
        <w:r>
          <w:t xml:space="preserve"> (The residual risk does not depend on the prediction function). </w:t>
        </w:r>
      </w:ins>
      <w:ins w:id="1087" w:author="PR Preview" w:date="2026-01-01T00:00:00Z">
        <w:r>
          <w:t xml:space="preserve">The</w:t>
        </w:r>
      </w:ins>
      <w:ins w:id="1088" w:author="PR Preview" w:date="2026-01-01T00:00:00Z">
        <w:r>
          <w:t xml:space="preserve"> </w:t>
        </w:r>
      </w:ins>
      <w:hyperlink w:anchor="def-irreducible-risk">
        <w:ins w:id="1089" w:author="PR Preview" w:date="2026-01-01T00:00:00Z">
          <w:r>
            <w:rPr>
              <w:rStyle w:val="Hyperlink"/>
            </w:rPr>
            <w:t xml:space="preserve">residual risk</w:t>
          </w:r>
        </w:ins>
      </w:hyperlink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depends only on the</w:t>
        </w:r>
      </w:ins>
      <w:ins w:id="1092" w:author="PR Preview" w:date="2026-01-01T00:00:00Z">
        <w:r>
          <w:t xml:space="preserve"> </w:t>
        </w:r>
      </w:ins>
      <w:hyperlink r:id="rId136">
        <w:ins w:id="1093" w:author="PR Preview" w:date="2026-01-01T00:00:00Z">
          <w:r>
            <w:rPr>
              <w:rStyle w:val="Hyperlink"/>
            </w:rPr>
            <w:t xml:space="preserve">joint distribution</w:t>
          </w:r>
        </w:ins>
      </w:hyperlink>
      <w:ins w:id="1094" w:author="PR Preview" w:date="2026-01-01T00:00:00Z">
        <w:r>
          <w:t xml:space="preserve"> </w:t>
        </w:r>
      </w:ins>
      <w:ins w:id="1095" w:author="PR Preview" w:date="2026-01-01T00:00:00Z">
        <w:r>
          <w:t xml:space="preserve">of</w:t>
        </w:r>
      </w:ins>
      <w:ins w:id="109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and not on the prediction function</w:t>
        </w:r>
      </w:ins>
      <w:ins w:id="1099" w:author="PR Preview" w:date="2026-01-01T00:00:00Z">
        <w:r>
          <w:t xml:space="preserve"> </w:t>
        </w:r>
      </w:ins>
      <m:oMath>
        <m:r>
          <m:t>f</m:t>
        </m:r>
      </m:oMath>
      <w:ins w:id="1100" w:author="PR Preview" w:date="2026-01-01T00:00:00Z">
        <w:r>
          <w:t xml:space="preserve">,</w:t>
        </w:r>
      </w:ins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so no choice of</w:t>
        </w:r>
      </w:ins>
      <w:ins w:id="1103" w:author="PR Preview" w:date="2026-01-01T00:00:00Z">
        <w:r>
          <w:t xml:space="preserve"> </w:t>
        </w:r>
      </w:ins>
      <m:oMath>
        <m:r>
          <m:t>f</m:t>
        </m:r>
      </m:oMath>
      <w:ins w:id="1104" w:author="PR Preview" w:date="2026-01-01T00:00:00Z">
        <w:r>
          <w:t xml:space="preserve"> </w:t>
        </w:r>
      </w:ins>
      <w:ins w:id="1105" w:author="PR Preview" w:date="2026-01-01T00:00:00Z">
        <w:r>
          <w:t xml:space="preserve">can achieve a smaller risk.</w:t>
        </w:r>
      </w:ins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It is the minimum only among</w:t>
        </w:r>
      </w:ins>
      <w:ins w:id="1108" w:author="PR Preview" w:date="2026-01-01T00:00:00Z">
        <w:r>
          <w:t xml:space="preserve"> </w:t>
        </w:r>
      </w:ins>
      <w:hyperlink w:anchor="def-prediction-function">
        <w:ins w:id="1109" w:author="PR Preview" w:date="2026-01-01T00:00:00Z">
          <w:r>
            <w:rPr>
              <w:rStyle w:val="Hyperlink"/>
            </w:rPr>
            <w:t xml:space="preserve">prediction functions</w:t>
          </w:r>
        </w:ins>
      </w:hyperlink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of the given</w:t>
        </w:r>
      </w:ins>
      <w:ins w:id="1112" w:author="PR Preview" w:date="2026-01-01T00:00:00Z">
        <w:r>
          <w:t xml:space="preserve"> </w:t>
        </w:r>
      </w:ins>
      <m:oMath>
        <m:r>
          <m:t>X</m:t>
        </m:r>
      </m:oMath>
      <w:ins w:id="1113" w:author="PR Preview" w:date="2026-01-01T00:00:00Z">
        <w:r>
          <w:t xml:space="preserve">:</w:t>
        </w:r>
      </w:ins>
      <w:ins w:id="1114" w:author="PR Preview" w:date="2026-01-01T00:00:00Z">
        <w:r>
          <w:t xml:space="preserve"> </w:t>
        </w:r>
      </w:ins>
      <w:ins w:id="1115" w:author="PR Preview" w:date="2026-01-01T00:00:00Z">
        <w:r>
          <w:t xml:space="preserve">the</w:t>
        </w:r>
      </w:ins>
      <w:ins w:id="1116" w:author="PR Preview" w:date="2026-01-01T00:00:00Z">
        <w:r>
          <w:t xml:space="preserve"> </w:t>
        </w:r>
      </w:ins>
      <w:hyperlink w:anchor="def-outcome">
        <w:ins w:id="1117" w:author="PR Preview" w:date="2026-01-01T00:00:00Z">
          <w:r>
            <w:rPr>
              <w:rStyle w:val="Hyperlink"/>
            </w:rPr>
            <w:t xml:space="preserve">outcome</w:t>
          </w:r>
        </w:ins>
      </w:hyperlink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may also depend on variables that</w:t>
        </w:r>
      </w:ins>
      <w:ins w:id="1120" w:author="PR Preview" w:date="2026-01-01T00:00:00Z">
        <w:r>
          <w:t xml:space="preserve"> </w:t>
        </w:r>
      </w:ins>
      <m:oMath>
        <m:r>
          <m:t>X</m:t>
        </m:r>
      </m:oMath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leaves out,</w:t>
        </w:r>
      </w:ins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and those variables are part of the unexplained variation</w:t>
        </w:r>
      </w:ins>
      <w:ins w:id="112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ins w:id="1126" w:author="PR Preview" w:date="2026-01-01T00:00:00Z">
        <w:r>
          <w:t xml:space="preserve">.</w:t>
        </w:r>
      </w:ins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Measuring one of them and adding it to the variables in</w:t>
        </w:r>
      </w:ins>
      <w:ins w:id="1129" w:author="PR Preview" w:date="2026-01-01T00:00:00Z">
        <w:r>
          <w:t xml:space="preserve"> </w:t>
        </w:r>
      </w:ins>
      <m:oMath>
        <m:r>
          <m:t>X</m:t>
        </m:r>
      </m:oMath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can lower the residual risk,</w:t>
        </w:r>
      </w:ins>
      <w:ins w:id="1132" w:author="PR Preview" w:date="2026-01-01T00:00:00Z">
        <w:r>
          <w:t xml:space="preserve"> </w:t>
        </w:r>
      </w:ins>
      <w:ins w:id="1133" w:author="PR Preview" w:date="2026-01-01T00:00:00Z">
        <w:r>
          <w:t xml:space="preserve">as in</w:t>
        </w:r>
      </w:ins>
      <w:ins w:id="1134" w:author="PR Preview" w:date="2026-01-01T00:00:00Z">
        <w:r>
          <w:t xml:space="preserve"> </w:t>
        </w:r>
      </w:ins>
      <w:hyperlink w:anchor="exm-irreducible-risk-added-predictor">
        <w:ins w:id="1135" w:author="PR Preview" w:date="2026-01-01T00:00:00Z">
          <w:r>
            <w:rPr>
              <w:rStyle w:val="Hyperlink"/>
            </w:rPr>
            <w:t xml:space="preserve">Example 39</w:t>
          </w:r>
        </w:ins>
      </w:hyperlink>
      <w:ins w:id="1136" w:author="PR Preview" w:date="2026-01-01T00:00:00Z">
        <w:r>
          <w:t xml:space="preserve">.</w:t>
        </w:r>
      </w:ins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[15, Sec. 2.1.1], p. 18</w:t>
        </w:r>
      </w:ins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makes the same point:</w:t>
        </w:r>
      </w:ins>
      <w:ins w:id="1141" w:author="PR Preview" w:date="2026-01-01T00:00:00Z">
        <w:r>
          <w:t xml:space="preserve"> </w:t>
        </w:r>
      </w:ins>
      <w:ins w:id="1142" w:author="PR Preview" w:date="2026-01-01T00:00:00Z">
        <w:r>
          <w:t xml:space="preserve">the error term</w:t>
        </w:r>
      </w:ins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“may contain unmeasured variables that are useful in predicting [</w:t>
        </w:r>
      </w:ins>
      <m:oMath>
        <m:r>
          <m:t>Y</m:t>
        </m:r>
      </m:oMath>
      <w:ins w:id="1145" w:author="PR Preview" w:date="2026-01-01T00:00:00Z">
        <w:r>
          <w:t xml:space="preserve">]”</w:t>
        </w:r>
      </w:ins>
      <w:ins w:id="1146" w:author="PR Preview" w:date="2026-01-01T00:00:00Z">
        <w:r>
          <w:t xml:space="preserve">.</w:t>
        </w:r>
      </w:ins>
      <w:ins w:id="1147" w:author="PR Preview" w:date="2026-01-01T00:00:00Z">
        <w:r>
          <w:t xml:space="preserve"> </w:t>
        </w:r>
      </w:ins>
    </w:p>
    <w:bookmarkEnd w:id="158"/>
    <w:bookmarkStart w:id="159" w:name="exm-irreducible-risk"/>
    <w:p>
      <w:pPr>
        <w:pStyle w:val="BodyText"/>
      </w:pPr>
      <w:ins w:id="1148" w:author="PR Preview" w:date="2026-01-01T00:00:00Z">
        <w:r>
          <w:rPr>
            <w:b/>
            <w:bCs/>
          </w:rPr>
          <w:t xml:space="preserve">Example 38 (Residual risk in the best-predictor exercise)</w:t>
        </w:r>
      </w:ins>
      <w:ins w:id="1149" w:author="PR Preview" w:date="2026-01-01T00:00:00Z">
        <w:r>
          <w:t xml:space="preserve"> </w:t>
        </w:r>
      </w:ins>
      <w:ins w:id="1150" w:author="PR Preview" w:date="2026-01-01T00:00:00Z">
        <w:r>
          <w:t xml:space="preserve">In</w:t>
        </w:r>
      </w:ins>
      <w:ins w:id="1151" w:author="PR Preview" w:date="2026-01-01T00:00:00Z">
        <w:r>
          <w:t xml:space="preserve"> </w:t>
        </w:r>
      </w:ins>
      <w:hyperlink w:anchor="exr-best-predictor">
        <w:ins w:id="1152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153" w:author="PR Preview" w:date="2026-01-01T00:00:00Z">
        <w:r>
          <w:t xml:space="preserve">,</w:t>
        </w:r>
      </w:ins>
      <w:ins w:id="1154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155" w:author="PR Preview" w:date="2026-01-01T00:00:00Z">
        <w:r>
          <w:t xml:space="preserve"> </w:t>
        </w:r>
      </w:ins>
      <w:ins w:id="1156" w:author="PR Preview" w:date="2026-01-01T00:00:00Z">
        <w:r>
          <w:t xml:space="preserve">and</w:t>
        </w:r>
      </w:ins>
      <w:ins w:id="1157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158" w:author="PR Preview" w:date="2026-01-01T00:00:00Z">
        <w:r>
          <w:t xml:space="preserve">,</w:t>
        </w:r>
      </w:ins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so the</w:t>
        </w:r>
      </w:ins>
      <w:ins w:id="1161" w:author="PR Preview" w:date="2026-01-01T00:00:00Z">
        <w:r>
          <w:t xml:space="preserve"> </w:t>
        </w:r>
      </w:ins>
      <w:hyperlink w:anchor="def-irreducible-risk">
        <w:ins w:id="1162" w:author="PR Preview" w:date="2026-01-01T00:00:00Z">
          <w:r>
            <w:rPr>
              <w:rStyle w:val="Hyperlink"/>
            </w:rPr>
            <w:t xml:space="preserve">residual risk</w:t>
          </w:r>
        </w:ins>
      </w:hyperlink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is</w:t>
        </w:r>
      </w:ins>
      <w:ins w:id="116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166" w:author="PR Preview" w:date="2026-01-01T00:00:00Z">
        <w:r>
          <w:t xml:space="preserve">.</w:t>
        </w:r>
      </w:ins>
    </w:p>
    <w:bookmarkEnd w:id="159"/>
    <w:bookmarkStart w:id="160" w:name="exm-irreducible-risk-added-predictor"/>
    <w:p>
      <w:pPr>
        <w:pStyle w:val="BodyText"/>
      </w:pPr>
      <w:ins w:id="1167" w:author="PR Preview" w:date="2026-01-01T00:00:00Z">
        <w:r>
          <w:rPr>
            <w:b/>
            <w:bCs/>
          </w:rPr>
          <w:t xml:space="preserve">Example 39 (Adding a predictor lowers the residual risk)</w:t>
        </w:r>
      </w:ins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Let</w:t>
        </w:r>
      </w:ins>
      <w:ins w:id="117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171" w:author="PR Preview" w:date="2026-01-01T00:00:00Z">
        <w:r>
          <w:t xml:space="preserve">,</w:t>
        </w:r>
      </w:ins>
      <w:ins w:id="117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and</w:t>
        </w:r>
      </w:ins>
      <w:ins w:id="1175" w:author="PR Preview" w:date="2026-01-01T00:00:00Z">
        <w:r>
          <w:t xml:space="preserve"> </w:t>
        </w:r>
      </w:ins>
      <m:oMath>
        <m:r>
          <m:t>ε</m:t>
        </m:r>
      </m:oMath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be</w:t>
        </w:r>
      </w:ins>
      <w:ins w:id="1178" w:author="PR Preview" w:date="2026-01-01T00:00:00Z">
        <w:r>
          <w:t xml:space="preserve"> </w:t>
        </w:r>
      </w:ins>
      <w:hyperlink r:id="rId137">
        <w:ins w:id="1179" w:author="PR Preview" w:date="2026-01-01T00:00:00Z">
          <w:r>
            <w:rPr>
              <w:rStyle w:val="Hyperlink"/>
            </w:rPr>
            <w:t xml:space="preserve">independent</w:t>
          </w:r>
        </w:ins>
      </w:hyperlink>
      <w:ins w:id="1180" w:author="PR Preview" w:date="2026-01-01T00:00:00Z">
        <w:r>
          <w:t xml:space="preserve">, with</w:t>
        </w:r>
      </w:ins>
      <w:ins w:id="1181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and</w:t>
        </w:r>
      </w:ins>
      <w:ins w:id="1184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185" w:author="PR Preview" w:date="2026-01-01T00:00:00Z">
        <w:r>
          <w:t xml:space="preserve">,</w:t>
        </w:r>
      </w:ins>
      <w:ins w:id="1186" w:author="PR Preview" w:date="2026-01-01T00:00:00Z">
        <w:r>
          <w:t xml:space="preserve"> </w:t>
        </w:r>
      </w:ins>
      <w:ins w:id="1187" w:author="PR Preview" w:date="2026-01-01T00:00:00Z">
        <w:r>
          <w:t xml:space="preserve">and let</w:t>
        </w:r>
      </w:ins>
      <w:ins w:id="1188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ε</m:t>
        </m:r>
      </m:oMath>
      <w:ins w:id="1189" w:author="PR Preview" w:date="2026-01-01T00:00:00Z">
        <w:r>
          <w:t xml:space="preserve">.</w:t>
        </w:r>
      </w:ins>
      <w:ins w:id="1190" w:author="PR Preview" w:date="2026-01-01T00:00:00Z">
        <w:r>
          <w:t xml:space="preserve"> </w:t>
        </w:r>
      </w:ins>
      <w:ins w:id="1191" w:author="PR Preview" w:date="2026-01-01T00:00:00Z">
        <w:r>
          <w:t xml:space="preserve">A</w:t>
        </w:r>
      </w:ins>
      <w:ins w:id="1192" w:author="PR Preview" w:date="2026-01-01T00:00:00Z">
        <w:r>
          <w:t xml:space="preserve"> </w:t>
        </w:r>
      </w:ins>
      <w:hyperlink w:anchor="def-prediction">
        <w:ins w:id="1193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from</w:t>
        </w:r>
      </w:ins>
      <w:ins w:id="119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alone has</w:t>
        </w:r>
      </w:ins>
      <w:ins w:id="1199" w:author="PR Preview" w:date="2026-01-01T00:00:00Z">
        <w:r>
          <w:t xml:space="preserve"> </w:t>
        </w:r>
      </w:ins>
      <w:hyperlink w:anchor="def-cond-variance">
        <w:ins w:id="1200" w:author="PR Preview" w:date="2026-01-01T00:00:00Z">
          <w:r>
            <w:rPr>
              <w:rStyle w:val="Hyperlink"/>
            </w:rPr>
            <w:t xml:space="preserve">conditional variance</w:t>
          </w:r>
        </w:ins>
      </w:hyperlink>
      <w:ins w:id="1201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ins w:id="1202" w:author="PR Preview" w:date="2026-01-01T00:00:00Z">
        <w:r>
          <w:t xml:space="preserve">,</w:t>
        </w:r>
      </w:ins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so the</w:t>
        </w:r>
      </w:ins>
      <w:ins w:id="1205" w:author="PR Preview" w:date="2026-01-01T00:00:00Z">
        <w:r>
          <w:t xml:space="preserve"> </w:t>
        </w:r>
      </w:ins>
      <w:hyperlink w:anchor="def-irreducible-risk">
        <w:ins w:id="1206" w:author="PR Preview" w:date="2026-01-01T00:00:00Z">
          <w:r>
            <w:rPr>
              <w:rStyle w:val="Hyperlink"/>
            </w:rPr>
            <w:t xml:space="preserve">residual risk</w:t>
          </w:r>
        </w:ins>
      </w:hyperlink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is</w:t>
        </w:r>
      </w:ins>
      <w:ins w:id="1209" w:author="PR Preview" w:date="2026-01-01T00:00:00Z">
        <w:r>
          <w:t xml:space="preserve"> </w:t>
        </w:r>
      </w:ins>
      <m:oMath>
        <m:r>
          <m:t>2</m:t>
        </m:r>
      </m:oMath>
      <w:ins w:id="1210" w:author="PR Preview" w:date="2026-01-01T00:00:00Z">
        <w:r>
          <w:t xml:space="preserve">.</w:t>
        </w:r>
      </w:ins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A prediction from</w:t>
        </w:r>
      </w:ins>
      <w:ins w:id="121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has conditional variance</w:t>
        </w:r>
      </w:ins>
      <w:ins w:id="1216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217" w:author="PR Preview" w:date="2026-01-01T00:00:00Z">
        <w:r>
          <w:t xml:space="preserve">,</w:t>
        </w:r>
      </w:ins>
      <w:ins w:id="1218" w:author="PR Preview" w:date="2026-01-01T00:00:00Z">
        <w:r>
          <w:t xml:space="preserve"> </w:t>
        </w:r>
      </w:ins>
      <w:ins w:id="1219" w:author="PR Preview" w:date="2026-01-01T00:00:00Z">
        <w:r>
          <w:t xml:space="preserve">so the residual risk is</w:t>
        </w:r>
      </w:ins>
      <w:ins w:id="1220" w:author="PR Preview" w:date="2026-01-01T00:00:00Z">
        <w:r>
          <w:t xml:space="preserve"> </w:t>
        </w:r>
      </w:ins>
      <m:oMath>
        <m:r>
          <m:t>1</m:t>
        </m:r>
      </m:oMath>
      <w:ins w:id="1221" w:author="PR Preview" w:date="2026-01-01T00:00:00Z">
        <w:r>
          <w:t xml:space="preserve">.</w:t>
        </w:r>
      </w:ins>
    </w:p>
    <w:bookmarkEnd w:id="160"/>
    <w:bookmarkStart w:id="161" w:name="def-reducible-risk"/>
    <w:p>
      <w:pPr>
        <w:pStyle w:val="BodyText"/>
      </w:pPr>
      <w:ins w:id="1222" w:author="PR Preview" w:date="2026-01-01T00:00:00Z">
        <w:r>
          <w:rPr>
            <w:b/>
            <w:bCs/>
          </w:rPr>
          <w:t xml:space="preserve">Definition 21 (Reducible risk)</w:t>
        </w:r>
      </w:ins>
      <w:ins w:id="1223" w:author="PR Preview" w:date="2026-01-01T00:00:00Z">
        <w:r>
          <w:t xml:space="preserve"> </w:t>
        </w:r>
      </w:ins>
      <w:ins w:id="1224" w:author="PR Preview" w:date="2026-01-01T00:00:00Z">
        <w:r>
          <w:t xml:space="preserve">The</w:t>
        </w:r>
      </w:ins>
      <w:ins w:id="1225" w:author="PR Preview" w:date="2026-01-01T00:00:00Z">
        <w:r>
          <w:t xml:space="preserve"> </w:t>
        </w:r>
      </w:ins>
      <w:ins w:id="1226" w:author="PR Preview" w:date="2026-01-01T00:00:00Z">
        <w:r>
          <w:rPr>
            <w:b/>
            <w:bCs/>
          </w:rPr>
          <w:t xml:space="preserve">reducible risk</w:t>
        </w:r>
      </w:ins>
      <w:ins w:id="1227" w:author="PR Preview" w:date="2026-01-01T00:00:00Z">
        <w:r>
          <w:t xml:space="preserve"> </w:t>
        </w:r>
      </w:ins>
      <w:ins w:id="1228" w:author="PR Preview" w:date="2026-01-01T00:00:00Z">
        <w:r>
          <w:t xml:space="preserve">of a</w:t>
        </w:r>
      </w:ins>
      <w:ins w:id="1229" w:author="PR Preview" w:date="2026-01-01T00:00:00Z">
        <w:r>
          <w:t xml:space="preserve"> </w:t>
        </w:r>
      </w:ins>
      <w:hyperlink w:anchor="def-prediction-function">
        <w:ins w:id="1230" w:author="PR Preview" w:date="2026-01-01T00:00:00Z">
          <w:r>
            <w:rPr>
              <w:rStyle w:val="Hyperlink"/>
            </w:rPr>
            <w:t xml:space="preserve">prediction function</w:t>
          </w:r>
        </w:ins>
      </w:hyperlink>
      <w:ins w:id="1231" w:author="PR Preview" w:date="2026-01-01T00:00:00Z">
        <w:r>
          <w:t xml:space="preserve"> </w:t>
        </w:r>
      </w:ins>
      <m:oMath>
        <m:r>
          <m:t>f</m:t>
        </m:r>
      </m:oMath>
      <w:ins w:id="1232" w:author="PR Preview" w:date="2026-01-01T00:00:00Z">
        <w:r>
          <w:t xml:space="preserve"> </w:t>
        </w:r>
      </w:ins>
      <w:ins w:id="1233" w:author="PR Preview" w:date="2026-01-01T00:00:00Z">
        <w:r>
          <w:t xml:space="preserve">is the</w:t>
        </w:r>
      </w:ins>
      <w:ins w:id="1234" w:author="PR Preview" w:date="2026-01-01T00:00:00Z">
        <w:r>
          <w:t xml:space="preserve"> </w:t>
        </w:r>
      </w:ins>
      <w:hyperlink w:anchor="def-expectation">
        <w:ins w:id="1235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1236" w:author="PR Preview" w:date="2026-01-01T00:00:00Z">
        <w:r>
          <w:t xml:space="preserve"> </w:t>
        </w:r>
      </w:ins>
      <w:ins w:id="1237" w:author="PR Preview" w:date="2026-01-01T00:00:00Z">
        <w:r>
          <w:t xml:space="preserve">of the squared difference</w:t>
        </w:r>
      </w:ins>
      <w:ins w:id="1238" w:author="PR Preview" w:date="2026-01-01T00:00:00Z">
        <w:r>
          <w:t xml:space="preserve"> </w:t>
        </w:r>
      </w:ins>
      <w:ins w:id="1239" w:author="PR Preview" w:date="2026-01-01T00:00:00Z">
        <w:r>
          <w:t xml:space="preserve">between</w:t>
        </w:r>
      </w:ins>
      <w:ins w:id="1240" w:author="PR Preview" w:date="2026-01-01T00:00:00Z">
        <w:r>
          <w:t xml:space="preserve"> </w:t>
        </w:r>
      </w:ins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and the</w:t>
        </w:r>
      </w:ins>
      <w:ins w:id="1243" w:author="PR Preview" w:date="2026-01-01T00:00:00Z">
        <w:r>
          <w:t xml:space="preserve"> </w:t>
        </w:r>
      </w:ins>
      <w:hyperlink w:anchor="def-cond-expectation-function">
        <w:ins w:id="1244" w:author="PR Preview" w:date="2026-01-01T00:00:00Z">
          <w:r>
            <w:rPr>
              <w:rStyle w:val="Hyperlink"/>
            </w:rPr>
            <w:t xml:space="preserve">conditional mean</w:t>
          </w:r>
        </w:ins>
      </w:hyperlink>
      <w:ins w:id="1245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of the</w:t>
        </w:r>
      </w:ins>
      <w:ins w:id="1248" w:author="PR Preview" w:date="2026-01-01T00:00:00Z">
        <w:r>
          <w:t xml:space="preserve"> </w:t>
        </w:r>
      </w:ins>
      <w:hyperlink w:anchor="def-outcome">
        <w:ins w:id="1249" w:author="PR Preview" w:date="2026-01-01T00:00:00Z">
          <w:r>
            <w:rPr>
              <w:rStyle w:val="Hyperlink"/>
            </w:rPr>
            <w:t xml:space="preserve">outcome</w:t>
          </w:r>
        </w:ins>
      </w:hyperlink>
      <w:ins w:id="125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61"/>
    <w:bookmarkStart w:id="162" w:name="rem-reducible-risk"/>
    <w:p>
      <w:pPr>
        <w:pStyle w:val="FirstParagraph"/>
      </w:pPr>
      <w:ins w:id="1251" w:author="PR Preview" w:date="2026-01-01T00:00:00Z">
        <w:r>
          <w:rPr>
            <w:i/>
            <w:iCs/>
          </w:rPr>
          <w:t xml:space="preserve">Remark 9</w:t>
        </w:r>
      </w:ins>
      <w:ins w:id="1252" w:author="PR Preview" w:date="2026-01-01T00:00:00Z">
        <w:r>
          <w:t xml:space="preserve"> (When the reducible risk is zero). </w:t>
        </w:r>
      </w:ins>
      <w:ins w:id="1253" w:author="PR Preview" w:date="2026-01-01T00:00:00Z">
        <w:r>
          <w:t xml:space="preserve">The</w:t>
        </w:r>
      </w:ins>
      <w:ins w:id="1254" w:author="PR Preview" w:date="2026-01-01T00:00:00Z">
        <w:r>
          <w:t xml:space="preserve"> </w:t>
        </w:r>
      </w:ins>
      <w:hyperlink w:anchor="def-reducible-risk">
        <w:ins w:id="1255" w:author="PR Preview" w:date="2026-01-01T00:00:00Z">
          <w:r>
            <w:rPr>
              <w:rStyle w:val="Hyperlink"/>
            </w:rPr>
            <w:t xml:space="preserve">reducible risk</w:t>
          </w:r>
        </w:ins>
      </w:hyperlink>
      <w:ins w:id="1256" w:author="PR Preview" w:date="2026-01-01T00:00:00Z">
        <w:r>
          <w:t xml:space="preserve"> </w:t>
        </w:r>
      </w:ins>
      <w:ins w:id="1257" w:author="PR Preview" w:date="2026-01-01T00:00:00Z">
        <w:r>
          <w:t xml:space="preserve">is zero if and only if the</w:t>
        </w:r>
      </w:ins>
      <w:ins w:id="1258" w:author="PR Preview" w:date="2026-01-01T00:00:00Z">
        <w:r>
          <w:t xml:space="preserve"> </w:t>
        </w:r>
      </w:ins>
      <w:hyperlink w:anchor="def-prediction-function">
        <w:ins w:id="1259" w:author="PR Preview" w:date="2026-01-01T00:00:00Z">
          <w:r>
            <w:rPr>
              <w:rStyle w:val="Hyperlink"/>
            </w:rPr>
            <w:t xml:space="preserve">prediction function</w:t>
          </w:r>
        </w:ins>
      </w:hyperlink>
      <w:ins w:id="1260" w:author="PR Preview" w:date="2026-01-01T00:00:00Z">
        <w:r>
          <w:t xml:space="preserve"> </w:t>
        </w:r>
      </w:ins>
      <m:oMath>
        <m:r>
          <m:t>f</m:t>
        </m:r>
      </m:oMath>
      <w:ins w:id="1261" w:author="PR Preview" w:date="2026-01-01T00:00:00Z">
        <w:r>
          <w:t xml:space="preserve"> </w:t>
        </w:r>
      </w:ins>
      <w:ins w:id="1262" w:author="PR Preview" w:date="2026-01-01T00:00:00Z">
        <w:r>
          <w:t xml:space="preserve">equals the</w:t>
        </w:r>
      </w:ins>
      <w:ins w:id="1263" w:author="PR Preview" w:date="2026-01-01T00:00:00Z">
        <w:r>
          <w:t xml:space="preserve"> </w:t>
        </w:r>
      </w:ins>
      <w:hyperlink w:anchor="def-cond-expectation-function">
        <w:ins w:id="1264" w:author="PR Preview" w:date="2026-01-01T00:00:00Z">
          <w:r>
            <w:rPr>
              <w:rStyle w:val="Hyperlink"/>
            </w:rPr>
            <w:t xml:space="preserve">conditional expectation function</w:t>
          </w:r>
        </w:ins>
      </w:hyperlink>
      <w:ins w:id="1265" w:author="PR Preview" w:date="2026-01-01T00:00:00Z">
        <w:r>
          <w:t xml:space="preserve"> </w:t>
        </w:r>
      </w:ins>
      <w:ins w:id="1266" w:author="PR Preview" w:date="2026-01-01T00:00:00Z">
        <w:r>
          <w:t xml:space="preserve">with</w:t>
        </w:r>
      </w:ins>
      <w:ins w:id="1267" w:author="PR Preview" w:date="2026-01-01T00:00:00Z">
        <w:r>
          <w:t xml:space="preserve"> </w:t>
        </w:r>
      </w:ins>
      <w:hyperlink r:id="rId21">
        <w:ins w:id="1268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1269" w:author="PR Preview" w:date="2026-01-01T00:00:00Z">
        <w:r>
          <w:t xml:space="preserve"> </w:t>
        </w:r>
      </w:ins>
      <w:ins w:id="1270" w:author="PR Preview" w:date="2026-01-01T00:00:00Z">
        <w:r>
          <w:t xml:space="preserve">1.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2"/>
    <w:bookmarkStart w:id="163" w:name="exm-reducible-risk"/>
    <w:p>
      <w:pPr>
        <w:pStyle w:val="FirstParagraph"/>
      </w:pPr>
      <w:ins w:id="1271" w:author="PR Preview" w:date="2026-01-01T00:00:00Z">
        <w:r>
          <w:rPr>
            <w:b/>
            <w:bCs/>
          </w:rPr>
          <w:t xml:space="preserve">Example 40 (Reducible risk in the best-predictor exercise)</w:t>
        </w:r>
      </w:ins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In</w:t>
        </w:r>
      </w:ins>
      <w:ins w:id="1274" w:author="PR Preview" w:date="2026-01-01T00:00:00Z">
        <w:r>
          <w:t xml:space="preserve"> </w:t>
        </w:r>
      </w:ins>
      <w:hyperlink w:anchor="exr-best-predictor">
        <w:ins w:id="1275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276" w:author="PR Preview" w:date="2026-01-01T00:00:00Z">
        <w:r>
          <w:t xml:space="preserve">,</w:t>
        </w:r>
      </w:ins>
      <w:ins w:id="1277" w:author="PR Preview" w:date="2026-01-01T00:00:00Z">
        <w:r>
          <w:t xml:space="preserve"> </w:t>
        </w:r>
      </w:ins>
      <w:ins w:id="1278" w:author="PR Preview" w:date="2026-01-01T00:00:00Z">
        <w:r>
          <w:t xml:space="preserve">the constant prediction</w:t>
        </w:r>
      </w:ins>
      <w:ins w:id="1279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280" w:author="PR Preview" w:date="2026-01-01T00:00:00Z">
        <w:r>
          <w:t xml:space="preserve"> </w:t>
        </w:r>
      </w:ins>
      <w:ins w:id="1281" w:author="PR Preview" w:date="2026-01-01T00:00:00Z">
        <w:r>
          <w:t xml:space="preserve">has reducible risk</w:t>
        </w:r>
      </w:ins>
      <w:ins w:id="1282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ins w:id="1283" w:author="PR Preview" w:date="2026-01-01T00:00:00Z">
        <w:r>
          <w:t xml:space="preserve">,</w:t>
        </w:r>
      </w:ins>
      <w:ins w:id="1284" w:author="PR Preview" w:date="2026-01-01T00:00:00Z">
        <w:r>
          <w:t xml:space="preserve"> </w:t>
        </w:r>
      </w:ins>
      <w:ins w:id="1285" w:author="PR Preview" w:date="2026-01-01T00:00:00Z">
        <w:r>
          <w:t xml:space="preserve">and the prediction</w:t>
        </w:r>
      </w:ins>
      <w:ins w:id="1286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has reducible risk</w:t>
        </w:r>
      </w:ins>
      <w:ins w:id="1289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ins w:id="1290" w:author="PR Preview" w:date="2026-01-01T00:00:00Z">
        <w:r>
          <w:t xml:space="preserve">.</w:t>
        </w:r>
      </w:ins>
    </w:p>
    <w:bookmarkEnd w:id="16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del w:id="1291" w:author="PR Preview" w:date="2026-01-01T00:00:00Z">
        <w:r>
          <w:delText xml:space="preserve">shows that the total squared-error risk is the sum of the</w:delText>
        </w:r>
      </w:del>
      <w:del w:id="1292" w:author="PR Preview" w:date="2026-01-01T00:00:00Z">
        <w:r>
          <w:delText xml:space="preserve"> </w:delText>
        </w:r>
      </w:del>
      <w:del w:id="1293" w:author="PR Preview" w:date="2026-01-01T00:00:00Z">
        <w:r>
          <w:delText xml:space="preserve">residual risk (</w:delText>
        </w:r>
      </w:del>
      <w:hyperlink w:anchor="def-irreducible-risk">
        <w:del w:id="1294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1295" w:author="PR Preview" w:date="2026-01-01T00:00:00Z">
        <w:r>
          <w:delText xml:space="preserve">)</w:delText>
        </w:r>
      </w:del>
      <w:del w:id="1296" w:author="PR Preview" w:date="2026-01-01T00:00:00Z">
        <w:r>
          <w:delText xml:space="preserve"> </w:delText>
        </w:r>
      </w:del>
      <w:del w:id="1297" w:author="PR Preview" w:date="2026-01-01T00:00:00Z">
        <w:r>
          <w:delText xml:space="preserve">and the reducible risk (</w:delText>
        </w:r>
      </w:del>
      <w:hyperlink w:anchor="def-reducible-risk">
        <w:del w:id="1298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299" w:author="PR Preview" w:date="2026-01-01T00:00:00Z">
        <w:r>
          <w:delText xml:space="preserve">).</w:delText>
        </w:r>
      </w:del>
    </w:p>
    <w:p>
      <w:pPr>
        <w:pStyle w:val="FirstParagraph"/>
      </w:pPr>
      <w:ins w:id="1300" w:author="PR Preview" w:date="2026-01-01T00:00:00Z">
        <w:r>
          <w:t xml:space="preserve">shows that the total squared-error risk is the sum of the</w:t>
        </w:r>
      </w:ins>
      <w:ins w:id="1301" w:author="PR Preview" w:date="2026-01-01T00:00:00Z">
        <w:r>
          <w:t xml:space="preserve"> </w:t>
        </w:r>
      </w:ins>
      <w:ins w:id="1302" w:author="PR Preview" w:date="2026-01-01T00:00:00Z">
        <w:r>
          <w:t xml:space="preserve">residual risk (</w:t>
        </w:r>
      </w:ins>
      <w:hyperlink w:anchor="def-irreducible-risk">
        <w:ins w:id="1303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304" w:author="PR Preview" w:date="2026-01-01T00:00:00Z">
        <w:r>
          <w:t xml:space="preserve">)</w:t>
        </w:r>
      </w:ins>
      <w:ins w:id="1305" w:author="PR Preview" w:date="2026-01-01T00:00:00Z">
        <w:r>
          <w:t xml:space="preserve"> </w:t>
        </w:r>
      </w:ins>
      <w:ins w:id="1306" w:author="PR Preview" w:date="2026-01-01T00:00:00Z">
        <w:r>
          <w:t xml:space="preserve">and the reducible risk (</w:t>
        </w:r>
      </w:ins>
      <w:hyperlink w:anchor="def-reducible-risk">
        <w:ins w:id="1307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308" w:author="PR Preview" w:date="2026-01-01T00:00:00Z">
        <w:r>
          <w:t xml:space="preserve">).</w:t>
        </w:r>
      </w:ins>
      <w:ins w:id="1309" w:author="PR Preview" w:date="2026-01-01T00:00:00Z">
        <w:r>
          <w:t xml:space="preserve"> </w:t>
        </w:r>
      </w:ins>
      <w:ins w:id="1310" w:author="PR Preview" w:date="2026-01-01T00:00:00Z">
        <w:r>
          <w:t xml:space="preserve">James et al. [15, Sec. 2.1.1], p. 18</w:t>
        </w:r>
      </w:ins>
      <w:ins w:id="1311" w:author="PR Preview" w:date="2026-01-01T00:00:00Z">
        <w:r>
          <w:t xml:space="preserve"> </w:t>
        </w:r>
      </w:ins>
      <w:ins w:id="1312" w:author="PR Preview" w:date="2026-01-01T00:00:00Z">
        <w:r>
          <w:t xml:space="preserve">calls the squared difference between a</w:t>
        </w:r>
      </w:ins>
      <w:ins w:id="1313" w:author="PR Preview" w:date="2026-01-01T00:00:00Z">
        <w:r>
          <w:t xml:space="preserve"> </w:t>
        </w:r>
      </w:ins>
      <w:hyperlink w:anchor="def-prediction-function">
        <w:ins w:id="1314" w:author="PR Preview" w:date="2026-01-01T00:00:00Z">
          <w:r>
            <w:rPr>
              <w:rStyle w:val="Hyperlink"/>
            </w:rPr>
            <w:t xml:space="preserve">prediction function</w:t>
          </w:r>
        </w:ins>
      </w:hyperlink>
      <w:ins w:id="1315" w:author="PR Preview" w:date="2026-01-01T00:00:00Z">
        <w:r>
          <w:t xml:space="preserve"> </w:t>
        </w:r>
      </w:ins>
      <w:ins w:id="1316" w:author="PR Preview" w:date="2026-01-01T00:00:00Z">
        <w:r>
          <w:t xml:space="preserve">and the</w:t>
        </w:r>
      </w:ins>
      <w:ins w:id="1317" w:author="PR Preview" w:date="2026-01-01T00:00:00Z">
        <w:r>
          <w:t xml:space="preserve"> </w:t>
        </w:r>
      </w:ins>
      <w:hyperlink w:anchor="def-cond-expectation-function">
        <w:ins w:id="1318" w:author="PR Preview" w:date="2026-01-01T00:00:00Z">
          <w:r>
            <w:rPr>
              <w:rStyle w:val="Hyperlink"/>
            </w:rPr>
            <w:t xml:space="preserve">conditional mean</w:t>
          </w:r>
        </w:ins>
      </w:hyperlink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the</w:t>
        </w:r>
      </w:ins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“reducible error”</w:t>
        </w:r>
      </w:ins>
      <w:ins w:id="1323" w:author="PR Preview" w:date="2026-01-01T00:00:00Z">
        <w:r>
          <w:t xml:space="preserve">.</w:t>
        </w:r>
      </w:ins>
    </w:p>
    <w:bookmarkStart w:id="166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64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65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64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7" w:name="exm-best-predictor-argmin"/>
    <w:p>
      <w:pPr>
        <w:pStyle w:val="BodyText"/>
      </w:pPr>
      <w:del w:id="1324" w:author="PR Preview" w:date="2026-01-01T00:00:00Z">
        <w:r>
          <w:rPr>
            <w:b/>
            <w:bCs/>
          </w:rPr>
          <w:delText xml:space="preserve">Example 40 (The minimizer in the best-predictor exercise)</w:delText>
        </w:r>
      </w:del>
      <w:del w:id="1325" w:author="PR Preview" w:date="2026-01-01T00:00:00Z">
        <w:r>
          <w:delText xml:space="preserve"> </w:delText>
        </w:r>
      </w:del>
      <w:del w:id="1326" w:author="PR Preview" w:date="2026-01-01T00:00:00Z">
        <w:r>
          <w:delText xml:space="preserve">In</w:delText>
        </w:r>
      </w:del>
      <w:del w:id="1327" w:author="PR Preview" w:date="2026-01-01T00:00:00Z">
        <w:r>
          <w:delText xml:space="preserve"> </w:delText>
        </w:r>
      </w:del>
      <w:hyperlink w:anchor="exr-best-predictor">
        <w:del w:id="1328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329" w:author="PR Preview" w:date="2026-01-01T00:00:00Z">
        <w:r>
          <w:delText xml:space="preserve">, the</w:delText>
        </w:r>
      </w:del>
      <w:del w:id="1330" w:author="PR Preview" w:date="2026-01-01T00:00:00Z">
        <w:r>
          <w:delText xml:space="preserve"> </w:delText>
        </w:r>
      </w:del>
      <w:hyperlink w:anchor="def-cond-expectation-function">
        <w:del w:id="1331" w:author="PR Preview" w:date="2026-01-01T00:00:00Z">
          <w:r>
            <w:rPr>
              <w:rStyle w:val="Hyperlink"/>
            </w:rPr>
            <w:delText xml:space="preserve">conditional expectation function</w:delText>
          </w:r>
        </w:del>
      </w:hyperlink>
      <w:del w:id="1332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333" w:author="PR Preview" w:date="2026-01-01T00:00:00Z">
        <w:r>
          <w:delText xml:space="preserve"> </w:delText>
        </w:r>
      </w:del>
      <w:del w:id="1334" w:author="PR Preview" w:date="2026-01-01T00:00:00Z">
        <w:r>
          <w:delText xml:space="preserve">has</w:delText>
        </w:r>
      </w:del>
      <w:del w:id="1335" w:author="PR Preview" w:date="2026-01-01T00:00:00Z">
        <w:r>
          <w:delText xml:space="preserve"> </w:delText>
        </w:r>
      </w:del>
      <w:hyperlink w:anchor="def-risk">
        <w:del w:id="1336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1337" w:author="PR Preview" w:date="2026-01-01T00:00:00Z">
        <w:r>
          <w:delText xml:space="preserve"> </w:delText>
        </w:r>
      </w:del>
      <m:oMath>
        <m:r>
          <m:t>1</m:t>
        </m:r>
      </m:oMath>
      <w:del w:id="1338" w:author="PR Preview" w:date="2026-01-01T00:00:00Z">
        <w:r>
          <w:delText xml:space="preserve">.</w:delText>
        </w:r>
      </w:del>
      <w:del w:id="1339" w:author="PR Preview" w:date="2026-01-01T00:00:00Z">
        <w:r>
          <w:delText xml:space="preserve"> </w:delText>
        </w:r>
      </w:del>
      <w:del w:id="1340" w:author="PR Preview" w:date="2026-01-01T00:00:00Z">
        <w:r>
          <w:delText xml:space="preserve">The constant prediction</w:delText>
        </w:r>
      </w:del>
      <w:del w:id="1341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1342" w:author="PR Preview" w:date="2026-01-01T00:00:00Z">
        <w:r>
          <w:delText xml:space="preserve"> </w:delText>
        </w:r>
      </w:del>
      <w:del w:id="1343" w:author="PR Preview" w:date="2026-01-01T00:00:00Z">
        <w:r>
          <w:delText xml:space="preserve">has risk</w:delText>
        </w:r>
      </w:del>
      <w:del w:id="1344" w:author="PR Preview" w:date="2026-01-01T00:00:00Z">
        <w:r>
          <w:delText xml:space="preserve"> </w:delText>
        </w:r>
      </w:del>
      <m:oMath>
        <m:r>
          <m:t>5</m:t>
        </m:r>
      </m:oMath>
      <w:del w:id="1345" w:author="PR Preview" w:date="2026-01-01T00:00:00Z">
        <w:r>
          <w:delText xml:space="preserve"> </w:delText>
        </w:r>
      </w:del>
      <w:del w:id="1346" w:author="PR Preview" w:date="2026-01-01T00:00:00Z">
        <w:r>
          <w:delText xml:space="preserve">and</w:delText>
        </w:r>
      </w:del>
      <w:del w:id="1347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del w:id="1348" w:author="PR Preview" w:date="2026-01-01T00:00:00Z">
        <w:r>
          <w:delText xml:space="preserve"> </w:delText>
        </w:r>
      </w:del>
      <w:del w:id="1349" w:author="PR Preview" w:date="2026-01-01T00:00:00Z">
        <w:r>
          <w:delText xml:space="preserve">has risk</w:delText>
        </w:r>
      </w:del>
      <w:del w:id="1350" w:author="PR Preview" w:date="2026-01-01T00:00:00Z">
        <w:r>
          <w:delText xml:space="preserve"> </w:delText>
        </w:r>
      </w:del>
      <m:oMath>
        <m:r>
          <m:t>2</m:t>
        </m:r>
      </m:oMath>
      <w:del w:id="1351" w:author="PR Preview" w:date="2026-01-01T00:00:00Z">
        <w:r>
          <w:delText xml:space="preserve">, both larger than</w:delText>
        </w:r>
      </w:del>
      <w:del w:id="1352" w:author="PR Preview" w:date="2026-01-01T00:00:00Z">
        <w:r>
          <w:delText xml:space="preserve"> </w:delText>
        </w:r>
      </w:del>
      <m:oMath>
        <m:r>
          <m:t>1</m:t>
        </m:r>
      </m:oMath>
      <w:del w:id="1353" w:author="PR Preview" w:date="2026-01-01T00:00:00Z">
        <w:r>
          <w:delText xml:space="preserve">.</w:delText>
        </w:r>
      </w:del>
      <w:del w:id="1354" w:author="PR Preview" w:date="2026-01-01T00:00:00Z">
        <w:r>
          <w:delText xml:space="preserve"> </w:delText>
        </w:r>
      </w:del>
      <w:del w:id="1355" w:author="PR Preview" w:date="2026-01-01T00:00:00Z">
        <w:r>
          <w:delText xml:space="preserve">So</w:delText>
        </w:r>
      </w:del>
      <w:del w:id="1356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del w:id="1357" w:author="PR Preview" w:date="2026-01-01T00:00:00Z">
        <w:r>
          <w:delText xml:space="preserve"> </w:delText>
        </w:r>
      </w:del>
      <w:del w:id="1358" w:author="PR Preview" w:date="2026-01-01T00:00:00Z">
        <w:r>
          <w:delText xml:space="preserve">is the</w:delText>
        </w:r>
      </w:del>
      <w:del w:id="1359" w:author="PR Preview" w:date="2026-01-01T00:00:00Z">
        <w:r>
          <w:delText xml:space="preserve"> </w:delText>
        </w:r>
      </w:del>
      <w:hyperlink r:id="rId164">
        <w:del w:id="1360" w:author="PR Preview" w:date="2026-01-01T00:00:00Z">
          <w:r>
            <w:rPr>
              <w:rStyle w:val="Hyperlink"/>
            </w:rPr>
            <w:delText xml:space="preserve">minimizer</w:delText>
          </w:r>
        </w:del>
      </w:hyperlink>
      <w:del w:id="1361" w:author="PR Preview" w:date="2026-01-01T00:00:00Z">
        <w:r>
          <w:delText xml:space="preserve"> </w:delText>
        </w:r>
      </w:del>
      <w:del w:id="1362" w:author="PR Preview" w:date="2026-01-01T00:00:00Z">
        <w:r>
          <w:delText xml:space="preserve">among the three.</w:delText>
        </w:r>
      </w:del>
    </w:p>
    <w:p>
      <w:pPr>
        <w:pStyle w:val="BodyText"/>
      </w:pPr>
      <w:ins w:id="1363" w:author="PR Preview" w:date="2026-01-01T00:00:00Z">
        <w:r>
          <w:rPr>
            <w:b/>
            <w:bCs/>
          </w:rPr>
          <w:t xml:space="preserve">Example 41 (The minimizer in the best-predictor exercise)</w:t>
        </w:r>
      </w:ins>
      <w:ins w:id="1364" w:author="PR Preview" w:date="2026-01-01T00:00:00Z">
        <w:r>
          <w:t xml:space="preserve"> </w:t>
        </w:r>
      </w:ins>
      <w:ins w:id="1365" w:author="PR Preview" w:date="2026-01-01T00:00:00Z">
        <w:r>
          <w:t xml:space="preserve">In</w:t>
        </w:r>
      </w:ins>
      <w:ins w:id="1366" w:author="PR Preview" w:date="2026-01-01T00:00:00Z">
        <w:r>
          <w:t xml:space="preserve"> </w:t>
        </w:r>
      </w:ins>
      <w:hyperlink w:anchor="exr-best-predictor">
        <w:ins w:id="1367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368" w:author="PR Preview" w:date="2026-01-01T00:00:00Z">
        <w:r>
          <w:t xml:space="preserve">, the</w:t>
        </w:r>
      </w:ins>
      <w:ins w:id="1369" w:author="PR Preview" w:date="2026-01-01T00:00:00Z">
        <w:r>
          <w:t xml:space="preserve"> </w:t>
        </w:r>
      </w:ins>
      <w:hyperlink w:anchor="def-cond-expectation-function">
        <w:ins w:id="1370" w:author="PR Preview" w:date="2026-01-01T00:00:00Z">
          <w:r>
            <w:rPr>
              <w:rStyle w:val="Hyperlink"/>
            </w:rPr>
            <w:t xml:space="preserve">conditional expectation function</w:t>
          </w:r>
        </w:ins>
      </w:hyperlink>
      <w:ins w:id="137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372" w:author="PR Preview" w:date="2026-01-01T00:00:00Z">
        <w:r>
          <w:t xml:space="preserve"> </w:t>
        </w:r>
      </w:ins>
      <w:ins w:id="1373" w:author="PR Preview" w:date="2026-01-01T00:00:00Z">
        <w:r>
          <w:t xml:space="preserve">has</w:t>
        </w:r>
      </w:ins>
      <w:ins w:id="1374" w:author="PR Preview" w:date="2026-01-01T00:00:00Z">
        <w:r>
          <w:t xml:space="preserve"> </w:t>
        </w:r>
      </w:ins>
      <w:hyperlink w:anchor="def-risk">
        <w:ins w:id="1375" w:author="PR Preview" w:date="2026-01-01T00:00:00Z">
          <w:r>
            <w:rPr>
              <w:rStyle w:val="Hyperlink"/>
            </w:rPr>
            <w:t xml:space="preserve">risk</w:t>
          </w:r>
        </w:ins>
      </w:hyperlink>
      <w:ins w:id="1376" w:author="PR Preview" w:date="2026-01-01T00:00:00Z">
        <w:r>
          <w:t xml:space="preserve"> </w:t>
        </w:r>
      </w:ins>
      <m:oMath>
        <m:r>
          <m:t>1</m:t>
        </m:r>
      </m:oMath>
      <w:ins w:id="1377" w:author="PR Preview" w:date="2026-01-01T00:00:00Z">
        <w:r>
          <w:t xml:space="preserve">.</w:t>
        </w:r>
      </w:ins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The constant prediction</w:t>
        </w:r>
      </w:ins>
      <w:ins w:id="1380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381" w:author="PR Preview" w:date="2026-01-01T00:00:00Z">
        <w:r>
          <w:t xml:space="preserve"> </w:t>
        </w:r>
      </w:ins>
      <w:ins w:id="1382" w:author="PR Preview" w:date="2026-01-01T00:00:00Z">
        <w:r>
          <w:t xml:space="preserve">has risk</w:t>
        </w:r>
      </w:ins>
      <w:ins w:id="1383" w:author="PR Preview" w:date="2026-01-01T00:00:00Z">
        <w:r>
          <w:t xml:space="preserve"> </w:t>
        </w:r>
      </w:ins>
      <m:oMath>
        <m:r>
          <m:t>5</m:t>
        </m:r>
      </m:oMath>
      <w:ins w:id="1384" w:author="PR Preview" w:date="2026-01-01T00:00:00Z">
        <w:r>
          <w:t xml:space="preserve"> </w:t>
        </w:r>
      </w:ins>
      <w:ins w:id="1385" w:author="PR Preview" w:date="2026-01-01T00:00:00Z">
        <w:r>
          <w:t xml:space="preserve">and</w:t>
        </w:r>
      </w:ins>
      <w:ins w:id="1386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ins w:id="1387" w:author="PR Preview" w:date="2026-01-01T00:00:00Z">
        <w:r>
          <w:t xml:space="preserve"> </w:t>
        </w:r>
      </w:ins>
      <w:ins w:id="1388" w:author="PR Preview" w:date="2026-01-01T00:00:00Z">
        <w:r>
          <w:t xml:space="preserve">has risk</w:t>
        </w:r>
      </w:ins>
      <w:ins w:id="1389" w:author="PR Preview" w:date="2026-01-01T00:00:00Z">
        <w:r>
          <w:t xml:space="preserve"> </w:t>
        </w:r>
      </w:ins>
      <m:oMath>
        <m:r>
          <m:t>2</m:t>
        </m:r>
      </m:oMath>
      <w:ins w:id="1390" w:author="PR Preview" w:date="2026-01-01T00:00:00Z">
        <w:r>
          <w:t xml:space="preserve">, both larger than</w:t>
        </w:r>
      </w:ins>
      <w:ins w:id="1391" w:author="PR Preview" w:date="2026-01-01T00:00:00Z">
        <w:r>
          <w:t xml:space="preserve"> </w:t>
        </w:r>
      </w:ins>
      <m:oMath>
        <m:r>
          <m:t>1</m:t>
        </m:r>
      </m:oMath>
      <w:ins w:id="1392" w:author="PR Preview" w:date="2026-01-01T00:00:00Z">
        <w:r>
          <w:t xml:space="preserve">.</w:t>
        </w:r>
      </w:ins>
      <w:ins w:id="1393" w:author="PR Preview" w:date="2026-01-01T00:00:00Z">
        <w:r>
          <w:t xml:space="preserve"> </w:t>
        </w:r>
      </w:ins>
      <w:ins w:id="1394" w:author="PR Preview" w:date="2026-01-01T00:00:00Z">
        <w:r>
          <w:t xml:space="preserve">So</w:t>
        </w:r>
      </w:ins>
      <w:ins w:id="1395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ins w:id="1396" w:author="PR Preview" w:date="2026-01-01T00:00:00Z">
        <w:r>
          <w:t xml:space="preserve"> </w:t>
        </w:r>
      </w:ins>
      <w:ins w:id="1397" w:author="PR Preview" w:date="2026-01-01T00:00:00Z">
        <w:r>
          <w:t xml:space="preserve">is the</w:t>
        </w:r>
      </w:ins>
      <w:ins w:id="1398" w:author="PR Preview" w:date="2026-01-01T00:00:00Z">
        <w:r>
          <w:t xml:space="preserve"> </w:t>
        </w:r>
      </w:ins>
      <w:hyperlink r:id="rId164">
        <w:ins w:id="1399" w:author="PR Preview" w:date="2026-01-01T00:00:00Z">
          <w:r>
            <w:rPr>
              <w:rStyle w:val="Hyperlink"/>
            </w:rPr>
            <w:t xml:space="preserve">minimizer</w:t>
          </w:r>
        </w:ins>
      </w:hyperlink>
      <w:ins w:id="1400" w:author="PR Preview" w:date="2026-01-01T00:00:00Z">
        <w:r>
          <w:t xml:space="preserve"> </w:t>
        </w:r>
      </w:ins>
      <w:ins w:id="1401" w:author="PR Preview" w:date="2026-01-01T00:00:00Z">
        <w:r>
          <w:t xml:space="preserve">among the three.</w:t>
        </w:r>
      </w:ins>
    </w:p>
    <w:bookmarkEnd w:id="167"/>
    <w:bookmarkStart w:id="168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64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64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9" w:name="exm-best-predictor-unique"/>
    <w:p>
      <w:pPr>
        <w:pStyle w:val="BodyText"/>
      </w:pPr>
      <w:del w:id="1402" w:author="PR Preview" w:date="2026-01-01T00:00:00Z">
        <w:r>
          <w:rPr>
            <w:b/>
            <w:bCs/>
          </w:rPr>
          <w:delText xml:space="preserve">Example 41 (Uniqueness in the best-predictor exercise)</w:delText>
        </w:r>
      </w:del>
      <w:del w:id="1403" w:author="PR Preview" w:date="2026-01-01T00:00:00Z">
        <w:r>
          <w:delText xml:space="preserve"> </w:delText>
        </w:r>
      </w:del>
      <w:del w:id="1404" w:author="PR Preview" w:date="2026-01-01T00:00:00Z">
        <w:r>
          <w:delText xml:space="preserve">In</w:delText>
        </w:r>
      </w:del>
      <w:del w:id="1405" w:author="PR Preview" w:date="2026-01-01T00:00:00Z">
        <w:r>
          <w:delText xml:space="preserve"> </w:delText>
        </w:r>
      </w:del>
      <w:hyperlink w:anchor="exr-best-predictor">
        <w:del w:id="1406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407" w:author="PR Preview" w:date="2026-01-01T00:00:00Z">
        <w:r>
          <w:delText xml:space="preserve">,</w:delText>
        </w:r>
      </w:del>
      <w:del w:id="1408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del w:id="1409" w:author="PR Preview" w:date="2026-01-01T00:00:00Z">
        <w:r>
          <w:delText xml:space="preserve"> </w:delText>
        </w:r>
      </w:del>
      <w:del w:id="1410" w:author="PR Preview" w:date="2026-01-01T00:00:00Z">
        <w:r>
          <w:delText xml:space="preserve">differs from</w:delText>
        </w:r>
      </w:del>
      <w:del w:id="1411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412" w:author="PR Preview" w:date="2026-01-01T00:00:00Z">
        <w:r>
          <w:delText xml:space="preserve"> </w:delText>
        </w:r>
      </w:del>
      <w:del w:id="1413" w:author="PR Preview" w:date="2026-01-01T00:00:00Z">
        <w:r>
          <w:delText xml:space="preserve">when</w:delText>
        </w:r>
      </w:del>
      <w:del w:id="141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1415" w:author="PR Preview" w:date="2026-01-01T00:00:00Z">
        <w:r>
          <w:delText xml:space="preserve">, which has probability</w:delText>
        </w:r>
      </w:del>
      <w:del w:id="1416" w:author="PR Preview" w:date="2026-01-01T00:00:00Z">
        <w:r>
          <w:delText xml:space="preserve"> </w:delText>
        </w:r>
      </w:del>
      <m:oMath>
        <m:r>
          <m:t>0.5</m:t>
        </m:r>
      </m:oMath>
      <w:del w:id="1417" w:author="PR Preview" w:date="2026-01-01T00:00:00Z">
        <w:r>
          <w:delText xml:space="preserve">.</w:delText>
        </w:r>
      </w:del>
      <w:del w:id="1418" w:author="PR Preview" w:date="2026-01-01T00:00:00Z">
        <w:r>
          <w:delText xml:space="preserve"> </w:delText>
        </w:r>
      </w:del>
      <w:del w:id="1419" w:author="PR Preview" w:date="2026-01-01T00:00:00Z">
        <w:r>
          <w:delText xml:space="preserve">So</w:delText>
        </w:r>
      </w:del>
      <w:del w:id="1420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2</m:t>
            </m:r>
          </m:sub>
        </m:sSub>
      </m:oMath>
      <w:del w:id="1421" w:author="PR Preview" w:date="2026-01-01T00:00:00Z">
        <w:r>
          <w:delText xml:space="preserve"> </w:delText>
        </w:r>
      </w:del>
      <w:del w:id="1422" w:author="PR Preview" w:date="2026-01-01T00:00:00Z">
        <w:r>
          <w:delText xml:space="preserve">is not a</w:delText>
        </w:r>
      </w:del>
      <w:del w:id="1423" w:author="PR Preview" w:date="2026-01-01T00:00:00Z">
        <w:r>
          <w:delText xml:space="preserve"> </w:delText>
        </w:r>
      </w:del>
      <w:hyperlink r:id="rId164">
        <w:del w:id="1424" w:author="PR Preview" w:date="2026-01-01T00:00:00Z">
          <w:r>
            <w:rPr>
              <w:rStyle w:val="Hyperlink"/>
            </w:rPr>
            <w:delText xml:space="preserve">minimizer</w:delText>
          </w:r>
        </w:del>
      </w:hyperlink>
      <w:del w:id="1425" w:author="PR Preview" w:date="2026-01-01T00:00:00Z">
        <w:r>
          <w:delText xml:space="preserve">, which matches its</w:delText>
        </w:r>
      </w:del>
      <w:del w:id="1426" w:author="PR Preview" w:date="2026-01-01T00:00:00Z">
        <w:r>
          <w:delText xml:space="preserve"> </w:delText>
        </w:r>
      </w:del>
      <w:hyperlink w:anchor="def-risk">
        <w:del w:id="1427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1428" w:author="PR Preview" w:date="2026-01-01T00:00:00Z">
        <w:r>
          <w:delText xml:space="preserve"> </w:delText>
        </w:r>
      </w:del>
      <m:oMath>
        <m:r>
          <m:t>2</m:t>
        </m:r>
      </m:oMath>
      <w:del w:id="1429" w:author="PR Preview" w:date="2026-01-01T00:00:00Z">
        <w:r>
          <w:delText xml:space="preserve"> </w:delText>
        </w:r>
      </w:del>
      <w:del w:id="1430" w:author="PR Preview" w:date="2026-01-01T00:00:00Z">
        <w:r>
          <w:delText xml:space="preserve">being larger than</w:delText>
        </w:r>
      </w:del>
      <w:del w:id="1431" w:author="PR Preview" w:date="2026-01-01T00:00:00Z">
        <w:r>
          <w:delText xml:space="preserve"> </w:delText>
        </w:r>
      </w:del>
      <m:oMath>
        <m:r>
          <m:t>1</m:t>
        </m:r>
      </m:oMath>
      <w:del w:id="1432" w:author="PR Preview" w:date="2026-01-01T00:00:00Z">
        <w:r>
          <w:delText xml:space="preserve">.</w:delText>
        </w:r>
      </w:del>
    </w:p>
    <w:p>
      <w:pPr>
        <w:pStyle w:val="BodyText"/>
      </w:pPr>
      <w:ins w:id="1433" w:author="PR Preview" w:date="2026-01-01T00:00:00Z">
        <w:r>
          <w:rPr>
            <w:b/>
            <w:bCs/>
          </w:rPr>
          <w:t xml:space="preserve">Example 42 (Uniqueness in the best-predictor exercise)</w:t>
        </w:r>
      </w:ins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In</w:t>
        </w:r>
      </w:ins>
      <w:ins w:id="1436" w:author="PR Preview" w:date="2026-01-01T00:00:00Z">
        <w:r>
          <w:t xml:space="preserve"> </w:t>
        </w:r>
      </w:ins>
      <w:hyperlink w:anchor="exr-best-predictor">
        <w:ins w:id="1437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438" w:author="PR Preview" w:date="2026-01-01T00:00:00Z">
        <w:r>
          <w:t xml:space="preserve">,</w:t>
        </w:r>
      </w:ins>
      <w:ins w:id="1439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ins w:id="1440" w:author="PR Preview" w:date="2026-01-01T00:00:00Z">
        <w:r>
          <w:t xml:space="preserve"> </w:t>
        </w:r>
      </w:ins>
      <w:ins w:id="1441" w:author="PR Preview" w:date="2026-01-01T00:00:00Z">
        <w:r>
          <w:t xml:space="preserve">differs from</w:t>
        </w:r>
      </w:ins>
      <w:ins w:id="144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443" w:author="PR Preview" w:date="2026-01-01T00:00:00Z">
        <w:r>
          <w:t xml:space="preserve"> </w:t>
        </w:r>
      </w:ins>
      <w:ins w:id="1444" w:author="PR Preview" w:date="2026-01-01T00:00:00Z">
        <w:r>
          <w:t xml:space="preserve">when</w:t>
        </w:r>
      </w:ins>
      <w:ins w:id="144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1446" w:author="PR Preview" w:date="2026-01-01T00:00:00Z">
        <w:r>
          <w:t xml:space="preserve">, which has probability</w:t>
        </w:r>
      </w:ins>
      <w:ins w:id="1447" w:author="PR Preview" w:date="2026-01-01T00:00:00Z">
        <w:r>
          <w:t xml:space="preserve"> </w:t>
        </w:r>
      </w:ins>
      <m:oMath>
        <m:r>
          <m:t>0.5</m:t>
        </m:r>
      </m:oMath>
      <w:ins w:id="1448" w:author="PR Preview" w:date="2026-01-01T00:00:00Z">
        <w:r>
          <w:t xml:space="preserve">.</w:t>
        </w:r>
      </w:ins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So</w:t>
        </w:r>
      </w:ins>
      <w:ins w:id="1451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2</m:t>
            </m:r>
          </m:sub>
        </m:sSub>
      </m:oMath>
      <w:ins w:id="1452" w:author="PR Preview" w:date="2026-01-01T00:00:00Z">
        <w:r>
          <w:t xml:space="preserve"> </w:t>
        </w:r>
      </w:ins>
      <w:ins w:id="1453" w:author="PR Preview" w:date="2026-01-01T00:00:00Z">
        <w:r>
          <w:t xml:space="preserve">is not a</w:t>
        </w:r>
      </w:ins>
      <w:ins w:id="1454" w:author="PR Preview" w:date="2026-01-01T00:00:00Z">
        <w:r>
          <w:t xml:space="preserve"> </w:t>
        </w:r>
      </w:ins>
      <w:hyperlink r:id="rId164">
        <w:ins w:id="1455" w:author="PR Preview" w:date="2026-01-01T00:00:00Z">
          <w:r>
            <w:rPr>
              <w:rStyle w:val="Hyperlink"/>
            </w:rPr>
            <w:t xml:space="preserve">minimizer</w:t>
          </w:r>
        </w:ins>
      </w:hyperlink>
      <w:ins w:id="1456" w:author="PR Preview" w:date="2026-01-01T00:00:00Z">
        <w:r>
          <w:t xml:space="preserve">, which matches its</w:t>
        </w:r>
      </w:ins>
      <w:ins w:id="1457" w:author="PR Preview" w:date="2026-01-01T00:00:00Z">
        <w:r>
          <w:t xml:space="preserve"> </w:t>
        </w:r>
      </w:ins>
      <w:hyperlink w:anchor="def-risk">
        <w:ins w:id="1458" w:author="PR Preview" w:date="2026-01-01T00:00:00Z">
          <w:r>
            <w:rPr>
              <w:rStyle w:val="Hyperlink"/>
            </w:rPr>
            <w:t xml:space="preserve">risk</w:t>
          </w:r>
        </w:ins>
      </w:hyperlink>
      <w:ins w:id="1459" w:author="PR Preview" w:date="2026-01-01T00:00:00Z">
        <w:r>
          <w:t xml:space="preserve"> </w:t>
        </w:r>
      </w:ins>
      <m:oMath>
        <m:r>
          <m:t>2</m:t>
        </m:r>
      </m:oMath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being larger than</w:t>
        </w:r>
      </w:ins>
      <w:ins w:id="1462" w:author="PR Preview" w:date="2026-01-01T00:00:00Z">
        <w:r>
          <w:t xml:space="preserve"> </w:t>
        </w:r>
      </w:ins>
      <m:oMath>
        <m:r>
          <m:t>1</m:t>
        </m:r>
      </m:oMath>
      <w:ins w:id="1463" w:author="PR Preview" w:date="2026-01-01T00:00:00Z">
        <w:r>
          <w:t xml:space="preserve">.</w:t>
        </w:r>
      </w:ins>
    </w:p>
    <w:bookmarkEnd w:id="169"/>
    <w:bookmarkEnd w:id="170"/>
    <w:bookmarkStart w:id="208" w:name="sec-entropy"/>
    <w:p>
      <w:pPr>
        <w:pStyle w:val="Heading2"/>
      </w:pPr>
      <w:r>
        <w:t xml:space="preserve">4 Entropy and cross-entropy</w:t>
      </w:r>
    </w:p>
    <w:bookmarkStart w:id="171" w:name="def-surprisal"/>
    <w:p>
      <w:pPr>
        <w:pStyle w:val="FirstParagraph"/>
      </w:pPr>
      <w:del w:id="1464" w:author="PR Preview" w:date="2026-01-01T00:00:00Z">
        <w:r>
          <w:rPr>
            <w:b/>
            <w:bCs/>
          </w:rPr>
          <w:delText xml:space="preserve">Definition 21 (Surprisal (</w:delText>
        </w:r>
      </w:del>
      <w:del w:id="1465" w:author="PR Preview" w:date="2026-01-01T00:00:00Z">
        <w:r>
          <w:rPr>
            <w:b/>
            <w:b/>
            <w:bCs/>
            <w:bCs/>
          </w:rPr>
          <w:delText xml:space="preserve">self-information</w:delText>
        </w:r>
      </w:del>
      <w:del w:id="1466" w:author="PR Preview" w:date="2026-01-01T00:00:00Z">
        <w:r>
          <w:rPr>
            <w:b/>
            <w:bCs/>
          </w:rPr>
          <w:delText xml:space="preserve">,</w:delText>
        </w:r>
      </w:del>
      <w:del w:id="1467" w:author="PR Preview" w:date="2026-01-01T00:00:00Z">
        <w:r>
          <w:rPr>
            <w:b/>
            <w:bCs/>
          </w:rPr>
          <w:delText xml:space="preserve"> </w:delText>
        </w:r>
      </w:del>
      <w:del w:id="1468" w:author="PR Preview" w:date="2026-01-01T00:00:00Z">
        <w:r>
          <w:rPr>
            <w:b/>
            <w:b/>
            <w:bCs/>
            <w:bCs/>
          </w:rPr>
          <w:delText xml:space="preserve">information content</w:delText>
        </w:r>
      </w:del>
      <w:del w:id="1469" w:author="PR Preview" w:date="2026-01-01T00:00:00Z">
        <w:r>
          <w:rPr>
            <w:b/>
            <w:bCs/>
          </w:rPr>
          <w:delText xml:space="preserve">))</w:delText>
        </w:r>
      </w:del>
      <w:del w:id="1470" w:author="PR Preview" w:date="2026-01-01T00:00:00Z">
        <w:r>
          <w:delText xml:space="preserve"> </w:delText>
        </w:r>
      </w:del>
      <w:del w:id="1471" w:author="PR Preview" w:date="2026-01-01T00:00:00Z">
        <w:r>
          <w:delText xml:space="preserve">The</w:delText>
        </w:r>
      </w:del>
      <w:del w:id="1472" w:author="PR Preview" w:date="2026-01-01T00:00:00Z">
        <w:r>
          <w:delText xml:space="preserve"> </w:delText>
        </w:r>
      </w:del>
      <w:del w:id="1473" w:author="PR Preview" w:date="2026-01-01T00:00:00Z">
        <w:r>
          <w:rPr>
            <w:b/>
            <w:bCs/>
          </w:rPr>
          <w:delText xml:space="preserve">surprisal</w:delText>
        </w:r>
      </w:del>
      <w:del w:id="1474" w:author="PR Preview" w:date="2026-01-01T00:00:00Z">
        <w:r>
          <w:delText xml:space="preserve"> </w:delText>
        </w:r>
      </w:del>
      <w:del w:id="1475" w:author="PR Preview" w:date="2026-01-01T00:00:00Z">
        <w:r>
          <w:delText xml:space="preserve">of a possible value</w:delText>
        </w:r>
      </w:del>
      <w:del w:id="1476" w:author="PR Preview" w:date="2026-01-01T00:00:00Z">
        <w:r>
          <w:delText xml:space="preserve"> </w:delText>
        </w:r>
      </w:del>
      <m:oMath>
        <m:r>
          <m:t>x</m:t>
        </m:r>
      </m:oMath>
      <w:del w:id="1477" w:author="PR Preview" w:date="2026-01-01T00:00:00Z">
        <w:r>
          <w:delText xml:space="preserve"> </w:delText>
        </w:r>
      </w:del>
      <w:del w:id="1478" w:author="PR Preview" w:date="2026-01-01T00:00:00Z">
        <w:r>
          <w:delText xml:space="preserve">of a</w:delText>
        </w:r>
      </w:del>
      <w:del w:id="1479" w:author="PR Preview" w:date="2026-01-01T00:00:00Z">
        <w:r>
          <w:delText xml:space="preserve"> </w:delText>
        </w:r>
      </w:del>
      <w:hyperlink r:id="rId16">
        <w:del w:id="1480" w:author="PR Preview" w:date="2026-01-01T00:00:00Z">
          <w:r>
            <w:rPr>
              <w:rStyle w:val="Hyperlink"/>
            </w:rPr>
            <w:delText xml:space="preserve">discrete random variable</w:delText>
          </w:r>
        </w:del>
      </w:hyperlink>
      <w:del w:id="1481" w:author="PR Preview" w:date="2026-01-01T00:00:00Z">
        <w:r>
          <w:delText xml:space="preserve"> </w:delText>
        </w:r>
      </w:del>
      <m:oMath>
        <m:r>
          <m:t>X</m:t>
        </m:r>
      </m:oMath>
      <w:del w:id="1482" w:author="PR Preview" w:date="2026-01-01T00:00:00Z">
        <w:r>
          <w:delText xml:space="preserve"> </w:delText>
        </w:r>
      </w:del>
      <w:del w:id="1483" w:author="PR Preview" w:date="2026-01-01T00:00:00Z">
        <w:r>
          <w:delText xml:space="preserve">with</w:delText>
        </w:r>
      </w:del>
      <w:del w:id="1484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1485" w:author="PR Preview" w:date="2026-01-01T00:00:00Z">
        <w:r>
          <w:delText xml:space="preserve"> </w:delText>
        </w:r>
      </w:del>
      <w:del w:id="1486" w:author="PR Preview" w:date="2026-01-01T00:00:00Z">
        <w:r>
          <w:delText xml:space="preserve">is</w:delText>
        </w:r>
      </w:del>
    </w:p>
    <w:p>
      <w:pPr>
        <w:pStyle w:val="FirstParagraph"/>
      </w:pPr>
      <w:ins w:id="1487" w:author="PR Preview" w:date="2026-01-01T00:00:00Z">
        <w:r>
          <w:rPr>
            <w:b/>
            <w:bCs/>
          </w:rPr>
          <w:t xml:space="preserve">Definition 22 (Surprisal (</w:t>
        </w:r>
      </w:ins>
      <w:ins w:id="1488" w:author="PR Preview" w:date="2026-01-01T00:00:00Z">
        <w:r>
          <w:rPr>
            <w:b/>
            <w:b/>
            <w:bCs/>
            <w:bCs/>
          </w:rPr>
          <w:t xml:space="preserve">self-information</w:t>
        </w:r>
      </w:ins>
      <w:ins w:id="1489" w:author="PR Preview" w:date="2026-01-01T00:00:00Z">
        <w:r>
          <w:rPr>
            <w:b/>
            <w:bCs/>
          </w:rPr>
          <w:t xml:space="preserve">,</w:t>
        </w:r>
      </w:ins>
      <w:ins w:id="1490" w:author="PR Preview" w:date="2026-01-01T00:00:00Z">
        <w:r>
          <w:rPr>
            <w:b/>
            <w:bCs/>
          </w:rPr>
          <w:t xml:space="preserve"> </w:t>
        </w:r>
      </w:ins>
      <w:ins w:id="1491" w:author="PR Preview" w:date="2026-01-01T00:00:00Z">
        <w:r>
          <w:rPr>
            <w:b/>
            <w:b/>
            <w:bCs/>
            <w:bCs/>
          </w:rPr>
          <w:t xml:space="preserve">information content</w:t>
        </w:r>
      </w:ins>
      <w:ins w:id="1492" w:author="PR Preview" w:date="2026-01-01T00:00:00Z">
        <w:r>
          <w:rPr>
            <w:b/>
            <w:bCs/>
          </w:rPr>
          <w:t xml:space="preserve">))</w:t>
        </w:r>
      </w:ins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The</w:t>
        </w:r>
      </w:ins>
      <w:ins w:id="1495" w:author="PR Preview" w:date="2026-01-01T00:00:00Z">
        <w:r>
          <w:t xml:space="preserve"> </w:t>
        </w:r>
      </w:ins>
      <w:ins w:id="1496" w:author="PR Preview" w:date="2026-01-01T00:00:00Z">
        <w:r>
          <w:rPr>
            <w:b/>
            <w:bCs/>
          </w:rPr>
          <w:t xml:space="preserve">surprisal</w:t>
        </w:r>
      </w:ins>
      <w:ins w:id="1497" w:author="PR Preview" w:date="2026-01-01T00:00:00Z">
        <w:r>
          <w:t xml:space="preserve"> </w:t>
        </w:r>
      </w:ins>
      <w:ins w:id="1498" w:author="PR Preview" w:date="2026-01-01T00:00:00Z">
        <w:r>
          <w:t xml:space="preserve">of a possible value</w:t>
        </w:r>
      </w:ins>
      <w:ins w:id="1499" w:author="PR Preview" w:date="2026-01-01T00:00:00Z">
        <w:r>
          <w:t xml:space="preserve"> </w:t>
        </w:r>
      </w:ins>
      <m:oMath>
        <m:r>
          <m:t>x</m:t>
        </m:r>
      </m:oMath>
      <w:ins w:id="1500" w:author="PR Preview" w:date="2026-01-01T00:00:00Z">
        <w:r>
          <w:t xml:space="preserve"> </w:t>
        </w:r>
      </w:ins>
      <w:ins w:id="1501" w:author="PR Preview" w:date="2026-01-01T00:00:00Z">
        <w:r>
          <w:t xml:space="preserve">of a</w:t>
        </w:r>
      </w:ins>
      <w:ins w:id="1502" w:author="PR Preview" w:date="2026-01-01T00:00:00Z">
        <w:r>
          <w:t xml:space="preserve"> </w:t>
        </w:r>
      </w:ins>
      <w:hyperlink r:id="rId16">
        <w:ins w:id="1503" w:author="PR Preview" w:date="2026-01-01T00:00:00Z">
          <w:r>
            <w:rPr>
              <w:rStyle w:val="Hyperlink"/>
            </w:rPr>
            <w:t xml:space="preserve">discrete random variable</w:t>
          </w:r>
        </w:ins>
      </w:hyperlink>
      <w:ins w:id="1504" w:author="PR Preview" w:date="2026-01-01T00:00:00Z">
        <w:r>
          <w:t xml:space="preserve"> </w:t>
        </w:r>
      </w:ins>
      <m:oMath>
        <m:r>
          <m:t>X</m:t>
        </m:r>
      </m:oMath>
      <w:ins w:id="1505" w:author="PR Preview" w:date="2026-01-01T00:00:00Z">
        <w:r>
          <w:t xml:space="preserve"> </w:t>
        </w:r>
      </w:ins>
      <w:ins w:id="1506" w:author="PR Preview" w:date="2026-01-01T00:00:00Z">
        <w:r>
          <w:t xml:space="preserve">with</w:t>
        </w:r>
      </w:ins>
      <w:ins w:id="1507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1508" w:author="PR Preview" w:date="2026-01-01T00:00:00Z">
        <w:r>
          <w:t xml:space="preserve"> </w:t>
        </w:r>
      </w:ins>
      <w:ins w:id="150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[16,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[17,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71"/>
    <w:bookmarkStart w:id="172" w:name="exm-surprisal-coin"/>
    <w:p>
      <w:pPr>
        <w:pStyle w:val="BodyText"/>
      </w:pPr>
      <w:del w:id="1510" w:author="PR Preview" w:date="2026-01-01T00:00:00Z">
        <w:r>
          <w:rPr>
            <w:b/>
            <w:bCs/>
          </w:rPr>
          <w:delText xml:space="preserve">Example 42 (Surprisal of the values of a biased coin flip)</w:delText>
        </w:r>
      </w:del>
      <w:del w:id="1511" w:author="PR Preview" w:date="2026-01-01T00:00:00Z">
        <w:r>
          <w:delText xml:space="preserve"> </w:delText>
        </w:r>
      </w:del>
      <w:del w:id="1512" w:author="PR Preview" w:date="2026-01-01T00:00:00Z">
        <w:r>
          <w:delText xml:space="preserve">Let</w:delText>
        </w:r>
      </w:del>
      <w:del w:id="1513" w:author="PR Preview" w:date="2026-01-01T00:00:00Z">
        <w:r>
          <w:delText xml:space="preserve"> </w:delText>
        </w:r>
      </w:del>
      <m:oMath>
        <m:r>
          <m:t>X</m:t>
        </m:r>
      </m:oMath>
      <w:del w:id="1514" w:author="PR Preview" w:date="2026-01-01T00:00:00Z">
        <w:r>
          <w:delText xml:space="preserve"> </w:delText>
        </w:r>
      </w:del>
      <w:del w:id="1515" w:author="PR Preview" w:date="2026-01-01T00:00:00Z">
        <w:r>
          <w:delText xml:space="preserve">be</w:delText>
        </w:r>
      </w:del>
      <w:del w:id="1516" w:author="PR Preview" w:date="2026-01-01T00:00:00Z">
        <w:r>
          <w:delText xml:space="preserve"> </w:delText>
        </w:r>
      </w:del>
      <m:oMath>
        <m:r>
          <m:t>1</m:t>
        </m:r>
      </m:oMath>
      <w:del w:id="1517" w:author="PR Preview" w:date="2026-01-01T00:00:00Z">
        <w:r>
          <w:delText xml:space="preserve"> </w:delText>
        </w:r>
      </w:del>
      <w:del w:id="1518" w:author="PR Preview" w:date="2026-01-01T00:00:00Z">
        <w:r>
          <w:delText xml:space="preserve">if one flip of a coin lands heads and</w:delText>
        </w:r>
      </w:del>
      <w:del w:id="1519" w:author="PR Preview" w:date="2026-01-01T00:00:00Z">
        <w:r>
          <w:delText xml:space="preserve"> </w:delText>
        </w:r>
      </w:del>
      <m:oMath>
        <m:r>
          <m:t>0</m:t>
        </m:r>
      </m:oMath>
      <w:del w:id="1520" w:author="PR Preview" w:date="2026-01-01T00:00:00Z">
        <w:r>
          <w:delText xml:space="preserve"> </w:delText>
        </w:r>
      </w:del>
      <w:del w:id="1521" w:author="PR Preview" w:date="2026-01-01T00:00:00Z">
        <w:r>
          <w:delText xml:space="preserve">if it lands tails, with</w:delText>
        </w:r>
      </w:del>
      <w:del w:id="1522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del w:id="1523" w:author="PR Preview" w:date="2026-01-01T00:00:00Z">
        <w:r>
          <w:delText xml:space="preserve"> </w:delText>
        </w:r>
      </w:del>
      <w:del w:id="1524" w:author="PR Preview" w:date="2026-01-01T00:00:00Z">
        <w:r>
          <w:delText xml:space="preserve">and</w:delText>
        </w:r>
      </w:del>
      <w:del w:id="152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del w:id="1526" w:author="PR Preview" w:date="2026-01-01T00:00:00Z">
        <w:r>
          <w:delText xml:space="preserve">.</w:delText>
        </w:r>
      </w:del>
      <w:del w:id="1527" w:author="PR Preview" w:date="2026-01-01T00:00:00Z">
        <w:r>
          <w:delText xml:space="preserve"> </w:delText>
        </w:r>
      </w:del>
      <w:del w:id="1528" w:author="PR Preview" w:date="2026-01-01T00:00:00Z">
        <w:r>
          <w:delText xml:space="preserve">Using logarithms to base 2, so that</w:delText>
        </w:r>
      </w:del>
      <w:del w:id="1529" w:author="PR Preview" w:date="2026-01-01T00:00:00Z">
        <w:r>
          <w:delText xml:space="preserve"> </w:delText>
        </w:r>
      </w:del>
      <w:hyperlink w:anchor="def-surprisal">
        <w:del w:id="1530" w:author="PR Preview" w:date="2026-01-01T00:00:00Z">
          <w:r>
            <w:rPr>
              <w:rStyle w:val="Hyperlink"/>
            </w:rPr>
            <w:delText xml:space="preserve">surprisal</w:delText>
          </w:r>
        </w:del>
      </w:hyperlink>
      <w:del w:id="1531" w:author="PR Preview" w:date="2026-01-01T00:00:00Z">
        <w:r>
          <w:delText xml:space="preserve"> </w:delText>
        </w:r>
      </w:del>
      <w:del w:id="1532" w:author="PR Preview" w:date="2026-01-01T00:00:00Z">
        <w:r>
          <w:delText xml:space="preserve">is measured in bits, the surprisal of the value</w:delText>
        </w:r>
      </w:del>
      <w:del w:id="1533" w:author="PR Preview" w:date="2026-01-01T00:00:00Z">
        <w:r>
          <w:delText xml:space="preserve"> </w:delText>
        </w:r>
      </w:del>
      <m:oMath>
        <m:r>
          <m:t>1</m:t>
        </m:r>
      </m:oMath>
      <w:del w:id="1534" w:author="PR Preview" w:date="2026-01-01T00:00:00Z">
        <w:r>
          <w:delText xml:space="preserve"> </w:delText>
        </w:r>
      </w:del>
      <w:del w:id="1535" w:author="PR Preview" w:date="2026-01-01T00:00:00Z">
        <w:r>
          <w:delText xml:space="preserve">(heads) is</w:delText>
        </w:r>
      </w:del>
      <w:del w:id="1536" w:author="PR Preview" w:date="2026-01-01T00:00:00Z">
        <w:r>
          <w:delText xml:space="preserve"> </w:delText>
        </w:r>
      </w:del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del w:id="1537" w:author="PR Preview" w:date="2026-01-01T00:00:00Z">
        <w:r>
          <w:delText xml:space="preserve"> </w:delText>
        </w:r>
      </w:del>
      <w:del w:id="1538" w:author="PR Preview" w:date="2026-01-01T00:00:00Z">
        <w:r>
          <w:delText xml:space="preserve">bits,</w:delText>
        </w:r>
      </w:del>
      <w:del w:id="1539" w:author="PR Preview" w:date="2026-01-01T00:00:00Z">
        <w:r>
          <w:delText xml:space="preserve"> </w:delText>
        </w:r>
      </w:del>
      <w:del w:id="1540" w:author="PR Preview" w:date="2026-01-01T00:00:00Z">
        <w:r>
          <w:delText xml:space="preserve">and the surprisal of the value</w:delText>
        </w:r>
      </w:del>
      <w:del w:id="1541" w:author="PR Preview" w:date="2026-01-01T00:00:00Z">
        <w:r>
          <w:delText xml:space="preserve"> </w:delText>
        </w:r>
      </w:del>
      <m:oMath>
        <m:r>
          <m:t>0</m:t>
        </m:r>
      </m:oMath>
      <w:del w:id="1542" w:author="PR Preview" w:date="2026-01-01T00:00:00Z">
        <w:r>
          <w:delText xml:space="preserve"> </w:delText>
        </w:r>
      </w:del>
      <w:del w:id="1543" w:author="PR Preview" w:date="2026-01-01T00:00:00Z">
        <w:r>
          <w:delText xml:space="preserve">(tails) is</w:delText>
        </w:r>
      </w:del>
      <w:del w:id="1544" w:author="PR Preview" w:date="2026-01-01T00:00:00Z">
        <w:r>
          <w:delText xml:space="preserve"> </w:delText>
        </w:r>
      </w:del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del w:id="1545" w:author="PR Preview" w:date="2026-01-01T00:00:00Z">
        <w:r>
          <w:delText xml:space="preserve"> </w:delText>
        </w:r>
      </w:del>
      <w:del w:id="1546" w:author="PR Preview" w:date="2026-01-01T00:00:00Z">
        <w:r>
          <w:delText xml:space="preserve">bits.</w:delText>
        </w:r>
      </w:del>
      <w:del w:id="1547" w:author="PR Preview" w:date="2026-01-01T00:00:00Z">
        <w:r>
          <w:delText xml:space="preserve"> </w:delText>
        </w:r>
      </w:del>
      <w:del w:id="1548" w:author="PR Preview" w:date="2026-01-01T00:00:00Z">
        <w:r>
          <w:delText xml:space="preserve">For a fair coin, each value of</w:delText>
        </w:r>
      </w:del>
      <w:del w:id="1549" w:author="PR Preview" w:date="2026-01-01T00:00:00Z">
        <w:r>
          <w:delText xml:space="preserve"> </w:delText>
        </w:r>
      </w:del>
      <m:oMath>
        <m:r>
          <m:t>X</m:t>
        </m:r>
      </m:oMath>
      <w:del w:id="1550" w:author="PR Preview" w:date="2026-01-01T00:00:00Z">
        <w:r>
          <w:delText xml:space="preserve"> </w:delText>
        </w:r>
      </w:del>
      <w:del w:id="1551" w:author="PR Preview" w:date="2026-01-01T00:00:00Z">
        <w:r>
          <w:delText xml:space="preserve">has surprisal</w:delText>
        </w:r>
      </w:del>
      <w:del w:id="155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del w:id="1553" w:author="PR Preview" w:date="2026-01-01T00:00:00Z">
        <w:r>
          <w:delText xml:space="preserve"> </w:delText>
        </w:r>
      </w:del>
      <w:del w:id="1554" w:author="PR Preview" w:date="2026-01-01T00:00:00Z">
        <w:r>
          <w:delText xml:space="preserve">bit.</w:delText>
        </w:r>
      </w:del>
    </w:p>
    <w:p>
      <w:pPr>
        <w:pStyle w:val="BodyText"/>
      </w:pPr>
      <w:del w:id="1555" w:author="PR Preview" w:date="2026-01-01T00:00:00Z">
        <w:r>
          <w:rPr>
            <w:i/>
            <w:iCs/>
          </w:rPr>
          <w:delText xml:space="preserve">Remark 9</w:delText>
        </w:r>
      </w:del>
      <w:del w:id="1556" w:author="PR Preview" w:date="2026-01-01T00:00:00Z">
        <w:r>
          <w:delText xml:space="preserve"> (Rarer values are more surprising). </w:delText>
        </w:r>
      </w:del>
      <w:del w:id="1557" w:author="PR Preview" w:date="2026-01-01T00:00:00Z">
        <w:r>
          <w:delText xml:space="preserve">A possible value</w:delText>
        </w:r>
      </w:del>
      <w:del w:id="1558" w:author="PR Preview" w:date="2026-01-01T00:00:00Z">
        <w:r>
          <w:delText xml:space="preserve"> </w:delText>
        </w:r>
      </w:del>
      <m:oMath>
        <m:r>
          <m:t>x</m:t>
        </m:r>
      </m:oMath>
      <w:del w:id="1559" w:author="PR Preview" w:date="2026-01-01T00:00:00Z">
        <w:r>
          <w:delText xml:space="preserve"> </w:delText>
        </w:r>
      </w:del>
      <w:del w:id="1560" w:author="PR Preview" w:date="2026-01-01T00:00:00Z">
        <w:r>
          <w:delText xml:space="preserve">with</w:delText>
        </w:r>
      </w:del>
      <w:del w:id="1561" w:author="PR Preview" w:date="2026-01-01T00:00:00Z">
        <w:r>
          <w:delText xml:space="preserve"> </w:delText>
        </w:r>
      </w:del>
      <w:hyperlink r:id="rId21">
        <w:del w:id="1562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1563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1564" w:author="PR Preview" w:date="2026-01-01T00:00:00Z">
        <w:r>
          <w:delText xml:space="preserve"> </w:delText>
        </w:r>
      </w:del>
      <w:del w:id="1565" w:author="PR Preview" w:date="2026-01-01T00:00:00Z">
        <w:r>
          <w:delText xml:space="preserve">has</w:delText>
        </w:r>
      </w:del>
      <w:del w:id="1566" w:author="PR Preview" w:date="2026-01-01T00:00:00Z">
        <w:r>
          <w:delText xml:space="preserve"> </w:delText>
        </w:r>
      </w:del>
      <w:hyperlink w:anchor="def-surprisal">
        <w:del w:id="1567" w:author="PR Preview" w:date="2026-01-01T00:00:00Z">
          <w:r>
            <w:rPr>
              <w:rStyle w:val="Hyperlink"/>
            </w:rPr>
            <w:delText xml:space="preserve">surprisal</w:delText>
          </w:r>
        </w:del>
      </w:hyperlink>
      <w:del w:id="1568" w:author="PR Preview" w:date="2026-01-01T00:00:00Z">
        <w:r>
          <w:delText xml:space="preserve"> </w:delText>
        </w:r>
      </w:del>
      <m:oMath>
        <m:r>
          <m:t>0</m:t>
        </m:r>
      </m:oMath>
      <w:del w:id="1569" w:author="PR Preview" w:date="2026-01-01T00:00:00Z">
        <w:r>
          <w:delText xml:space="preserve">,</w:delText>
        </w:r>
      </w:del>
      <w:del w:id="1570" w:author="PR Preview" w:date="2026-01-01T00:00:00Z">
        <w:r>
          <w:delText xml:space="preserve"> </w:delText>
        </w:r>
      </w:del>
      <w:del w:id="1571" w:author="PR Preview" w:date="2026-01-01T00:00:00Z">
        <w:r>
          <w:delText xml:space="preserve">and the surprisal grows without bound as</w:delText>
        </w:r>
      </w:del>
      <w:del w:id="1572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del w:id="1573" w:author="PR Preview" w:date="2026-01-01T00:00:00Z">
        <w:r>
          <w:delText xml:space="preserve">.</w:delText>
        </w:r>
      </w:del>
    </w:p>
    <w:p>
      <w:pPr>
        <w:pStyle w:val="BodyText"/>
      </w:pPr>
      <w:del w:id="1574" w:author="PR Preview" w:date="2026-01-01T00:00:00Z">
        <w:r>
          <w:rPr>
            <w:b/>
            <w:bCs/>
          </w:rPr>
          <w:delText xml:space="preserve">Definition 22 (Entropy)</w:delText>
        </w:r>
      </w:del>
      <w:del w:id="1575" w:author="PR Preview" w:date="2026-01-01T00:00:00Z">
        <w:r>
          <w:delText xml:space="preserve"> </w:delText>
        </w:r>
      </w:del>
      <w:del w:id="1576" w:author="PR Preview" w:date="2026-01-01T00:00:00Z">
        <w:r>
          <w:delText xml:space="preserve">The</w:delText>
        </w:r>
      </w:del>
      <w:del w:id="1577" w:author="PR Preview" w:date="2026-01-01T00:00:00Z">
        <w:r>
          <w:delText xml:space="preserve"> </w:delText>
        </w:r>
      </w:del>
      <w:del w:id="1578" w:author="PR Preview" w:date="2026-01-01T00:00:00Z">
        <w:r>
          <w:rPr>
            <w:b/>
            <w:bCs/>
          </w:rPr>
          <w:delText xml:space="preserve">entropy</w:delText>
        </w:r>
      </w:del>
      <w:del w:id="1579" w:author="PR Preview" w:date="2026-01-01T00:00:00Z">
        <w:r>
          <w:delText xml:space="preserve"> </w:delText>
        </w:r>
      </w:del>
      <w:del w:id="1580" w:author="PR Preview" w:date="2026-01-01T00:00:00Z">
        <w:r>
          <w:delText xml:space="preserve">of a</w:delText>
        </w:r>
      </w:del>
      <w:del w:id="1581" w:author="PR Preview" w:date="2026-01-01T00:00:00Z">
        <w:r>
          <w:delText xml:space="preserve"> </w:delText>
        </w:r>
      </w:del>
      <w:del w:id="1582" w:author="PR Preview" w:date="2026-01-01T00:00:00Z">
        <w:r>
          <w:rPr>
            <w:i/>
            <w:iCs/>
          </w:rPr>
          <w:delText xml:space="preserve">discrete</w:delText>
        </w:r>
      </w:del>
      <w:del w:id="1583" w:author="PR Preview" w:date="2026-01-01T00:00:00Z">
        <w:r>
          <w:delText xml:space="preserve"> </w:delText>
        </w:r>
      </w:del>
      <w:del w:id="1584" w:author="PR Preview" w:date="2026-01-01T00:00:00Z">
        <w:r>
          <w:delText xml:space="preserve">random variable</w:delText>
        </w:r>
      </w:del>
      <w:del w:id="1585" w:author="PR Preview" w:date="2026-01-01T00:00:00Z">
        <w:r>
          <w:delText xml:space="preserve"> </w:delText>
        </w:r>
      </w:del>
      <m:oMath>
        <m:r>
          <m:t>X</m:t>
        </m:r>
      </m:oMath>
      <w:del w:id="1586" w:author="PR Preview" w:date="2026-01-01T00:00:00Z">
        <w:r>
          <w:delText xml:space="preserve"> </w:delText>
        </w:r>
      </w:del>
      <w:del w:id="1587" w:author="PR Preview" w:date="2026-01-01T00:00:00Z">
        <w:r>
          <w:delText xml:space="preserve">with</w:delText>
        </w:r>
      </w:del>
      <w:del w:id="1588" w:author="PR Preview" w:date="2026-01-01T00:00:00Z">
        <w:r>
          <w:delText xml:space="preserve"> </w:delText>
        </w:r>
      </w:del>
      <w:hyperlink r:id="rId10">
        <w:del w:id="1589" w:author="PR Preview" w:date="2026-01-01T00:00:00Z">
          <w:r>
            <w:rPr>
              <w:rStyle w:val="Hyperlink"/>
            </w:rPr>
            <w:delText xml:space="preserve">probability mass function</w:delText>
          </w:r>
        </w:del>
      </w:hyperlink>
      <w:del w:id="1590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del w:id="1591" w:author="PR Preview" w:date="2026-01-01T00:00:00Z">
        <w:r>
          <w:delText xml:space="preserve"> </w:delText>
        </w:r>
      </w:del>
      <w:del w:id="1592" w:author="PR Preview" w:date="2026-01-01T00:00:00Z">
        <w:r>
          <w:delText xml:space="preserve">is the</w:delText>
        </w:r>
      </w:del>
      <w:del w:id="1593" w:author="PR Preview" w:date="2026-01-01T00:00:00Z">
        <w:r>
          <w:delText xml:space="preserve"> </w:delText>
        </w:r>
      </w:del>
      <w:hyperlink w:anchor="def-expectation">
        <w:del w:id="1594" w:author="PR Preview" w:date="2026-01-01T00:00:00Z">
          <w:r>
            <w:rPr>
              <w:rStyle w:val="Hyperlink"/>
            </w:rPr>
            <w:delText xml:space="preserve">expectation</w:delText>
          </w:r>
        </w:del>
      </w:hyperlink>
      <w:del w:id="1595" w:author="PR Preview" w:date="2026-01-01T00:00:00Z">
        <w:r>
          <w:delText xml:space="preserve"> </w:delText>
        </w:r>
      </w:del>
      <w:del w:id="1596" w:author="PR Preview" w:date="2026-01-01T00:00:00Z">
        <w:r>
          <w:delText xml:space="preserve">of its</w:delText>
        </w:r>
      </w:del>
      <w:del w:id="1597" w:author="PR Preview" w:date="2026-01-01T00:00:00Z">
        <w:r>
          <w:delText xml:space="preserve"> </w:delText>
        </w:r>
      </w:del>
      <w:hyperlink w:anchor="def-surprisal">
        <w:del w:id="1598" w:author="PR Preview" w:date="2026-01-01T00:00:00Z">
          <w:r>
            <w:rPr>
              <w:rStyle w:val="Hyperlink"/>
            </w:rPr>
            <w:delText xml:space="preserve">surprisal</w:delText>
          </w:r>
        </w:del>
      </w:hyperlink>
      <w:del w:id="1599" w:author="PR Preview" w:date="2026-01-01T00:00:00Z">
        <w:r>
          <w:delText xml:space="preserve"> </w:delText>
        </w:r>
      </w:del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600" w:author="PR Preview" w:date="2026-01-01T00:00:00Z">
        <w:r>
          <w:delText xml:space="preserve"> </w:delText>
        </w:r>
      </w:del>
      <w:del w:id="1601" w:author="PR Preview" w:date="2026-01-01T00:00:00Z">
        <w:r>
          <w:delText xml:space="preserve">[18]</w:delText>
        </w:r>
      </w:del>
      <w:del w:id="1602" w:author="PR Preview" w:date="2026-01-01T00:00:00Z">
        <w:r>
          <w:delText xml:space="preserve">:</w:delText>
        </w:r>
      </w:del>
    </w:p>
    <w:p>
      <w:pPr>
        <w:pStyle w:val="BodyText"/>
      </w:pPr>
      <w:ins w:id="1603" w:author="PR Preview" w:date="2026-01-01T00:00:00Z">
        <w:r>
          <w:rPr>
            <w:b/>
            <w:bCs/>
          </w:rPr>
          <w:t xml:space="preserve">Example 43 (Surprisal of the values of a biased coin flip)</w:t>
        </w:r>
      </w:ins>
      <w:ins w:id="1604" w:author="PR Preview" w:date="2026-01-01T00:00:00Z">
        <w:r>
          <w:t xml:space="preserve"> </w:t>
        </w:r>
      </w:ins>
      <w:ins w:id="1605" w:author="PR Preview" w:date="2026-01-01T00:00:00Z">
        <w:r>
          <w:t xml:space="preserve">Let</w:t>
        </w:r>
      </w:ins>
      <w:ins w:id="1606" w:author="PR Preview" w:date="2026-01-01T00:00:00Z">
        <w:r>
          <w:t xml:space="preserve"> </w:t>
        </w:r>
      </w:ins>
      <m:oMath>
        <m:r>
          <m:t>X</m:t>
        </m:r>
      </m:oMath>
      <w:ins w:id="1607" w:author="PR Preview" w:date="2026-01-01T00:00:00Z">
        <w:r>
          <w:t xml:space="preserve"> </w:t>
        </w:r>
      </w:ins>
      <w:ins w:id="1608" w:author="PR Preview" w:date="2026-01-01T00:00:00Z">
        <w:r>
          <w:t xml:space="preserve">be</w:t>
        </w:r>
      </w:ins>
      <w:ins w:id="1609" w:author="PR Preview" w:date="2026-01-01T00:00:00Z">
        <w:r>
          <w:t xml:space="preserve"> </w:t>
        </w:r>
      </w:ins>
      <m:oMath>
        <m:r>
          <m:t>1</m:t>
        </m:r>
      </m:oMath>
      <w:ins w:id="1610" w:author="PR Preview" w:date="2026-01-01T00:00:00Z">
        <w:r>
          <w:t xml:space="preserve"> </w:t>
        </w:r>
      </w:ins>
      <w:ins w:id="1611" w:author="PR Preview" w:date="2026-01-01T00:00:00Z">
        <w:r>
          <w:t xml:space="preserve">if one flip of a coin lands heads and</w:t>
        </w:r>
      </w:ins>
      <w:ins w:id="1612" w:author="PR Preview" w:date="2026-01-01T00:00:00Z">
        <w:r>
          <w:t xml:space="preserve"> </w:t>
        </w:r>
      </w:ins>
      <m:oMath>
        <m:r>
          <m:t>0</m:t>
        </m:r>
      </m:oMath>
      <w:ins w:id="1613" w:author="PR Preview" w:date="2026-01-01T00:00:00Z">
        <w:r>
          <w:t xml:space="preserve"> </w:t>
        </w:r>
      </w:ins>
      <w:ins w:id="1614" w:author="PR Preview" w:date="2026-01-01T00:00:00Z">
        <w:r>
          <w:t xml:space="preserve">if it lands tails, with</w:t>
        </w:r>
      </w:ins>
      <w:ins w:id="161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ins w:id="1616" w:author="PR Preview" w:date="2026-01-01T00:00:00Z">
        <w:r>
          <w:t xml:space="preserve"> </w:t>
        </w:r>
      </w:ins>
      <w:ins w:id="1617" w:author="PR Preview" w:date="2026-01-01T00:00:00Z">
        <w:r>
          <w:t xml:space="preserve">and</w:t>
        </w:r>
      </w:ins>
      <w:ins w:id="161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ins w:id="1619" w:author="PR Preview" w:date="2026-01-01T00:00:00Z">
        <w:r>
          <w:t xml:space="preserve">.</w:t>
        </w:r>
      </w:ins>
      <w:ins w:id="1620" w:author="PR Preview" w:date="2026-01-01T00:00:00Z">
        <w:r>
          <w:t xml:space="preserve"> </w:t>
        </w:r>
      </w:ins>
      <w:ins w:id="1621" w:author="PR Preview" w:date="2026-01-01T00:00:00Z">
        <w:r>
          <w:t xml:space="preserve">Using logarithms to base 2, so that</w:t>
        </w:r>
      </w:ins>
      <w:ins w:id="1622" w:author="PR Preview" w:date="2026-01-01T00:00:00Z">
        <w:r>
          <w:t xml:space="preserve"> </w:t>
        </w:r>
      </w:ins>
      <w:hyperlink w:anchor="def-surprisal">
        <w:ins w:id="1623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1624" w:author="PR Preview" w:date="2026-01-01T00:00:00Z">
        <w:r>
          <w:t xml:space="preserve"> </w:t>
        </w:r>
      </w:ins>
      <w:ins w:id="1625" w:author="PR Preview" w:date="2026-01-01T00:00:00Z">
        <w:r>
          <w:t xml:space="preserve">is measured in bits, the surprisal of the value</w:t>
        </w:r>
      </w:ins>
      <w:ins w:id="1626" w:author="PR Preview" w:date="2026-01-01T00:00:00Z">
        <w:r>
          <w:t xml:space="preserve"> </w:t>
        </w:r>
      </w:ins>
      <m:oMath>
        <m:r>
          <m:t>1</m:t>
        </m:r>
      </m:oMath>
      <w:ins w:id="1627" w:author="PR Preview" w:date="2026-01-01T00:00:00Z">
        <w:r>
          <w:t xml:space="preserve"> </w:t>
        </w:r>
      </w:ins>
      <w:ins w:id="1628" w:author="PR Preview" w:date="2026-01-01T00:00:00Z">
        <w:r>
          <w:t xml:space="preserve">(heads) is</w:t>
        </w:r>
      </w:ins>
      <w:ins w:id="1629" w:author="PR Preview" w:date="2026-01-01T00:00:00Z">
        <w:r>
          <w:t xml:space="preserve"> </w:t>
        </w:r>
      </w:ins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ins w:id="1630" w:author="PR Preview" w:date="2026-01-01T00:00:00Z">
        <w:r>
          <w:t xml:space="preserve"> </w:t>
        </w:r>
      </w:ins>
      <w:ins w:id="1631" w:author="PR Preview" w:date="2026-01-01T00:00:00Z">
        <w:r>
          <w:t xml:space="preserve">bits,</w:t>
        </w:r>
      </w:ins>
      <w:ins w:id="1632" w:author="PR Preview" w:date="2026-01-01T00:00:00Z">
        <w:r>
          <w:t xml:space="preserve"> </w:t>
        </w:r>
      </w:ins>
      <w:ins w:id="1633" w:author="PR Preview" w:date="2026-01-01T00:00:00Z">
        <w:r>
          <w:t xml:space="preserve">and the surprisal of the value</w:t>
        </w:r>
      </w:ins>
      <w:ins w:id="1634" w:author="PR Preview" w:date="2026-01-01T00:00:00Z">
        <w:r>
          <w:t xml:space="preserve"> </w:t>
        </w:r>
      </w:ins>
      <m:oMath>
        <m:r>
          <m:t>0</m:t>
        </m:r>
      </m:oMath>
      <w:ins w:id="1635" w:author="PR Preview" w:date="2026-01-01T00:00:00Z">
        <w:r>
          <w:t xml:space="preserve"> </w:t>
        </w:r>
      </w:ins>
      <w:ins w:id="1636" w:author="PR Preview" w:date="2026-01-01T00:00:00Z">
        <w:r>
          <w:t xml:space="preserve">(tails) is</w:t>
        </w:r>
      </w:ins>
      <w:ins w:id="1637" w:author="PR Preview" w:date="2026-01-01T00:00:00Z">
        <w:r>
          <w:t xml:space="preserve"> </w:t>
        </w:r>
      </w:ins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ins w:id="1638" w:author="PR Preview" w:date="2026-01-01T00:00:00Z">
        <w:r>
          <w:t xml:space="preserve"> </w:t>
        </w:r>
      </w:ins>
      <w:ins w:id="1639" w:author="PR Preview" w:date="2026-01-01T00:00:00Z">
        <w:r>
          <w:t xml:space="preserve">bits.</w:t>
        </w:r>
      </w:ins>
      <w:ins w:id="1640" w:author="PR Preview" w:date="2026-01-01T00:00:00Z">
        <w:r>
          <w:t xml:space="preserve"> </w:t>
        </w:r>
      </w:ins>
      <w:ins w:id="1641" w:author="PR Preview" w:date="2026-01-01T00:00:00Z">
        <w:r>
          <w:t xml:space="preserve">For a fair coin, each value of</w:t>
        </w:r>
      </w:ins>
      <w:ins w:id="1642" w:author="PR Preview" w:date="2026-01-01T00:00:00Z">
        <w:r>
          <w:t xml:space="preserve"> </w:t>
        </w:r>
      </w:ins>
      <m:oMath>
        <m:r>
          <m:t>X</m:t>
        </m:r>
      </m:oMath>
      <w:ins w:id="1643" w:author="PR Preview" w:date="2026-01-01T00:00:00Z">
        <w:r>
          <w:t xml:space="preserve"> </w:t>
        </w:r>
      </w:ins>
      <w:ins w:id="1644" w:author="PR Preview" w:date="2026-01-01T00:00:00Z">
        <w:r>
          <w:t xml:space="preserve">has surprisal</w:t>
        </w:r>
      </w:ins>
      <w:ins w:id="164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ins w:id="1646" w:author="PR Preview" w:date="2026-01-01T00:00:00Z">
        <w:r>
          <w:t xml:space="preserve"> </w:t>
        </w:r>
      </w:ins>
      <w:ins w:id="1647" w:author="PR Preview" w:date="2026-01-01T00:00:00Z">
        <w:r>
          <w:t xml:space="preserve">bit.</w:t>
        </w:r>
      </w:ins>
    </w:p>
    <w:bookmarkEnd w:id="172"/>
    <w:bookmarkStart w:id="173" w:name="rem-surprisal-rarity"/>
    <w:p>
      <w:pPr>
        <w:pStyle w:val="BodyText"/>
      </w:pPr>
      <w:ins w:id="1648" w:author="PR Preview" w:date="2026-01-01T00:00:00Z">
        <w:r>
          <w:rPr>
            <w:i/>
            <w:iCs/>
          </w:rPr>
          <w:t xml:space="preserve">Remark 10</w:t>
        </w:r>
      </w:ins>
      <w:ins w:id="1649" w:author="PR Preview" w:date="2026-01-01T00:00:00Z">
        <w:r>
          <w:t xml:space="preserve"> (Rarer values are more surprising). </w:t>
        </w:r>
      </w:ins>
      <w:ins w:id="1650" w:author="PR Preview" w:date="2026-01-01T00:00:00Z">
        <w:r>
          <w:t xml:space="preserve">A possible value</w:t>
        </w:r>
      </w:ins>
      <w:ins w:id="1651" w:author="PR Preview" w:date="2026-01-01T00:00:00Z">
        <w:r>
          <w:t xml:space="preserve"> </w:t>
        </w:r>
      </w:ins>
      <m:oMath>
        <m:r>
          <m:t>x</m:t>
        </m:r>
      </m:oMath>
      <w:ins w:id="1652" w:author="PR Preview" w:date="2026-01-01T00:00:00Z">
        <w:r>
          <w:t xml:space="preserve"> </w:t>
        </w:r>
      </w:ins>
      <w:ins w:id="1653" w:author="PR Preview" w:date="2026-01-01T00:00:00Z">
        <w:r>
          <w:t xml:space="preserve">with</w:t>
        </w:r>
      </w:ins>
      <w:ins w:id="1654" w:author="PR Preview" w:date="2026-01-01T00:00:00Z">
        <w:r>
          <w:t xml:space="preserve"> </w:t>
        </w:r>
      </w:ins>
      <w:hyperlink r:id="rId21">
        <w:ins w:id="1655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165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1657" w:author="PR Preview" w:date="2026-01-01T00:00:00Z">
        <w:r>
          <w:t xml:space="preserve"> </w:t>
        </w:r>
      </w:ins>
      <w:ins w:id="1658" w:author="PR Preview" w:date="2026-01-01T00:00:00Z">
        <w:r>
          <w:t xml:space="preserve">has</w:t>
        </w:r>
      </w:ins>
      <w:ins w:id="1659" w:author="PR Preview" w:date="2026-01-01T00:00:00Z">
        <w:r>
          <w:t xml:space="preserve"> </w:t>
        </w:r>
      </w:ins>
      <w:hyperlink w:anchor="def-surprisal">
        <w:ins w:id="1660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1661" w:author="PR Preview" w:date="2026-01-01T00:00:00Z">
        <w:r>
          <w:t xml:space="preserve"> </w:t>
        </w:r>
      </w:ins>
      <m:oMath>
        <m:r>
          <m:t>0</m:t>
        </m:r>
      </m:oMath>
      <w:ins w:id="1662" w:author="PR Preview" w:date="2026-01-01T00:00:00Z">
        <w:r>
          <w:t xml:space="preserve">,</w:t>
        </w:r>
      </w:ins>
      <w:ins w:id="1663" w:author="PR Preview" w:date="2026-01-01T00:00:00Z">
        <w:r>
          <w:t xml:space="preserve"> </w:t>
        </w:r>
      </w:ins>
      <w:ins w:id="1664" w:author="PR Preview" w:date="2026-01-01T00:00:00Z">
        <w:r>
          <w:t xml:space="preserve">and the surprisal grows without bound as</w:t>
        </w:r>
      </w:ins>
      <w:ins w:id="166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ins w:id="1666" w:author="PR Preview" w:date="2026-01-01T00:00:00Z">
        <w:r>
          <w:t xml:space="preserve">.</w:t>
        </w:r>
      </w:ins>
    </w:p>
    <w:bookmarkEnd w:id="173"/>
    <w:bookmarkStart w:id="174" w:name="def-entropy"/>
    <w:p>
      <w:pPr>
        <w:pStyle w:val="BodyText"/>
      </w:pPr>
      <w:ins w:id="1667" w:author="PR Preview" w:date="2026-01-01T00:00:00Z">
        <w:r>
          <w:rPr>
            <w:b/>
            <w:bCs/>
          </w:rPr>
          <w:t xml:space="preserve">Definition 23 (Entropy)</w:t>
        </w:r>
      </w:ins>
      <w:ins w:id="1668" w:author="PR Preview" w:date="2026-01-01T00:00:00Z">
        <w:r>
          <w:t xml:space="preserve"> </w:t>
        </w:r>
      </w:ins>
      <w:ins w:id="1669" w:author="PR Preview" w:date="2026-01-01T00:00:00Z">
        <w:r>
          <w:t xml:space="preserve">The</w:t>
        </w:r>
      </w:ins>
      <w:ins w:id="1670" w:author="PR Preview" w:date="2026-01-01T00:00:00Z">
        <w:r>
          <w:t xml:space="preserve"> </w:t>
        </w:r>
      </w:ins>
      <w:ins w:id="1671" w:author="PR Preview" w:date="2026-01-01T00:00:00Z">
        <w:r>
          <w:rPr>
            <w:b/>
            <w:bCs/>
          </w:rPr>
          <w:t xml:space="preserve">entropy</w:t>
        </w:r>
      </w:ins>
      <w:ins w:id="1672" w:author="PR Preview" w:date="2026-01-01T00:00:00Z">
        <w:r>
          <w:t xml:space="preserve"> </w:t>
        </w:r>
      </w:ins>
      <w:ins w:id="1673" w:author="PR Preview" w:date="2026-01-01T00:00:00Z">
        <w:r>
          <w:t xml:space="preserve">of a</w:t>
        </w:r>
      </w:ins>
      <w:ins w:id="1674" w:author="PR Preview" w:date="2026-01-01T00:00:00Z">
        <w:r>
          <w:t xml:space="preserve"> </w:t>
        </w:r>
      </w:ins>
      <w:ins w:id="1675" w:author="PR Preview" w:date="2026-01-01T00:00:00Z">
        <w:r>
          <w:rPr>
            <w:i/>
            <w:iCs/>
          </w:rPr>
          <w:t xml:space="preserve">discrete</w:t>
        </w:r>
      </w:ins>
      <w:ins w:id="1676" w:author="PR Preview" w:date="2026-01-01T00:00:00Z">
        <w:r>
          <w:t xml:space="preserve"> </w:t>
        </w:r>
      </w:ins>
      <w:ins w:id="1677" w:author="PR Preview" w:date="2026-01-01T00:00:00Z">
        <w:r>
          <w:t xml:space="preserve">random variable</w:t>
        </w:r>
      </w:ins>
      <w:ins w:id="1678" w:author="PR Preview" w:date="2026-01-01T00:00:00Z">
        <w:r>
          <w:t xml:space="preserve"> </w:t>
        </w:r>
      </w:ins>
      <m:oMath>
        <m:r>
          <m:t>X</m:t>
        </m:r>
      </m:oMath>
      <w:ins w:id="1679" w:author="PR Preview" w:date="2026-01-01T00:00:00Z">
        <w:r>
          <w:t xml:space="preserve"> </w:t>
        </w:r>
      </w:ins>
      <w:ins w:id="1680" w:author="PR Preview" w:date="2026-01-01T00:00:00Z">
        <w:r>
          <w:t xml:space="preserve">with</w:t>
        </w:r>
      </w:ins>
      <w:ins w:id="1681" w:author="PR Preview" w:date="2026-01-01T00:00:00Z">
        <w:r>
          <w:t xml:space="preserve"> </w:t>
        </w:r>
      </w:ins>
      <w:hyperlink r:id="rId10">
        <w:ins w:id="1682" w:author="PR Preview" w:date="2026-01-01T00:00:00Z">
          <w:r>
            <w:rPr>
              <w:rStyle w:val="Hyperlink"/>
            </w:rPr>
            <w:t xml:space="preserve">probability mass function</w:t>
          </w:r>
        </w:ins>
      </w:hyperlink>
      <w:ins w:id="1683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1684" w:author="PR Preview" w:date="2026-01-01T00:00:00Z">
        <w:r>
          <w:t xml:space="preserve"> </w:t>
        </w:r>
      </w:ins>
      <w:ins w:id="1685" w:author="PR Preview" w:date="2026-01-01T00:00:00Z">
        <w:r>
          <w:t xml:space="preserve">is the</w:t>
        </w:r>
      </w:ins>
      <w:ins w:id="1686" w:author="PR Preview" w:date="2026-01-01T00:00:00Z">
        <w:r>
          <w:t xml:space="preserve"> </w:t>
        </w:r>
      </w:ins>
      <w:hyperlink w:anchor="def-expectation">
        <w:ins w:id="1687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1688" w:author="PR Preview" w:date="2026-01-01T00:00:00Z">
        <w:r>
          <w:t xml:space="preserve"> </w:t>
        </w:r>
      </w:ins>
      <w:ins w:id="1689" w:author="PR Preview" w:date="2026-01-01T00:00:00Z">
        <w:r>
          <w:t xml:space="preserve">of its</w:t>
        </w:r>
      </w:ins>
      <w:ins w:id="1690" w:author="PR Preview" w:date="2026-01-01T00:00:00Z">
        <w:r>
          <w:t xml:space="preserve"> </w:t>
        </w:r>
      </w:ins>
      <w:hyperlink w:anchor="def-surprisal">
        <w:ins w:id="1691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1692" w:author="PR Preview" w:date="2026-01-01T00:00:00Z">
        <w:r>
          <w:t xml:space="preserve"> </w:t>
        </w:r>
      </w:ins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693" w:author="PR Preview" w:date="2026-01-01T00:00:00Z">
        <w:r>
          <w:t xml:space="preserve"> </w:t>
        </w:r>
      </w:ins>
      <w:ins w:id="1694" w:author="PR Preview" w:date="2026-01-01T00:00:00Z">
        <w:r>
          <w:t xml:space="preserve">[18]</w:t>
        </w:r>
      </w:ins>
      <w:ins w:id="169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4"/>
    <w:bookmarkStart w:id="175" w:name="rem-entropy-units"/>
    <w:p>
      <w:pPr>
        <w:pStyle w:val="BodyText"/>
      </w:pPr>
      <w:del w:id="1696" w:author="PR Preview" w:date="2026-01-01T00:00:00Z">
        <w:r>
          <w:rPr>
            <w:i/>
            <w:iCs/>
          </w:rPr>
          <w:delText xml:space="preserve">Remark 10</w:delText>
        </w:r>
      </w:del>
      <w:del w:id="1697" w:author="PR Preview" w:date="2026-01-01T00:00:00Z">
        <w:r>
          <w:delText xml:space="preserve"> (The base of the logarithm is a unit). </w:delText>
        </w:r>
      </w:del>
      <w:del w:id="1698" w:author="PR Preview" w:date="2026-01-01T00:00:00Z">
        <w:r>
          <w:delText xml:space="preserve">With the natural logarithm, entropy is measured in</w:delText>
        </w:r>
      </w:del>
      <w:del w:id="1699" w:author="PR Preview" w:date="2026-01-01T00:00:00Z">
        <w:r>
          <w:delText xml:space="preserve"> </w:delText>
        </w:r>
      </w:del>
      <w:del w:id="1700" w:author="PR Preview" w:date="2026-01-01T00:00:00Z">
        <w:r>
          <w:rPr>
            <w:i/>
            <w:iCs/>
          </w:rPr>
          <w:delText xml:space="preserve">nats</w:delText>
        </w:r>
      </w:del>
      <w:del w:id="1701" w:author="PR Preview" w:date="2026-01-01T00:00:00Z">
        <w:r>
          <w:delText xml:space="preserve">.</w:delText>
        </w:r>
      </w:del>
      <w:del w:id="1702" w:author="PR Preview" w:date="2026-01-01T00:00:00Z">
        <w:r>
          <w:delText xml:space="preserve"> </w:delText>
        </w:r>
      </w:del>
      <w:del w:id="1703" w:author="PR Preview" w:date="2026-01-01T00:00:00Z">
        <w:r>
          <w:delText xml:space="preserve">With base 2, it is measured in</w:delText>
        </w:r>
      </w:del>
      <w:del w:id="1704" w:author="PR Preview" w:date="2026-01-01T00:00:00Z">
        <w:r>
          <w:delText xml:space="preserve"> </w:delText>
        </w:r>
      </w:del>
      <w:del w:id="1705" w:author="PR Preview" w:date="2026-01-01T00:00:00Z">
        <w:r>
          <w:rPr>
            <w:i/>
            <w:iCs/>
          </w:rPr>
          <w:delText xml:space="preserve">bits</w:delText>
        </w:r>
      </w:del>
      <w:del w:id="1706" w:author="PR Preview" w:date="2026-01-01T00:00:00Z">
        <w:r>
          <w:delText xml:space="preserve">.</w:delText>
        </w:r>
      </w:del>
      <w:del w:id="1707" w:author="PR Preview" w:date="2026-01-01T00:00:00Z">
        <w:r>
          <w:delText xml:space="preserve"> </w:delText>
        </w:r>
      </w:del>
      <w:del w:id="1708" w:author="PR Preview" w:date="2026-01-01T00:00:00Z">
        <w:r>
          <w:delText xml:space="preserve">Changing the base multiplies every entropy by the same positive constant.</w:delText>
        </w:r>
      </w:del>
      <w:del w:id="1709" w:author="PR Preview" w:date="2026-01-01T00:00:00Z">
        <w:r>
          <w:delText xml:space="preserve"> </w:delText>
        </w:r>
      </w:del>
      <w:del w:id="1710" w:author="PR Preview" w:date="2026-01-01T00:00:00Z">
        <w:r>
          <w:delText xml:space="preserve">It does not change which distribution has the larger entropy.</w:delText>
        </w:r>
      </w:del>
    </w:p>
    <w:p>
      <w:pPr>
        <w:pStyle w:val="BodyText"/>
      </w:pPr>
      <w:del w:id="1711" w:author="PR Preview" w:date="2026-01-01T00:00:00Z">
        <w:r>
          <w:rPr>
            <w:b/>
            <w:bCs/>
          </w:rPr>
          <w:delText xml:space="preserve">Example 43 (Entropy of a coin flip)</w:delText>
        </w:r>
      </w:del>
      <w:del w:id="1712" w:author="PR Preview" w:date="2026-01-01T00:00:00Z">
        <w:r>
          <w:delText xml:space="preserve"> </w:delText>
        </w:r>
      </w:del>
      <w:del w:id="1713" w:author="PR Preview" w:date="2026-01-01T00:00:00Z">
        <w:r>
          <w:delText xml:space="preserve">Let</w:delText>
        </w:r>
      </w:del>
      <w:del w:id="1714" w:author="PR Preview" w:date="2026-01-01T00:00:00Z">
        <w:r>
          <w:delText xml:space="preserve"> </w:delText>
        </w:r>
      </w:del>
      <m:oMath>
        <m:r>
          <m:t>X</m:t>
        </m:r>
      </m:oMath>
      <w:del w:id="1715" w:author="PR Preview" w:date="2026-01-01T00:00:00Z">
        <w:r>
          <w:delText xml:space="preserve"> </w:delText>
        </w:r>
      </w:del>
      <w:del w:id="1716" w:author="PR Preview" w:date="2026-01-01T00:00:00Z">
        <w:r>
          <w:delText xml:space="preserve">be the result of one flip of a coin</w:delText>
        </w:r>
      </w:del>
      <w:del w:id="1717" w:author="PR Preview" w:date="2026-01-01T00:00:00Z">
        <w:r>
          <w:delText xml:space="preserve"> </w:delText>
        </w:r>
      </w:del>
      <w:del w:id="1718" w:author="PR Preview" w:date="2026-01-01T00:00:00Z">
        <w:r>
          <w:delText xml:space="preserve">with</w:delText>
        </w:r>
      </w:del>
      <w:del w:id="1719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del w:id="1720" w:author="PR Preview" w:date="2026-01-01T00:00:00Z">
        <w:r>
          <w:delText xml:space="preserve"> </w:delText>
        </w:r>
      </w:del>
      <w:del w:id="1721" w:author="PR Preview" w:date="2026-01-01T00:00:00Z">
        <w:r>
          <w:delText xml:space="preserve">and</w:delText>
        </w:r>
      </w:del>
      <w:del w:id="1722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del w:id="1723" w:author="PR Preview" w:date="2026-01-01T00:00:00Z">
        <w:r>
          <w:delText xml:space="preserve"> </w:delText>
        </w:r>
      </w:del>
      <w:del w:id="1724" w:author="PR Preview" w:date="2026-01-01T00:00:00Z">
        <w:r>
          <w:delText xml:space="preserve">(</w:delText>
        </w:r>
      </w:del>
      <w:hyperlink r:id="rId26">
        <w:del w:id="1725" w:author="PR Preview" w:date="2026-01-01T00:00:00Z">
          <w:r>
            <w:rPr>
              <w:rStyle w:val="Hyperlink"/>
            </w:rPr>
            <w:delText xml:space="preserve">Bernoulli distribution</w:delText>
          </w:r>
        </w:del>
      </w:hyperlink>
      <w:del w:id="1726" w:author="PR Preview" w:date="2026-01-01T00:00:00Z">
        <w:r>
          <w:delText xml:space="preserve">).</w:delText>
        </w:r>
      </w:del>
      <w:del w:id="1727" w:author="PR Preview" w:date="2026-01-01T00:00:00Z">
        <w:r>
          <w:delText xml:space="preserve"> </w:delText>
        </w:r>
      </w:del>
      <w:del w:id="1728" w:author="PR Preview" w:date="2026-01-01T00:00:00Z">
        <w:r>
          <w:delText xml:space="preserve">Using logarithms to base 2,</w:delText>
        </w:r>
      </w:del>
    </w:p>
    <w:p>
      <w:pPr>
        <w:pStyle w:val="BodyText"/>
      </w:pPr>
      <w:ins w:id="1729" w:author="PR Preview" w:date="2026-01-01T00:00:00Z">
        <w:r>
          <w:rPr>
            <w:i/>
            <w:iCs/>
          </w:rPr>
          <w:t xml:space="preserve">Remark 11</w:t>
        </w:r>
      </w:ins>
      <w:ins w:id="1730" w:author="PR Preview" w:date="2026-01-01T00:00:00Z">
        <w:r>
          <w:t xml:space="preserve"> (The base of the logarithm is a unit). </w:t>
        </w:r>
      </w:ins>
      <w:ins w:id="1731" w:author="PR Preview" w:date="2026-01-01T00:00:00Z">
        <w:r>
          <w:t xml:space="preserve">With the natural logarithm, entropy is measured in</w:t>
        </w:r>
      </w:ins>
      <w:ins w:id="1732" w:author="PR Preview" w:date="2026-01-01T00:00:00Z">
        <w:r>
          <w:t xml:space="preserve"> </w:t>
        </w:r>
      </w:ins>
      <w:ins w:id="1733" w:author="PR Preview" w:date="2026-01-01T00:00:00Z">
        <w:r>
          <w:rPr>
            <w:i/>
            <w:iCs/>
          </w:rPr>
          <w:t xml:space="preserve">nats</w:t>
        </w:r>
      </w:ins>
      <w:ins w:id="1734" w:author="PR Preview" w:date="2026-01-01T00:00:00Z">
        <w:r>
          <w:t xml:space="preserve">.</w:t>
        </w:r>
      </w:ins>
      <w:ins w:id="1735" w:author="PR Preview" w:date="2026-01-01T00:00:00Z">
        <w:r>
          <w:t xml:space="preserve"> </w:t>
        </w:r>
      </w:ins>
      <w:ins w:id="1736" w:author="PR Preview" w:date="2026-01-01T00:00:00Z">
        <w:r>
          <w:t xml:space="preserve">With base 2, it is measured in</w:t>
        </w:r>
      </w:ins>
      <w:ins w:id="1737" w:author="PR Preview" w:date="2026-01-01T00:00:00Z">
        <w:r>
          <w:t xml:space="preserve"> </w:t>
        </w:r>
      </w:ins>
      <w:ins w:id="1738" w:author="PR Preview" w:date="2026-01-01T00:00:00Z">
        <w:r>
          <w:rPr>
            <w:i/>
            <w:iCs/>
          </w:rPr>
          <w:t xml:space="preserve">bits</w:t>
        </w:r>
      </w:ins>
      <w:ins w:id="1739" w:author="PR Preview" w:date="2026-01-01T00:00:00Z">
        <w:r>
          <w:t xml:space="preserve">.</w:t>
        </w:r>
      </w:ins>
      <w:ins w:id="1740" w:author="PR Preview" w:date="2026-01-01T00:00:00Z">
        <w:r>
          <w:t xml:space="preserve"> </w:t>
        </w:r>
      </w:ins>
      <w:ins w:id="1741" w:author="PR Preview" w:date="2026-01-01T00:00:00Z">
        <w:r>
          <w:t xml:space="preserve">Changing the base multiplies every entropy by the same positive constant.</w:t>
        </w:r>
      </w:ins>
      <w:ins w:id="1742" w:author="PR Preview" w:date="2026-01-01T00:00:00Z">
        <w:r>
          <w:t xml:space="preserve"> </w:t>
        </w:r>
      </w:ins>
      <w:ins w:id="1743" w:author="PR Preview" w:date="2026-01-01T00:00:00Z">
        <w:r>
          <w:t xml:space="preserve">It does not change which distribution has the larger entropy.</w:t>
        </w:r>
      </w:ins>
    </w:p>
    <w:bookmarkEnd w:id="175"/>
    <w:bookmarkStart w:id="176" w:name="exm-entropy-coin"/>
    <w:p>
      <w:pPr>
        <w:pStyle w:val="BodyText"/>
      </w:pPr>
      <w:ins w:id="1744" w:author="PR Preview" w:date="2026-01-01T00:00:00Z">
        <w:r>
          <w:rPr>
            <w:b/>
            <w:bCs/>
          </w:rPr>
          <w:t xml:space="preserve">Example 44 (Entropy of a coin flip)</w:t>
        </w:r>
      </w:ins>
      <w:ins w:id="1745" w:author="PR Preview" w:date="2026-01-01T00:00:00Z">
        <w:r>
          <w:t xml:space="preserve"> </w:t>
        </w:r>
      </w:ins>
      <w:ins w:id="1746" w:author="PR Preview" w:date="2026-01-01T00:00:00Z">
        <w:r>
          <w:t xml:space="preserve">Let</w:t>
        </w:r>
      </w:ins>
      <w:ins w:id="1747" w:author="PR Preview" w:date="2026-01-01T00:00:00Z">
        <w:r>
          <w:t xml:space="preserve"> </w:t>
        </w:r>
      </w:ins>
      <m:oMath>
        <m:r>
          <m:t>X</m:t>
        </m:r>
      </m:oMath>
      <w:ins w:id="1748" w:author="PR Preview" w:date="2026-01-01T00:00:00Z">
        <w:r>
          <w:t xml:space="preserve"> </w:t>
        </w:r>
      </w:ins>
      <w:ins w:id="1749" w:author="PR Preview" w:date="2026-01-01T00:00:00Z">
        <w:r>
          <w:t xml:space="preserve">be the result of one flip of a coin</w:t>
        </w:r>
      </w:ins>
      <w:ins w:id="1750" w:author="PR Preview" w:date="2026-01-01T00:00:00Z">
        <w:r>
          <w:t xml:space="preserve"> </w:t>
        </w:r>
      </w:ins>
      <w:ins w:id="1751" w:author="PR Preview" w:date="2026-01-01T00:00:00Z">
        <w:r>
          <w:t xml:space="preserve">with</w:t>
        </w:r>
      </w:ins>
      <w:ins w:id="175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ins w:id="1753" w:author="PR Preview" w:date="2026-01-01T00:00:00Z">
        <w:r>
          <w:t xml:space="preserve"> </w:t>
        </w:r>
      </w:ins>
      <w:ins w:id="1754" w:author="PR Preview" w:date="2026-01-01T00:00:00Z">
        <w:r>
          <w:t xml:space="preserve">and</w:t>
        </w:r>
      </w:ins>
      <w:ins w:id="175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ins w:id="1756" w:author="PR Preview" w:date="2026-01-01T00:00:00Z">
        <w:r>
          <w:t xml:space="preserve"> </w:t>
        </w:r>
      </w:ins>
      <w:ins w:id="1757" w:author="PR Preview" w:date="2026-01-01T00:00:00Z">
        <w:r>
          <w:t xml:space="preserve">(</w:t>
        </w:r>
      </w:ins>
      <w:hyperlink r:id="rId26">
        <w:ins w:id="1758" w:author="PR Preview" w:date="2026-01-01T00:00:00Z">
          <w:r>
            <w:rPr>
              <w:rStyle w:val="Hyperlink"/>
            </w:rPr>
            <w:t xml:space="preserve">Bernoulli distribution</w:t>
          </w:r>
        </w:ins>
      </w:hyperlink>
      <w:ins w:id="1759" w:author="PR Preview" w:date="2026-01-01T00:00:00Z">
        <w:r>
          <w:t xml:space="preserve">).</w:t>
        </w:r>
      </w:ins>
      <w:ins w:id="1760" w:author="PR Preview" w:date="2026-01-01T00:00:00Z">
        <w:r>
          <w:t xml:space="preserve"> </w:t>
        </w:r>
      </w:ins>
      <w:ins w:id="1761" w:author="PR Preview" w:date="2026-01-01T00:00:00Z">
        <w:r>
          <w:t xml:space="preserve">Using logarithms to base 2,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76"/>
    <w:bookmarkStart w:id="177" w:name="rem-entropy-source"/>
    <w:p>
      <w:pPr>
        <w:pStyle w:val="BodyText"/>
      </w:pPr>
      <w:del w:id="1762" w:author="PR Preview" w:date="2026-01-01T00:00:00Z">
        <w:r>
          <w:rPr>
            <w:i/>
            <w:iCs/>
          </w:rPr>
          <w:delText xml:space="preserve">Remark 11</w:delText>
        </w:r>
      </w:del>
      <w:del w:id="1763" w:author="PR Preview" w:date="2026-01-01T00:00:00Z">
        <w:r>
          <w:delText xml:space="preserve"> (Where the definition comes from). </w:delText>
        </w:r>
      </w:del>
      <w:del w:id="1764" w:author="PR Preview" w:date="2026-01-01T00:00:00Z">
        <w:r>
          <w:delText xml:space="preserve">Murphy [19, Sec. 2.8.1], p. 56</w:delText>
        </w:r>
      </w:del>
      <w:del w:id="1765" w:author="PR Preview" w:date="2026-01-01T00:00:00Z">
        <w:r>
          <w:delText xml:space="preserve"> </w:delText>
        </w:r>
      </w:del>
      <w:del w:id="1766" w:author="PR Preview" w:date="2026-01-01T00:00:00Z">
        <w:r>
          <w:delText xml:space="preserve">defines entropy this way,</w:delText>
        </w:r>
      </w:del>
      <w:del w:id="1767" w:author="PR Preview" w:date="2026-01-01T00:00:00Z">
        <w:r>
          <w:delText xml:space="preserve"> </w:delText>
        </w:r>
      </w:del>
      <w:del w:id="1768" w:author="PR Preview" w:date="2026-01-01T00:00:00Z">
        <w:r>
          <w:delText xml:space="preserve">and notes that among distributions on</w:delText>
        </w:r>
      </w:del>
      <w:del w:id="1769" w:author="PR Preview" w:date="2026-01-01T00:00:00Z">
        <w:r>
          <w:delText xml:space="preserve"> </w:delText>
        </w:r>
      </w:del>
      <m:oMath>
        <m:r>
          <m:t>K</m:t>
        </m:r>
      </m:oMath>
      <w:del w:id="1770" w:author="PR Preview" w:date="2026-01-01T00:00:00Z">
        <w:r>
          <w:delText xml:space="preserve"> </w:delText>
        </w:r>
      </w:del>
      <w:del w:id="1771" w:author="PR Preview" w:date="2026-01-01T00:00:00Z">
        <w:r>
          <w:delText xml:space="preserve">outcomes</w:delText>
        </w:r>
      </w:del>
      <w:del w:id="1772" w:author="PR Preview" w:date="2026-01-01T00:00:00Z">
        <w:r>
          <w:delText xml:space="preserve"> </w:delText>
        </w:r>
      </w:del>
      <w:del w:id="1773" w:author="PR Preview" w:date="2026-01-01T00:00:00Z">
        <w:r>
          <w:delText xml:space="preserve">it is largest,</w:delText>
        </w:r>
      </w:del>
      <w:del w:id="1774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K</m:t>
        </m:r>
      </m:oMath>
      <w:del w:id="1775" w:author="PR Preview" w:date="2026-01-01T00:00:00Z">
        <w:r>
          <w:delText xml:space="preserve">, for the uniform distribution.</w:delText>
        </w:r>
      </w:del>
    </w:p>
    <w:p>
      <w:pPr>
        <w:pStyle w:val="BodyText"/>
      </w:pPr>
      <w:del w:id="1776" w:author="PR Preview" w:date="2026-01-01T00:00:00Z">
        <w:r>
          <w:rPr>
            <w:b/>
            <w:bCs/>
          </w:rPr>
          <w:delText xml:space="preserve">Definition 23 (Cross-entropy)</w:delText>
        </w:r>
      </w:del>
      <w:del w:id="1777" w:author="PR Preview" w:date="2026-01-01T00:00:00Z">
        <w:r>
          <w:delText xml:space="preserve"> </w:delText>
        </w:r>
      </w:del>
      <w:del w:id="1778" w:author="PR Preview" w:date="2026-01-01T00:00:00Z">
        <w:r>
          <w:delText xml:space="preserve">Let</w:delText>
        </w:r>
      </w:del>
      <w:del w:id="1779" w:author="PR Preview" w:date="2026-01-01T00:00:00Z">
        <w:r>
          <w:delText xml:space="preserve"> </w:delText>
        </w:r>
      </w:del>
      <m:oMath>
        <m:r>
          <m:t>p</m:t>
        </m:r>
      </m:oMath>
      <w:del w:id="1780" w:author="PR Preview" w:date="2026-01-01T00:00:00Z">
        <w:r>
          <w:delText xml:space="preserve"> </w:delText>
        </w:r>
      </w:del>
      <w:del w:id="1781" w:author="PR Preview" w:date="2026-01-01T00:00:00Z">
        <w:r>
          <w:delText xml:space="preserve">and</w:delText>
        </w:r>
      </w:del>
      <w:del w:id="1782" w:author="PR Preview" w:date="2026-01-01T00:00:00Z">
        <w:r>
          <w:delText xml:space="preserve"> </w:delText>
        </w:r>
      </w:del>
      <m:oMath>
        <m:r>
          <m:t>q</m:t>
        </m:r>
      </m:oMath>
      <w:del w:id="1783" w:author="PR Preview" w:date="2026-01-01T00:00:00Z">
        <w:r>
          <w:delText xml:space="preserve"> </w:delText>
        </w:r>
      </w:del>
      <w:del w:id="1784" w:author="PR Preview" w:date="2026-01-01T00:00:00Z">
        <w:r>
          <w:delText xml:space="preserve">be</w:delText>
        </w:r>
      </w:del>
      <w:del w:id="1785" w:author="PR Preview" w:date="2026-01-01T00:00:00Z">
        <w:r>
          <w:delText xml:space="preserve"> </w:delText>
        </w:r>
      </w:del>
      <w:hyperlink r:id="rId10">
        <w:del w:id="1786" w:author="PR Preview" w:date="2026-01-01T00:00:00Z">
          <w:r>
            <w:rPr>
              <w:rStyle w:val="Hyperlink"/>
            </w:rPr>
            <w:delText xml:space="preserve">probability mass functions</w:delText>
          </w:r>
        </w:del>
      </w:hyperlink>
      <w:del w:id="1787" w:author="PR Preview" w:date="2026-01-01T00:00:00Z">
        <w:r>
          <w:delText xml:space="preserve"> </w:delText>
        </w:r>
      </w:del>
      <w:del w:id="1788" w:author="PR Preview" w:date="2026-01-01T00:00:00Z">
        <w:r>
          <w:delText xml:space="preserve">on the same finite set of outcomes</w:delText>
        </w:r>
      </w:del>
      <w:del w:id="178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del w:id="1790" w:author="PR Preview" w:date="2026-01-01T00:00:00Z">
        <w:r>
          <w:delText xml:space="preserve">,</w:delText>
        </w:r>
      </w:del>
      <w:del w:id="1791" w:author="PR Preview" w:date="2026-01-01T00:00:00Z">
        <w:r>
          <w:delText xml:space="preserve"> </w:delText>
        </w:r>
      </w:del>
      <w:del w:id="1792" w:author="PR Preview" w:date="2026-01-01T00:00:00Z">
        <w:r>
          <w:delText xml:space="preserve">with</w:delText>
        </w:r>
      </w:del>
      <w:del w:id="1793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k</m:t>
            </m:r>
          </m:sub>
        </m:sSub>
      </m:oMath>
      <w:del w:id="1794" w:author="PR Preview" w:date="2026-01-01T00:00:00Z">
        <w:r>
          <w:delText xml:space="preserve"> </w:delText>
        </w:r>
      </w:del>
      <w:del w:id="1795" w:author="PR Preview" w:date="2026-01-01T00:00:00Z">
        <w:r>
          <w:delText xml:space="preserve">and</w:delText>
        </w:r>
      </w:del>
      <w:del w:id="1796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k</m:t>
            </m:r>
          </m:sub>
        </m:sSub>
      </m:oMath>
      <w:del w:id="1797" w:author="PR Preview" w:date="2026-01-01T00:00:00Z">
        <w:r>
          <w:delText xml:space="preserve"> </w:delText>
        </w:r>
      </w:del>
      <w:del w:id="1798" w:author="PR Preview" w:date="2026-01-01T00:00:00Z">
        <w:r>
          <w:delText xml:space="preserve">the probabilities of outcome</w:delText>
        </w:r>
      </w:del>
      <w:del w:id="1799" w:author="PR Preview" w:date="2026-01-01T00:00:00Z">
        <w:r>
          <w:delText xml:space="preserve"> </w:delText>
        </w:r>
      </w:del>
      <m:oMath>
        <m:r>
          <m:t>k</m:t>
        </m:r>
      </m:oMath>
      <w:del w:id="1800" w:author="PR Preview" w:date="2026-01-01T00:00:00Z">
        <w:r>
          <w:delText xml:space="preserve">.</w:delText>
        </w:r>
      </w:del>
      <w:del w:id="1801" w:author="PR Preview" w:date="2026-01-01T00:00:00Z">
        <w:r>
          <w:delText xml:space="preserve"> </w:delText>
        </w:r>
      </w:del>
      <w:del w:id="1802" w:author="PR Preview" w:date="2026-01-01T00:00:00Z">
        <w:r>
          <w:delText xml:space="preserve">The</w:delText>
        </w:r>
      </w:del>
      <w:del w:id="1803" w:author="PR Preview" w:date="2026-01-01T00:00:00Z">
        <w:r>
          <w:delText xml:space="preserve"> </w:delText>
        </w:r>
      </w:del>
      <w:del w:id="1804" w:author="PR Preview" w:date="2026-01-01T00:00:00Z">
        <w:r>
          <w:rPr>
            <w:b/>
            <w:bCs/>
          </w:rPr>
          <w:delText xml:space="preserve">cross-entropy</w:delText>
        </w:r>
      </w:del>
      <w:del w:id="1805" w:author="PR Preview" w:date="2026-01-01T00:00:00Z">
        <w:r>
          <w:delText xml:space="preserve"> </w:delText>
        </w:r>
      </w:del>
      <w:del w:id="1806" w:author="PR Preview" w:date="2026-01-01T00:00:00Z">
        <w:r>
          <w:delText xml:space="preserve">of</w:delText>
        </w:r>
      </w:del>
      <w:del w:id="1807" w:author="PR Preview" w:date="2026-01-01T00:00:00Z">
        <w:r>
          <w:delText xml:space="preserve"> </w:delText>
        </w:r>
      </w:del>
      <m:oMath>
        <m:r>
          <m:t>q</m:t>
        </m:r>
      </m:oMath>
      <w:del w:id="1808" w:author="PR Preview" w:date="2026-01-01T00:00:00Z">
        <w:r>
          <w:delText xml:space="preserve"> </w:delText>
        </w:r>
      </w:del>
      <w:del w:id="1809" w:author="PR Preview" w:date="2026-01-01T00:00:00Z">
        <w:r>
          <w:delText xml:space="preserve">relative to</w:delText>
        </w:r>
      </w:del>
      <w:del w:id="1810" w:author="PR Preview" w:date="2026-01-01T00:00:00Z">
        <w:r>
          <w:delText xml:space="preserve"> </w:delText>
        </w:r>
      </w:del>
      <m:oMath>
        <m:r>
          <m:t>p</m:t>
        </m:r>
      </m:oMath>
      <w:del w:id="1811" w:author="PR Preview" w:date="2026-01-01T00:00:00Z">
        <w:r>
          <w:delText xml:space="preserve"> </w:delText>
        </w:r>
      </w:del>
      <w:del w:id="1812" w:author="PR Preview" w:date="2026-01-01T00:00:00Z">
        <w:r>
          <w:delText xml:space="preserve">[20]</w:delText>
        </w:r>
      </w:del>
      <w:del w:id="1813" w:author="PR Preview" w:date="2026-01-01T00:00:00Z">
        <w:r>
          <w:delText xml:space="preserve"> </w:delText>
        </w:r>
      </w:del>
      <w:del w:id="1814" w:author="PR Preview" w:date="2026-01-01T00:00:00Z">
        <w:r>
          <w:delText xml:space="preserve">is</w:delText>
        </w:r>
      </w:del>
    </w:p>
    <w:p>
      <w:pPr>
        <w:pStyle w:val="BodyText"/>
      </w:pPr>
      <w:ins w:id="1815" w:author="PR Preview" w:date="2026-01-01T00:00:00Z">
        <w:r>
          <w:rPr>
            <w:i/>
            <w:iCs/>
          </w:rPr>
          <w:t xml:space="preserve">Remark 12</w:t>
        </w:r>
      </w:ins>
      <w:ins w:id="1816" w:author="PR Preview" w:date="2026-01-01T00:00:00Z">
        <w:r>
          <w:t xml:space="preserve"> (Where the definition comes from). </w:t>
        </w:r>
      </w:ins>
      <w:ins w:id="1817" w:author="PR Preview" w:date="2026-01-01T00:00:00Z">
        <w:r>
          <w:t xml:space="preserve">Murphy [19, Sec. 2.8.1], p. 56</w:t>
        </w:r>
      </w:ins>
      <w:ins w:id="1818" w:author="PR Preview" w:date="2026-01-01T00:00:00Z">
        <w:r>
          <w:t xml:space="preserve"> </w:t>
        </w:r>
      </w:ins>
      <w:ins w:id="1819" w:author="PR Preview" w:date="2026-01-01T00:00:00Z">
        <w:r>
          <w:t xml:space="preserve">defines entropy this way,</w:t>
        </w:r>
      </w:ins>
      <w:ins w:id="1820" w:author="PR Preview" w:date="2026-01-01T00:00:00Z">
        <w:r>
          <w:t xml:space="preserve"> </w:t>
        </w:r>
      </w:ins>
      <w:ins w:id="1821" w:author="PR Preview" w:date="2026-01-01T00:00:00Z">
        <w:r>
          <w:t xml:space="preserve">and notes that among distributions on</w:t>
        </w:r>
      </w:ins>
      <w:ins w:id="1822" w:author="PR Preview" w:date="2026-01-01T00:00:00Z">
        <w:r>
          <w:t xml:space="preserve"> </w:t>
        </w:r>
      </w:ins>
      <m:oMath>
        <m:r>
          <m:t>K</m:t>
        </m:r>
      </m:oMath>
      <w:ins w:id="1823" w:author="PR Preview" w:date="2026-01-01T00:00:00Z">
        <w:r>
          <w:t xml:space="preserve"> </w:t>
        </w:r>
      </w:ins>
      <w:ins w:id="1824" w:author="PR Preview" w:date="2026-01-01T00:00:00Z">
        <w:r>
          <w:t xml:space="preserve">outcomes</w:t>
        </w:r>
      </w:ins>
      <w:ins w:id="1825" w:author="PR Preview" w:date="2026-01-01T00:00:00Z">
        <w:r>
          <w:t xml:space="preserve"> </w:t>
        </w:r>
      </w:ins>
      <w:ins w:id="1826" w:author="PR Preview" w:date="2026-01-01T00:00:00Z">
        <w:r>
          <w:t xml:space="preserve">it is largest,</w:t>
        </w:r>
      </w:ins>
      <w:ins w:id="1827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K</m:t>
        </m:r>
      </m:oMath>
      <w:ins w:id="1828" w:author="PR Preview" w:date="2026-01-01T00:00:00Z">
        <w:r>
          <w:t xml:space="preserve">, for the uniform distribution.</w:t>
        </w:r>
      </w:ins>
    </w:p>
    <w:bookmarkEnd w:id="177"/>
    <w:bookmarkStart w:id="178" w:name="def-cross-entropy"/>
    <w:p>
      <w:pPr>
        <w:pStyle w:val="BodyText"/>
      </w:pPr>
      <w:ins w:id="1829" w:author="PR Preview" w:date="2026-01-01T00:00:00Z">
        <w:r>
          <w:rPr>
            <w:b/>
            <w:bCs/>
          </w:rPr>
          <w:t xml:space="preserve">Definition 24 (Cross-entropy)</w:t>
        </w:r>
      </w:ins>
      <w:ins w:id="1830" w:author="PR Preview" w:date="2026-01-01T00:00:00Z">
        <w:r>
          <w:t xml:space="preserve"> </w:t>
        </w:r>
      </w:ins>
      <w:ins w:id="1831" w:author="PR Preview" w:date="2026-01-01T00:00:00Z">
        <w:r>
          <w:t xml:space="preserve">Let</w:t>
        </w:r>
      </w:ins>
      <w:ins w:id="1832" w:author="PR Preview" w:date="2026-01-01T00:00:00Z">
        <w:r>
          <w:t xml:space="preserve"> </w:t>
        </w:r>
      </w:ins>
      <m:oMath>
        <m:r>
          <m:t>p</m:t>
        </m:r>
      </m:oMath>
      <w:ins w:id="1833" w:author="PR Preview" w:date="2026-01-01T00:00:00Z">
        <w:r>
          <w:t xml:space="preserve"> </w:t>
        </w:r>
      </w:ins>
      <w:ins w:id="1834" w:author="PR Preview" w:date="2026-01-01T00:00:00Z">
        <w:r>
          <w:t xml:space="preserve">and</w:t>
        </w:r>
      </w:ins>
      <w:ins w:id="1835" w:author="PR Preview" w:date="2026-01-01T00:00:00Z">
        <w:r>
          <w:t xml:space="preserve"> </w:t>
        </w:r>
      </w:ins>
      <m:oMath>
        <m:r>
          <m:t>q</m:t>
        </m:r>
      </m:oMath>
      <w:ins w:id="1836" w:author="PR Preview" w:date="2026-01-01T00:00:00Z">
        <w:r>
          <w:t xml:space="preserve"> </w:t>
        </w:r>
      </w:ins>
      <w:ins w:id="1837" w:author="PR Preview" w:date="2026-01-01T00:00:00Z">
        <w:r>
          <w:t xml:space="preserve">be</w:t>
        </w:r>
      </w:ins>
      <w:ins w:id="1838" w:author="PR Preview" w:date="2026-01-01T00:00:00Z">
        <w:r>
          <w:t xml:space="preserve"> </w:t>
        </w:r>
      </w:ins>
      <w:hyperlink r:id="rId10">
        <w:ins w:id="1839" w:author="PR Preview" w:date="2026-01-01T00:00:00Z">
          <w:r>
            <w:rPr>
              <w:rStyle w:val="Hyperlink"/>
            </w:rPr>
            <w:t xml:space="preserve">probability mass functions</w:t>
          </w:r>
        </w:ins>
      </w:hyperlink>
      <w:ins w:id="1840" w:author="PR Preview" w:date="2026-01-01T00:00:00Z">
        <w:r>
          <w:t xml:space="preserve"> </w:t>
        </w:r>
      </w:ins>
      <w:ins w:id="1841" w:author="PR Preview" w:date="2026-01-01T00:00:00Z">
        <w:r>
          <w:t xml:space="preserve">on the same finite set of outcomes</w:t>
        </w:r>
      </w:ins>
      <w:ins w:id="184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ins w:id="1843" w:author="PR Preview" w:date="2026-01-01T00:00:00Z">
        <w:r>
          <w:t xml:space="preserve">,</w:t>
        </w:r>
      </w:ins>
      <w:ins w:id="1844" w:author="PR Preview" w:date="2026-01-01T00:00:00Z">
        <w:r>
          <w:t xml:space="preserve"> </w:t>
        </w:r>
      </w:ins>
      <w:ins w:id="1845" w:author="PR Preview" w:date="2026-01-01T00:00:00Z">
        <w:r>
          <w:t xml:space="preserve">with</w:t>
        </w:r>
      </w:ins>
      <w:ins w:id="1846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</m:oMath>
      <w:ins w:id="1847" w:author="PR Preview" w:date="2026-01-01T00:00:00Z">
        <w:r>
          <w:t xml:space="preserve"> </w:t>
        </w:r>
      </w:ins>
      <w:ins w:id="1848" w:author="PR Preview" w:date="2026-01-01T00:00:00Z">
        <w:r>
          <w:t xml:space="preserve">and</w:t>
        </w:r>
      </w:ins>
      <w:ins w:id="1849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</m:oMath>
      <w:ins w:id="1850" w:author="PR Preview" w:date="2026-01-01T00:00:00Z">
        <w:r>
          <w:t xml:space="preserve"> </w:t>
        </w:r>
      </w:ins>
      <w:ins w:id="1851" w:author="PR Preview" w:date="2026-01-01T00:00:00Z">
        <w:r>
          <w:t xml:space="preserve">the probabilities of outcome</w:t>
        </w:r>
      </w:ins>
      <w:ins w:id="1852" w:author="PR Preview" w:date="2026-01-01T00:00:00Z">
        <w:r>
          <w:t xml:space="preserve"> </w:t>
        </w:r>
      </w:ins>
      <m:oMath>
        <m:r>
          <m:t>k</m:t>
        </m:r>
      </m:oMath>
      <w:ins w:id="1853" w:author="PR Preview" w:date="2026-01-01T00:00:00Z">
        <w:r>
          <w:t xml:space="preserve">.</w:t>
        </w:r>
      </w:ins>
      <w:ins w:id="1854" w:author="PR Preview" w:date="2026-01-01T00:00:00Z">
        <w:r>
          <w:t xml:space="preserve"> </w:t>
        </w:r>
      </w:ins>
      <w:ins w:id="1855" w:author="PR Preview" w:date="2026-01-01T00:00:00Z">
        <w:r>
          <w:t xml:space="preserve">The</w:t>
        </w:r>
      </w:ins>
      <w:ins w:id="1856" w:author="PR Preview" w:date="2026-01-01T00:00:00Z">
        <w:r>
          <w:t xml:space="preserve"> </w:t>
        </w:r>
      </w:ins>
      <w:ins w:id="1857" w:author="PR Preview" w:date="2026-01-01T00:00:00Z">
        <w:r>
          <w:rPr>
            <w:b/>
            <w:bCs/>
          </w:rPr>
          <w:t xml:space="preserve">cross-entropy</w:t>
        </w:r>
      </w:ins>
      <w:ins w:id="1858" w:author="PR Preview" w:date="2026-01-01T00:00:00Z">
        <w:r>
          <w:t xml:space="preserve"> </w:t>
        </w:r>
      </w:ins>
      <w:ins w:id="1859" w:author="PR Preview" w:date="2026-01-01T00:00:00Z">
        <w:r>
          <w:t xml:space="preserve">of</w:t>
        </w:r>
      </w:ins>
      <w:ins w:id="1860" w:author="PR Preview" w:date="2026-01-01T00:00:00Z">
        <w:r>
          <w:t xml:space="preserve"> </w:t>
        </w:r>
      </w:ins>
      <m:oMath>
        <m:r>
          <m:t>q</m:t>
        </m:r>
      </m:oMath>
      <w:ins w:id="1861" w:author="PR Preview" w:date="2026-01-01T00:00:00Z">
        <w:r>
          <w:t xml:space="preserve"> </w:t>
        </w:r>
      </w:ins>
      <w:ins w:id="1862" w:author="PR Preview" w:date="2026-01-01T00:00:00Z">
        <w:r>
          <w:t xml:space="preserve">relative to</w:t>
        </w:r>
      </w:ins>
      <w:ins w:id="1863" w:author="PR Preview" w:date="2026-01-01T00:00:00Z">
        <w:r>
          <w:t xml:space="preserve"> </w:t>
        </w:r>
      </w:ins>
      <m:oMath>
        <m:r>
          <m:t>p</m:t>
        </m:r>
      </m:oMath>
      <w:ins w:id="1864" w:author="PR Preview" w:date="2026-01-01T00:00:00Z">
        <w:r>
          <w:t xml:space="preserve"> </w:t>
        </w:r>
      </w:ins>
      <w:ins w:id="1865" w:author="PR Preview" w:date="2026-01-01T00:00:00Z">
        <w:r>
          <w:t xml:space="preserve">[20]</w:t>
        </w:r>
      </w:ins>
      <w:ins w:id="1866" w:author="PR Preview" w:date="2026-01-01T00:00:00Z">
        <w:r>
          <w:t xml:space="preserve"> </w:t>
        </w:r>
      </w:ins>
      <w:ins w:id="1867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8"/>
    <w:bookmarkStart w:id="179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9"/>
    <w:bookmarkStart w:id="180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80"/>
    <w:bookmarkStart w:id="181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81"/>
    <w:bookmarkStart w:id="182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82"/>
    <w:bookmarkStart w:id="183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3"/>
    <w:bookmarkStart w:id="184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84"/>
    <w:bookmarkStart w:id="185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85"/>
    <w:bookmarkStart w:id="186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86"/>
    <w:bookmarkStart w:id="187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7"/>
    <w:bookmarkStart w:id="188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8"/>
    <w:bookmarkStart w:id="189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9"/>
    <w:bookmarkStart w:id="190" w:name="sol-cross-entropy-infinite-expectation"/>
    <w:p>
      <w:pPr>
        <w:pStyle w:val="BodyText"/>
      </w:pPr>
      <w:del w:id="1868" w:author="PR Preview" w:date="2026-01-01T00:00:00Z">
        <w:r>
          <w:rPr>
            <w:i/>
            <w:iCs/>
          </w:rPr>
          <w:delText xml:space="preserve">Solution 9</w:delText>
        </w:r>
      </w:del>
      <w:del w:id="1869" w:author="PR Preview" w:date="2026-01-01T00:00:00Z">
        <w:r>
          <w:delText xml:space="preserve">. </w:delText>
        </w:r>
      </w:del>
      <w:del w:id="1870" w:author="PR Preview" w:date="2026-01-01T00:00:00Z">
        <w:r>
          <w:delText xml:space="preserve">By</w:delText>
        </w:r>
      </w:del>
      <w:del w:id="1871" w:author="PR Preview" w:date="2026-01-01T00:00:00Z">
        <w:r>
          <w:delText xml:space="preserve"> </w:delText>
        </w:r>
      </w:del>
      <w:hyperlink w:anchor="def-cross-entropy">
        <w:del w:id="1872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1873" w:author="PR Preview" w:date="2026-01-01T00:00:00Z">
        <w:r>
          <w:delText xml:space="preserve">,</w:delText>
        </w:r>
      </w:del>
      <w:del w:id="1874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1875" w:author="PR Preview" w:date="2026-01-01T00:00:00Z">
        <w:r>
          <w:delText xml:space="preserve">.</w:delText>
        </w:r>
      </w:del>
    </w:p>
    <w:p>
      <w:pPr>
        <w:pStyle w:val="BodyText"/>
      </w:pPr>
      <w:ins w:id="1876" w:author="PR Preview" w:date="2026-01-01T00:00:00Z">
        <w:r>
          <w:rPr>
            <w:i/>
            <w:iCs/>
          </w:rPr>
          <w:t xml:space="preserve">Solution 9</w:t>
        </w:r>
      </w:ins>
      <w:ins w:id="1877" w:author="PR Preview" w:date="2026-01-01T00:00:00Z">
        <w:r>
          <w:t xml:space="preserve">. </w:t>
        </w:r>
      </w:ins>
      <w:ins w:id="1878" w:author="PR Preview" w:date="2026-01-01T00:00:00Z">
        <w:r>
          <w:t xml:space="preserve">By</w:t>
        </w:r>
      </w:ins>
      <w:ins w:id="1879" w:author="PR Preview" w:date="2026-01-01T00:00:00Z">
        <w:r>
          <w:t xml:space="preserve"> </w:t>
        </w:r>
      </w:ins>
      <w:hyperlink w:anchor="def-cross-entropy">
        <w:ins w:id="1880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1881" w:author="PR Preview" w:date="2026-01-01T00:00:00Z">
        <w:r>
          <w:t xml:space="preserve">,</w:t>
        </w:r>
      </w:ins>
      <w:ins w:id="1882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883" w:author="PR Preview" w:date="2026-01-01T00:00:00Z">
        <w:r>
          <w:t xml:space="preserve">.</w:t>
        </w:r>
      </w:ins>
    </w:p>
    <w:bookmarkEnd w:id="190"/>
    <w:bookmarkStart w:id="191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1"/>
    <w:bookmarkStart w:id="192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92"/>
    <w:bookmarkStart w:id="193" w:name="thm-cross-entropy-expectation"/>
    <w:p>
      <w:pPr>
        <w:pStyle w:val="BodyText"/>
      </w:pPr>
      <w:r>
        <w:rPr>
          <w:b/>
          <w:bCs/>
        </w:rPr>
        <w:t xml:space="preserve">Theorem 15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94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94"/>
    <w:bookmarkStart w:id="195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5"/>
    <w:bookmarkStart w:id="196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96"/>
    <w:bookmarkStart w:id="197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7"/>
    <w:bookmarkStart w:id="198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8"/>
    <w:bookmarkStart w:id="199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9"/>
    <w:bookmarkStart w:id="200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00"/>
    <w:bookmarkStart w:id="201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201"/>
    <w:bookmarkStart w:id="202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203" w:name="rem-cross-entropy-expected-surprisal"/>
    <w:p>
      <w:pPr>
        <w:pStyle w:val="BodyText"/>
      </w:pPr>
      <w:del w:id="1884" w:author="PR Preview" w:date="2026-01-01T00:00:00Z">
        <w:r>
          <w:rPr>
            <w:i/>
            <w:iCs/>
          </w:rPr>
          <w:delText xml:space="preserve">Remark 12</w:delText>
        </w:r>
      </w:del>
      <w:del w:id="1885" w:author="PR Preview" w:date="2026-01-01T00:00:00Z">
        <w:r>
          <w:delText xml:space="preserve"> (Cross-entropy is an expected surprisal). </w:delText>
        </w:r>
      </w:del>
      <w:del w:id="1886" w:author="PR Preview" w:date="2026-01-01T00:00:00Z">
        <w:r>
          <w:delText xml:space="preserve">By</w:delText>
        </w:r>
      </w:del>
      <w:del w:id="1887" w:author="PR Preview" w:date="2026-01-01T00:00:00Z">
        <w:r>
          <w:delText xml:space="preserve"> </w:delText>
        </w:r>
      </w:del>
      <w:hyperlink w:anchor="thm-cross-entropy-expectation">
        <w:del w:id="1888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1889" w:author="PR Preview" w:date="2026-01-01T00:00:00Z">
        <w:r>
          <w:delText xml:space="preserve">, the</w:delText>
        </w:r>
      </w:del>
      <w:del w:id="1890" w:author="PR Preview" w:date="2026-01-01T00:00:00Z">
        <w:r>
          <w:delText xml:space="preserve"> </w:delText>
        </w:r>
      </w:del>
      <w:hyperlink w:anchor="def-cross-entropy">
        <w:del w:id="1891" w:author="PR Preview" w:date="2026-01-01T00:00:00Z">
          <w:r>
            <w:rPr>
              <w:rStyle w:val="Hyperlink"/>
            </w:rPr>
            <w:delText xml:space="preserve">cross-entropy</w:delText>
          </w:r>
        </w:del>
      </w:hyperlink>
      <w:del w:id="1892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del w:id="1893" w:author="PR Preview" w:date="2026-01-01T00:00:00Z">
        <w:r>
          <w:delText xml:space="preserve"> </w:delText>
        </w:r>
      </w:del>
      <w:del w:id="1894" w:author="PR Preview" w:date="2026-01-01T00:00:00Z">
        <w:r>
          <w:delText xml:space="preserve">is the average</w:delText>
        </w:r>
      </w:del>
      <w:del w:id="1895" w:author="PR Preview" w:date="2026-01-01T00:00:00Z">
        <w:r>
          <w:delText xml:space="preserve"> </w:delText>
        </w:r>
      </w:del>
      <w:hyperlink w:anchor="def-surprisal">
        <w:del w:id="1896" w:author="PR Preview" w:date="2026-01-01T00:00:00Z">
          <w:r>
            <w:rPr>
              <w:rStyle w:val="Hyperlink"/>
            </w:rPr>
            <w:delText xml:space="preserve">surprisal</w:delText>
          </w:r>
        </w:del>
      </w:hyperlink>
      <w:del w:id="1897" w:author="PR Preview" w:date="2026-01-01T00:00:00Z">
        <w:r>
          <w:delText xml:space="preserve"> </w:delText>
        </w:r>
      </w:del>
      <w:del w:id="1898" w:author="PR Preview" w:date="2026-01-01T00:00:00Z">
        <w:r>
          <w:delText xml:space="preserve">of the values drawn from</w:delText>
        </w:r>
      </w:del>
      <w:del w:id="1899" w:author="PR Preview" w:date="2026-01-01T00:00:00Z">
        <w:r>
          <w:delText xml:space="preserve"> </w:delText>
        </w:r>
      </w:del>
      <m:oMath>
        <m:r>
          <m:t>p</m:t>
        </m:r>
      </m:oMath>
      <w:del w:id="1900" w:author="PR Preview" w:date="2026-01-01T00:00:00Z">
        <w:r>
          <w:delText xml:space="preserve">,</w:delText>
        </w:r>
      </w:del>
      <w:del w:id="1901" w:author="PR Preview" w:date="2026-01-01T00:00:00Z">
        <w:r>
          <w:delText xml:space="preserve"> </w:delText>
        </w:r>
      </w:del>
      <w:del w:id="1902" w:author="PR Preview" w:date="2026-01-01T00:00:00Z">
        <w:r>
          <w:delText xml:space="preserve">with each surprisal measured by</w:delText>
        </w:r>
      </w:del>
      <w:del w:id="1903" w:author="PR Preview" w:date="2026-01-01T00:00:00Z">
        <w:r>
          <w:delText xml:space="preserve"> </w:delText>
        </w:r>
      </w:del>
      <m:oMath>
        <m:r>
          <m:t>q</m:t>
        </m:r>
      </m:oMath>
      <w:del w:id="1904" w:author="PR Preview" w:date="2026-01-01T00:00:00Z">
        <w:r>
          <w:delText xml:space="preserve"> </w:delText>
        </w:r>
      </w:del>
      <w:del w:id="1905" w:author="PR Preview" w:date="2026-01-01T00:00:00Z">
        <w:r>
          <w:delText xml:space="preserve">as</w:delText>
        </w:r>
      </w:del>
      <w:del w:id="190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del w:id="1907" w:author="PR Preview" w:date="2026-01-01T00:00:00Z">
        <w:r>
          <w:delText xml:space="preserve">.</w:delText>
        </w:r>
      </w:del>
      <w:del w:id="1908" w:author="PR Preview" w:date="2026-01-01T00:00:00Z">
        <w:r>
          <w:delText xml:space="preserve"> </w:delText>
        </w:r>
      </w:del>
      <w:del w:id="1909" w:author="PR Preview" w:date="2026-01-01T00:00:00Z">
        <w:r>
          <w:delText xml:space="preserve">By</w:delText>
        </w:r>
      </w:del>
      <w:del w:id="1910" w:author="PR Preview" w:date="2026-01-01T00:00:00Z">
        <w:r>
          <w:delText xml:space="preserve"> </w:delText>
        </w:r>
      </w:del>
      <w:hyperlink w:anchor="cor-cross-entropy-entropy">
        <w:del w:id="1911" w:author="PR Preview" w:date="2026-01-01T00:00:00Z">
          <w:r>
            <w:rPr>
              <w:rStyle w:val="Hyperlink"/>
            </w:rPr>
            <w:delText xml:space="preserve">Corollary 6</w:delText>
          </w:r>
        </w:del>
      </w:hyperlink>
      <w:del w:id="1912" w:author="PR Preview" w:date="2026-01-01T00:00:00Z">
        <w:r>
          <w:delText xml:space="preserve">, measuring with</w:delText>
        </w:r>
      </w:del>
      <w:del w:id="1913" w:author="PR Preview" w:date="2026-01-01T00:00:00Z">
        <w:r>
          <w:delText xml:space="preserve"> </w:delText>
        </w:r>
      </w:del>
      <m:oMath>
        <m:r>
          <m:t>p</m:t>
        </m:r>
      </m:oMath>
      <w:del w:id="1914" w:author="PR Preview" w:date="2026-01-01T00:00:00Z">
        <w:r>
          <w:delText xml:space="preserve"> </w:delText>
        </w:r>
      </w:del>
      <w:del w:id="1915" w:author="PR Preview" w:date="2026-01-01T00:00:00Z">
        <w:r>
          <w:delText xml:space="preserve">itself gives the</w:delText>
        </w:r>
      </w:del>
      <w:del w:id="1916" w:author="PR Preview" w:date="2026-01-01T00:00:00Z">
        <w:r>
          <w:delText xml:space="preserve"> </w:delText>
        </w:r>
      </w:del>
      <w:hyperlink w:anchor="def-entropy">
        <w:del w:id="1917" w:author="PR Preview" w:date="2026-01-01T00:00:00Z">
          <w:r>
            <w:rPr>
              <w:rStyle w:val="Hyperlink"/>
            </w:rPr>
            <w:delText xml:space="preserve">entropy</w:delText>
          </w:r>
        </w:del>
      </w:hyperlink>
      <w:del w:id="1918" w:author="PR Preview" w:date="2026-01-01T00:00:00Z">
        <w:r>
          <w:delText xml:space="preserve">.</w:delText>
        </w:r>
      </w:del>
    </w:p>
    <w:p>
      <w:pPr>
        <w:pStyle w:val="BodyText"/>
      </w:pPr>
      <w:del w:id="1919" w:author="PR Preview" w:date="2026-01-01T00:00:00Z">
        <w:r>
          <w:rPr>
            <w:b/>
            <w:bCs/>
          </w:rPr>
          <w:delText xml:space="preserve">Definition 24 (Kullback–Leibler divergence (KL divergence, relative entropy))</w:delText>
        </w:r>
      </w:del>
      <w:del w:id="1920" w:author="PR Preview" w:date="2026-01-01T00:00:00Z">
        <w:r>
          <w:delText xml:space="preserve"> </w:delText>
        </w:r>
      </w:del>
      <w:del w:id="1921" w:author="PR Preview" w:date="2026-01-01T00:00:00Z">
        <w:r>
          <w:delText xml:space="preserve">For</w:delText>
        </w:r>
      </w:del>
      <w:del w:id="1922" w:author="PR Preview" w:date="2026-01-01T00:00:00Z">
        <w:r>
          <w:delText xml:space="preserve"> </w:delText>
        </w:r>
      </w:del>
      <m:oMath>
        <m:r>
          <m:t>p</m:t>
        </m:r>
      </m:oMath>
      <w:del w:id="1923" w:author="PR Preview" w:date="2026-01-01T00:00:00Z">
        <w:r>
          <w:delText xml:space="preserve"> </w:delText>
        </w:r>
      </w:del>
      <w:del w:id="1924" w:author="PR Preview" w:date="2026-01-01T00:00:00Z">
        <w:r>
          <w:delText xml:space="preserve">and</w:delText>
        </w:r>
      </w:del>
      <w:del w:id="1925" w:author="PR Preview" w:date="2026-01-01T00:00:00Z">
        <w:r>
          <w:delText xml:space="preserve"> </w:delText>
        </w:r>
      </w:del>
      <m:oMath>
        <m:r>
          <m:t>q</m:t>
        </m:r>
      </m:oMath>
      <w:del w:id="1926" w:author="PR Preview" w:date="2026-01-01T00:00:00Z">
        <w:r>
          <w:delText xml:space="preserve"> </w:delText>
        </w:r>
      </w:del>
      <w:del w:id="1927" w:author="PR Preview" w:date="2026-01-01T00:00:00Z">
        <w:r>
          <w:delText xml:space="preserve">as in</w:delText>
        </w:r>
      </w:del>
      <w:del w:id="1928" w:author="PR Preview" w:date="2026-01-01T00:00:00Z">
        <w:r>
          <w:delText xml:space="preserve"> </w:delText>
        </w:r>
      </w:del>
      <w:hyperlink w:anchor="def-cross-entropy">
        <w:del w:id="1929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1930" w:author="PR Preview" w:date="2026-01-01T00:00:00Z">
        <w:r>
          <w:delText xml:space="preserve">,</w:delText>
        </w:r>
      </w:del>
      <w:del w:id="1931" w:author="PR Preview" w:date="2026-01-01T00:00:00Z">
        <w:r>
          <w:delText xml:space="preserve"> </w:delText>
        </w:r>
      </w:del>
      <w:del w:id="1932" w:author="PR Preview" w:date="2026-01-01T00:00:00Z">
        <w:r>
          <w:delText xml:space="preserve">the</w:delText>
        </w:r>
      </w:del>
      <w:del w:id="1933" w:author="PR Preview" w:date="2026-01-01T00:00:00Z">
        <w:r>
          <w:delText xml:space="preserve"> </w:delText>
        </w:r>
      </w:del>
      <w:del w:id="1934" w:author="PR Preview" w:date="2026-01-01T00:00:00Z">
        <w:r>
          <w:rPr>
            <w:b/>
            <w:bCs/>
          </w:rPr>
          <w:delText xml:space="preserve">Kullback–Leibler divergence</w:delText>
        </w:r>
      </w:del>
      <w:del w:id="1935" w:author="PR Preview" w:date="2026-01-01T00:00:00Z">
        <w:r>
          <w:delText xml:space="preserve"> </w:delText>
        </w:r>
      </w:del>
      <w:del w:id="1936" w:author="PR Preview" w:date="2026-01-01T00:00:00Z">
        <w:r>
          <w:delText xml:space="preserve">(</w:delText>
        </w:r>
      </w:del>
      <w:del w:id="1937" w:author="PR Preview" w:date="2026-01-01T00:00:00Z">
        <w:r>
          <w:rPr>
            <w:b/>
            <w:bCs/>
          </w:rPr>
          <w:delText xml:space="preserve">KL divergence</w:delText>
        </w:r>
      </w:del>
      <w:del w:id="1938" w:author="PR Preview" w:date="2026-01-01T00:00:00Z">
        <w:r>
          <w:delText xml:space="preserve">, or</w:delText>
        </w:r>
      </w:del>
      <w:del w:id="1939" w:author="PR Preview" w:date="2026-01-01T00:00:00Z">
        <w:r>
          <w:delText xml:space="preserve"> </w:delText>
        </w:r>
      </w:del>
      <w:del w:id="1940" w:author="PR Preview" w:date="2026-01-01T00:00:00Z">
        <w:r>
          <w:rPr>
            <w:b/>
            <w:bCs/>
          </w:rPr>
          <w:delText xml:space="preserve">relative entropy</w:delText>
        </w:r>
      </w:del>
      <w:del w:id="1941" w:author="PR Preview" w:date="2026-01-01T00:00:00Z">
        <w:r>
          <w:delText xml:space="preserve">)</w:delText>
        </w:r>
      </w:del>
      <w:del w:id="1942" w:author="PR Preview" w:date="2026-01-01T00:00:00Z">
        <w:r>
          <w:delText xml:space="preserve"> </w:delText>
        </w:r>
      </w:del>
      <w:del w:id="1943" w:author="PR Preview" w:date="2026-01-01T00:00:00Z">
        <w:r>
          <w:delText xml:space="preserve">of</w:delText>
        </w:r>
      </w:del>
      <w:del w:id="1944" w:author="PR Preview" w:date="2026-01-01T00:00:00Z">
        <w:r>
          <w:delText xml:space="preserve"> </w:delText>
        </w:r>
      </w:del>
      <m:oMath>
        <m:r>
          <m:t>q</m:t>
        </m:r>
      </m:oMath>
      <w:del w:id="1945" w:author="PR Preview" w:date="2026-01-01T00:00:00Z">
        <w:r>
          <w:delText xml:space="preserve"> </w:delText>
        </w:r>
      </w:del>
      <w:del w:id="1946" w:author="PR Preview" w:date="2026-01-01T00:00:00Z">
        <w:r>
          <w:delText xml:space="preserve">from</w:delText>
        </w:r>
      </w:del>
      <w:del w:id="1947" w:author="PR Preview" w:date="2026-01-01T00:00:00Z">
        <w:r>
          <w:delText xml:space="preserve"> </w:delText>
        </w:r>
      </w:del>
      <m:oMath>
        <m:r>
          <m:t>p</m:t>
        </m:r>
      </m:oMath>
      <w:del w:id="1948" w:author="PR Preview" w:date="2026-01-01T00:00:00Z">
        <w:r>
          <w:delText xml:space="preserve"> </w:delText>
        </w:r>
      </w:del>
      <w:del w:id="1949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950" w:author="PR Preview" w:date="2026-01-01T00:00:00Z">
        <w:r>
          <w:rPr>
            <w:i/>
            <w:iCs/>
          </w:rPr>
          <w:delText xml:space="preserve">Remark 13</w:delText>
        </w:r>
      </w:del>
      <w:del w:id="1951" w:author="PR Preview" w:date="2026-01-01T00:00:00Z">
        <w:r>
          <w:delText xml:space="preserve"> (The divergence is not symmetric). </w:delText>
        </w:r>
      </w:del>
      <w:del w:id="1952" w:author="PR Preview" w:date="2026-01-01T00:00:00Z">
        <w:r>
          <w:delText xml:space="preserve">In general,</w:delText>
        </w:r>
      </w:del>
      <w:del w:id="1953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del w:id="1954" w:author="PR Preview" w:date="2026-01-01T00:00:00Z">
        <w:r>
          <w:delText xml:space="preserve">,</w:delText>
        </w:r>
      </w:del>
      <w:del w:id="1955" w:author="PR Preview" w:date="2026-01-01T00:00:00Z">
        <w:r>
          <w:delText xml:space="preserve"> </w:delText>
        </w:r>
      </w:del>
      <w:del w:id="1956" w:author="PR Preview" w:date="2026-01-01T00:00:00Z">
        <w:r>
          <w:delText xml:space="preserve">so KL divergence is not a distance between</w:delText>
        </w:r>
      </w:del>
      <w:del w:id="1957" w:author="PR Preview" w:date="2026-01-01T00:00:00Z">
        <w:r>
          <w:delText xml:space="preserve"> </w:delText>
        </w:r>
      </w:del>
      <m:oMath>
        <m:r>
          <m:t>p</m:t>
        </m:r>
      </m:oMath>
      <w:del w:id="1958" w:author="PR Preview" w:date="2026-01-01T00:00:00Z">
        <w:r>
          <w:delText xml:space="preserve"> </w:delText>
        </w:r>
      </w:del>
      <w:del w:id="1959" w:author="PR Preview" w:date="2026-01-01T00:00:00Z">
        <w:r>
          <w:delText xml:space="preserve">and</w:delText>
        </w:r>
      </w:del>
      <w:del w:id="1960" w:author="PR Preview" w:date="2026-01-01T00:00:00Z">
        <w:r>
          <w:delText xml:space="preserve"> </w:delText>
        </w:r>
      </w:del>
      <m:oMath>
        <m:r>
          <m:t>q</m:t>
        </m:r>
      </m:oMath>
      <w:del w:id="1961" w:author="PR Preview" w:date="2026-01-01T00:00:00Z">
        <w:r>
          <w:delText xml:space="preserve">.</w:delText>
        </w:r>
      </w:del>
    </w:p>
    <w:p>
      <w:pPr>
        <w:pStyle w:val="BodyText"/>
      </w:pPr>
      <w:del w:id="1962" w:author="PR Preview" w:date="2026-01-01T00:00:00Z">
        <w:r>
          <w:rPr>
            <w:b/>
            <w:bCs/>
          </w:rPr>
          <w:delText xml:space="preserve">Example 44 (Cross-entropy and divergence for two coins)</w:delText>
        </w:r>
      </w:del>
      <w:del w:id="1963" w:author="PR Preview" w:date="2026-01-01T00:00:00Z">
        <w:r>
          <w:delText xml:space="preserve"> </w:delText>
        </w:r>
      </w:del>
      <w:del w:id="1964" w:author="PR Preview" w:date="2026-01-01T00:00:00Z">
        <w:r>
          <w:delText xml:space="preserve">Let</w:delText>
        </w:r>
      </w:del>
      <w:del w:id="196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del w:id="1966" w:author="PR Preview" w:date="2026-01-01T00:00:00Z">
        <w:r>
          <w:delText xml:space="preserve"> </w:delText>
        </w:r>
      </w:del>
      <w:del w:id="1967" w:author="PR Preview" w:date="2026-01-01T00:00:00Z">
        <w:r>
          <w:delText xml:space="preserve">be a fair coin</w:delText>
        </w:r>
      </w:del>
      <w:del w:id="1968" w:author="PR Preview" w:date="2026-01-01T00:00:00Z">
        <w:r>
          <w:delText xml:space="preserve"> </w:delText>
        </w:r>
      </w:del>
      <w:del w:id="1969" w:author="PR Preview" w:date="2026-01-01T00:00:00Z">
        <w:r>
          <w:delText xml:space="preserve">and</w:delText>
        </w:r>
      </w:del>
      <w:del w:id="1970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del w:id="1971" w:author="PR Preview" w:date="2026-01-01T00:00:00Z">
        <w:r>
          <w:delText xml:space="preserve"> </w:delText>
        </w:r>
      </w:del>
      <w:del w:id="1972" w:author="PR Preview" w:date="2026-01-01T00:00:00Z">
        <w:r>
          <w:delText xml:space="preserve">a coin biased toward the second outcome.</w:delText>
        </w:r>
      </w:del>
      <w:del w:id="1973" w:author="PR Preview" w:date="2026-01-01T00:00:00Z">
        <w:r>
          <w:delText xml:space="preserve"> </w:delText>
        </w:r>
      </w:del>
      <w:del w:id="1974" w:author="PR Preview" w:date="2026-01-01T00:00:00Z">
        <w:r>
          <w:delText xml:space="preserve">Using logarithms to base 2,</w:delText>
        </w:r>
      </w:del>
      <w:del w:id="197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del w:id="1976" w:author="PR Preview" w:date="2026-01-01T00:00:00Z">
        <w:r>
          <w:delText xml:space="preserve"> </w:delText>
        </w:r>
      </w:del>
      <w:del w:id="1977" w:author="PR Preview" w:date="2026-01-01T00:00:00Z">
        <w:r>
          <w:delText xml:space="preserve">and</w:delText>
        </w:r>
      </w:del>
      <w:del w:id="1978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del w:id="1979" w:author="PR Preview" w:date="2026-01-01T00:00:00Z">
        <w:r>
          <w:delText xml:space="preserve">, so</w:delText>
        </w:r>
      </w:del>
    </w:p>
    <w:p>
      <w:pPr>
        <w:pStyle w:val="BodyText"/>
      </w:pPr>
      <w:ins w:id="1980" w:author="PR Preview" w:date="2026-01-01T00:00:00Z">
        <w:r>
          <w:rPr>
            <w:i/>
            <w:iCs/>
          </w:rPr>
          <w:t xml:space="preserve">Remark 13</w:t>
        </w:r>
      </w:ins>
      <w:ins w:id="1981" w:author="PR Preview" w:date="2026-01-01T00:00:00Z">
        <w:r>
          <w:t xml:space="preserve"> (Cross-entropy is an expected surprisal). </w:t>
        </w:r>
      </w:ins>
      <w:ins w:id="1982" w:author="PR Preview" w:date="2026-01-01T00:00:00Z">
        <w:r>
          <w:t xml:space="preserve">By</w:t>
        </w:r>
      </w:ins>
      <w:ins w:id="1983" w:author="PR Preview" w:date="2026-01-01T00:00:00Z">
        <w:r>
          <w:t xml:space="preserve"> </w:t>
        </w:r>
      </w:ins>
      <w:hyperlink w:anchor="thm-cross-entropy-expectation">
        <w:ins w:id="1984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1985" w:author="PR Preview" w:date="2026-01-01T00:00:00Z">
        <w:r>
          <w:t xml:space="preserve">, the</w:t>
        </w:r>
      </w:ins>
      <w:ins w:id="1986" w:author="PR Preview" w:date="2026-01-01T00:00:00Z">
        <w:r>
          <w:t xml:space="preserve"> </w:t>
        </w:r>
      </w:ins>
      <w:hyperlink w:anchor="def-cross-entropy">
        <w:ins w:id="1987" w:author="PR Preview" w:date="2026-01-01T00:00:00Z">
          <w:r>
            <w:rPr>
              <w:rStyle w:val="Hyperlink"/>
            </w:rPr>
            <w:t xml:space="preserve">cross-entropy</w:t>
          </w:r>
        </w:ins>
      </w:hyperlink>
      <w:ins w:id="1988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ins w:id="1989" w:author="PR Preview" w:date="2026-01-01T00:00:00Z">
        <w:r>
          <w:t xml:space="preserve"> </w:t>
        </w:r>
      </w:ins>
      <w:ins w:id="1990" w:author="PR Preview" w:date="2026-01-01T00:00:00Z">
        <w:r>
          <w:t xml:space="preserve">is the average</w:t>
        </w:r>
      </w:ins>
      <w:ins w:id="1991" w:author="PR Preview" w:date="2026-01-01T00:00:00Z">
        <w:r>
          <w:t xml:space="preserve"> </w:t>
        </w:r>
      </w:ins>
      <w:hyperlink w:anchor="def-surprisal">
        <w:ins w:id="1992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1993" w:author="PR Preview" w:date="2026-01-01T00:00:00Z">
        <w:r>
          <w:t xml:space="preserve"> </w:t>
        </w:r>
      </w:ins>
      <w:ins w:id="1994" w:author="PR Preview" w:date="2026-01-01T00:00:00Z">
        <w:r>
          <w:t xml:space="preserve">of the values drawn from</w:t>
        </w:r>
      </w:ins>
      <w:ins w:id="1995" w:author="PR Preview" w:date="2026-01-01T00:00:00Z">
        <w:r>
          <w:t xml:space="preserve"> </w:t>
        </w:r>
      </w:ins>
      <m:oMath>
        <m:r>
          <m:t>p</m:t>
        </m:r>
      </m:oMath>
      <w:ins w:id="1996" w:author="PR Preview" w:date="2026-01-01T00:00:00Z">
        <w:r>
          <w:t xml:space="preserve">,</w:t>
        </w:r>
      </w:ins>
      <w:ins w:id="1997" w:author="PR Preview" w:date="2026-01-01T00:00:00Z">
        <w:r>
          <w:t xml:space="preserve"> </w:t>
        </w:r>
      </w:ins>
      <w:ins w:id="1998" w:author="PR Preview" w:date="2026-01-01T00:00:00Z">
        <w:r>
          <w:t xml:space="preserve">with each surprisal measured by</w:t>
        </w:r>
      </w:ins>
      <w:ins w:id="1999" w:author="PR Preview" w:date="2026-01-01T00:00:00Z">
        <w:r>
          <w:t xml:space="preserve"> </w:t>
        </w:r>
      </w:ins>
      <m:oMath>
        <m:r>
          <m:t>q</m:t>
        </m:r>
      </m:oMath>
      <w:ins w:id="2000" w:author="PR Preview" w:date="2026-01-01T00:00:00Z">
        <w:r>
          <w:t xml:space="preserve"> </w:t>
        </w:r>
      </w:ins>
      <w:ins w:id="2001" w:author="PR Preview" w:date="2026-01-01T00:00:00Z">
        <w:r>
          <w:t xml:space="preserve">as</w:t>
        </w:r>
      </w:ins>
      <w:ins w:id="200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ins w:id="2003" w:author="PR Preview" w:date="2026-01-01T00:00:00Z">
        <w:r>
          <w:t xml:space="preserve">.</w:t>
        </w:r>
      </w:ins>
      <w:ins w:id="2004" w:author="PR Preview" w:date="2026-01-01T00:00:00Z">
        <w:r>
          <w:t xml:space="preserve"> </w:t>
        </w:r>
      </w:ins>
      <w:ins w:id="2005" w:author="PR Preview" w:date="2026-01-01T00:00:00Z">
        <w:r>
          <w:t xml:space="preserve">By</w:t>
        </w:r>
      </w:ins>
      <w:ins w:id="2006" w:author="PR Preview" w:date="2026-01-01T00:00:00Z">
        <w:r>
          <w:t xml:space="preserve"> </w:t>
        </w:r>
      </w:ins>
      <w:hyperlink w:anchor="cor-cross-entropy-entropy">
        <w:ins w:id="2007" w:author="PR Preview" w:date="2026-01-01T00:00:00Z">
          <w:r>
            <w:rPr>
              <w:rStyle w:val="Hyperlink"/>
            </w:rPr>
            <w:t xml:space="preserve">Corollary 6</w:t>
          </w:r>
        </w:ins>
      </w:hyperlink>
      <w:ins w:id="2008" w:author="PR Preview" w:date="2026-01-01T00:00:00Z">
        <w:r>
          <w:t xml:space="preserve">, measuring with</w:t>
        </w:r>
      </w:ins>
      <w:ins w:id="2009" w:author="PR Preview" w:date="2026-01-01T00:00:00Z">
        <w:r>
          <w:t xml:space="preserve"> </w:t>
        </w:r>
      </w:ins>
      <m:oMath>
        <m:r>
          <m:t>p</m:t>
        </m:r>
      </m:oMath>
      <w:ins w:id="2010" w:author="PR Preview" w:date="2026-01-01T00:00:00Z">
        <w:r>
          <w:t xml:space="preserve"> </w:t>
        </w:r>
      </w:ins>
      <w:ins w:id="2011" w:author="PR Preview" w:date="2026-01-01T00:00:00Z">
        <w:r>
          <w:t xml:space="preserve">itself gives the</w:t>
        </w:r>
      </w:ins>
      <w:ins w:id="2012" w:author="PR Preview" w:date="2026-01-01T00:00:00Z">
        <w:r>
          <w:t xml:space="preserve"> </w:t>
        </w:r>
      </w:ins>
      <w:hyperlink w:anchor="def-entropy">
        <w:ins w:id="2013" w:author="PR Preview" w:date="2026-01-01T00:00:00Z">
          <w:r>
            <w:rPr>
              <w:rStyle w:val="Hyperlink"/>
            </w:rPr>
            <w:t xml:space="preserve">entropy</w:t>
          </w:r>
        </w:ins>
      </w:hyperlink>
      <w:ins w:id="2014" w:author="PR Preview" w:date="2026-01-01T00:00:00Z">
        <w:r>
          <w:t xml:space="preserve">.</w:t>
        </w:r>
      </w:ins>
    </w:p>
    <w:bookmarkEnd w:id="203"/>
    <w:bookmarkStart w:id="204" w:name="def-kl-divergence"/>
    <w:p>
      <w:pPr>
        <w:pStyle w:val="BodyText"/>
      </w:pPr>
      <w:ins w:id="2015" w:author="PR Preview" w:date="2026-01-01T00:00:00Z">
        <w:r>
          <w:rPr>
            <w:b/>
            <w:bCs/>
          </w:rPr>
          <w:t xml:space="preserve">Definition 25 (Kullback–Leibler divergence (KL divergence, relative entropy))</w:t>
        </w:r>
      </w:ins>
      <w:ins w:id="2016" w:author="PR Preview" w:date="2026-01-01T00:00:00Z">
        <w:r>
          <w:t xml:space="preserve"> </w:t>
        </w:r>
      </w:ins>
      <w:ins w:id="2017" w:author="PR Preview" w:date="2026-01-01T00:00:00Z">
        <w:r>
          <w:t xml:space="preserve">For</w:t>
        </w:r>
      </w:ins>
      <w:ins w:id="2018" w:author="PR Preview" w:date="2026-01-01T00:00:00Z">
        <w:r>
          <w:t xml:space="preserve"> </w:t>
        </w:r>
      </w:ins>
      <m:oMath>
        <m:r>
          <m:t>p</m:t>
        </m:r>
      </m:oMath>
      <w:ins w:id="2019" w:author="PR Preview" w:date="2026-01-01T00:00:00Z">
        <w:r>
          <w:t xml:space="preserve"> </w:t>
        </w:r>
      </w:ins>
      <w:ins w:id="2020" w:author="PR Preview" w:date="2026-01-01T00:00:00Z">
        <w:r>
          <w:t xml:space="preserve">and</w:t>
        </w:r>
      </w:ins>
      <w:ins w:id="2021" w:author="PR Preview" w:date="2026-01-01T00:00:00Z">
        <w:r>
          <w:t xml:space="preserve"> </w:t>
        </w:r>
      </w:ins>
      <m:oMath>
        <m:r>
          <m:t>q</m:t>
        </m:r>
      </m:oMath>
      <w:ins w:id="2022" w:author="PR Preview" w:date="2026-01-01T00:00:00Z">
        <w:r>
          <w:t xml:space="preserve"> </w:t>
        </w:r>
      </w:ins>
      <w:ins w:id="2023" w:author="PR Preview" w:date="2026-01-01T00:00:00Z">
        <w:r>
          <w:t xml:space="preserve">as in</w:t>
        </w:r>
      </w:ins>
      <w:ins w:id="2024" w:author="PR Preview" w:date="2026-01-01T00:00:00Z">
        <w:r>
          <w:t xml:space="preserve"> </w:t>
        </w:r>
      </w:ins>
      <w:hyperlink w:anchor="def-cross-entropy">
        <w:ins w:id="2025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2026" w:author="PR Preview" w:date="2026-01-01T00:00:00Z">
        <w:r>
          <w:t xml:space="preserve">,</w:t>
        </w:r>
      </w:ins>
      <w:ins w:id="2027" w:author="PR Preview" w:date="2026-01-01T00:00:00Z">
        <w:r>
          <w:t xml:space="preserve"> </w:t>
        </w:r>
      </w:ins>
      <w:ins w:id="2028" w:author="PR Preview" w:date="2026-01-01T00:00:00Z">
        <w:r>
          <w:t xml:space="preserve">the</w:t>
        </w:r>
      </w:ins>
      <w:ins w:id="2029" w:author="PR Preview" w:date="2026-01-01T00:00:00Z">
        <w:r>
          <w:t xml:space="preserve"> </w:t>
        </w:r>
      </w:ins>
      <w:ins w:id="2030" w:author="PR Preview" w:date="2026-01-01T00:00:00Z">
        <w:r>
          <w:rPr>
            <w:b/>
            <w:bCs/>
          </w:rPr>
          <w:t xml:space="preserve">Kullback–Leibler divergence</w:t>
        </w:r>
      </w:ins>
      <w:ins w:id="2031" w:author="PR Preview" w:date="2026-01-01T00:00:00Z">
        <w:r>
          <w:t xml:space="preserve"> </w:t>
        </w:r>
      </w:ins>
      <w:ins w:id="2032" w:author="PR Preview" w:date="2026-01-01T00:00:00Z">
        <w:r>
          <w:t xml:space="preserve">(</w:t>
        </w:r>
      </w:ins>
      <w:ins w:id="2033" w:author="PR Preview" w:date="2026-01-01T00:00:00Z">
        <w:r>
          <w:rPr>
            <w:b/>
            <w:bCs/>
          </w:rPr>
          <w:t xml:space="preserve">KL divergence</w:t>
        </w:r>
      </w:ins>
      <w:ins w:id="2034" w:author="PR Preview" w:date="2026-01-01T00:00:00Z">
        <w:r>
          <w:t xml:space="preserve">, or</w:t>
        </w:r>
      </w:ins>
      <w:ins w:id="2035" w:author="PR Preview" w:date="2026-01-01T00:00:00Z">
        <w:r>
          <w:t xml:space="preserve"> </w:t>
        </w:r>
      </w:ins>
      <w:ins w:id="2036" w:author="PR Preview" w:date="2026-01-01T00:00:00Z">
        <w:r>
          <w:rPr>
            <w:b/>
            <w:bCs/>
          </w:rPr>
          <w:t xml:space="preserve">relative entropy</w:t>
        </w:r>
      </w:ins>
      <w:ins w:id="2037" w:author="PR Preview" w:date="2026-01-01T00:00:00Z">
        <w:r>
          <w:t xml:space="preserve">)</w:t>
        </w:r>
      </w:ins>
      <w:ins w:id="2038" w:author="PR Preview" w:date="2026-01-01T00:00:00Z">
        <w:r>
          <w:t xml:space="preserve"> </w:t>
        </w:r>
      </w:ins>
      <w:ins w:id="2039" w:author="PR Preview" w:date="2026-01-01T00:00:00Z">
        <w:r>
          <w:t xml:space="preserve">of</w:t>
        </w:r>
      </w:ins>
      <w:ins w:id="2040" w:author="PR Preview" w:date="2026-01-01T00:00:00Z">
        <w:r>
          <w:t xml:space="preserve"> </w:t>
        </w:r>
      </w:ins>
      <m:oMath>
        <m:r>
          <m:t>q</m:t>
        </m:r>
      </m:oMath>
      <w:ins w:id="2041" w:author="PR Preview" w:date="2026-01-01T00:00:00Z">
        <w:r>
          <w:t xml:space="preserve"> </w:t>
        </w:r>
      </w:ins>
      <w:ins w:id="2042" w:author="PR Preview" w:date="2026-01-01T00:00:00Z">
        <w:r>
          <w:t xml:space="preserve">from</w:t>
        </w:r>
      </w:ins>
      <w:ins w:id="2043" w:author="PR Preview" w:date="2026-01-01T00:00:00Z">
        <w:r>
          <w:t xml:space="preserve"> </w:t>
        </w:r>
      </w:ins>
      <m:oMath>
        <m:r>
          <m:t>p</m:t>
        </m:r>
      </m:oMath>
      <w:ins w:id="2044" w:author="PR Preview" w:date="2026-01-01T00:00:00Z">
        <w:r>
          <w:t xml:space="preserve"> </w:t>
        </w:r>
      </w:ins>
      <w:ins w:id="2045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4"/>
    <w:bookmarkStart w:id="205" w:name="rem-kl-asymmetric"/>
    <w:p>
      <w:pPr>
        <w:pStyle w:val="FirstParagraph"/>
      </w:pPr>
      <w:ins w:id="2046" w:author="PR Preview" w:date="2026-01-01T00:00:00Z">
        <w:r>
          <w:rPr>
            <w:i/>
            <w:iCs/>
          </w:rPr>
          <w:t xml:space="preserve">Remark 14</w:t>
        </w:r>
      </w:ins>
      <w:ins w:id="2047" w:author="PR Preview" w:date="2026-01-01T00:00:00Z">
        <w:r>
          <w:t xml:space="preserve"> (The divergence is not symmetric). </w:t>
        </w:r>
      </w:ins>
      <w:ins w:id="2048" w:author="PR Preview" w:date="2026-01-01T00:00:00Z">
        <w:r>
          <w:t xml:space="preserve">In general,</w:t>
        </w:r>
      </w:ins>
      <w:ins w:id="2049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ins w:id="2050" w:author="PR Preview" w:date="2026-01-01T00:00:00Z">
        <w:r>
          <w:t xml:space="preserve">,</w:t>
        </w:r>
      </w:ins>
      <w:ins w:id="2051" w:author="PR Preview" w:date="2026-01-01T00:00:00Z">
        <w:r>
          <w:t xml:space="preserve"> </w:t>
        </w:r>
      </w:ins>
      <w:ins w:id="2052" w:author="PR Preview" w:date="2026-01-01T00:00:00Z">
        <w:r>
          <w:t xml:space="preserve">so KL divergence is not a distance between</w:t>
        </w:r>
      </w:ins>
      <w:ins w:id="2053" w:author="PR Preview" w:date="2026-01-01T00:00:00Z">
        <w:r>
          <w:t xml:space="preserve"> </w:t>
        </w:r>
      </w:ins>
      <m:oMath>
        <m:r>
          <m:t>p</m:t>
        </m:r>
      </m:oMath>
      <w:ins w:id="2054" w:author="PR Preview" w:date="2026-01-01T00:00:00Z">
        <w:r>
          <w:t xml:space="preserve"> </w:t>
        </w:r>
      </w:ins>
      <w:ins w:id="2055" w:author="PR Preview" w:date="2026-01-01T00:00:00Z">
        <w:r>
          <w:t xml:space="preserve">and</w:t>
        </w:r>
      </w:ins>
      <w:ins w:id="2056" w:author="PR Preview" w:date="2026-01-01T00:00:00Z">
        <w:r>
          <w:t xml:space="preserve"> </w:t>
        </w:r>
      </w:ins>
      <m:oMath>
        <m:r>
          <m:t>q</m:t>
        </m:r>
      </m:oMath>
      <w:ins w:id="2057" w:author="PR Preview" w:date="2026-01-01T00:00:00Z">
        <w:r>
          <w:t xml:space="preserve">.</w:t>
        </w:r>
      </w:ins>
    </w:p>
    <w:bookmarkEnd w:id="205"/>
    <w:bookmarkStart w:id="206" w:name="exm-cross-entropy"/>
    <w:p>
      <w:pPr>
        <w:pStyle w:val="BodyText"/>
      </w:pPr>
      <w:ins w:id="2058" w:author="PR Preview" w:date="2026-01-01T00:00:00Z">
        <w:r>
          <w:rPr>
            <w:b/>
            <w:bCs/>
          </w:rPr>
          <w:t xml:space="preserve">Example 45 (Cross-entropy and divergence for two coins)</w:t>
        </w:r>
      </w:ins>
      <w:ins w:id="2059" w:author="PR Preview" w:date="2026-01-01T00:00:00Z">
        <w:r>
          <w:t xml:space="preserve"> </w:t>
        </w:r>
      </w:ins>
      <w:ins w:id="2060" w:author="PR Preview" w:date="2026-01-01T00:00:00Z">
        <w:r>
          <w:t xml:space="preserve">Let</w:t>
        </w:r>
      </w:ins>
      <w:ins w:id="206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ins w:id="2062" w:author="PR Preview" w:date="2026-01-01T00:00:00Z">
        <w:r>
          <w:t xml:space="preserve"> </w:t>
        </w:r>
      </w:ins>
      <w:ins w:id="2063" w:author="PR Preview" w:date="2026-01-01T00:00:00Z">
        <w:r>
          <w:t xml:space="preserve">be a fair coin</w:t>
        </w:r>
      </w:ins>
      <w:ins w:id="2064" w:author="PR Preview" w:date="2026-01-01T00:00:00Z">
        <w:r>
          <w:t xml:space="preserve"> </w:t>
        </w:r>
      </w:ins>
      <w:ins w:id="2065" w:author="PR Preview" w:date="2026-01-01T00:00:00Z">
        <w:r>
          <w:t xml:space="preserve">and</w:t>
        </w:r>
      </w:ins>
      <w:ins w:id="2066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ins w:id="2067" w:author="PR Preview" w:date="2026-01-01T00:00:00Z">
        <w:r>
          <w:t xml:space="preserve"> </w:t>
        </w:r>
      </w:ins>
      <w:ins w:id="2068" w:author="PR Preview" w:date="2026-01-01T00:00:00Z">
        <w:r>
          <w:t xml:space="preserve">a coin biased toward the second outcome.</w:t>
        </w:r>
      </w:ins>
      <w:ins w:id="2069" w:author="PR Preview" w:date="2026-01-01T00:00:00Z">
        <w:r>
          <w:t xml:space="preserve"> </w:t>
        </w:r>
      </w:ins>
      <w:ins w:id="2070" w:author="PR Preview" w:date="2026-01-01T00:00:00Z">
        <w:r>
          <w:t xml:space="preserve">Using logarithms to base 2,</w:t>
        </w:r>
      </w:ins>
      <w:ins w:id="207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2072" w:author="PR Preview" w:date="2026-01-01T00:00:00Z">
        <w:r>
          <w:t xml:space="preserve"> </w:t>
        </w:r>
      </w:ins>
      <w:ins w:id="2073" w:author="PR Preview" w:date="2026-01-01T00:00:00Z">
        <w:r>
          <w:t xml:space="preserve">and</w:t>
        </w:r>
      </w:ins>
      <w:ins w:id="207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ins w:id="2075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206"/>
    <w:bookmarkStart w:id="207" w:name="rem-cross-entropy-source"/>
    <w:p>
      <w:pPr>
        <w:pStyle w:val="BodyText"/>
      </w:pPr>
      <w:del w:id="2076" w:author="PR Preview" w:date="2026-01-01T00:00:00Z">
        <w:r>
          <w:rPr>
            <w:i/>
            <w:iCs/>
          </w:rPr>
          <w:delText xml:space="preserve">Remark 14</w:delText>
        </w:r>
      </w:del>
      <w:del w:id="2077" w:author="PR Preview" w:date="2026-01-01T00:00:00Z">
        <w:r>
          <w:delText xml:space="preserve"> (Where the definitions come from). </w:delText>
        </w:r>
      </w:del>
      <w:del w:id="2078" w:author="PR Preview" w:date="2026-01-01T00:00:00Z">
        <w:r>
          <w:delText xml:space="preserve">Murphy [19, Sec. 2.8.2], pp. 57–58</w:delText>
        </w:r>
      </w:del>
      <w:del w:id="2079" w:author="PR Preview" w:date="2026-01-01T00:00:00Z">
        <w:r>
          <w:delText xml:space="preserve"> </w:delText>
        </w:r>
      </w:del>
      <w:del w:id="2080" w:author="PR Preview" w:date="2026-01-01T00:00:00Z">
        <w:r>
          <w:delText xml:space="preserve">defines the KL divergence</w:delText>
        </w:r>
      </w:del>
      <w:del w:id="2081" w:author="PR Preview" w:date="2026-01-01T00:00:00Z">
        <w:r>
          <w:delText xml:space="preserve"> </w:delText>
        </w:r>
      </w:del>
      <w:del w:id="2082" w:author="PR Preview" w:date="2026-01-01T00:00:00Z">
        <w:r>
          <w:delText xml:space="preserve">and the cross-entropy as above,</w:delText>
        </w:r>
      </w:del>
      <w:del w:id="2083" w:author="PR Preview" w:date="2026-01-01T00:00:00Z">
        <w:r>
          <w:delText xml:space="preserve"> </w:delText>
        </w:r>
      </w:del>
      <w:del w:id="2084" w:author="PR Preview" w:date="2026-01-01T00:00:00Z">
        <w:r>
          <w:delText xml:space="preserve">and gives the coding interpretation:</w:delText>
        </w:r>
      </w:del>
      <w:del w:id="2085" w:author="PR Preview" w:date="2026-01-01T00:00:00Z">
        <w:r>
          <w:delText xml:space="preserve"> </w:delText>
        </w:r>
      </w:del>
      <w:del w:id="2086" w:author="PR Preview" w:date="2026-01-01T00:00:00Z">
        <w:r>
          <w:delText xml:space="preserve">the cross-entropy is the average number of bits needed</w:delText>
        </w:r>
      </w:del>
      <w:del w:id="2087" w:author="PR Preview" w:date="2026-01-01T00:00:00Z">
        <w:r>
          <w:delText xml:space="preserve"> </w:delText>
        </w:r>
      </w:del>
      <w:del w:id="2088" w:author="PR Preview" w:date="2026-01-01T00:00:00Z">
        <w:r>
          <w:delText xml:space="preserve">to encode data from a source with distribution</w:delText>
        </w:r>
      </w:del>
      <w:del w:id="2089" w:author="PR Preview" w:date="2026-01-01T00:00:00Z">
        <w:r>
          <w:delText xml:space="preserve"> </w:delText>
        </w:r>
      </w:del>
      <m:oMath>
        <m:r>
          <m:t>p</m:t>
        </m:r>
      </m:oMath>
      <w:del w:id="2090" w:author="PR Preview" w:date="2026-01-01T00:00:00Z">
        <w:r>
          <w:delText xml:space="preserve"> </w:delText>
        </w:r>
      </w:del>
      <w:del w:id="2091" w:author="PR Preview" w:date="2026-01-01T00:00:00Z">
        <w:r>
          <w:delText xml:space="preserve">using a code designed for</w:delText>
        </w:r>
      </w:del>
      <w:del w:id="2092" w:author="PR Preview" w:date="2026-01-01T00:00:00Z">
        <w:r>
          <w:delText xml:space="preserve"> </w:delText>
        </w:r>
      </w:del>
      <m:oMath>
        <m:r>
          <m:t>q</m:t>
        </m:r>
      </m:oMath>
      <w:del w:id="2093" w:author="PR Preview" w:date="2026-01-01T00:00:00Z">
        <w:r>
          <w:delText xml:space="preserve">.</w:delText>
        </w:r>
      </w:del>
    </w:p>
    <w:p>
      <w:pPr>
        <w:pStyle w:val="BodyText"/>
      </w:pPr>
      <w:ins w:id="2094" w:author="PR Preview" w:date="2026-01-01T00:00:00Z">
        <w:r>
          <w:rPr>
            <w:i/>
            <w:iCs/>
          </w:rPr>
          <w:t xml:space="preserve">Remark 15</w:t>
        </w:r>
      </w:ins>
      <w:ins w:id="2095" w:author="PR Preview" w:date="2026-01-01T00:00:00Z">
        <w:r>
          <w:t xml:space="preserve"> (Where the definitions come from). </w:t>
        </w:r>
      </w:ins>
      <w:ins w:id="2096" w:author="PR Preview" w:date="2026-01-01T00:00:00Z">
        <w:r>
          <w:t xml:space="preserve">Murphy [19, Sec. 2.8.2], pp. 57–58</w:t>
        </w:r>
      </w:ins>
      <w:ins w:id="2097" w:author="PR Preview" w:date="2026-01-01T00:00:00Z">
        <w:r>
          <w:t xml:space="preserve"> </w:t>
        </w:r>
      </w:ins>
      <w:ins w:id="2098" w:author="PR Preview" w:date="2026-01-01T00:00:00Z">
        <w:r>
          <w:t xml:space="preserve">defines the KL divergence</w:t>
        </w:r>
      </w:ins>
      <w:ins w:id="2099" w:author="PR Preview" w:date="2026-01-01T00:00:00Z">
        <w:r>
          <w:t xml:space="preserve"> </w:t>
        </w:r>
      </w:ins>
      <w:ins w:id="2100" w:author="PR Preview" w:date="2026-01-01T00:00:00Z">
        <w:r>
          <w:t xml:space="preserve">and the cross-entropy as above,</w:t>
        </w:r>
      </w:ins>
      <w:ins w:id="2101" w:author="PR Preview" w:date="2026-01-01T00:00:00Z">
        <w:r>
          <w:t xml:space="preserve"> </w:t>
        </w:r>
      </w:ins>
      <w:ins w:id="2102" w:author="PR Preview" w:date="2026-01-01T00:00:00Z">
        <w:r>
          <w:t xml:space="preserve">and gives the coding interpretation:</w:t>
        </w:r>
      </w:ins>
      <w:ins w:id="2103" w:author="PR Preview" w:date="2026-01-01T00:00:00Z">
        <w:r>
          <w:t xml:space="preserve"> </w:t>
        </w:r>
      </w:ins>
      <w:ins w:id="2104" w:author="PR Preview" w:date="2026-01-01T00:00:00Z">
        <w:r>
          <w:t xml:space="preserve">the cross-entropy is the average number of bits needed</w:t>
        </w:r>
      </w:ins>
      <w:ins w:id="2105" w:author="PR Preview" w:date="2026-01-01T00:00:00Z">
        <w:r>
          <w:t xml:space="preserve"> </w:t>
        </w:r>
      </w:ins>
      <w:ins w:id="2106" w:author="PR Preview" w:date="2026-01-01T00:00:00Z">
        <w:r>
          <w:t xml:space="preserve">to encode data from a source with distribution</w:t>
        </w:r>
      </w:ins>
      <w:ins w:id="2107" w:author="PR Preview" w:date="2026-01-01T00:00:00Z">
        <w:r>
          <w:t xml:space="preserve"> </w:t>
        </w:r>
      </w:ins>
      <m:oMath>
        <m:r>
          <m:t>p</m:t>
        </m:r>
      </m:oMath>
      <w:ins w:id="2108" w:author="PR Preview" w:date="2026-01-01T00:00:00Z">
        <w:r>
          <w:t xml:space="preserve"> </w:t>
        </w:r>
      </w:ins>
      <w:ins w:id="2109" w:author="PR Preview" w:date="2026-01-01T00:00:00Z">
        <w:r>
          <w:t xml:space="preserve">using a code designed for</w:t>
        </w:r>
      </w:ins>
      <w:ins w:id="2110" w:author="PR Preview" w:date="2026-01-01T00:00:00Z">
        <w:r>
          <w:t xml:space="preserve"> </w:t>
        </w:r>
      </w:ins>
      <m:oMath>
        <m:r>
          <m:t>q</m:t>
        </m:r>
      </m:oMath>
      <w:ins w:id="2111" w:author="PR Preview" w:date="2026-01-01T00:00:00Z">
        <w:r>
          <w:t xml:space="preserve">.</w:t>
        </w:r>
      </w:ins>
    </w:p>
    <w:bookmarkEnd w:id="207"/>
    <w:bookmarkEnd w:id="208"/>
    <w:bookmarkStart w:id="212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[21]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12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14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https://en.wikipedia.org/wiki/Expected_value</w:t>
        </w:r>
      </w:hyperlink>
    </w:p>
    <w:bookmarkEnd w:id="214"/>
    <w:bookmarkStart w:id="215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15"/>
    <w:bookmarkStart w:id="217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16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7"/>
    <w:bookmarkStart w:id="219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https://en.wikipedia.org/wiki/Law_of_the_unconscious_statistician</w:t>
        </w:r>
      </w:hyperlink>
    </w:p>
    <w:bookmarkEnd w:id="219"/>
    <w:bookmarkStart w:id="221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20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21"/>
    <w:bookmarkStart w:id="223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2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23"/>
    <w:bookmarkStart w:id="224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https://en.wikipedia.org/wiki/Law_of_the_unconscious_statistician</w:t>
        </w:r>
      </w:hyperlink>
    </w:p>
    <w:bookmarkEnd w:id="224"/>
    <w:bookmarkStart w:id="226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2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26"/>
    <w:bookmarkStart w:id="228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https://en.wikipedia.org/wiki/Conditional_expectation</w:t>
        </w:r>
      </w:hyperlink>
    </w:p>
    <w:bookmarkEnd w:id="228"/>
    <w:bookmarkStart w:id="230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9">
        <w:r>
          <w:rPr>
            <w:rStyle w:val="Hyperlink"/>
          </w:rPr>
          <w:t xml:space="preserve">https://bookdown.org/kevin_davisross/probsim-book/</w:t>
        </w:r>
      </w:hyperlink>
    </w:p>
    <w:bookmarkEnd w:id="230"/>
    <w:bookmarkStart w:id="231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31"/>
    <w:bookmarkStart w:id="233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2">
        <w:r>
          <w:rPr>
            <w:rStyle w:val="Hyperlink"/>
          </w:rPr>
          <w:t xml:space="preserve">https://en.wikipedia.org/wiki/Loss_function</w:t>
        </w:r>
      </w:hyperlink>
    </w:p>
    <w:bookmarkEnd w:id="233"/>
    <w:bookmarkStart w:id="235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3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35"/>
    <w:bookmarkStart w:id="237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6">
        <w:r>
          <w:rPr>
            <w:rStyle w:val="Hyperlink"/>
          </w:rPr>
          <w:t xml:space="preserve">https://en.wikipedia.org/wiki/Risk_function</w:t>
        </w:r>
      </w:hyperlink>
    </w:p>
    <w:bookmarkEnd w:id="237"/>
    <w:bookmarkStart w:id="239" w:name="ref-james2021islr2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23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239"/>
    <w:bookmarkStart w:id="241" w:name="ref-goodfellow2016dee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40">
        <w:r>
          <w:rPr>
            <w:rStyle w:val="Hyperlink"/>
          </w:rPr>
          <w:t xml:space="preserve">https://www.deeplearningbook.org/</w:t>
        </w:r>
      </w:hyperlink>
    </w:p>
    <w:bookmarkEnd w:id="241"/>
    <w:bookmarkStart w:id="242" w:name="ref-bishop2006prml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42"/>
    <w:bookmarkStart w:id="244" w:name="ref-wikipedia_entropy_information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3">
        <w:r>
          <w:rPr>
            <w:rStyle w:val="Hyperlink"/>
          </w:rPr>
          <w:t xml:space="preserve">https://en.wikipedia.org/wiki/Entropy_(information_theory)</w:t>
        </w:r>
      </w:hyperlink>
    </w:p>
    <w:bookmarkEnd w:id="244"/>
    <w:bookmarkStart w:id="245" w:name="ref-murphy2012mlpp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45"/>
    <w:bookmarkStart w:id="247" w:name="ref-wikipedia_cross_entrop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6">
        <w:r>
          <w:rPr>
            <w:rStyle w:val="Hyperlink"/>
          </w:rPr>
          <w:t xml:space="preserve">https://en.wikipedia.org/wiki/Cross-entropy</w:t>
        </w:r>
      </w:hyperlink>
    </w:p>
    <w:bookmarkEnd w:id="247"/>
    <w:bookmarkStart w:id="249" w:name="ref-lange2024applied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48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209" Type="http://schemas.openxmlformats.org/officeDocument/2006/relationships/image" Target="media/rId209.png"/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9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34" Type="http://schemas.openxmlformats.org/officeDocument/2006/relationships/hyperlink" Target="https://doi.org/10.1007/978-0-387-84858-7" TargetMode="External"/><Relationship Id="rId238" Type="http://schemas.openxmlformats.org/officeDocument/2006/relationships/hyperlink" Target="https://doi.org/10.1007/978-1-0716-1418-1" TargetMode="External"/><Relationship Id="rId248" Type="http://schemas.openxmlformats.org/officeDocument/2006/relationships/hyperlink" Target="https://doi.org/10.1007/978-1-0716-4172-9" TargetMode="External"/><Relationship Id="rId220" Type="http://schemas.openxmlformats.org/officeDocument/2006/relationships/hyperlink" Target="https://doi.org/10.1007/978-1-4614-4708-5" TargetMode="External"/><Relationship Id="rId225" Type="http://schemas.openxmlformats.org/officeDocument/2006/relationships/hyperlink" Target="https://doi.org/10.1201/9781315182780" TargetMode="External"/><Relationship Id="rId216" Type="http://schemas.openxmlformats.org/officeDocument/2006/relationships/hyperlink" Target="https://doi.org/10.5281/zenodo.4305949" TargetMode="External"/><Relationship Id="rId227" Type="http://schemas.openxmlformats.org/officeDocument/2006/relationships/hyperlink" Target="https://en.wikipedia.org/wiki/Conditional_expectation" TargetMode="External"/><Relationship Id="rId246" Type="http://schemas.openxmlformats.org/officeDocument/2006/relationships/hyperlink" Target="https://en.wikipedia.org/wiki/Cross-entropy" TargetMode="External"/><Relationship Id="rId243" Type="http://schemas.openxmlformats.org/officeDocument/2006/relationships/hyperlink" Target="https://en.wikipedia.org/wiki/Entropy_(information_theory)" TargetMode="External"/><Relationship Id="rId213" Type="http://schemas.openxmlformats.org/officeDocument/2006/relationships/hyperlink" Target="https://en.wikipedia.org/wiki/Expected_value" TargetMode="External"/><Relationship Id="rId218" Type="http://schemas.openxmlformats.org/officeDocument/2006/relationships/hyperlink" Target="https://en.wikipedia.org/wiki/Law_of_the_unconscious_statistician" TargetMode="External"/><Relationship Id="rId232" Type="http://schemas.openxmlformats.org/officeDocument/2006/relationships/hyperlink" Target="https://en.wikipedia.org/wiki/Loss_function" TargetMode="External"/><Relationship Id="rId236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65" Type="http://schemas.openxmlformats.org/officeDocument/2006/relationships/hyperlink" Target="https://morrison-lab.github.io/mds/algebra-basics.html#def-argmin" TargetMode="External"/><Relationship Id="rId164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133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222" Type="http://schemas.openxmlformats.org/officeDocument/2006/relationships/hyperlink" Target="https://www.cengage.com/c/statistical-inference-2e-casella-berger/9780534243128/" TargetMode="External"/><Relationship Id="rId240" Type="http://schemas.openxmlformats.org/officeDocument/2006/relationships/hyperlink" Target="https://www.deeplearningbook.org/" TargetMode="External"/><Relationship Id="rId137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6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146" Type="http://schemas.openxmlformats.org/officeDocument/2006/relationships/hyperlink" Target="variance-covariance.qmd#def-deviation" TargetMode="External"/><Relationship Id="rId63" Type="http://schemas.openxmlformats.org/officeDocument/2006/relationships/hyperlink" Target="variance-covariance.qmd#def-variance" TargetMode="External"/><Relationship Id="rId9" Type="http://schemas.openxmlformats.org/officeDocument/2006/relationships/hyperlink" Target="https://morrison-lab.github.io/sds/estimation.html#def-estiman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9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34" Type="http://schemas.openxmlformats.org/officeDocument/2006/relationships/hyperlink" Target="https://doi.org/10.1007/978-0-387-84858-7" TargetMode="External"/><Relationship Id="rId238" Type="http://schemas.openxmlformats.org/officeDocument/2006/relationships/hyperlink" Target="https://doi.org/10.1007/978-1-0716-1418-1" TargetMode="External"/><Relationship Id="rId248" Type="http://schemas.openxmlformats.org/officeDocument/2006/relationships/hyperlink" Target="https://doi.org/10.1007/978-1-0716-4172-9" TargetMode="External"/><Relationship Id="rId220" Type="http://schemas.openxmlformats.org/officeDocument/2006/relationships/hyperlink" Target="https://doi.org/10.1007/978-1-4614-4708-5" TargetMode="External"/><Relationship Id="rId225" Type="http://schemas.openxmlformats.org/officeDocument/2006/relationships/hyperlink" Target="https://doi.org/10.1201/9781315182780" TargetMode="External"/><Relationship Id="rId216" Type="http://schemas.openxmlformats.org/officeDocument/2006/relationships/hyperlink" Target="https://doi.org/10.5281/zenodo.4305949" TargetMode="External"/><Relationship Id="rId227" Type="http://schemas.openxmlformats.org/officeDocument/2006/relationships/hyperlink" Target="https://en.wikipedia.org/wiki/Conditional_expectation" TargetMode="External"/><Relationship Id="rId246" Type="http://schemas.openxmlformats.org/officeDocument/2006/relationships/hyperlink" Target="https://en.wikipedia.org/wiki/Cross-entropy" TargetMode="External"/><Relationship Id="rId243" Type="http://schemas.openxmlformats.org/officeDocument/2006/relationships/hyperlink" Target="https://en.wikipedia.org/wiki/Entropy_(information_theory)" TargetMode="External"/><Relationship Id="rId213" Type="http://schemas.openxmlformats.org/officeDocument/2006/relationships/hyperlink" Target="https://en.wikipedia.org/wiki/Expected_value" TargetMode="External"/><Relationship Id="rId218" Type="http://schemas.openxmlformats.org/officeDocument/2006/relationships/hyperlink" Target="https://en.wikipedia.org/wiki/Law_of_the_unconscious_statistician" TargetMode="External"/><Relationship Id="rId232" Type="http://schemas.openxmlformats.org/officeDocument/2006/relationships/hyperlink" Target="https://en.wikipedia.org/wiki/Loss_function" TargetMode="External"/><Relationship Id="rId236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65" Type="http://schemas.openxmlformats.org/officeDocument/2006/relationships/hyperlink" Target="https://morrison-lab.github.io/mds/algebra-basics.html#def-argmin" TargetMode="External"/><Relationship Id="rId164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133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222" Type="http://schemas.openxmlformats.org/officeDocument/2006/relationships/hyperlink" Target="https://www.cengage.com/c/statistical-inference-2e-casella-berger/9780534243128/" TargetMode="External"/><Relationship Id="rId240" Type="http://schemas.openxmlformats.org/officeDocument/2006/relationships/hyperlink" Target="https://www.deeplearningbook.org/" TargetMode="External"/><Relationship Id="rId137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6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146" Type="http://schemas.openxmlformats.org/officeDocument/2006/relationships/hyperlink" Target="variance-covariance.qmd#def-deviation" TargetMode="External"/><Relationship Id="rId6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2026-10-29T23:01:05Z</dcterms:created>
  <dcterms:modified xsi:type="dcterms:W3CDTF">2026-10-29T23:01:05Z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15:57:11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