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00:43:28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Corollary 2 (Mean and variance of a sum of IID random variables)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random variables,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each discrete or continuous,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population mean</w:delText>
        </w:r>
      </w:del>
      <w:del w:id="17" w:author="PR Preview" w:date="2026-01-01T00:00:00Z">
        <w:r>
          <w:delText xml:space="preserve"> </w:delText>
        </w:r>
      </w:del>
      <m:oMath>
        <m:r>
          <m:t>μ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finite variance</w:delText>
        </w:r>
      </w:del>
      <w:del w:id="2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let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Then: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Theorem 2 (Mean and variance of a sum of IID random variables)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Let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be</w:t>
        </w:r>
      </w:ins>
      <w:ins w:id="34" w:author="PR Preview" w:date="2026-01-01T00:00:00Z">
        <w:r>
          <w:t xml:space="preserve"> </w:t>
        </w:r>
      </w:ins>
      <w:hyperlink r:id="rId9">
        <w:ins w:id="35" w:author="PR Preview" w:date="2026-01-01T00:00:00Z">
          <w:r>
            <w:rPr>
              <w:rStyle w:val="Hyperlink"/>
            </w:rPr>
            <w:t xml:space="preserve">IID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random variables,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each discrete or continuous,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with population mean</w:t>
        </w:r>
      </w:ins>
      <w:ins w:id="42" w:author="PR Preview" w:date="2026-01-01T00:00:00Z">
        <w:r>
          <w:t xml:space="preserve"> </w:t>
        </w:r>
      </w:ins>
      <m:oMath>
        <m:r>
          <m:t>μ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finite variance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 let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Then, by</w:t>
        </w:r>
      </w:ins>
      <w:ins w:id="53" w:author="PR Preview" w:date="2026-01-01T00:00:00Z">
        <w:r>
          <w:t xml:space="preserve"> </w:t>
        </w:r>
      </w:ins>
      <w:hyperlink r:id="rId13">
        <w:ins w:id="54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the</w:t>
        </w:r>
      </w:ins>
      <w:ins w:id="57" w:author="PR Preview" w:date="2026-01-01T00:00:00Z">
        <w:r>
          <w:t xml:space="preserve"> </w:t>
        </w:r>
      </w:ins>
      <w:hyperlink r:id="rId14">
        <w:ins w:id="58" w:author="PR Preview" w:date="2026-01-01T00:00:00Z">
          <w:r>
            <w:rPr>
              <w:rStyle w:val="Hyperlink"/>
            </w:rPr>
            <w:t xml:space="preserve">variance of a linear combination</w:t>
          </w:r>
        </w:ins>
      </w:hyperlink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0" w:author="PR Preview" w:date="2026-01-01T00:00:00Z">
        <w:r>
          <w:rPr>
            <w:i/>
            <w:iCs/>
          </w:rPr>
          <w:delText xml:space="preserve">Remark</w:delText>
        </w:r>
      </w:del>
      <w:del w:id="61" w:author="PR Preview" w:date="2026-01-01T00:00:00Z">
        <w:r>
          <w:delText xml:space="preserve">. </w:delText>
        </w:r>
      </w:del>
      <w:del w:id="62" w:author="PR Preview" w:date="2026-01-01T00:00:00Z">
        <w:r>
          <w:delText xml:space="preserve">In practice,</w:delText>
        </w:r>
      </w:del>
      <w:del w:id="63" w:author="PR Preview" w:date="2026-01-01T00:00:00Z">
        <w:r>
          <w:delText xml:space="preserve"> </w:delText>
        </w:r>
      </w:del>
      <w:hyperlink w:anchor="thm-clt">
        <w:del w:id="6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justifies approximating</w:delText>
        </w:r>
      </w:del>
      <w:del w:id="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by a normal distribution with mean</w:delText>
        </w:r>
      </w:del>
      <w:del w:id="70" w:author="PR Preview" w:date="2026-01-01T00:00:00Z">
        <w:r>
          <w:delText xml:space="preserve"> </w:delText>
        </w:r>
      </w:del>
      <m:oMath>
        <m:r>
          <m:t>μ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variance</w:delText>
        </w:r>
      </w:del>
      <w:del w:id="7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74" w:author="PR Preview" w:date="2026-01-01T00:00:00Z">
        <w:r>
          <w:delText xml:space="preserve">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</w:delText>
        </w:r>
      </w:del>
      <w:del w:id="77" w:author="PR Preview" w:date="2026-01-01T00:00:00Z">
        <w:r>
          <w:delText xml:space="preserve"> </w:delText>
        </w:r>
      </w:del>
      <w:hyperlink w:anchor="cor-clt-sum">
        <w:del w:id="78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justifies approximating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by a normal distribution with mean</w:delText>
        </w:r>
      </w:del>
      <w:del w:id="84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variance</w:delText>
        </w:r>
      </w:del>
      <w:del w:id="87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By</w:delText>
        </w:r>
      </w:del>
      <w:del w:id="91" w:author="PR Preview" w:date="2026-01-01T00:00:00Z">
        <w:r>
          <w:delText xml:space="preserve"> </w:delText>
        </w:r>
      </w:del>
      <w:hyperlink w:anchor="cor-sum-iid-moments">
        <w:del w:id="92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93" w:author="PR Preview" w:date="2026-01-01T00:00:00Z">
        <w:r>
          <w:delText xml:space="preserve">, these are exactly the means and variances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of</w:delText>
        </w:r>
      </w:del>
      <w:del w:id="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and</w:delText>
        </w:r>
      </w:del>
      <w:del w:id="9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100" w:author="PR Preview" w:date="2026-01-01T00:00:00Z">
        <w:r>
          <w:delText xml:space="preserve">.</w:delText>
        </w:r>
      </w:del>
    </w:p>
    <w:p>
      <w:pPr>
        <w:pStyle w:val="FirstParagraph"/>
      </w:pPr>
      <w:ins w:id="101" w:author="PR Preview" w:date="2026-01-01T00:00:00Z">
        <w:r>
          <w:rPr>
            <w:i/>
            <w:iCs/>
          </w:rPr>
          <w:t xml:space="preserve">Remark</w:t>
        </w:r>
      </w:ins>
      <w:ins w:id="102" w:author="PR Preview" w:date="2026-01-01T00:00:00Z">
        <w:r>
          <w:t xml:space="preserve">. </w:t>
        </w:r>
      </w:ins>
      <w:hyperlink w:anchor="thm-sum-iid-moments">
        <w:ins w:id="10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follows from the two results named in its statement.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It does not depend on</w:t>
        </w:r>
      </w:ins>
      <w:ins w:id="108" w:author="PR Preview" w:date="2026-01-01T00:00:00Z">
        <w:r>
          <w:t xml:space="preserve"> </w:t>
        </w:r>
      </w:ins>
      <w:hyperlink w:anchor="thm-clt">
        <w:ins w:id="10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or</w:t>
        </w:r>
      </w:ins>
      <w:ins w:id="112" w:author="PR Preview" w:date="2026-01-01T00:00:00Z">
        <w:r>
          <w:t xml:space="preserve"> </w:t>
        </w:r>
      </w:ins>
      <w:hyperlink w:anchor="cor-clt-sum">
        <w:ins w:id="11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14" w:author="PR Preview" w:date="2026-01-01T00:00:00Z">
        <w:r>
          <w:t xml:space="preserve">;</w:t>
        </w:r>
      </w:ins>
      <w:ins w:id="115" w:author="PR Preview" w:date="2026-01-01T00:00:00Z">
        <w:r>
          <w:t xml:space="preserve"> </w:t>
        </w:r>
      </w:ins>
      <w:hyperlink w:anchor="cor-clt-sum">
        <w:ins w:id="11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centers and scales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using the values</w:t>
        </w:r>
      </w:ins>
      <w:ins w:id="122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n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rad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from</w:t>
        </w:r>
      </w:ins>
      <w:ins w:id="128" w:author="PR Preview" w:date="2026-01-01T00:00:00Z">
        <w:r>
          <w:t xml:space="preserve"> </w:t>
        </w:r>
      </w:ins>
      <w:hyperlink w:anchor="thm-sum-iid-moments">
        <w:ins w:id="12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30" w:author="PR Preview" w:date="2026-01-01T00:00:00Z">
        <w:r>
          <w:t xml:space="preserve">.</w:t>
        </w:r>
      </w:ins>
    </w:p>
    <w:bookmarkStart w:id="24" w:name="cor-mean-iid-moments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Corollary 2 (Mean and variance of a sample mean of IID random variables)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Let</w:t>
        </w:r>
      </w:ins>
      <w:ins w:id="1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</w:t>
        </w:r>
      </w:ins>
      <w:ins w:id="137" w:author="PR Preview" w:date="2026-01-01T00:00:00Z">
        <w:r>
          <w:t xml:space="preserve"> </w:t>
        </w:r>
      </w:ins>
      <w:hyperlink r:id="rId9">
        <w:ins w:id="138" w:author="PR Preview" w:date="2026-01-01T00:00:00Z">
          <w:r>
            <w:rPr>
              <w:rStyle w:val="Hyperlink"/>
            </w:rPr>
            <w:t xml:space="preserve">IID</w:t>
          </w:r>
        </w:ins>
      </w:hyperlink>
      <w:ins w:id="139" w:author="PR Preview" w:date="2026-01-01T00:00:00Z">
        <w:r>
          <w:t xml:space="preserve"> </w:t>
        </w:r>
      </w:ins>
      <w:hyperlink r:id="rId19">
        <w:ins w:id="140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each</w:t>
        </w:r>
      </w:ins>
      <w:ins w:id="144" w:author="PR Preview" w:date="2026-01-01T00:00:00Z">
        <w:r>
          <w:t xml:space="preserve"> </w:t>
        </w:r>
      </w:ins>
      <w:hyperlink r:id="rId20">
        <w:ins w:id="145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or</w:t>
        </w:r>
      </w:ins>
      <w:ins w:id="148" w:author="PR Preview" w:date="2026-01-01T00:00:00Z">
        <w:r>
          <w:t xml:space="preserve"> </w:t>
        </w:r>
      </w:ins>
      <w:hyperlink r:id="rId21">
        <w:ins w:id="149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with</w:t>
        </w:r>
      </w:ins>
      <w:ins w:id="153" w:author="PR Preview" w:date="2026-01-01T00:00:00Z">
        <w:r>
          <w:t xml:space="preserve"> </w:t>
        </w:r>
      </w:ins>
      <w:hyperlink r:id="rId22">
        <w:ins w:id="154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55" w:author="PR Preview" w:date="2026-01-01T00:00:00Z">
        <w:r>
          <w:t xml:space="preserve"> </w:t>
        </w:r>
      </w:ins>
      <m:oMath>
        <m:r>
          <m:t>μ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and finite</w:t>
        </w:r>
      </w:ins>
      <w:ins w:id="158" w:author="PR Preview" w:date="2026-01-01T00:00:00Z">
        <w:r>
          <w:t xml:space="preserve"> </w:t>
        </w:r>
      </w:ins>
      <w:hyperlink r:id="rId23">
        <w:ins w:id="159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6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let</w:t>
        </w:r>
      </w:ins>
      <w:ins w:id="16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ins w:id="168" w:author="PR Preview" w:date="2026-01-01T00:00:00Z">
        <w:r>
          <w:rPr>
            <w:i/>
            <w:iCs/>
          </w:rPr>
          <w:t xml:space="preserve">Proof</w:t>
        </w:r>
      </w:ins>
      <w:ins w:id="169" w:author="PR Preview" w:date="2026-01-01T00:00:00Z">
        <w:r>
          <w:t xml:space="preserve">. </w:t>
        </w:r>
      </w:ins>
      <w:ins w:id="170" w:author="PR Preview" w:date="2026-01-01T00:00:00Z">
        <w:r>
          <w:t xml:space="preserve">Let</w:t>
        </w:r>
      </w:ins>
      <w:ins w:id="17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72" w:author="PR Preview" w:date="2026-01-01T00:00:00Z">
        <w:r>
          <w:t xml:space="preserve">, so</w:t>
        </w:r>
      </w:ins>
      <w:ins w:id="17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By</w:t>
        </w:r>
      </w:ins>
      <w:ins w:id="177" w:author="PR Preview" w:date="2026-01-01T00:00:00Z">
        <w:r>
          <w:t xml:space="preserve"> </w:t>
        </w:r>
      </w:ins>
      <w:hyperlink w:anchor="thm-sum-iid-moments">
        <w:ins w:id="17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</w:t>
        </w:r>
      </w:ins>
      <w:ins w:id="18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5" w:author="PR Preview" w:date="2026-01-01T00:00:00Z">
        <w:r>
          <w:rPr>
            <w:i/>
            <w:iCs/>
          </w:rPr>
          <w:t xml:space="preserve">Remark</w:t>
        </w:r>
      </w:ins>
      <w:ins w:id="186" w:author="PR Preview" w:date="2026-01-01T00:00:00Z">
        <w:r>
          <w:t xml:space="preserve">. </w:t>
        </w:r>
      </w:ins>
      <w:ins w:id="187" w:author="PR Preview" w:date="2026-01-01T00:00:00Z">
        <w:r>
          <w:t xml:space="preserve">In practice,</w:t>
        </w:r>
      </w:ins>
      <w:ins w:id="188" w:author="PR Preview" w:date="2026-01-01T00:00:00Z">
        <w:r>
          <w:t xml:space="preserve"> </w:t>
        </w:r>
      </w:ins>
      <w:hyperlink w:anchor="thm-clt">
        <w:ins w:id="18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justifies approximating</w:t>
        </w:r>
      </w:ins>
      <w:ins w:id="19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by a</w:t>
        </w:r>
      </w:ins>
      <w:ins w:id="195" w:author="PR Preview" w:date="2026-01-01T00:00:00Z">
        <w:r>
          <w:t xml:space="preserve"> </w:t>
        </w:r>
      </w:ins>
      <w:hyperlink r:id="rId25">
        <w:ins w:id="196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with</w:t>
        </w:r>
      </w:ins>
      <w:ins w:id="199" w:author="PR Preview" w:date="2026-01-01T00:00:00Z">
        <w:r>
          <w:t xml:space="preserve"> </w:t>
        </w:r>
      </w:ins>
      <w:hyperlink r:id="rId22">
        <w:ins w:id="200" w:author="PR Preview" w:date="2026-01-01T00:00:00Z">
          <w:r>
            <w:rPr>
              <w:rStyle w:val="Hyperlink"/>
            </w:rPr>
            <w:t xml:space="preserve">mean</w:t>
          </w:r>
        </w:ins>
      </w:hyperlink>
      <w:ins w:id="201" w:author="PR Preview" w:date="2026-01-01T00:00:00Z">
        <w:r>
          <w:t xml:space="preserve"> </w:t>
        </w:r>
      </w:ins>
      <m:oMath>
        <m:r>
          <m:t>μ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w:hyperlink r:id="rId23">
        <w:ins w:id="20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0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07" w:author="PR Preview" w:date="2026-01-01T00:00:00Z">
        <w:r>
          <w:t xml:space="preserve">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and</w:t>
        </w:r>
      </w:ins>
      <w:ins w:id="210" w:author="PR Preview" w:date="2026-01-01T00:00:00Z">
        <w:r>
          <w:t xml:space="preserve"> </w:t>
        </w:r>
      </w:ins>
      <w:hyperlink w:anchor="cor-clt-sum">
        <w:ins w:id="21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justifies approximating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by a normal distribution with mean</w:t>
        </w:r>
      </w:ins>
      <w:ins w:id="217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 variance</w:t>
        </w:r>
      </w:ins>
      <w:ins w:id="220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21" w:author="PR Preview" w:date="2026-01-01T00:00:00Z">
        <w:r>
          <w:t xml:space="preserve">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By</w:t>
        </w:r>
      </w:ins>
      <w:ins w:id="224" w:author="PR Preview" w:date="2026-01-01T00:00:00Z">
        <w:r>
          <w:t xml:space="preserve"> </w:t>
        </w:r>
      </w:ins>
      <w:hyperlink w:anchor="thm-sum-iid-moments">
        <w:ins w:id="22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26" w:author="PR Preview" w:date="2026-01-01T00:00:00Z">
        <w:r>
          <w:t xml:space="preserve">, these are exactly the means and</w:t>
        </w:r>
      </w:ins>
      <w:ins w:id="227" w:author="PR Preview" w:date="2026-01-01T00:00:00Z">
        <w:r>
          <w:t xml:space="preserve"> </w:t>
        </w:r>
      </w:ins>
      <w:hyperlink r:id="rId23">
        <w:ins w:id="228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of</w:t>
        </w:r>
      </w:ins>
      <w:ins w:id="23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35" w:author="PR Preview" w:date="2026-01-01T00:00:00Z">
        <w:r>
          <w:t xml:space="preserve">.</w:t>
        </w:r>
      </w:ins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236" w:author="PR Preview" w:date="2026-01-01T00:00:00Z">
        <w:r>
          <w:delText xml:space="preserve">Horsepower is not bell-shaped: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a few powerful cars give it a long right tail.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To apply</w:delText>
        </w:r>
      </w:del>
      <w:del w:id="241" w:author="PR Preview" w:date="2026-01-01T00:00:00Z">
        <w:r>
          <w:delText xml:space="preserve"> </w:delText>
        </w:r>
      </w:del>
      <w:hyperlink w:anchor="thm-clt">
        <w:del w:id="24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3" w:author="PR Preview" w:date="2026-01-01T00:00:00Z">
        <w:r>
          <w:delText xml:space="preserve">, treat each draw of one car at random as one IID observation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so that</w:delText>
        </w:r>
      </w:del>
      <w:del w:id="248" w:author="PR Preview" w:date="2026-01-01T00:00:00Z">
        <w:r>
          <w:delText xml:space="preserve"> </w:delText>
        </w:r>
      </w:del>
      <m:oMath>
        <m:r>
          <m:t>μ</m:t>
        </m:r>
      </m:oMath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and</w:delText>
        </w:r>
      </w:del>
      <w:del w:id="25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are the population mean and variance of the 392 horsepower values.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The sample mean</w:delText>
        </w:r>
      </w:del>
      <w:del w:id="2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257" w:author="PR Preview" w:date="2026-01-01T00:00:00Z">
        <w:r>
          <w:delText xml:space="preserve">, where</w:delText>
        </w:r>
      </w:del>
      <w:del w:id="25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59" w:author="PR Preview" w:date="2026-01-01T00:00:00Z">
        <w:r>
          <w:delText xml:space="preserve">, has mean</w:delText>
        </w:r>
      </w:del>
      <w:del w:id="260" w:author="PR Preview" w:date="2026-01-01T00:00:00Z">
        <w:r>
          <w:delText xml:space="preserve"> </w:delText>
        </w:r>
      </w:del>
      <m:oMath>
        <m:r>
          <m:t>μ</m:t>
        </m:r>
      </m:oMath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and standard deviation</w:delText>
        </w:r>
      </w:del>
      <w:del w:id="26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64" w:author="PR Preview" w:date="2026-01-01T00:00:00Z">
        <w:r>
          <w:delText xml:space="preserve">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because</w:delText>
        </w:r>
      </w:del>
      <w:del w:id="26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has mean</w:delText>
        </w:r>
      </w:del>
      <w:del w:id="270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and variance</w:delText>
        </w:r>
      </w:del>
      <w:del w:id="273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by</w:delText>
        </w:r>
      </w:del>
      <w:del w:id="276" w:author="PR Preview" w:date="2026-01-01T00:00:00Z">
        <w:r>
          <w:delText xml:space="preserve"> </w:delText>
        </w:r>
      </w:del>
      <w:hyperlink w:anchor="cor-sum-iid-moments">
        <w:del w:id="277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code below draws 10,000 random samples of each size</w:delText>
        </w:r>
      </w:del>
      <w:del w:id="2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with replacement, and computes each sample’s sample mean.</w:delText>
        </w:r>
      </w:del>
    </w:p>
    <w:p>
      <w:pPr>
        <w:pStyle w:val="BodyText"/>
      </w:pPr>
      <w:ins w:id="285" w:author="PR Preview" w:date="2026-01-01T00:00:00Z">
        <w:r>
          <w:t xml:space="preserve">Horsepower is not bell-shaped: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 few powerful cars give it a long right tail.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To apply</w:t>
        </w:r>
      </w:ins>
      <w:ins w:id="290" w:author="PR Preview" w:date="2026-01-01T00:00:00Z">
        <w:r>
          <w:t xml:space="preserve"> </w:t>
        </w:r>
      </w:ins>
      <w:hyperlink w:anchor="thm-clt">
        <w:ins w:id="29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92" w:author="PR Preview" w:date="2026-01-01T00:00:00Z">
        <w:r>
          <w:t xml:space="preserve">, treat each draw of one car at random as one IID observation</w:t>
        </w:r>
      </w:ins>
      <w:ins w:id="2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94" w:author="PR Preview" w:date="2026-01-01T00:00:00Z">
        <w:r>
          <w:t xml:space="preserve">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so that</w:t>
        </w:r>
      </w:ins>
      <w:ins w:id="297" w:author="PR Preview" w:date="2026-01-01T00:00:00Z">
        <w:r>
          <w:t xml:space="preserve"> </w:t>
        </w:r>
      </w:ins>
      <m:oMath>
        <m:r>
          <m:t>μ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</w:t>
        </w:r>
      </w:ins>
      <w:ins w:id="30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are the population mean and variance of the 392 horsepower values.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 sample mean</w:t>
        </w:r>
      </w:ins>
      <w:ins w:id="30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306" w:author="PR Preview" w:date="2026-01-01T00:00:00Z">
        <w:r>
          <w:t xml:space="preserve">, where</w:t>
        </w:r>
      </w:ins>
      <w:ins w:id="30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08" w:author="PR Preview" w:date="2026-01-01T00:00:00Z">
        <w:r>
          <w:t xml:space="preserve">, has mean</w:t>
        </w:r>
      </w:ins>
      <w:ins w:id="309" w:author="PR Preview" w:date="2026-01-01T00:00:00Z">
        <w:r>
          <w:t xml:space="preserve"> </w:t>
        </w:r>
      </w:ins>
      <m:oMath>
        <m:r>
          <m:t>μ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 standard deviation</w:t>
        </w:r>
      </w:ins>
      <w:ins w:id="312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because</w:t>
        </w:r>
      </w:ins>
      <w:ins w:id="3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has mean</w:t>
        </w:r>
      </w:ins>
      <w:ins w:id="319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 variance</w:t>
        </w:r>
      </w:ins>
      <w:ins w:id="322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by</w:t>
        </w:r>
      </w:ins>
      <w:ins w:id="325" w:author="PR Preview" w:date="2026-01-01T00:00:00Z">
        <w:r>
          <w:t xml:space="preserve"> </w:t>
        </w:r>
      </w:ins>
      <w:hyperlink w:anchor="thm-sum-iid-moments">
        <w:ins w:id="32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27" w:author="PR Preview" w:date="2026-01-01T00:00:00Z">
        <w:r>
          <w:t xml:space="preserve">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The code below draws 10,000 random samples of each size</w:t>
        </w:r>
      </w:ins>
      <w:ins w:id="3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with replacement, and computes each sample’s sample mean.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del w:id="334" w:author="PR Preview" w:date="2026-01-01T00:00:00Z">
        <w:r>
          <w:delText xml:space="preserve">The sample means for</w:delText>
        </w:r>
      </w:del>
      <w:del w:id="3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are just single cars, so they are skewed.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By</w:delText>
        </w:r>
      </w:del>
      <w:del w:id="3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the histogram is close to the normal curve.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The standard deviation of the sample means is within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1.2%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of</w:delText>
        </w:r>
      </w:del>
      <w:del w:id="34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at every</w:delText>
        </w:r>
      </w:del>
      <w:del w:id="352" w:author="PR Preview" w:date="2026-01-01T00:00:00Z">
        <w:r>
          <w:delText xml:space="preserve"> </w:delText>
        </w:r>
      </w:del>
      <m:oMath>
        <m:r>
          <m:t>n</m:t>
        </m:r>
      </m:oMath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as</w:delText>
        </w:r>
      </w:del>
      <w:del w:id="356" w:author="PR Preview" w:date="2026-01-01T00:00:00Z">
        <w:r>
          <w:delText xml:space="preserve"> </w:delText>
        </w:r>
      </w:del>
      <w:hyperlink w:anchor="cor-sum-iid-moments">
        <w:del w:id="357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predicts.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 skewness of the sample means,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which is zero for a normal distribution,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falls from 1.07 at</w:delText>
        </w:r>
      </w:del>
      <w:del w:id="3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to 0.48 at</w:delText>
        </w:r>
      </w:del>
      <w:del w:id="36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and 0.2 at</w:delText>
        </w:r>
      </w:del>
      <w:del w:id="37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73" w:author="PR Preview" w:date="2026-01-01T00:00:00Z">
        <w:r>
          <w:delText xml:space="preserve">.</w:delText>
        </w:r>
      </w:del>
    </w:p>
    <w:p>
      <w:pPr>
        <w:pStyle w:val="BodyText"/>
      </w:pPr>
      <w:ins w:id="374" w:author="PR Preview" w:date="2026-01-01T00:00:00Z">
        <w:r>
          <w:t xml:space="preserve">The sample means for</w:t>
        </w:r>
      </w:ins>
      <w:ins w:id="3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are just single cars, so they are skewed.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By</w:t>
        </w:r>
      </w:ins>
      <w:ins w:id="3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 histogram is close to the normal curve.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 standard deviation of the sample means is within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1.2%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of</w:t>
        </w:r>
      </w:ins>
      <w:ins w:id="38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at every</w:t>
        </w:r>
      </w:ins>
      <w:ins w:id="392" w:author="PR Preview" w:date="2026-01-01T00:00:00Z">
        <w:r>
          <w:t xml:space="preserve"> </w:t>
        </w:r>
      </w:ins>
      <m:oMath>
        <m:r>
          <m:t>n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as</w:t>
        </w:r>
      </w:ins>
      <w:ins w:id="396" w:author="PR Preview" w:date="2026-01-01T00:00:00Z">
        <w:r>
          <w:t xml:space="preserve"> </w:t>
        </w:r>
      </w:ins>
      <w:hyperlink w:anchor="thm-sum-iid-moments">
        <w:ins w:id="39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predicts.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The skewness of the sample means,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which is zero for a normal distribution,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falls from 1.07 at</w:t>
        </w:r>
      </w:ins>
      <w:ins w:id="4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to 0.48 at</w:t>
        </w:r>
      </w:ins>
      <w:ins w:id="4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 0.2 at</w:t>
        </w:r>
      </w:ins>
      <w:ins w:id="4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413" w:author="PR Preview" w:date="2026-01-01T00:00:00Z">
        <w:r>
          <w:t xml:space="preserve">.</w:t>
        </w:r>
      </w:ins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del w:id="414" w:author="PR Preview" w:date="2026-01-01T00:00:00Z">
        <w:r>
          <w:rPr>
            <w:b/>
            <w:bCs/>
          </w:rPr>
          <w:delText xml:space="preserve">Theorem 2 (Markov’s inequality)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Let</w:delText>
        </w:r>
      </w:del>
      <w:del w:id="417" w:author="PR Preview" w:date="2026-01-01T00:00:00Z">
        <w:r>
          <w:delText xml:space="preserve"> </w:delText>
        </w:r>
      </w:del>
      <m:oMath>
        <m:r>
          <m:t>X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be a random variable with</w:delText>
        </w:r>
      </w:del>
      <w:del w:id="42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and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24" w:author="PR Preview" w:date="2026-01-01T00:00:00Z">
        <w:r>
          <w:delText xml:space="preserve">.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Then for every</w:delText>
        </w:r>
      </w:del>
      <w:del w:id="4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[4]</w:delText>
        </w:r>
      </w:del>
      <w:del w:id="430" w:author="PR Preview" w:date="2026-01-01T00:00:00Z">
        <w:r>
          <w:delText xml:space="preserve">:</w:delText>
        </w:r>
      </w:del>
    </w:p>
    <w:p>
      <w:pPr>
        <w:pStyle w:val="FirstParagraph"/>
      </w:pPr>
      <w:ins w:id="431" w:author="PR Preview" w:date="2026-01-01T00:00:00Z">
        <w:r>
          <w:rPr>
            <w:b/>
            <w:bCs/>
          </w:rPr>
          <w:t xml:space="preserve">Theorem 3 (Markov’s inequality)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Let</w:t>
        </w:r>
      </w:ins>
      <w:ins w:id="434" w:author="PR Preview" w:date="2026-01-01T00:00:00Z">
        <w:r>
          <w:t xml:space="preserve"> </w:t>
        </w:r>
      </w:ins>
      <m:oMath>
        <m:r>
          <m:t>X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be a random variable with</w:t>
        </w:r>
      </w:ins>
      <w:ins w:id="4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</w:t>
        </w:r>
      </w:ins>
      <w:ins w:id="44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Then for every</w:t>
        </w:r>
      </w:ins>
      <w:ins w:id="4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[4]</w:t>
        </w:r>
      </w:ins>
      <w:ins w:id="4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7" w:name="thm-chebyshev"/>
    <w:p>
      <w:pPr>
        <w:pStyle w:val="BodyText"/>
      </w:pPr>
      <w:del w:id="448" w:author="PR Preview" w:date="2026-01-01T00:00:00Z">
        <w:r>
          <w:rPr>
            <w:b/>
            <w:bCs/>
          </w:rPr>
          <w:delText xml:space="preserve">Theorem 3 (Chebyshev’s inequality)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Let</w:delText>
        </w:r>
      </w:del>
      <w:del w:id="451" w:author="PR Preview" w:date="2026-01-01T00:00:00Z">
        <w:r>
          <w:delText xml:space="preserve"> </w:delText>
        </w:r>
      </w:del>
      <m:oMath>
        <m:r>
          <m:t>X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be a random variable with mean</w:delText>
        </w:r>
      </w:del>
      <w:del w:id="454" w:author="PR Preview" w:date="2026-01-01T00:00:00Z">
        <w:r>
          <w:delText xml:space="preserve"> </w:delText>
        </w:r>
      </w:del>
      <m:oMath>
        <m:r>
          <m:t>μ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and finite variance</w:delText>
        </w:r>
      </w:del>
      <w:del w:id="45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458" w:author="PR Preview" w:date="2026-01-01T00:00:00Z">
        <w:r>
          <w:delText xml:space="preserve">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Then for every</w:delText>
        </w:r>
      </w:del>
      <w:del w:id="46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0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[9]</w:delText>
        </w:r>
      </w:del>
      <w:del w:id="464" w:author="PR Preview" w:date="2026-01-01T00:00:00Z">
        <w:r>
          <w:delText xml:space="preserve">:</w:delText>
        </w:r>
      </w:del>
    </w:p>
    <w:p>
      <w:pPr>
        <w:pStyle w:val="BodyText"/>
      </w:pPr>
      <w:ins w:id="465" w:author="PR Preview" w:date="2026-01-01T00:00:00Z">
        <w:r>
          <w:rPr>
            <w:b/>
            <w:bCs/>
          </w:rPr>
          <w:t xml:space="preserve">Theorem 4 (Chebyshev’s inequality)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Let</w:t>
        </w:r>
      </w:ins>
      <w:ins w:id="468" w:author="PR Preview" w:date="2026-01-01T00:00:00Z">
        <w:r>
          <w:t xml:space="preserve"> </w:t>
        </w:r>
      </w:ins>
      <m:oMath>
        <m:r>
          <m:t>X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be a random variable with mean</w:t>
        </w:r>
      </w:ins>
      <w:ins w:id="471" w:author="PR Preview" w:date="2026-01-01T00:00:00Z">
        <w:r>
          <w:t xml:space="preserve"> </w:t>
        </w:r>
      </w:ins>
      <m:oMath>
        <m:r>
          <m:t>μ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 finite variance</w:t>
        </w:r>
      </w:ins>
      <w:ins w:id="47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475" w:author="PR Preview" w:date="2026-01-01T00:00:00Z">
        <w:r>
          <w:t xml:space="preserve">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Then for every</w:t>
        </w:r>
      </w:ins>
      <w:ins w:id="47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0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[9]</w:t>
        </w:r>
      </w:ins>
      <w:ins w:id="4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7"/>
    <w:p>
      <w:pPr>
        <w:pStyle w:val="FirstParagraph"/>
      </w:pPr>
      <w:del w:id="482" w:author="PR Preview" w:date="2026-01-01T00:00:00Z">
        <w:r>
          <w:rPr>
            <w:i/>
            <w:iCs/>
          </w:rPr>
          <w:delText xml:space="preserve">Proof</w:delText>
        </w:r>
      </w:del>
      <w:del w:id="483" w:author="PR Preview" w:date="2026-01-01T00:00:00Z">
        <w:r>
          <w:delText xml:space="preserve">. </w:delText>
        </w:r>
      </w:del>
      <w:del w:id="484" w:author="PR Preview" w:date="2026-01-01T00:00:00Z">
        <w:r>
          <w:delText xml:space="preserve">The random variable</w:delText>
        </w:r>
      </w:del>
      <w:del w:id="4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is nonnegative,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 its expectation is</w:delText>
        </w:r>
      </w:del>
      <w:del w:id="49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491" w:author="PR Preview" w:date="2026-01-01T00:00:00Z">
        <w:r>
          <w:delText xml:space="preserve">.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Because</w:delText>
        </w:r>
      </w:del>
      <w:del w:id="4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exactly when</w:delText>
        </w:r>
      </w:del>
      <w:del w:id="4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del w:id="498" w:author="PR Preview" w:date="2026-01-01T00:00:00Z">
        <w:r>
          <w:delText xml:space="preserve">,</w:delText>
        </w:r>
      </w:del>
      <w:del w:id="499" w:author="PR Preview" w:date="2026-01-01T00:00:00Z">
        <w:r>
          <w:delText xml:space="preserve"> </w:delText>
        </w:r>
      </w:del>
      <w:hyperlink w:anchor="thm-markov">
        <w:del w:id="50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gives</w:delText>
        </w:r>
      </w:del>
    </w:p>
    <w:p>
      <w:pPr>
        <w:pStyle w:val="FirstParagraph"/>
      </w:pPr>
      <w:ins w:id="503" w:author="PR Preview" w:date="2026-01-01T00:00:00Z">
        <w:r>
          <w:rPr>
            <w:i/>
            <w:iCs/>
          </w:rPr>
          <w:t xml:space="preserve">Proof</w:t>
        </w:r>
      </w:ins>
      <w:ins w:id="504" w:author="PR Preview" w:date="2026-01-01T00:00:00Z">
        <w:r>
          <w:t xml:space="preserve">. </w:t>
        </w:r>
      </w:ins>
      <w:ins w:id="505" w:author="PR Preview" w:date="2026-01-01T00:00:00Z">
        <w:r>
          <w:t xml:space="preserve">The random variable</w:t>
        </w:r>
      </w:ins>
      <w:ins w:id="5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is nonnegative,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and its expectation is</w:t>
        </w:r>
      </w:ins>
      <w:ins w:id="5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Because</w:t>
        </w:r>
      </w:ins>
      <w:ins w:id="51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exactly when</w:t>
        </w:r>
      </w:ins>
      <w:ins w:id="5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hyperlink w:anchor="thm-markov">
        <w:ins w:id="52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524" w:author="PR Preview" w:date="2026-01-01T00:00:00Z">
        <w:r>
          <w:rPr>
            <w:i/>
            <w:iCs/>
          </w:rPr>
          <w:delText xml:space="preserve">Remark</w:delText>
        </w:r>
      </w:del>
      <w:del w:id="525" w:author="PR Preview" w:date="2026-01-01T00:00:00Z">
        <w:r>
          <w:delText xml:space="preserve">. </w:delText>
        </w:r>
      </w:del>
      <w:hyperlink w:anchor="thm-chebyshev">
        <w:del w:id="52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needs only a mean and a variance, not a distribution,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so it holds for every distribution that has them.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That generality makes it loose: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for a normal distribution, the chance of landing more than two standard deviations from the mean is about 5%, but the bound at</w:delText>
        </w:r>
      </w:del>
      <w:del w:id="53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is 25%.</w:delText>
        </w:r>
      </w:del>
    </w:p>
    <w:p>
      <w:pPr>
        <w:pStyle w:val="FirstParagraph"/>
      </w:pPr>
      <w:ins w:id="538" w:author="PR Preview" w:date="2026-01-01T00:00:00Z">
        <w:r>
          <w:rPr>
            <w:i/>
            <w:iCs/>
          </w:rPr>
          <w:t xml:space="preserve">Remark</w:t>
        </w:r>
      </w:ins>
      <w:ins w:id="539" w:author="PR Preview" w:date="2026-01-01T00:00:00Z">
        <w:r>
          <w:t xml:space="preserve">. </w:t>
        </w:r>
      </w:ins>
      <w:hyperlink w:anchor="thm-chebyshev">
        <w:ins w:id="54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needs only a mean and a variance, not a distribution,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so it holds for every distribution that has them.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That generality makes it loose: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for a normal distribution, the chance of landing more than two standard deviations from the mean is about 5%, but the bound at</w:t>
        </w:r>
      </w:ins>
      <w:ins w:id="5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 25%.</w:t>
        </w:r>
      </w:ins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exm-chebyshev-auto"/>
    <w:p>
      <w:pPr>
        <w:pStyle w:val="BodyText"/>
      </w:pPr>
      <w:del w:id="552" w:author="PR Preview" w:date="2026-01-01T00:00:00Z">
        <w:r>
          <w:rPr>
            <w:b/>
            <w:bCs/>
          </w:rPr>
          <w:delText xml:space="preserve">Example 3 (How loose is Chebyshev’s bound for car horsepower?)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Take the 392 horsepower values in the Auto data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described in</w:delText>
        </w:r>
      </w:del>
      <w:del w:id="557" w:author="PR Preview" w:date="2026-01-01T00:00:00Z">
        <w:r>
          <w:delText xml:space="preserve"> </w:delText>
        </w:r>
      </w:del>
      <w:hyperlink w:anchor="exm-clt-auto">
        <w:del w:id="558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as the whole population,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and draw one car at random.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For each</w:delText>
        </w:r>
      </w:del>
      <w:del w:id="565" w:author="PR Preview" w:date="2026-01-01T00:00:00Z">
        <w:r>
          <w:delText xml:space="preserve"> </w:delText>
        </w:r>
      </w:del>
      <m:oMath>
        <m:r>
          <m:t>k</m:t>
        </m:r>
      </m:oMath>
      <w:del w:id="566" w:author="PR Preview" w:date="2026-01-01T00:00:00Z">
        <w:r>
          <w:delText xml:space="preserve">, the code below counts the share of cars whose horsepower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is at least</w:delText>
        </w:r>
      </w:del>
      <w:del w:id="569" w:author="PR Preview" w:date="2026-01-01T00:00:00Z">
        <w:r>
          <w:delText xml:space="preserve"> </w:delText>
        </w:r>
      </w:del>
      <m:oMath>
        <m:r>
          <m:t>k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standard deviations from the mean,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and sets it beside the bound</w:delText>
        </w:r>
      </w:del>
      <w:del w:id="57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from</w:delText>
        </w:r>
      </w:del>
      <w:del w:id="577" w:author="PR Preview" w:date="2026-01-01T00:00:00Z">
        <w:r>
          <w:delText xml:space="preserve"> </w:delText>
        </w:r>
      </w:del>
      <w:hyperlink w:anchor="thm-chebyshev">
        <w:del w:id="57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579" w:author="PR Preview" w:date="2026-01-01T00:00:00Z">
        <w:r>
          <w:delText xml:space="preserve">.</w:delText>
        </w:r>
      </w:del>
    </w:p>
    <w:p>
      <w:pPr>
        <w:pStyle w:val="BodyText"/>
      </w:pPr>
      <w:ins w:id="580" w:author="PR Preview" w:date="2026-01-01T00:00:00Z">
        <w:r>
          <w:rPr>
            <w:b/>
            <w:bCs/>
          </w:rPr>
          <w:t xml:space="preserve">Example 3 (How loose is Chebyshev’s bound for car horsepower?)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Take the 392 horsepower values in the Auto data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described in</w:t>
        </w:r>
      </w:ins>
      <w:ins w:id="585" w:author="PR Preview" w:date="2026-01-01T00:00:00Z">
        <w:r>
          <w:t xml:space="preserve"> </w:t>
        </w:r>
      </w:ins>
      <w:hyperlink w:anchor="exm-clt-auto">
        <w:ins w:id="586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as the whole population,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and draw one car at random.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For each</w:t>
        </w:r>
      </w:ins>
      <w:ins w:id="593" w:author="PR Preview" w:date="2026-01-01T00:00:00Z">
        <w:r>
          <w:t xml:space="preserve"> </w:t>
        </w:r>
      </w:ins>
      <m:oMath>
        <m:r>
          <m:t>k</m:t>
        </m:r>
      </m:oMath>
      <w:ins w:id="594" w:author="PR Preview" w:date="2026-01-01T00:00:00Z">
        <w:r>
          <w:t xml:space="preserve">, the code below counts the share of cars whose horsepower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at least</w:t>
        </w:r>
      </w:ins>
      <w:ins w:id="597" w:author="PR Preview" w:date="2026-01-01T00:00:00Z">
        <w:r>
          <w:t xml:space="preserve"> </w:t>
        </w:r>
      </w:ins>
      <m:oMath>
        <m:r>
          <m:t>k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standard deviations from the mean,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and sets it beside the bound</w:t>
        </w:r>
      </w:ins>
      <w:ins w:id="60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from</w:t>
        </w:r>
      </w:ins>
      <w:ins w:id="605" w:author="PR Preview" w:date="2026-01-01T00:00:00Z">
        <w:r>
          <w:t xml:space="preserve"> </w:t>
        </w:r>
      </w:ins>
      <w:hyperlink w:anchor="thm-chebyshev">
        <w:ins w:id="60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0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del w:id="608" w:author="PR Preview" w:date="2026-01-01T00:00:00Z">
        <w:r>
          <w:delText xml:space="preserve">The bound holds at every</w:delText>
        </w:r>
      </w:del>
      <w:del w:id="609" w:author="PR Preview" w:date="2026-01-01T00:00:00Z">
        <w:r>
          <w:delText xml:space="preserve"> </w:delText>
        </w:r>
      </w:del>
      <m:oMath>
        <m:r>
          <m:t>k</m:t>
        </m:r>
      </m:oMath>
      <w:del w:id="610" w:author="PR Preview" w:date="2026-01-01T00:00:00Z">
        <w:r>
          <w:delText xml:space="preserve">, as</w:delText>
        </w:r>
      </w:del>
      <w:del w:id="611" w:author="PR Preview" w:date="2026-01-01T00:00:00Z">
        <w:r>
          <w:delText xml:space="preserve"> </w:delText>
        </w:r>
      </w:del>
      <w:hyperlink w:anchor="thm-chebyshev">
        <w:del w:id="61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guarantees.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At</w:delText>
        </w:r>
      </w:del>
      <w:del w:id="61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share of cars is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4.3%,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against a bound of 25%,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 at</w:delText>
        </w:r>
      </w:del>
      <w:del w:id="62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3</m:t>
        </m:r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it is 1.3%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against 11.1%.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The bound is loose because it must hold for every distribution with this mean and variance.</w:delText>
        </w:r>
      </w:del>
    </w:p>
    <w:p>
      <w:pPr>
        <w:pStyle w:val="FirstParagraph"/>
      </w:pPr>
      <w:ins w:id="633" w:author="PR Preview" w:date="2026-01-01T00:00:00Z">
        <w:r>
          <w:t xml:space="preserve">The bound holds at every</w:t>
        </w:r>
      </w:ins>
      <w:ins w:id="634" w:author="PR Preview" w:date="2026-01-01T00:00:00Z">
        <w:r>
          <w:t xml:space="preserve"> </w:t>
        </w:r>
      </w:ins>
      <m:oMath>
        <m:r>
          <m:t>k</m:t>
        </m:r>
      </m:oMath>
      <w:ins w:id="635" w:author="PR Preview" w:date="2026-01-01T00:00:00Z">
        <w:r>
          <w:t xml:space="preserve">, as</w:t>
        </w:r>
      </w:ins>
      <w:ins w:id="636" w:author="PR Preview" w:date="2026-01-01T00:00:00Z">
        <w:r>
          <w:t xml:space="preserve"> </w:t>
        </w:r>
      </w:ins>
      <w:hyperlink w:anchor="thm-chebyshev">
        <w:ins w:id="63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guarantees.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At</w:t>
        </w:r>
      </w:ins>
      <w:ins w:id="6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the share of cars is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4.3%,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against a bound of 25%,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 at</w:t>
        </w:r>
      </w:ins>
      <w:ins w:id="6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3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it is 1.3%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against 11.1%.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The bound is loose because it must hold for every distribution with this mean and variance.</w:t>
        </w:r>
      </w:ins>
    </w:p>
    <w:bookmarkEnd w:id="48"/>
    <w:bookmarkStart w:id="49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del w:id="658" w:author="PR Preview" w:date="2026-01-01T00:00:00Z">
        <w:r>
          <w:delText xml:space="preserve">Use</w:delText>
        </w:r>
      </w:del>
      <w:del w:id="659" w:author="PR Preview" w:date="2026-01-01T00:00:00Z">
        <w:r>
          <w:delText xml:space="preserve"> </w:delText>
        </w:r>
      </w:del>
      <w:hyperlink w:anchor="cor-sum-iid-moments">
        <w:del w:id="660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and</w:delText>
        </w:r>
      </w:del>
      <w:del w:id="663" w:author="PR Preview" w:date="2026-01-01T00:00:00Z">
        <w:r>
          <w:delText xml:space="preserve"> </w:delText>
        </w:r>
      </w:del>
      <w:hyperlink w:anchor="thm-chebyshev">
        <w:del w:id="66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to show that for every</w:delText>
        </w:r>
      </w:del>
      <w:del w:id="667" w:author="PR Preview" w:date="2026-01-01T00:00:00Z">
        <w:r>
          <w:delText xml:space="preserve"> </w:delText>
        </w:r>
      </w:del>
      <m:oMath>
        <m:r>
          <m:t>ϵ</m:t>
        </m:r>
        <m:r>
          <m:rPr>
            <m:sty m:val="p"/>
          </m:rPr>
          <m:t>&gt;</m:t>
        </m:r>
        <m:r>
          <m:t>0</m:t>
        </m:r>
      </m:oMath>
      <w:del w:id="668" w:author="PR Preview" w:date="2026-01-01T00:00:00Z">
        <w:r>
          <w:delText xml:space="preserve">,</w:delText>
        </w:r>
      </w:del>
    </w:p>
    <w:p>
      <w:pPr>
        <w:numPr>
          <w:ilvl w:val="0"/>
          <w:numId w:val="1001"/>
        </w:numPr>
      </w:pPr>
      <w:ins w:id="669" w:author="PR Preview" w:date="2026-01-01T00:00:00Z">
        <w:r>
          <w:t xml:space="preserve">Use</w:t>
        </w:r>
      </w:ins>
      <w:ins w:id="670" w:author="PR Preview" w:date="2026-01-01T00:00:00Z">
        <w:r>
          <w:t xml:space="preserve"> </w:t>
        </w:r>
      </w:ins>
      <w:hyperlink w:anchor="thm-sum-iid-moments">
        <w:ins w:id="67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and</w:t>
        </w:r>
      </w:ins>
      <w:ins w:id="674" w:author="PR Preview" w:date="2026-01-01T00:00:00Z">
        <w:r>
          <w:t xml:space="preserve"> </w:t>
        </w:r>
      </w:ins>
      <w:hyperlink w:anchor="thm-chebyshev">
        <w:ins w:id="67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to show that for every</w:t>
        </w:r>
      </w:ins>
      <w:ins w:id="678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6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9"/>
    <w:bookmarkStart w:id="50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del w:id="680" w:author="PR Preview" w:date="2026-01-01T00:00:00Z">
        <w:r>
          <w:delText xml:space="preserve">By</w:delText>
        </w:r>
      </w:del>
      <w:del w:id="681" w:author="PR Preview" w:date="2026-01-01T00:00:00Z">
        <w:r>
          <w:delText xml:space="preserve"> </w:delText>
        </w:r>
      </w:del>
      <w:hyperlink w:anchor="cor-sum-iid-moments">
        <w:del w:id="682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683" w:author="PR Preview" w:date="2026-01-01T00:00:00Z">
        <w:r>
          <w:delText xml:space="preserve">,</w:delText>
        </w:r>
      </w:del>
      <w:del w:id="68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for</w:delText>
        </w:r>
      </w:del>
      <w:del w:id="68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688" w:author="PR Preview" w:date="2026-01-01T00:00:00Z">
        <w:r>
          <w:delText xml:space="preserve">,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so</w:delText>
        </w:r>
      </w:del>
      <w:del w:id="6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has mean</w:delText>
        </w:r>
      </w:del>
      <w:del w:id="694" w:author="PR Preview" w:date="2026-01-01T00:00:00Z">
        <w:r>
          <w:delText xml:space="preserve"> </w:delText>
        </w:r>
      </w:del>
      <m:oMath>
        <m:r>
          <m:t>μ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 variance</w:delText>
        </w:r>
      </w:del>
      <w:del w:id="69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(a constant factor</w:delText>
        </w:r>
      </w:del>
      <w:del w:id="700" w:author="PR Preview" w:date="2026-01-01T00:00:00Z">
        <w:r>
          <w:delText xml:space="preserve"> </w:delText>
        </w:r>
      </w:del>
      <m:oMath>
        <m:r>
          <m:t>c</m:t>
        </m:r>
      </m:oMath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scales a variance by</w:delText>
        </w:r>
      </w:del>
      <w:del w:id="703" w:author="PR Preview" w:date="2026-01-01T00:00:00Z">
        <w:r>
          <w:delText xml:space="preserve"> </w:delText>
        </w:r>
      </w:del>
      <m:oMath>
        <m:sSup>
          <m:e>
            <m:r>
              <m:t>c</m:t>
            </m:r>
          </m:e>
          <m:sup>
            <m:r>
              <m:t>2</m:t>
            </m:r>
          </m:sup>
        </m:sSup>
      </m:oMath>
      <w:del w:id="704" w:author="PR Preview" w:date="2026-01-01T00:00:00Z">
        <w:r>
          <w:delText xml:space="preserve">).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Apply</w:delText>
        </w:r>
      </w:del>
      <w:del w:id="707" w:author="PR Preview" w:date="2026-01-01T00:00:00Z">
        <w:r>
          <w:delText xml:space="preserve"> </w:delText>
        </w:r>
      </w:del>
      <w:hyperlink w:anchor="thm-chebyshev">
        <w:del w:id="70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to</w:delText>
        </w:r>
      </w:del>
      <w:del w:id="7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with</w:delText>
        </w:r>
      </w:del>
      <w:del w:id="714" w:author="PR Preview" w:date="2026-01-01T00:00:00Z">
        <w:r>
          <w:delText xml:space="preserve"> </w:delText>
        </w:r>
      </w:del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del w:id="715" w:author="PR Preview" w:date="2026-01-01T00:00:00Z">
        <w:r>
          <w:delText xml:space="preserve">,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that is,</w:delText>
        </w:r>
      </w:del>
      <w:del w:id="71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del w:id="719" w:author="PR Preview" w:date="2026-01-01T00:00:00Z">
        <w:r>
          <w:delText xml:space="preserve">, so</w:delText>
        </w:r>
      </w:del>
      <w:del w:id="72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721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ins w:id="722" w:author="PR Preview" w:date="2026-01-01T00:00:00Z">
        <w:r>
          <w:t xml:space="preserve">By</w:t>
        </w:r>
      </w:ins>
      <w:ins w:id="723" w:author="PR Preview" w:date="2026-01-01T00:00:00Z">
        <w:r>
          <w:t xml:space="preserve"> </w:t>
        </w:r>
      </w:ins>
      <w:hyperlink w:anchor="thm-sum-iid-moments">
        <w:ins w:id="72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25" w:author="PR Preview" w:date="2026-01-01T00:00:00Z">
        <w:r>
          <w:t xml:space="preserve">,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for</w:t>
        </w:r>
      </w:ins>
      <w:ins w:id="72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730" w:author="PR Preview" w:date="2026-01-01T00:00:00Z">
        <w:r>
          <w:t xml:space="preserve">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so</w:t>
        </w:r>
      </w:ins>
      <w:ins w:id="73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has mean</w:t>
        </w:r>
      </w:ins>
      <w:ins w:id="736" w:author="PR Preview" w:date="2026-01-01T00:00:00Z">
        <w:r>
          <w:t xml:space="preserve"> </w:t>
        </w:r>
      </w:ins>
      <m:oMath>
        <m:r>
          <m:t>μ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and variance</w:t>
        </w:r>
      </w:ins>
      <w:ins w:id="73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(a constant factor</w:t>
        </w:r>
      </w:ins>
      <w:ins w:id="742" w:author="PR Preview" w:date="2026-01-01T00:00:00Z">
        <w:r>
          <w:t xml:space="preserve"> </w:t>
        </w:r>
      </w:ins>
      <m:oMath>
        <m:r>
          <m:t>c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scales a variance by</w:t>
        </w:r>
      </w:ins>
      <w:ins w:id="745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2</m:t>
            </m:r>
          </m:sup>
        </m:sSup>
      </m:oMath>
      <w:ins w:id="746" w:author="PR Preview" w:date="2026-01-01T00:00:00Z">
        <w:r>
          <w:t xml:space="preserve">).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Apply</w:t>
        </w:r>
      </w:ins>
      <w:ins w:id="749" w:author="PR Preview" w:date="2026-01-01T00:00:00Z">
        <w:r>
          <w:t xml:space="preserve"> </w:t>
        </w:r>
      </w:ins>
      <w:hyperlink w:anchor="thm-chebyshev">
        <w:ins w:id="75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to</w:t>
        </w:r>
      </w:ins>
      <w:ins w:id="75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with</w:t>
        </w:r>
      </w:ins>
      <w:ins w:id="756" w:author="PR Preview" w:date="2026-01-01T00:00:00Z">
        <w:r>
          <w:t xml:space="preserve"> </w:t>
        </w:r>
      </w:ins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ins w:id="757" w:author="PR Preview" w:date="2026-01-01T00:00:00Z">
        <w:r>
          <w:t xml:space="preserve">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that is,</w:t>
        </w:r>
      </w:ins>
      <w:ins w:id="76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ins w:id="761" w:author="PR Preview" w:date="2026-01-01T00:00:00Z">
        <w:r>
          <w:t xml:space="preserve">, so</w:t>
        </w:r>
      </w:ins>
      <w:ins w:id="7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763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0"/>
    <w:bookmarkStart w:id="51" w:name="thm-chebyshev-sample-mean"/>
    <w:p>
      <w:pPr>
        <w:pStyle w:val="BodyText"/>
      </w:pPr>
      <w:del w:id="764" w:author="PR Preview" w:date="2026-01-01T00:00:00Z">
        <w:r>
          <w:rPr>
            <w:b/>
            <w:bCs/>
          </w:rPr>
          <w:delText xml:space="preserve">Theorem 4 (Chebyshev’s inequality for a sample mean)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Let</w:delText>
        </w:r>
      </w:del>
      <w:del w:id="7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be</w:delText>
        </w:r>
      </w:del>
      <w:del w:id="770" w:author="PR Preview" w:date="2026-01-01T00:00:00Z">
        <w:r>
          <w:delText xml:space="preserve"> </w:delText>
        </w:r>
      </w:del>
      <w:hyperlink r:id="rId9">
        <w:del w:id="771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random variables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with population mean</w:delText>
        </w:r>
      </w:del>
      <w:del w:id="776" w:author="PR Preview" w:date="2026-01-01T00:00:00Z">
        <w:r>
          <w:delText xml:space="preserve"> </w:delText>
        </w:r>
      </w:del>
      <m:oMath>
        <m:r>
          <m:t>μ</m:t>
        </m:r>
      </m:oMath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and finite variance</w:delText>
        </w:r>
      </w:del>
      <w:del w:id="77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780" w:author="PR Preview" w:date="2026-01-01T00:00:00Z">
        <w:r>
          <w:delText xml:space="preserve">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and let</w:delText>
        </w:r>
      </w:del>
      <w:del w:id="7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784" w:author="PR Preview" w:date="2026-01-01T00:00:00Z">
        <w:r>
          <w:delText xml:space="preserve">.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Then for every</w:delText>
        </w:r>
      </w:del>
      <w:del w:id="787" w:author="PR Preview" w:date="2026-01-01T00:00:00Z">
        <w:r>
          <w:delText xml:space="preserve"> </w:delText>
        </w:r>
      </w:del>
      <m:oMath>
        <m:r>
          <m:t>ϵ</m:t>
        </m:r>
        <m:r>
          <m:rPr>
            <m:sty m:val="p"/>
          </m:rPr>
          <m:t>&gt;</m:t>
        </m:r>
        <m:r>
          <m:t>0</m:t>
        </m:r>
      </m:oMath>
      <w:del w:id="788" w:author="PR Preview" w:date="2026-01-01T00:00:00Z">
        <w:r>
          <w:delText xml:space="preserve">:</w:delText>
        </w:r>
      </w:del>
    </w:p>
    <w:p>
      <w:pPr>
        <w:pStyle w:val="BodyText"/>
      </w:pPr>
      <w:ins w:id="789" w:author="PR Preview" w:date="2026-01-01T00:00:00Z">
        <w:r>
          <w:rPr>
            <w:b/>
            <w:bCs/>
          </w:rPr>
          <w:t xml:space="preserve">Theorem 5 (Chebyshev’s inequality for a sample mean)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Let</w:t>
        </w:r>
      </w:ins>
      <w:ins w:id="7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be</w:t>
        </w:r>
      </w:ins>
      <w:ins w:id="795" w:author="PR Preview" w:date="2026-01-01T00:00:00Z">
        <w:r>
          <w:t xml:space="preserve"> </w:t>
        </w:r>
      </w:ins>
      <w:hyperlink r:id="rId9">
        <w:ins w:id="796" w:author="PR Preview" w:date="2026-01-01T00:00:00Z">
          <w:r>
            <w:rPr>
              <w:rStyle w:val="Hyperlink"/>
            </w:rPr>
            <w:t xml:space="preserve">IID</w:t>
          </w:r>
        </w:ins>
      </w:hyperlink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random variables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with population mean</w:t>
        </w:r>
      </w:ins>
      <w:ins w:id="801" w:author="PR Preview" w:date="2026-01-01T00:00:00Z">
        <w:r>
          <w:t xml:space="preserve"> </w:t>
        </w:r>
      </w:ins>
      <m:oMath>
        <m:r>
          <m:t>μ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and finite variance</w:t>
        </w:r>
      </w:ins>
      <w:ins w:id="80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and let</w:t>
        </w:r>
      </w:ins>
      <w:ins w:id="80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809" w:author="PR Preview" w:date="2026-01-01T00:00:00Z">
        <w:r>
          <w:t xml:space="preserve">.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Then for every</w:t>
        </w:r>
      </w:ins>
      <w:ins w:id="812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8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1"/>
    <w:p>
      <w:pPr>
        <w:pStyle w:val="FirstParagraph"/>
      </w:pPr>
      <w:del w:id="814" w:author="PR Preview" w:date="2026-01-01T00:00:00Z">
        <w:r>
          <w:rPr>
            <w:i/>
            <w:iCs/>
          </w:rPr>
          <w:delText xml:space="preserve">Proof</w:delText>
        </w:r>
      </w:del>
      <w:del w:id="815" w:author="PR Preview" w:date="2026-01-01T00:00:00Z">
        <w:r>
          <w:delText xml:space="preserve">. </w:delText>
        </w:r>
      </w:del>
      <w:del w:id="816" w:author="PR Preview" w:date="2026-01-01T00:00:00Z">
        <w:r>
          <w:delText xml:space="preserve">This is the solution to</w:delText>
        </w:r>
      </w:del>
      <w:del w:id="817" w:author="PR Preview" w:date="2026-01-01T00:00:00Z">
        <w:r>
          <w:delText xml:space="preserve"> </w:delText>
        </w:r>
      </w:del>
      <w:hyperlink w:anchor="exr-chebyshev-sample-size">
        <w:del w:id="81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(a), worked in</w:delText>
        </w:r>
      </w:del>
      <w:del w:id="821" w:author="PR Preview" w:date="2026-01-01T00:00:00Z">
        <w:r>
          <w:delText xml:space="preserve"> </w:delText>
        </w:r>
      </w:del>
      <w:hyperlink w:anchor="sol-chebyshev-sample-size">
        <w:del w:id="822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823" w:author="PR Preview" w:date="2026-01-01T00:00:00Z">
        <w:r>
          <w:delText xml:space="preserve">.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It applies</w:delText>
        </w:r>
      </w:del>
      <w:del w:id="826" w:author="PR Preview" w:date="2026-01-01T00:00:00Z">
        <w:r>
          <w:delText xml:space="preserve"> </w:delText>
        </w:r>
      </w:del>
      <w:hyperlink w:anchor="thm-chebyshev">
        <w:del w:id="82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to</w:delText>
        </w:r>
      </w:del>
      <w:del w:id="830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831" w:author="PR Preview" w:date="2026-01-01T00:00:00Z">
        <w:r>
          <w:delText xml:space="preserve">, whose variance is</w:delText>
        </w:r>
      </w:del>
      <w:del w:id="83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by</w:delText>
        </w:r>
      </w:del>
      <w:del w:id="835" w:author="PR Preview" w:date="2026-01-01T00:00:00Z">
        <w:r>
          <w:delText xml:space="preserve"> </w:delText>
        </w:r>
      </w:del>
      <w:hyperlink w:anchor="cor-sum-iid-moments">
        <w:del w:id="836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837" w:author="PR Preview" w:date="2026-01-01T00:00:00Z">
        <w:r>
          <w:delText xml:space="preserve">.</w:delText>
        </w:r>
      </w:del>
    </w:p>
    <w:p>
      <w:pPr>
        <w:pStyle w:val="FirstParagraph"/>
      </w:pPr>
      <w:ins w:id="838" w:author="PR Preview" w:date="2026-01-01T00:00:00Z">
        <w:r>
          <w:rPr>
            <w:i/>
            <w:iCs/>
          </w:rPr>
          <w:t xml:space="preserve">Proof</w:t>
        </w:r>
      </w:ins>
      <w:ins w:id="839" w:author="PR Preview" w:date="2026-01-01T00:00:00Z">
        <w:r>
          <w:t xml:space="preserve">. </w:t>
        </w:r>
      </w:ins>
      <w:ins w:id="840" w:author="PR Preview" w:date="2026-01-01T00:00:00Z">
        <w:r>
          <w:t xml:space="preserve">This is the solution to</w:t>
        </w:r>
      </w:ins>
      <w:ins w:id="841" w:author="PR Preview" w:date="2026-01-01T00:00:00Z">
        <w:r>
          <w:t xml:space="preserve"> </w:t>
        </w:r>
      </w:ins>
      <w:hyperlink w:anchor="exr-chebyshev-sample-size">
        <w:ins w:id="84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(a), worked in</w:t>
        </w:r>
      </w:ins>
      <w:ins w:id="845" w:author="PR Preview" w:date="2026-01-01T00:00:00Z">
        <w:r>
          <w:t xml:space="preserve"> </w:t>
        </w:r>
      </w:ins>
      <w:hyperlink w:anchor="sol-chebyshev-sample-size">
        <w:ins w:id="846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847" w:author="PR Preview" w:date="2026-01-01T00:00:00Z">
        <w:r>
          <w:t xml:space="preserve">.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It applies</w:t>
        </w:r>
      </w:ins>
      <w:ins w:id="850" w:author="PR Preview" w:date="2026-01-01T00:00:00Z">
        <w:r>
          <w:t xml:space="preserve"> </w:t>
        </w:r>
      </w:ins>
      <w:hyperlink w:anchor="thm-chebyshev">
        <w:ins w:id="85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to</w:t>
        </w:r>
      </w:ins>
      <w:ins w:id="85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855" w:author="PR Preview" w:date="2026-01-01T00:00:00Z">
        <w:r>
          <w:t xml:space="preserve">, whose</w:t>
        </w:r>
      </w:ins>
      <w:ins w:id="856" w:author="PR Preview" w:date="2026-01-01T00:00:00Z">
        <w:r>
          <w:t xml:space="preserve"> </w:t>
        </w:r>
      </w:ins>
      <w:hyperlink r:id="rId23">
        <w:ins w:id="85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is</w:t>
        </w:r>
      </w:ins>
      <w:ins w:id="86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by</w:t>
        </w:r>
      </w:ins>
      <w:ins w:id="863" w:author="PR Preview" w:date="2026-01-01T00:00:00Z">
        <w:r>
          <w:t xml:space="preserve"> </w:t>
        </w:r>
      </w:ins>
      <w:hyperlink w:anchor="cor-mean-iid-moments">
        <w:ins w:id="864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865" w:author="PR Preview" w:date="2026-01-01T00:00:00Z">
        <w:r>
          <w:t xml:space="preserve">.</w:t>
        </w:r>
      </w:ins>
    </w:p>
    <w:bookmarkStart w:id="5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4" w:name="thm-hoeffding"/>
    <w:p>
      <w:pPr>
        <w:pStyle w:val="BodyText"/>
      </w:pPr>
      <w:del w:id="866" w:author="PR Preview" w:date="2026-01-01T00:00:00Z">
        <w:r>
          <w:rPr>
            <w:b/>
            <w:bCs/>
          </w:rPr>
          <w:delText xml:space="preserve">Theorem 5 (Hoeffding’s inequality)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Let</w:delText>
        </w:r>
      </w:del>
      <w:del w:id="86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be</w:delText>
        </w:r>
      </w:del>
      <w:del w:id="872" w:author="PR Preview" w:date="2026-01-01T00:00:00Z">
        <w:r>
          <w:delText xml:space="preserve"> </w:delText>
        </w:r>
      </w:del>
      <w:hyperlink r:id="rId9">
        <w:del w:id="873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random variables with</w:delText>
        </w:r>
      </w:del>
      <w:del w:id="87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and population mean</w:delText>
        </w:r>
      </w:del>
      <w:del w:id="879" w:author="PR Preview" w:date="2026-01-01T00:00:00Z">
        <w:r>
          <w:delText xml:space="preserve"> </w:delText>
        </w:r>
      </w:del>
      <m:oMath>
        <m:r>
          <m:t>μ</m:t>
        </m:r>
      </m:oMath>
      <w:del w:id="880" w:author="PR Preview" w:date="2026-01-01T00:00:00Z">
        <w:r>
          <w:delText xml:space="preserve">,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and let</w:delText>
        </w:r>
      </w:del>
      <w:del w:id="8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884" w:author="PR Preview" w:date="2026-01-01T00:00:00Z">
        <w:r>
          <w:delText xml:space="preserve">.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Then for every</w:delText>
        </w:r>
      </w:del>
      <w:del w:id="887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[11]</w:delText>
        </w:r>
      </w:del>
      <w:del w:id="890" w:author="PR Preview" w:date="2026-01-01T00:00:00Z">
        <w:r>
          <w:delText xml:space="preserve">,</w:delText>
        </w:r>
      </w:del>
    </w:p>
    <w:p>
      <w:pPr>
        <w:pStyle w:val="BodyText"/>
      </w:pPr>
      <w:ins w:id="891" w:author="PR Preview" w:date="2026-01-01T00:00:00Z">
        <w:r>
          <w:rPr>
            <w:b/>
            <w:bCs/>
          </w:rPr>
          <w:t xml:space="preserve">Theorem 6 (Hoeffding’s inequality)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Let</w:t>
        </w:r>
      </w:ins>
      <w:ins w:id="8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be</w:t>
        </w:r>
      </w:ins>
      <w:ins w:id="897" w:author="PR Preview" w:date="2026-01-01T00:00:00Z">
        <w:r>
          <w:t xml:space="preserve"> </w:t>
        </w:r>
      </w:ins>
      <w:hyperlink r:id="rId9">
        <w:ins w:id="898" w:author="PR Preview" w:date="2026-01-01T00:00:00Z">
          <w:r>
            <w:rPr>
              <w:rStyle w:val="Hyperlink"/>
            </w:rPr>
            <w:t xml:space="preserve">IID</w:t>
          </w:r>
        </w:ins>
      </w:hyperlink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random variables with</w:t>
        </w:r>
      </w:ins>
      <w:ins w:id="90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population mean</w:t>
        </w:r>
      </w:ins>
      <w:ins w:id="904" w:author="PR Preview" w:date="2026-01-01T00:00:00Z">
        <w:r>
          <w:t xml:space="preserve"> </w:t>
        </w:r>
      </w:ins>
      <m:oMath>
        <m:r>
          <m:t>μ</m:t>
        </m:r>
      </m:oMath>
      <w:ins w:id="905" w:author="PR Preview" w:date="2026-01-01T00:00:00Z">
        <w:r>
          <w:t xml:space="preserve">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and let</w:t>
        </w:r>
      </w:ins>
      <w:ins w:id="90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909" w:author="PR Preview" w:date="2026-01-01T00:00:00Z">
        <w:r>
          <w:t xml:space="preserve">.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Then for every</w:t>
        </w:r>
      </w:ins>
      <w:ins w:id="91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[11]</w:t>
        </w:r>
      </w:ins>
      <w:ins w:id="915" w:author="PR Preview" w:date="2026-01-01T00:00:00Z">
        <w:r>
          <w:t xml:space="preserve">,</w:t>
        </w:r>
      </w:ins>
    </w:p>
    <w:p>
      <w:pPr>
        <w:pStyle w:val="BodyText"/>
      </w:pPr>
      <w:bookmarkStart w:id="5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6" w:name="cor-hoeffding-two-sided"/>
    <w:p>
      <w:pPr>
        <w:pStyle w:val="BodyText"/>
      </w:pPr>
      <w:del w:id="916" w:author="PR Preview" w:date="2026-01-01T00:00:00Z">
        <w:r>
          <w:rPr>
            <w:b/>
            <w:bCs/>
          </w:rPr>
          <w:delText xml:space="preserve">Corollary 3 (Hoeffding’s inequality, two-sided)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Under the assumptions of</w:delText>
        </w:r>
      </w:del>
      <w:del w:id="919" w:author="PR Preview" w:date="2026-01-01T00:00:00Z">
        <w:r>
          <w:delText xml:space="preserve"> </w:delText>
        </w:r>
      </w:del>
      <w:hyperlink w:anchor="thm-hoeffding">
        <w:del w:id="92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921" w:author="PR Preview" w:date="2026-01-01T00:00:00Z">
        <w:r>
          <w:delText xml:space="preserve">, for every</w:delText>
        </w:r>
      </w:del>
      <w:del w:id="92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923" w:author="PR Preview" w:date="2026-01-01T00:00:00Z">
        <w:r>
          <w:delText xml:space="preserve">,</w:delText>
        </w:r>
      </w:del>
    </w:p>
    <w:p>
      <w:pPr>
        <w:pStyle w:val="BodyText"/>
      </w:pPr>
      <w:ins w:id="924" w:author="PR Preview" w:date="2026-01-01T00:00:00Z">
        <w:r>
          <w:rPr>
            <w:b/>
            <w:bCs/>
          </w:rPr>
          <w:t xml:space="preserve">Corollary 3 (Hoeffding’s inequality, two-sided)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Under the assumptions of</w:t>
        </w:r>
      </w:ins>
      <w:ins w:id="927" w:author="PR Preview" w:date="2026-01-01T00:00:00Z">
        <w:r>
          <w:t xml:space="preserve"> </w:t>
        </w:r>
      </w:ins>
      <w:hyperlink w:anchor="thm-hoeffding">
        <w:ins w:id="92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929" w:author="PR Preview" w:date="2026-01-01T00:00:00Z">
        <w:r>
          <w:t xml:space="preserve">, for every</w:t>
        </w:r>
      </w:ins>
      <w:ins w:id="93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931" w:author="PR Preview" w:date="2026-01-01T00:00:00Z">
        <w:r>
          <w:t xml:space="preserve">,</w:t>
        </w:r>
      </w:ins>
    </w:p>
    <w:p>
      <w:pPr>
        <w:pStyle w:val="BodyText"/>
      </w:pPr>
      <w:bookmarkStart w:id="5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del w:id="932" w:author="PR Preview" w:date="2026-01-01T00:00:00Z">
        <w:r>
          <w:rPr>
            <w:i/>
            <w:iCs/>
          </w:rPr>
          <w:delText xml:space="preserve">Proof</w:delText>
        </w:r>
      </w:del>
      <w:del w:id="933" w:author="PR Preview" w:date="2026-01-01T00:00:00Z">
        <w:r>
          <w:delText xml:space="preserve">. </w:delText>
        </w:r>
      </w:del>
      <w:del w:id="934" w:author="PR Preview" w:date="2026-01-01T00:00:00Z">
        <w:r>
          <w:delText xml:space="preserve">The variables</w:delText>
        </w:r>
      </w:del>
      <w:del w:id="93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are IID, lie in</w:delText>
        </w:r>
      </w:del>
      <w:del w:id="9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39" w:author="PR Preview" w:date="2026-01-01T00:00:00Z">
        <w:r>
          <w:delText xml:space="preserve">, and have mean</w:delText>
        </w:r>
      </w:del>
      <w:del w:id="94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μ</m:t>
        </m:r>
      </m:oMath>
      <w:del w:id="941" w:author="PR Preview" w:date="2026-01-01T00:00:00Z">
        <w:r>
          <w:delText xml:space="preserve">.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Their sample mean is</w:delText>
        </w:r>
      </w:del>
      <w:del w:id="94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so</w:delText>
        </w:r>
      </w:del>
      <w:del w:id="948" w:author="PR Preview" w:date="2026-01-01T00:00:00Z">
        <w:r>
          <w:delText xml:space="preserve"> </w:delText>
        </w:r>
      </w:del>
      <w:hyperlink w:anchor="thm-hoeffding">
        <w:del w:id="94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applied to them gives</w:delText>
        </w:r>
      </w:del>
    </w:p>
    <w:p>
      <w:pPr>
        <w:pStyle w:val="FirstParagraph"/>
      </w:pPr>
      <w:ins w:id="952" w:author="PR Preview" w:date="2026-01-01T00:00:00Z">
        <w:r>
          <w:rPr>
            <w:i/>
            <w:iCs/>
          </w:rPr>
          <w:t xml:space="preserve">Proof</w:t>
        </w:r>
      </w:ins>
      <w:ins w:id="953" w:author="PR Preview" w:date="2026-01-01T00:00:00Z">
        <w:r>
          <w:t xml:space="preserve">. </w:t>
        </w:r>
      </w:ins>
      <w:ins w:id="954" w:author="PR Preview" w:date="2026-01-01T00:00:00Z">
        <w:r>
          <w:t xml:space="preserve">The variables</w:t>
        </w:r>
      </w:ins>
      <w:ins w:id="95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are IID, lie in</w:t>
        </w:r>
      </w:ins>
      <w:ins w:id="9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59" w:author="PR Preview" w:date="2026-01-01T00:00:00Z">
        <w:r>
          <w:t xml:space="preserve">, and have mean</w:t>
        </w:r>
      </w:ins>
      <w:ins w:id="96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μ</m:t>
        </m:r>
      </m:oMath>
      <w:ins w:id="961" w:author="PR Preview" w:date="2026-01-01T00:00:00Z">
        <w:r>
          <w:t xml:space="preserve">.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Their sample mean is</w:t>
        </w:r>
      </w:ins>
      <w:ins w:id="96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965" w:author="PR Preview" w:date="2026-01-01T00:00:00Z">
        <w:r>
          <w:t xml:space="preserve">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so</w:t>
        </w:r>
      </w:ins>
      <w:ins w:id="968" w:author="PR Preview" w:date="2026-01-01T00:00:00Z">
        <w:r>
          <w:t xml:space="preserve"> </w:t>
        </w:r>
      </w:ins>
      <w:hyperlink w:anchor="thm-hoeffding">
        <w:ins w:id="96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applied to them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7" w:name="exm-hoeffding-auto"/>
    <w:p>
      <w:pPr>
        <w:pStyle w:val="BodyText"/>
      </w:pPr>
      <w:del w:id="972" w:author="PR Preview" w:date="2026-01-01T00:00:00Z">
        <w:r>
          <w:rPr>
            <w:b/>
            <w:bCs/>
          </w:rPr>
          <w:delText xml:space="preserve">Example 4 (How loose is Hoeffding’s bound for the share of efficient cars?)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Take the 392 cars in the Auto data described in</w:delText>
        </w:r>
      </w:del>
      <w:del w:id="975" w:author="PR Preview" w:date="2026-01-01T00:00:00Z">
        <w:r>
          <w:delText xml:space="preserve"> </w:delText>
        </w:r>
      </w:del>
      <w:hyperlink w:anchor="exm-clt-auto">
        <w:del w:id="976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as the whole population,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and call a car efficient if its fuel economy (</w:delText>
        </w:r>
      </w:del>
      <w:del w:id="981" w:author="PR Preview" w:date="2026-01-01T00:00:00Z">
        <w:r>
          <w:rPr>
            <w:rStyle w:val="VerbatimChar"/>
          </w:rPr>
          <w:delText xml:space="preserve">mpg</w:delText>
        </w:r>
      </w:del>
      <w:del w:id="982" w:author="PR Preview" w:date="2026-01-01T00:00:00Z">
        <w:r>
          <w:delText xml:space="preserve">) is above</w:delText>
        </w:r>
      </w:del>
      <w:del w:id="983" w:author="PR Preview" w:date="2026-01-01T00:00:00Z">
        <w:r>
          <w:delText xml:space="preserve"> </w:delText>
        </w:r>
      </w:del>
      <m:oMath>
        <m:r>
          <m:t>25</m:t>
        </m:r>
      </m:oMath>
      <w:del w:id="984" w:author="PR Preview" w:date="2026-01-01T00:00:00Z">
        <w:r>
          <w:delText xml:space="preserve">.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Let</w:delText>
        </w:r>
      </w:del>
      <w:del w:id="98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if the</w:delText>
        </w:r>
      </w:del>
      <w:del w:id="990" w:author="PR Preview" w:date="2026-01-01T00:00:00Z">
        <w:r>
          <w:delText xml:space="preserve"> </w:delText>
        </w:r>
      </w:del>
      <m:oMath>
        <m:r>
          <m:t>i</m:t>
        </m:r>
      </m:oMath>
      <w:del w:id="991" w:author="PR Preview" w:date="2026-01-01T00:00:00Z">
        <w:r>
          <w:delText xml:space="preserve">th car drawn at random is efficient and</w:delText>
        </w:r>
      </w:del>
      <w:del w:id="99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otherwise,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so</w:delText>
        </w:r>
      </w:del>
      <w:del w:id="997" w:author="PR Preview" w:date="2026-01-01T00:00:00Z">
        <w:r>
          <w:delText xml:space="preserve"> </w:delText>
        </w:r>
      </w:del>
      <m:oMath>
        <m:r>
          <m:t>μ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is the share of efficient cars and</w:delText>
        </w:r>
      </w:del>
      <w:del w:id="10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is the share in a sample of</w:delText>
        </w:r>
      </w:del>
      <w:del w:id="1003" w:author="PR Preview" w:date="2026-01-01T00:00:00Z">
        <w:r>
          <w:delText xml:space="preserve"> </w:delText>
        </w:r>
      </w:del>
      <m:oMath>
        <m:r>
          <m:t>n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draws.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Each</w:delText>
        </w:r>
      </w:del>
      <w:del w:id="100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lies in</w:delText>
        </w:r>
      </w:del>
      <w:del w:id="10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 the draws are made with replacement, so the</w:delText>
        </w:r>
      </w:del>
      <w:del w:id="10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are IID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and</w:delText>
        </w:r>
      </w:del>
      <w:del w:id="1020" w:author="PR Preview" w:date="2026-01-01T00:00:00Z">
        <w:r>
          <w:delText xml:space="preserve"> </w:delText>
        </w:r>
      </w:del>
      <w:hyperlink w:anchor="cor-hoeffding-two-sided">
        <w:del w:id="1021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applies.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The code below draws</w:delText>
        </w:r>
      </w:del>
      <w:del w:id="1026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samples of each size,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computes the proportion of samples whose share misses</w:delText>
        </w:r>
      </w:del>
      <w:del w:id="1031" w:author="PR Preview" w:date="2026-01-01T00:00:00Z">
        <w:r>
          <w:delText xml:space="preserve"> </w:delText>
        </w:r>
      </w:del>
      <m:oMath>
        <m:r>
          <m:t>μ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by at least</w:delText>
        </w:r>
      </w:del>
      <w:del w:id="103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1035" w:author="PR Preview" w:date="2026-01-01T00:00:00Z">
        <w:r>
          <w:delText xml:space="preserve">,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and sets that proportion beside the bound</w:delText>
        </w:r>
      </w:del>
      <w:del w:id="1038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of</w:delText>
        </w:r>
      </w:del>
      <w:del w:id="1041" w:author="PR Preview" w:date="2026-01-01T00:00:00Z">
        <w:r>
          <w:delText xml:space="preserve"> </w:delText>
        </w:r>
      </w:del>
      <w:hyperlink w:anchor="eq-hoeffding">
        <w:del w:id="1042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and the bound</w:delText>
        </w:r>
      </w:del>
      <w:del w:id="104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that Chebyshev’s inequality gives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(</w:delText>
        </w:r>
      </w:del>
      <w:hyperlink w:anchor="thm-chebyshev-sample-mean">
        <w:del w:id="105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051" w:author="PR Preview" w:date="2026-01-01T00:00:00Z">
        <w:r>
          <w:delText xml:space="preserve">).</w:delText>
        </w:r>
      </w:del>
    </w:p>
    <w:p>
      <w:pPr>
        <w:pStyle w:val="BodyText"/>
      </w:pPr>
      <w:ins w:id="1052" w:author="PR Preview" w:date="2026-01-01T00:00:00Z">
        <w:r>
          <w:rPr>
            <w:b/>
            <w:bCs/>
          </w:rPr>
          <w:t xml:space="preserve">Example 4 (How loose is Hoeffding’s bound for the share of efficient cars?)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Take the 392 cars in the Auto data described in</w:t>
        </w:r>
      </w:ins>
      <w:ins w:id="1055" w:author="PR Preview" w:date="2026-01-01T00:00:00Z">
        <w:r>
          <w:t xml:space="preserve"> </w:t>
        </w:r>
      </w:ins>
      <w:hyperlink w:anchor="exm-clt-auto">
        <w:ins w:id="1056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as the whole population,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and call a car efficient if its fuel economy (</w:t>
        </w:r>
      </w:ins>
      <w:ins w:id="1061" w:author="PR Preview" w:date="2026-01-01T00:00:00Z">
        <w:r>
          <w:rPr>
            <w:rStyle w:val="VerbatimChar"/>
          </w:rPr>
          <w:t xml:space="preserve">mpg</w:t>
        </w:r>
      </w:ins>
      <w:ins w:id="1062" w:author="PR Preview" w:date="2026-01-01T00:00:00Z">
        <w:r>
          <w:t xml:space="preserve">) is above</w:t>
        </w:r>
      </w:ins>
      <w:ins w:id="1063" w:author="PR Preview" w:date="2026-01-01T00:00:00Z">
        <w:r>
          <w:t xml:space="preserve"> </w:t>
        </w:r>
      </w:ins>
      <m:oMath>
        <m:r>
          <m:t>25</m:t>
        </m:r>
      </m:oMath>
      <w:ins w:id="1064" w:author="PR Preview" w:date="2026-01-01T00:00:00Z">
        <w:r>
          <w:t xml:space="preserve">.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Let</w:t>
        </w:r>
      </w:ins>
      <w:ins w:id="10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if the</w:t>
        </w:r>
      </w:ins>
      <w:ins w:id="1070" w:author="PR Preview" w:date="2026-01-01T00:00:00Z">
        <w:r>
          <w:t xml:space="preserve"> </w:t>
        </w:r>
      </w:ins>
      <m:oMath>
        <m:r>
          <m:t>i</m:t>
        </m:r>
      </m:oMath>
      <w:ins w:id="1071" w:author="PR Preview" w:date="2026-01-01T00:00:00Z">
        <w:r>
          <w:t xml:space="preserve">th car drawn at random is efficient and</w:t>
        </w:r>
      </w:ins>
      <w:ins w:id="107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otherwise,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so</w:t>
        </w:r>
      </w:ins>
      <w:ins w:id="1077" w:author="PR Preview" w:date="2026-01-01T00:00:00Z">
        <w:r>
          <w:t xml:space="preserve"> </w:t>
        </w:r>
      </w:ins>
      <m:oMath>
        <m:r>
          <m:t>μ</m:t>
        </m:r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is the share of efficient cars and</w:t>
        </w:r>
      </w:ins>
      <w:ins w:id="1080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 the share in a sample of</w:t>
        </w:r>
      </w:ins>
      <w:ins w:id="1083" w:author="PR Preview" w:date="2026-01-01T00:00:00Z">
        <w:r>
          <w:t xml:space="preserve"> </w:t>
        </w:r>
      </w:ins>
      <m:oMath>
        <m:r>
          <m:t>n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draws.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Each</w:t>
        </w:r>
      </w:ins>
      <w:ins w:id="10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lies in</w:t>
        </w:r>
      </w:ins>
      <w:ins w:id="109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92" w:author="PR Preview" w:date="2026-01-01T00:00:00Z">
        <w:r>
          <w:t xml:space="preserve">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 the draws are made with replacement, so the</w:t>
        </w:r>
      </w:ins>
      <w:ins w:id="10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are IID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and</w:t>
        </w:r>
      </w:ins>
      <w:ins w:id="1100" w:author="PR Preview" w:date="2026-01-01T00:00:00Z">
        <w:r>
          <w:t xml:space="preserve"> </w:t>
        </w:r>
      </w:ins>
      <w:hyperlink w:anchor="cor-hoeffding-two-sided">
        <w:ins w:id="1101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applies.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The code below draws</w:t>
        </w:r>
      </w:ins>
      <w:ins w:id="110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samples of each size,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computes the proportion of samples whose share misses</w:t>
        </w:r>
      </w:ins>
      <w:ins w:id="1111" w:author="PR Preview" w:date="2026-01-01T00:00:00Z">
        <w:r>
          <w:t xml:space="preserve"> </w:t>
        </w:r>
      </w:ins>
      <m:oMath>
        <m:r>
          <m:t>μ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by at least</w:t>
        </w:r>
      </w:ins>
      <w:ins w:id="111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1115" w:author="PR Preview" w:date="2026-01-01T00:00:00Z">
        <w:r>
          <w:t xml:space="preserve">,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and sets that proportion beside the bound</w:t>
        </w:r>
      </w:ins>
      <w:ins w:id="1118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of</w:t>
        </w:r>
      </w:ins>
      <w:ins w:id="1121" w:author="PR Preview" w:date="2026-01-01T00:00:00Z">
        <w:r>
          <w:t xml:space="preserve"> </w:t>
        </w:r>
      </w:ins>
      <w:hyperlink w:anchor="eq-hoeffding">
        <w:ins w:id="1122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and the bound</w:t>
        </w:r>
      </w:ins>
      <w:ins w:id="112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that Chebyshev’s inequality gives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</w:t>
        </w:r>
      </w:ins>
      <w:hyperlink w:anchor="thm-chebyshev-sample-mean">
        <w:ins w:id="11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31" w:author="PR Preview" w:date="2026-01-01T00:00:00Z">
        <w:r>
          <w:t xml:space="preserve">).</w:t>
        </w:r>
      </w:ins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7"/>
    <w:bookmarkEnd w:id="58"/>
    <w:bookmarkStart w:id="66" w:name="sec-lln"/>
    <w:p>
      <w:pPr>
        <w:pStyle w:val="Heading2"/>
      </w:pPr>
      <w:r>
        <w:t xml:space="preserve">3 The law of large numbers</w:t>
      </w:r>
    </w:p>
    <w:bookmarkStart w:id="6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2"/>
    <w:bookmarkStart w:id="65" w:name="thm-wlln"/>
    <w:p>
      <w:pPr>
        <w:pStyle w:val="BodyText"/>
      </w:pPr>
      <w:del w:id="1132" w:author="PR Preview" w:date="2026-01-01T00:00:00Z">
        <w:r>
          <w:rPr>
            <w:b/>
            <w:bCs/>
          </w:rPr>
          <w:delText xml:space="preserve">Theorem 6 (Weak law of large numbers)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Let</w:delText>
        </w:r>
      </w:del>
      <w:del w:id="11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be</w:delText>
        </w:r>
      </w:del>
      <w:del w:id="1138" w:author="PR Preview" w:date="2026-01-01T00:00:00Z">
        <w:r>
          <w:delText xml:space="preserve"> </w:delText>
        </w:r>
      </w:del>
      <w:hyperlink r:id="rId9">
        <w:del w:id="1139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random variables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with population mean</w:delText>
        </w:r>
      </w:del>
      <w:del w:id="1144" w:author="PR Preview" w:date="2026-01-01T00:00:00Z">
        <w:r>
          <w:delText xml:space="preserve"> </w:delText>
        </w:r>
      </w:del>
      <m:oMath>
        <m:r>
          <m:t>μ</m:t>
        </m:r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and finite variance</w:delText>
        </w:r>
      </w:del>
      <w:del w:id="114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let</w:delText>
        </w:r>
      </w:del>
      <w:del w:id="11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be the sample mean.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Then the sample mean</w:delText>
        </w:r>
      </w:del>
      <w:del w:id="1156" w:author="PR Preview" w:date="2026-01-01T00:00:00Z">
        <w:r>
          <w:delText xml:space="preserve"> </w:delText>
        </w:r>
      </w:del>
      <w:hyperlink w:anchor="def-convergence-in-probability">
        <w:del w:id="1157" w:author="PR Preview" w:date="2026-01-01T00:00:00Z">
          <w:r>
            <w:rPr>
              <w:rStyle w:val="Hyperlink"/>
            </w:rPr>
            <w:delText xml:space="preserve">converges in probability</w:delText>
          </w:r>
        </w:del>
      </w:hyperlink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to</w:delText>
        </w:r>
      </w:del>
      <w:del w:id="1160" w:author="PR Preview" w:date="2026-01-01T00:00:00Z">
        <w:r>
          <w:delText xml:space="preserve"> </w:delText>
        </w:r>
      </w:del>
      <m:oMath>
        <m:r>
          <m:t>μ</m:t>
        </m:r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[14]</w:delText>
        </w:r>
      </w:del>
      <w:del w:id="1163" w:author="PR Preview" w:date="2026-01-01T00:00:00Z">
        <w:r>
          <w:delText xml:space="preserve">:</w:delText>
        </w:r>
      </w:del>
    </w:p>
    <w:p>
      <w:pPr>
        <w:pStyle w:val="BodyText"/>
      </w:pPr>
      <w:ins w:id="1164" w:author="PR Preview" w:date="2026-01-01T00:00:00Z">
        <w:r>
          <w:rPr>
            <w:b/>
            <w:bCs/>
          </w:rPr>
          <w:t xml:space="preserve">Theorem 7 (Weak law of large numbers)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Let</w:t>
        </w:r>
      </w:ins>
      <w:ins w:id="11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be</w:t>
        </w:r>
      </w:ins>
      <w:ins w:id="1170" w:author="PR Preview" w:date="2026-01-01T00:00:00Z">
        <w:r>
          <w:t xml:space="preserve"> </w:t>
        </w:r>
      </w:ins>
      <w:hyperlink r:id="rId9">
        <w:ins w:id="1171" w:author="PR Preview" w:date="2026-01-01T00:00:00Z">
          <w:r>
            <w:rPr>
              <w:rStyle w:val="Hyperlink"/>
            </w:rPr>
            <w:t xml:space="preserve">IID</w:t>
          </w:r>
        </w:ins>
      </w:hyperlink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random variables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with population mean</w:t>
        </w:r>
      </w:ins>
      <w:ins w:id="1176" w:author="PR Preview" w:date="2026-01-01T00:00:00Z">
        <w:r>
          <w:t xml:space="preserve"> </w:t>
        </w:r>
      </w:ins>
      <m:oMath>
        <m:r>
          <m:t>μ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 finite variance</w:t>
        </w:r>
      </w:ins>
      <w:ins w:id="117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180" w:author="PR Preview" w:date="2026-01-01T00:00:00Z">
        <w:r>
          <w:t xml:space="preserve">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and let</w:t>
        </w:r>
      </w:ins>
      <w:ins w:id="118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be the sample mean.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Then the sample mean</w:t>
        </w:r>
      </w:ins>
      <w:ins w:id="1188" w:author="PR Preview" w:date="2026-01-01T00:00:00Z">
        <w:r>
          <w:t xml:space="preserve"> </w:t>
        </w:r>
      </w:ins>
      <w:hyperlink w:anchor="def-convergence-in-probability">
        <w:ins w:id="1189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to</w:t>
        </w:r>
      </w:ins>
      <w:ins w:id="1192" w:author="PR Preview" w:date="2026-01-01T00:00:00Z">
        <w:r>
          <w:t xml:space="preserve"> </w:t>
        </w:r>
      </w:ins>
      <m:oMath>
        <m:r>
          <m:t>μ</m:t>
        </m:r>
      </m:oMath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[14]</w:t>
        </w:r>
      </w:ins>
      <w:ins w:id="11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5"/>
    <w:p>
      <w:pPr>
        <w:pStyle w:val="BodyText"/>
      </w:pPr>
      <w:del w:id="1196" w:author="PR Preview" w:date="2026-01-01T00:00:00Z">
        <w:r>
          <w:rPr>
            <w:i/>
            <w:iCs/>
          </w:rPr>
          <w:delText xml:space="preserve">Proof</w:delText>
        </w:r>
      </w:del>
      <w:del w:id="1197" w:author="PR Preview" w:date="2026-01-01T00:00:00Z">
        <w:r>
          <w:delText xml:space="preserve">. </w:delText>
        </w:r>
      </w:del>
      <w:del w:id="1198" w:author="PR Preview" w:date="2026-01-01T00:00:00Z">
        <w:r>
          <w:delText xml:space="preserve">By</w:delText>
        </w:r>
      </w:del>
      <w:del w:id="1199" w:author="PR Preview" w:date="2026-01-01T00:00:00Z">
        <w:r>
          <w:delText xml:space="preserve"> </w:delText>
        </w:r>
      </w:del>
      <w:hyperlink w:anchor="cor-sum-iid-moments">
        <w:del w:id="1200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201" w:author="PR Preview" w:date="2026-01-01T00:00:00Z">
        <w:r>
          <w:delText xml:space="preserve">,</w:delText>
        </w:r>
      </w:del>
      <w:del w:id="120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and</w:delText>
        </w:r>
      </w:del>
      <w:del w:id="120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206" w:author="PR Preview" w:date="2026-01-01T00:00:00Z">
        <w:r>
          <w:delText xml:space="preserve">,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where</w:delText>
        </w:r>
      </w:del>
      <w:del w:id="120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210" w:author="PR Preview" w:date="2026-01-01T00:00:00Z">
        <w:r>
          <w:delText xml:space="preserve">, so</w:delText>
        </w:r>
      </w:del>
      <w:del w:id="121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has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214" w:author="PR Preview" w:date="2026-01-01T00:00:00Z">
        <w:r>
          <w:rPr>
            <w:i/>
            <w:iCs/>
          </w:rPr>
          <w:t xml:space="preserve">Proof</w:t>
        </w:r>
      </w:ins>
      <w:ins w:id="1215" w:author="PR Preview" w:date="2026-01-01T00:00:00Z">
        <w:r>
          <w:t xml:space="preserve">. </w:t>
        </w:r>
      </w:ins>
      <w:ins w:id="1216" w:author="PR Preview" w:date="2026-01-01T00:00:00Z">
        <w:r>
          <w:t xml:space="preserve">By</w:t>
        </w:r>
      </w:ins>
      <w:ins w:id="1217" w:author="PR Preview" w:date="2026-01-01T00:00:00Z">
        <w:r>
          <w:t xml:space="preserve"> </w:t>
        </w:r>
      </w:ins>
      <w:hyperlink w:anchor="cor-mean-iid-moments">
        <w:ins w:id="1218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and</w:t>
        </w:r>
      </w:ins>
      <w:ins w:id="122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224" w:author="PR Preview" w:date="2026-01-01T00:00:00Z">
        <w:r>
          <w:t xml:space="preserve">.</w:t>
        </w:r>
      </w:ins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6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6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https://en.wikipedia.org/wiki/Central_limit_theorem</w:t>
        </w:r>
      </w:hyperlink>
    </w:p>
    <w:bookmarkEnd w:id="68"/>
    <w:bookmarkStart w:id="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9"/>
    <w:bookmarkStart w:id="7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1"/>
    <w:bookmarkStart w:id="7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https://en.wikipedia.org/wiki/Markov%27s_inequality</w:t>
        </w:r>
      </w:hyperlink>
    </w:p>
    <w:bookmarkEnd w:id="73"/>
    <w:bookmarkStart w:id="7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https://www.numdam.org/item/JMPA_1867_2_12__158_0/</w:t>
        </w:r>
      </w:hyperlink>
    </w:p>
    <w:bookmarkEnd w:id="75"/>
    <w:bookmarkStart w:id="7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</w:p>
    <w:bookmarkEnd w:id="77"/>
    <w:bookmarkStart w:id="7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9"/>
    <w:bookmarkStart w:id="8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1"/>
    <w:bookmarkStart w:id="8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https://en.wikipedia.org/wiki/Chebyshev%27s_inequality</w:t>
        </w:r>
      </w:hyperlink>
    </w:p>
    <w:bookmarkEnd w:id="83"/>
    <w:bookmarkStart w:id="8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5"/>
    <w:bookmarkStart w:id="8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https://en.wikipedia.org/wiki/Hoeffding%27s_inequality</w:t>
        </w:r>
      </w:hyperlink>
    </w:p>
    <w:bookmarkEnd w:id="87"/>
    <w:bookmarkStart w:id="8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https://en.wikipedia.org/wiki/Convergence_of_random_variables</w:t>
        </w:r>
      </w:hyperlink>
    </w:p>
    <w:bookmarkEnd w:id="89"/>
    <w:bookmarkStart w:id="9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1"/>
    <w:bookmarkStart w:id="9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https://en.wikipedia.org/wiki/Law_of_large_numbers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image" Target="media/rId5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4" Type="http://schemas.openxmlformats.org/officeDocument/2006/relationships/hyperlink" Target="https://doi.org/10.1080/01621459.1963.10500830" TargetMode="External"/><Relationship Id="rId80" Type="http://schemas.openxmlformats.org/officeDocument/2006/relationships/hyperlink" Target="https://doi.org/10.1201/9780429428357" TargetMode="External"/><Relationship Id="rId78" Type="http://schemas.openxmlformats.org/officeDocument/2006/relationships/hyperlink" Target="https://doi.org/10.3150/12-BEJSP12" TargetMode="External"/><Relationship Id="rId67" Type="http://schemas.openxmlformats.org/officeDocument/2006/relationships/hyperlink" Target="https://en.wikipedia.org/wiki/Central_limit_theorem" TargetMode="External"/><Relationship Id="rId82" Type="http://schemas.openxmlformats.org/officeDocument/2006/relationships/hyperlink" Target="https://en.wikipedia.org/wiki/Chebyshev%27s_inequality" TargetMode="External"/><Relationship Id="rId88" Type="http://schemas.openxmlformats.org/officeDocument/2006/relationships/hyperlink" Target="https://en.wikipedia.org/wiki/Convergence_of_random_variables" TargetMode="External"/><Relationship Id="rId86" Type="http://schemas.openxmlformats.org/officeDocument/2006/relationships/hyperlink" Target="https://en.wikipedia.org/wiki/Hoeffding%27s_inequality" TargetMode="External"/><Relationship Id="rId92" Type="http://schemas.openxmlformats.org/officeDocument/2006/relationships/hyperlink" Target="https://en.wikipedia.org/wiki/Law_of_large_numbers" TargetMode="External"/><Relationship Id="rId7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0" Type="http://schemas.openxmlformats.org/officeDocument/2006/relationships/hyperlink" Target="https://www.cengage.com/c/statistical-inference-2e-casella-berger/9780534243128/" TargetMode="External"/><Relationship Id="rId74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7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4" Type="http://schemas.openxmlformats.org/officeDocument/2006/relationships/hyperlink" Target="https://doi.org/10.1080/01621459.1963.10500830" TargetMode="External"/><Relationship Id="rId80" Type="http://schemas.openxmlformats.org/officeDocument/2006/relationships/hyperlink" Target="https://doi.org/10.1201/9780429428357" TargetMode="External"/><Relationship Id="rId78" Type="http://schemas.openxmlformats.org/officeDocument/2006/relationships/hyperlink" Target="https://doi.org/10.3150/12-BEJSP12" TargetMode="External"/><Relationship Id="rId67" Type="http://schemas.openxmlformats.org/officeDocument/2006/relationships/hyperlink" Target="https://en.wikipedia.org/wiki/Central_limit_theorem" TargetMode="External"/><Relationship Id="rId82" Type="http://schemas.openxmlformats.org/officeDocument/2006/relationships/hyperlink" Target="https://en.wikipedia.org/wiki/Chebyshev%27s_inequality" TargetMode="External"/><Relationship Id="rId88" Type="http://schemas.openxmlformats.org/officeDocument/2006/relationships/hyperlink" Target="https://en.wikipedia.org/wiki/Convergence_of_random_variables" TargetMode="External"/><Relationship Id="rId86" Type="http://schemas.openxmlformats.org/officeDocument/2006/relationships/hyperlink" Target="https://en.wikipedia.org/wiki/Hoeffding%27s_inequality" TargetMode="External"/><Relationship Id="rId92" Type="http://schemas.openxmlformats.org/officeDocument/2006/relationships/hyperlink" Target="https://en.wikipedia.org/wiki/Law_of_large_numbers" TargetMode="External"/><Relationship Id="rId7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0" Type="http://schemas.openxmlformats.org/officeDocument/2006/relationships/hyperlink" Target="https://www.cengage.com/c/statistical-inference-2e-casella-berger/9780534243128/" TargetMode="External"/><Relationship Id="rId74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7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2026-10-22T07:51:16Z</dcterms:created>
  <dcterms:modified xsi:type="dcterms:W3CDTF">2026-10-22T07:51:16Z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