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22:54:20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Corollary 4 (Conditional mean as the minimizer of squared-error risk)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t>X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</w:t>
        </w:r>
      </w:ins>
      <w:ins w:id="9" w:author="PR Preview" w:date="2026-01-01T00:00:00Z">
        <w:r>
          <w:t xml:space="preserve"> </w:t>
        </w:r>
      </w:ins>
      <m:oMath>
        <m:r>
          <m:t>Y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be jointly distributed random variables with</w:t>
        </w:r>
      </w:ins>
      <w:ins w:id="1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3" w:author="PR Preview" w:date="2026-01-01T00:00:00Z">
        <w:r>
          <w:t xml:space="preserve">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Among prediction functions</w:t>
        </w:r>
      </w:ins>
      <w:ins w:id="1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with</w:t>
        </w:r>
      </w:ins>
      <w:ins w:id="1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conditional expectation function is a minimizer of the squared-error risk: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" w:author="PR Preview" w:date="2026-01-01T00:00:00Z">
        <w:r>
          <w:t xml:space="preserve">where</w:t>
        </w:r>
      </w:ins>
      <w:ins w:id="24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the</w:t>
        </w:r>
      </w:ins>
      <w:ins w:id="27" w:author="PR Preview" w:date="2026-01-01T00:00:00Z">
        <w:r>
          <w:t xml:space="preserve"> </w:t>
        </w:r>
      </w:ins>
      <w:hyperlink r:id="rId108">
        <w:ins w:id="28" w:author="PR Preview" w:date="2026-01-01T00:00:00Z">
          <w:r>
            <w:rPr>
              <w:rStyle w:val="Hyperlink"/>
            </w:rPr>
            <w:t xml:space="preserve">set of minimizers</w:t>
          </w:r>
        </w:ins>
      </w:hyperlink>
      <w:ins w:id="29" w:author="PR Preview" w:date="2026-01-01T00:00:00Z">
        <w:r>
          <w:t xml:space="preserve">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Moreover, every</w:t>
        </w:r>
      </w:ins>
      <w:ins w:id="32" w:author="PR Preview" w:date="2026-01-01T00:00:00Z">
        <w:r>
          <w:t xml:space="preserve"> </w:t>
        </w:r>
      </w:ins>
      <m:oMath>
        <m:r>
          <m:t>g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in that set satisfies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so the minimizer is unique up to probability-</w:t>
        </w:r>
      </w:ins>
      <m:oMath>
        <m:r>
          <m:t>1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equality.</w:t>
        </w:r>
      </w:ins>
    </w:p>
    <w:bookmarkEnd w:id="109"/>
    <w:p>
      <w:pPr>
        <w:pStyle w:val="BodyText"/>
      </w:pPr>
      <w:ins w:id="41" w:author="PR Preview" w:date="2026-01-01T00:00:00Z">
        <w:r>
          <w:rPr>
            <w:i/>
            <w:iCs/>
          </w:rPr>
          <w:t xml:space="preserve">Proof</w:t>
        </w:r>
      </w:ins>
      <w:ins w:id="42" w:author="PR Preview" w:date="2026-01-01T00:00:00Z">
        <w:r>
          <w:t xml:space="preserve">. </w:t>
        </w:r>
      </w:ins>
      <w:ins w:id="43" w:author="PR Preview" w:date="2026-01-01T00:00:00Z">
        <w:r>
          <w:t xml:space="preserve">By</w:t>
        </w:r>
      </w:ins>
      <w:ins w:id="44" w:author="PR Preview" w:date="2026-01-01T00:00:00Z">
        <w:r>
          <w:t xml:space="preserve"> </w:t>
        </w:r>
      </w:ins>
      <w:hyperlink w:anchor="thm-best-predictor">
        <w:ins w:id="4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has risk no larger than that of any</w:t>
        </w:r>
      </w:ins>
      <w:ins w:id="50" w:author="PR Preview" w:date="2026-01-01T00:00:00Z">
        <w:r>
          <w:t xml:space="preserve"> </w:t>
        </w:r>
      </w:ins>
      <m:oMath>
        <m:r>
          <m:t>g</m:t>
        </m:r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so it is a minimizer.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If</w:t>
        </w:r>
      </w:ins>
      <w:ins w:id="56" w:author="PR Preview" w:date="2026-01-01T00:00:00Z">
        <w:r>
          <w:t xml:space="preserve"> </w:t>
        </w:r>
      </w:ins>
      <m:oMath>
        <m:r>
          <m:t>g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also a minimizer, its risk equals that of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the equality case of</w:t>
        </w:r>
      </w:ins>
      <w:ins w:id="63" w:author="PR Preview" w:date="2026-01-01T00:00:00Z">
        <w:r>
          <w:t xml:space="preserve"> </w:t>
        </w:r>
      </w:ins>
      <w:hyperlink w:anchor="thm-best-predictor">
        <w:ins w:id="6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gives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8" w:author="PR Preview" w:date="2026-01-01T00:00:00Z">
        <w:r>
          <w:t xml:space="preserve">.</w:t>
        </w:r>
      </w:ins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2026-10-15T05:57:34Z</dcterms:created>
  <dcterms:modified xsi:type="dcterms:W3CDTF">2026-10-15T05:57:34Z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