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2026-10-26 13:14:30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13:44:03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del w:id="3" w:author="PR Preview" w:date="2026-01-01T00:00:00Z">
        <w:r>
          <w:delText xml:space="preserve">So the contour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$\Delta(\mathord{\smash[b]{\underset{\raise.3ex\hbox{$\scriptstyle\sim$}}{x}}\vphantom{x}}) = 1$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of the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$\operatorname{N}_2\mathopen{}\left(\mathord{\smash[b]{\underset{\raise.3ex\hbox{$\scriptstyle\sim$}}{0}}\vphantom{0}}, \mathbf{\Sigma}\right)\mathclose{}$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density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is an ellipse stretched along</w:delText>
        </w:r>
      </w:del>
      <w:del w:id="14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" w:author="PR Preview" w:date="2026-01-01T00:00:00Z">
        <w:r>
          <w:delText xml:space="preserve">, with half-length</w:delText>
        </w:r>
      </w:del>
      <w:del w:id="16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3</m:t>
            </m:r>
          </m:e>
        </m:rad>
      </m:oMath>
      <w:del w:id="17" w:author="PR Preview" w:date="2026-01-01T00:00:00Z">
        <w:r>
          <w:delText xml:space="preserve">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and squeezed along</w:delText>
        </w:r>
      </w:del>
      <w:del w:id="20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" w:author="PR Preview" w:date="2026-01-01T00:00:00Z">
        <w:r>
          <w:delText xml:space="preserve">, with half-length</w:delText>
        </w:r>
      </w:del>
      <w:del w:id="22" w:author="PR Preview" w:date="2026-01-01T00:00:00Z">
        <w:r>
          <w:delText xml:space="preserve"> </w:delText>
        </w:r>
      </w:del>
      <m:oMath>
        <m:r>
          <m:t>1</m:t>
        </m:r>
      </m:oMath>
      <w:del w:id="23" w:author="PR Preview" w:date="2026-01-01T00:00:00Z">
        <w:r>
          <w:delText xml:space="preserve">: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</m:oMath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and</w:delText>
        </w:r>
      </w:del>
      <w:del w:id="27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t>2</m:t>
            </m:r>
          </m:sub>
        </m:sSub>
      </m:oMath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are positively correlated.</w:delText>
        </w:r>
      </w:del>
    </w:p>
    <w:p>
      <w:pPr>
        <w:pStyle w:val="FirstParagraph"/>
      </w:pPr>
      <w:ins w:id="30" w:author="PR Preview" w:date="2026-01-01T00:00:00Z">
        <w:r>
          <w:t xml:space="preserve">So the contour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$\Delta(\mathord{\smash[b]{\underset{\raise.3ex\hbox{$\scriptstyle\sim$}}{x}}\vphantom{x}}) = 1$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of the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$\operatorname{N}_2\mathopen{}\left(\mathord{\smash[b]{\underset{\raise.3ex\hbox{$\scriptstyle\sim$}}{0}}\vphantom{0}}, \mathbf{\Sigma}\right)\mathclose{}$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density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is an ellipse stretched along</w:t>
        </w:r>
      </w:ins>
      <w:ins w:id="41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2" w:author="PR Preview" w:date="2026-01-01T00:00:00Z">
        <w:r>
          <w:t xml:space="preserve">, with half-length</w:t>
        </w:r>
      </w:ins>
      <w:ins w:id="4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3</m:t>
            </m:r>
          </m:e>
        </m:rad>
      </m:oMath>
      <w:ins w:id="44" w:author="PR Preview" w:date="2026-01-01T00:00:00Z">
        <w:r>
          <w:t xml:space="preserve">,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and squeezed along</w:t>
        </w:r>
      </w:ins>
      <w:ins w:id="47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48" w:author="PR Preview" w:date="2026-01-01T00:00:00Z">
        <w:r>
          <w:t xml:space="preserve">, with half-length</w:t>
        </w:r>
      </w:ins>
      <w:ins w:id="49" w:author="PR Preview" w:date="2026-01-01T00:00:00Z">
        <w:r>
          <w:t xml:space="preserve"> </w:t>
        </w:r>
      </w:ins>
      <m:oMath>
        <m:r>
          <m:t>1</m:t>
        </m:r>
      </m:oMath>
      <w:ins w:id="50" w:author="PR Preview" w:date="2026-01-01T00:00:00Z">
        <w:r>
          <w:t xml:space="preserve">:</w:t>
        </w:r>
      </w:ins>
      <w:ins w:id="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and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2</m:t>
            </m:r>
          </m:sub>
        </m:sSub>
      </m:oMath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are positively correlated (</w:t>
        </w:r>
      </w:ins>
      <w:hyperlink w:anchor="fig-mahalanobis-eigen">
        <w:ins w:id="57" w:author="PR Preview" w:date="2026-01-01T00:00:00Z">
          <w:r>
            <w:rPr>
              <w:rStyle w:val="Hyperlink"/>
            </w:rPr>
            <w:t xml:space="preserve">Figure 4</w:t>
          </w:r>
        </w:ins>
      </w:hyperlink>
      <w:ins w:id="58" w:author="PR Preview" w:date="2026-01-01T00:00:00Z">
        <w:r>
          <w:t xml:space="preserve">).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3" Type="http://schemas.openxmlformats.org/officeDocument/2006/relationships/image" Target="media/rId143.png"/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52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63" Type="http://schemas.openxmlformats.org/officeDocument/2006/relationships/hyperlink" Target="https://en.wikipedia.org/wiki/Binomial_distribution" TargetMode="External"/><Relationship Id="rId171" Type="http://schemas.openxmlformats.org/officeDocument/2006/relationships/hyperlink" Target="https://en.wikipedia.org/wiki/Laplace_distribution" TargetMode="External"/><Relationship Id="rId177" Type="http://schemas.openxmlformats.org/officeDocument/2006/relationships/hyperlink" Target="https://en.wikipedia.org/wiki/Mahalanobis_distance" TargetMode="External"/><Relationship Id="rId179" Type="http://schemas.openxmlformats.org/officeDocument/2006/relationships/hyperlink" Target="https://en.wikipedia.org/wiki/Mixture_distribution" TargetMode="External"/><Relationship Id="rId175" Type="http://schemas.openxmlformats.org/officeDocument/2006/relationships/hyperlink" Target="https://en.wikipedia.org/wiki/Multivariate_normal_distribution" TargetMode="External"/><Relationship Id="rId169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7" Type="http://schemas.openxmlformats.org/officeDocument/2006/relationships/hyperlink" Target="https://en.wikipedia.org/wiki/Poisson_distribution" TargetMode="External"/><Relationship Id="rId173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5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7" Type="http://schemas.openxmlformats.org/officeDocument/2006/relationships/hyperlink" Target="probability-basics.qmd#thm-bayes" TargetMode="External"/><Relationship Id="rId158" Type="http://schemas.openxmlformats.org/officeDocument/2006/relationships/hyperlink" Target="probability-basics.qmd#thm-total-prob" TargetMode="External"/><Relationship Id="rId15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51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2026-10-26T20:59:21Z</dcterms:created>
  <dcterms:modified xsi:type="dcterms:W3CDTF">2026-10-26T20:59:21Z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13:44:03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