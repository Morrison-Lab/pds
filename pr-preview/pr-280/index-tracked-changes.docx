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2026-10-29 08:00:26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13:13:15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40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7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del w:id="3" w:author="PR Preview" w:date="2026-01-01T00:00:00Z">
        <w:r>
          <w:delText xml:space="preserve">Miller [3]</w:delText>
        </w:r>
      </w:del>
    </w:p>
    <w:p>
      <w:pPr>
        <w:pStyle w:val="Compact"/>
        <w:numPr>
          <w:ilvl w:val="0"/>
          <w:numId w:val="1003"/>
        </w:numPr>
      </w:pPr>
      <w:ins w:id="4" w:author="PR Preview" w:date="2026-01-01T00:00:00Z">
        <w:r>
          <w:t xml:space="preserve">Ross [3]</w:t>
        </w:r>
      </w:ins>
      <w:ins w:id="5" w:author="PR Preview" w:date="2026-01-01T00:00:00Z">
        <w:r>
          <w:t xml:space="preserve">, an undergraduate calculus-based</w:t>
        </w:r>
      </w:ins>
      <w:ins w:id="6" w:author="PR Preview" w:date="2026-01-01T00:00:00Z">
        <w:r>
          <w:t xml:space="preserve"> </w:t>
        </w:r>
      </w:ins>
      <w:hyperlink r:id="rId34">
        <w:ins w:id="7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text</w:t>
        </w:r>
      </w:ins>
    </w:p>
    <w:p>
      <w:pPr>
        <w:pStyle w:val="Compact"/>
        <w:numPr>
          <w:ilvl w:val="0"/>
          <w:numId w:val="1003"/>
        </w:numPr>
      </w:pPr>
      <w:ins w:id="10" w:author="PR Preview" w:date="2026-01-01T00:00:00Z">
        <w:r>
          <w:t xml:space="preserve">Gut [4]</w:t>
        </w:r>
      </w:ins>
      <w:ins w:id="11" w:author="PR Preview" w:date="2026-01-01T00:00:00Z">
        <w:r>
          <w:t xml:space="preserve">, a graduate text on the measure-theoretic foundations of probability, as a companion to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Billingsley [5]</w:t>
        </w:r>
      </w:ins>
    </w:p>
    <w:p>
      <w:pPr>
        <w:pStyle w:val="Compact"/>
        <w:numPr>
          <w:ilvl w:val="0"/>
          <w:numId w:val="1003"/>
        </w:numPr>
      </w:pPr>
      <w:ins w:id="14" w:author="PR Preview" w:date="2026-01-01T00:00:00Z">
        <w:r>
          <w:t xml:space="preserve">Miller [6]</w:t>
        </w:r>
      </w:ins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del w:id="15" w:author="PR Preview" w:date="2026-01-01T00:00:00Z">
        <w:r>
          <w:delText xml:space="preserve">Hastie et al. [4]</w:delText>
        </w:r>
      </w:del>
    </w:p>
    <w:p>
      <w:pPr>
        <w:pStyle w:val="Compact"/>
        <w:numPr>
          <w:ilvl w:val="0"/>
          <w:numId w:val="1003"/>
        </w:numPr>
      </w:pPr>
      <w:del w:id="16" w:author="PR Preview" w:date="2026-01-01T00:00:00Z">
        <w:r>
          <w:delText xml:space="preserve">James et al. [5]</w:delText>
        </w:r>
      </w:del>
    </w:p>
    <w:p>
      <w:pPr>
        <w:pStyle w:val="Compact"/>
        <w:numPr>
          <w:ilvl w:val="0"/>
          <w:numId w:val="1003"/>
        </w:numPr>
      </w:pPr>
      <w:del w:id="17" w:author="PR Preview" w:date="2026-01-01T00:00:00Z">
        <w:r>
          <w:delText xml:space="preserve">Amir Dembo and Kevin Ross,</w:delText>
        </w:r>
      </w:del>
      <w:del w:id="18" w:author="PR Preview" w:date="2026-01-01T00:00:00Z">
        <w:r>
          <w:delText xml:space="preserve"> </w:delText>
        </w:r>
      </w:del>
      <w:hyperlink r:id="rId22">
        <w:del w:id="19" w:author="PR Preview" w:date="2026-01-01T00:00:00Z">
          <w:r>
            <w:rPr>
              <w:rStyle w:val="Hyperlink"/>
              <w:i/>
              <w:iCs/>
            </w:rPr>
            <w:delText xml:space="preserve">Stochastic Processes</w:delText>
          </w:r>
        </w:del>
      </w:hyperlink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lecture notes (</w:delText>
        </w:r>
      </w:del>
      <w:del w:id="22" w:author="PR Preview" w:date="2026-01-01T00:00:00Z">
        <w:r>
          <w:delText xml:space="preserve">Dembo and Ross [6]</w:delText>
        </w:r>
      </w:del>
      <w:del w:id="23" w:author="PR Preview" w:date="2026-01-01T00:00:00Z">
        <w:r>
          <w:delText xml:space="preserve">, Stanford MATH 136 / STAT 219)</w:delText>
        </w:r>
      </w:del>
    </w:p>
    <w:p>
      <w:pPr>
        <w:pStyle w:val="Compact"/>
        <w:numPr>
          <w:ilvl w:val="0"/>
          <w:numId w:val="1003"/>
        </w:numPr>
      </w:pPr>
      <w:ins w:id="24" w:author="PR Preview" w:date="2026-01-01T00:00:00Z">
        <w:r>
          <w:t xml:space="preserve">Hastie et al. [7]</w:t>
        </w:r>
      </w:ins>
    </w:p>
    <w:p>
      <w:pPr>
        <w:pStyle w:val="Compact"/>
        <w:numPr>
          <w:ilvl w:val="0"/>
          <w:numId w:val="1003"/>
        </w:numPr>
      </w:pPr>
      <w:ins w:id="25" w:author="PR Preview" w:date="2026-01-01T00:00:00Z">
        <w:r>
          <w:t xml:space="preserve">James et al. [8]</w:t>
        </w:r>
      </w:ins>
    </w:p>
    <w:p>
      <w:pPr>
        <w:pStyle w:val="Compact"/>
        <w:numPr>
          <w:ilvl w:val="0"/>
          <w:numId w:val="1003"/>
        </w:numPr>
      </w:pPr>
      <w:ins w:id="26" w:author="PR Preview" w:date="2026-01-01T00:00:00Z">
        <w:r>
          <w:t xml:space="preserve">Amir Dembo and Kevin Ross,</w:t>
        </w:r>
      </w:ins>
      <w:ins w:id="27" w:author="PR Preview" w:date="2026-01-01T00:00:00Z">
        <w:r>
          <w:t xml:space="preserve"> </w:t>
        </w:r>
      </w:ins>
      <w:hyperlink r:id="rId22">
        <w:ins w:id="28" w:author="PR Preview" w:date="2026-01-01T00:00:00Z">
          <w:r>
            <w:rPr>
              <w:rStyle w:val="Hyperlink"/>
              <w:i/>
              <w:iCs/>
            </w:rPr>
            <w:t xml:space="preserve">Stochastic Processes</w:t>
          </w:r>
        </w:ins>
      </w:hyperlink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lecture notes (</w:t>
        </w:r>
      </w:ins>
      <w:ins w:id="31" w:author="PR Preview" w:date="2026-01-01T00:00:00Z">
        <w:r>
          <w:t xml:space="preserve">Dembo and Ross [9]</w:t>
        </w:r>
      </w:ins>
      <w:ins w:id="32" w:author="PR Preview" w:date="2026-01-01T00:00:00Z">
        <w:r>
          <w:t xml:space="preserve">, Stanford MATH 136 / STAT 219)</w:t>
        </w:r>
      </w:ins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6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7"/>
    <w:bookmarkStart w:id="39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8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9"/>
    <w:bookmarkEnd w:id="40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2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3"/>
    <w:bookmarkStart w:id="44" w:name="ref-ross2019first"/>
    <w:p>
      <w:pPr>
        <w:pStyle w:val="Bibliography"/>
      </w:pPr>
      <w:del w:id="33" w:author="PR Preview" w:date="2026-01-01T00:00:00Z">
        <w:r>
          <w:delText xml:space="preserve">[3]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	</w:delText>
        </w:r>
      </w:del>
      <w:del w:id="36" w:author="PR Preview" w:date="2026-01-01T00:00:00Z">
        <w:r>
          <w:delText xml:space="preserve">S. J. Miller,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rPr>
            <w:i/>
            <w:iCs/>
          </w:rPr>
          <w:delText xml:space="preserve">The probability lifesaver: All the tools you need to understand chance</w:delText>
        </w:r>
      </w:del>
      <w:del w:id="39" w:author="PR Preview" w:date="2026-01-01T00:00:00Z">
        <w:r>
          <w:delText xml:space="preserve">. in A princeton lifesaver study guide. Princeton: Princeton University Press, 2017. doi:</w:delText>
        </w:r>
      </w:del>
      <w:del w:id="40" w:author="PR Preview" w:date="2026-01-01T00:00:00Z">
        <w:r>
          <w:delText xml:space="preserve"> </w:delText>
        </w:r>
      </w:del>
      <w:hyperlink r:id="rId48">
        <w:del w:id="41" w:author="PR Preview" w:date="2026-01-01T00:00:00Z">
          <w:r>
            <w:rPr>
              <w:rStyle w:val="Hyperlink"/>
            </w:rPr>
            <w:delText xml:space="preserve">10.1515/9781400885381</w:delText>
          </w:r>
        </w:del>
      </w:hyperlink>
      <w:del w:id="42" w:author="PR Preview" w:date="2026-01-01T00:00:00Z">
        <w:r>
          <w:delText xml:space="preserve">.</w:delText>
        </w:r>
      </w:del>
    </w:p>
    <w:p>
      <w:pPr>
        <w:pStyle w:val="Bibliography"/>
      </w:pPr>
      <w:del w:id="43" w:author="PR Preview" w:date="2026-01-01T00:00:00Z">
        <w:r>
          <w:delText xml:space="preserve">[4]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	</w:delText>
        </w:r>
      </w:del>
      <w:del w:id="46" w:author="PR Preview" w:date="2026-01-01T00:00:00Z">
        <w:r>
          <w:delText xml:space="preserve">T. Hastie, R. Tibshirani, and J. Friedman,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rPr>
            <w:i/>
            <w:iCs/>
          </w:rPr>
          <w:delText xml:space="preserve">The elements of statistical learning: Data mining, inference, and prediction</w:delText>
        </w:r>
      </w:del>
      <w:del w:id="49" w:author="PR Preview" w:date="2026-01-01T00:00:00Z">
        <w:r>
          <w:delText xml:space="preserve">, 2nd ed. Springer, 2009. doi:</w:delText>
        </w:r>
      </w:del>
      <w:del w:id="50" w:author="PR Preview" w:date="2026-01-01T00:00:00Z">
        <w:r>
          <w:delText xml:space="preserve"> </w:delText>
        </w:r>
      </w:del>
      <w:hyperlink r:id="rId50">
        <w:del w:id="51" w:author="PR Preview" w:date="2026-01-01T00:00:00Z">
          <w:r>
            <w:rPr>
              <w:rStyle w:val="Hyperlink"/>
            </w:rPr>
            <w:delText xml:space="preserve">10.1007/978-0-387-84858-7</w:delText>
          </w:r>
        </w:del>
      </w:hyperlink>
      <w:del w:id="52" w:author="PR Preview" w:date="2026-01-01T00:00:00Z">
        <w:r>
          <w:delText xml:space="preserve">.</w:delText>
        </w:r>
      </w:del>
    </w:p>
    <w:p>
      <w:pPr>
        <w:pStyle w:val="Bibliography"/>
      </w:pPr>
      <w:del w:id="53" w:author="PR Preview" w:date="2026-01-01T00:00:00Z">
        <w:r>
          <w:delText xml:space="preserve">[5]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	</w:delText>
        </w:r>
      </w:del>
      <w:del w:id="56" w:author="PR Preview" w:date="2026-01-01T00:00:00Z">
        <w:r>
          <w:delText xml:space="preserve">G. James, D. Witten, T. Hastie, and R. Tibshirani,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rPr>
            <w:i/>
            <w:iCs/>
          </w:rPr>
          <w:delText xml:space="preserve">An introduction to statistical learning: With applications in</w:delText>
        </w:r>
      </w:del>
      <w:del w:id="59" w:author="PR Preview" w:date="2026-01-01T00:00:00Z">
        <w:r>
          <w:rPr>
            <w:i/>
            <w:iCs/>
          </w:rPr>
          <w:delText xml:space="preserve"> </w:delText>
        </w:r>
      </w:del>
      <w:del w:id="60" w:author="PR Preview" w:date="2026-01-01T00:00:00Z">
        <w:r>
          <w:rPr>
            <w:i/>
            <w:iCs/>
          </w:rPr>
          <w:delText xml:space="preserve">R</w:delText>
        </w:r>
      </w:del>
      <w:del w:id="61" w:author="PR Preview" w:date="2026-01-01T00:00:00Z">
        <w:r>
          <w:delText xml:space="preserve">, 2nd ed. Springer, 2021. doi:</w:delText>
        </w:r>
      </w:del>
      <w:del w:id="62" w:author="PR Preview" w:date="2026-01-01T00:00:00Z">
        <w:r>
          <w:delText xml:space="preserve"> </w:delText>
        </w:r>
      </w:del>
      <w:hyperlink r:id="rId52">
        <w:del w:id="63" w:author="PR Preview" w:date="2026-01-01T00:00:00Z">
          <w:r>
            <w:rPr>
              <w:rStyle w:val="Hyperlink"/>
            </w:rPr>
            <w:delText xml:space="preserve">10.1007/978-1-0716-1418-1</w:delText>
          </w:r>
        </w:del>
      </w:hyperlink>
      <w:del w:id="64" w:author="PR Preview" w:date="2026-01-01T00:00:00Z">
        <w:r>
          <w:delText xml:space="preserve">.</w:delText>
        </w:r>
      </w:del>
    </w:p>
    <w:p>
      <w:pPr>
        <w:pStyle w:val="Bibliography"/>
      </w:pPr>
      <w:del w:id="65" w:author="PR Preview" w:date="2026-01-01T00:00:00Z">
        <w:r>
          <w:delText xml:space="preserve">[6]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	</w:delText>
        </w:r>
      </w:del>
      <w:del w:id="68" w:author="PR Preview" w:date="2026-01-01T00:00:00Z">
        <w:r>
          <w:delText xml:space="preserve">A. Dembo and K. Ross,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“Stochastic processes.”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Stanford University, 2021. Available:</w:delText>
        </w:r>
      </w:del>
      <w:del w:id="73" w:author="PR Preview" w:date="2026-01-01T00:00:00Z">
        <w:r>
          <w:delText xml:space="preserve"> </w:delText>
        </w:r>
      </w:del>
      <w:hyperlink r:id="rId22">
        <w:del w:id="74" w:author="PR Preview" w:date="2026-01-01T00:00:00Z">
          <w:r>
            <w:rPr>
              <w:rStyle w:val="Hyperlink"/>
            </w:rPr>
            <w:delText xml:space="preserve">https://adembo.su.domains/math-136/nnotes.pdf</w:delText>
          </w:r>
        </w:del>
      </w:hyperlink>
    </w:p>
    <w:p>
      <w:pPr>
        <w:pStyle w:val="Bibliography"/>
      </w:pPr>
      <w:ins w:id="75" w:author="PR Preview" w:date="2026-01-01T00:00:00Z">
        <w:r>
          <w:t xml:space="preserve">[3]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	</w:t>
        </w:r>
      </w:ins>
      <w:ins w:id="78" w:author="PR Preview" w:date="2026-01-01T00:00:00Z">
        <w:r>
          <w:t xml:space="preserve">S. M. Ross,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rPr>
            <w:i/>
            <w:iCs/>
          </w:rPr>
          <w:t xml:space="preserve">A first course in probability</w:t>
        </w:r>
      </w:ins>
      <w:ins w:id="81" w:author="PR Preview" w:date="2026-01-01T00:00:00Z">
        <w:r>
          <w:t xml:space="preserve">, 10th ed. Hoboken, NJ: Pearson, 2019.</w:t>
        </w:r>
      </w:ins>
    </w:p>
    <w:bookmarkEnd w:id="44"/>
    <w:bookmarkStart w:id="46" w:name="ref-gut2013"/>
    <w:p>
      <w:pPr>
        <w:pStyle w:val="Bibliography"/>
      </w:pPr>
      <w:ins w:id="82" w:author="PR Preview" w:date="2026-01-01T00:00:00Z">
        <w:r>
          <w:t xml:space="preserve">[4]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	</w:t>
        </w:r>
      </w:ins>
      <w:ins w:id="85" w:author="PR Preview" w:date="2026-01-01T00:00:00Z">
        <w:r>
          <w:t xml:space="preserve">A. Gut,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rPr>
            <w:i/>
            <w:iCs/>
          </w:rPr>
          <w:t xml:space="preserve">Probability: A graduate course</w:t>
        </w:r>
      </w:ins>
      <w:ins w:id="88" w:author="PR Preview" w:date="2026-01-01T00:00:00Z">
        <w:r>
          <w:t xml:space="preserve">, 2nd ed. in Springer texts in statistics. New York: Springer, 2013. doi:</w:t>
        </w:r>
      </w:ins>
      <w:ins w:id="89" w:author="PR Preview" w:date="2026-01-01T00:00:00Z">
        <w:r>
          <w:t xml:space="preserve"> </w:t>
        </w:r>
      </w:ins>
      <w:hyperlink r:id="rId45">
        <w:ins w:id="90" w:author="PR Preview" w:date="2026-01-01T00:00:00Z">
          <w:r>
            <w:rPr>
              <w:rStyle w:val="Hyperlink"/>
            </w:rPr>
            <w:t xml:space="preserve">10.1007/978-1-4614-4708-5</w:t>
          </w:r>
        </w:ins>
      </w:hyperlink>
      <w:ins w:id="91" w:author="PR Preview" w:date="2026-01-01T00:00:00Z">
        <w:r>
          <w:t xml:space="preserve">.</w:t>
        </w:r>
      </w:ins>
    </w:p>
    <w:bookmarkEnd w:id="46"/>
    <w:bookmarkStart w:id="47" w:name="ref-billingsley1995probability"/>
    <w:p>
      <w:pPr>
        <w:pStyle w:val="Bibliography"/>
      </w:pPr>
      <w:ins w:id="92" w:author="PR Preview" w:date="2026-01-01T00:00:00Z">
        <w:r>
          <w:t xml:space="preserve">[5]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	</w:t>
        </w:r>
      </w:ins>
      <w:ins w:id="95" w:author="PR Preview" w:date="2026-01-01T00:00:00Z">
        <w:r>
          <w:t xml:space="preserve">P. Billingsley,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rPr>
            <w:i/>
            <w:iCs/>
          </w:rPr>
          <w:t xml:space="preserve">Probability and measure</w:t>
        </w:r>
      </w:ins>
      <w:ins w:id="98" w:author="PR Preview" w:date="2026-01-01T00:00:00Z">
        <w:r>
          <w:t xml:space="preserve">, 3rd ed. in Wiley series in probability and mathematical statistics. New York: Wiley, 1995.</w:t>
        </w:r>
      </w:ins>
    </w:p>
    <w:bookmarkEnd w:id="47"/>
    <w:bookmarkStart w:id="49" w:name="ref-problifesaver"/>
    <w:p>
      <w:pPr>
        <w:pStyle w:val="Bibliography"/>
      </w:pPr>
      <w:ins w:id="99" w:author="PR Preview" w:date="2026-01-01T00:00:00Z">
        <w:r>
          <w:t xml:space="preserve">[6]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	</w:t>
        </w:r>
      </w:ins>
      <w:ins w:id="102" w:author="PR Preview" w:date="2026-01-01T00:00:00Z">
        <w:r>
          <w:t xml:space="preserve">S. J. Miller,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rPr>
            <w:i/>
            <w:iCs/>
          </w:rPr>
          <w:t xml:space="preserve">The probability lifesaver: All the tools you need to understand chance</w:t>
        </w:r>
      </w:ins>
      <w:ins w:id="105" w:author="PR Preview" w:date="2026-01-01T00:00:00Z">
        <w:r>
          <w:t xml:space="preserve">. in A princeton lifesaver study guide. Princeton: Princeton University Press, 2017. doi:</w:t>
        </w:r>
      </w:ins>
      <w:ins w:id="106" w:author="PR Preview" w:date="2026-01-01T00:00:00Z">
        <w:r>
          <w:t xml:space="preserve"> </w:t>
        </w:r>
      </w:ins>
      <w:hyperlink r:id="rId48">
        <w:ins w:id="107" w:author="PR Preview" w:date="2026-01-01T00:00:00Z">
          <w:r>
            <w:rPr>
              <w:rStyle w:val="Hyperlink"/>
            </w:rPr>
            <w:t xml:space="preserve">10.1515/9781400885381</w:t>
          </w:r>
        </w:ins>
      </w:hyperlink>
      <w:ins w:id="108" w:author="PR Preview" w:date="2026-01-01T00:00:00Z">
        <w:r>
          <w:t xml:space="preserve">.</w:t>
        </w:r>
      </w:ins>
    </w:p>
    <w:bookmarkEnd w:id="49"/>
    <w:bookmarkStart w:id="51" w:name="ref-hastie2009elements"/>
    <w:p>
      <w:pPr>
        <w:pStyle w:val="Bibliography"/>
      </w:pPr>
      <w:ins w:id="109" w:author="PR Preview" w:date="2026-01-01T00:00:00Z">
        <w:r>
          <w:t xml:space="preserve">[7]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	</w:t>
        </w:r>
      </w:ins>
      <w:ins w:id="112" w:author="PR Preview" w:date="2026-01-01T00:00:00Z">
        <w:r>
          <w:t xml:space="preserve">T. Hastie, R. Tibshirani, and J. Friedman,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rPr>
            <w:i/>
            <w:iCs/>
          </w:rPr>
          <w:t xml:space="preserve">The elements of statistical learning: Data mining, inference, and prediction</w:t>
        </w:r>
      </w:ins>
      <w:ins w:id="115" w:author="PR Preview" w:date="2026-01-01T00:00:00Z">
        <w:r>
          <w:t xml:space="preserve">, 2nd ed. Springer, 2009. doi:</w:t>
        </w:r>
      </w:ins>
      <w:ins w:id="116" w:author="PR Preview" w:date="2026-01-01T00:00:00Z">
        <w:r>
          <w:t xml:space="preserve"> </w:t>
        </w:r>
      </w:ins>
      <w:hyperlink r:id="rId50">
        <w:ins w:id="117" w:author="PR Preview" w:date="2026-01-01T00:00:00Z">
          <w:r>
            <w:rPr>
              <w:rStyle w:val="Hyperlink"/>
            </w:rPr>
            <w:t xml:space="preserve">10.1007/978-0-387-84858-7</w:t>
          </w:r>
        </w:ins>
      </w:hyperlink>
      <w:ins w:id="118" w:author="PR Preview" w:date="2026-01-01T00:00:00Z">
        <w:r>
          <w:t xml:space="preserve">.</w:t>
        </w:r>
      </w:ins>
    </w:p>
    <w:bookmarkEnd w:id="51"/>
    <w:bookmarkStart w:id="53" w:name="ref-james2021islr2e"/>
    <w:p>
      <w:pPr>
        <w:pStyle w:val="Bibliography"/>
      </w:pPr>
      <w:ins w:id="119" w:author="PR Preview" w:date="2026-01-01T00:00:00Z">
        <w:r>
          <w:t xml:space="preserve">[8]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	</w:t>
        </w:r>
      </w:ins>
      <w:ins w:id="122" w:author="PR Preview" w:date="2026-01-01T00:00:00Z">
        <w:r>
          <w:t xml:space="preserve">G. James, D. Witten, T. Hastie, and R. Tibshirani,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rPr>
            <w:i/>
            <w:iCs/>
          </w:rPr>
          <w:t xml:space="preserve">An introduction to statistical learning: With applications in</w:t>
        </w:r>
      </w:ins>
      <w:ins w:id="125" w:author="PR Preview" w:date="2026-01-01T00:00:00Z">
        <w:r>
          <w:rPr>
            <w:i/>
            <w:iCs/>
          </w:rPr>
          <w:t xml:space="preserve"> </w:t>
        </w:r>
      </w:ins>
      <w:ins w:id="126" w:author="PR Preview" w:date="2026-01-01T00:00:00Z">
        <w:r>
          <w:rPr>
            <w:i/>
            <w:iCs/>
          </w:rPr>
          <w:t xml:space="preserve">R</w:t>
        </w:r>
      </w:ins>
      <w:ins w:id="127" w:author="PR Preview" w:date="2026-01-01T00:00:00Z">
        <w:r>
          <w:t xml:space="preserve">, 2nd ed. Springer, 2021. doi:</w:t>
        </w:r>
      </w:ins>
      <w:ins w:id="128" w:author="PR Preview" w:date="2026-01-01T00:00:00Z">
        <w:r>
          <w:t xml:space="preserve"> </w:t>
        </w:r>
      </w:ins>
      <w:hyperlink r:id="rId52">
        <w:ins w:id="129" w:author="PR Preview" w:date="2026-01-01T00:00:00Z">
          <w:r>
            <w:rPr>
              <w:rStyle w:val="Hyperlink"/>
            </w:rPr>
            <w:t xml:space="preserve">10.1007/978-1-0716-1418-1</w:t>
          </w:r>
        </w:ins>
      </w:hyperlink>
      <w:ins w:id="130" w:author="PR Preview" w:date="2026-01-01T00:00:00Z">
        <w:r>
          <w:t xml:space="preserve">.</w:t>
        </w:r>
      </w:ins>
    </w:p>
    <w:bookmarkEnd w:id="53"/>
    <w:bookmarkStart w:id="54" w:name="ref-dembo-notes"/>
    <w:p>
      <w:pPr>
        <w:pStyle w:val="Bibliography"/>
      </w:pPr>
      <w:ins w:id="131" w:author="PR Preview" w:date="2026-01-01T00:00:00Z">
        <w:r>
          <w:t xml:space="preserve">[9]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	</w:t>
        </w:r>
      </w:ins>
      <w:ins w:id="134" w:author="PR Preview" w:date="2026-01-01T00:00:00Z">
        <w:r>
          <w:t xml:space="preserve">A. Dembo and K. Ross,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“Stochastic processes.”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Stanford University, 2021. Available:</w:t>
        </w:r>
      </w:ins>
      <w:ins w:id="139" w:author="PR Preview" w:date="2026-01-01T00:00:00Z">
        <w:r>
          <w:t xml:space="preserve"> </w:t>
        </w:r>
      </w:ins>
      <w:hyperlink r:id="rId22">
        <w:ins w:id="140" w:author="PR Preview" w:date="2026-01-01T00:00:00Z">
          <w:r>
            <w:rPr>
              <w:rStyle w:val="Hyperlink"/>
            </w:rPr>
            <w:t xml:space="preserve">https://adembo.su.domains/math-136/nnotes.pdf</w:t>
          </w:r>
        </w:ins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50" Type="http://schemas.openxmlformats.org/officeDocument/2006/relationships/hyperlink" Target="https://doi.org/10.1007/978-0-387-84858-7" TargetMode="External"/><Relationship Id="rId52" Type="http://schemas.openxmlformats.org/officeDocument/2006/relationships/hyperlink" Target="https://doi.org/10.1007/978-1-0716-1418-1" TargetMode="External"/><Relationship Id="rId45" Type="http://schemas.openxmlformats.org/officeDocument/2006/relationships/hyperlink" Target="https://doi.org/10.1007/978-1-4614-4708-5" TargetMode="External"/><Relationship Id="rId41" Type="http://schemas.openxmlformats.org/officeDocument/2006/relationships/hyperlink" Target="https://doi.org/10.1201/9780429428357" TargetMode="External"/><Relationship Id="rId48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8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6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5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34" Type="http://schemas.openxmlformats.org/officeDocument/2006/relationships/hyperlink" Target="probability-basics.qmd#def-probability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2026-10-29T20:22:34Z</dcterms:created>
  <dcterms:modified xsi:type="dcterms:W3CDTF">2026-10-29T20:22:34Z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13:13:15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