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2026-10-12 20:27:50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21:39:30 (PDT)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del w:id="3" w:author="PR Preview" w:date="2026-01-01T00:00:00Z">
        <w:r>
          <w:delText xml:space="preserve">The covariance is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-233.3,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in units of horsepower times miles per gallon.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It is negative, so cars with more horsepower than average tend to have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lower fuel economy than average.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Dividing by the two standard deviations,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38.4 horsepower and 7.8 miles per gallon,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removes the units and gives a correlation of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-0.78,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which lies between</w:delText>
        </w:r>
      </w:del>
      <w:del w:id="2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and</w:delText>
        </w:r>
      </w:del>
      <w:del w:id="25" w:author="PR Preview" w:date="2026-01-01T00:00:00Z">
        <w:r>
          <w:delText xml:space="preserve"> </w:delText>
        </w:r>
      </w:del>
      <m:oMath>
        <m:r>
          <m:t>1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as</w:delText>
        </w:r>
      </w:del>
      <w:del w:id="28" w:author="PR Preview" w:date="2026-01-01T00:00:00Z">
        <w:r>
          <w:delText xml:space="preserve"> </w:delText>
        </w:r>
      </w:del>
      <w:hyperlink w:anchor="thm-cor-bounds">
        <w:del w:id="29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requires.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The same value comes from R’s built-in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rPr>
            <w:rStyle w:val="VerbatimChar"/>
          </w:rPr>
          <w:delText xml:space="preserve">cor(x, y)</w:delText>
        </w:r>
      </w:del>
      <w:del w:id="36" w:author="PR Preview" w:date="2026-01-01T00:00:00Z">
        <w:r>
          <w:delText xml:space="preserve">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because the sample correlation divides the covariance and both standard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deviations by the same count, which cancels.</w:delText>
        </w:r>
      </w:del>
    </w:p>
    <w:p>
      <w:pPr>
        <w:pStyle w:val="BodyText"/>
      </w:pPr>
      <w:ins w:id="41" w:author="PR Preview" w:date="2026-01-01T00:00:00Z">
        <w:r>
          <w:t xml:space="preserve">The covariance is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-233.3,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in units of horsepower times miles per gallon.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It is negative, so cars with more horsepower than average tend to have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lower fuel economy than average.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Dividing by the two standard deviations,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38.4 horsepower and 7.8 miles per gallon,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removes the units and gives a correlation of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-0.78,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which lies between</w:t>
        </w:r>
      </w:ins>
      <w:ins w:id="6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and</w:t>
        </w:r>
      </w:ins>
      <w:ins w:id="63" w:author="PR Preview" w:date="2026-01-01T00:00:00Z">
        <w:r>
          <w:t xml:space="preserve"> </w:t>
        </w:r>
      </w:ins>
      <m:oMath>
        <m:r>
          <m:t>1</m:t>
        </m:r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as</w:t>
        </w:r>
      </w:ins>
      <w:ins w:id="66" w:author="PR Preview" w:date="2026-01-01T00:00:00Z">
        <w:r>
          <w:t xml:space="preserve"> </w:t>
        </w:r>
      </w:ins>
      <w:hyperlink w:anchor="thm-cor-bounds">
        <w:ins w:id="67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requires.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The same value comes from R’s built-in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rPr>
            <w:rStyle w:val="VerbatimChar"/>
          </w:rPr>
          <w:t xml:space="preserve">cor(x, y)</w:t>
        </w:r>
      </w:ins>
      <w:ins w:id="74" w:author="PR Preview" w:date="2026-01-01T00:00:00Z">
        <w:r>
          <w:t xml:space="preserve">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because the correlation computed from the data divides the covariance and both standard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deviations by the same count, which cancels.</w:t>
        </w:r>
      </w:ins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2026-10-13T04:49:40Z</dcterms:created>
  <dcterms:modified xsi:type="dcterms:W3CDTF">2026-10-13T04:49:40Z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