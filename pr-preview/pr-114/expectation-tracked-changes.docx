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2026-10-12 20:27:50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21:39:30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6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del w:id="3" w:author="PR Preview" w:date="2026-01-01T00:00:00Z">
        <w:r>
          <w:delText xml:space="preserve">The</w:delText>
        </w:r>
      </w:del>
      <w:del w:id="4" w:author="PR Preview" w:date="2026-01-01T00:00:00Z">
        <w:r>
          <w:delText xml:space="preserve"> </w:delText>
        </w:r>
      </w:del>
      <w:hyperlink r:id="rId39">
        <w:del w:id="5" w:author="PR Preview" w:date="2026-01-01T00:00:00Z">
          <w:r>
            <w:rPr>
              <w:rStyle w:val="Hyperlink"/>
            </w:rPr>
            <w:delText xml:space="preserve">joint PMF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of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the table of frequencies divided by the total</w:delText>
        </w:r>
      </w:del>
      <w:del w:id="1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73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trial participants.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By the</w:delText>
        </w:r>
      </w:del>
      <w:del w:id="16" w:author="PR Preview" w:date="2026-01-01T00:00:00Z">
        <w:r>
          <w:delText xml:space="preserve"> </w:delText>
        </w:r>
      </w:del>
      <w:hyperlink r:id="rId40">
        <w:del w:id="17" w:author="PR Preview" w:date="2026-01-01T00:00:00Z">
          <w:r>
            <w:rPr>
              <w:rStyle w:val="Hyperlink"/>
            </w:rPr>
            <w:delText xml:space="preserve">marginal PMF theorem</w:delText>
          </w:r>
        </w:del>
      </w:hyperlink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the</w:delText>
        </w:r>
      </w:del>
      <w:del w:id="21" w:author="PR Preview" w:date="2026-01-01T00:00:00Z">
        <w:r>
          <w:delText xml:space="preserve"> </w:delText>
        </w:r>
      </w:del>
      <w:hyperlink r:id="rId41">
        <w:del w:id="22" w:author="PR Preview" w:date="2026-01-01T00:00:00Z">
          <w:r>
            <w:rPr>
              <w:rStyle w:val="Hyperlink"/>
            </w:rPr>
            <w:delText xml:space="preserve">marginal</w:delText>
          </w:r>
        </w:del>
      </w:hyperlink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probability</w:delText>
        </w:r>
      </w:del>
      <w:del w:id="2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is:</w:delText>
        </w:r>
      </w:del>
    </w:p>
    <w:p>
      <w:pPr>
        <w:pStyle w:val="FirstParagraph"/>
      </w:pPr>
      <w:ins w:id="28" w:author="PR Preview" w:date="2026-01-01T00:00:00Z">
        <w:r>
          <w:t xml:space="preserve">Choose one of the</w:t>
        </w:r>
      </w:ins>
      <w:ins w:id="2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73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trial participants at random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(a</w:t>
        </w:r>
      </w:ins>
      <w:ins w:id="34" w:author="PR Preview" w:date="2026-01-01T00:00:00Z">
        <w:r>
          <w:t xml:space="preserve"> </w:t>
        </w:r>
      </w:ins>
      <w:hyperlink r:id="rId38">
        <w:ins w:id="35" w:author="PR Preview" w:date="2026-01-01T00:00:00Z">
          <w:r>
            <w:rPr>
              <w:rStyle w:val="Hyperlink"/>
            </w:rPr>
            <w:t xml:space="preserve">random choice</w:t>
          </w:r>
        </w:ins>
      </w:hyperlink>
      <w:ins w:id="36" w:author="PR Preview" w:date="2026-01-01T00:00:00Z">
        <w:r>
          <w:t xml:space="preserve">),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and let</w:t>
        </w:r>
      </w:ins>
      <w:ins w:id="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be that participant’s treatment and response.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The</w:t>
        </w:r>
      </w:ins>
      <w:ins w:id="44" w:author="PR Preview" w:date="2026-01-01T00:00:00Z">
        <w:r>
          <w:t xml:space="preserve"> </w:t>
        </w:r>
      </w:ins>
      <w:hyperlink r:id="rId39">
        <w:ins w:id="45" w:author="PR Preview" w:date="2026-01-01T00:00:00Z">
          <w:r>
            <w:rPr>
              <w:rStyle w:val="Hyperlink"/>
            </w:rPr>
            <w:t xml:space="preserve">joint PMF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of</w:t>
        </w:r>
      </w:ins>
      <w:ins w:id="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then the table of frequencies divided by the total</w:t>
        </w:r>
      </w:ins>
      <w:ins w:id="51" w:author="PR Preview" w:date="2026-01-01T00:00:00Z">
        <w:r>
          <w:t xml:space="preserve"> </w:t>
        </w:r>
      </w:ins>
      <m:oMath>
        <m:r>
          <m:t>n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trial participants.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By the</w:t>
        </w:r>
      </w:ins>
      <w:ins w:id="56" w:author="PR Preview" w:date="2026-01-01T00:00:00Z">
        <w:r>
          <w:t xml:space="preserve"> </w:t>
        </w:r>
      </w:ins>
      <w:hyperlink r:id="rId40">
        <w:ins w:id="57" w:author="PR Preview" w:date="2026-01-01T00:00:00Z">
          <w:r>
            <w:rPr>
              <w:rStyle w:val="Hyperlink"/>
            </w:rPr>
            <w:t xml:space="preserve">marginal PMF theorem</w:t>
          </w:r>
        </w:ins>
      </w:hyperlink>
      <w:ins w:id="58" w:author="PR Preview" w:date="2026-01-01T00:00:00Z">
        <w:r>
          <w:t xml:space="preserve">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the</w:t>
        </w:r>
      </w:ins>
      <w:ins w:id="61" w:author="PR Preview" w:date="2026-01-01T00:00:00Z">
        <w:r>
          <w:t xml:space="preserve"> </w:t>
        </w:r>
      </w:ins>
      <w:hyperlink r:id="rId41">
        <w:ins w:id="62" w:author="PR Preview" w:date="2026-01-01T00:00:00Z">
          <w:r>
            <w:rPr>
              <w:rStyle w:val="Hyperlink"/>
            </w:rPr>
            <w:t xml:space="preserve">marginal</w:t>
          </w:r>
        </w:ins>
      </w:hyperlink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probability</w:t>
        </w:r>
      </w:ins>
      <w:ins w:id="6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7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del w:id="68" w:author="PR Preview" w:date="2026-01-01T00:00:00Z">
        <w:r>
          <w:rPr>
            <w:rStyle w:val="NormalTok"/>
          </w:rPr>
          <w:delText xml:space="preserve">birthweight </w:delText>
        </w:r>
      </w:del>
      <w:del w:id="69" w:author="PR Preview" w:date="2026-01-01T00:00:00Z">
        <w:r>
          <w:rPr>
            <w:rStyle w:val="OtherTok"/>
          </w:rPr>
          <w:delText xml:space="preserve">&lt;-</w:delText>
        </w:r>
      </w:del>
      <w:del w:id="70" w:author="PR Preview" w:date="2026-01-01T00:00:00Z">
        <w:r>
          <w:rPr>
            <w:rStyle w:val="NormalTok"/>
          </w:rPr>
          <w:delText xml:space="preserve"> dobson</w:delText>
        </w:r>
      </w:del>
      <w:del w:id="71" w:author="PR Preview" w:date="2026-01-01T00:00:00Z">
        <w:r>
          <w:rPr>
            <w:rStyle w:val="SpecialCharTok"/>
          </w:rPr>
          <w:delText xml:space="preserve">::</w:delText>
        </w:r>
      </w:del>
      <w:del w:id="72" w:author="PR Preview" w:date="2026-01-01T00:00:00Z">
        <w:r>
          <w:rPr>
            <w:rStyle w:val="NormalTok"/>
          </w:rPr>
          <w:delText xml:space="preserve">birthweight</w:delText>
        </w:r>
      </w:del>
      <w:del w:id="73" w:author="PR Preview" w:date="2026-01-01T00:00:00Z">
        <w:r>
          <w:br/>
        </w:r>
      </w:del>
      <w:del w:id="74" w:author="PR Preview" w:date="2026-01-01T00:00:00Z">
        <w:r>
          <w:rPr>
            <w:rStyle w:val="NormalTok"/>
          </w:rPr>
          <w:delText xml:space="preserve">ga </w:delText>
        </w:r>
      </w:del>
      <w:del w:id="75" w:author="PR Preview" w:date="2026-01-01T00:00:00Z">
        <w:r>
          <w:rPr>
            <w:rStyle w:val="OtherTok"/>
          </w:rPr>
          <w:delText xml:space="preserve">&lt;-</w:delText>
        </w:r>
      </w:del>
      <w:del w:id="76" w:author="PR Preview" w:date="2026-01-01T00:00:00Z">
        <w:r>
          <w:rPr>
            <w:rStyle w:val="NormalTok"/>
          </w:rPr>
          <w:delText xml:space="preserve"> </w:delText>
        </w:r>
      </w:del>
      <w:del w:id="77" w:author="PR Preview" w:date="2026-01-01T00:00:00Z">
        <w:r>
          <w:rPr>
            <w:rStyle w:val="FunctionTok"/>
          </w:rPr>
          <w:delText xml:space="preserve">c</w:delText>
        </w:r>
      </w:del>
      <w:del w:id="78" w:author="PR Preview" w:date="2026-01-01T00:00:00Z">
        <w:r>
          <w:rPr>
            <w:rStyle w:val="NormalTok"/>
          </w:rPr>
          <w:delText xml:space="preserve">(</w:delText>
        </w:r>
      </w:del>
      <w:del w:id="79" w:author="PR Preview" w:date="2026-01-01T00:00:00Z">
        <w:r>
          <w:br/>
        </w:r>
      </w:del>
      <w:del w:id="80" w:author="PR Preview" w:date="2026-01-01T00:00:00Z">
        <w:r>
          <w:rPr>
            <w:rStyle w:val="NormalTok"/>
          </w:rPr>
          <w:delText xml:space="preserve">  birthweight[[</w:delText>
        </w:r>
      </w:del>
      <w:del w:id="81" w:author="PR Preview" w:date="2026-01-01T00:00:00Z">
        <w:r>
          <w:rPr>
            <w:rStyle w:val="StringTok"/>
          </w:rPr>
          <w:delText xml:space="preserve">"boys gestational age"</w:delText>
        </w:r>
      </w:del>
      <w:del w:id="82" w:author="PR Preview" w:date="2026-01-01T00:00:00Z">
        <w:r>
          <w:rPr>
            <w:rStyle w:val="NormalTok"/>
          </w:rPr>
          <w:delText xml:space="preserve">]],</w:delText>
        </w:r>
      </w:del>
      <w:del w:id="83" w:author="PR Preview" w:date="2026-01-01T00:00:00Z">
        <w:r>
          <w:br/>
        </w:r>
      </w:del>
      <w:del w:id="84" w:author="PR Preview" w:date="2026-01-01T00:00:00Z">
        <w:r>
          <w:rPr>
            <w:rStyle w:val="NormalTok"/>
          </w:rPr>
          <w:delText xml:space="preserve">  birthweight[[</w:delText>
        </w:r>
      </w:del>
      <w:del w:id="85" w:author="PR Preview" w:date="2026-01-01T00:00:00Z">
        <w:r>
          <w:rPr>
            <w:rStyle w:val="StringTok"/>
          </w:rPr>
          <w:delText xml:space="preserve">"girls gestational age"</w:delText>
        </w:r>
      </w:del>
      <w:del w:id="86" w:author="PR Preview" w:date="2026-01-01T00:00:00Z">
        <w:r>
          <w:rPr>
            <w:rStyle w:val="NormalTok"/>
          </w:rPr>
          <w:delText xml:space="preserve">]]</w:delText>
        </w:r>
      </w:del>
      <w:del w:id="87" w:author="PR Preview" w:date="2026-01-01T00:00:00Z">
        <w:r>
          <w:br/>
        </w:r>
      </w:del>
      <w:del w:id="88" w:author="PR Preview" w:date="2026-01-01T00:00:00Z">
        <w:r>
          <w:rPr>
            <w:rStyle w:val="NormalTok"/>
          </w:rPr>
          <w:delText xml:space="preserve">)</w:delText>
        </w:r>
      </w:del>
      <w:del w:id="89" w:author="PR Preview" w:date="2026-01-01T00:00:00Z">
        <w:r>
          <w:br/>
        </w:r>
      </w:del>
      <w:del w:id="90" w:author="PR Preview" w:date="2026-01-01T00:00:00Z">
        <w:r>
          <w:rPr>
            <w:rStyle w:val="NormalTok"/>
          </w:rPr>
          <w:delText xml:space="preserve">wt </w:delText>
        </w:r>
      </w:del>
      <w:del w:id="91" w:author="PR Preview" w:date="2026-01-01T00:00:00Z">
        <w:r>
          <w:rPr>
            <w:rStyle w:val="OtherTok"/>
          </w:rPr>
          <w:delText xml:space="preserve">&lt;-</w:delText>
        </w:r>
      </w:del>
      <w:del w:id="92" w:author="PR Preview" w:date="2026-01-01T00:00:00Z">
        <w:r>
          <w:rPr>
            <w:rStyle w:val="NormalTok"/>
          </w:rPr>
          <w:delText xml:space="preserve"> </w:delText>
        </w:r>
      </w:del>
      <w:del w:id="93" w:author="PR Preview" w:date="2026-01-01T00:00:00Z">
        <w:r>
          <w:rPr>
            <w:rStyle w:val="FunctionTok"/>
          </w:rPr>
          <w:delText xml:space="preserve">c</w:delText>
        </w:r>
      </w:del>
      <w:del w:id="94" w:author="PR Preview" w:date="2026-01-01T00:00:00Z">
        <w:r>
          <w:rPr>
            <w:rStyle w:val="NormalTok"/>
          </w:rPr>
          <w:delText xml:space="preserve">(birthweight[[</w:delText>
        </w:r>
      </w:del>
      <w:del w:id="95" w:author="PR Preview" w:date="2026-01-01T00:00:00Z">
        <w:r>
          <w:rPr>
            <w:rStyle w:val="StringTok"/>
          </w:rPr>
          <w:delText xml:space="preserve">"boys weight"</w:delText>
        </w:r>
      </w:del>
      <w:del w:id="96" w:author="PR Preview" w:date="2026-01-01T00:00:00Z">
        <w:r>
          <w:rPr>
            <w:rStyle w:val="NormalTok"/>
          </w:rPr>
          <w:delText xml:space="preserve">]], birthweight[[</w:delText>
        </w:r>
      </w:del>
      <w:del w:id="97" w:author="PR Preview" w:date="2026-01-01T00:00:00Z">
        <w:r>
          <w:rPr>
            <w:rStyle w:val="StringTok"/>
          </w:rPr>
          <w:delText xml:space="preserve">"girls weight"</w:delText>
        </w:r>
      </w:del>
      <w:del w:id="98" w:author="PR Preview" w:date="2026-01-01T00:00:00Z">
        <w:r>
          <w:rPr>
            <w:rStyle w:val="NormalTok"/>
          </w:rPr>
          <w:delText xml:space="preserve">]])</w:delText>
        </w:r>
      </w:del>
      <w:del w:id="99" w:author="PR Preview" w:date="2026-01-01T00:00:00Z">
        <w:r>
          <w:br/>
        </w:r>
      </w:del>
      <w:del w:id="100" w:author="PR Preview" w:date="2026-01-01T00:00:00Z">
        <w:r>
          <w:rPr>
            <w:rStyle w:val="NormalTok"/>
          </w:rPr>
          <w:delText xml:space="preserve">mu_x </w:delText>
        </w:r>
      </w:del>
      <w:del w:id="101" w:author="PR Preview" w:date="2026-01-01T00:00:00Z">
        <w:r>
          <w:rPr>
            <w:rStyle w:val="OtherTok"/>
          </w:rPr>
          <w:delText xml:space="preserve">&lt;-</w:delText>
        </w:r>
      </w:del>
      <w:del w:id="102" w:author="PR Preview" w:date="2026-01-01T00:00:00Z">
        <w:r>
          <w:rPr>
            <w:rStyle w:val="NormalTok"/>
          </w:rPr>
          <w:delText xml:space="preserve"> </w:delText>
        </w:r>
      </w:del>
      <w:del w:id="103" w:author="PR Preview" w:date="2026-01-01T00:00:00Z">
        <w:r>
          <w:rPr>
            <w:rStyle w:val="FunctionTok"/>
          </w:rPr>
          <w:delText xml:space="preserve">mean</w:delText>
        </w:r>
      </w:del>
      <w:del w:id="104" w:author="PR Preview" w:date="2026-01-01T00:00:00Z">
        <w:r>
          <w:rPr>
            <w:rStyle w:val="NormalTok"/>
          </w:rPr>
          <w:delText xml:space="preserve">(ga)</w:delText>
        </w:r>
      </w:del>
      <w:del w:id="105" w:author="PR Preview" w:date="2026-01-01T00:00:00Z">
        <w:r>
          <w:br/>
        </w:r>
      </w:del>
      <w:del w:id="106" w:author="PR Preview" w:date="2026-01-01T00:00:00Z">
        <w:r>
          <w:rPr>
            <w:rStyle w:val="NormalTok"/>
          </w:rPr>
          <w:delText xml:space="preserve">sigma_x </w:delText>
        </w:r>
      </w:del>
      <w:del w:id="107" w:author="PR Preview" w:date="2026-01-01T00:00:00Z">
        <w:r>
          <w:rPr>
            <w:rStyle w:val="OtherTok"/>
          </w:rPr>
          <w:delText xml:space="preserve">&lt;-</w:delText>
        </w:r>
      </w:del>
      <w:del w:id="108" w:author="PR Preview" w:date="2026-01-01T00:00:00Z">
        <w:r>
          <w:rPr>
            <w:rStyle w:val="NormalTok"/>
          </w:rPr>
          <w:delText xml:space="preserve"> </w:delText>
        </w:r>
      </w:del>
      <w:del w:id="109" w:author="PR Preview" w:date="2026-01-01T00:00:00Z">
        <w:r>
          <w:rPr>
            <w:rStyle w:val="FunctionTok"/>
          </w:rPr>
          <w:delText xml:space="preserve">sd</w:delText>
        </w:r>
      </w:del>
      <w:del w:id="110" w:author="PR Preview" w:date="2026-01-01T00:00:00Z">
        <w:r>
          <w:rPr>
            <w:rStyle w:val="NormalTok"/>
          </w:rPr>
          <w:delText xml:space="preserve">(ga)</w:delText>
        </w:r>
      </w:del>
      <w:del w:id="111" w:author="PR Preview" w:date="2026-01-01T00:00:00Z">
        <w:r>
          <w:br/>
        </w:r>
      </w:del>
      <w:del w:id="112" w:author="PR Preview" w:date="2026-01-01T00:00:00Z">
        <w:r>
          <w:rPr>
            <w:rStyle w:val="NormalTok"/>
          </w:rPr>
          <w:delText xml:space="preserve">mu_y </w:delText>
        </w:r>
      </w:del>
      <w:del w:id="113" w:author="PR Preview" w:date="2026-01-01T00:00:00Z">
        <w:r>
          <w:rPr>
            <w:rStyle w:val="OtherTok"/>
          </w:rPr>
          <w:delText xml:space="preserve">&lt;-</w:delText>
        </w:r>
      </w:del>
      <w:del w:id="114" w:author="PR Preview" w:date="2026-01-01T00:00:00Z">
        <w:r>
          <w:rPr>
            <w:rStyle w:val="NormalTok"/>
          </w:rPr>
          <w:delText xml:space="preserve"> </w:delText>
        </w:r>
      </w:del>
      <w:del w:id="115" w:author="PR Preview" w:date="2026-01-01T00:00:00Z">
        <w:r>
          <w:rPr>
            <w:rStyle w:val="FunctionTok"/>
          </w:rPr>
          <w:delText xml:space="preserve">mean</w:delText>
        </w:r>
      </w:del>
      <w:del w:id="116" w:author="PR Preview" w:date="2026-01-01T00:00:00Z">
        <w:r>
          <w:rPr>
            <w:rStyle w:val="NormalTok"/>
          </w:rPr>
          <w:delText xml:space="preserve">(wt)</w:delText>
        </w:r>
      </w:del>
      <w:del w:id="117" w:author="PR Preview" w:date="2026-01-01T00:00:00Z">
        <w:r>
          <w:br/>
        </w:r>
      </w:del>
      <w:del w:id="118" w:author="PR Preview" w:date="2026-01-01T00:00:00Z">
        <w:r>
          <w:rPr>
            <w:rStyle w:val="NormalTok"/>
          </w:rPr>
          <w:delText xml:space="preserve">sigma_y </w:delText>
        </w:r>
      </w:del>
      <w:del w:id="119" w:author="PR Preview" w:date="2026-01-01T00:00:00Z">
        <w:r>
          <w:rPr>
            <w:rStyle w:val="OtherTok"/>
          </w:rPr>
          <w:delText xml:space="preserve">&lt;-</w:delText>
        </w:r>
      </w:del>
      <w:del w:id="120" w:author="PR Preview" w:date="2026-01-01T00:00:00Z">
        <w:r>
          <w:rPr>
            <w:rStyle w:val="NormalTok"/>
          </w:rPr>
          <w:delText xml:space="preserve"> </w:delText>
        </w:r>
      </w:del>
      <w:del w:id="121" w:author="PR Preview" w:date="2026-01-01T00:00:00Z">
        <w:r>
          <w:rPr>
            <w:rStyle w:val="FunctionTok"/>
          </w:rPr>
          <w:delText xml:space="preserve">sd</w:delText>
        </w:r>
      </w:del>
      <w:del w:id="122" w:author="PR Preview" w:date="2026-01-01T00:00:00Z">
        <w:r>
          <w:rPr>
            <w:rStyle w:val="NormalTok"/>
          </w:rPr>
          <w:delText xml:space="preserve">(wt)</w:delText>
        </w:r>
      </w:del>
      <w:del w:id="123" w:author="PR Preview" w:date="2026-01-01T00:00:00Z">
        <w:r>
          <w:br/>
        </w:r>
      </w:del>
      <w:del w:id="124" w:author="PR Preview" w:date="2026-01-01T00:00:00Z">
        <w:r>
          <w:rPr>
            <w:rStyle w:val="NormalTok"/>
          </w:rPr>
          <w:delText xml:space="preserve">rho </w:delText>
        </w:r>
      </w:del>
      <w:del w:id="125" w:author="PR Preview" w:date="2026-01-01T00:00:00Z">
        <w:r>
          <w:rPr>
            <w:rStyle w:val="OtherTok"/>
          </w:rPr>
          <w:delText xml:space="preserve">&lt;-</w:delText>
        </w:r>
      </w:del>
      <w:del w:id="126" w:author="PR Preview" w:date="2026-01-01T00:00:00Z">
        <w:r>
          <w:rPr>
            <w:rStyle w:val="NormalTok"/>
          </w:rPr>
          <w:delText xml:space="preserve"> </w:delText>
        </w:r>
      </w:del>
      <w:del w:id="127" w:author="PR Preview" w:date="2026-01-01T00:00:00Z">
        <w:r>
          <w:rPr>
            <w:rStyle w:val="FunctionTok"/>
          </w:rPr>
          <w:delText xml:space="preserve">cor</w:delText>
        </w:r>
      </w:del>
      <w:del w:id="128" w:author="PR Preview" w:date="2026-01-01T00:00:00Z">
        <w:r>
          <w:rPr>
            <w:rStyle w:val="NormalTok"/>
          </w:rPr>
          <w:delText xml:space="preserve">(ga, wt)</w:delText>
        </w:r>
      </w:del>
      <w:del w:id="129" w:author="PR Preview" w:date="2026-01-01T00:00:00Z">
        <w:r>
          <w:br/>
        </w:r>
      </w:del>
      <w:del w:id="130" w:author="PR Preview" w:date="2026-01-01T00:00:00Z">
        <w:r>
          <w:rPr>
            <w:rStyle w:val="NormalTok"/>
          </w:rPr>
          <w:delText xml:space="preserve">beta </w:delText>
        </w:r>
      </w:del>
      <w:del w:id="131" w:author="PR Preview" w:date="2026-01-01T00:00:00Z">
        <w:r>
          <w:rPr>
            <w:rStyle w:val="OtherTok"/>
          </w:rPr>
          <w:delText xml:space="preserve">&lt;-</w:delText>
        </w:r>
      </w:del>
      <w:del w:id="132" w:author="PR Preview" w:date="2026-01-01T00:00:00Z">
        <w:r>
          <w:rPr>
            <w:rStyle w:val="NormalTok"/>
          </w:rPr>
          <w:delText xml:space="preserve"> </w:delText>
        </w:r>
      </w:del>
      <w:del w:id="133" w:author="PR Preview" w:date="2026-01-01T00:00:00Z">
        <w:r>
          <w:rPr>
            <w:rStyle w:val="FunctionTok"/>
          </w:rPr>
          <w:delText xml:space="preserve">cov</w:delText>
        </w:r>
      </w:del>
      <w:del w:id="134" w:author="PR Preview" w:date="2026-01-01T00:00:00Z">
        <w:r>
          <w:rPr>
            <w:rStyle w:val="NormalTok"/>
          </w:rPr>
          <w:delText xml:space="preserve">(ga, wt) </w:delText>
        </w:r>
      </w:del>
      <w:del w:id="135" w:author="PR Preview" w:date="2026-01-01T00:00:00Z">
        <w:r>
          <w:rPr>
            <w:rStyle w:val="SpecialCharTok"/>
          </w:rPr>
          <w:delText xml:space="preserve">/</w:delText>
        </w:r>
      </w:del>
      <w:del w:id="136" w:author="PR Preview" w:date="2026-01-01T00:00:00Z">
        <w:r>
          <w:rPr>
            <w:rStyle w:val="NormalTok"/>
          </w:rPr>
          <w:delText xml:space="preserve"> </w:delText>
        </w:r>
      </w:del>
      <w:del w:id="137" w:author="PR Preview" w:date="2026-01-01T00:00:00Z">
        <w:r>
          <w:rPr>
            <w:rStyle w:val="FunctionTok"/>
          </w:rPr>
          <w:delText xml:space="preserve">var</w:delText>
        </w:r>
      </w:del>
      <w:del w:id="138" w:author="PR Preview" w:date="2026-01-01T00:00:00Z">
        <w:r>
          <w:rPr>
            <w:rStyle w:val="NormalTok"/>
          </w:rPr>
          <w:delText xml:space="preserve">(ga)</w:delText>
        </w:r>
      </w:del>
      <w:del w:id="139" w:author="PR Preview" w:date="2026-01-01T00:00:00Z">
        <w:r>
          <w:br/>
        </w:r>
      </w:del>
      <w:del w:id="140" w:author="PR Preview" w:date="2026-01-01T00:00:00Z">
        <w:r>
          <w:rPr>
            <w:rStyle w:val="NormalTok"/>
          </w:rPr>
          <w:delText xml:space="preserve">intercept </w:delText>
        </w:r>
      </w:del>
      <w:del w:id="141" w:author="PR Preview" w:date="2026-01-01T00:00:00Z">
        <w:r>
          <w:rPr>
            <w:rStyle w:val="OtherTok"/>
          </w:rPr>
          <w:delText xml:space="preserve">&lt;-</w:delText>
        </w:r>
      </w:del>
      <w:del w:id="142" w:author="PR Preview" w:date="2026-01-01T00:00:00Z">
        <w:r>
          <w:rPr>
            <w:rStyle w:val="NormalTok"/>
          </w:rPr>
          <w:delText xml:space="preserve"> mu_y </w:delText>
        </w:r>
      </w:del>
      <w:del w:id="143" w:author="PR Preview" w:date="2026-01-01T00:00:00Z">
        <w:r>
          <w:rPr>
            <w:rStyle w:val="SpecialCharTok"/>
          </w:rPr>
          <w:delText xml:space="preserve">-</w:delText>
        </w:r>
      </w:del>
      <w:del w:id="144" w:author="PR Preview" w:date="2026-01-01T00:00:00Z">
        <w:r>
          <w:rPr>
            <w:rStyle w:val="NormalTok"/>
          </w:rPr>
          <w:delText xml:space="preserve"> beta </w:delText>
        </w:r>
      </w:del>
      <w:del w:id="145" w:author="PR Preview" w:date="2026-01-01T00:00:00Z">
        <w:r>
          <w:rPr>
            <w:rStyle w:val="SpecialCharTok"/>
          </w:rPr>
          <w:delText xml:space="preserve">*</w:delText>
        </w:r>
      </w:del>
      <w:del w:id="146" w:author="PR Preview" w:date="2026-01-01T00:00:00Z">
        <w:r>
          <w:rPr>
            <w:rStyle w:val="NormalTok"/>
          </w:rPr>
          <w:delText xml:space="preserve"> mu_x</w:delText>
        </w:r>
      </w:del>
      <w:del w:id="147" w:author="PR Preview" w:date="2026-01-01T00:00:00Z">
        <w:r>
          <w:br/>
        </w:r>
      </w:del>
      <w:del w:id="148" w:author="PR Preview" w:date="2026-01-01T00:00:00Z">
        <w:r>
          <w:rPr>
            <w:rStyle w:val="NormalTok"/>
          </w:rPr>
          <w:delText xml:space="preserve">x0 </w:delText>
        </w:r>
      </w:del>
      <w:del w:id="149" w:author="PR Preview" w:date="2026-01-01T00:00:00Z">
        <w:r>
          <w:rPr>
            <w:rStyle w:val="OtherTok"/>
          </w:rPr>
          <w:delText xml:space="preserve">&lt;-</w:delText>
        </w:r>
      </w:del>
      <w:del w:id="150" w:author="PR Preview" w:date="2026-01-01T00:00:00Z">
        <w:r>
          <w:rPr>
            <w:rStyle w:val="NormalTok"/>
          </w:rPr>
          <w:delText xml:space="preserve"> </w:delText>
        </w:r>
      </w:del>
      <w:del w:id="151" w:author="PR Preview" w:date="2026-01-01T00:00:00Z">
        <w:r>
          <w:rPr>
            <w:rStyle w:val="DecValTok"/>
          </w:rPr>
          <w:delText xml:space="preserve">40</w:delText>
        </w:r>
      </w:del>
      <w:del w:id="152" w:author="PR Preview" w:date="2026-01-01T00:00:00Z">
        <w:r>
          <w:br/>
        </w:r>
      </w:del>
      <w:del w:id="153" w:author="PR Preview" w:date="2026-01-01T00:00:00Z">
        <w:r>
          <w:rPr>
            <w:rStyle w:val="NormalTok"/>
          </w:rPr>
          <w:delText xml:space="preserve">marg_dens_x0 </w:delText>
        </w:r>
      </w:del>
      <w:del w:id="154" w:author="PR Preview" w:date="2026-01-01T00:00:00Z">
        <w:r>
          <w:rPr>
            <w:rStyle w:val="OtherTok"/>
          </w:rPr>
          <w:delText xml:space="preserve">&lt;-</w:delText>
        </w:r>
      </w:del>
      <w:del w:id="155" w:author="PR Preview" w:date="2026-01-01T00:00:00Z">
        <w:r>
          <w:rPr>
            <w:rStyle w:val="NormalTok"/>
          </w:rPr>
          <w:delText xml:space="preserve"> </w:delText>
        </w:r>
      </w:del>
      <w:del w:id="156" w:author="PR Preview" w:date="2026-01-01T00:00:00Z">
        <w:r>
          <w:rPr>
            <w:rStyle w:val="FunctionTok"/>
          </w:rPr>
          <w:delText xml:space="preserve">dnorm</w:delText>
        </w:r>
      </w:del>
      <w:del w:id="157" w:author="PR Preview" w:date="2026-01-01T00:00:00Z">
        <w:r>
          <w:rPr>
            <w:rStyle w:val="NormalTok"/>
          </w:rPr>
          <w:delText xml:space="preserve">(x0, </w:delText>
        </w:r>
      </w:del>
      <w:del w:id="158" w:author="PR Preview" w:date="2026-01-01T00:00:00Z">
        <w:r>
          <w:rPr>
            <w:rStyle w:val="AttributeTok"/>
          </w:rPr>
          <w:delText xml:space="preserve">mean =</w:delText>
        </w:r>
      </w:del>
      <w:del w:id="159" w:author="PR Preview" w:date="2026-01-01T00:00:00Z">
        <w:r>
          <w:rPr>
            <w:rStyle w:val="NormalTok"/>
          </w:rPr>
          <w:delText xml:space="preserve"> mu_x, </w:delText>
        </w:r>
      </w:del>
      <w:del w:id="160" w:author="PR Preview" w:date="2026-01-01T00:00:00Z">
        <w:r>
          <w:rPr>
            <w:rStyle w:val="AttributeTok"/>
          </w:rPr>
          <w:delText xml:space="preserve">sd =</w:delText>
        </w:r>
      </w:del>
      <w:del w:id="161" w:author="PR Preview" w:date="2026-01-01T00:00:00Z">
        <w:r>
          <w:rPr>
            <w:rStyle w:val="NormalTok"/>
          </w:rPr>
          <w:delText xml:space="preserve"> sigma_x)</w:delText>
        </w:r>
      </w:del>
      <w:del w:id="162" w:author="PR Preview" w:date="2026-01-01T00:00:00Z">
        <w:r>
          <w:br/>
        </w:r>
      </w:del>
      <w:del w:id="163" w:author="PR Preview" w:date="2026-01-01T00:00:00Z">
        <w:r>
          <w:rPr>
            <w:rStyle w:val="NormalTok"/>
          </w:rPr>
          <w:delText xml:space="preserve">cond_mean </w:delText>
        </w:r>
      </w:del>
      <w:del w:id="164" w:author="PR Preview" w:date="2026-01-01T00:00:00Z">
        <w:r>
          <w:rPr>
            <w:rStyle w:val="OtherTok"/>
          </w:rPr>
          <w:delText xml:space="preserve">&lt;-</w:delText>
        </w:r>
      </w:del>
      <w:del w:id="165" w:author="PR Preview" w:date="2026-01-01T00:00:00Z">
        <w:r>
          <w:rPr>
            <w:rStyle w:val="NormalTok"/>
          </w:rPr>
          <w:delText xml:space="preserve"> intercept </w:delText>
        </w:r>
      </w:del>
      <w:del w:id="166" w:author="PR Preview" w:date="2026-01-01T00:00:00Z">
        <w:r>
          <w:rPr>
            <w:rStyle w:val="SpecialCharTok"/>
          </w:rPr>
          <w:delText xml:space="preserve">+</w:delText>
        </w:r>
      </w:del>
      <w:del w:id="167" w:author="PR Preview" w:date="2026-01-01T00:00:00Z">
        <w:r>
          <w:rPr>
            <w:rStyle w:val="NormalTok"/>
          </w:rPr>
          <w:delText xml:space="preserve"> beta </w:delText>
        </w:r>
      </w:del>
      <w:del w:id="168" w:author="PR Preview" w:date="2026-01-01T00:00:00Z">
        <w:r>
          <w:rPr>
            <w:rStyle w:val="SpecialCharTok"/>
          </w:rPr>
          <w:delText xml:space="preserve">*</w:delText>
        </w:r>
      </w:del>
      <w:del w:id="169" w:author="PR Preview" w:date="2026-01-01T00:00:00Z">
        <w:r>
          <w:rPr>
            <w:rStyle w:val="NormalTok"/>
          </w:rPr>
          <w:delText xml:space="preserve"> x0</w:delText>
        </w:r>
      </w:del>
      <w:del w:id="170" w:author="PR Preview" w:date="2026-01-01T00:00:00Z">
        <w:r>
          <w:br/>
        </w:r>
      </w:del>
      <w:del w:id="171" w:author="PR Preview" w:date="2026-01-01T00:00:00Z">
        <w:r>
          <w:rPr>
            <w:rStyle w:val="NormalTok"/>
          </w:rPr>
          <w:delText xml:space="preserve">cond_sd </w:delText>
        </w:r>
      </w:del>
      <w:del w:id="172" w:author="PR Preview" w:date="2026-01-01T00:00:00Z">
        <w:r>
          <w:rPr>
            <w:rStyle w:val="OtherTok"/>
          </w:rPr>
          <w:delText xml:space="preserve">&lt;-</w:delText>
        </w:r>
      </w:del>
      <w:del w:id="173" w:author="PR Preview" w:date="2026-01-01T00:00:00Z">
        <w:r>
          <w:rPr>
            <w:rStyle w:val="NormalTok"/>
          </w:rPr>
          <w:delText xml:space="preserve"> sigma_y </w:delText>
        </w:r>
      </w:del>
      <w:del w:id="174" w:author="PR Preview" w:date="2026-01-01T00:00:00Z">
        <w:r>
          <w:rPr>
            <w:rStyle w:val="SpecialCharTok"/>
          </w:rPr>
          <w:delText xml:space="preserve">*</w:delText>
        </w:r>
      </w:del>
      <w:del w:id="175" w:author="PR Preview" w:date="2026-01-01T00:00:00Z">
        <w:r>
          <w:rPr>
            <w:rStyle w:val="NormalTok"/>
          </w:rPr>
          <w:delText xml:space="preserve"> </w:delText>
        </w:r>
      </w:del>
      <w:del w:id="176" w:author="PR Preview" w:date="2026-01-01T00:00:00Z">
        <w:r>
          <w:rPr>
            <w:rStyle w:val="FunctionTok"/>
          </w:rPr>
          <w:delText xml:space="preserve">sqrt</w:delText>
        </w:r>
      </w:del>
      <w:del w:id="177" w:author="PR Preview" w:date="2026-01-01T00:00:00Z">
        <w:r>
          <w:rPr>
            <w:rStyle w:val="NormalTok"/>
          </w:rPr>
          <w:delText xml:space="preserve">(</w:delText>
        </w:r>
      </w:del>
      <w:del w:id="178" w:author="PR Preview" w:date="2026-01-01T00:00:00Z">
        <w:r>
          <w:rPr>
            <w:rStyle w:val="DecValTok"/>
          </w:rPr>
          <w:delText xml:space="preserve">1</w:delText>
        </w:r>
      </w:del>
      <w:del w:id="179" w:author="PR Preview" w:date="2026-01-01T00:00:00Z">
        <w:r>
          <w:rPr>
            <w:rStyle w:val="NormalTok"/>
          </w:rPr>
          <w:delText xml:space="preserve"> </w:delText>
        </w:r>
      </w:del>
      <w:del w:id="180" w:author="PR Preview" w:date="2026-01-01T00:00:00Z">
        <w:r>
          <w:rPr>
            <w:rStyle w:val="SpecialCharTok"/>
          </w:rPr>
          <w:delText xml:space="preserve">-</w:delText>
        </w:r>
      </w:del>
      <w:del w:id="181" w:author="PR Preview" w:date="2026-01-01T00:00:00Z">
        <w:r>
          <w:rPr>
            <w:rStyle w:val="NormalTok"/>
          </w:rPr>
          <w:delText xml:space="preserve"> rho</w:delText>
        </w:r>
      </w:del>
      <w:del w:id="182" w:author="PR Preview" w:date="2026-01-01T00:00:00Z">
        <w:r>
          <w:rPr>
            <w:rStyle w:val="SpecialCharTok"/>
          </w:rPr>
          <w:delText xml:space="preserve">^</w:delText>
        </w:r>
      </w:del>
      <w:del w:id="183" w:author="PR Preview" w:date="2026-01-01T00:00:00Z">
        <w:r>
          <w:rPr>
            <w:rStyle w:val="DecValTok"/>
          </w:rPr>
          <w:delText xml:space="preserve">2</w:delText>
        </w:r>
      </w:del>
      <w:del w:id="184" w:author="PR Preview" w:date="2026-01-01T00:00:00Z">
        <w:r>
          <w:rPr>
            <w:rStyle w:val="NormalTok"/>
          </w:rPr>
          <w:delText xml:space="preserve">)</w:delText>
        </w:r>
      </w:del>
      <w:del w:id="185" w:author="PR Preview" w:date="2026-01-01T00:00:00Z">
        <w:r>
          <w:br/>
        </w:r>
      </w:del>
      <w:del w:id="186" w:author="PR Preview" w:date="2026-01-01T00:00:00Z">
        <w:r>
          <w:rPr>
            <w:rStyle w:val="NormalTok"/>
          </w:rPr>
          <w:delText xml:space="preserve">tibble</w:delText>
        </w:r>
      </w:del>
      <w:del w:id="187" w:author="PR Preview" w:date="2026-01-01T00:00:00Z">
        <w:r>
          <w:rPr>
            <w:rStyle w:val="SpecialCharTok"/>
          </w:rPr>
          <w:delText xml:space="preserve">::</w:delText>
        </w:r>
      </w:del>
      <w:del w:id="188" w:author="PR Preview" w:date="2026-01-01T00:00:00Z">
        <w:r>
          <w:rPr>
            <w:rStyle w:val="FunctionTok"/>
          </w:rPr>
          <w:delText xml:space="preserve">tibble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br/>
        </w:r>
      </w:del>
      <w:del w:id="191" w:author="PR Preview" w:date="2026-01-01T00:00:00Z">
        <w:r>
          <w:rPr>
            <w:rStyle w:val="NormalTok"/>
          </w:rPr>
          <w:delText xml:space="preserve">  </w:delText>
        </w:r>
      </w:del>
      <w:del w:id="192" w:author="PR Preview" w:date="2026-01-01T00:00:00Z">
        <w:r>
          <w:rPr>
            <w:rStyle w:val="AttributeTok"/>
          </w:rPr>
          <w:delText xml:space="preserve">parameter =</w:delText>
        </w:r>
      </w:del>
      <w:del w:id="193" w:author="PR Preview" w:date="2026-01-01T00:00:00Z">
        <w:r>
          <w:rPr>
            <w:rStyle w:val="NormalTok"/>
          </w:rPr>
          <w:delText xml:space="preserve"> </w:delText>
        </w:r>
      </w:del>
      <w:del w:id="194" w:author="PR Preview" w:date="2026-01-01T00:00:00Z">
        <w:r>
          <w:rPr>
            <w:rStyle w:val="FunctionTok"/>
          </w:rPr>
          <w:delText xml:space="preserve">c</w:delText>
        </w:r>
      </w:del>
      <w:del w:id="195" w:author="PR Preview" w:date="2026-01-01T00:00:00Z">
        <w:r>
          <w:rPr>
            <w:rStyle w:val="NormalTok"/>
          </w:rPr>
          <w:delText xml:space="preserve">(</w:delText>
        </w:r>
      </w:del>
      <w:del w:id="196" w:author="PR Preview" w:date="2026-01-01T00:00:00Z">
        <w:r>
          <w:rPr>
            <w:rStyle w:val="StringTok"/>
          </w:rPr>
          <w:delText xml:space="preserve">"mu_x"</w:delText>
        </w:r>
      </w:del>
      <w:del w:id="197" w:author="PR Preview" w:date="2026-01-01T00:00:00Z">
        <w:r>
          <w:rPr>
            <w:rStyle w:val="NormalTok"/>
          </w:rPr>
          <w:delText xml:space="preserve">, </w:delText>
        </w:r>
      </w:del>
      <w:del w:id="198" w:author="PR Preview" w:date="2026-01-01T00:00:00Z">
        <w:r>
          <w:rPr>
            <w:rStyle w:val="StringTok"/>
          </w:rPr>
          <w:delText xml:space="preserve">"sigma_x"</w:delText>
        </w:r>
      </w:del>
      <w:del w:id="199" w:author="PR Preview" w:date="2026-01-01T00:00:00Z">
        <w:r>
          <w:rPr>
            <w:rStyle w:val="NormalTok"/>
          </w:rPr>
          <w:delText xml:space="preserve">, </w:delText>
        </w:r>
      </w:del>
      <w:del w:id="200" w:author="PR Preview" w:date="2026-01-01T00:00:00Z">
        <w:r>
          <w:rPr>
            <w:rStyle w:val="StringTok"/>
          </w:rPr>
          <w:delText xml:space="preserve">"mu_y"</w:delText>
        </w:r>
      </w:del>
      <w:del w:id="201" w:author="PR Preview" w:date="2026-01-01T00:00:00Z">
        <w:r>
          <w:rPr>
            <w:rStyle w:val="NormalTok"/>
          </w:rPr>
          <w:delText xml:space="preserve">, </w:delText>
        </w:r>
      </w:del>
      <w:del w:id="202" w:author="PR Preview" w:date="2026-01-01T00:00:00Z">
        <w:r>
          <w:rPr>
            <w:rStyle w:val="StringTok"/>
          </w:rPr>
          <w:delText xml:space="preserve">"sigma_y"</w:delText>
        </w:r>
      </w:del>
      <w:del w:id="203" w:author="PR Preview" w:date="2026-01-01T00:00:00Z">
        <w:r>
          <w:rPr>
            <w:rStyle w:val="NormalTok"/>
          </w:rPr>
          <w:delText xml:space="preserve">, </w:delText>
        </w:r>
      </w:del>
      <w:del w:id="204" w:author="PR Preview" w:date="2026-01-01T00:00:00Z">
        <w:r>
          <w:rPr>
            <w:rStyle w:val="StringTok"/>
          </w:rPr>
          <w:delText xml:space="preserve">"rho"</w:delText>
        </w:r>
      </w:del>
      <w:del w:id="205" w:author="PR Preview" w:date="2026-01-01T00:00:00Z">
        <w:r>
          <w:rPr>
            <w:rStyle w:val="NormalTok"/>
          </w:rPr>
          <w:delText xml:space="preserve">),</w:delText>
        </w:r>
      </w:del>
      <w:del w:id="206" w:author="PR Preview" w:date="2026-01-01T00:00:00Z">
        <w:r>
          <w:br/>
        </w:r>
      </w:del>
      <w:del w:id="207" w:author="PR Preview" w:date="2026-01-01T00:00:00Z">
        <w:r>
          <w:rPr>
            <w:rStyle w:val="NormalTok"/>
          </w:rPr>
          <w:delText xml:space="preserve">  </w:delText>
        </w:r>
      </w:del>
      <w:del w:id="208" w:author="PR Preview" w:date="2026-01-01T00:00:00Z">
        <w:r>
          <w:rPr>
            <w:rStyle w:val="AttributeTok"/>
          </w:rPr>
          <w:delText xml:space="preserve">estimate =</w:delText>
        </w:r>
      </w:del>
      <w:del w:id="209" w:author="PR Preview" w:date="2026-01-01T00:00:00Z">
        <w:r>
          <w:rPr>
            <w:rStyle w:val="NormalTok"/>
          </w:rPr>
          <w:delText xml:space="preserve"> </w:delText>
        </w:r>
      </w:del>
      <w:del w:id="210" w:author="PR Preview" w:date="2026-01-01T00:00:00Z">
        <w:r>
          <w:rPr>
            <w:rStyle w:val="FunctionTok"/>
          </w:rPr>
          <w:delText xml:space="preserve">round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FunctionTok"/>
          </w:rPr>
          <w:delText xml:space="preserve">c</w:delText>
        </w:r>
      </w:del>
      <w:del w:id="213" w:author="PR Preview" w:date="2026-01-01T00:00:00Z">
        <w:r>
          <w:rPr>
            <w:rStyle w:val="NormalTok"/>
          </w:rPr>
          <w:delText xml:space="preserve">(mu_x, sigma_x, mu_y, sigma_y, rho), </w:delText>
        </w:r>
      </w:del>
      <w:del w:id="214" w:author="PR Preview" w:date="2026-01-01T00:00:00Z">
        <w:r>
          <w:rPr>
            <w:rStyle w:val="DecValTok"/>
          </w:rPr>
          <w:delText xml:space="preserve">4</w:delText>
        </w:r>
      </w:del>
      <w:del w:id="215" w:author="PR Preview" w:date="2026-01-01T00:00:00Z">
        <w:r>
          <w:rPr>
            <w:rStyle w:val="NormalTok"/>
          </w:rPr>
          <w:delText xml:space="preserve">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NormalTok"/>
          </w:rPr>
          <w:delText xml:space="preserve">) </w:delText>
        </w:r>
      </w:del>
      <w:del w:id="218" w:author="PR Preview" w:date="2026-01-01T00:00:00Z">
        <w:r>
          <w:rPr>
            <w:rStyle w:val="SpecialCharTok"/>
          </w:rPr>
          <w:delText xml:space="preserve">|&gt;</w:delText>
        </w:r>
      </w:del>
      <w:del w:id="219" w:author="PR Preview" w:date="2026-01-01T00:00:00Z">
        <w:r>
          <w:br/>
        </w:r>
      </w:del>
      <w:del w:id="220" w:author="PR Preview" w:date="2026-01-01T00:00:00Z">
        <w:r>
          <w:rPr>
            <w:rStyle w:val="NormalTok"/>
          </w:rPr>
          <w:delText xml:space="preserve">  pander</w:delText>
        </w:r>
      </w:del>
      <w:del w:id="221" w:author="PR Preview" w:date="2026-01-01T00:00:00Z">
        <w:r>
          <w:rPr>
            <w:rStyle w:val="SpecialCharTok"/>
          </w:rPr>
          <w:delText xml:space="preserve">::</w:delText>
        </w:r>
      </w:del>
      <w:del w:id="222" w:author="PR Preview" w:date="2026-01-01T00:00:00Z">
        <w:r>
          <w:rPr>
            <w:rStyle w:val="FunctionTok"/>
          </w:rPr>
          <w:delText xml:space="preserve">pander</w:delText>
        </w:r>
      </w:del>
      <w:del w:id="223" w:author="PR Preview" w:date="2026-01-01T00:00:00Z">
        <w:r>
          <w:rPr>
            <w:rStyle w:val="NormalTok"/>
          </w:rPr>
          <w:delText xml:space="preserve">()</w:delText>
        </w:r>
      </w:del>
    </w:p>
    <w:p>
      <w:pPr>
        <w:pStyle w:val="BodyText"/>
      </w:pPr>
      <w:del w:id="224" w:author="PR Preview" w:date="2026-01-01T00:00:00Z">
        <w:r>
          <w:delText xml:space="preserve">Modeling</w:delText>
        </w:r>
      </w:del>
      <w:del w:id="2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as bivariate normal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with parameters set equal to these sample moments,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the joint density is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(a standard result; e.g.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Casella and Berger (2002)</w:delText>
        </w:r>
      </w:del>
      <w:del w:id="236" w:author="PR Preview" w:date="2026-01-01T00:00:00Z">
        <w:r>
          <w:delText xml:space="preserve">):</w:delText>
        </w:r>
      </w:del>
    </w:p>
    <w:p>
      <w:pPr>
        <w:pStyle w:val="SourceCode"/>
      </w:pPr>
      <w:ins w:id="237" w:author="PR Preview" w:date="2026-01-01T00:00:00Z">
        <w:r>
          <w:rPr>
            <w:rStyle w:val="NormalTok"/>
          </w:rPr>
          <w:t xml:space="preserve">birthweight </w:t>
        </w:r>
      </w:ins>
      <w:ins w:id="238" w:author="PR Preview" w:date="2026-01-01T00:00:00Z">
        <w:r>
          <w:rPr>
            <w:rStyle w:val="OtherTok"/>
          </w:rPr>
          <w:t xml:space="preserve">&lt;-</w:t>
        </w:r>
      </w:ins>
      <w:ins w:id="239" w:author="PR Preview" w:date="2026-01-01T00:00:00Z">
        <w:r>
          <w:rPr>
            <w:rStyle w:val="NormalTok"/>
          </w:rPr>
          <w:t xml:space="preserve"> dobson</w:t>
        </w:r>
      </w:ins>
      <w:ins w:id="240" w:author="PR Preview" w:date="2026-01-01T00:00:00Z">
        <w:r>
          <w:rPr>
            <w:rStyle w:val="SpecialCharTok"/>
          </w:rPr>
          <w:t xml:space="preserve">::</w:t>
        </w:r>
      </w:ins>
      <w:ins w:id="241" w:author="PR Preview" w:date="2026-01-01T00:00:00Z">
        <w:r>
          <w:rPr>
            <w:rStyle w:val="NormalTok"/>
          </w:rPr>
          <w:t xml:space="preserve">birthweight</w:t>
        </w:r>
      </w:ins>
      <w:ins w:id="242" w:author="PR Preview" w:date="2026-01-01T00:00:00Z">
        <w:r>
          <w:br/>
        </w:r>
      </w:ins>
      <w:ins w:id="243" w:author="PR Preview" w:date="2026-01-01T00:00:00Z">
        <w:r>
          <w:rPr>
            <w:rStyle w:val="NormalTok"/>
          </w:rPr>
          <w:t xml:space="preserve">ga </w:t>
        </w:r>
      </w:ins>
      <w:ins w:id="244" w:author="PR Preview" w:date="2026-01-01T00:00:00Z">
        <w:r>
          <w:rPr>
            <w:rStyle w:val="OtherTok"/>
          </w:rPr>
          <w:t xml:space="preserve">&lt;-</w:t>
        </w:r>
      </w:ins>
      <w:ins w:id="245" w:author="PR Preview" w:date="2026-01-01T00:00:00Z">
        <w:r>
          <w:rPr>
            <w:rStyle w:val="NormalTok"/>
          </w:rPr>
          <w:t xml:space="preserve"> </w:t>
        </w:r>
      </w:ins>
      <w:ins w:id="246" w:author="PR Preview" w:date="2026-01-01T00:00:00Z">
        <w:r>
          <w:rPr>
            <w:rStyle w:val="FunctionTok"/>
          </w:rPr>
          <w:t xml:space="preserve">c</w:t>
        </w:r>
      </w:ins>
      <w:ins w:id="247" w:author="PR Preview" w:date="2026-01-01T00:00:00Z">
        <w:r>
          <w:rPr>
            <w:rStyle w:val="NormalTok"/>
          </w:rPr>
          <w:t xml:space="preserve">(</w:t>
        </w:r>
      </w:ins>
      <w:ins w:id="248" w:author="PR Preview" w:date="2026-01-01T00:00:00Z">
        <w:r>
          <w:br/>
        </w:r>
      </w:ins>
      <w:ins w:id="249" w:author="PR Preview" w:date="2026-01-01T00:00:00Z">
        <w:r>
          <w:rPr>
            <w:rStyle w:val="NormalTok"/>
          </w:rPr>
          <w:t xml:space="preserve">  birthweight[[</w:t>
        </w:r>
      </w:ins>
      <w:ins w:id="250" w:author="PR Preview" w:date="2026-01-01T00:00:00Z">
        <w:r>
          <w:rPr>
            <w:rStyle w:val="StringTok"/>
          </w:rPr>
          <w:t xml:space="preserve">"boys gestational age"</w:t>
        </w:r>
      </w:ins>
      <w:ins w:id="251" w:author="PR Preview" w:date="2026-01-01T00:00:00Z">
        <w:r>
          <w:rPr>
            <w:rStyle w:val="NormalTok"/>
          </w:rPr>
          <w:t xml:space="preserve">]],</w:t>
        </w:r>
      </w:ins>
      <w:ins w:id="252" w:author="PR Preview" w:date="2026-01-01T00:00:00Z">
        <w:r>
          <w:br/>
        </w:r>
      </w:ins>
      <w:ins w:id="253" w:author="PR Preview" w:date="2026-01-01T00:00:00Z">
        <w:r>
          <w:rPr>
            <w:rStyle w:val="NormalTok"/>
          </w:rPr>
          <w:t xml:space="preserve">  birthweight[[</w:t>
        </w:r>
      </w:ins>
      <w:ins w:id="254" w:author="PR Preview" w:date="2026-01-01T00:00:00Z">
        <w:r>
          <w:rPr>
            <w:rStyle w:val="StringTok"/>
          </w:rPr>
          <w:t xml:space="preserve">"girls gestational age"</w:t>
        </w:r>
      </w:ins>
      <w:ins w:id="255" w:author="PR Preview" w:date="2026-01-01T00:00:00Z">
        <w:r>
          <w:rPr>
            <w:rStyle w:val="NormalTok"/>
          </w:rPr>
          <w:t xml:space="preserve">]]</w:t>
        </w:r>
      </w:ins>
      <w:ins w:id="256" w:author="PR Preview" w:date="2026-01-01T00:00:00Z">
        <w:r>
          <w:br/>
        </w:r>
      </w:ins>
      <w:ins w:id="257" w:author="PR Preview" w:date="2026-01-01T00:00:00Z">
        <w:r>
          <w:rPr>
            <w:rStyle w:val="NormalTok"/>
          </w:rPr>
          <w:t xml:space="preserve">)</w:t>
        </w:r>
      </w:ins>
      <w:ins w:id="258" w:author="PR Preview" w:date="2026-01-01T00:00:00Z">
        <w:r>
          <w:br/>
        </w:r>
      </w:ins>
      <w:ins w:id="259" w:author="PR Preview" w:date="2026-01-01T00:00:00Z">
        <w:r>
          <w:rPr>
            <w:rStyle w:val="NormalTok"/>
          </w:rPr>
          <w:t xml:space="preserve">wt </w:t>
        </w:r>
      </w:ins>
      <w:ins w:id="260" w:author="PR Preview" w:date="2026-01-01T00:00:00Z">
        <w:r>
          <w:rPr>
            <w:rStyle w:val="OtherTok"/>
          </w:rPr>
          <w:t xml:space="preserve">&lt;-</w:t>
        </w:r>
      </w:ins>
      <w:ins w:id="261" w:author="PR Preview" w:date="2026-01-01T00:00:00Z">
        <w:r>
          <w:rPr>
            <w:rStyle w:val="NormalTok"/>
          </w:rPr>
          <w:t xml:space="preserve"> </w:t>
        </w:r>
      </w:ins>
      <w:ins w:id="262" w:author="PR Preview" w:date="2026-01-01T00:00:00Z">
        <w:r>
          <w:rPr>
            <w:rStyle w:val="FunctionTok"/>
          </w:rPr>
          <w:t xml:space="preserve">c</w:t>
        </w:r>
      </w:ins>
      <w:ins w:id="263" w:author="PR Preview" w:date="2026-01-01T00:00:00Z">
        <w:r>
          <w:rPr>
            <w:rStyle w:val="NormalTok"/>
          </w:rPr>
          <w:t xml:space="preserve">(birthweight[[</w:t>
        </w:r>
      </w:ins>
      <w:ins w:id="264" w:author="PR Preview" w:date="2026-01-01T00:00:00Z">
        <w:r>
          <w:rPr>
            <w:rStyle w:val="StringTok"/>
          </w:rPr>
          <w:t xml:space="preserve">"boys weight"</w:t>
        </w:r>
      </w:ins>
      <w:ins w:id="265" w:author="PR Preview" w:date="2026-01-01T00:00:00Z">
        <w:r>
          <w:rPr>
            <w:rStyle w:val="NormalTok"/>
          </w:rPr>
          <w:t xml:space="preserve">]], birthweight[[</w:t>
        </w:r>
      </w:ins>
      <w:ins w:id="266" w:author="PR Preview" w:date="2026-01-01T00:00:00Z">
        <w:r>
          <w:rPr>
            <w:rStyle w:val="StringTok"/>
          </w:rPr>
          <w:t xml:space="preserve">"girls weight"</w:t>
        </w:r>
      </w:ins>
      <w:ins w:id="267" w:author="PR Preview" w:date="2026-01-01T00:00:00Z">
        <w:r>
          <w:rPr>
            <w:rStyle w:val="NormalTok"/>
          </w:rPr>
          <w:t xml:space="preserve">]])</w:t>
        </w:r>
      </w:ins>
      <w:ins w:id="268" w:author="PR Preview" w:date="2026-01-01T00:00:00Z">
        <w:r>
          <w:br/>
        </w:r>
      </w:ins>
      <w:ins w:id="269" w:author="PR Preview" w:date="2026-01-01T00:00:00Z">
        <w:r>
          <w:rPr>
            <w:rStyle w:val="NormalTok"/>
          </w:rPr>
          <w:t xml:space="preserve">mu_x </w:t>
        </w:r>
      </w:ins>
      <w:ins w:id="270" w:author="PR Preview" w:date="2026-01-01T00:00:00Z">
        <w:r>
          <w:rPr>
            <w:rStyle w:val="OtherTok"/>
          </w:rPr>
          <w:t xml:space="preserve">&lt;-</w:t>
        </w:r>
      </w:ins>
      <w:ins w:id="271" w:author="PR Preview" w:date="2026-01-01T00:00:00Z">
        <w:r>
          <w:rPr>
            <w:rStyle w:val="NormalTok"/>
          </w:rPr>
          <w:t xml:space="preserve"> </w:t>
        </w:r>
      </w:ins>
      <w:ins w:id="272" w:author="PR Preview" w:date="2026-01-01T00:00:00Z">
        <w:r>
          <w:rPr>
            <w:rStyle w:val="FunctionTok"/>
          </w:rPr>
          <w:t xml:space="preserve">mean</w:t>
        </w:r>
      </w:ins>
      <w:ins w:id="273" w:author="PR Preview" w:date="2026-01-01T00:00:00Z">
        <w:r>
          <w:rPr>
            <w:rStyle w:val="NormalTok"/>
          </w:rPr>
          <w:t xml:space="preserve">(ga)</w:t>
        </w:r>
      </w:ins>
      <w:ins w:id="274" w:author="PR Preview" w:date="2026-01-01T00:00:00Z">
        <w:r>
          <w:br/>
        </w:r>
      </w:ins>
      <w:ins w:id="275" w:author="PR Preview" w:date="2026-01-01T00:00:00Z">
        <w:r>
          <w:rPr>
            <w:rStyle w:val="NormalTok"/>
          </w:rPr>
          <w:t xml:space="preserve">sigma_x </w:t>
        </w:r>
      </w:ins>
      <w:ins w:id="276" w:author="PR Preview" w:date="2026-01-01T00:00:00Z">
        <w:r>
          <w:rPr>
            <w:rStyle w:val="OtherTok"/>
          </w:rPr>
          <w:t xml:space="preserve">&lt;-</w:t>
        </w:r>
      </w:ins>
      <w:ins w:id="277" w:author="PR Preview" w:date="2026-01-01T00:00:00Z">
        <w:r>
          <w:rPr>
            <w:rStyle w:val="NormalTok"/>
          </w:rPr>
          <w:t xml:space="preserve"> </w:t>
        </w:r>
      </w:ins>
      <w:ins w:id="278" w:author="PR Preview" w:date="2026-01-01T00:00:00Z">
        <w:r>
          <w:rPr>
            <w:rStyle w:val="FunctionTok"/>
          </w:rPr>
          <w:t xml:space="preserve">sd</w:t>
        </w:r>
      </w:ins>
      <w:ins w:id="279" w:author="PR Preview" w:date="2026-01-01T00:00:00Z">
        <w:r>
          <w:rPr>
            <w:rStyle w:val="NormalTok"/>
          </w:rPr>
          <w:t xml:space="preserve">(ga)</w:t>
        </w:r>
      </w:ins>
      <w:ins w:id="280" w:author="PR Preview" w:date="2026-01-01T00:00:00Z">
        <w:r>
          <w:br/>
        </w:r>
      </w:ins>
      <w:ins w:id="281" w:author="PR Preview" w:date="2026-01-01T00:00:00Z">
        <w:r>
          <w:rPr>
            <w:rStyle w:val="NormalTok"/>
          </w:rPr>
          <w:t xml:space="preserve">mu_y </w:t>
        </w:r>
      </w:ins>
      <w:ins w:id="282" w:author="PR Preview" w:date="2026-01-01T00:00:00Z">
        <w:r>
          <w:rPr>
            <w:rStyle w:val="OtherTok"/>
          </w:rPr>
          <w:t xml:space="preserve">&lt;-</w:t>
        </w:r>
      </w:ins>
      <w:ins w:id="283" w:author="PR Preview" w:date="2026-01-01T00:00:00Z">
        <w:r>
          <w:rPr>
            <w:rStyle w:val="NormalTok"/>
          </w:rPr>
          <w:t xml:space="preserve"> </w:t>
        </w:r>
      </w:ins>
      <w:ins w:id="284" w:author="PR Preview" w:date="2026-01-01T00:00:00Z">
        <w:r>
          <w:rPr>
            <w:rStyle w:val="FunctionTok"/>
          </w:rPr>
          <w:t xml:space="preserve">mean</w:t>
        </w:r>
      </w:ins>
      <w:ins w:id="285" w:author="PR Preview" w:date="2026-01-01T00:00:00Z">
        <w:r>
          <w:rPr>
            <w:rStyle w:val="NormalTok"/>
          </w:rPr>
          <w:t xml:space="preserve">(wt)</w:t>
        </w:r>
      </w:ins>
      <w:ins w:id="286" w:author="PR Preview" w:date="2026-01-01T00:00:00Z">
        <w:r>
          <w:br/>
        </w:r>
      </w:ins>
      <w:ins w:id="287" w:author="PR Preview" w:date="2026-01-01T00:00:00Z">
        <w:r>
          <w:rPr>
            <w:rStyle w:val="NormalTok"/>
          </w:rPr>
          <w:t xml:space="preserve">sigma_y </w:t>
        </w:r>
      </w:ins>
      <w:ins w:id="288" w:author="PR Preview" w:date="2026-01-01T00:00:00Z">
        <w:r>
          <w:rPr>
            <w:rStyle w:val="OtherTok"/>
          </w:rPr>
          <w:t xml:space="preserve">&lt;-</w:t>
        </w:r>
      </w:ins>
      <w:ins w:id="289" w:author="PR Preview" w:date="2026-01-01T00:00:00Z">
        <w:r>
          <w:rPr>
            <w:rStyle w:val="NormalTok"/>
          </w:rPr>
          <w:t xml:space="preserve"> </w:t>
        </w:r>
      </w:ins>
      <w:ins w:id="290" w:author="PR Preview" w:date="2026-01-01T00:00:00Z">
        <w:r>
          <w:rPr>
            <w:rStyle w:val="FunctionTok"/>
          </w:rPr>
          <w:t xml:space="preserve">sd</w:t>
        </w:r>
      </w:ins>
      <w:ins w:id="291" w:author="PR Preview" w:date="2026-01-01T00:00:00Z">
        <w:r>
          <w:rPr>
            <w:rStyle w:val="NormalTok"/>
          </w:rPr>
          <w:t xml:space="preserve">(wt)</w:t>
        </w:r>
      </w:ins>
      <w:ins w:id="292" w:author="PR Preview" w:date="2026-01-01T00:00:00Z">
        <w:r>
          <w:br/>
        </w:r>
      </w:ins>
      <w:ins w:id="293" w:author="PR Preview" w:date="2026-01-01T00:00:00Z">
        <w:r>
          <w:rPr>
            <w:rStyle w:val="NormalTok"/>
          </w:rPr>
          <w:t xml:space="preserve">rho </w:t>
        </w:r>
      </w:ins>
      <w:ins w:id="294" w:author="PR Preview" w:date="2026-01-01T00:00:00Z">
        <w:r>
          <w:rPr>
            <w:rStyle w:val="OtherTok"/>
          </w:rPr>
          <w:t xml:space="preserve">&lt;-</w:t>
        </w:r>
      </w:ins>
      <w:ins w:id="295" w:author="PR Preview" w:date="2026-01-01T00:00:00Z">
        <w:r>
          <w:rPr>
            <w:rStyle w:val="NormalTok"/>
          </w:rPr>
          <w:t xml:space="preserve"> </w:t>
        </w:r>
      </w:ins>
      <w:ins w:id="296" w:author="PR Preview" w:date="2026-01-01T00:00:00Z">
        <w:r>
          <w:rPr>
            <w:rStyle w:val="FunctionTok"/>
          </w:rPr>
          <w:t xml:space="preserve">cor</w:t>
        </w:r>
      </w:ins>
      <w:ins w:id="297" w:author="PR Preview" w:date="2026-01-01T00:00:00Z">
        <w:r>
          <w:rPr>
            <w:rStyle w:val="NormalTok"/>
          </w:rPr>
          <w:t xml:space="preserve">(ga, wt)</w:t>
        </w:r>
      </w:ins>
      <w:ins w:id="298" w:author="PR Preview" w:date="2026-01-01T00:00:00Z">
        <w:r>
          <w:br/>
        </w:r>
      </w:ins>
      <w:ins w:id="299" w:author="PR Preview" w:date="2026-01-01T00:00:00Z">
        <w:r>
          <w:rPr>
            <w:rStyle w:val="NormalTok"/>
          </w:rPr>
          <w:t xml:space="preserve">beta </w:t>
        </w:r>
      </w:ins>
      <w:ins w:id="300" w:author="PR Preview" w:date="2026-01-01T00:00:00Z">
        <w:r>
          <w:rPr>
            <w:rStyle w:val="OtherTok"/>
          </w:rPr>
          <w:t xml:space="preserve">&lt;-</w:t>
        </w:r>
      </w:ins>
      <w:ins w:id="301" w:author="PR Preview" w:date="2026-01-01T00:00:00Z">
        <w:r>
          <w:rPr>
            <w:rStyle w:val="NormalTok"/>
          </w:rPr>
          <w:t xml:space="preserve"> </w:t>
        </w:r>
      </w:ins>
      <w:ins w:id="302" w:author="PR Preview" w:date="2026-01-01T00:00:00Z">
        <w:r>
          <w:rPr>
            <w:rStyle w:val="FunctionTok"/>
          </w:rPr>
          <w:t xml:space="preserve">cov</w:t>
        </w:r>
      </w:ins>
      <w:ins w:id="303" w:author="PR Preview" w:date="2026-01-01T00:00:00Z">
        <w:r>
          <w:rPr>
            <w:rStyle w:val="NormalTok"/>
          </w:rPr>
          <w:t xml:space="preserve">(ga, wt) </w:t>
        </w:r>
      </w:ins>
      <w:ins w:id="304" w:author="PR Preview" w:date="2026-01-01T00:00:00Z">
        <w:r>
          <w:rPr>
            <w:rStyle w:val="SpecialCharTok"/>
          </w:rPr>
          <w:t xml:space="preserve">/</w:t>
        </w:r>
      </w:ins>
      <w:ins w:id="305" w:author="PR Preview" w:date="2026-01-01T00:00:00Z">
        <w:r>
          <w:rPr>
            <w:rStyle w:val="NormalTok"/>
          </w:rPr>
          <w:t xml:space="preserve"> </w:t>
        </w:r>
      </w:ins>
      <w:ins w:id="306" w:author="PR Preview" w:date="2026-01-01T00:00:00Z">
        <w:r>
          <w:rPr>
            <w:rStyle w:val="FunctionTok"/>
          </w:rPr>
          <w:t xml:space="preserve">var</w:t>
        </w:r>
      </w:ins>
      <w:ins w:id="307" w:author="PR Preview" w:date="2026-01-01T00:00:00Z">
        <w:r>
          <w:rPr>
            <w:rStyle w:val="NormalTok"/>
          </w:rPr>
          <w:t xml:space="preserve">(ga)</w:t>
        </w:r>
      </w:ins>
      <w:ins w:id="308" w:author="PR Preview" w:date="2026-01-01T00:00:00Z">
        <w:r>
          <w:br/>
        </w:r>
      </w:ins>
      <w:ins w:id="309" w:author="PR Preview" w:date="2026-01-01T00:00:00Z">
        <w:r>
          <w:rPr>
            <w:rStyle w:val="NormalTok"/>
          </w:rPr>
          <w:t xml:space="preserve">intercept </w:t>
        </w:r>
      </w:ins>
      <w:ins w:id="310" w:author="PR Preview" w:date="2026-01-01T00:00:00Z">
        <w:r>
          <w:rPr>
            <w:rStyle w:val="OtherTok"/>
          </w:rPr>
          <w:t xml:space="preserve">&lt;-</w:t>
        </w:r>
      </w:ins>
      <w:ins w:id="311" w:author="PR Preview" w:date="2026-01-01T00:00:00Z">
        <w:r>
          <w:rPr>
            <w:rStyle w:val="NormalTok"/>
          </w:rPr>
          <w:t xml:space="preserve"> mu_y </w:t>
        </w:r>
      </w:ins>
      <w:ins w:id="312" w:author="PR Preview" w:date="2026-01-01T00:00:00Z">
        <w:r>
          <w:rPr>
            <w:rStyle w:val="SpecialCharTok"/>
          </w:rPr>
          <w:t xml:space="preserve">-</w:t>
        </w:r>
      </w:ins>
      <w:ins w:id="313" w:author="PR Preview" w:date="2026-01-01T00:00:00Z">
        <w:r>
          <w:rPr>
            <w:rStyle w:val="NormalTok"/>
          </w:rPr>
          <w:t xml:space="preserve"> beta </w:t>
        </w:r>
      </w:ins>
      <w:ins w:id="314" w:author="PR Preview" w:date="2026-01-01T00:00:00Z">
        <w:r>
          <w:rPr>
            <w:rStyle w:val="SpecialCharTok"/>
          </w:rPr>
          <w:t xml:space="preserve">*</w:t>
        </w:r>
      </w:ins>
      <w:ins w:id="315" w:author="PR Preview" w:date="2026-01-01T00:00:00Z">
        <w:r>
          <w:rPr>
            <w:rStyle w:val="NormalTok"/>
          </w:rPr>
          <w:t xml:space="preserve"> mu_x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NormalTok"/>
          </w:rPr>
          <w:t xml:space="preserve">x0 </w:t>
        </w:r>
      </w:ins>
      <w:ins w:id="318" w:author="PR Preview" w:date="2026-01-01T00:00:00Z">
        <w:r>
          <w:rPr>
            <w:rStyle w:val="OtherTok"/>
          </w:rPr>
          <w:t xml:space="preserve">&lt;-</w:t>
        </w:r>
      </w:ins>
      <w:ins w:id="319" w:author="PR Preview" w:date="2026-01-01T00:00:00Z">
        <w:r>
          <w:rPr>
            <w:rStyle w:val="NormalTok"/>
          </w:rPr>
          <w:t xml:space="preserve"> </w:t>
        </w:r>
      </w:ins>
      <w:ins w:id="320" w:author="PR Preview" w:date="2026-01-01T00:00:00Z">
        <w:r>
          <w:rPr>
            <w:rStyle w:val="DecValTok"/>
          </w:rPr>
          <w:t xml:space="preserve">40</w:t>
        </w:r>
      </w:ins>
      <w:ins w:id="321" w:author="PR Preview" w:date="2026-01-01T00:00:00Z">
        <w:r>
          <w:br/>
        </w:r>
      </w:ins>
      <w:ins w:id="322" w:author="PR Preview" w:date="2026-01-01T00:00:00Z">
        <w:r>
          <w:rPr>
            <w:rStyle w:val="NormalTok"/>
          </w:rPr>
          <w:t xml:space="preserve">marg_dens_x0 </w:t>
        </w:r>
      </w:ins>
      <w:ins w:id="323" w:author="PR Preview" w:date="2026-01-01T00:00:00Z">
        <w:r>
          <w:rPr>
            <w:rStyle w:val="OtherTok"/>
          </w:rPr>
          <w:t xml:space="preserve">&lt;-</w:t>
        </w:r>
      </w:ins>
      <w:ins w:id="324" w:author="PR Preview" w:date="2026-01-01T00:00:00Z">
        <w:r>
          <w:rPr>
            <w:rStyle w:val="NormalTok"/>
          </w:rPr>
          <w:t xml:space="preserve"> </w:t>
        </w:r>
      </w:ins>
      <w:ins w:id="325" w:author="PR Preview" w:date="2026-01-01T00:00:00Z">
        <w:r>
          <w:rPr>
            <w:rStyle w:val="FunctionTok"/>
          </w:rPr>
          <w:t xml:space="preserve">dnorm</w:t>
        </w:r>
      </w:ins>
      <w:ins w:id="326" w:author="PR Preview" w:date="2026-01-01T00:00:00Z">
        <w:r>
          <w:rPr>
            <w:rStyle w:val="NormalTok"/>
          </w:rPr>
          <w:t xml:space="preserve">(x0, </w:t>
        </w:r>
      </w:ins>
      <w:ins w:id="327" w:author="PR Preview" w:date="2026-01-01T00:00:00Z">
        <w:r>
          <w:rPr>
            <w:rStyle w:val="AttributeTok"/>
          </w:rPr>
          <w:t xml:space="preserve">mean =</w:t>
        </w:r>
      </w:ins>
      <w:ins w:id="328" w:author="PR Preview" w:date="2026-01-01T00:00:00Z">
        <w:r>
          <w:rPr>
            <w:rStyle w:val="NormalTok"/>
          </w:rPr>
          <w:t xml:space="preserve"> mu_x, </w:t>
        </w:r>
      </w:ins>
      <w:ins w:id="329" w:author="PR Preview" w:date="2026-01-01T00:00:00Z">
        <w:r>
          <w:rPr>
            <w:rStyle w:val="AttributeTok"/>
          </w:rPr>
          <w:t xml:space="preserve">sd =</w:t>
        </w:r>
      </w:ins>
      <w:ins w:id="330" w:author="PR Preview" w:date="2026-01-01T00:00:00Z">
        <w:r>
          <w:rPr>
            <w:rStyle w:val="NormalTok"/>
          </w:rPr>
          <w:t xml:space="preserve"> sigma_x)</w:t>
        </w:r>
      </w:ins>
      <w:ins w:id="331" w:author="PR Preview" w:date="2026-01-01T00:00:00Z">
        <w:r>
          <w:br/>
        </w:r>
      </w:ins>
      <w:ins w:id="332" w:author="PR Preview" w:date="2026-01-01T00:00:00Z">
        <w:r>
          <w:rPr>
            <w:rStyle w:val="NormalTok"/>
          </w:rPr>
          <w:t xml:space="preserve">cond_mean </w:t>
        </w:r>
      </w:ins>
      <w:ins w:id="333" w:author="PR Preview" w:date="2026-01-01T00:00:00Z">
        <w:r>
          <w:rPr>
            <w:rStyle w:val="OtherTok"/>
          </w:rPr>
          <w:t xml:space="preserve">&lt;-</w:t>
        </w:r>
      </w:ins>
      <w:ins w:id="334" w:author="PR Preview" w:date="2026-01-01T00:00:00Z">
        <w:r>
          <w:rPr>
            <w:rStyle w:val="NormalTok"/>
          </w:rPr>
          <w:t xml:space="preserve"> intercept </w:t>
        </w:r>
      </w:ins>
      <w:ins w:id="335" w:author="PR Preview" w:date="2026-01-01T00:00:00Z">
        <w:r>
          <w:rPr>
            <w:rStyle w:val="SpecialCharTok"/>
          </w:rPr>
          <w:t xml:space="preserve">+</w:t>
        </w:r>
      </w:ins>
      <w:ins w:id="336" w:author="PR Preview" w:date="2026-01-01T00:00:00Z">
        <w:r>
          <w:rPr>
            <w:rStyle w:val="NormalTok"/>
          </w:rPr>
          <w:t xml:space="preserve"> beta </w:t>
        </w:r>
      </w:ins>
      <w:ins w:id="337" w:author="PR Preview" w:date="2026-01-01T00:00:00Z">
        <w:r>
          <w:rPr>
            <w:rStyle w:val="SpecialCharTok"/>
          </w:rPr>
          <w:t xml:space="preserve">*</w:t>
        </w:r>
      </w:ins>
      <w:ins w:id="338" w:author="PR Preview" w:date="2026-01-01T00:00:00Z">
        <w:r>
          <w:rPr>
            <w:rStyle w:val="NormalTok"/>
          </w:rPr>
          <w:t xml:space="preserve"> x0</w:t>
        </w:r>
      </w:ins>
      <w:ins w:id="339" w:author="PR Preview" w:date="2026-01-01T00:00:00Z">
        <w:r>
          <w:br/>
        </w:r>
      </w:ins>
      <w:ins w:id="340" w:author="PR Preview" w:date="2026-01-01T00:00:00Z">
        <w:r>
          <w:rPr>
            <w:rStyle w:val="NormalTok"/>
          </w:rPr>
          <w:t xml:space="preserve">cond_sd </w:t>
        </w:r>
      </w:ins>
      <w:ins w:id="341" w:author="PR Preview" w:date="2026-01-01T00:00:00Z">
        <w:r>
          <w:rPr>
            <w:rStyle w:val="OtherTok"/>
          </w:rPr>
          <w:t xml:space="preserve">&lt;-</w:t>
        </w:r>
      </w:ins>
      <w:ins w:id="342" w:author="PR Preview" w:date="2026-01-01T00:00:00Z">
        <w:r>
          <w:rPr>
            <w:rStyle w:val="NormalTok"/>
          </w:rPr>
          <w:t xml:space="preserve"> sigma_y </w:t>
        </w:r>
      </w:ins>
      <w:ins w:id="343" w:author="PR Preview" w:date="2026-01-01T00:00:00Z">
        <w:r>
          <w:rPr>
            <w:rStyle w:val="SpecialCharTok"/>
          </w:rPr>
          <w:t xml:space="preserve">*</w:t>
        </w:r>
      </w:ins>
      <w:ins w:id="344" w:author="PR Preview" w:date="2026-01-01T00:00:00Z">
        <w:r>
          <w:rPr>
            <w:rStyle w:val="NormalTok"/>
          </w:rPr>
          <w:t xml:space="preserve"> </w:t>
        </w:r>
      </w:ins>
      <w:ins w:id="345" w:author="PR Preview" w:date="2026-01-01T00:00:00Z">
        <w:r>
          <w:rPr>
            <w:rStyle w:val="FunctionTok"/>
          </w:rPr>
          <w:t xml:space="preserve">sqrt</w:t>
        </w:r>
      </w:ins>
      <w:ins w:id="346" w:author="PR Preview" w:date="2026-01-01T00:00:00Z">
        <w:r>
          <w:rPr>
            <w:rStyle w:val="NormalTok"/>
          </w:rPr>
          <w:t xml:space="preserve">(</w:t>
        </w:r>
      </w:ins>
      <w:ins w:id="347" w:author="PR Preview" w:date="2026-01-01T00:00:00Z">
        <w:r>
          <w:rPr>
            <w:rStyle w:val="DecValTok"/>
          </w:rPr>
          <w:t xml:space="preserve">1</w:t>
        </w:r>
      </w:ins>
      <w:ins w:id="348" w:author="PR Preview" w:date="2026-01-01T00:00:00Z">
        <w:r>
          <w:rPr>
            <w:rStyle w:val="NormalTok"/>
          </w:rPr>
          <w:t xml:space="preserve"> </w:t>
        </w:r>
      </w:ins>
      <w:ins w:id="349" w:author="PR Preview" w:date="2026-01-01T00:00:00Z">
        <w:r>
          <w:rPr>
            <w:rStyle w:val="SpecialCharTok"/>
          </w:rPr>
          <w:t xml:space="preserve">-</w:t>
        </w:r>
      </w:ins>
      <w:ins w:id="350" w:author="PR Preview" w:date="2026-01-01T00:00:00Z">
        <w:r>
          <w:rPr>
            <w:rStyle w:val="NormalTok"/>
          </w:rPr>
          <w:t xml:space="preserve"> rho</w:t>
        </w:r>
      </w:ins>
      <w:ins w:id="351" w:author="PR Preview" w:date="2026-01-01T00:00:00Z">
        <w:r>
          <w:rPr>
            <w:rStyle w:val="SpecialCharTok"/>
          </w:rPr>
          <w:t xml:space="preserve">^</w:t>
        </w:r>
      </w:ins>
      <w:ins w:id="352" w:author="PR Preview" w:date="2026-01-01T00:00:00Z">
        <w:r>
          <w:rPr>
            <w:rStyle w:val="DecValTok"/>
          </w:rPr>
          <w:t xml:space="preserve">2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tibble</w:t>
        </w:r>
      </w:ins>
      <w:ins w:id="356" w:author="PR Preview" w:date="2026-01-01T00:00:00Z">
        <w:r>
          <w:rPr>
            <w:rStyle w:val="SpecialCharTok"/>
          </w:rPr>
          <w:t xml:space="preserve">::</w:t>
        </w:r>
      </w:ins>
      <w:ins w:id="357" w:author="PR Preview" w:date="2026-01-01T00:00:00Z">
        <w:r>
          <w:rPr>
            <w:rStyle w:val="FunctionTok"/>
          </w:rPr>
          <w:t xml:space="preserve">tibble</w:t>
        </w:r>
      </w:ins>
      <w:ins w:id="358" w:author="PR Preview" w:date="2026-01-01T00:00:00Z">
        <w:r>
          <w:rPr>
            <w:rStyle w:val="NormalTok"/>
          </w:rPr>
          <w:t xml:space="preserve">(</w:t>
        </w:r>
      </w:ins>
      <w:ins w:id="359" w:author="PR Preview" w:date="2026-01-01T00:00:00Z">
        <w:r>
          <w:br/>
        </w:r>
      </w:ins>
      <w:ins w:id="360" w:author="PR Preview" w:date="2026-01-01T00:00:00Z">
        <w:r>
          <w:rPr>
            <w:rStyle w:val="NormalTok"/>
          </w:rPr>
          <w:t xml:space="preserve">  </w:t>
        </w:r>
      </w:ins>
      <w:ins w:id="361" w:author="PR Preview" w:date="2026-01-01T00:00:00Z">
        <w:r>
          <w:rPr>
            <w:rStyle w:val="AttributeTok"/>
          </w:rPr>
          <w:t xml:space="preserve">parameter =</w:t>
        </w:r>
      </w:ins>
      <w:ins w:id="362" w:author="PR Preview" w:date="2026-01-01T00:00:00Z">
        <w:r>
          <w:rPr>
            <w:rStyle w:val="NormalTok"/>
          </w:rPr>
          <w:t xml:space="preserve"> </w:t>
        </w:r>
      </w:ins>
      <w:ins w:id="363" w:author="PR Preview" w:date="2026-01-01T00:00:00Z">
        <w:r>
          <w:rPr>
            <w:rStyle w:val="FunctionTok"/>
          </w:rPr>
          <w:t xml:space="preserve">c</w:t>
        </w:r>
      </w:ins>
      <w:ins w:id="364" w:author="PR Preview" w:date="2026-01-01T00:00:00Z">
        <w:r>
          <w:rPr>
            <w:rStyle w:val="NormalTok"/>
          </w:rPr>
          <w:t xml:space="preserve">(</w:t>
        </w:r>
      </w:ins>
      <w:ins w:id="365" w:author="PR Preview" w:date="2026-01-01T00:00:00Z">
        <w:r>
          <w:rPr>
            <w:rStyle w:val="StringTok"/>
          </w:rPr>
          <w:t xml:space="preserve">"mu_x"</w:t>
        </w:r>
      </w:ins>
      <w:ins w:id="366" w:author="PR Preview" w:date="2026-01-01T00:00:00Z">
        <w:r>
          <w:rPr>
            <w:rStyle w:val="NormalTok"/>
          </w:rPr>
          <w:t xml:space="preserve">, </w:t>
        </w:r>
      </w:ins>
      <w:ins w:id="367" w:author="PR Preview" w:date="2026-01-01T00:00:00Z">
        <w:r>
          <w:rPr>
            <w:rStyle w:val="StringTok"/>
          </w:rPr>
          <w:t xml:space="preserve">"sigma_x"</w:t>
        </w:r>
      </w:ins>
      <w:ins w:id="368" w:author="PR Preview" w:date="2026-01-01T00:00:00Z">
        <w:r>
          <w:rPr>
            <w:rStyle w:val="NormalTok"/>
          </w:rPr>
          <w:t xml:space="preserve">, </w:t>
        </w:r>
      </w:ins>
      <w:ins w:id="369" w:author="PR Preview" w:date="2026-01-01T00:00:00Z">
        <w:r>
          <w:rPr>
            <w:rStyle w:val="StringTok"/>
          </w:rPr>
          <w:t xml:space="preserve">"mu_y"</w:t>
        </w:r>
      </w:ins>
      <w:ins w:id="370" w:author="PR Preview" w:date="2026-01-01T00:00:00Z">
        <w:r>
          <w:rPr>
            <w:rStyle w:val="NormalTok"/>
          </w:rPr>
          <w:t xml:space="preserve">, </w:t>
        </w:r>
      </w:ins>
      <w:ins w:id="371" w:author="PR Preview" w:date="2026-01-01T00:00:00Z">
        <w:r>
          <w:rPr>
            <w:rStyle w:val="StringTok"/>
          </w:rPr>
          <w:t xml:space="preserve">"sigma_y"</w:t>
        </w:r>
      </w:ins>
      <w:ins w:id="372" w:author="PR Preview" w:date="2026-01-01T00:00:00Z">
        <w:r>
          <w:rPr>
            <w:rStyle w:val="NormalTok"/>
          </w:rPr>
          <w:t xml:space="preserve">, </w:t>
        </w:r>
      </w:ins>
      <w:ins w:id="373" w:author="PR Preview" w:date="2026-01-01T00:00:00Z">
        <w:r>
          <w:rPr>
            <w:rStyle w:val="StringTok"/>
          </w:rPr>
          <w:t xml:space="preserve">"rho"</w:t>
        </w:r>
      </w:ins>
      <w:ins w:id="374" w:author="PR Preview" w:date="2026-01-01T00:00:00Z">
        <w:r>
          <w:rPr>
            <w:rStyle w:val="NormalTok"/>
          </w:rPr>
          <w:t xml:space="preserve">),</w:t>
        </w:r>
      </w:ins>
      <w:ins w:id="375" w:author="PR Preview" w:date="2026-01-01T00:00:00Z">
        <w:r>
          <w:br/>
        </w:r>
      </w:ins>
      <w:ins w:id="376" w:author="PR Preview" w:date="2026-01-01T00:00:00Z">
        <w:r>
          <w:rPr>
            <w:rStyle w:val="NormalTok"/>
          </w:rPr>
          <w:t xml:space="preserve">  </w:t>
        </w:r>
      </w:ins>
      <w:ins w:id="377" w:author="PR Preview" w:date="2026-01-01T00:00:00Z">
        <w:r>
          <w:rPr>
            <w:rStyle w:val="AttributeTok"/>
          </w:rPr>
          <w:t xml:space="preserve">value =</w:t>
        </w:r>
      </w:ins>
      <w:ins w:id="378" w:author="PR Preview" w:date="2026-01-01T00:00:00Z">
        <w:r>
          <w:rPr>
            <w:rStyle w:val="NormalTok"/>
          </w:rPr>
          <w:t xml:space="preserve"> </w:t>
        </w:r>
      </w:ins>
      <w:ins w:id="379" w:author="PR Preview" w:date="2026-01-01T00:00:00Z">
        <w:r>
          <w:rPr>
            <w:rStyle w:val="FunctionTok"/>
          </w:rPr>
          <w:t xml:space="preserve">round</w:t>
        </w:r>
      </w:ins>
      <w:ins w:id="380" w:author="PR Preview" w:date="2026-01-01T00:00:00Z">
        <w:r>
          <w:rPr>
            <w:rStyle w:val="NormalTok"/>
          </w:rPr>
          <w:t xml:space="preserve">(</w:t>
        </w:r>
      </w:ins>
      <w:ins w:id="381" w:author="PR Preview" w:date="2026-01-01T00:00:00Z">
        <w:r>
          <w:rPr>
            <w:rStyle w:val="FunctionTok"/>
          </w:rPr>
          <w:t xml:space="preserve">c</w:t>
        </w:r>
      </w:ins>
      <w:ins w:id="382" w:author="PR Preview" w:date="2026-01-01T00:00:00Z">
        <w:r>
          <w:rPr>
            <w:rStyle w:val="NormalTok"/>
          </w:rPr>
          <w:t xml:space="preserve">(mu_x, sigma_x, mu_y, sigma_y, rho), </w:t>
        </w:r>
      </w:ins>
      <w:ins w:id="383" w:author="PR Preview" w:date="2026-01-01T00:00:00Z">
        <w:r>
          <w:rPr>
            <w:rStyle w:val="DecValTok"/>
          </w:rPr>
          <w:t xml:space="preserve">4</w:t>
        </w:r>
      </w:ins>
      <w:ins w:id="384" w:author="PR Preview" w:date="2026-01-01T00:00:00Z">
        <w:r>
          <w:rPr>
            <w:rStyle w:val="NormalTok"/>
          </w:rPr>
          <w:t xml:space="preserve">)</w:t>
        </w:r>
      </w:ins>
      <w:ins w:id="385" w:author="PR Preview" w:date="2026-01-01T00:00:00Z">
        <w:r>
          <w:br/>
        </w:r>
      </w:ins>
      <w:ins w:id="386" w:author="PR Preview" w:date="2026-01-01T00:00:00Z">
        <w:r>
          <w:rPr>
            <w:rStyle w:val="NormalTok"/>
          </w:rPr>
          <w:t xml:space="preserve">) </w:t>
        </w:r>
      </w:ins>
      <w:ins w:id="387" w:author="PR Preview" w:date="2026-01-01T00:00:00Z">
        <w:r>
          <w:rPr>
            <w:rStyle w:val="SpecialCharTok"/>
          </w:rPr>
          <w:t xml:space="preserve">|&gt;</w:t>
        </w:r>
      </w:ins>
      <w:ins w:id="388" w:author="PR Preview" w:date="2026-01-01T00:00:00Z">
        <w:r>
          <w:br/>
        </w:r>
      </w:ins>
      <w:ins w:id="389" w:author="PR Preview" w:date="2026-01-01T00:00:00Z">
        <w:r>
          <w:rPr>
            <w:rStyle w:val="NormalTok"/>
          </w:rPr>
          <w:t xml:space="preserve">  pander</w:t>
        </w:r>
      </w:ins>
      <w:ins w:id="390" w:author="PR Preview" w:date="2026-01-01T00:00:00Z">
        <w:r>
          <w:rPr>
            <w:rStyle w:val="SpecialCharTok"/>
          </w:rPr>
          <w:t xml:space="preserve">::</w:t>
        </w:r>
      </w:ins>
      <w:ins w:id="391" w:author="PR Preview" w:date="2026-01-01T00:00:00Z">
        <w:r>
          <w:rPr>
            <w:rStyle w:val="FunctionTok"/>
          </w:rPr>
          <w:t xml:space="preserve">pander</w:t>
        </w:r>
      </w:ins>
      <w:ins w:id="392" w:author="PR Preview" w:date="2026-01-01T00:00:00Z">
        <w:r>
          <w:rPr>
            <w:rStyle w:val="NormalTok"/>
          </w:rPr>
          <w:t xml:space="preserve">()</w:t>
        </w:r>
      </w:ins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ins w:id="393" w:author="PR Preview" w:date="2026-01-01T00:00:00Z">
        <w:r>
          <w:t xml:space="preserve">Modeling</w:t>
        </w:r>
      </w:ins>
      <w:ins w:id="3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as bivariate normal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with parameters set equal to these values computed from the data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(they stand in for the parameters here),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the joint density is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(a standard result; e.g.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Casella and Berger (2002)</w:t>
        </w:r>
      </w:ins>
      <w:ins w:id="407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6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7"/>
    <w:bookmarkStart w:id="48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8"/>
    <w:bookmarkStart w:id="49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Start w:id="51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0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1"/>
    <w:bookmarkStart w:id="52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2"/>
    <w:bookmarkStart w:id="53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3"/>
    <w:bookmarkStart w:id="54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4"/>
    <w:bookmarkStart w:id="55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7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6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0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1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0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3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3"/>
    <w:bookmarkStart w:id="64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5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6"/>
    <w:bookmarkStart w:id="91" w:name="fubinitonelli-for-expectations"/>
    <w:p>
      <w:pPr>
        <w:pStyle w:val="Heading2"/>
      </w:pPr>
      <w:r>
        <w:t xml:space="preserve">2 Fubini–Tonelli for expectations</w:t>
      </w:r>
    </w:p>
    <w:bookmarkStart w:id="68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7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0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1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1"/>
    <w:bookmarkStart w:id="73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2"/>
        </w:tc>
      </w:tr>
    </w:tbl>
    <w:bookmarkEnd w:id="73"/>
    <w:bookmarkStart w:id="75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4"/>
        </w:tc>
      </w:tr>
    </w:tbl>
    <w:bookmarkEnd w:id="75"/>
    <w:bookmarkStart w:id="76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7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0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1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1"/>
    <w:bookmarkStart w:id="82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3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3"/>
    <w:bookmarkStart w:id="84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8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9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0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1"/>
    <w:bookmarkStart w:id="102" w:name="sec-loss-risk"/>
    <w:p>
      <w:pPr>
        <w:pStyle w:val="Heading2"/>
      </w:pPr>
      <w:r>
        <w:t xml:space="preserve">3 Loss and risk</w:t>
      </w:r>
    </w:p>
    <w:bookmarkStart w:id="92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3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3"/>
    <w:bookmarkStart w:id="94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4"/>
    <w:bookmarkStart w:id="95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6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7"/>
    <w:bookmarkStart w:id="9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8"/>
    <w:bookmarkStart w:id="99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0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bookmarkStart w:id="101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2"/>
    <w:bookmarkStart w:id="113" w:name="sec-entropy"/>
    <w:p>
      <w:pPr>
        <w:pStyle w:val="Heading2"/>
      </w:pPr>
      <w:r>
        <w:t xml:space="preserve">4 Entropy and cross-entropy</w:t>
      </w:r>
    </w:p>
    <w:bookmarkStart w:id="103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3"/>
    <w:bookmarkStart w:id="104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4"/>
    <w:bookmarkStart w:id="105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5"/>
    <w:bookmarkStart w:id="106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6"/>
    <w:bookmarkStart w:id="107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7"/>
    <w:bookmarkStart w:id="108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8"/>
    <w:bookmarkStart w:id="109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9"/>
    <w:bookmarkStart w:id="110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0"/>
    <w:bookmarkStart w:id="111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1"/>
    <w:bookmarkStart w:id="112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End w:id="11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1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4"/>
    <w:bookmarkStart w:id="11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6"/>
    <w:bookmarkStart w:id="11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8"/>
    <w:bookmarkStart w:id="12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0"/>
    <w:bookmarkStart w:id="12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2"/>
    <w:bookmarkStart w:id="12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3"/>
    <w:bookmarkStart w:id="12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5"/>
    <w:bookmarkStart w:id="12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6"/>
    <w:bookmarkStart w:id="12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8"/>
    <w:bookmarkStart w:id="13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5" Type="http://schemas.openxmlformats.org/officeDocument/2006/relationships/image" Target="media/rId85.png"/><Relationship Id="rId80" Type="http://schemas.openxmlformats.org/officeDocument/2006/relationships/hyperlink" Target="data/auto.csv" TargetMode="External"/><Relationship Id="rId124" Type="http://schemas.openxmlformats.org/officeDocument/2006/relationships/hyperlink" Target="https://bookdown.org/kevin_davisross/probsim-book/" TargetMode="External"/><Relationship Id="rId79" Type="http://schemas.openxmlformats.org/officeDocument/2006/relationships/hyperlink" Target="https://cran.r-project.org/package=ISLR2" TargetMode="External"/><Relationship Id="rId121" Type="http://schemas.openxmlformats.org/officeDocument/2006/relationships/hyperlink" Target="https://doi.org/10.1007/978-0-387-84858-7" TargetMode="External"/><Relationship Id="rId119" Type="http://schemas.openxmlformats.org/officeDocument/2006/relationships/hyperlink" Target="https://doi.org/10.1007/978-1-4614-4708-5" TargetMode="External"/><Relationship Id="rId117" Type="http://schemas.openxmlformats.org/officeDocument/2006/relationships/hyperlink" Target="https://doi.org/10.1201/9781315182780" TargetMode="External"/><Relationship Id="rId12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9" Type="http://schemas.openxmlformats.org/officeDocument/2006/relationships/hyperlink" Target="https://en.wikipedia.org/wiki/Law_of_the_unconscious_statistician" TargetMode="External"/><Relationship Id="rId78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69" Type="http://schemas.openxmlformats.org/officeDocument/2006/relationships/hyperlink" Target="https://morrison-lab.github.io/mds/measures.html#def-counting-measure" TargetMode="External"/><Relationship Id="rId67" Type="http://schemas.openxmlformats.org/officeDocument/2006/relationships/hyperlink" Target="https://morrison-lab.github.io/mds/measures.html#def-measure" TargetMode="External"/><Relationship Id="rId11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7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0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6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6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80" Type="http://schemas.openxmlformats.org/officeDocument/2006/relationships/hyperlink" Target="data/auto.csv" TargetMode="External"/><Relationship Id="rId124" Type="http://schemas.openxmlformats.org/officeDocument/2006/relationships/hyperlink" Target="https://bookdown.org/kevin_davisross/probsim-book/" TargetMode="External"/><Relationship Id="rId79" Type="http://schemas.openxmlformats.org/officeDocument/2006/relationships/hyperlink" Target="https://cran.r-project.org/package=ISLR2" TargetMode="External"/><Relationship Id="rId121" Type="http://schemas.openxmlformats.org/officeDocument/2006/relationships/hyperlink" Target="https://doi.org/10.1007/978-0-387-84858-7" TargetMode="External"/><Relationship Id="rId119" Type="http://schemas.openxmlformats.org/officeDocument/2006/relationships/hyperlink" Target="https://doi.org/10.1007/978-1-4614-4708-5" TargetMode="External"/><Relationship Id="rId117" Type="http://schemas.openxmlformats.org/officeDocument/2006/relationships/hyperlink" Target="https://doi.org/10.1201/9781315182780" TargetMode="External"/><Relationship Id="rId12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9" Type="http://schemas.openxmlformats.org/officeDocument/2006/relationships/hyperlink" Target="https://en.wikipedia.org/wiki/Law_of_the_unconscious_statistician" TargetMode="External"/><Relationship Id="rId78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69" Type="http://schemas.openxmlformats.org/officeDocument/2006/relationships/hyperlink" Target="https://morrison-lab.github.io/mds/measures.html#def-counting-measure" TargetMode="External"/><Relationship Id="rId67" Type="http://schemas.openxmlformats.org/officeDocument/2006/relationships/hyperlink" Target="https://morrison-lab.github.io/mds/measures.html#def-measure" TargetMode="External"/><Relationship Id="rId11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7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0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6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6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2026-10-13T04:47:20Z</dcterms:created>
  <dcterms:modified xsi:type="dcterms:W3CDTF">2026-10-13T04:47:20Z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