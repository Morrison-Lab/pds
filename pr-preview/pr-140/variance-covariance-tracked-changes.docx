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2026-10-14 01:48:52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11:21:35 (PDT)</w:t>
        </w:r>
      </w:ins>
    </w:p>
    <w:bookmarkStart w:id="26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5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del w:id="3" w:author="PR Preview" w:date="2026-01-01T00:00:00Z">
        <w:r>
          <w:delText xml:space="preserve">Mean zero is a modeling choice rather than a fact about the world,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and it costs nothing: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any systematic offset in the noise can be absorbed into the model’s own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intercept, leaving what remains centered at zero by construction.</w:delText>
        </w:r>
      </w:del>
    </w:p>
    <w:p>
      <w:pPr>
        <w:pStyle w:val="BodyText"/>
      </w:pPr>
      <w:del w:id="10" w:author="PR Preview" w:date="2026-01-01T00:00:00Z">
        <w:r>
          <w:delText xml:space="preserve">That choice buys one identity, used repeatedly across statistical modeling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 machine learning.</w:delText>
        </w:r>
      </w:del>
    </w:p>
    <w:p>
      <w:pPr>
        <w:pStyle w:val="BodyText"/>
      </w:pPr>
      <w:ins w:id="13" w:author="PR Preview" w:date="2026-01-01T00:00:00Z">
        <w:r>
          <w:rPr>
            <w:i/>
            <w:iCs/>
          </w:rPr>
          <w:t xml:space="preserve">Remark 1</w:t>
        </w:r>
      </w:ins>
      <w:ins w:id="14" w:author="PR Preview" w:date="2026-01-01T00:00:00Z">
        <w:r>
          <w:t xml:space="preserve"> (Mean zero is a parametrization choice). </w:t>
        </w:r>
      </w:ins>
      <w:ins w:id="15" w:author="PR Preview" w:date="2026-01-01T00:00:00Z">
        <w:r>
          <w:t xml:space="preserve">Mean zero is a parametrization choice, not a substantive assumption.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In</w:t>
        </w:r>
      </w:ins>
      <w:ins w:id="1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ins w:id="19" w:author="PR Preview" w:date="2026-01-01T00:00:00Z">
        <w:r>
          <w:t xml:space="preserve">, moving a constant from</w:t>
        </w:r>
      </w:ins>
      <w:ins w:id="20" w:author="PR Preview" w:date="2026-01-01T00:00:00Z">
        <w:r>
          <w:t xml:space="preserve"> </w:t>
        </w:r>
      </w:ins>
      <m:oMath>
        <m:r>
          <m:t>ε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into</w:t>
        </w:r>
      </w:ins>
      <w:ins w:id="2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changes the split but not the distribution of</w:t>
        </w:r>
      </w:ins>
      <w:ins w:id="26" w:author="PR Preview" w:date="2026-01-01T00:00:00Z">
        <w:r>
          <w:t xml:space="preserve"> </w:t>
        </w:r>
      </w:ins>
      <m:oMath>
        <m:r>
          <m:t>Y</m:t>
        </m:r>
      </m:oMath>
      <w:ins w:id="27" w:author="PR Preview" w:date="2026-01-01T00:00:00Z">
        <w:r>
          <w:t xml:space="preserve">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so the data identify only the sum</w:t>
        </w:r>
      </w:ins>
      <w:ins w:id="3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ins w:id="31" w:author="PR Preview" w:date="2026-01-01T00:00:00Z">
        <w:r>
          <w:t xml:space="preserve">, the mean of</w:t>
        </w:r>
      </w:ins>
      <w:ins w:id="32" w:author="PR Preview" w:date="2026-01-01T00:00:00Z">
        <w:r>
          <w:t xml:space="preserve"> </w:t>
        </w:r>
      </w:ins>
      <m:oMath>
        <m:r>
          <m:t>Y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at</w:t>
        </w:r>
      </w:ins>
      <w:ins w:id="35" w:author="PR Preview" w:date="2026-01-01T00:00:00Z">
        <w:r>
          <w:t xml:space="preserve"> </w:t>
        </w:r>
      </w:ins>
      <m:oMath>
        <m:r>
          <m:t>x</m:t>
        </m:r>
      </m:oMath>
      <w:ins w:id="36" w:author="PR Preview" w:date="2026-01-01T00:00:00Z">
        <w:r>
          <w:t xml:space="preserve">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Requiring</w:t>
        </w:r>
      </w:ins>
      <w:ins w:id="3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picks the one split in which</w:t>
        </w:r>
      </w:ins>
      <w:ins w:id="4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 that mean.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This loses no generality when the model for</w:t>
        </w:r>
      </w:ins>
      <w:ins w:id="47" w:author="PR Preview" w:date="2026-01-01T00:00:00Z">
        <w:r>
          <w:t xml:space="preserve"> </w:t>
        </w:r>
      </w:ins>
      <m:oMath>
        <m:r>
          <m:t>f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can absorb a constant,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as any model with an intercept can.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It restricts the model only when</w:t>
        </w:r>
      </w:ins>
      <w:ins w:id="54" w:author="PR Preview" w:date="2026-01-01T00:00:00Z">
        <w:r>
          <w:t xml:space="preserve"> </w:t>
        </w:r>
      </w:ins>
      <m:oMath>
        <m:r>
          <m:t>f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cannot absorb one,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as in a regression through the origin.</w:t>
        </w:r>
      </w:ins>
    </w:p>
    <w:bookmarkEnd w:id="21"/>
    <w:p>
      <w:pPr>
        <w:pStyle w:val="BodyText"/>
      </w:pPr>
      <w:ins w:id="59" w:author="PR Preview" w:date="2026-01-01T00:00:00Z">
        <w:r>
          <w:t xml:space="preserve">Mean zero gives one identity, used repeatedly across statistical modeling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 machine learning.</w:t>
        </w:r>
      </w:ins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End w:id="25"/>
    <w:bookmarkEnd w:id="26"/>
    <w:bookmarkStart w:id="50" w:name="variance-and-related-characteristics"/>
    <w:p>
      <w:pPr>
        <w:pStyle w:val="Heading2"/>
      </w:pPr>
      <w:r>
        <w:t xml:space="preserve">2 Variance and related characteristics</w:t>
      </w:r>
    </w:p>
    <w:bookmarkStart w:id="27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bookmarkStart w:id="28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9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2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1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2"/>
    <w:bookmarkStart w:id="34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3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4"/>
    <w:bookmarkStart w:id="36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5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7"/>
    <w:bookmarkStart w:id="38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8"/>
    <w:bookmarkStart w:id="39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9"/>
    <w:bookmarkStart w:id="40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0"/>
    <w:bookmarkStart w:id="41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4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6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7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7"/>
    <w:bookmarkStart w:id="48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9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End w:id="50"/>
    <w:bookmarkStart w:id="58" w:name="sec-bias-variance-prediction"/>
    <w:p>
      <w:pPr>
        <w:pStyle w:val="Heading2"/>
      </w:pPr>
      <w:r>
        <w:t xml:space="preserve">3 Bias, variance, and prediction error</w:t>
      </w:r>
    </w:p>
    <w:bookmarkStart w:id="51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1"/>
    <w:bookmarkStart w:id="52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2"/>
    <w:bookmarkStart w:id="54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5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5"/>
    <w:bookmarkStart w:id="56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7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8"/>
    <w:bookmarkStart w:id="106" w:name="covariance"/>
    <w:p>
      <w:pPr>
        <w:pStyle w:val="Heading2"/>
      </w:pPr>
      <w:r>
        <w:t xml:space="preserve">4 Covariance</w:t>
      </w:r>
    </w:p>
    <w:bookmarkStart w:id="59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9"/>
    <w:bookmarkStart w:id="60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1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1"/>
    <w:bookmarkStart w:id="63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2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7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6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7"/>
    <w:bookmarkStart w:id="68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0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0"/>
    <w:bookmarkStart w:id="71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2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2"/>
    <w:bookmarkStart w:id="73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4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5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5"/>
    <w:bookmarkStart w:id="76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5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7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8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8"/>
    <w:bookmarkStart w:id="79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0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1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2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3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4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7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8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2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0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1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bookmarkStart w:id="94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3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5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3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2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3"/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8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7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8"/>
    <w:bookmarkStart w:id="10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9"/>
    <w:bookmarkStart w:id="11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1"/>
    <w:bookmarkStart w:id="11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98" Type="http://schemas.openxmlformats.org/officeDocument/2006/relationships/hyperlink" Target="data/auto.csv" TargetMode="External"/><Relationship Id="rId64" Type="http://schemas.openxmlformats.org/officeDocument/2006/relationships/hyperlink" Target="expectation.qmd#cor-fubini-joint" TargetMode="External"/><Relationship Id="rId33" Type="http://schemas.openxmlformats.org/officeDocument/2006/relationships/hyperlink" Target="expectation.qmd#def-cond-expectation-function" TargetMode="External"/><Relationship Id="rId43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0" Type="http://schemas.openxmlformats.org/officeDocument/2006/relationships/hyperlink" Target="expectation.qmd#def-expectation-matrix" TargetMode="External"/><Relationship Id="rId53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1" Type="http://schemas.openxmlformats.org/officeDocument/2006/relationships/hyperlink" Target="expectation.qmd#exm-lotus" TargetMode="External"/><Relationship Id="rId35" Type="http://schemas.openxmlformats.org/officeDocument/2006/relationships/hyperlink" Target="expectation.qmd#exr-fubini-joint-disc" TargetMode="External"/><Relationship Id="rId45" Type="http://schemas.openxmlformats.org/officeDocument/2006/relationships/hyperlink" Target="expectation.qmd#thm-cond-linearity" TargetMode="External"/><Relationship Id="rId44" Type="http://schemas.openxmlformats.org/officeDocument/2006/relationships/hyperlink" Target="expectation.qmd#thm-cond-pull-out" TargetMode="External"/><Relationship Id="rId42" Type="http://schemas.openxmlformats.org/officeDocument/2006/relationships/hyperlink" Target="expectation.qmd#thm-lie" TargetMode="External"/><Relationship Id="rId30" Type="http://schemas.openxmlformats.org/officeDocument/2006/relationships/hyperlink" Target="expectation.qmd#thm-linearity-expectation" TargetMode="External"/><Relationship Id="rId97" Type="http://schemas.openxmlformats.org/officeDocument/2006/relationships/hyperlink" Target="https://cran.r-project.org/package=ISLR2" TargetMode="External"/><Relationship Id="rId112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6" Type="http://schemas.openxmlformats.org/officeDocument/2006/relationships/hyperlink" Target="https://islp.readthedocs.io/" TargetMode="External"/><Relationship Id="rId93" Type="http://schemas.openxmlformats.org/officeDocument/2006/relationships/hyperlink" Target="https://morrison-lab.github.io/mds/linear-algebra-special-matrices.html#def-diagonal-matrix" TargetMode="External"/><Relationship Id="rId89" Type="http://schemas.openxmlformats.org/officeDocument/2006/relationships/hyperlink" Target="https://morrison-lab.github.io/mds/linear-algebra-special-matrices.html#def-positive-definite" TargetMode="External"/><Relationship Id="rId86" Type="http://schemas.openxmlformats.org/officeDocument/2006/relationships/hyperlink" Target="https://morrison-lab.github.io/mds/linear-algebra-special-matrices.html#def-positive-semidefinite" TargetMode="External"/><Relationship Id="rId85" Type="http://schemas.openxmlformats.org/officeDocument/2006/relationships/hyperlink" Target="https://morrison-lab.github.io/mds/linear-algebra-special-matrices.html#def-symmetric-matrix" TargetMode="External"/><Relationship Id="rId90" Type="http://schemas.openxmlformats.org/officeDocument/2006/relationships/hyperlink" Target="https://morrison-lab.github.io/mds/linear-algebra-special-matrices.html#exm-positive-semidefinite" TargetMode="External"/><Relationship Id="rId65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0" Type="http://schemas.openxmlformats.org/officeDocument/2006/relationships/hyperlink" Target="https://www.cengage.com/c/statistical-inference-2e-casella-berger/9780534243128/" TargetMode="External"/><Relationship Id="rId10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5CT1DXPp2HY" TargetMode="External"/><Relationship Id="rId105" Type="http://schemas.openxmlformats.org/officeDocument/2006/relationships/hyperlink" Target="https://www.youtube.com/watch?v=hiim8HlI81Y" TargetMode="External"/><Relationship Id="rId62" Type="http://schemas.openxmlformats.org/officeDocument/2006/relationships/hyperlink" Target="independence.qmd#def-indpt" TargetMode="External"/><Relationship Id="rId66" Type="http://schemas.openxmlformats.org/officeDocument/2006/relationships/hyperlink" Target="independence.qmd#exm-indpt" TargetMode="External"/><Relationship Id="rId91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data/auto.csv" TargetMode="External"/><Relationship Id="rId64" Type="http://schemas.openxmlformats.org/officeDocument/2006/relationships/hyperlink" Target="expectation.qmd#cor-fubini-joint" TargetMode="External"/><Relationship Id="rId33" Type="http://schemas.openxmlformats.org/officeDocument/2006/relationships/hyperlink" Target="expectation.qmd#def-cond-expectation-function" TargetMode="External"/><Relationship Id="rId43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0" Type="http://schemas.openxmlformats.org/officeDocument/2006/relationships/hyperlink" Target="expectation.qmd#def-expectation-matrix" TargetMode="External"/><Relationship Id="rId53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1" Type="http://schemas.openxmlformats.org/officeDocument/2006/relationships/hyperlink" Target="expectation.qmd#exm-lotus" TargetMode="External"/><Relationship Id="rId35" Type="http://schemas.openxmlformats.org/officeDocument/2006/relationships/hyperlink" Target="expectation.qmd#exr-fubini-joint-disc" TargetMode="External"/><Relationship Id="rId45" Type="http://schemas.openxmlformats.org/officeDocument/2006/relationships/hyperlink" Target="expectation.qmd#thm-cond-linearity" TargetMode="External"/><Relationship Id="rId44" Type="http://schemas.openxmlformats.org/officeDocument/2006/relationships/hyperlink" Target="expectation.qmd#thm-cond-pull-out" TargetMode="External"/><Relationship Id="rId42" Type="http://schemas.openxmlformats.org/officeDocument/2006/relationships/hyperlink" Target="expectation.qmd#thm-lie" TargetMode="External"/><Relationship Id="rId30" Type="http://schemas.openxmlformats.org/officeDocument/2006/relationships/hyperlink" Target="expectation.qmd#thm-linearity-expectation" TargetMode="External"/><Relationship Id="rId97" Type="http://schemas.openxmlformats.org/officeDocument/2006/relationships/hyperlink" Target="https://cran.r-project.org/package=ISLR2" TargetMode="External"/><Relationship Id="rId112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6" Type="http://schemas.openxmlformats.org/officeDocument/2006/relationships/hyperlink" Target="https://islp.readthedocs.io/" TargetMode="External"/><Relationship Id="rId93" Type="http://schemas.openxmlformats.org/officeDocument/2006/relationships/hyperlink" Target="https://morrison-lab.github.io/mds/linear-algebra-special-matrices.html#def-diagonal-matrix" TargetMode="External"/><Relationship Id="rId89" Type="http://schemas.openxmlformats.org/officeDocument/2006/relationships/hyperlink" Target="https://morrison-lab.github.io/mds/linear-algebra-special-matrices.html#def-positive-definite" TargetMode="External"/><Relationship Id="rId86" Type="http://schemas.openxmlformats.org/officeDocument/2006/relationships/hyperlink" Target="https://morrison-lab.github.io/mds/linear-algebra-special-matrices.html#def-positive-semidefinite" TargetMode="External"/><Relationship Id="rId85" Type="http://schemas.openxmlformats.org/officeDocument/2006/relationships/hyperlink" Target="https://morrison-lab.github.io/mds/linear-algebra-special-matrices.html#def-symmetric-matrix" TargetMode="External"/><Relationship Id="rId90" Type="http://schemas.openxmlformats.org/officeDocument/2006/relationships/hyperlink" Target="https://morrison-lab.github.io/mds/linear-algebra-special-matrices.html#exm-positive-semidefinite" TargetMode="External"/><Relationship Id="rId65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0" Type="http://schemas.openxmlformats.org/officeDocument/2006/relationships/hyperlink" Target="https://www.cengage.com/c/statistical-inference-2e-casella-berger/9780534243128/" TargetMode="External"/><Relationship Id="rId10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5CT1DXPp2HY" TargetMode="External"/><Relationship Id="rId105" Type="http://schemas.openxmlformats.org/officeDocument/2006/relationships/hyperlink" Target="https://www.youtube.com/watch?v=hiim8HlI81Y" TargetMode="External"/><Relationship Id="rId62" Type="http://schemas.openxmlformats.org/officeDocument/2006/relationships/hyperlink" Target="independence.qmd#def-indpt" TargetMode="External"/><Relationship Id="rId66" Type="http://schemas.openxmlformats.org/officeDocument/2006/relationships/hyperlink" Target="independence.qmd#exm-indpt" TargetMode="External"/><Relationship Id="rId91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2026-10-14T18:32:16Z</dcterms:created>
  <dcterms:modified xsi:type="dcterms:W3CDTF">2026-10-14T18:32:16Z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